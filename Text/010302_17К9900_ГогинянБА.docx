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75411" w14:textId="383CABC5" w:rsidR="00AD6F69" w:rsidRPr="00B12333" w:rsidDel="00AD4BD2" w:rsidRDefault="00AD6F69" w:rsidP="00AD6F69">
      <w:pPr>
        <w:rPr>
          <w:del w:id="0" w:author="Борис Гогинян" w:date="2020-05-24T22:20:00Z"/>
          <w:rFonts w:ascii="Times New Roman" w:hAnsi="Times New Roman" w:cs="Times New Roman"/>
          <w:sz w:val="28"/>
          <w:szCs w:val="28"/>
          <w:lang w:val="en-US"/>
          <w:rPrChange w:id="1" w:author="Борис Гогинян" w:date="2020-05-22T22:35:00Z">
            <w:rPr>
              <w:del w:id="2" w:author="Борис Гогинян" w:date="2020-05-24T22:20:00Z"/>
              <w:rFonts w:ascii="Times New Roman" w:hAnsi="Times New Roman" w:cs="Times New Roman"/>
              <w:sz w:val="24"/>
              <w:szCs w:val="24"/>
              <w:lang w:val="en-US"/>
            </w:rPr>
          </w:rPrChange>
        </w:rPr>
      </w:pPr>
    </w:p>
    <w:tbl>
      <w:tblPr>
        <w:tblW w:w="5000" w:type="pct"/>
        <w:tblCellMar>
          <w:left w:w="0" w:type="dxa"/>
          <w:right w:w="0" w:type="dxa"/>
        </w:tblCellMar>
        <w:tblLook w:val="04A0" w:firstRow="1" w:lastRow="0" w:firstColumn="1" w:lastColumn="0" w:noHBand="0" w:noVBand="1"/>
      </w:tblPr>
      <w:tblGrid>
        <w:gridCol w:w="10204"/>
      </w:tblGrid>
      <w:tr w:rsidR="00AD6F69" w:rsidRPr="00B12333" w:rsidDel="00AD4BD2" w14:paraId="38DD1919" w14:textId="1A186C67" w:rsidTr="00FB1DC8">
        <w:trPr>
          <w:trHeight w:val="180"/>
          <w:del w:id="3" w:author="Борис Гогинян" w:date="2020-05-24T22:18:00Z"/>
        </w:trPr>
        <w:tc>
          <w:tcPr>
            <w:tcW w:w="5000" w:type="pct"/>
          </w:tcPr>
          <w:p w14:paraId="6FD0D089" w14:textId="4B7D1EEE" w:rsidR="00AD6F69" w:rsidRPr="00F11CA4" w:rsidDel="00AD4BD2" w:rsidRDefault="00AD6F69" w:rsidP="00FB1DC8">
            <w:pPr>
              <w:spacing w:after="0" w:line="240" w:lineRule="atLeast"/>
              <w:jc w:val="center"/>
              <w:rPr>
                <w:del w:id="4" w:author="Борис Гогинян" w:date="2020-05-24T22:18:00Z"/>
                <w:rFonts w:ascii="Times New Roman" w:eastAsia="Times New Roman" w:hAnsi="Times New Roman" w:cs="Times New Roman"/>
                <w:caps/>
                <w:sz w:val="24"/>
                <w:szCs w:val="28"/>
                <w:lang w:eastAsia="ru-RU"/>
              </w:rPr>
            </w:pPr>
            <w:del w:id="5" w:author="Борис Гогинян" w:date="2020-05-24T22:18:00Z">
              <w:r w:rsidRPr="00F11CA4" w:rsidDel="00AD4BD2">
                <w:rPr>
                  <w:rFonts w:ascii="Times New Roman" w:eastAsia="Times New Roman" w:hAnsi="Times New Roman" w:cs="Times New Roman"/>
                  <w:noProof/>
                  <w:sz w:val="24"/>
                  <w:szCs w:val="28"/>
                  <w:lang w:eastAsia="ru-RU"/>
                </w:rPr>
                <w:drawing>
                  <wp:inline distT="0" distB="0" distL="0" distR="0" wp14:anchorId="145B5BF4" wp14:editId="0FE35ECF">
                    <wp:extent cx="890693" cy="1009227"/>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del>
          </w:p>
        </w:tc>
      </w:tr>
      <w:tr w:rsidR="00AD6F69" w:rsidRPr="00B12333" w:rsidDel="00F11CA4" w14:paraId="6C0C287A" w14:textId="16EE07A8" w:rsidTr="00FB1DC8">
        <w:trPr>
          <w:trHeight w:val="180"/>
          <w:del w:id="6" w:author="Борис Гогинян" w:date="2020-05-24T13:27:00Z"/>
        </w:trPr>
        <w:tc>
          <w:tcPr>
            <w:tcW w:w="5000" w:type="pct"/>
          </w:tcPr>
          <w:p w14:paraId="15189B57" w14:textId="1B90A3F1" w:rsidR="00AD6F69" w:rsidRPr="00F11CA4" w:rsidDel="00F11CA4" w:rsidRDefault="00AD6F69" w:rsidP="00FB1DC8">
            <w:pPr>
              <w:spacing w:before="60" w:after="60" w:line="240" w:lineRule="auto"/>
              <w:jc w:val="center"/>
              <w:rPr>
                <w:del w:id="7" w:author="Борис Гогинян" w:date="2020-05-24T13:27:00Z"/>
                <w:rFonts w:ascii="Times New Roman" w:eastAsia="Times New Roman" w:hAnsi="Times New Roman" w:cs="Times New Roman"/>
                <w:caps/>
                <w:sz w:val="24"/>
                <w:szCs w:val="28"/>
                <w:lang w:eastAsia="ru-RU"/>
              </w:rPr>
            </w:pPr>
            <w:del w:id="8" w:author="Борис Гогинян" w:date="2020-05-24T13:27:00Z">
              <w:r w:rsidRPr="00F11CA4" w:rsidDel="00F11CA4">
                <w:rPr>
                  <w:rFonts w:ascii="Times New Roman" w:eastAsia="Times New Roman" w:hAnsi="Times New Roman" w:cs="Times New Roman"/>
                  <w:caps/>
                  <w:sz w:val="24"/>
                  <w:szCs w:val="28"/>
                  <w:lang w:eastAsia="ru-RU"/>
                </w:rPr>
                <w:delText>МИНОБРНАУКИ РОССИИ</w:delText>
              </w:r>
            </w:del>
          </w:p>
        </w:tc>
      </w:tr>
      <w:tr w:rsidR="00AD6F69" w:rsidRPr="00B12333" w:rsidDel="00F11CA4" w14:paraId="2F267CBB" w14:textId="27D2C029" w:rsidTr="00FB1DC8">
        <w:trPr>
          <w:trHeight w:val="18"/>
          <w:del w:id="9" w:author="Борис Гогинян" w:date="2020-05-24T13:27:00Z"/>
        </w:trPr>
        <w:tc>
          <w:tcPr>
            <w:tcW w:w="5000" w:type="pct"/>
          </w:tcPr>
          <w:p w14:paraId="2979C24A" w14:textId="20604ABA" w:rsidR="00AD6F69" w:rsidRPr="00F13D22" w:rsidDel="00F11CA4" w:rsidRDefault="00AD6F69" w:rsidP="00FB1DC8">
            <w:pPr>
              <w:spacing w:after="0" w:line="216" w:lineRule="auto"/>
              <w:jc w:val="center"/>
              <w:rPr>
                <w:del w:id="10" w:author="Борис Гогинян" w:date="2020-05-24T13:27:00Z"/>
                <w:rFonts w:ascii="Times New Roman" w:eastAsia="Times New Roman" w:hAnsi="Times New Roman" w:cs="Times New Roman"/>
                <w:b/>
                <w:sz w:val="24"/>
                <w:szCs w:val="28"/>
                <w:lang w:eastAsia="ru-RU"/>
              </w:rPr>
            </w:pPr>
            <w:del w:id="11" w:author="Борис Гогинян" w:date="2020-05-24T13:27:00Z">
              <w:r w:rsidRPr="00F11CA4" w:rsidDel="00F11CA4">
                <w:rPr>
                  <w:rFonts w:ascii="Times New Roman" w:eastAsia="Times New Roman" w:hAnsi="Times New Roman" w:cs="Times New Roman"/>
                  <w:sz w:val="24"/>
                  <w:szCs w:val="28"/>
                  <w:lang w:eastAsia="ru-RU"/>
                </w:rPr>
                <w:delText>Федеральное государственное бюджетное образовательное учреждение</w:delText>
              </w:r>
              <w:r w:rsidRPr="00F11CA4" w:rsidDel="00F11CA4">
                <w:rPr>
                  <w:rFonts w:ascii="Times New Roman" w:eastAsia="Times New Roman" w:hAnsi="Times New Roman" w:cs="Times New Roman"/>
                  <w:sz w:val="24"/>
                  <w:szCs w:val="28"/>
                  <w:lang w:eastAsia="ru-RU"/>
                </w:rPr>
                <w:br/>
                <w:delText>высшего образования</w:delText>
              </w:r>
              <w:r w:rsidRPr="00F11CA4" w:rsidDel="00F11CA4">
                <w:rPr>
                  <w:rFonts w:ascii="Times New Roman" w:eastAsia="Times New Roman" w:hAnsi="Times New Roman" w:cs="Times New Roman"/>
                  <w:sz w:val="24"/>
                  <w:szCs w:val="28"/>
                  <w:lang w:eastAsia="ru-RU"/>
                </w:rPr>
                <w:br/>
              </w:r>
              <w:r w:rsidRPr="00F13D22" w:rsidDel="00F11CA4">
                <w:rPr>
                  <w:rFonts w:ascii="Times New Roman" w:eastAsia="Times New Roman" w:hAnsi="Times New Roman" w:cs="Times New Roman"/>
                  <w:b/>
                  <w:sz w:val="24"/>
                  <w:szCs w:val="28"/>
                  <w:lang w:eastAsia="ru-RU"/>
                </w:rPr>
                <w:delText>«МИРЭА - Российский технологический университет»</w:delText>
              </w:r>
            </w:del>
          </w:p>
          <w:p w14:paraId="3F1F4F00" w14:textId="376138F4" w:rsidR="00AD6F69" w:rsidRPr="00AD4BD2" w:rsidDel="00F11CA4" w:rsidRDefault="00AD6F69" w:rsidP="00FB1DC8">
            <w:pPr>
              <w:spacing w:after="0" w:line="240" w:lineRule="auto"/>
              <w:jc w:val="center"/>
              <w:rPr>
                <w:del w:id="12" w:author="Борис Гогинян" w:date="2020-05-24T13:27:00Z"/>
                <w:rFonts w:ascii="Times New Roman" w:eastAsia="Times New Roman" w:hAnsi="Times New Roman" w:cs="Times New Roman"/>
                <w:b/>
                <w:sz w:val="24"/>
                <w:szCs w:val="28"/>
                <w:lang w:eastAsia="ru-RU"/>
              </w:rPr>
            </w:pPr>
            <w:del w:id="13" w:author="Борис Гогинян" w:date="2020-05-24T13:27:00Z">
              <w:r w:rsidRPr="00AD4BD2" w:rsidDel="00F11CA4">
                <w:rPr>
                  <w:rFonts w:ascii="Times New Roman" w:eastAsia="Times New Roman" w:hAnsi="Times New Roman" w:cs="Times New Roman"/>
                  <w:b/>
                  <w:sz w:val="24"/>
                  <w:szCs w:val="28"/>
                  <w:lang w:eastAsia="ru-RU"/>
                </w:rPr>
                <w:delText>РТУ МИРЭА</w:delText>
              </w:r>
            </w:del>
          </w:p>
        </w:tc>
      </w:tr>
    </w:tbl>
    <w:p w14:paraId="728BE194" w14:textId="5B229E5D" w:rsidR="00AD6F69" w:rsidRPr="00F11CA4" w:rsidDel="00F11CA4" w:rsidRDefault="00AD6F69" w:rsidP="00AD6F69">
      <w:pPr>
        <w:spacing w:after="0" w:line="240" w:lineRule="auto"/>
        <w:jc w:val="both"/>
        <w:rPr>
          <w:del w:id="14" w:author="Борис Гогинян" w:date="2020-05-24T13:27:00Z"/>
          <w:rFonts w:ascii="Times New Roman" w:eastAsia="Times New Roman" w:hAnsi="Times New Roman" w:cs="Times New Roman"/>
          <w:sz w:val="24"/>
          <w:szCs w:val="28"/>
          <w:lang w:eastAsia="ru-RU"/>
        </w:rPr>
      </w:pPr>
    </w:p>
    <w:p w14:paraId="7B59EE30" w14:textId="370A7DAE" w:rsidR="00AD6F69" w:rsidRPr="00F13D22" w:rsidDel="00F11CA4" w:rsidRDefault="00AD6F69" w:rsidP="00AD6F69">
      <w:pPr>
        <w:spacing w:after="0"/>
        <w:jc w:val="both"/>
        <w:rPr>
          <w:del w:id="15" w:author="Борис Гогинян" w:date="2020-05-24T13:27:00Z"/>
          <w:rFonts w:ascii="Times New Roman" w:hAnsi="Times New Roman" w:cs="Times New Roman"/>
          <w:sz w:val="24"/>
          <w:szCs w:val="28"/>
        </w:rPr>
      </w:pPr>
      <w:del w:id="16" w:author="Борис Гогинян" w:date="2020-05-24T13:27:00Z">
        <w:r w:rsidRPr="00F13D22" w:rsidDel="00F11CA4">
          <w:rPr>
            <w:rFonts w:ascii="Times New Roman" w:eastAsia="Times New Roman" w:hAnsi="Times New Roman" w:cs="Times New Roman"/>
            <w:b/>
            <w:sz w:val="24"/>
            <w:szCs w:val="28"/>
            <w:lang w:eastAsia="ru-RU"/>
          </w:rPr>
          <w:delText xml:space="preserve">ЗАДАНИЕ НА </w:delText>
        </w:r>
        <w:r w:rsidRPr="00F13D22" w:rsidDel="00F11CA4">
          <w:rPr>
            <w:rFonts w:ascii="Times New Roman" w:hAnsi="Times New Roman" w:cs="Times New Roman"/>
            <w:sz w:val="24"/>
            <w:szCs w:val="28"/>
          </w:rPr>
          <w:delText>Преддипломную практику</w:delText>
        </w:r>
      </w:del>
    </w:p>
    <w:p w14:paraId="4413985B" w14:textId="28843AC7" w:rsidR="00AD6F69" w:rsidRPr="00AD4BD2" w:rsidDel="00F11CA4" w:rsidRDefault="00AD6F69" w:rsidP="00AD6F69">
      <w:pPr>
        <w:spacing w:after="0"/>
        <w:jc w:val="both"/>
        <w:rPr>
          <w:del w:id="17" w:author="Борис Гогинян" w:date="2020-05-24T13:27:00Z"/>
          <w:rFonts w:ascii="Times New Roman" w:hAnsi="Times New Roman" w:cs="Times New Roman"/>
          <w:sz w:val="24"/>
          <w:szCs w:val="28"/>
        </w:rPr>
      </w:pPr>
    </w:p>
    <w:p w14:paraId="3EC8AAB5" w14:textId="3CA88FCB" w:rsidR="00AD6F69" w:rsidRPr="00AD4BD2" w:rsidDel="00F11CA4" w:rsidRDefault="00AD6F69" w:rsidP="00AD6F69">
      <w:pPr>
        <w:pBdr>
          <w:bottom w:val="single" w:sz="12" w:space="6" w:color="auto"/>
        </w:pBdr>
        <w:spacing w:after="0" w:line="240" w:lineRule="auto"/>
        <w:jc w:val="center"/>
        <w:rPr>
          <w:del w:id="18" w:author="Борис Гогинян" w:date="2020-05-24T13:27:00Z"/>
          <w:rFonts w:ascii="Times New Roman" w:eastAsia="Times New Roman" w:hAnsi="Times New Roman" w:cs="Times New Roman"/>
          <w:b/>
          <w:sz w:val="24"/>
          <w:szCs w:val="28"/>
          <w:lang w:eastAsia="ru-RU"/>
        </w:rPr>
      </w:pPr>
      <w:del w:id="19" w:author="Борис Гогинян" w:date="2020-05-24T13:27:00Z">
        <w:r w:rsidRPr="00AD4BD2" w:rsidDel="00F11CA4">
          <w:rPr>
            <w:rFonts w:ascii="Times New Roman" w:eastAsia="Times New Roman" w:hAnsi="Times New Roman" w:cs="Times New Roman"/>
            <w:b/>
            <w:sz w:val="24"/>
            <w:szCs w:val="28"/>
            <w:lang w:eastAsia="ru-RU"/>
          </w:rPr>
          <w:delText xml:space="preserve">Студенту 4 курса учебной группы </w:delText>
        </w:r>
        <w:r w:rsidRPr="00AD4BD2" w:rsidDel="00F11CA4">
          <w:rPr>
            <w:rFonts w:ascii="Times New Roman" w:eastAsia="Times New Roman" w:hAnsi="Times New Roman" w:cs="Times New Roman"/>
            <w:b/>
            <w:color w:val="000000" w:themeColor="text1"/>
            <w:sz w:val="24"/>
            <w:szCs w:val="28"/>
            <w:lang w:eastAsia="ru-RU"/>
          </w:rPr>
          <w:delText>КМБО-03-16</w:delText>
        </w:r>
        <w:r w:rsidRPr="00AD4BD2" w:rsidDel="00F11CA4">
          <w:rPr>
            <w:rFonts w:ascii="Times New Roman" w:eastAsia="Times New Roman" w:hAnsi="Times New Roman" w:cs="Times New Roman"/>
            <w:b/>
            <w:sz w:val="24"/>
            <w:szCs w:val="28"/>
            <w:lang w:eastAsia="ru-RU"/>
          </w:rPr>
          <w:delText xml:space="preserve"> института кибернетики Гогиняну </w:delText>
        </w:r>
        <w:r w:rsidRPr="00AD4BD2" w:rsidDel="00F11CA4">
          <w:rPr>
            <w:rFonts w:ascii="Times New Roman" w:eastAsia="Times New Roman" w:hAnsi="Times New Roman" w:cs="Times New Roman"/>
            <w:b/>
            <w:color w:val="000000" w:themeColor="text1"/>
            <w:sz w:val="24"/>
            <w:szCs w:val="28"/>
            <w:lang w:eastAsia="ru-RU"/>
          </w:rPr>
          <w:delText>Борису</w:delText>
        </w:r>
        <w:r w:rsidRPr="00AD4BD2" w:rsidDel="00F11CA4">
          <w:rPr>
            <w:rFonts w:ascii="Times New Roman" w:eastAsia="Times New Roman" w:hAnsi="Times New Roman" w:cs="Times New Roman"/>
            <w:b/>
            <w:sz w:val="24"/>
            <w:szCs w:val="28"/>
            <w:lang w:eastAsia="ru-RU"/>
          </w:rPr>
          <w:delText xml:space="preserve"> Андреевичу</w:delText>
        </w:r>
      </w:del>
    </w:p>
    <w:p w14:paraId="3349BED1" w14:textId="28388D59" w:rsidR="00AD6F69" w:rsidRPr="00AD4BD2" w:rsidDel="00F11CA4" w:rsidRDefault="00AD6F69" w:rsidP="00AD6F69">
      <w:pPr>
        <w:spacing w:after="0" w:line="240" w:lineRule="auto"/>
        <w:jc w:val="center"/>
        <w:rPr>
          <w:del w:id="20" w:author="Борис Гогинян" w:date="2020-05-24T13:27:00Z"/>
          <w:rFonts w:ascii="Times New Roman" w:eastAsia="Times New Roman" w:hAnsi="Times New Roman" w:cs="Times New Roman"/>
          <w:sz w:val="24"/>
          <w:szCs w:val="28"/>
          <w:lang w:eastAsia="ru-RU"/>
        </w:rPr>
      </w:pPr>
      <w:del w:id="21" w:author="Борис Гогинян" w:date="2020-05-24T13:27:00Z">
        <w:r w:rsidRPr="00AD4BD2" w:rsidDel="00F11CA4">
          <w:rPr>
            <w:rFonts w:ascii="Times New Roman" w:eastAsia="Times New Roman" w:hAnsi="Times New Roman" w:cs="Times New Roman"/>
            <w:sz w:val="24"/>
            <w:szCs w:val="28"/>
            <w:lang w:eastAsia="ru-RU"/>
          </w:rPr>
          <w:delText>(фамилия, имя и отчество)</w:delText>
        </w:r>
      </w:del>
    </w:p>
    <w:p w14:paraId="2F2A2255" w14:textId="11DC1FF7" w:rsidR="00AD6F69" w:rsidRPr="00AD4BD2" w:rsidDel="00F11CA4" w:rsidRDefault="00AD6F69" w:rsidP="00AD6F69">
      <w:pPr>
        <w:spacing w:after="0" w:line="240" w:lineRule="auto"/>
        <w:rPr>
          <w:del w:id="22" w:author="Борис Гогинян" w:date="2020-05-24T13:27:00Z"/>
          <w:rFonts w:ascii="Times New Roman" w:eastAsia="Times New Roman" w:hAnsi="Times New Roman" w:cs="Times New Roman"/>
          <w:b/>
          <w:sz w:val="24"/>
          <w:szCs w:val="28"/>
          <w:lang w:eastAsia="ru-RU"/>
        </w:rPr>
      </w:pPr>
      <w:del w:id="23" w:author="Борис Гогинян" w:date="2020-05-24T13:27:00Z">
        <w:r w:rsidRPr="00AD4BD2" w:rsidDel="00F11CA4">
          <w:rPr>
            <w:rFonts w:ascii="Times New Roman" w:eastAsia="Times New Roman" w:hAnsi="Times New Roman" w:cs="Times New Roman"/>
            <w:b/>
            <w:sz w:val="24"/>
            <w:szCs w:val="28"/>
            <w:lang w:eastAsia="ru-RU"/>
          </w:rPr>
          <w:delText xml:space="preserve">Место и время практики: </w:delText>
        </w:r>
        <w:r w:rsidRPr="00AD4BD2" w:rsidDel="00F11CA4">
          <w:rPr>
            <w:rFonts w:ascii="Times New Roman" w:eastAsia="Times New Roman" w:hAnsi="Times New Roman" w:cs="Times New Roman"/>
            <w:sz w:val="24"/>
            <w:szCs w:val="28"/>
            <w:lang w:eastAsia="ru-RU"/>
          </w:rPr>
          <w:delText>Институт кибернетики, кафедра высшей математики</w:delText>
        </w:r>
      </w:del>
    </w:p>
    <w:p w14:paraId="7E73D883" w14:textId="0C04F92B" w:rsidR="00AD6F69" w:rsidRPr="00AD4BD2" w:rsidDel="00F11CA4" w:rsidRDefault="00AD6F69" w:rsidP="00AD6F69">
      <w:pPr>
        <w:spacing w:after="0" w:line="240" w:lineRule="auto"/>
        <w:rPr>
          <w:del w:id="24" w:author="Борис Гогинян" w:date="2020-05-24T13:27:00Z"/>
          <w:rFonts w:ascii="Times New Roman" w:eastAsia="Times New Roman" w:hAnsi="Times New Roman" w:cs="Times New Roman"/>
          <w:sz w:val="24"/>
          <w:szCs w:val="28"/>
          <w:lang w:eastAsia="ru-RU"/>
        </w:rPr>
      </w:pPr>
      <w:del w:id="25" w:author="Борис Гогинян" w:date="2020-05-24T13:27:00Z">
        <w:r w:rsidRPr="00AD4BD2" w:rsidDel="00F11CA4">
          <w:rPr>
            <w:rFonts w:ascii="Times New Roman" w:eastAsia="Times New Roman" w:hAnsi="Times New Roman" w:cs="Times New Roman"/>
            <w:b/>
            <w:sz w:val="24"/>
            <w:szCs w:val="28"/>
            <w:lang w:eastAsia="ru-RU"/>
          </w:rPr>
          <w:delText xml:space="preserve">Время практики: </w:delText>
        </w:r>
        <w:r w:rsidRPr="00AD4BD2" w:rsidDel="00F11CA4">
          <w:rPr>
            <w:rFonts w:ascii="Times New Roman" w:eastAsia="Times New Roman" w:hAnsi="Times New Roman" w:cs="Times New Roman"/>
            <w:sz w:val="24"/>
            <w:szCs w:val="28"/>
            <w:lang w:eastAsia="ru-RU"/>
          </w:rPr>
          <w:delText>с «</w:delText>
        </w:r>
        <w:r w:rsidRPr="00AD4BD2" w:rsidDel="00F11CA4">
          <w:rPr>
            <w:rFonts w:ascii="Times New Roman" w:eastAsia="Times New Roman" w:hAnsi="Times New Roman" w:cs="Times New Roman"/>
            <w:sz w:val="24"/>
            <w:szCs w:val="28"/>
            <w:u w:val="single"/>
            <w:lang w:eastAsia="ru-RU"/>
          </w:rPr>
          <w:delText>27</w:delText>
        </w:r>
        <w:r w:rsidRPr="00AD4BD2" w:rsidDel="00F11CA4">
          <w:rPr>
            <w:rFonts w:ascii="Times New Roman" w:eastAsia="Times New Roman" w:hAnsi="Times New Roman" w:cs="Times New Roman"/>
            <w:sz w:val="24"/>
            <w:szCs w:val="28"/>
            <w:lang w:eastAsia="ru-RU"/>
          </w:rPr>
          <w:delText xml:space="preserve">» </w:delText>
        </w:r>
        <w:r w:rsidRPr="00AD4BD2" w:rsidDel="00F11CA4">
          <w:rPr>
            <w:rFonts w:ascii="Times New Roman" w:eastAsia="Times New Roman" w:hAnsi="Times New Roman" w:cs="Times New Roman"/>
            <w:sz w:val="24"/>
            <w:szCs w:val="28"/>
            <w:u w:val="single"/>
            <w:lang w:eastAsia="ru-RU"/>
          </w:rPr>
          <w:delText>апреля</w:delText>
        </w:r>
        <w:r w:rsidRPr="00AD4BD2" w:rsidDel="00F11CA4">
          <w:rPr>
            <w:rFonts w:ascii="Times New Roman" w:eastAsia="Times New Roman" w:hAnsi="Times New Roman" w:cs="Times New Roman"/>
            <w:sz w:val="24"/>
            <w:szCs w:val="28"/>
            <w:lang w:eastAsia="ru-RU"/>
          </w:rPr>
          <w:delText xml:space="preserve"> </w:delText>
        </w:r>
        <w:r w:rsidRPr="00AD4BD2" w:rsidDel="00F11CA4">
          <w:rPr>
            <w:rFonts w:ascii="Times New Roman" w:eastAsia="Times New Roman" w:hAnsi="Times New Roman" w:cs="Times New Roman"/>
            <w:sz w:val="24"/>
            <w:szCs w:val="28"/>
            <w:u w:val="single"/>
            <w:lang w:eastAsia="ru-RU"/>
          </w:rPr>
          <w:delText>2020</w:delText>
        </w:r>
        <w:r w:rsidRPr="00AD4BD2" w:rsidDel="00F11CA4">
          <w:rPr>
            <w:rFonts w:ascii="Times New Roman" w:eastAsia="Times New Roman" w:hAnsi="Times New Roman" w:cs="Times New Roman"/>
            <w:sz w:val="24"/>
            <w:szCs w:val="28"/>
            <w:lang w:eastAsia="ru-RU"/>
          </w:rPr>
          <w:delText xml:space="preserve"> по «</w:delText>
        </w:r>
        <w:r w:rsidRPr="00AD4BD2" w:rsidDel="00F11CA4">
          <w:rPr>
            <w:rFonts w:ascii="Times New Roman" w:eastAsia="Times New Roman" w:hAnsi="Times New Roman" w:cs="Times New Roman"/>
            <w:sz w:val="24"/>
            <w:szCs w:val="28"/>
            <w:u w:val="single"/>
            <w:lang w:eastAsia="ru-RU"/>
          </w:rPr>
          <w:delText>23</w:delText>
        </w:r>
        <w:r w:rsidRPr="00AD4BD2" w:rsidDel="00F11CA4">
          <w:rPr>
            <w:rFonts w:ascii="Times New Roman" w:eastAsia="Times New Roman" w:hAnsi="Times New Roman" w:cs="Times New Roman"/>
            <w:sz w:val="24"/>
            <w:szCs w:val="28"/>
            <w:lang w:eastAsia="ru-RU"/>
          </w:rPr>
          <w:delText xml:space="preserve">» </w:delText>
        </w:r>
        <w:r w:rsidRPr="00AD4BD2" w:rsidDel="00F11CA4">
          <w:rPr>
            <w:rFonts w:ascii="Times New Roman" w:eastAsia="Times New Roman" w:hAnsi="Times New Roman" w:cs="Times New Roman"/>
            <w:sz w:val="24"/>
            <w:szCs w:val="28"/>
            <w:u w:val="single"/>
            <w:lang w:eastAsia="ru-RU"/>
          </w:rPr>
          <w:delText>мая</w:delText>
        </w:r>
        <w:r w:rsidRPr="00AD4BD2" w:rsidDel="00F11CA4">
          <w:rPr>
            <w:rFonts w:ascii="Times New Roman" w:eastAsia="Times New Roman" w:hAnsi="Times New Roman" w:cs="Times New Roman"/>
            <w:sz w:val="24"/>
            <w:szCs w:val="28"/>
            <w:lang w:eastAsia="ru-RU"/>
          </w:rPr>
          <w:delText xml:space="preserve"> </w:delText>
        </w:r>
        <w:r w:rsidRPr="00AD4BD2" w:rsidDel="00F11CA4">
          <w:rPr>
            <w:rFonts w:ascii="Times New Roman" w:eastAsia="Times New Roman" w:hAnsi="Times New Roman" w:cs="Times New Roman"/>
            <w:sz w:val="24"/>
            <w:szCs w:val="28"/>
            <w:u w:val="single"/>
            <w:lang w:eastAsia="ru-RU"/>
          </w:rPr>
          <w:delText>2020</w:delText>
        </w:r>
      </w:del>
    </w:p>
    <w:p w14:paraId="3D461E4A" w14:textId="0B42213E" w:rsidR="00AD6F69" w:rsidRPr="00AD4BD2" w:rsidDel="00F11CA4" w:rsidRDefault="00AD6F69" w:rsidP="00AD6F69">
      <w:pPr>
        <w:spacing w:after="0" w:line="240" w:lineRule="auto"/>
        <w:rPr>
          <w:del w:id="26" w:author="Борис Гогинян" w:date="2020-05-24T13:27:00Z"/>
          <w:rFonts w:ascii="Times New Roman" w:eastAsia="Times New Roman" w:hAnsi="Times New Roman" w:cs="Times New Roman"/>
          <w:b/>
          <w:sz w:val="24"/>
          <w:szCs w:val="28"/>
          <w:lang w:eastAsia="ru-RU"/>
        </w:rPr>
      </w:pPr>
      <w:del w:id="27" w:author="Борис Гогинян" w:date="2020-05-24T13:27:00Z">
        <w:r w:rsidRPr="00AD4BD2" w:rsidDel="00F11CA4">
          <w:rPr>
            <w:rFonts w:ascii="Times New Roman" w:eastAsia="Times New Roman" w:hAnsi="Times New Roman" w:cs="Times New Roman"/>
            <w:b/>
            <w:sz w:val="24"/>
            <w:szCs w:val="28"/>
            <w:lang w:eastAsia="ru-RU"/>
          </w:rPr>
          <w:delText xml:space="preserve">Должность на практике: </w:delText>
        </w:r>
        <w:r w:rsidRPr="00AD4BD2" w:rsidDel="00F11CA4">
          <w:rPr>
            <w:rFonts w:ascii="Times New Roman" w:eastAsia="Times New Roman" w:hAnsi="Times New Roman" w:cs="Times New Roman"/>
            <w:b/>
            <w:sz w:val="24"/>
            <w:szCs w:val="28"/>
            <w:u w:val="single"/>
            <w:lang w:eastAsia="ru-RU"/>
          </w:rPr>
          <w:delText>практикант</w:delText>
        </w:r>
      </w:del>
    </w:p>
    <w:p w14:paraId="4604CABC" w14:textId="0301FE00" w:rsidR="00AD6F69" w:rsidRPr="00AD4BD2" w:rsidDel="00F11CA4" w:rsidRDefault="00AD6F69" w:rsidP="00AD6F69">
      <w:pPr>
        <w:spacing w:after="0" w:line="240" w:lineRule="auto"/>
        <w:jc w:val="both"/>
        <w:rPr>
          <w:del w:id="28" w:author="Борис Гогинян" w:date="2020-05-24T13:27:00Z"/>
          <w:rFonts w:ascii="Times New Roman" w:eastAsia="Times New Roman" w:hAnsi="Times New Roman" w:cs="Times New Roman"/>
          <w:b/>
          <w:sz w:val="24"/>
          <w:szCs w:val="28"/>
          <w:lang w:eastAsia="ru-RU"/>
        </w:rPr>
      </w:pPr>
    </w:p>
    <w:p w14:paraId="40E25D92" w14:textId="563BC1B6" w:rsidR="00AD6F69" w:rsidRPr="00AD4BD2" w:rsidDel="00F11CA4" w:rsidRDefault="00AD6F69" w:rsidP="00AD6F69">
      <w:pPr>
        <w:spacing w:after="0" w:line="240" w:lineRule="auto"/>
        <w:jc w:val="both"/>
        <w:rPr>
          <w:del w:id="29" w:author="Борис Гогинян" w:date="2020-05-24T13:27:00Z"/>
          <w:rFonts w:ascii="Times New Roman" w:eastAsia="Times New Roman" w:hAnsi="Times New Roman" w:cs="Times New Roman"/>
          <w:b/>
          <w:sz w:val="24"/>
          <w:szCs w:val="28"/>
          <w:lang w:eastAsia="ru-RU"/>
        </w:rPr>
      </w:pPr>
      <w:del w:id="30" w:author="Борис Гогинян" w:date="2020-05-24T13:27:00Z">
        <w:r w:rsidRPr="00AD4BD2" w:rsidDel="00F11CA4">
          <w:rPr>
            <w:rFonts w:ascii="Times New Roman" w:eastAsia="Times New Roman" w:hAnsi="Times New Roman" w:cs="Times New Roman"/>
            <w:b/>
            <w:sz w:val="24"/>
            <w:szCs w:val="28"/>
            <w:lang w:eastAsia="ru-RU"/>
          </w:rPr>
          <w:delText>1. ЦЕЛЕВАЯ УСТАНОВКА: сравнение реализаций алгоритма трассировки лучей</w:delText>
        </w:r>
      </w:del>
    </w:p>
    <w:p w14:paraId="472C8A9F" w14:textId="42F0C4B2" w:rsidR="00AD6F69" w:rsidRPr="00AD4BD2" w:rsidDel="00F11CA4" w:rsidRDefault="00AD6F69" w:rsidP="00AD6F69">
      <w:pPr>
        <w:spacing w:after="0" w:line="240" w:lineRule="auto"/>
        <w:jc w:val="both"/>
        <w:rPr>
          <w:del w:id="31" w:author="Борис Гогинян" w:date="2020-05-24T13:27:00Z"/>
          <w:rFonts w:ascii="Times New Roman" w:eastAsia="Times New Roman" w:hAnsi="Times New Roman" w:cs="Times New Roman"/>
          <w:b/>
          <w:sz w:val="24"/>
          <w:szCs w:val="28"/>
          <w:lang w:eastAsia="ru-RU"/>
        </w:rPr>
      </w:pPr>
      <w:del w:id="32" w:author="Борис Гогинян" w:date="2020-05-24T13:27:00Z">
        <w:r w:rsidRPr="00AD4BD2" w:rsidDel="00F11CA4">
          <w:rPr>
            <w:rFonts w:ascii="Times New Roman" w:eastAsia="Times New Roman" w:hAnsi="Times New Roman" w:cs="Times New Roman"/>
            <w:b/>
            <w:sz w:val="24"/>
            <w:szCs w:val="28"/>
            <w:lang w:eastAsia="ru-RU"/>
          </w:rPr>
          <w:delText>2. СОДЕРЖАНИЕ ПРАКТИКИ:</w:delText>
        </w:r>
      </w:del>
    </w:p>
    <w:p w14:paraId="12CED4C6" w14:textId="6237C39D" w:rsidR="00AD6F69" w:rsidRPr="00AD4BD2" w:rsidDel="00F11CA4" w:rsidRDefault="00AD6F69" w:rsidP="00AD6F69">
      <w:pPr>
        <w:spacing w:after="0" w:line="240" w:lineRule="auto"/>
        <w:jc w:val="both"/>
        <w:rPr>
          <w:del w:id="33" w:author="Борис Гогинян" w:date="2020-05-24T13:27:00Z"/>
          <w:rFonts w:ascii="Times New Roman" w:eastAsia="Times New Roman" w:hAnsi="Times New Roman" w:cs="Times New Roman"/>
          <w:sz w:val="24"/>
          <w:szCs w:val="28"/>
          <w:lang w:eastAsia="ru-RU"/>
        </w:rPr>
      </w:pPr>
      <w:del w:id="34" w:author="Борис Гогинян" w:date="2020-05-24T13:27:00Z">
        <w:r w:rsidRPr="00AD4BD2" w:rsidDel="00F11CA4">
          <w:rPr>
            <w:rFonts w:ascii="Times New Roman" w:eastAsia="Times New Roman" w:hAnsi="Times New Roman" w:cs="Times New Roman"/>
            <w:sz w:val="24"/>
            <w:szCs w:val="28"/>
            <w:lang w:eastAsia="ru-RU"/>
          </w:rPr>
          <w:delText xml:space="preserve">2.1 Изучить: литературу и практические примеры по темам: различные программные пакеты, реализующие работу алгоритма трассировки лучей для построения реалистичного трёхмерного изображения </w:delText>
        </w:r>
      </w:del>
    </w:p>
    <w:p w14:paraId="23C56FB2" w14:textId="13D0D981" w:rsidR="00AD6F69" w:rsidRPr="00AD4BD2" w:rsidDel="00F11CA4" w:rsidRDefault="00AD6F69" w:rsidP="00AD6F69">
      <w:pPr>
        <w:spacing w:after="0" w:line="240" w:lineRule="auto"/>
        <w:jc w:val="both"/>
        <w:rPr>
          <w:del w:id="35" w:author="Борис Гогинян" w:date="2020-05-24T13:27:00Z"/>
          <w:rFonts w:ascii="Times New Roman" w:eastAsia="Times New Roman" w:hAnsi="Times New Roman" w:cs="Times New Roman"/>
          <w:sz w:val="24"/>
          <w:szCs w:val="28"/>
          <w:lang w:eastAsia="ru-RU"/>
        </w:rPr>
      </w:pPr>
      <w:del w:id="36" w:author="Борис Гогинян" w:date="2020-05-24T13:27:00Z">
        <w:r w:rsidRPr="00AD4BD2" w:rsidDel="00F11CA4">
          <w:rPr>
            <w:rFonts w:ascii="Times New Roman" w:eastAsia="Times New Roman" w:hAnsi="Times New Roman" w:cs="Times New Roman"/>
            <w:sz w:val="24"/>
            <w:szCs w:val="28"/>
            <w:lang w:eastAsia="ru-RU"/>
          </w:rPr>
          <w:delText>2.2 Практически выполнить:</w:delText>
        </w:r>
        <w:r w:rsidRPr="00AD4BD2" w:rsidDel="00F11CA4">
          <w:rPr>
            <w:rFonts w:ascii="Times New Roman" w:eastAsia="Times New Roman" w:hAnsi="Times New Roman" w:cs="Times New Roman"/>
            <w:sz w:val="24"/>
            <w:szCs w:val="28"/>
            <w:lang w:val="ro-RO" w:eastAsia="ru-RU"/>
          </w:rPr>
          <w:delText xml:space="preserve"> </w:delText>
        </w:r>
        <w:r w:rsidRPr="00AD4BD2" w:rsidDel="00F11CA4">
          <w:rPr>
            <w:rFonts w:ascii="Times New Roman" w:eastAsia="Times New Roman" w:hAnsi="Times New Roman" w:cs="Times New Roman"/>
            <w:sz w:val="24"/>
            <w:szCs w:val="28"/>
            <w:lang w:eastAsia="ru-RU"/>
          </w:rPr>
          <w:delText>подготовить примеры для сравнения скорости работы и качества различных алгоритмов трассировки лучей.</w:delText>
        </w:r>
      </w:del>
    </w:p>
    <w:p w14:paraId="685AC93E" w14:textId="529D1A77" w:rsidR="00AD6F69" w:rsidRPr="00AD4BD2" w:rsidDel="00F11CA4" w:rsidRDefault="00AD6F69" w:rsidP="00AD6F69">
      <w:pPr>
        <w:spacing w:after="0" w:line="240" w:lineRule="auto"/>
        <w:jc w:val="both"/>
        <w:rPr>
          <w:del w:id="37" w:author="Борис Гогинян" w:date="2020-05-24T13:27:00Z"/>
          <w:rFonts w:ascii="Times New Roman" w:eastAsia="Times New Roman" w:hAnsi="Times New Roman" w:cs="Times New Roman"/>
          <w:sz w:val="24"/>
          <w:szCs w:val="28"/>
          <w:lang w:eastAsia="ru-RU"/>
        </w:rPr>
      </w:pPr>
      <w:del w:id="38" w:author="Борис Гогинян" w:date="2020-05-24T13:27:00Z">
        <w:r w:rsidRPr="00AD4BD2" w:rsidDel="00F11CA4">
          <w:rPr>
            <w:rFonts w:ascii="Times New Roman" w:eastAsia="Times New Roman" w:hAnsi="Times New Roman" w:cs="Times New Roman"/>
            <w:b/>
            <w:sz w:val="24"/>
            <w:szCs w:val="28"/>
            <w:lang w:eastAsia="ru-RU"/>
          </w:rPr>
          <w:delText>3.   ДОПОЛНИТЕЛЬНОЕ ЗАДАНИЕ:</w:delText>
        </w:r>
        <w:r w:rsidRPr="00AD4BD2" w:rsidDel="00F11CA4">
          <w:rPr>
            <w:rFonts w:ascii="Times New Roman" w:eastAsia="Times New Roman" w:hAnsi="Times New Roman" w:cs="Times New Roman"/>
            <w:sz w:val="24"/>
            <w:szCs w:val="28"/>
            <w:lang w:eastAsia="ru-RU"/>
          </w:rPr>
          <w:delText xml:space="preserve"> </w:delText>
        </w:r>
      </w:del>
    </w:p>
    <w:p w14:paraId="7DE73798" w14:textId="32FAC4C0" w:rsidR="00AD6F69" w:rsidRPr="00AD4BD2" w:rsidDel="00F11CA4" w:rsidRDefault="00AD6F69" w:rsidP="00AD6F69">
      <w:pPr>
        <w:spacing w:after="0" w:line="240" w:lineRule="auto"/>
        <w:jc w:val="both"/>
        <w:rPr>
          <w:del w:id="39" w:author="Борис Гогинян" w:date="2020-05-24T13:27:00Z"/>
          <w:rFonts w:ascii="Times New Roman" w:eastAsia="Times New Roman" w:hAnsi="Times New Roman" w:cs="Times New Roman"/>
          <w:sz w:val="24"/>
          <w:szCs w:val="28"/>
          <w:lang w:eastAsia="ru-RU"/>
        </w:rPr>
      </w:pPr>
      <w:del w:id="40" w:author="Борис Гогинян" w:date="2020-05-24T13:27:00Z">
        <w:r w:rsidRPr="00AD4BD2" w:rsidDel="00F11CA4">
          <w:rPr>
            <w:rFonts w:ascii="Times New Roman" w:eastAsia="Times New Roman" w:hAnsi="Times New Roman" w:cs="Times New Roman"/>
            <w:b/>
            <w:sz w:val="24"/>
            <w:szCs w:val="28"/>
            <w:lang w:eastAsia="ru-RU"/>
          </w:rPr>
          <w:delText>4. ОГРАНИЗАЦИОННО-МЕТОДИЧЕСКИЕ УКАЗАНИЯ:</w:delText>
        </w:r>
        <w:r w:rsidRPr="00AD4BD2" w:rsidDel="00F11CA4">
          <w:rPr>
            <w:rFonts w:ascii="Times New Roman" w:eastAsia="Times New Roman" w:hAnsi="Times New Roman" w:cs="Times New Roman"/>
            <w:sz w:val="24"/>
            <w:szCs w:val="28"/>
            <w:lang w:eastAsia="ru-RU"/>
          </w:rPr>
          <w:delText xml:space="preserve"> подготовить примеры работы алгоритмов трассировки лучей на нескольких сценах, провести анализ основных этапов работы каждого алгоритма и произвести их сравнение друг с другом по принципам работы, вычислительной сложности, возможности распараллеливания, оценке результатов работы по времени и качеству.     </w:delText>
        </w:r>
      </w:del>
    </w:p>
    <w:p w14:paraId="2A4CCDE3" w14:textId="595ACAE5" w:rsidR="00AD6F69" w:rsidRPr="00AD4BD2" w:rsidDel="00F11CA4" w:rsidRDefault="00AD6F69" w:rsidP="00AD6F69">
      <w:pPr>
        <w:spacing w:after="0" w:line="240" w:lineRule="auto"/>
        <w:ind w:left="426"/>
        <w:contextualSpacing/>
        <w:rPr>
          <w:del w:id="41" w:author="Борис Гогинян" w:date="2020-05-24T13:27:00Z"/>
          <w:rFonts w:ascii="Times New Roman" w:eastAsia="Times New Roman" w:hAnsi="Times New Roman" w:cs="Times New Roman"/>
          <w:sz w:val="24"/>
          <w:szCs w:val="28"/>
          <w:lang w:eastAsia="ru-RU"/>
        </w:rPr>
      </w:pPr>
    </w:p>
    <w:p w14:paraId="5F83471E" w14:textId="651C2E1D" w:rsidR="00AD6F69" w:rsidRPr="00AD4BD2" w:rsidDel="00F11CA4" w:rsidRDefault="00AD6F69" w:rsidP="00AD6F69">
      <w:pPr>
        <w:spacing w:after="0" w:line="240" w:lineRule="auto"/>
        <w:ind w:left="426" w:hanging="426"/>
        <w:contextualSpacing/>
        <w:rPr>
          <w:del w:id="42" w:author="Борис Гогинян" w:date="2020-05-24T13:27:00Z"/>
          <w:rFonts w:ascii="Times New Roman" w:eastAsia="Times New Roman" w:hAnsi="Times New Roman" w:cs="Times New Roman"/>
          <w:sz w:val="24"/>
          <w:szCs w:val="28"/>
          <w:lang w:eastAsia="ru-RU"/>
        </w:rPr>
      </w:pPr>
      <w:del w:id="43" w:author="Борис Гогинян" w:date="2020-05-24T13:27:00Z">
        <w:r w:rsidRPr="00AD4BD2" w:rsidDel="00F11CA4">
          <w:rPr>
            <w:rFonts w:ascii="Times New Roman" w:eastAsia="Times New Roman" w:hAnsi="Times New Roman" w:cs="Times New Roman"/>
            <w:sz w:val="24"/>
            <w:szCs w:val="28"/>
            <w:lang w:eastAsia="ru-RU"/>
          </w:rPr>
          <w:delText xml:space="preserve">Заведующий кафедрой </w:delText>
        </w:r>
      </w:del>
    </w:p>
    <w:p w14:paraId="4A4C38F1" w14:textId="041B372D" w:rsidR="00AD6F69" w:rsidRPr="00AD4BD2" w:rsidDel="00F11CA4" w:rsidRDefault="00AD6F69" w:rsidP="00AD6F69">
      <w:pPr>
        <w:spacing w:after="0" w:line="240" w:lineRule="auto"/>
        <w:contextualSpacing/>
        <w:jc w:val="both"/>
        <w:rPr>
          <w:del w:id="44" w:author="Борис Гогинян" w:date="2020-05-24T13:27:00Z"/>
          <w:rFonts w:ascii="Times New Roman" w:eastAsia="Times New Roman" w:hAnsi="Times New Roman" w:cs="Times New Roman"/>
          <w:sz w:val="24"/>
          <w:szCs w:val="28"/>
          <w:lang w:eastAsia="ru-RU"/>
        </w:rPr>
      </w:pPr>
      <w:del w:id="45" w:author="Борис Гогинян" w:date="2020-05-24T13:27:00Z">
        <w:r w:rsidRPr="00AD4BD2" w:rsidDel="00F11CA4">
          <w:rPr>
            <w:rFonts w:ascii="Times New Roman" w:eastAsia="Times New Roman" w:hAnsi="Times New Roman" w:cs="Times New Roman"/>
            <w:sz w:val="24"/>
            <w:szCs w:val="28"/>
            <w:lang w:eastAsia="ru-RU"/>
          </w:rPr>
          <w:delText>высшей математики           ____________________________        Ю.И.Худак</w:delText>
        </w:r>
      </w:del>
    </w:p>
    <w:p w14:paraId="693156BB" w14:textId="23206AA7" w:rsidR="00AD6F69" w:rsidRPr="00AD4BD2" w:rsidDel="00F11CA4" w:rsidRDefault="00AD6F69" w:rsidP="00AD6F69">
      <w:pPr>
        <w:spacing w:after="0" w:line="240" w:lineRule="auto"/>
        <w:ind w:left="426" w:hanging="426"/>
        <w:contextualSpacing/>
        <w:rPr>
          <w:del w:id="46" w:author="Борис Гогинян" w:date="2020-05-24T13:27:00Z"/>
          <w:rFonts w:ascii="Times New Roman" w:eastAsia="Times New Roman" w:hAnsi="Times New Roman" w:cs="Times New Roman"/>
          <w:sz w:val="24"/>
          <w:szCs w:val="28"/>
          <w:lang w:eastAsia="ru-RU"/>
        </w:rPr>
      </w:pPr>
    </w:p>
    <w:p w14:paraId="24D93454" w14:textId="2D14C6B7" w:rsidR="00AD6F69" w:rsidRPr="00AD4BD2" w:rsidDel="00F11CA4" w:rsidRDefault="00AD6F69" w:rsidP="00AD6F69">
      <w:pPr>
        <w:spacing w:after="0" w:line="240" w:lineRule="auto"/>
        <w:ind w:left="426"/>
        <w:contextualSpacing/>
        <w:rPr>
          <w:del w:id="47" w:author="Борис Гогинян" w:date="2020-05-24T13:27:00Z"/>
          <w:rFonts w:ascii="Times New Roman" w:eastAsia="Times New Roman" w:hAnsi="Times New Roman" w:cs="Times New Roman"/>
          <w:sz w:val="24"/>
          <w:szCs w:val="28"/>
          <w:lang w:eastAsia="ru-RU"/>
        </w:rPr>
      </w:pPr>
      <w:del w:id="48" w:author="Борис Гогинян" w:date="2020-05-24T13:27:00Z">
        <w:r w:rsidRPr="00AD4BD2" w:rsidDel="00F11CA4">
          <w:rPr>
            <w:rFonts w:ascii="Times New Roman" w:eastAsia="Times New Roman" w:hAnsi="Times New Roman" w:cs="Times New Roman"/>
            <w:sz w:val="24"/>
            <w:szCs w:val="28"/>
            <w:lang w:eastAsia="ru-RU"/>
          </w:rPr>
          <w:delText xml:space="preserve">«27» апреля 2020 г. </w:delText>
        </w:r>
      </w:del>
    </w:p>
    <w:p w14:paraId="3BB93FAD" w14:textId="11181DD8" w:rsidR="00AD6F69" w:rsidRPr="00AD4BD2" w:rsidDel="00F11CA4" w:rsidRDefault="00AD6F69" w:rsidP="00AD6F69">
      <w:pPr>
        <w:spacing w:after="0" w:line="240" w:lineRule="auto"/>
        <w:ind w:left="426" w:hanging="426"/>
        <w:contextualSpacing/>
        <w:rPr>
          <w:del w:id="49" w:author="Борис Гогинян" w:date="2020-05-24T13:27:00Z"/>
          <w:rFonts w:ascii="Times New Roman" w:eastAsia="Times New Roman" w:hAnsi="Times New Roman" w:cs="Times New Roman"/>
          <w:sz w:val="24"/>
          <w:szCs w:val="28"/>
          <w:u w:val="single"/>
          <w:lang w:eastAsia="ru-RU"/>
        </w:rPr>
      </w:pPr>
    </w:p>
    <w:p w14:paraId="4CCC9C6D" w14:textId="09201410" w:rsidR="00AD6F69" w:rsidRPr="00AD4BD2" w:rsidDel="00F11CA4" w:rsidRDefault="00AD6F69" w:rsidP="00AD6F69">
      <w:pPr>
        <w:spacing w:after="0" w:line="240" w:lineRule="auto"/>
        <w:ind w:left="426" w:firstLine="567"/>
        <w:contextualSpacing/>
        <w:rPr>
          <w:del w:id="50" w:author="Борис Гогинян" w:date="2020-05-24T13:27:00Z"/>
          <w:rFonts w:ascii="Times New Roman" w:eastAsia="Times New Roman" w:hAnsi="Times New Roman" w:cs="Times New Roman"/>
          <w:sz w:val="24"/>
          <w:szCs w:val="28"/>
          <w:u w:val="single"/>
          <w:lang w:eastAsia="ru-RU"/>
        </w:rPr>
      </w:pPr>
      <w:del w:id="51" w:author="Борис Гогинян" w:date="2020-05-24T13:27:00Z">
        <w:r w:rsidRPr="00AD4BD2" w:rsidDel="00F11CA4">
          <w:rPr>
            <w:rFonts w:ascii="Times New Roman" w:eastAsia="Times New Roman" w:hAnsi="Times New Roman" w:cs="Times New Roman"/>
            <w:sz w:val="24"/>
            <w:szCs w:val="28"/>
            <w:u w:val="single"/>
            <w:lang w:eastAsia="ru-RU"/>
          </w:rPr>
          <w:delText>СОГЛАСОВАНО</w:delText>
        </w:r>
      </w:del>
    </w:p>
    <w:p w14:paraId="076D816B" w14:textId="70E7A0F1" w:rsidR="00AD6F69" w:rsidRPr="00AD4BD2" w:rsidDel="00F11CA4" w:rsidRDefault="00AD6F69" w:rsidP="00C17533">
      <w:pPr>
        <w:spacing w:after="0" w:line="276" w:lineRule="auto"/>
        <w:contextualSpacing/>
        <w:rPr>
          <w:del w:id="52" w:author="Борис Гогинян" w:date="2020-05-24T13:27:00Z"/>
          <w:rFonts w:ascii="Times New Roman" w:eastAsia="Times New Roman" w:hAnsi="Times New Roman" w:cs="Times New Roman"/>
          <w:sz w:val="24"/>
          <w:szCs w:val="28"/>
          <w:lang w:eastAsia="ru-RU"/>
        </w:rPr>
      </w:pPr>
      <w:del w:id="53" w:author="Борис Гогинян" w:date="2020-05-24T13:27:00Z">
        <w:r w:rsidRPr="00AD4BD2" w:rsidDel="00F11CA4">
          <w:rPr>
            <w:rFonts w:ascii="Times New Roman" w:eastAsia="Times New Roman" w:hAnsi="Times New Roman" w:cs="Times New Roman"/>
            <w:sz w:val="24"/>
            <w:szCs w:val="28"/>
            <w:lang w:eastAsia="ru-RU"/>
          </w:rPr>
          <w:delText>Руководитель практики от кафедры:</w:delText>
        </w:r>
      </w:del>
    </w:p>
    <w:p w14:paraId="0F0A9827" w14:textId="27C35EB6" w:rsidR="00AD6F69" w:rsidRPr="00AD4BD2" w:rsidDel="00F11CA4" w:rsidRDefault="00AD6F69" w:rsidP="00C17533">
      <w:pPr>
        <w:spacing w:after="0" w:line="276" w:lineRule="auto"/>
        <w:contextualSpacing/>
        <w:rPr>
          <w:del w:id="54" w:author="Борис Гогинян" w:date="2020-05-24T13:27:00Z"/>
          <w:rFonts w:ascii="Times New Roman" w:eastAsia="Times New Roman" w:hAnsi="Times New Roman" w:cs="Times New Roman"/>
          <w:sz w:val="24"/>
          <w:szCs w:val="28"/>
          <w:lang w:eastAsia="ru-RU"/>
        </w:rPr>
      </w:pPr>
      <w:del w:id="55" w:author="Борис Гогинян" w:date="2020-05-24T13:27:00Z">
        <w:r w:rsidRPr="00AD4BD2" w:rsidDel="00F11CA4">
          <w:rPr>
            <w:rFonts w:ascii="Times New Roman" w:eastAsia="Times New Roman" w:hAnsi="Times New Roman" w:cs="Times New Roman"/>
            <w:sz w:val="24"/>
            <w:szCs w:val="28"/>
            <w:lang w:eastAsia="ru-RU"/>
          </w:rPr>
          <w:delText xml:space="preserve">«27» апреля 2020 г.                 </w:delText>
        </w:r>
        <w:r w:rsidR="00C17533" w:rsidRPr="00AD4BD2" w:rsidDel="00F11CA4">
          <w:rPr>
            <w:rFonts w:ascii="Times New Roman" w:eastAsia="Times New Roman" w:hAnsi="Times New Roman" w:cs="Times New Roman"/>
            <w:sz w:val="24"/>
            <w:szCs w:val="28"/>
            <w:lang w:eastAsia="ru-RU"/>
          </w:rPr>
          <w:delText xml:space="preserve">          ______________ (</w:delText>
        </w:r>
        <w:r w:rsidRPr="00AD4BD2" w:rsidDel="00F11CA4">
          <w:rPr>
            <w:rFonts w:ascii="Times New Roman" w:eastAsia="Times New Roman" w:hAnsi="Times New Roman" w:cs="Times New Roman"/>
            <w:sz w:val="24"/>
            <w:szCs w:val="28"/>
            <w:u w:val="single"/>
            <w:lang w:eastAsia="ru-RU"/>
          </w:rPr>
          <w:delText>Петрусевич Д.А.</w:delText>
        </w:r>
        <w:r w:rsidRPr="00AD4BD2" w:rsidDel="00F11CA4">
          <w:rPr>
            <w:rFonts w:ascii="Times New Roman" w:eastAsia="Times New Roman" w:hAnsi="Times New Roman" w:cs="Times New Roman"/>
            <w:sz w:val="24"/>
            <w:szCs w:val="28"/>
            <w:lang w:eastAsia="ru-RU"/>
          </w:rPr>
          <w:delText>)</w:delText>
        </w:r>
      </w:del>
    </w:p>
    <w:p w14:paraId="247BBF13" w14:textId="7103C2FC" w:rsidR="00AD6F69" w:rsidRPr="00AD4BD2" w:rsidDel="00F11CA4" w:rsidRDefault="00AD6F69" w:rsidP="00C17533">
      <w:pPr>
        <w:spacing w:after="0" w:line="276" w:lineRule="auto"/>
        <w:ind w:left="2124"/>
        <w:contextualSpacing/>
        <w:jc w:val="center"/>
        <w:rPr>
          <w:del w:id="56" w:author="Борис Гогинян" w:date="2020-05-24T13:27:00Z"/>
          <w:rFonts w:ascii="Times New Roman" w:eastAsia="Times New Roman" w:hAnsi="Times New Roman" w:cs="Times New Roman"/>
          <w:sz w:val="24"/>
          <w:szCs w:val="28"/>
          <w:lang w:eastAsia="ru-RU"/>
        </w:rPr>
      </w:pPr>
      <w:del w:id="57" w:author="Борис Гогинян" w:date="2020-05-24T13:27:00Z">
        <w:r w:rsidRPr="00AD4BD2" w:rsidDel="00F11CA4">
          <w:rPr>
            <w:rFonts w:ascii="Times New Roman" w:eastAsia="Times New Roman" w:hAnsi="Times New Roman" w:cs="Times New Roman"/>
            <w:sz w:val="24"/>
            <w:szCs w:val="28"/>
            <w:lang w:eastAsia="ru-RU"/>
          </w:rPr>
          <w:delText>(фамилия и инициалы)</w:delText>
        </w:r>
        <w:r w:rsidR="00C17533" w:rsidRPr="00AD4BD2" w:rsidDel="00F11CA4">
          <w:rPr>
            <w:rFonts w:ascii="Times New Roman" w:eastAsia="Times New Roman" w:hAnsi="Times New Roman" w:cs="Times New Roman"/>
            <w:sz w:val="24"/>
            <w:szCs w:val="28"/>
            <w:lang w:eastAsia="ru-RU"/>
          </w:rPr>
          <w:tab/>
        </w:r>
        <w:r w:rsidR="00C17533" w:rsidRPr="00AD4BD2" w:rsidDel="00F11CA4">
          <w:rPr>
            <w:rFonts w:ascii="Times New Roman" w:eastAsia="Times New Roman" w:hAnsi="Times New Roman" w:cs="Times New Roman"/>
            <w:sz w:val="24"/>
            <w:szCs w:val="28"/>
            <w:lang w:eastAsia="ru-RU"/>
          </w:rPr>
          <w:tab/>
        </w:r>
        <w:r w:rsidR="00C17533" w:rsidRPr="00AD4BD2" w:rsidDel="00F11CA4">
          <w:rPr>
            <w:rFonts w:ascii="Times New Roman" w:eastAsia="Times New Roman" w:hAnsi="Times New Roman" w:cs="Times New Roman"/>
            <w:sz w:val="24"/>
            <w:szCs w:val="28"/>
            <w:lang w:eastAsia="ru-RU"/>
          </w:rPr>
          <w:tab/>
        </w:r>
        <w:r w:rsidR="00C17533" w:rsidRPr="00AD4BD2" w:rsidDel="00F11CA4">
          <w:rPr>
            <w:rFonts w:ascii="Times New Roman" w:eastAsia="Times New Roman" w:hAnsi="Times New Roman" w:cs="Times New Roman"/>
            <w:sz w:val="24"/>
            <w:szCs w:val="28"/>
            <w:lang w:eastAsia="ru-RU"/>
          </w:rPr>
          <w:tab/>
          <w:delText>(подпись)</w:delText>
        </w:r>
      </w:del>
    </w:p>
    <w:p w14:paraId="3A5E0A81" w14:textId="385C4385" w:rsidR="00AD6F69" w:rsidRPr="00AD4BD2" w:rsidDel="00F11CA4" w:rsidRDefault="00AD6F69" w:rsidP="00C17533">
      <w:pPr>
        <w:spacing w:after="0" w:line="276" w:lineRule="auto"/>
        <w:ind w:left="426"/>
        <w:contextualSpacing/>
        <w:rPr>
          <w:del w:id="58" w:author="Борис Гогинян" w:date="2020-05-24T13:27:00Z"/>
          <w:rFonts w:ascii="Times New Roman" w:eastAsia="Times New Roman" w:hAnsi="Times New Roman" w:cs="Times New Roman"/>
          <w:sz w:val="24"/>
          <w:szCs w:val="28"/>
          <w:lang w:eastAsia="ru-RU"/>
        </w:rPr>
      </w:pPr>
    </w:p>
    <w:p w14:paraId="7140D974" w14:textId="2D45A235" w:rsidR="00AD6F69" w:rsidRPr="00AD4BD2" w:rsidDel="00F11CA4" w:rsidRDefault="00AD6F69" w:rsidP="00C17533">
      <w:pPr>
        <w:spacing w:after="0" w:line="276" w:lineRule="auto"/>
        <w:ind w:left="426" w:hanging="426"/>
        <w:contextualSpacing/>
        <w:rPr>
          <w:del w:id="59" w:author="Борис Гогинян" w:date="2020-05-24T13:27:00Z"/>
          <w:rFonts w:ascii="Times New Roman" w:eastAsia="Times New Roman" w:hAnsi="Times New Roman" w:cs="Times New Roman"/>
          <w:sz w:val="24"/>
          <w:szCs w:val="28"/>
          <w:lang w:eastAsia="ru-RU"/>
        </w:rPr>
      </w:pPr>
      <w:del w:id="60" w:author="Борис Гогинян" w:date="2020-05-24T13:27:00Z">
        <w:r w:rsidRPr="00AD4BD2" w:rsidDel="00F11CA4">
          <w:rPr>
            <w:rFonts w:ascii="Times New Roman" w:eastAsia="Times New Roman" w:hAnsi="Times New Roman" w:cs="Times New Roman"/>
            <w:sz w:val="24"/>
            <w:szCs w:val="28"/>
            <w:lang w:eastAsia="ru-RU"/>
          </w:rPr>
          <w:delText xml:space="preserve">Задание получил: </w:delText>
        </w:r>
      </w:del>
    </w:p>
    <w:p w14:paraId="26654F9E" w14:textId="3FD8B89C" w:rsidR="00AD6F69" w:rsidRPr="00AD4BD2" w:rsidDel="00F11CA4" w:rsidRDefault="00AD6F69" w:rsidP="00C17533">
      <w:pPr>
        <w:spacing w:after="0" w:line="276" w:lineRule="auto"/>
        <w:contextualSpacing/>
        <w:rPr>
          <w:del w:id="61" w:author="Борис Гогинян" w:date="2020-05-24T13:27:00Z"/>
          <w:rFonts w:ascii="Times New Roman" w:eastAsia="Times New Roman" w:hAnsi="Times New Roman" w:cs="Times New Roman"/>
          <w:sz w:val="24"/>
          <w:szCs w:val="28"/>
          <w:lang w:eastAsia="ru-RU"/>
        </w:rPr>
      </w:pPr>
      <w:del w:id="62" w:author="Борис Гогинян" w:date="2020-05-24T13:27:00Z">
        <w:r w:rsidRPr="00AD4BD2" w:rsidDel="00F11CA4">
          <w:rPr>
            <w:rFonts w:ascii="Times New Roman" w:eastAsia="Times New Roman" w:hAnsi="Times New Roman" w:cs="Times New Roman"/>
            <w:sz w:val="24"/>
            <w:szCs w:val="28"/>
            <w:lang w:eastAsia="ru-RU"/>
          </w:rPr>
          <w:delText xml:space="preserve">«27» апреля 2020 г.              </w:delText>
        </w:r>
        <w:r w:rsidR="00C17533" w:rsidRPr="00AD4BD2" w:rsidDel="00F11CA4">
          <w:rPr>
            <w:rFonts w:ascii="Times New Roman" w:eastAsia="Times New Roman" w:hAnsi="Times New Roman" w:cs="Times New Roman"/>
            <w:sz w:val="24"/>
            <w:szCs w:val="28"/>
            <w:lang w:eastAsia="ru-RU"/>
          </w:rPr>
          <w:delText xml:space="preserve">            ______________</w:delText>
        </w:r>
        <w:r w:rsidRPr="00AD4BD2" w:rsidDel="00F11CA4">
          <w:rPr>
            <w:rFonts w:ascii="Times New Roman" w:eastAsia="Times New Roman" w:hAnsi="Times New Roman" w:cs="Times New Roman"/>
            <w:sz w:val="24"/>
            <w:szCs w:val="28"/>
            <w:lang w:eastAsia="ru-RU"/>
          </w:rPr>
          <w:delText xml:space="preserve"> (</w:delText>
        </w:r>
        <w:r w:rsidRPr="00AD4BD2" w:rsidDel="00F11CA4">
          <w:rPr>
            <w:rFonts w:ascii="Times New Roman" w:eastAsia="Times New Roman" w:hAnsi="Times New Roman" w:cs="Times New Roman"/>
            <w:sz w:val="24"/>
            <w:szCs w:val="28"/>
            <w:u w:val="single"/>
            <w:lang w:eastAsia="ru-RU"/>
          </w:rPr>
          <w:delText>Гогинян Б.А.</w:delText>
        </w:r>
        <w:r w:rsidRPr="00AD4BD2" w:rsidDel="00F11CA4">
          <w:rPr>
            <w:rFonts w:ascii="Times New Roman" w:eastAsia="Times New Roman" w:hAnsi="Times New Roman" w:cs="Times New Roman"/>
            <w:sz w:val="24"/>
            <w:szCs w:val="28"/>
            <w:lang w:eastAsia="ru-RU"/>
          </w:rPr>
          <w:delText>)</w:delText>
        </w:r>
      </w:del>
    </w:p>
    <w:p w14:paraId="2AA8AF6D" w14:textId="3D87A40F" w:rsidR="00C17533" w:rsidRPr="00AD4BD2" w:rsidDel="00F11CA4" w:rsidRDefault="00C17533" w:rsidP="00C17533">
      <w:pPr>
        <w:spacing w:after="0" w:line="276" w:lineRule="auto"/>
        <w:ind w:left="2124"/>
        <w:contextualSpacing/>
        <w:jc w:val="center"/>
        <w:rPr>
          <w:del w:id="63" w:author="Борис Гогинян" w:date="2020-05-24T13:27:00Z"/>
          <w:rFonts w:ascii="Times New Roman" w:eastAsia="Times New Roman" w:hAnsi="Times New Roman" w:cs="Times New Roman"/>
          <w:sz w:val="24"/>
          <w:szCs w:val="28"/>
          <w:lang w:eastAsia="ru-RU"/>
        </w:rPr>
      </w:pPr>
      <w:del w:id="64" w:author="Борис Гогинян" w:date="2020-05-24T13:27:00Z">
        <w:r w:rsidRPr="00AD4BD2" w:rsidDel="00F11CA4">
          <w:rPr>
            <w:rFonts w:ascii="Times New Roman" w:eastAsia="Times New Roman" w:hAnsi="Times New Roman" w:cs="Times New Roman"/>
            <w:sz w:val="24"/>
            <w:szCs w:val="28"/>
            <w:lang w:eastAsia="ru-RU"/>
          </w:rPr>
          <w:delText>(фамилия и инициалы)</w:delText>
        </w:r>
        <w:r w:rsidRPr="00AD4BD2" w:rsidDel="00F11CA4">
          <w:rPr>
            <w:rFonts w:ascii="Times New Roman" w:eastAsia="Times New Roman" w:hAnsi="Times New Roman" w:cs="Times New Roman"/>
            <w:sz w:val="24"/>
            <w:szCs w:val="28"/>
            <w:lang w:eastAsia="ru-RU"/>
          </w:rPr>
          <w:tab/>
        </w:r>
        <w:r w:rsidRPr="00AD4BD2" w:rsidDel="00F11CA4">
          <w:rPr>
            <w:rFonts w:ascii="Times New Roman" w:eastAsia="Times New Roman" w:hAnsi="Times New Roman" w:cs="Times New Roman"/>
            <w:sz w:val="24"/>
            <w:szCs w:val="28"/>
            <w:lang w:eastAsia="ru-RU"/>
          </w:rPr>
          <w:tab/>
        </w:r>
        <w:r w:rsidRPr="00AD4BD2" w:rsidDel="00F11CA4">
          <w:rPr>
            <w:rFonts w:ascii="Times New Roman" w:eastAsia="Times New Roman" w:hAnsi="Times New Roman" w:cs="Times New Roman"/>
            <w:sz w:val="24"/>
            <w:szCs w:val="28"/>
            <w:lang w:eastAsia="ru-RU"/>
          </w:rPr>
          <w:tab/>
        </w:r>
        <w:r w:rsidRPr="00AD4BD2" w:rsidDel="00F11CA4">
          <w:rPr>
            <w:rFonts w:ascii="Times New Roman" w:eastAsia="Times New Roman" w:hAnsi="Times New Roman" w:cs="Times New Roman"/>
            <w:sz w:val="24"/>
            <w:szCs w:val="28"/>
            <w:lang w:eastAsia="ru-RU"/>
          </w:rPr>
          <w:tab/>
          <w:delText>(подпись)</w:delText>
        </w:r>
      </w:del>
    </w:p>
    <w:p w14:paraId="77377FC1" w14:textId="77777777" w:rsidR="00C17533" w:rsidRPr="00AD4BD2" w:rsidDel="00F11CA4" w:rsidRDefault="00C17533" w:rsidP="00C17533">
      <w:pPr>
        <w:spacing w:after="0" w:line="276" w:lineRule="auto"/>
        <w:contextualSpacing/>
        <w:rPr>
          <w:del w:id="65" w:author="Борис Гогинян" w:date="2020-05-24T13:27:00Z"/>
          <w:rFonts w:ascii="Times New Roman" w:eastAsia="Times New Roman" w:hAnsi="Times New Roman" w:cs="Times New Roman"/>
          <w:sz w:val="24"/>
          <w:szCs w:val="28"/>
          <w:lang w:eastAsia="ru-RU"/>
        </w:rPr>
      </w:pPr>
    </w:p>
    <w:p w14:paraId="17AC29AE" w14:textId="36035A06" w:rsidR="00AD6F69" w:rsidRPr="00AD4BD2" w:rsidDel="00AD4BD2" w:rsidRDefault="00AD6F69" w:rsidP="00AD6F69">
      <w:pPr>
        <w:rPr>
          <w:del w:id="66" w:author="Борис Гогинян" w:date="2020-05-24T22:18:00Z"/>
          <w:rFonts w:ascii="Times New Roman" w:eastAsia="Times New Roman" w:hAnsi="Times New Roman" w:cs="Times New Roman"/>
          <w:sz w:val="24"/>
          <w:szCs w:val="28"/>
          <w:lang w:eastAsia="ru-RU"/>
        </w:rPr>
      </w:pPr>
    </w:p>
    <w:p w14:paraId="42C7C46A" w14:textId="01833CC9" w:rsidR="00AD6F69" w:rsidRPr="00F13D22" w:rsidDel="00AD4BD2" w:rsidRDefault="00AD6F69" w:rsidP="00AD6F69">
      <w:pPr>
        <w:spacing w:after="0" w:line="240" w:lineRule="auto"/>
        <w:ind w:hanging="284"/>
        <w:jc w:val="center"/>
        <w:rPr>
          <w:del w:id="67" w:author="Борис Гогинян" w:date="2020-05-24T22:18:00Z"/>
          <w:rFonts w:ascii="Times New Roman" w:eastAsia="Times New Roman" w:hAnsi="Times New Roman" w:cs="Times New Roman"/>
          <w:b/>
          <w:sz w:val="24"/>
          <w:szCs w:val="28"/>
          <w:lang w:eastAsia="ru-RU"/>
        </w:rPr>
      </w:pPr>
      <w:del w:id="68" w:author="Борис Гогинян" w:date="2020-05-24T13:27:00Z">
        <w:r w:rsidRPr="00AD4BD2" w:rsidDel="00F11CA4">
          <w:rPr>
            <w:rFonts w:ascii="Times New Roman" w:eastAsia="Times New Roman" w:hAnsi="Times New Roman" w:cs="Times New Roman"/>
            <w:b/>
            <w:sz w:val="24"/>
            <w:szCs w:val="28"/>
            <w:lang w:eastAsia="ru-RU"/>
          </w:rPr>
          <w:delText>ИНСТРУКТАЖ ПРОВЕДЕН:</w:delText>
        </w:r>
      </w:del>
    </w:p>
    <w:p w14:paraId="04C6E5F0" w14:textId="4731D632" w:rsidR="00AD6F69" w:rsidRPr="00AD4BD2" w:rsidDel="00AD4BD2" w:rsidRDefault="00AD6F69" w:rsidP="00AD6F69">
      <w:pPr>
        <w:spacing w:after="0" w:line="240" w:lineRule="auto"/>
        <w:ind w:hanging="284"/>
        <w:jc w:val="center"/>
        <w:rPr>
          <w:del w:id="69" w:author="Борис Гогинян" w:date="2020-05-24T22:20:00Z"/>
          <w:rFonts w:ascii="Times New Roman" w:eastAsia="Times New Roman" w:hAnsi="Times New Roman" w:cs="Times New Roman"/>
          <w:b/>
          <w:sz w:val="24"/>
          <w:szCs w:val="28"/>
          <w:lang w:eastAsia="ru-RU"/>
        </w:rPr>
      </w:pPr>
    </w:p>
    <w:p w14:paraId="5D6FC9FB" w14:textId="5DF31195" w:rsidR="00AD6F69" w:rsidRPr="00AD4BD2" w:rsidDel="00AD4BD2" w:rsidRDefault="00AD6F69" w:rsidP="00AD6F69">
      <w:pPr>
        <w:spacing w:after="0" w:line="240" w:lineRule="auto"/>
        <w:ind w:hanging="284"/>
        <w:jc w:val="center"/>
        <w:rPr>
          <w:del w:id="70" w:author="Борис Гогинян" w:date="2020-05-24T22:20:00Z"/>
          <w:rFonts w:ascii="Times New Roman" w:eastAsia="Times New Roman" w:hAnsi="Times New Roman" w:cs="Times New Roman"/>
          <w:b/>
          <w:sz w:val="24"/>
          <w:szCs w:val="28"/>
          <w:lang w:eastAsia="ru-RU"/>
        </w:rPr>
      </w:pPr>
    </w:p>
    <w:p w14:paraId="0F358BBB" w14:textId="77777777" w:rsidR="00AD6F69" w:rsidRPr="00F11CA4" w:rsidDel="00AD4BD2" w:rsidRDefault="00AD6F69">
      <w:pPr>
        <w:spacing w:after="0" w:line="240" w:lineRule="auto"/>
        <w:rPr>
          <w:del w:id="71" w:author="Борис Гогинян" w:date="2020-05-24T22:20:00Z"/>
          <w:rFonts w:ascii="Times New Roman" w:eastAsia="Times New Roman" w:hAnsi="Times New Roman" w:cs="Times New Roman"/>
          <w:b/>
          <w:sz w:val="24"/>
          <w:szCs w:val="28"/>
          <w:lang w:eastAsia="ru-RU"/>
        </w:rPr>
        <w:pPrChange w:id="72" w:author="Борис Гогинян" w:date="2020-05-24T22:20:00Z">
          <w:pPr>
            <w:spacing w:after="0" w:line="240" w:lineRule="auto"/>
            <w:ind w:hanging="284"/>
          </w:pPr>
        </w:pPrChange>
      </w:pPr>
    </w:p>
    <w:p w14:paraId="143E326B" w14:textId="77777777" w:rsidR="00AD6F69" w:rsidRPr="00F13D22" w:rsidDel="00AD4BD2" w:rsidRDefault="00AD6F69" w:rsidP="00AD6F69">
      <w:pPr>
        <w:spacing w:after="0" w:line="240" w:lineRule="auto"/>
        <w:ind w:hanging="284"/>
        <w:rPr>
          <w:del w:id="73" w:author="Борис Гогинян" w:date="2020-05-24T22:20:00Z"/>
          <w:rFonts w:ascii="Times New Roman" w:eastAsia="Times New Roman" w:hAnsi="Times New Roman" w:cs="Times New Roman"/>
          <w:b/>
          <w:sz w:val="24"/>
          <w:szCs w:val="28"/>
          <w:lang w:eastAsia="ru-RU"/>
        </w:rPr>
      </w:pPr>
    </w:p>
    <w:p w14:paraId="3120F02A" w14:textId="77777777" w:rsidR="00AD6F69" w:rsidRPr="00AD4BD2" w:rsidDel="00AD4BD2" w:rsidRDefault="00AD6F69" w:rsidP="00AD6F69">
      <w:pPr>
        <w:spacing w:after="0" w:line="240" w:lineRule="auto"/>
        <w:ind w:hanging="284"/>
        <w:rPr>
          <w:del w:id="74" w:author="Борис Гогинян" w:date="2020-05-24T22:20:00Z"/>
          <w:rFonts w:ascii="Times New Roman" w:eastAsia="Times New Roman" w:hAnsi="Times New Roman" w:cs="Times New Roman"/>
          <w:b/>
          <w:sz w:val="24"/>
          <w:szCs w:val="28"/>
          <w:lang w:eastAsia="ru-RU"/>
        </w:rPr>
      </w:pPr>
    </w:p>
    <w:p w14:paraId="57AA4510" w14:textId="6FC75B65" w:rsidR="00AD6F69" w:rsidRPr="00AD4BD2" w:rsidDel="00AD4BD2" w:rsidRDefault="00AD6F69" w:rsidP="00AD6F69">
      <w:pPr>
        <w:rPr>
          <w:del w:id="75" w:author="Борис Гогинян" w:date="2020-05-24T22:20:00Z"/>
          <w:rFonts w:ascii="Times New Roman" w:hAnsi="Times New Roman" w:cs="Times New Roman"/>
          <w:sz w:val="24"/>
          <w:szCs w:val="28"/>
        </w:rPr>
      </w:pPr>
      <w:del w:id="76" w:author="Борис Гогинян" w:date="2020-05-24T22:20:00Z">
        <w:r w:rsidRPr="00AD4BD2" w:rsidDel="00AD4BD2">
          <w:rPr>
            <w:rFonts w:ascii="Times New Roman" w:hAnsi="Times New Roman" w:cs="Times New Roman"/>
            <w:sz w:val="24"/>
            <w:szCs w:val="28"/>
          </w:rPr>
          <w:br w:type="page"/>
        </w:r>
      </w:del>
    </w:p>
    <w:p w14:paraId="3A284D6E" w14:textId="73EA6CAD" w:rsidR="00AD6F69" w:rsidRPr="00AD4BD2" w:rsidDel="00AD4BD2" w:rsidRDefault="00AD6F69" w:rsidP="00AD6F69">
      <w:pPr>
        <w:spacing w:after="0" w:line="240" w:lineRule="auto"/>
        <w:ind w:firstLine="400"/>
        <w:jc w:val="both"/>
        <w:rPr>
          <w:del w:id="77" w:author="Борис Гогинян" w:date="2020-05-24T22:19:00Z"/>
          <w:rFonts w:ascii="Times New Roman" w:eastAsia="Times New Roman" w:hAnsi="Times New Roman" w:cs="Times New Roman"/>
          <w:sz w:val="24"/>
          <w:szCs w:val="28"/>
          <w:lang w:eastAsia="ru-RU"/>
        </w:rPr>
      </w:pPr>
    </w:p>
    <w:tbl>
      <w:tblPr>
        <w:tblW w:w="5000" w:type="pct"/>
        <w:tblCellMar>
          <w:left w:w="0" w:type="dxa"/>
          <w:right w:w="0" w:type="dxa"/>
        </w:tblCellMar>
        <w:tblLook w:val="04A0" w:firstRow="1" w:lastRow="0" w:firstColumn="1" w:lastColumn="0" w:noHBand="0" w:noVBand="1"/>
      </w:tblPr>
      <w:tblGrid>
        <w:gridCol w:w="10204"/>
      </w:tblGrid>
      <w:tr w:rsidR="00AD6F69" w:rsidRPr="00B12333" w:rsidDel="00AD4BD2" w14:paraId="2CCC61B3" w14:textId="65CB7F99" w:rsidTr="00FB1DC8">
        <w:trPr>
          <w:trHeight w:val="180"/>
          <w:del w:id="78" w:author="Борис Гогинян" w:date="2020-05-24T22:18:00Z"/>
        </w:trPr>
        <w:tc>
          <w:tcPr>
            <w:tcW w:w="5000" w:type="pct"/>
          </w:tcPr>
          <w:p w14:paraId="372F4DE7" w14:textId="3E90C398" w:rsidR="00AD6F69" w:rsidRPr="00F11CA4" w:rsidDel="00AD4BD2" w:rsidRDefault="00AD6F69" w:rsidP="00FB1DC8">
            <w:pPr>
              <w:spacing w:after="0" w:line="240" w:lineRule="atLeast"/>
              <w:jc w:val="center"/>
              <w:rPr>
                <w:del w:id="79" w:author="Борис Гогинян" w:date="2020-05-24T22:18:00Z"/>
                <w:rFonts w:ascii="Times New Roman" w:eastAsia="Times New Roman" w:hAnsi="Times New Roman" w:cs="Times New Roman"/>
                <w:caps/>
                <w:sz w:val="24"/>
                <w:szCs w:val="28"/>
                <w:lang w:eastAsia="ru-RU"/>
              </w:rPr>
            </w:pPr>
            <w:del w:id="80" w:author="Борис Гогинян" w:date="2020-05-24T22:18:00Z">
              <w:r w:rsidRPr="00F11CA4" w:rsidDel="00AD4BD2">
                <w:rPr>
                  <w:rFonts w:ascii="Times New Roman" w:eastAsia="Times New Roman" w:hAnsi="Times New Roman" w:cs="Times New Roman"/>
                  <w:noProof/>
                  <w:sz w:val="24"/>
                  <w:szCs w:val="28"/>
                  <w:lang w:eastAsia="ru-RU"/>
                </w:rPr>
                <w:drawing>
                  <wp:inline distT="0" distB="0" distL="0" distR="0" wp14:anchorId="20B8E366" wp14:editId="6FF87C5F">
                    <wp:extent cx="890693" cy="1009227"/>
                    <wp:effectExtent l="0" t="0" r="0" b="0"/>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del>
          </w:p>
        </w:tc>
      </w:tr>
      <w:tr w:rsidR="00AD6F69" w:rsidRPr="00B12333" w:rsidDel="00F11CA4" w14:paraId="470D2B2C" w14:textId="5015EED1" w:rsidTr="00FB1DC8">
        <w:trPr>
          <w:trHeight w:val="180"/>
          <w:del w:id="81" w:author="Борис Гогинян" w:date="2020-05-24T13:26:00Z"/>
        </w:trPr>
        <w:tc>
          <w:tcPr>
            <w:tcW w:w="5000" w:type="pct"/>
          </w:tcPr>
          <w:p w14:paraId="37CCCE25" w14:textId="341621A8" w:rsidR="00AD6F69" w:rsidRPr="00F13D22" w:rsidDel="00F11CA4" w:rsidRDefault="00AD6F69" w:rsidP="00FB1DC8">
            <w:pPr>
              <w:spacing w:before="60" w:after="60" w:line="240" w:lineRule="auto"/>
              <w:jc w:val="center"/>
              <w:rPr>
                <w:del w:id="82" w:author="Борис Гогинян" w:date="2020-05-24T13:26:00Z"/>
                <w:rFonts w:ascii="Times New Roman" w:eastAsia="Times New Roman" w:hAnsi="Times New Roman" w:cs="Times New Roman"/>
                <w:caps/>
                <w:sz w:val="24"/>
                <w:szCs w:val="28"/>
                <w:lang w:eastAsia="ru-RU"/>
              </w:rPr>
            </w:pPr>
            <w:del w:id="83" w:author="Борис Гогинян" w:date="2020-05-24T13:26:00Z">
              <w:r w:rsidRPr="00F11CA4" w:rsidDel="00F11CA4">
                <w:rPr>
                  <w:rFonts w:ascii="Times New Roman" w:eastAsia="Times New Roman" w:hAnsi="Times New Roman" w:cs="Times New Roman"/>
                  <w:caps/>
                  <w:sz w:val="24"/>
                  <w:szCs w:val="28"/>
                  <w:lang w:eastAsia="ru-RU"/>
                </w:rPr>
                <w:delText>МИНОБРНАУКИ РОССИИ</w:delText>
              </w:r>
            </w:del>
          </w:p>
        </w:tc>
      </w:tr>
      <w:tr w:rsidR="00AD6F69" w:rsidRPr="00B12333" w:rsidDel="00F11CA4" w14:paraId="0700486A" w14:textId="793B804E" w:rsidTr="00FB1DC8">
        <w:trPr>
          <w:trHeight w:val="18"/>
          <w:del w:id="84" w:author="Борис Гогинян" w:date="2020-05-24T13:26:00Z"/>
        </w:trPr>
        <w:tc>
          <w:tcPr>
            <w:tcW w:w="5000" w:type="pct"/>
          </w:tcPr>
          <w:p w14:paraId="5F3E06A2" w14:textId="6AAFCA11" w:rsidR="00AD6F69" w:rsidRPr="00F13D22" w:rsidDel="00F11CA4" w:rsidRDefault="00AD6F69" w:rsidP="00FB1DC8">
            <w:pPr>
              <w:spacing w:after="0" w:line="216" w:lineRule="auto"/>
              <w:jc w:val="center"/>
              <w:rPr>
                <w:del w:id="85" w:author="Борис Гогинян" w:date="2020-05-24T13:26:00Z"/>
                <w:rFonts w:ascii="Times New Roman" w:eastAsia="Times New Roman" w:hAnsi="Times New Roman" w:cs="Times New Roman"/>
                <w:b/>
                <w:sz w:val="24"/>
                <w:szCs w:val="28"/>
                <w:lang w:eastAsia="ru-RU"/>
              </w:rPr>
            </w:pPr>
            <w:del w:id="86" w:author="Борис Гогинян" w:date="2020-05-24T13:26:00Z">
              <w:r w:rsidRPr="00F11CA4" w:rsidDel="00F11CA4">
                <w:rPr>
                  <w:rFonts w:ascii="Times New Roman" w:eastAsia="Times New Roman" w:hAnsi="Times New Roman" w:cs="Times New Roman"/>
                  <w:sz w:val="24"/>
                  <w:szCs w:val="28"/>
                  <w:lang w:eastAsia="ru-RU"/>
                </w:rPr>
                <w:delText>Федеральное государственное бюджетное образовательное учреждение</w:delText>
              </w:r>
              <w:r w:rsidRPr="00F11CA4" w:rsidDel="00F11CA4">
                <w:rPr>
                  <w:rFonts w:ascii="Times New Roman" w:eastAsia="Times New Roman" w:hAnsi="Times New Roman" w:cs="Times New Roman"/>
                  <w:sz w:val="24"/>
                  <w:szCs w:val="28"/>
                  <w:lang w:eastAsia="ru-RU"/>
                </w:rPr>
                <w:br/>
                <w:delText>высшего образования</w:delText>
              </w:r>
              <w:r w:rsidRPr="00F11CA4" w:rsidDel="00F11CA4">
                <w:rPr>
                  <w:rFonts w:ascii="Times New Roman" w:eastAsia="Times New Roman" w:hAnsi="Times New Roman" w:cs="Times New Roman"/>
                  <w:sz w:val="24"/>
                  <w:szCs w:val="28"/>
                  <w:lang w:eastAsia="ru-RU"/>
                </w:rPr>
                <w:br/>
              </w:r>
              <w:r w:rsidRPr="00F13D22" w:rsidDel="00F11CA4">
                <w:rPr>
                  <w:rFonts w:ascii="Times New Roman" w:eastAsia="Times New Roman" w:hAnsi="Times New Roman" w:cs="Times New Roman"/>
                  <w:b/>
                  <w:sz w:val="24"/>
                  <w:szCs w:val="28"/>
                  <w:lang w:eastAsia="ru-RU"/>
                </w:rPr>
                <w:delText>«МИРЭА - Российский технологический университет»</w:delText>
              </w:r>
            </w:del>
          </w:p>
          <w:p w14:paraId="699151E9" w14:textId="7E32AD9E" w:rsidR="00AD6F69" w:rsidRPr="00AD4BD2" w:rsidDel="00F11CA4" w:rsidRDefault="00AD6F69" w:rsidP="00FB1DC8">
            <w:pPr>
              <w:spacing w:after="0" w:line="240" w:lineRule="auto"/>
              <w:jc w:val="center"/>
              <w:rPr>
                <w:del w:id="87" w:author="Борис Гогинян" w:date="2020-05-24T13:26:00Z"/>
                <w:rFonts w:ascii="Times New Roman" w:eastAsia="Times New Roman" w:hAnsi="Times New Roman" w:cs="Times New Roman"/>
                <w:b/>
                <w:sz w:val="24"/>
                <w:szCs w:val="28"/>
                <w:lang w:eastAsia="ru-RU"/>
              </w:rPr>
            </w:pPr>
            <w:del w:id="88" w:author="Борис Гогинян" w:date="2020-05-24T13:26:00Z">
              <w:r w:rsidRPr="00AD4BD2" w:rsidDel="00F11CA4">
                <w:rPr>
                  <w:rFonts w:ascii="Times New Roman" w:eastAsia="Times New Roman" w:hAnsi="Times New Roman" w:cs="Times New Roman"/>
                  <w:b/>
                  <w:sz w:val="24"/>
                  <w:szCs w:val="28"/>
                  <w:lang w:eastAsia="ru-RU"/>
                </w:rPr>
                <w:delText>РТУ МИРЭА</w:delText>
              </w:r>
            </w:del>
          </w:p>
        </w:tc>
      </w:tr>
    </w:tbl>
    <w:p w14:paraId="30E6CC25" w14:textId="37BF0EEB" w:rsidR="00AD6F69" w:rsidRPr="00F13D22" w:rsidDel="00F11CA4" w:rsidRDefault="00AD6F69" w:rsidP="00AD6F69">
      <w:pPr>
        <w:spacing w:after="0" w:line="240" w:lineRule="auto"/>
        <w:jc w:val="center"/>
        <w:rPr>
          <w:del w:id="89" w:author="Борис Гогинян" w:date="2020-05-24T13:26:00Z"/>
          <w:rFonts w:ascii="Times New Roman" w:eastAsia="Times New Roman" w:hAnsi="Times New Roman" w:cs="Times New Roman"/>
          <w:sz w:val="24"/>
          <w:szCs w:val="28"/>
          <w:lang w:eastAsia="ru-RU"/>
        </w:rPr>
      </w:pPr>
      <w:del w:id="90" w:author="Борис Гогинян" w:date="2020-05-24T13:26:00Z">
        <w:r w:rsidRPr="00F11CA4" w:rsidDel="00F11CA4">
          <w:rPr>
            <w:rFonts w:ascii="Times New Roman" w:eastAsia="Times New Roman" w:hAnsi="Times New Roman" w:cs="Times New Roman"/>
            <w:b/>
            <w:sz w:val="24"/>
            <w:szCs w:val="28"/>
            <w:lang w:eastAsia="ru-RU"/>
          </w:rPr>
          <w:delText>Институт кибернетики</w:delText>
        </w:r>
      </w:del>
    </w:p>
    <w:p w14:paraId="213285C7" w14:textId="62241764" w:rsidR="00AD6F69" w:rsidRPr="00AD4BD2" w:rsidDel="00F11CA4" w:rsidRDefault="00AD6F69" w:rsidP="00AD6F69">
      <w:pPr>
        <w:spacing w:after="0" w:line="240" w:lineRule="auto"/>
        <w:jc w:val="center"/>
        <w:rPr>
          <w:del w:id="91" w:author="Борис Гогинян" w:date="2020-05-24T13:26:00Z"/>
          <w:rFonts w:ascii="Times New Roman" w:eastAsia="Times New Roman" w:hAnsi="Times New Roman" w:cs="Times New Roman"/>
          <w:b/>
          <w:sz w:val="24"/>
          <w:szCs w:val="28"/>
          <w:lang w:eastAsia="ru-RU"/>
        </w:rPr>
      </w:pPr>
      <w:del w:id="92" w:author="Борис Гогинян" w:date="2020-05-24T13:26:00Z">
        <w:r w:rsidRPr="00AD4BD2" w:rsidDel="00F11CA4">
          <w:rPr>
            <w:rFonts w:ascii="Times New Roman" w:eastAsia="Times New Roman" w:hAnsi="Times New Roman" w:cs="Times New Roman"/>
            <w:b/>
            <w:sz w:val="24"/>
            <w:szCs w:val="28"/>
            <w:lang w:eastAsia="ru-RU"/>
          </w:rPr>
          <w:delText>Кафедра высшей математики</w:delText>
        </w:r>
      </w:del>
    </w:p>
    <w:p w14:paraId="2A42F112" w14:textId="1DA246E6" w:rsidR="00AD6F69" w:rsidRPr="00AD4BD2" w:rsidDel="00F11CA4" w:rsidRDefault="00AD6F69" w:rsidP="00AD6F69">
      <w:pPr>
        <w:spacing w:after="0" w:line="240" w:lineRule="auto"/>
        <w:jc w:val="center"/>
        <w:rPr>
          <w:del w:id="93" w:author="Борис Гогинян" w:date="2020-05-24T13:26:00Z"/>
          <w:rFonts w:ascii="Times New Roman" w:eastAsia="Times New Roman" w:hAnsi="Times New Roman" w:cs="Times New Roman"/>
          <w:b/>
          <w:sz w:val="24"/>
          <w:szCs w:val="28"/>
          <w:lang w:eastAsia="ru-RU"/>
        </w:rPr>
      </w:pPr>
    </w:p>
    <w:p w14:paraId="652707D8" w14:textId="67A5A451" w:rsidR="00AD6F69" w:rsidRPr="00AD4BD2" w:rsidDel="00F11CA4" w:rsidRDefault="00AD6F69" w:rsidP="00AD6F69">
      <w:pPr>
        <w:spacing w:after="0" w:line="240" w:lineRule="auto"/>
        <w:jc w:val="center"/>
        <w:rPr>
          <w:del w:id="94" w:author="Борис Гогинян" w:date="2020-05-24T13:26:00Z"/>
          <w:rFonts w:ascii="Times New Roman" w:eastAsia="Times New Roman" w:hAnsi="Times New Roman" w:cs="Times New Roman"/>
          <w:sz w:val="24"/>
          <w:szCs w:val="28"/>
          <w:lang w:eastAsia="ru-RU"/>
        </w:rPr>
      </w:pPr>
      <w:del w:id="95" w:author="Борис Гогинян" w:date="2020-05-24T13:26:00Z">
        <w:r w:rsidRPr="00AD4BD2" w:rsidDel="00F11CA4">
          <w:rPr>
            <w:rFonts w:ascii="Times New Roman" w:eastAsia="Times New Roman" w:hAnsi="Times New Roman" w:cs="Times New Roman"/>
            <w:b/>
            <w:sz w:val="24"/>
            <w:szCs w:val="28"/>
            <w:lang w:eastAsia="ru-RU"/>
          </w:rPr>
          <w:delText xml:space="preserve">ОТЧЁТ ПО </w:delText>
        </w:r>
        <w:r w:rsidRPr="00AD4BD2" w:rsidDel="00F11CA4">
          <w:rPr>
            <w:rFonts w:ascii="Times New Roman" w:eastAsia="Times New Roman" w:hAnsi="Times New Roman" w:cs="Times New Roman"/>
            <w:sz w:val="24"/>
            <w:szCs w:val="28"/>
            <w:lang w:eastAsia="ru-RU"/>
          </w:rPr>
          <w:delText>Преддипломной практике</w:delText>
        </w:r>
      </w:del>
    </w:p>
    <w:p w14:paraId="2564CE2D" w14:textId="589D98AE" w:rsidR="00AD6F69" w:rsidRPr="00AD4BD2" w:rsidDel="00F11CA4" w:rsidRDefault="00AD6F69" w:rsidP="00AD6F69">
      <w:pPr>
        <w:spacing w:after="0" w:line="240" w:lineRule="auto"/>
        <w:ind w:firstLine="400"/>
        <w:jc w:val="both"/>
        <w:rPr>
          <w:del w:id="96" w:author="Борис Гогинян" w:date="2020-05-24T13:26:00Z"/>
          <w:rFonts w:ascii="Times New Roman" w:eastAsia="Times New Roman" w:hAnsi="Times New Roman" w:cs="Times New Roman"/>
          <w:b/>
          <w:sz w:val="24"/>
          <w:szCs w:val="28"/>
          <w:lang w:eastAsia="ru-RU"/>
        </w:rPr>
      </w:pPr>
    </w:p>
    <w:p w14:paraId="27464C9F" w14:textId="30F74293" w:rsidR="00AD6F69" w:rsidRPr="00AD4BD2" w:rsidDel="00F11CA4" w:rsidRDefault="00AD6F69" w:rsidP="00AD6F69">
      <w:pPr>
        <w:spacing w:after="0" w:line="240" w:lineRule="auto"/>
        <w:ind w:firstLine="400"/>
        <w:jc w:val="both"/>
        <w:rPr>
          <w:del w:id="97" w:author="Борис Гогинян" w:date="2020-05-24T13:26:00Z"/>
          <w:rFonts w:ascii="Times New Roman" w:eastAsia="Times New Roman" w:hAnsi="Times New Roman" w:cs="Times New Roman"/>
          <w:b/>
          <w:sz w:val="24"/>
          <w:szCs w:val="28"/>
          <w:lang w:eastAsia="ru-RU"/>
        </w:rPr>
      </w:pPr>
    </w:p>
    <w:p w14:paraId="4EF6330C" w14:textId="1DAD40B3" w:rsidR="00AD6F69" w:rsidRPr="00AD4BD2" w:rsidDel="00F11CA4" w:rsidRDefault="00AD6F69" w:rsidP="00AD6F69">
      <w:pPr>
        <w:spacing w:after="0" w:line="240" w:lineRule="auto"/>
        <w:ind w:firstLine="400"/>
        <w:jc w:val="center"/>
        <w:rPr>
          <w:del w:id="98" w:author="Борис Гогинян" w:date="2020-05-24T13:26:00Z"/>
          <w:rFonts w:ascii="Times New Roman" w:hAnsi="Times New Roman" w:cs="Times New Roman"/>
          <w:sz w:val="24"/>
          <w:szCs w:val="28"/>
        </w:rPr>
      </w:pPr>
      <w:del w:id="99" w:author="Борис Гогинян" w:date="2020-05-24T13:26:00Z">
        <w:r w:rsidRPr="00AD4BD2" w:rsidDel="00F11CA4">
          <w:rPr>
            <w:rFonts w:ascii="Times New Roman" w:eastAsia="Times New Roman" w:hAnsi="Times New Roman" w:cs="Times New Roman"/>
            <w:b/>
            <w:sz w:val="24"/>
            <w:szCs w:val="28"/>
            <w:lang w:eastAsia="ru-RU"/>
          </w:rPr>
          <w:delText>Тема практики:</w:delText>
        </w:r>
        <w:r w:rsidRPr="00AD4BD2" w:rsidDel="00F11CA4">
          <w:rPr>
            <w:rFonts w:ascii="Times New Roman" w:hAnsi="Times New Roman" w:cs="Times New Roman"/>
            <w:sz w:val="24"/>
            <w:szCs w:val="28"/>
          </w:rPr>
          <w:delText xml:space="preserve"> </w:delText>
        </w:r>
        <w:r w:rsidRPr="00AD4BD2" w:rsidDel="00F11CA4">
          <w:rPr>
            <w:rFonts w:ascii="Times New Roman" w:hAnsi="Times New Roman" w:cs="Times New Roman"/>
            <w:snapToGrid w:val="0"/>
            <w:sz w:val="24"/>
            <w:szCs w:val="28"/>
          </w:rPr>
          <w:delText>Современные методы растеризации трехмерных сцен</w:delText>
        </w:r>
      </w:del>
    </w:p>
    <w:p w14:paraId="5611318B" w14:textId="1A97C72E" w:rsidR="00AD6F69" w:rsidRPr="00AD4BD2" w:rsidDel="00F11CA4" w:rsidRDefault="00AD6F69" w:rsidP="00AD6F69">
      <w:pPr>
        <w:spacing w:after="0" w:line="240" w:lineRule="auto"/>
        <w:ind w:firstLine="400"/>
        <w:jc w:val="center"/>
        <w:rPr>
          <w:del w:id="100" w:author="Борис Гогинян" w:date="2020-05-24T13:26:00Z"/>
          <w:rFonts w:ascii="Times New Roman" w:eastAsia="Times New Roman" w:hAnsi="Times New Roman" w:cs="Times New Roman"/>
          <w:sz w:val="24"/>
          <w:szCs w:val="28"/>
          <w:lang w:eastAsia="ru-RU"/>
        </w:rPr>
      </w:pPr>
    </w:p>
    <w:p w14:paraId="6CA687B2" w14:textId="44455E2D" w:rsidR="00AD6F69" w:rsidRPr="00AD4BD2" w:rsidDel="00F11CA4" w:rsidRDefault="00AD6F69">
      <w:pPr>
        <w:spacing w:after="0" w:line="240" w:lineRule="auto"/>
        <w:jc w:val="both"/>
        <w:rPr>
          <w:del w:id="101" w:author="Борис Гогинян" w:date="2020-05-24T13:26:00Z"/>
          <w:rFonts w:ascii="Times New Roman" w:eastAsia="Times New Roman" w:hAnsi="Times New Roman" w:cs="Times New Roman"/>
          <w:sz w:val="24"/>
          <w:szCs w:val="28"/>
          <w:lang w:eastAsia="ru-RU"/>
        </w:rPr>
        <w:pPrChange w:id="102" w:author="Борис Гогинян" w:date="2020-05-22T22:36:00Z">
          <w:pPr>
            <w:spacing w:after="0" w:line="240" w:lineRule="auto"/>
            <w:ind w:hanging="142"/>
            <w:jc w:val="both"/>
          </w:pPr>
        </w:pPrChange>
      </w:pPr>
      <w:del w:id="103" w:author="Борис Гогинян" w:date="2020-05-24T13:26:00Z">
        <w:r w:rsidRPr="00AD4BD2" w:rsidDel="00F11CA4">
          <w:rPr>
            <w:rFonts w:ascii="Times New Roman" w:eastAsia="Times New Roman" w:hAnsi="Times New Roman" w:cs="Times New Roman"/>
            <w:sz w:val="24"/>
            <w:szCs w:val="28"/>
            <w:lang w:eastAsia="ru-RU"/>
          </w:rPr>
          <w:delText xml:space="preserve">приказ университета о направлении на практику </w:delText>
        </w:r>
      </w:del>
    </w:p>
    <w:p w14:paraId="4BB0AE93" w14:textId="29EBD097" w:rsidR="00AD6F69" w:rsidRPr="00AD4BD2" w:rsidDel="00F11CA4" w:rsidRDefault="00AD6F69">
      <w:pPr>
        <w:spacing w:after="0" w:line="240" w:lineRule="auto"/>
        <w:jc w:val="both"/>
        <w:rPr>
          <w:del w:id="104" w:author="Борис Гогинян" w:date="2020-05-24T13:26:00Z"/>
          <w:rFonts w:ascii="Times New Roman" w:eastAsia="Times New Roman" w:hAnsi="Times New Roman" w:cs="Times New Roman"/>
          <w:sz w:val="24"/>
          <w:szCs w:val="28"/>
          <w:lang w:eastAsia="ru-RU"/>
        </w:rPr>
        <w:pPrChange w:id="105" w:author="Борис Гогинян" w:date="2020-05-22T22:36:00Z">
          <w:pPr>
            <w:spacing w:after="0" w:line="240" w:lineRule="auto"/>
            <w:ind w:hanging="142"/>
            <w:jc w:val="both"/>
          </w:pPr>
        </w:pPrChange>
      </w:pPr>
      <w:del w:id="106" w:author="Борис Гогинян" w:date="2020-05-24T13:26:00Z">
        <w:r w:rsidRPr="00AD4BD2" w:rsidDel="00F11CA4">
          <w:rPr>
            <w:rFonts w:ascii="Times New Roman" w:hAnsi="Times New Roman" w:cs="Times New Roman"/>
            <w:sz w:val="24"/>
            <w:szCs w:val="28"/>
          </w:rPr>
          <w:delText>1926 – С от 27.04.2020 г.</w:delText>
        </w:r>
      </w:del>
    </w:p>
    <w:p w14:paraId="5426216E" w14:textId="56ADFC3B" w:rsidR="00AD6F69" w:rsidRPr="00AD4BD2" w:rsidDel="00F11CA4" w:rsidRDefault="00AD6F69" w:rsidP="00AD6F69">
      <w:pPr>
        <w:spacing w:after="0" w:line="240" w:lineRule="auto"/>
        <w:ind w:hanging="142"/>
        <w:jc w:val="both"/>
        <w:rPr>
          <w:del w:id="107" w:author="Борис Гогинян" w:date="2020-05-24T13:26:00Z"/>
          <w:rFonts w:ascii="Times New Roman" w:eastAsia="Times New Roman" w:hAnsi="Times New Roman" w:cs="Times New Roman"/>
          <w:sz w:val="24"/>
          <w:szCs w:val="28"/>
          <w:lang w:eastAsia="ru-RU"/>
        </w:rPr>
      </w:pPr>
    </w:p>
    <w:p w14:paraId="298FD3AF" w14:textId="6BB2594B" w:rsidR="00AD6F69" w:rsidRPr="00AD4BD2" w:rsidDel="00F11CA4" w:rsidRDefault="00AD6F69" w:rsidP="00B06873">
      <w:pPr>
        <w:spacing w:after="0" w:line="240" w:lineRule="auto"/>
        <w:jc w:val="both"/>
        <w:rPr>
          <w:del w:id="108" w:author="Борис Гогинян" w:date="2020-05-24T13:26:00Z"/>
          <w:rFonts w:ascii="Times New Roman" w:eastAsia="Times New Roman" w:hAnsi="Times New Roman" w:cs="Times New Roman"/>
          <w:sz w:val="24"/>
          <w:szCs w:val="28"/>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AD6F69" w:rsidRPr="00B12333" w:rsidDel="00F11CA4" w14:paraId="34A9C24F" w14:textId="2757D5D2" w:rsidTr="00FB1DC8">
        <w:trPr>
          <w:del w:id="109" w:author="Борис Гогинян" w:date="2020-05-24T13:26:00Z"/>
        </w:trPr>
        <w:tc>
          <w:tcPr>
            <w:tcW w:w="3115" w:type="dxa"/>
          </w:tcPr>
          <w:p w14:paraId="0DB8BB64" w14:textId="2C1C09F2" w:rsidR="00AD6F69" w:rsidRPr="00AD4BD2" w:rsidDel="00F11CA4" w:rsidRDefault="00AD6F69" w:rsidP="00FB1DC8">
            <w:pPr>
              <w:jc w:val="both"/>
              <w:rPr>
                <w:del w:id="110" w:author="Борис Гогинян" w:date="2020-05-24T13:26:00Z"/>
                <w:rFonts w:ascii="Times New Roman" w:eastAsia="Times New Roman" w:hAnsi="Times New Roman" w:cs="Times New Roman"/>
                <w:sz w:val="24"/>
                <w:szCs w:val="28"/>
                <w:lang w:eastAsia="ru-RU"/>
              </w:rPr>
            </w:pPr>
            <w:del w:id="111" w:author="Борис Гогинян" w:date="2020-05-24T13:26:00Z">
              <w:r w:rsidRPr="00AD4BD2" w:rsidDel="00F11CA4">
                <w:rPr>
                  <w:rFonts w:ascii="Times New Roman" w:eastAsia="Times New Roman" w:hAnsi="Times New Roman" w:cs="Times New Roman"/>
                  <w:sz w:val="24"/>
                  <w:szCs w:val="28"/>
                  <w:lang w:eastAsia="ru-RU"/>
                </w:rPr>
                <w:delText>Отчет представлен к рассмотрению:</w:delText>
              </w:r>
            </w:del>
          </w:p>
        </w:tc>
        <w:tc>
          <w:tcPr>
            <w:tcW w:w="3115" w:type="dxa"/>
          </w:tcPr>
          <w:p w14:paraId="02F9A481" w14:textId="4AB649CD" w:rsidR="00AD6F69" w:rsidRPr="00AD4BD2" w:rsidDel="00F11CA4" w:rsidRDefault="00AD6F69" w:rsidP="00FB1DC8">
            <w:pPr>
              <w:jc w:val="center"/>
              <w:rPr>
                <w:del w:id="112"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3E288CAE" w14:textId="4E3A22DA" w:rsidR="00AD6F69" w:rsidRPr="00AD4BD2" w:rsidDel="00F11CA4" w:rsidRDefault="00AD6F69" w:rsidP="00FB1DC8">
            <w:pPr>
              <w:jc w:val="center"/>
              <w:rPr>
                <w:del w:id="113" w:author="Борис Гогинян" w:date="2020-05-24T13:26:00Z"/>
                <w:rFonts w:ascii="Times New Roman" w:eastAsia="Times New Roman" w:hAnsi="Times New Roman" w:cs="Times New Roman"/>
                <w:sz w:val="24"/>
                <w:szCs w:val="28"/>
                <w:lang w:eastAsia="ru-RU"/>
              </w:rPr>
            </w:pPr>
          </w:p>
        </w:tc>
      </w:tr>
      <w:tr w:rsidR="00AD6F69" w:rsidRPr="00B12333" w:rsidDel="00F11CA4" w14:paraId="27728960" w14:textId="54D0B798" w:rsidTr="00FB1DC8">
        <w:trPr>
          <w:trHeight w:val="689"/>
          <w:del w:id="114" w:author="Борис Гогинян" w:date="2020-05-24T13:26:00Z"/>
        </w:trPr>
        <w:tc>
          <w:tcPr>
            <w:tcW w:w="3115" w:type="dxa"/>
          </w:tcPr>
          <w:p w14:paraId="6F902C09" w14:textId="282C4967" w:rsidR="00AD6F69" w:rsidRPr="00AD4BD2" w:rsidDel="00F11CA4" w:rsidRDefault="00AD6F69" w:rsidP="00FB1DC8">
            <w:pPr>
              <w:jc w:val="both"/>
              <w:rPr>
                <w:del w:id="115" w:author="Борис Гогинян" w:date="2020-05-24T13:26:00Z"/>
                <w:rFonts w:ascii="Times New Roman" w:eastAsia="Times New Roman" w:hAnsi="Times New Roman" w:cs="Times New Roman"/>
                <w:color w:val="000000" w:themeColor="text1"/>
                <w:sz w:val="24"/>
                <w:szCs w:val="28"/>
                <w:lang w:eastAsia="ru-RU"/>
              </w:rPr>
            </w:pPr>
            <w:del w:id="116" w:author="Борис Гогинян" w:date="2020-05-24T13:26:00Z">
              <w:r w:rsidRPr="00F11CA4" w:rsidDel="00F11CA4">
                <w:rPr>
                  <w:rFonts w:ascii="Times New Roman" w:eastAsia="Times New Roman" w:hAnsi="Times New Roman" w:cs="Times New Roman"/>
                  <w:color w:val="000000" w:themeColor="text1"/>
                  <w:sz w:val="24"/>
                  <w:szCs w:val="28"/>
                  <w:lang w:eastAsia="ru-RU"/>
                </w:rPr>
                <w:delText>Студент  группы</w:delText>
              </w:r>
              <w:r w:rsidRPr="00F13D22" w:rsidDel="00F11CA4">
                <w:rPr>
                  <w:rFonts w:ascii="Times New Roman" w:eastAsia="Times New Roman" w:hAnsi="Times New Roman" w:cs="Times New Roman"/>
                  <w:color w:val="000000" w:themeColor="text1"/>
                  <w:sz w:val="24"/>
                  <w:szCs w:val="28"/>
                  <w:lang w:val="en-US" w:eastAsia="ru-RU"/>
                </w:rPr>
                <w:delText xml:space="preserve"> </w:delText>
              </w:r>
              <w:r w:rsidRPr="00F13D22" w:rsidDel="00F11CA4">
                <w:rPr>
                  <w:rFonts w:ascii="Times New Roman" w:eastAsia="Times New Roman" w:hAnsi="Times New Roman" w:cs="Times New Roman"/>
                  <w:color w:val="000000" w:themeColor="text1"/>
                  <w:sz w:val="24"/>
                  <w:szCs w:val="28"/>
                  <w:lang w:eastAsia="ru-RU"/>
                </w:rPr>
                <w:delText>КМБО-03-16</w:delText>
              </w:r>
            </w:del>
          </w:p>
        </w:tc>
        <w:tc>
          <w:tcPr>
            <w:tcW w:w="3115" w:type="dxa"/>
          </w:tcPr>
          <w:p w14:paraId="08F63F39" w14:textId="57F22D46" w:rsidR="00AD6F69" w:rsidRPr="00AD4BD2" w:rsidDel="00F11CA4" w:rsidRDefault="00AD6F69" w:rsidP="00FB1DC8">
            <w:pPr>
              <w:jc w:val="center"/>
              <w:rPr>
                <w:del w:id="117" w:author="Борис Гогинян" w:date="2020-05-24T13:26:00Z"/>
                <w:rFonts w:ascii="Times New Roman" w:eastAsia="Times New Roman" w:hAnsi="Times New Roman" w:cs="Times New Roman"/>
                <w:sz w:val="24"/>
                <w:szCs w:val="28"/>
                <w:lang w:eastAsia="ru-RU"/>
              </w:rPr>
            </w:pPr>
            <w:del w:id="118" w:author="Борис Гогинян" w:date="2020-05-24T13:26:00Z">
              <w:r w:rsidRPr="00AD4BD2" w:rsidDel="00F11CA4">
                <w:rPr>
                  <w:rFonts w:ascii="Times New Roman" w:eastAsia="Times New Roman" w:hAnsi="Times New Roman" w:cs="Times New Roman"/>
                  <w:sz w:val="24"/>
                  <w:szCs w:val="28"/>
                  <w:lang w:eastAsia="ru-RU"/>
                </w:rPr>
                <w:delText>_____________</w:delText>
              </w:r>
            </w:del>
          </w:p>
        </w:tc>
        <w:tc>
          <w:tcPr>
            <w:tcW w:w="3115" w:type="dxa"/>
            <w:vAlign w:val="bottom"/>
          </w:tcPr>
          <w:p w14:paraId="69E41B30" w14:textId="54615E2B" w:rsidR="00AD6F69" w:rsidRPr="00AD4BD2" w:rsidDel="00F11CA4" w:rsidRDefault="00AD6F69" w:rsidP="00FB1DC8">
            <w:pPr>
              <w:pBdr>
                <w:bottom w:val="single" w:sz="12" w:space="1" w:color="auto"/>
              </w:pBdr>
              <w:jc w:val="center"/>
              <w:rPr>
                <w:del w:id="119" w:author="Борис Гогинян" w:date="2020-05-24T13:26:00Z"/>
                <w:rFonts w:ascii="Times New Roman" w:eastAsia="Times New Roman" w:hAnsi="Times New Roman" w:cs="Times New Roman"/>
                <w:sz w:val="24"/>
                <w:szCs w:val="28"/>
                <w:lang w:eastAsia="ru-RU"/>
              </w:rPr>
            </w:pPr>
            <w:del w:id="120" w:author="Борис Гогинян" w:date="2020-05-24T13:26:00Z">
              <w:r w:rsidRPr="00AD4BD2" w:rsidDel="00F11CA4">
                <w:rPr>
                  <w:rFonts w:ascii="Times New Roman" w:eastAsia="Times New Roman" w:hAnsi="Times New Roman" w:cs="Times New Roman"/>
                  <w:sz w:val="24"/>
                  <w:szCs w:val="28"/>
                  <w:lang w:eastAsia="ru-RU"/>
                </w:rPr>
                <w:delText>Гогинян Б.А.</w:delText>
              </w:r>
            </w:del>
          </w:p>
          <w:p w14:paraId="6EF3E417" w14:textId="15FB77E6" w:rsidR="00AD6F69" w:rsidRPr="00AD4BD2" w:rsidDel="00F11CA4" w:rsidRDefault="00AD6F69" w:rsidP="00FB1DC8">
            <w:pPr>
              <w:jc w:val="center"/>
              <w:rPr>
                <w:del w:id="121" w:author="Борис Гогинян" w:date="2020-05-24T13:26:00Z"/>
                <w:rFonts w:ascii="Times New Roman" w:eastAsia="Times New Roman" w:hAnsi="Times New Roman" w:cs="Times New Roman"/>
                <w:sz w:val="24"/>
                <w:szCs w:val="28"/>
                <w:lang w:eastAsia="ru-RU"/>
              </w:rPr>
            </w:pPr>
            <w:del w:id="122" w:author="Борис Гогинян" w:date="2020-05-24T13:26:00Z">
              <w:r w:rsidRPr="00AD4BD2" w:rsidDel="00F11CA4">
                <w:rPr>
                  <w:rFonts w:ascii="Times New Roman" w:eastAsia="Times New Roman" w:hAnsi="Times New Roman" w:cs="Times New Roman"/>
                  <w:sz w:val="24"/>
                  <w:szCs w:val="28"/>
                  <w:lang w:eastAsia="ru-RU"/>
                </w:rPr>
                <w:delText>(расшифровка подписи)</w:delText>
              </w:r>
            </w:del>
          </w:p>
          <w:p w14:paraId="1D823687" w14:textId="2F792016" w:rsidR="00AD6F69" w:rsidRPr="00AD4BD2" w:rsidDel="00F11CA4" w:rsidRDefault="00AD6F69" w:rsidP="00FB1DC8">
            <w:pPr>
              <w:jc w:val="center"/>
              <w:rPr>
                <w:del w:id="123" w:author="Борис Гогинян" w:date="2020-05-24T13:26:00Z"/>
                <w:rFonts w:ascii="Times New Roman" w:eastAsia="Times New Roman" w:hAnsi="Times New Roman" w:cs="Times New Roman"/>
                <w:sz w:val="24"/>
                <w:szCs w:val="28"/>
                <w:lang w:eastAsia="ru-RU"/>
              </w:rPr>
            </w:pPr>
            <w:del w:id="124" w:author="Борис Гогинян" w:date="2020-05-24T13:26:00Z">
              <w:r w:rsidRPr="00AD4BD2" w:rsidDel="00F11CA4">
                <w:rPr>
                  <w:rFonts w:ascii="Times New Roman" w:eastAsia="Times New Roman" w:hAnsi="Times New Roman" w:cs="Times New Roman"/>
                  <w:sz w:val="24"/>
                  <w:szCs w:val="28"/>
                  <w:lang w:eastAsia="ru-RU"/>
                </w:rPr>
                <w:delText>«__» ______ 2020г.</w:delText>
              </w:r>
            </w:del>
          </w:p>
        </w:tc>
      </w:tr>
      <w:tr w:rsidR="00AD6F69" w:rsidRPr="00B12333" w:rsidDel="00F11CA4" w14:paraId="202214A8" w14:textId="101EACA3" w:rsidTr="00FB1DC8">
        <w:trPr>
          <w:trHeight w:val="106"/>
          <w:del w:id="125" w:author="Борис Гогинян" w:date="2020-05-24T13:26:00Z"/>
        </w:trPr>
        <w:tc>
          <w:tcPr>
            <w:tcW w:w="3115" w:type="dxa"/>
          </w:tcPr>
          <w:p w14:paraId="700CE16B" w14:textId="6620269F" w:rsidR="00AD6F69" w:rsidRPr="00F11CA4" w:rsidDel="00F11CA4" w:rsidRDefault="00AD6F69" w:rsidP="00FB1DC8">
            <w:pPr>
              <w:jc w:val="both"/>
              <w:rPr>
                <w:del w:id="126" w:author="Борис Гогинян" w:date="2020-05-24T13:26:00Z"/>
                <w:rFonts w:ascii="Times New Roman" w:eastAsia="Times New Roman" w:hAnsi="Times New Roman" w:cs="Times New Roman"/>
                <w:sz w:val="24"/>
                <w:szCs w:val="28"/>
                <w:lang w:eastAsia="ru-RU"/>
              </w:rPr>
            </w:pPr>
          </w:p>
        </w:tc>
        <w:tc>
          <w:tcPr>
            <w:tcW w:w="3115" w:type="dxa"/>
          </w:tcPr>
          <w:p w14:paraId="3930B2E4" w14:textId="7A768AE2" w:rsidR="00AD6F69" w:rsidRPr="00F13D22" w:rsidDel="00F11CA4" w:rsidRDefault="00AD6F69" w:rsidP="00FB1DC8">
            <w:pPr>
              <w:jc w:val="center"/>
              <w:rPr>
                <w:del w:id="127"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1C4BB9C2" w14:textId="30BAFA3C" w:rsidR="00AD6F69" w:rsidRPr="00AD4BD2" w:rsidDel="00F11CA4" w:rsidRDefault="00AD6F69" w:rsidP="00FB1DC8">
            <w:pPr>
              <w:jc w:val="both"/>
              <w:rPr>
                <w:del w:id="128" w:author="Борис Гогинян" w:date="2020-05-24T13:26:00Z"/>
                <w:rFonts w:ascii="Times New Roman" w:eastAsia="Times New Roman" w:hAnsi="Times New Roman" w:cs="Times New Roman"/>
                <w:sz w:val="24"/>
                <w:szCs w:val="28"/>
                <w:lang w:eastAsia="ru-RU"/>
              </w:rPr>
            </w:pPr>
          </w:p>
        </w:tc>
      </w:tr>
      <w:tr w:rsidR="00AD6F69" w:rsidRPr="00B12333" w:rsidDel="00F11CA4" w14:paraId="220AEB78" w14:textId="4E17292A" w:rsidTr="00FB1DC8">
        <w:trPr>
          <w:del w:id="129" w:author="Борис Гогинян" w:date="2020-05-24T13:26:00Z"/>
        </w:trPr>
        <w:tc>
          <w:tcPr>
            <w:tcW w:w="3115" w:type="dxa"/>
          </w:tcPr>
          <w:p w14:paraId="567F27F4" w14:textId="1BC2A07C" w:rsidR="00AD6F69" w:rsidRPr="00F13D22" w:rsidDel="00F11CA4" w:rsidRDefault="00AD6F69" w:rsidP="00FB1DC8">
            <w:pPr>
              <w:jc w:val="both"/>
              <w:rPr>
                <w:del w:id="130" w:author="Борис Гогинян" w:date="2020-05-24T13:26:00Z"/>
                <w:rFonts w:ascii="Times New Roman" w:eastAsia="Times New Roman" w:hAnsi="Times New Roman" w:cs="Times New Roman"/>
                <w:sz w:val="24"/>
                <w:szCs w:val="28"/>
                <w:lang w:eastAsia="ru-RU"/>
              </w:rPr>
            </w:pPr>
            <w:del w:id="131" w:author="Борис Гогинян" w:date="2020-05-24T13:26:00Z">
              <w:r w:rsidRPr="00F11CA4" w:rsidDel="00F11CA4">
                <w:rPr>
                  <w:rFonts w:ascii="Times New Roman" w:eastAsia="Times New Roman" w:hAnsi="Times New Roman" w:cs="Times New Roman"/>
                  <w:sz w:val="24"/>
                  <w:szCs w:val="28"/>
                  <w:lang w:eastAsia="ru-RU"/>
                </w:rPr>
                <w:delText>Отчет утвержден.</w:delText>
              </w:r>
            </w:del>
          </w:p>
        </w:tc>
        <w:tc>
          <w:tcPr>
            <w:tcW w:w="3115" w:type="dxa"/>
          </w:tcPr>
          <w:p w14:paraId="672C9AF3" w14:textId="14936BE6" w:rsidR="00AD6F69" w:rsidRPr="00AD4BD2" w:rsidDel="00F11CA4" w:rsidRDefault="00AD6F69" w:rsidP="00FB1DC8">
            <w:pPr>
              <w:jc w:val="center"/>
              <w:rPr>
                <w:del w:id="132"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354137EA" w14:textId="769F0887" w:rsidR="00AD6F69" w:rsidRPr="00AD4BD2" w:rsidDel="00F11CA4" w:rsidRDefault="00AD6F69" w:rsidP="00FB1DC8">
            <w:pPr>
              <w:jc w:val="both"/>
              <w:rPr>
                <w:del w:id="133" w:author="Борис Гогинян" w:date="2020-05-24T13:26:00Z"/>
                <w:rFonts w:ascii="Times New Roman" w:eastAsia="Times New Roman" w:hAnsi="Times New Roman" w:cs="Times New Roman"/>
                <w:sz w:val="24"/>
                <w:szCs w:val="28"/>
                <w:lang w:eastAsia="ru-RU"/>
              </w:rPr>
            </w:pPr>
          </w:p>
        </w:tc>
      </w:tr>
      <w:tr w:rsidR="00AD6F69" w:rsidRPr="00B12333" w:rsidDel="00F11CA4" w14:paraId="3E735C88" w14:textId="7F4C2EAC" w:rsidTr="00FB1DC8">
        <w:trPr>
          <w:del w:id="134" w:author="Борис Гогинян" w:date="2020-05-24T13:26:00Z"/>
        </w:trPr>
        <w:tc>
          <w:tcPr>
            <w:tcW w:w="3115" w:type="dxa"/>
          </w:tcPr>
          <w:p w14:paraId="17F81DCF" w14:textId="49C62971" w:rsidR="00AD6F69" w:rsidRPr="00F13D22" w:rsidDel="00F11CA4" w:rsidRDefault="00AD6F69" w:rsidP="00FB1DC8">
            <w:pPr>
              <w:jc w:val="both"/>
              <w:rPr>
                <w:del w:id="135" w:author="Борис Гогинян" w:date="2020-05-24T13:26:00Z"/>
                <w:rFonts w:ascii="Times New Roman" w:eastAsia="Times New Roman" w:hAnsi="Times New Roman" w:cs="Times New Roman"/>
                <w:sz w:val="24"/>
                <w:szCs w:val="28"/>
                <w:lang w:eastAsia="ru-RU"/>
              </w:rPr>
            </w:pPr>
            <w:del w:id="136" w:author="Борис Гогинян" w:date="2020-05-24T13:26:00Z">
              <w:r w:rsidRPr="00F11CA4" w:rsidDel="00F11CA4">
                <w:rPr>
                  <w:rFonts w:ascii="Times New Roman" w:eastAsia="Times New Roman" w:hAnsi="Times New Roman" w:cs="Times New Roman"/>
                  <w:sz w:val="24"/>
                  <w:szCs w:val="28"/>
                  <w:lang w:eastAsia="ru-RU"/>
                </w:rPr>
                <w:delText>Допущен к защите:</w:delText>
              </w:r>
            </w:del>
          </w:p>
        </w:tc>
        <w:tc>
          <w:tcPr>
            <w:tcW w:w="3115" w:type="dxa"/>
          </w:tcPr>
          <w:p w14:paraId="249C3F0E" w14:textId="5230B7A1" w:rsidR="00AD6F69" w:rsidRPr="00AD4BD2" w:rsidDel="00F11CA4" w:rsidRDefault="00AD6F69" w:rsidP="00FB1DC8">
            <w:pPr>
              <w:jc w:val="center"/>
              <w:rPr>
                <w:del w:id="137"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192BC00C" w14:textId="320184B0" w:rsidR="00AD6F69" w:rsidRPr="00AD4BD2" w:rsidDel="00F11CA4" w:rsidRDefault="00AD6F69" w:rsidP="00FB1DC8">
            <w:pPr>
              <w:jc w:val="both"/>
              <w:rPr>
                <w:del w:id="138" w:author="Борис Гогинян" w:date="2020-05-24T13:26:00Z"/>
                <w:rFonts w:ascii="Times New Roman" w:eastAsia="Times New Roman" w:hAnsi="Times New Roman" w:cs="Times New Roman"/>
                <w:sz w:val="24"/>
                <w:szCs w:val="28"/>
                <w:lang w:eastAsia="ru-RU"/>
              </w:rPr>
            </w:pPr>
          </w:p>
        </w:tc>
      </w:tr>
      <w:tr w:rsidR="00AD6F69" w:rsidRPr="00B12333" w:rsidDel="00F11CA4" w14:paraId="5B7CBCBC" w14:textId="2467AB60" w:rsidTr="00FB1DC8">
        <w:trPr>
          <w:del w:id="139" w:author="Борис Гогинян" w:date="2020-05-24T13:26:00Z"/>
        </w:trPr>
        <w:tc>
          <w:tcPr>
            <w:tcW w:w="3115" w:type="dxa"/>
          </w:tcPr>
          <w:p w14:paraId="6AB1B4E1" w14:textId="28A77B6A" w:rsidR="00AD6F69" w:rsidRPr="00F11CA4" w:rsidDel="00F11CA4" w:rsidRDefault="00AD6F69" w:rsidP="00FB1DC8">
            <w:pPr>
              <w:jc w:val="both"/>
              <w:rPr>
                <w:del w:id="140" w:author="Борис Гогинян" w:date="2020-05-24T13:26:00Z"/>
                <w:rFonts w:ascii="Times New Roman" w:eastAsia="Times New Roman" w:hAnsi="Times New Roman" w:cs="Times New Roman"/>
                <w:sz w:val="24"/>
                <w:szCs w:val="28"/>
                <w:lang w:eastAsia="ru-RU"/>
              </w:rPr>
            </w:pPr>
          </w:p>
        </w:tc>
        <w:tc>
          <w:tcPr>
            <w:tcW w:w="3115" w:type="dxa"/>
          </w:tcPr>
          <w:p w14:paraId="3E751606" w14:textId="3C365FF5" w:rsidR="00AD6F69" w:rsidRPr="00F13D22" w:rsidDel="00F11CA4" w:rsidRDefault="00AD6F69" w:rsidP="00FB1DC8">
            <w:pPr>
              <w:jc w:val="center"/>
              <w:rPr>
                <w:del w:id="141"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2CDAA871" w14:textId="0D0C1AAA" w:rsidR="00AD6F69" w:rsidRPr="00AD4BD2" w:rsidDel="00F11CA4" w:rsidRDefault="00AD6F69" w:rsidP="00FB1DC8">
            <w:pPr>
              <w:jc w:val="both"/>
              <w:rPr>
                <w:del w:id="142" w:author="Борис Гогинян" w:date="2020-05-24T13:26:00Z"/>
                <w:rFonts w:ascii="Times New Roman" w:eastAsia="Times New Roman" w:hAnsi="Times New Roman" w:cs="Times New Roman"/>
                <w:sz w:val="24"/>
                <w:szCs w:val="28"/>
                <w:lang w:eastAsia="ru-RU"/>
              </w:rPr>
            </w:pPr>
          </w:p>
        </w:tc>
      </w:tr>
      <w:tr w:rsidR="00AD6F69" w:rsidRPr="00B12333" w:rsidDel="00F11CA4" w14:paraId="6662C4F6" w14:textId="63E157CA" w:rsidTr="00FB1DC8">
        <w:trPr>
          <w:del w:id="143" w:author="Борис Гогинян" w:date="2020-05-24T13:26:00Z"/>
        </w:trPr>
        <w:tc>
          <w:tcPr>
            <w:tcW w:w="3115" w:type="dxa"/>
          </w:tcPr>
          <w:p w14:paraId="5B614F4A" w14:textId="2E12E146" w:rsidR="00AD6F69" w:rsidRPr="00F13D22" w:rsidDel="00F11CA4" w:rsidRDefault="00AD6F69" w:rsidP="00FB1DC8">
            <w:pPr>
              <w:jc w:val="both"/>
              <w:rPr>
                <w:del w:id="144" w:author="Борис Гогинян" w:date="2020-05-24T13:26:00Z"/>
                <w:rFonts w:ascii="Times New Roman" w:eastAsia="Times New Roman" w:hAnsi="Times New Roman" w:cs="Times New Roman"/>
                <w:sz w:val="24"/>
                <w:szCs w:val="28"/>
                <w:lang w:eastAsia="ru-RU"/>
              </w:rPr>
            </w:pPr>
            <w:del w:id="145" w:author="Борис Гогинян" w:date="2020-05-24T13:26:00Z">
              <w:r w:rsidRPr="00F11CA4" w:rsidDel="00F11CA4">
                <w:rPr>
                  <w:rFonts w:ascii="Times New Roman" w:eastAsia="Times New Roman" w:hAnsi="Times New Roman" w:cs="Times New Roman"/>
                  <w:sz w:val="24"/>
                  <w:szCs w:val="28"/>
                  <w:lang w:eastAsia="ru-RU"/>
                </w:rPr>
                <w:delText>Руководитель практики от кафедры</w:delText>
              </w:r>
            </w:del>
          </w:p>
        </w:tc>
        <w:tc>
          <w:tcPr>
            <w:tcW w:w="3115" w:type="dxa"/>
          </w:tcPr>
          <w:p w14:paraId="3F2B9F4D" w14:textId="6146BC75" w:rsidR="00AD6F69" w:rsidRPr="00AD4BD2" w:rsidDel="00F11CA4" w:rsidRDefault="00AD6F69" w:rsidP="00FB1DC8">
            <w:pPr>
              <w:jc w:val="center"/>
              <w:rPr>
                <w:del w:id="146" w:author="Борис Гогинян" w:date="2020-05-24T13:26:00Z"/>
                <w:rFonts w:ascii="Times New Roman" w:eastAsia="Times New Roman" w:hAnsi="Times New Roman" w:cs="Times New Roman"/>
                <w:sz w:val="24"/>
                <w:szCs w:val="28"/>
                <w:lang w:eastAsia="ru-RU"/>
              </w:rPr>
            </w:pPr>
            <w:del w:id="147" w:author="Борис Гогинян" w:date="2020-05-24T13:26:00Z">
              <w:r w:rsidRPr="00AD4BD2" w:rsidDel="00F11CA4">
                <w:rPr>
                  <w:rFonts w:ascii="Times New Roman" w:eastAsia="Times New Roman" w:hAnsi="Times New Roman" w:cs="Times New Roman"/>
                  <w:sz w:val="24"/>
                  <w:szCs w:val="28"/>
                  <w:lang w:eastAsia="ru-RU"/>
                </w:rPr>
                <w:delText>_____________</w:delText>
              </w:r>
            </w:del>
          </w:p>
        </w:tc>
        <w:tc>
          <w:tcPr>
            <w:tcW w:w="3115" w:type="dxa"/>
            <w:vAlign w:val="bottom"/>
          </w:tcPr>
          <w:p w14:paraId="078B2983" w14:textId="589FEE20" w:rsidR="00AD6F69" w:rsidRPr="00AD4BD2" w:rsidDel="00F11CA4" w:rsidRDefault="00AD6F69" w:rsidP="00FB1DC8">
            <w:pPr>
              <w:jc w:val="center"/>
              <w:rPr>
                <w:del w:id="148" w:author="Борис Гогинян" w:date="2020-05-24T13:26:00Z"/>
                <w:rFonts w:ascii="Times New Roman" w:eastAsia="Times New Roman" w:hAnsi="Times New Roman" w:cs="Times New Roman"/>
                <w:sz w:val="24"/>
                <w:szCs w:val="28"/>
                <w:u w:val="single"/>
                <w:lang w:eastAsia="ru-RU"/>
              </w:rPr>
            </w:pPr>
            <w:del w:id="149" w:author="Борис Гогинян" w:date="2020-05-24T13:26:00Z">
              <w:r w:rsidRPr="00AD4BD2" w:rsidDel="00F11CA4">
                <w:rPr>
                  <w:rFonts w:ascii="Times New Roman" w:eastAsia="Times New Roman" w:hAnsi="Times New Roman" w:cs="Times New Roman"/>
                  <w:sz w:val="24"/>
                  <w:szCs w:val="28"/>
                  <w:u w:val="single"/>
                  <w:lang w:eastAsia="ru-RU"/>
                </w:rPr>
                <w:delText xml:space="preserve">Петрусевич Д.А. </w:delText>
              </w:r>
            </w:del>
          </w:p>
          <w:p w14:paraId="00C44695" w14:textId="4C38D447" w:rsidR="00AD6F69" w:rsidRPr="00AD4BD2" w:rsidDel="00F11CA4" w:rsidRDefault="00AD6F69" w:rsidP="00FB1DC8">
            <w:pPr>
              <w:jc w:val="center"/>
              <w:rPr>
                <w:del w:id="150" w:author="Борис Гогинян" w:date="2020-05-24T13:26:00Z"/>
                <w:rFonts w:ascii="Times New Roman" w:eastAsia="Times New Roman" w:hAnsi="Times New Roman" w:cs="Times New Roman"/>
                <w:sz w:val="24"/>
                <w:szCs w:val="28"/>
                <w:lang w:eastAsia="ru-RU"/>
              </w:rPr>
            </w:pPr>
            <w:del w:id="151" w:author="Борис Гогинян" w:date="2020-05-24T13:26:00Z">
              <w:r w:rsidRPr="00AD4BD2" w:rsidDel="00F11CA4">
                <w:rPr>
                  <w:rFonts w:ascii="Times New Roman" w:eastAsia="Times New Roman" w:hAnsi="Times New Roman" w:cs="Times New Roman"/>
                  <w:sz w:val="24"/>
                  <w:szCs w:val="28"/>
                  <w:lang w:eastAsia="ru-RU"/>
                </w:rPr>
                <w:delText xml:space="preserve">(расшифровка подписи) </w:delText>
              </w:r>
            </w:del>
          </w:p>
          <w:p w14:paraId="04D47A41" w14:textId="68B431A4" w:rsidR="00AD6F69" w:rsidRPr="00AD4BD2" w:rsidDel="00F11CA4" w:rsidRDefault="00AD6F69" w:rsidP="00FB1DC8">
            <w:pPr>
              <w:jc w:val="center"/>
              <w:rPr>
                <w:del w:id="152" w:author="Борис Гогинян" w:date="2020-05-24T13:26:00Z"/>
                <w:rFonts w:ascii="Times New Roman" w:eastAsia="Times New Roman" w:hAnsi="Times New Roman" w:cs="Times New Roman"/>
                <w:sz w:val="24"/>
                <w:szCs w:val="28"/>
                <w:lang w:eastAsia="ru-RU"/>
              </w:rPr>
            </w:pPr>
            <w:del w:id="153" w:author="Борис Гогинян" w:date="2020-05-24T13:26:00Z">
              <w:r w:rsidRPr="00AD4BD2" w:rsidDel="00F11CA4">
                <w:rPr>
                  <w:rFonts w:ascii="Times New Roman" w:eastAsia="Times New Roman" w:hAnsi="Times New Roman" w:cs="Times New Roman"/>
                  <w:sz w:val="24"/>
                  <w:szCs w:val="28"/>
                  <w:lang w:eastAsia="ru-RU"/>
                </w:rPr>
                <w:delText>«__» ______ 2020г.</w:delText>
              </w:r>
            </w:del>
          </w:p>
        </w:tc>
      </w:tr>
      <w:tr w:rsidR="00AD6F69" w:rsidRPr="00B12333" w:rsidDel="00F11CA4" w14:paraId="240C30FB" w14:textId="7ADFD5B2" w:rsidTr="00FB1DC8">
        <w:trPr>
          <w:del w:id="154" w:author="Борис Гогинян" w:date="2020-05-24T13:26:00Z"/>
        </w:trPr>
        <w:tc>
          <w:tcPr>
            <w:tcW w:w="3115" w:type="dxa"/>
          </w:tcPr>
          <w:p w14:paraId="762B034A" w14:textId="56F1B9D9" w:rsidR="00AD6F69" w:rsidRPr="00F11CA4" w:rsidDel="00F11CA4" w:rsidRDefault="00AD6F69" w:rsidP="00FB1DC8">
            <w:pPr>
              <w:jc w:val="both"/>
              <w:rPr>
                <w:del w:id="155" w:author="Борис Гогинян" w:date="2020-05-24T13:26:00Z"/>
                <w:rFonts w:ascii="Times New Roman" w:eastAsia="Times New Roman" w:hAnsi="Times New Roman" w:cs="Times New Roman"/>
                <w:sz w:val="24"/>
                <w:szCs w:val="28"/>
                <w:lang w:eastAsia="ru-RU"/>
              </w:rPr>
            </w:pPr>
          </w:p>
        </w:tc>
        <w:tc>
          <w:tcPr>
            <w:tcW w:w="3115" w:type="dxa"/>
          </w:tcPr>
          <w:p w14:paraId="6B2A1A60" w14:textId="12738F07" w:rsidR="00AD6F69" w:rsidRPr="00F13D22" w:rsidDel="00F11CA4" w:rsidRDefault="00AD6F69" w:rsidP="00FB1DC8">
            <w:pPr>
              <w:jc w:val="center"/>
              <w:rPr>
                <w:del w:id="156"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4942D5AD" w14:textId="7642C72C" w:rsidR="00AD6F69" w:rsidRPr="00AD4BD2" w:rsidDel="00F11CA4" w:rsidRDefault="00AD6F69" w:rsidP="00FB1DC8">
            <w:pPr>
              <w:jc w:val="both"/>
              <w:rPr>
                <w:del w:id="157" w:author="Борис Гогинян" w:date="2020-05-24T13:26:00Z"/>
                <w:rFonts w:ascii="Times New Roman" w:eastAsia="Times New Roman" w:hAnsi="Times New Roman" w:cs="Times New Roman"/>
                <w:sz w:val="24"/>
                <w:szCs w:val="28"/>
                <w:lang w:eastAsia="ru-RU"/>
              </w:rPr>
            </w:pPr>
          </w:p>
        </w:tc>
      </w:tr>
      <w:tr w:rsidR="00AD6F69" w:rsidRPr="00B12333" w:rsidDel="00F11CA4" w14:paraId="7620EE24" w14:textId="4C03446E" w:rsidTr="00FB1DC8">
        <w:trPr>
          <w:del w:id="158" w:author="Борис Гогинян" w:date="2020-05-24T13:26:00Z"/>
        </w:trPr>
        <w:tc>
          <w:tcPr>
            <w:tcW w:w="3115" w:type="dxa"/>
          </w:tcPr>
          <w:p w14:paraId="02BFCC94" w14:textId="78161176" w:rsidR="00AD6F69" w:rsidRPr="00F11CA4" w:rsidDel="00F11CA4" w:rsidRDefault="00AD6F69" w:rsidP="00FB1DC8">
            <w:pPr>
              <w:jc w:val="both"/>
              <w:rPr>
                <w:del w:id="159" w:author="Борис Гогинян" w:date="2020-05-24T13:26:00Z"/>
                <w:rFonts w:ascii="Times New Roman" w:eastAsia="Times New Roman" w:hAnsi="Times New Roman" w:cs="Times New Roman"/>
                <w:sz w:val="24"/>
                <w:szCs w:val="28"/>
                <w:lang w:eastAsia="ru-RU"/>
              </w:rPr>
            </w:pPr>
          </w:p>
        </w:tc>
        <w:tc>
          <w:tcPr>
            <w:tcW w:w="3115" w:type="dxa"/>
          </w:tcPr>
          <w:p w14:paraId="1317F082" w14:textId="01A8C931" w:rsidR="00AD6F69" w:rsidRPr="00F13D22" w:rsidDel="00F11CA4" w:rsidRDefault="00AD6F69" w:rsidP="00FB1DC8">
            <w:pPr>
              <w:jc w:val="center"/>
              <w:rPr>
                <w:del w:id="160" w:author="Борис Гогинян" w:date="2020-05-24T13:26:00Z"/>
                <w:rFonts w:ascii="Times New Roman" w:eastAsia="Times New Roman" w:hAnsi="Times New Roman" w:cs="Times New Roman"/>
                <w:sz w:val="24"/>
                <w:szCs w:val="28"/>
                <w:lang w:eastAsia="ru-RU"/>
              </w:rPr>
            </w:pPr>
          </w:p>
        </w:tc>
        <w:tc>
          <w:tcPr>
            <w:tcW w:w="3115" w:type="dxa"/>
            <w:vAlign w:val="bottom"/>
          </w:tcPr>
          <w:p w14:paraId="18725B30" w14:textId="433B10E0" w:rsidR="00AD6F69" w:rsidRPr="00AD4BD2" w:rsidDel="00F11CA4" w:rsidRDefault="00AD6F69" w:rsidP="00FB1DC8">
            <w:pPr>
              <w:jc w:val="center"/>
              <w:rPr>
                <w:del w:id="161" w:author="Борис Гогинян" w:date="2020-05-24T13:26:00Z"/>
                <w:rFonts w:ascii="Times New Roman" w:eastAsia="Times New Roman" w:hAnsi="Times New Roman" w:cs="Times New Roman"/>
                <w:sz w:val="24"/>
                <w:szCs w:val="28"/>
                <w:lang w:eastAsia="ru-RU"/>
              </w:rPr>
            </w:pPr>
          </w:p>
        </w:tc>
      </w:tr>
    </w:tbl>
    <w:p w14:paraId="685CD3A3" w14:textId="34651A36" w:rsidR="00AD6F69" w:rsidRPr="00F11CA4" w:rsidDel="00F11CA4" w:rsidRDefault="00AD6F69">
      <w:pPr>
        <w:spacing w:after="0" w:line="240" w:lineRule="auto"/>
        <w:ind w:hanging="142"/>
        <w:rPr>
          <w:del w:id="162" w:author="Борис Гогинян" w:date="2020-05-24T13:26:00Z"/>
          <w:rFonts w:ascii="Times New Roman" w:eastAsia="Times New Roman" w:hAnsi="Times New Roman" w:cs="Times New Roman"/>
          <w:sz w:val="24"/>
          <w:szCs w:val="28"/>
          <w:lang w:eastAsia="ru-RU"/>
        </w:rPr>
        <w:pPrChange w:id="163" w:author="Борис Гогинян" w:date="2020-05-24T22:19:00Z">
          <w:pPr>
            <w:spacing w:after="0" w:line="240" w:lineRule="auto"/>
            <w:ind w:hanging="142"/>
            <w:jc w:val="both"/>
          </w:pPr>
        </w:pPrChange>
      </w:pPr>
    </w:p>
    <w:p w14:paraId="4C2FF818" w14:textId="25AB52D3" w:rsidR="00AD6F69" w:rsidRPr="00F13D22" w:rsidDel="00F11CA4" w:rsidRDefault="00AD6F69">
      <w:pPr>
        <w:spacing w:after="0" w:line="240" w:lineRule="auto"/>
        <w:ind w:hanging="142"/>
        <w:rPr>
          <w:del w:id="164" w:author="Борис Гогинян" w:date="2020-05-24T13:26:00Z"/>
          <w:rFonts w:ascii="Times New Roman" w:eastAsia="Times New Roman" w:hAnsi="Times New Roman" w:cs="Times New Roman"/>
          <w:sz w:val="24"/>
          <w:szCs w:val="28"/>
          <w:lang w:eastAsia="ru-RU"/>
        </w:rPr>
        <w:pPrChange w:id="165" w:author="Борис Гогинян" w:date="2020-05-24T22:19:00Z">
          <w:pPr>
            <w:spacing w:after="0" w:line="240" w:lineRule="auto"/>
            <w:ind w:hanging="142"/>
            <w:jc w:val="both"/>
          </w:pPr>
        </w:pPrChange>
      </w:pPr>
    </w:p>
    <w:p w14:paraId="5B24F7DF" w14:textId="38952DE3" w:rsidR="00B06873" w:rsidRPr="00AD4BD2" w:rsidDel="00F11CA4" w:rsidRDefault="00B06873">
      <w:pPr>
        <w:spacing w:after="0" w:line="240" w:lineRule="auto"/>
        <w:ind w:hanging="142"/>
        <w:rPr>
          <w:del w:id="166" w:author="Борис Гогинян" w:date="2020-05-24T13:26:00Z"/>
          <w:rFonts w:ascii="Times New Roman" w:eastAsia="Times New Roman" w:hAnsi="Times New Roman" w:cs="Times New Roman"/>
          <w:sz w:val="24"/>
          <w:szCs w:val="28"/>
          <w:lang w:eastAsia="ru-RU"/>
        </w:rPr>
        <w:pPrChange w:id="167" w:author="Борис Гогинян" w:date="2020-05-24T22:19:00Z">
          <w:pPr>
            <w:spacing w:after="0" w:line="240" w:lineRule="auto"/>
            <w:ind w:hanging="142"/>
            <w:jc w:val="both"/>
          </w:pPr>
        </w:pPrChange>
      </w:pPr>
    </w:p>
    <w:p w14:paraId="696A88C7" w14:textId="4E0E3102" w:rsidR="00B06873" w:rsidRPr="00AD4BD2" w:rsidDel="00F11CA4" w:rsidRDefault="00B06873">
      <w:pPr>
        <w:spacing w:after="0" w:line="240" w:lineRule="auto"/>
        <w:ind w:hanging="142"/>
        <w:rPr>
          <w:del w:id="168" w:author="Борис Гогинян" w:date="2020-05-24T13:26:00Z"/>
          <w:rFonts w:ascii="Times New Roman" w:eastAsia="Times New Roman" w:hAnsi="Times New Roman" w:cs="Times New Roman"/>
          <w:sz w:val="24"/>
          <w:szCs w:val="28"/>
          <w:lang w:eastAsia="ru-RU"/>
        </w:rPr>
        <w:pPrChange w:id="169" w:author="Борис Гогинян" w:date="2020-05-24T22:19:00Z">
          <w:pPr>
            <w:spacing w:after="0" w:line="240" w:lineRule="auto"/>
            <w:ind w:hanging="142"/>
            <w:jc w:val="both"/>
          </w:pPr>
        </w:pPrChange>
      </w:pPr>
    </w:p>
    <w:p w14:paraId="44DDF0C7" w14:textId="117B07E0" w:rsidR="00B06873" w:rsidRPr="00AD4BD2" w:rsidDel="00F11CA4" w:rsidRDefault="00B06873">
      <w:pPr>
        <w:spacing w:after="0" w:line="240" w:lineRule="auto"/>
        <w:ind w:hanging="142"/>
        <w:rPr>
          <w:del w:id="170" w:author="Борис Гогинян" w:date="2020-05-24T13:26:00Z"/>
          <w:rFonts w:ascii="Times New Roman" w:eastAsia="Times New Roman" w:hAnsi="Times New Roman" w:cs="Times New Roman"/>
          <w:sz w:val="24"/>
          <w:szCs w:val="28"/>
          <w:lang w:eastAsia="ru-RU"/>
        </w:rPr>
        <w:pPrChange w:id="171" w:author="Борис Гогинян" w:date="2020-05-24T22:19:00Z">
          <w:pPr>
            <w:spacing w:after="0" w:line="240" w:lineRule="auto"/>
            <w:ind w:hanging="142"/>
            <w:jc w:val="both"/>
          </w:pPr>
        </w:pPrChange>
      </w:pPr>
    </w:p>
    <w:p w14:paraId="3B71F23D" w14:textId="37E9D04D" w:rsidR="00B06873" w:rsidRPr="00AD4BD2" w:rsidDel="00F11CA4" w:rsidRDefault="00B06873">
      <w:pPr>
        <w:spacing w:after="0" w:line="240" w:lineRule="auto"/>
        <w:ind w:hanging="142"/>
        <w:rPr>
          <w:del w:id="172" w:author="Борис Гогинян" w:date="2020-05-24T13:26:00Z"/>
          <w:rFonts w:ascii="Times New Roman" w:eastAsia="Times New Roman" w:hAnsi="Times New Roman" w:cs="Times New Roman"/>
          <w:sz w:val="24"/>
          <w:szCs w:val="28"/>
          <w:lang w:eastAsia="ru-RU"/>
        </w:rPr>
        <w:pPrChange w:id="173" w:author="Борис Гогинян" w:date="2020-05-24T22:19:00Z">
          <w:pPr>
            <w:spacing w:after="0" w:line="240" w:lineRule="auto"/>
            <w:ind w:hanging="142"/>
            <w:jc w:val="both"/>
          </w:pPr>
        </w:pPrChange>
      </w:pPr>
    </w:p>
    <w:p w14:paraId="636AC043" w14:textId="1FE8EF18" w:rsidR="00B06873" w:rsidRPr="00AD4BD2" w:rsidDel="00F11CA4" w:rsidRDefault="00B06873">
      <w:pPr>
        <w:spacing w:after="0" w:line="240" w:lineRule="auto"/>
        <w:ind w:hanging="142"/>
        <w:rPr>
          <w:del w:id="174" w:author="Борис Гогинян" w:date="2020-05-24T13:26:00Z"/>
          <w:rFonts w:ascii="Times New Roman" w:eastAsia="Times New Roman" w:hAnsi="Times New Roman" w:cs="Times New Roman"/>
          <w:sz w:val="24"/>
          <w:szCs w:val="28"/>
          <w:lang w:eastAsia="ru-RU"/>
        </w:rPr>
        <w:pPrChange w:id="175" w:author="Борис Гогинян" w:date="2020-05-24T22:19:00Z">
          <w:pPr>
            <w:spacing w:after="0" w:line="240" w:lineRule="auto"/>
            <w:ind w:hanging="142"/>
            <w:jc w:val="both"/>
          </w:pPr>
        </w:pPrChange>
      </w:pPr>
    </w:p>
    <w:p w14:paraId="674D8F6D" w14:textId="46292C62" w:rsidR="00AD6F69" w:rsidRPr="00AD4BD2" w:rsidDel="00F11CA4" w:rsidRDefault="00AD6F69">
      <w:pPr>
        <w:spacing w:after="0" w:line="240" w:lineRule="auto"/>
        <w:rPr>
          <w:del w:id="176" w:author="Борис Гогинян" w:date="2020-05-24T13:26:00Z"/>
          <w:rFonts w:ascii="Times New Roman" w:eastAsia="Times New Roman" w:hAnsi="Times New Roman" w:cs="Times New Roman"/>
          <w:sz w:val="24"/>
          <w:szCs w:val="28"/>
          <w:lang w:eastAsia="ru-RU"/>
        </w:rPr>
      </w:pPr>
    </w:p>
    <w:p w14:paraId="25843938" w14:textId="0358315F" w:rsidR="00AD6F69" w:rsidRPr="00F13D22" w:rsidDel="00AD4BD2" w:rsidRDefault="00AD6F69">
      <w:pPr>
        <w:spacing w:after="0" w:line="240" w:lineRule="auto"/>
        <w:rPr>
          <w:del w:id="177" w:author="Борис Гогинян" w:date="2020-05-24T22:19:00Z"/>
          <w:rFonts w:ascii="Times New Roman" w:eastAsia="Times New Roman" w:hAnsi="Times New Roman" w:cs="Times New Roman"/>
          <w:sz w:val="24"/>
          <w:szCs w:val="28"/>
          <w:lang w:eastAsia="ru-RU"/>
        </w:rPr>
        <w:pPrChange w:id="178" w:author="Борис Гогинян" w:date="2020-05-24T22:19:00Z">
          <w:pPr>
            <w:spacing w:after="0" w:line="240" w:lineRule="auto"/>
            <w:jc w:val="center"/>
          </w:pPr>
        </w:pPrChange>
      </w:pPr>
      <w:del w:id="179" w:author="Борис Гогинян" w:date="2020-05-24T13:26:00Z">
        <w:r w:rsidRPr="00AD4BD2" w:rsidDel="00F11CA4">
          <w:rPr>
            <w:rFonts w:ascii="Times New Roman" w:eastAsia="Times New Roman" w:hAnsi="Times New Roman" w:cs="Times New Roman"/>
            <w:sz w:val="24"/>
            <w:szCs w:val="28"/>
            <w:lang w:eastAsia="ru-RU"/>
          </w:rPr>
          <w:delText>Москва 2020</w:delText>
        </w:r>
      </w:del>
      <w:del w:id="180" w:author="Борис Гогинян" w:date="2020-05-24T22:19:00Z">
        <w:r w:rsidRPr="00F13D22" w:rsidDel="00AD4BD2">
          <w:rPr>
            <w:rFonts w:ascii="Times New Roman" w:eastAsia="Times New Roman" w:hAnsi="Times New Roman" w:cs="Times New Roman"/>
            <w:sz w:val="24"/>
            <w:szCs w:val="28"/>
            <w:lang w:eastAsia="ru-RU"/>
          </w:rPr>
          <w:br w:type="page"/>
        </w:r>
      </w:del>
    </w:p>
    <w:p w14:paraId="5C93CD0B" w14:textId="3682D637" w:rsidR="00AD6F69" w:rsidRPr="00F13D22" w:rsidDel="00AD4BD2" w:rsidRDefault="00AD6F69" w:rsidP="00AD6F69">
      <w:pPr>
        <w:spacing w:after="0" w:line="240" w:lineRule="auto"/>
        <w:ind w:firstLine="400"/>
        <w:jc w:val="both"/>
        <w:rPr>
          <w:del w:id="181" w:author="Борис Гогинян" w:date="2020-05-24T22:17:00Z"/>
          <w:rFonts w:ascii="Times New Roman" w:eastAsia="Times New Roman" w:hAnsi="Times New Roman" w:cs="Times New Roman"/>
          <w:sz w:val="24"/>
          <w:szCs w:val="28"/>
          <w:lang w:eastAsia="ru-RU"/>
        </w:rPr>
      </w:pPr>
    </w:p>
    <w:tbl>
      <w:tblPr>
        <w:tblW w:w="5000" w:type="pct"/>
        <w:tblCellMar>
          <w:left w:w="0" w:type="dxa"/>
          <w:right w:w="0" w:type="dxa"/>
        </w:tblCellMar>
        <w:tblLook w:val="04A0" w:firstRow="1" w:lastRow="0" w:firstColumn="1" w:lastColumn="0" w:noHBand="0" w:noVBand="1"/>
      </w:tblPr>
      <w:tblGrid>
        <w:gridCol w:w="10204"/>
      </w:tblGrid>
      <w:tr w:rsidR="00AD6F69" w:rsidRPr="00B12333" w:rsidDel="00AD4BD2" w14:paraId="5998A56D" w14:textId="06E2A101" w:rsidTr="00FB1DC8">
        <w:trPr>
          <w:trHeight w:val="180"/>
          <w:del w:id="182" w:author="Борис Гогинян" w:date="2020-05-24T22:17:00Z"/>
        </w:trPr>
        <w:tc>
          <w:tcPr>
            <w:tcW w:w="5000" w:type="pct"/>
          </w:tcPr>
          <w:p w14:paraId="2D2E0593" w14:textId="1A7147F7" w:rsidR="00F11CA4" w:rsidRPr="00F11CA4" w:rsidDel="00AD4BD2" w:rsidRDefault="00AD6F69" w:rsidP="00FB1DC8">
            <w:pPr>
              <w:spacing w:after="0" w:line="240" w:lineRule="atLeast"/>
              <w:jc w:val="center"/>
              <w:rPr>
                <w:del w:id="183" w:author="Борис Гогинян" w:date="2020-05-24T22:17:00Z"/>
                <w:rFonts w:ascii="Times New Roman" w:eastAsia="Times New Roman" w:hAnsi="Times New Roman" w:cs="Times New Roman"/>
                <w:caps/>
                <w:sz w:val="24"/>
                <w:szCs w:val="28"/>
                <w:lang w:eastAsia="ru-RU"/>
              </w:rPr>
            </w:pPr>
            <w:del w:id="184" w:author="Борис Гогинян" w:date="2020-05-24T22:17:00Z">
              <w:r w:rsidRPr="00F11CA4" w:rsidDel="00AD4BD2">
                <w:rPr>
                  <w:rFonts w:ascii="Times New Roman" w:eastAsia="Times New Roman" w:hAnsi="Times New Roman" w:cs="Times New Roman"/>
                  <w:noProof/>
                  <w:sz w:val="24"/>
                  <w:szCs w:val="28"/>
                  <w:lang w:eastAsia="ru-RU"/>
                </w:rPr>
                <w:drawing>
                  <wp:inline distT="0" distB="0" distL="0" distR="0" wp14:anchorId="2AC82AD2" wp14:editId="5C1F79C0">
                    <wp:extent cx="890693" cy="1009227"/>
                    <wp:effectExtent l="0" t="0" r="0" b="0"/>
                    <wp:docPr id="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del>
          </w:p>
        </w:tc>
      </w:tr>
      <w:tr w:rsidR="00AD6F69" w:rsidRPr="00B12333" w:rsidDel="00F11CA4" w14:paraId="73898A3F" w14:textId="66A05852" w:rsidTr="00FB1DC8">
        <w:trPr>
          <w:trHeight w:val="180"/>
          <w:del w:id="185" w:author="Борис Гогинян" w:date="2020-05-24T13:26:00Z"/>
        </w:trPr>
        <w:tc>
          <w:tcPr>
            <w:tcW w:w="5000" w:type="pct"/>
          </w:tcPr>
          <w:p w14:paraId="500F3C4F" w14:textId="57C97528" w:rsidR="00AD6F69" w:rsidRPr="00F13D22" w:rsidDel="00F11CA4" w:rsidRDefault="00AD6F69" w:rsidP="00FB1DC8">
            <w:pPr>
              <w:spacing w:before="60" w:after="60" w:line="240" w:lineRule="auto"/>
              <w:jc w:val="center"/>
              <w:rPr>
                <w:del w:id="186" w:author="Борис Гогинян" w:date="2020-05-24T13:26:00Z"/>
                <w:rFonts w:ascii="Times New Roman" w:eastAsia="Times New Roman" w:hAnsi="Times New Roman" w:cs="Times New Roman"/>
                <w:caps/>
                <w:sz w:val="24"/>
                <w:szCs w:val="28"/>
                <w:lang w:eastAsia="ru-RU"/>
              </w:rPr>
            </w:pPr>
            <w:del w:id="187" w:author="Борис Гогинян" w:date="2020-05-24T13:26:00Z">
              <w:r w:rsidRPr="00F11CA4" w:rsidDel="00F11CA4">
                <w:rPr>
                  <w:rFonts w:ascii="Times New Roman" w:eastAsia="Times New Roman" w:hAnsi="Times New Roman" w:cs="Times New Roman"/>
                  <w:caps/>
                  <w:sz w:val="24"/>
                  <w:szCs w:val="28"/>
                  <w:lang w:eastAsia="ru-RU"/>
                </w:rPr>
                <w:delText>МИНОБРНАУКИ РОССИИ</w:delText>
              </w:r>
            </w:del>
          </w:p>
        </w:tc>
      </w:tr>
      <w:tr w:rsidR="00AD6F69" w:rsidRPr="00B12333" w:rsidDel="00F11CA4" w14:paraId="7A76AF58" w14:textId="6151705C" w:rsidTr="00FB1DC8">
        <w:trPr>
          <w:trHeight w:val="18"/>
          <w:del w:id="188" w:author="Борис Гогинян" w:date="2020-05-24T13:26:00Z"/>
        </w:trPr>
        <w:tc>
          <w:tcPr>
            <w:tcW w:w="5000" w:type="pct"/>
          </w:tcPr>
          <w:p w14:paraId="7E899422" w14:textId="0C41CF9F" w:rsidR="00AD6F69" w:rsidRPr="00F13D22" w:rsidDel="00F11CA4" w:rsidRDefault="00AD6F69" w:rsidP="00FB1DC8">
            <w:pPr>
              <w:spacing w:after="0" w:line="216" w:lineRule="auto"/>
              <w:jc w:val="center"/>
              <w:rPr>
                <w:del w:id="189" w:author="Борис Гогинян" w:date="2020-05-24T13:26:00Z"/>
                <w:rFonts w:ascii="Times New Roman" w:eastAsia="Times New Roman" w:hAnsi="Times New Roman" w:cs="Times New Roman"/>
                <w:b/>
                <w:sz w:val="24"/>
                <w:szCs w:val="28"/>
                <w:lang w:eastAsia="ru-RU"/>
              </w:rPr>
            </w:pPr>
            <w:del w:id="190" w:author="Борис Гогинян" w:date="2020-05-24T13:26:00Z">
              <w:r w:rsidRPr="00F11CA4" w:rsidDel="00F11CA4">
                <w:rPr>
                  <w:rFonts w:ascii="Times New Roman" w:eastAsia="Times New Roman" w:hAnsi="Times New Roman" w:cs="Times New Roman"/>
                  <w:sz w:val="24"/>
                  <w:szCs w:val="28"/>
                  <w:lang w:eastAsia="ru-RU"/>
                </w:rPr>
                <w:delText>Федеральное государственное бюджетное образовательное учреждение</w:delText>
              </w:r>
              <w:r w:rsidRPr="00F11CA4" w:rsidDel="00F11CA4">
                <w:rPr>
                  <w:rFonts w:ascii="Times New Roman" w:eastAsia="Times New Roman" w:hAnsi="Times New Roman" w:cs="Times New Roman"/>
                  <w:sz w:val="24"/>
                  <w:szCs w:val="28"/>
                  <w:lang w:eastAsia="ru-RU"/>
                </w:rPr>
                <w:br/>
                <w:delText>высшего образования</w:delText>
              </w:r>
              <w:r w:rsidRPr="00F11CA4" w:rsidDel="00F11CA4">
                <w:rPr>
                  <w:rFonts w:ascii="Times New Roman" w:eastAsia="Times New Roman" w:hAnsi="Times New Roman" w:cs="Times New Roman"/>
                  <w:sz w:val="24"/>
                  <w:szCs w:val="28"/>
                  <w:lang w:eastAsia="ru-RU"/>
                </w:rPr>
                <w:br/>
              </w:r>
              <w:r w:rsidRPr="00F13D22" w:rsidDel="00F11CA4">
                <w:rPr>
                  <w:rFonts w:ascii="Times New Roman" w:eastAsia="Times New Roman" w:hAnsi="Times New Roman" w:cs="Times New Roman"/>
                  <w:b/>
                  <w:sz w:val="24"/>
                  <w:szCs w:val="28"/>
                  <w:lang w:eastAsia="ru-RU"/>
                </w:rPr>
                <w:delText>«МИРЭА - Российский технологический университет»</w:delText>
              </w:r>
            </w:del>
          </w:p>
          <w:p w14:paraId="7F04E94A" w14:textId="096ACD44" w:rsidR="00AD6F69" w:rsidRPr="00AD4BD2" w:rsidDel="00F11CA4" w:rsidRDefault="00AD6F69" w:rsidP="00FB1DC8">
            <w:pPr>
              <w:spacing w:after="0" w:line="240" w:lineRule="auto"/>
              <w:jc w:val="center"/>
              <w:rPr>
                <w:del w:id="191" w:author="Борис Гогинян" w:date="2020-05-24T13:26:00Z"/>
                <w:rFonts w:ascii="Times New Roman" w:eastAsia="Times New Roman" w:hAnsi="Times New Roman" w:cs="Times New Roman"/>
                <w:b/>
                <w:sz w:val="24"/>
                <w:szCs w:val="28"/>
                <w:lang w:eastAsia="ru-RU"/>
              </w:rPr>
            </w:pPr>
            <w:del w:id="192" w:author="Борис Гогинян" w:date="2020-05-24T13:26:00Z">
              <w:r w:rsidRPr="00AD4BD2" w:rsidDel="00F11CA4">
                <w:rPr>
                  <w:rFonts w:ascii="Times New Roman" w:eastAsia="Times New Roman" w:hAnsi="Times New Roman" w:cs="Times New Roman"/>
                  <w:b/>
                  <w:sz w:val="24"/>
                  <w:szCs w:val="28"/>
                  <w:lang w:eastAsia="ru-RU"/>
                </w:rPr>
                <w:delText>РТУ МИРЭА</w:delText>
              </w:r>
            </w:del>
          </w:p>
        </w:tc>
      </w:tr>
    </w:tbl>
    <w:p w14:paraId="3631BFBA" w14:textId="0C505E47" w:rsidR="00AD6F69" w:rsidRPr="00F11CA4" w:rsidDel="00F11CA4" w:rsidRDefault="00AD6F69" w:rsidP="00AD6F69">
      <w:pPr>
        <w:spacing w:after="0" w:line="240" w:lineRule="auto"/>
        <w:jc w:val="both"/>
        <w:rPr>
          <w:del w:id="193" w:author="Борис Гогинян" w:date="2020-05-24T13:26:00Z"/>
          <w:rFonts w:ascii="Times New Roman" w:eastAsia="Times New Roman" w:hAnsi="Times New Roman" w:cs="Times New Roman"/>
          <w:sz w:val="24"/>
          <w:szCs w:val="28"/>
          <w:lang w:eastAsia="ru-RU"/>
        </w:rPr>
      </w:pPr>
    </w:p>
    <w:p w14:paraId="2D9506AE" w14:textId="7DD641B7" w:rsidR="00AD6F69" w:rsidRPr="00AD4BD2" w:rsidDel="00F11CA4" w:rsidRDefault="00AD6F69" w:rsidP="00AD6F69">
      <w:pPr>
        <w:spacing w:after="0" w:line="240" w:lineRule="auto"/>
        <w:ind w:firstLine="400"/>
        <w:jc w:val="center"/>
        <w:rPr>
          <w:del w:id="194" w:author="Борис Гогинян" w:date="2020-05-24T13:26:00Z"/>
          <w:rFonts w:ascii="Times New Roman" w:eastAsia="Times New Roman" w:hAnsi="Times New Roman" w:cs="Times New Roman"/>
          <w:b/>
          <w:sz w:val="24"/>
          <w:szCs w:val="28"/>
          <w:lang w:eastAsia="ru-RU"/>
        </w:rPr>
      </w:pPr>
      <w:del w:id="195" w:author="Борис Гогинян" w:date="2020-05-24T13:26:00Z">
        <w:r w:rsidRPr="00F13D22" w:rsidDel="00F11CA4">
          <w:rPr>
            <w:rFonts w:ascii="Times New Roman" w:eastAsia="Times New Roman" w:hAnsi="Times New Roman" w:cs="Times New Roman"/>
            <w:b/>
            <w:sz w:val="24"/>
            <w:szCs w:val="28"/>
            <w:lang w:eastAsia="ru-RU"/>
          </w:rPr>
          <w:delText xml:space="preserve"> РАБОЧИЙ ГРАФИК ПРОВЕДЕНИЯ </w:delText>
        </w:r>
        <w:r w:rsidRPr="00F13D22" w:rsidDel="00F11CA4">
          <w:rPr>
            <w:rFonts w:ascii="Times New Roman" w:hAnsi="Times New Roman" w:cs="Times New Roman"/>
            <w:sz w:val="24"/>
            <w:szCs w:val="28"/>
          </w:rPr>
          <w:delText>Преддипломной практики</w:delText>
        </w:r>
      </w:del>
    </w:p>
    <w:p w14:paraId="492E1F52" w14:textId="1FA3FFA5" w:rsidR="00AD6F69" w:rsidRPr="00AD4BD2" w:rsidDel="00F11CA4" w:rsidRDefault="00AD6F69" w:rsidP="00AD6F69">
      <w:pPr>
        <w:spacing w:after="0" w:line="240" w:lineRule="auto"/>
        <w:ind w:firstLine="400"/>
        <w:jc w:val="center"/>
        <w:rPr>
          <w:del w:id="196" w:author="Борис Гогинян" w:date="2020-05-24T13:26:00Z"/>
          <w:rFonts w:ascii="Times New Roman" w:eastAsia="Times New Roman" w:hAnsi="Times New Roman" w:cs="Times New Roman"/>
          <w:b/>
          <w:sz w:val="24"/>
          <w:szCs w:val="28"/>
          <w:lang w:eastAsia="ru-RU"/>
        </w:rPr>
      </w:pPr>
    </w:p>
    <w:p w14:paraId="09746C07" w14:textId="6230985C" w:rsidR="00AD6F69" w:rsidRPr="00AD4BD2" w:rsidDel="00F11CA4" w:rsidRDefault="00AD6F69" w:rsidP="00AD6F69">
      <w:pPr>
        <w:spacing w:after="0" w:line="240" w:lineRule="auto"/>
        <w:ind w:left="426" w:hanging="26"/>
        <w:jc w:val="both"/>
        <w:rPr>
          <w:del w:id="197" w:author="Борис Гогинян" w:date="2020-05-24T13:26:00Z"/>
          <w:rFonts w:ascii="Times New Roman" w:eastAsia="Times New Roman" w:hAnsi="Times New Roman" w:cs="Times New Roman"/>
          <w:sz w:val="24"/>
          <w:szCs w:val="28"/>
          <w:lang w:eastAsia="ru-RU"/>
        </w:rPr>
      </w:pPr>
      <w:del w:id="198" w:author="Борис Гогинян" w:date="2020-05-24T13:26:00Z">
        <w:r w:rsidRPr="00AD4BD2" w:rsidDel="00F11CA4">
          <w:rPr>
            <w:rFonts w:ascii="Times New Roman" w:eastAsia="Times New Roman" w:hAnsi="Times New Roman" w:cs="Times New Roman"/>
            <w:sz w:val="24"/>
            <w:szCs w:val="28"/>
            <w:lang w:eastAsia="ru-RU"/>
          </w:rPr>
          <w:delText xml:space="preserve">студента </w:delText>
        </w:r>
        <w:r w:rsidRPr="00AD4BD2" w:rsidDel="00F11CA4">
          <w:rPr>
            <w:rFonts w:ascii="Times New Roman" w:eastAsia="Times New Roman" w:hAnsi="Times New Roman" w:cs="Times New Roman"/>
            <w:color w:val="000000" w:themeColor="text1"/>
            <w:sz w:val="24"/>
            <w:szCs w:val="28"/>
            <w:lang w:eastAsia="ru-RU"/>
          </w:rPr>
          <w:delText xml:space="preserve">Гогиняна Б.А. </w:delText>
        </w:r>
        <w:r w:rsidRPr="00AD4BD2" w:rsidDel="00F11CA4">
          <w:rPr>
            <w:rFonts w:ascii="Times New Roman" w:eastAsia="Times New Roman" w:hAnsi="Times New Roman" w:cs="Times New Roman"/>
            <w:sz w:val="24"/>
            <w:szCs w:val="28"/>
            <w:lang w:eastAsia="ru-RU"/>
          </w:rPr>
          <w:delText xml:space="preserve">4 курса группы КМБО-03-16 очной формы обучения, обучающегося по направлению подготовки </w:delText>
        </w:r>
        <w:r w:rsidRPr="00AD4BD2" w:rsidDel="00F11CA4">
          <w:rPr>
            <w:rFonts w:ascii="Times New Roman" w:hAnsi="Times New Roman" w:cs="Times New Roman"/>
            <w:sz w:val="24"/>
            <w:szCs w:val="28"/>
          </w:rPr>
          <w:delText>01.03.02 «Прикладная математика и информатика»</w:delText>
        </w:r>
        <w:r w:rsidRPr="00AD4BD2" w:rsidDel="00F11CA4">
          <w:rPr>
            <w:rFonts w:ascii="Times New Roman" w:eastAsia="Times New Roman" w:hAnsi="Times New Roman" w:cs="Times New Roman"/>
            <w:sz w:val="24"/>
            <w:szCs w:val="28"/>
            <w:lang w:eastAsia="ru-RU"/>
          </w:rPr>
          <w:delText xml:space="preserve">, </w:delText>
        </w:r>
      </w:del>
    </w:p>
    <w:p w14:paraId="5260F6D9" w14:textId="1B6FD352" w:rsidR="00AD6F69" w:rsidRPr="00AD4BD2" w:rsidDel="00F11CA4" w:rsidRDefault="00AD6F69" w:rsidP="00AD6F69">
      <w:pPr>
        <w:spacing w:after="0" w:line="240" w:lineRule="auto"/>
        <w:ind w:firstLine="400"/>
        <w:jc w:val="both"/>
        <w:rPr>
          <w:del w:id="199" w:author="Борис Гогинян" w:date="2020-05-24T13:26:00Z"/>
          <w:rFonts w:ascii="Times New Roman" w:hAnsi="Times New Roman" w:cs="Times New Roman"/>
          <w:sz w:val="24"/>
          <w:szCs w:val="28"/>
        </w:rPr>
      </w:pPr>
      <w:del w:id="200" w:author="Борис Гогинян" w:date="2020-05-24T13:26:00Z">
        <w:r w:rsidRPr="00AD4BD2" w:rsidDel="00F11CA4">
          <w:rPr>
            <w:rFonts w:ascii="Times New Roman" w:eastAsia="Times New Roman" w:hAnsi="Times New Roman" w:cs="Times New Roman"/>
            <w:sz w:val="24"/>
            <w:szCs w:val="28"/>
            <w:lang w:eastAsia="ru-RU"/>
          </w:rPr>
          <w:delText xml:space="preserve">профиль </w:delText>
        </w:r>
        <w:r w:rsidRPr="00AD4BD2" w:rsidDel="00F11CA4">
          <w:rPr>
            <w:rFonts w:ascii="Times New Roman" w:hAnsi="Times New Roman" w:cs="Times New Roman"/>
            <w:sz w:val="24"/>
            <w:szCs w:val="28"/>
          </w:rPr>
          <w:delText>«Математическое моделирование и вычислительная математика»</w:delText>
        </w:r>
      </w:del>
    </w:p>
    <w:p w14:paraId="6CEAC669" w14:textId="2C0ABC3E" w:rsidR="00AD6F69" w:rsidRPr="00AD4BD2" w:rsidDel="00F11CA4" w:rsidRDefault="00AD6F69" w:rsidP="00AD6F69">
      <w:pPr>
        <w:spacing w:after="0" w:line="240" w:lineRule="auto"/>
        <w:ind w:firstLine="400"/>
        <w:jc w:val="both"/>
        <w:rPr>
          <w:del w:id="201" w:author="Борис Гогинян" w:date="2020-05-24T13:26:00Z"/>
          <w:rFonts w:ascii="Times New Roman" w:hAnsi="Times New Roman" w:cs="Times New Roman"/>
          <w:sz w:val="24"/>
          <w:szCs w:val="28"/>
        </w:rPr>
      </w:pPr>
    </w:p>
    <w:tbl>
      <w:tblPr>
        <w:tblStyle w:val="a8"/>
        <w:tblW w:w="0" w:type="auto"/>
        <w:jc w:val="center"/>
        <w:tblLook w:val="04A0" w:firstRow="1" w:lastRow="0" w:firstColumn="1" w:lastColumn="0" w:noHBand="0" w:noVBand="1"/>
      </w:tblPr>
      <w:tblGrid>
        <w:gridCol w:w="1696"/>
        <w:gridCol w:w="2127"/>
        <w:gridCol w:w="3402"/>
        <w:gridCol w:w="2120"/>
      </w:tblGrid>
      <w:tr w:rsidR="00AD6F69" w:rsidRPr="00B12333" w:rsidDel="00F11CA4" w14:paraId="4210EA14" w14:textId="32261FDD" w:rsidTr="00FB1DC8">
        <w:trPr>
          <w:jc w:val="center"/>
          <w:del w:id="202" w:author="Борис Гогинян" w:date="2020-05-24T13:26:00Z"/>
        </w:trPr>
        <w:tc>
          <w:tcPr>
            <w:tcW w:w="1696" w:type="dxa"/>
            <w:vAlign w:val="center"/>
          </w:tcPr>
          <w:p w14:paraId="05CA9359" w14:textId="00361748" w:rsidR="00AD6F69" w:rsidRPr="00AD4BD2" w:rsidDel="00F11CA4" w:rsidRDefault="00AD6F69" w:rsidP="00FB1DC8">
            <w:pPr>
              <w:jc w:val="center"/>
              <w:rPr>
                <w:del w:id="203" w:author="Борис Гогинян" w:date="2020-05-24T13:26:00Z"/>
                <w:rFonts w:ascii="Times New Roman" w:hAnsi="Times New Roman" w:cs="Times New Roman"/>
                <w:sz w:val="24"/>
                <w:szCs w:val="28"/>
              </w:rPr>
            </w:pPr>
            <w:del w:id="204" w:author="Борис Гогинян" w:date="2020-05-24T13:26:00Z">
              <w:r w:rsidRPr="00AD4BD2" w:rsidDel="00F11CA4">
                <w:rPr>
                  <w:rFonts w:ascii="Times New Roman" w:hAnsi="Times New Roman" w:cs="Times New Roman"/>
                  <w:sz w:val="24"/>
                  <w:szCs w:val="28"/>
                </w:rPr>
                <w:delText>Неделя</w:delText>
              </w:r>
            </w:del>
          </w:p>
        </w:tc>
        <w:tc>
          <w:tcPr>
            <w:tcW w:w="2127" w:type="dxa"/>
            <w:vAlign w:val="center"/>
          </w:tcPr>
          <w:p w14:paraId="478371B5" w14:textId="30A8FC4B" w:rsidR="00AD6F69" w:rsidRPr="00AD4BD2" w:rsidDel="00F11CA4" w:rsidRDefault="00AD6F69" w:rsidP="00FB1DC8">
            <w:pPr>
              <w:jc w:val="center"/>
              <w:rPr>
                <w:del w:id="205" w:author="Борис Гогинян" w:date="2020-05-24T13:26:00Z"/>
                <w:rFonts w:ascii="Times New Roman" w:hAnsi="Times New Roman" w:cs="Times New Roman"/>
                <w:sz w:val="24"/>
                <w:szCs w:val="28"/>
              </w:rPr>
            </w:pPr>
            <w:del w:id="206" w:author="Борис Гогинян" w:date="2020-05-24T13:26:00Z">
              <w:r w:rsidRPr="00AD4BD2" w:rsidDel="00F11CA4">
                <w:rPr>
                  <w:rFonts w:ascii="Times New Roman" w:hAnsi="Times New Roman" w:cs="Times New Roman"/>
                  <w:sz w:val="24"/>
                  <w:szCs w:val="28"/>
                </w:rPr>
                <w:delText>Сроки выполнения</w:delText>
              </w:r>
            </w:del>
          </w:p>
        </w:tc>
        <w:tc>
          <w:tcPr>
            <w:tcW w:w="3402" w:type="dxa"/>
            <w:vAlign w:val="center"/>
          </w:tcPr>
          <w:p w14:paraId="18AE0552" w14:textId="01C06B7C" w:rsidR="00AD6F69" w:rsidRPr="00AD4BD2" w:rsidDel="00F11CA4" w:rsidRDefault="00AD6F69" w:rsidP="00FB1DC8">
            <w:pPr>
              <w:jc w:val="center"/>
              <w:rPr>
                <w:del w:id="207" w:author="Борис Гогинян" w:date="2020-05-24T13:26:00Z"/>
                <w:rFonts w:ascii="Times New Roman" w:hAnsi="Times New Roman" w:cs="Times New Roman"/>
                <w:sz w:val="24"/>
                <w:szCs w:val="28"/>
              </w:rPr>
            </w:pPr>
            <w:del w:id="208" w:author="Борис Гогинян" w:date="2020-05-24T13:26:00Z">
              <w:r w:rsidRPr="00AD4BD2" w:rsidDel="00F11CA4">
                <w:rPr>
                  <w:rFonts w:ascii="Times New Roman" w:hAnsi="Times New Roman" w:cs="Times New Roman"/>
                  <w:sz w:val="24"/>
                  <w:szCs w:val="28"/>
                </w:rPr>
                <w:delText>Этап</w:delText>
              </w:r>
            </w:del>
          </w:p>
        </w:tc>
        <w:tc>
          <w:tcPr>
            <w:tcW w:w="2120" w:type="dxa"/>
            <w:vAlign w:val="center"/>
          </w:tcPr>
          <w:p w14:paraId="670EE916" w14:textId="6054D96D" w:rsidR="00AD6F69" w:rsidRPr="00AD4BD2" w:rsidDel="00F11CA4" w:rsidRDefault="00AD6F69" w:rsidP="00FB1DC8">
            <w:pPr>
              <w:jc w:val="center"/>
              <w:rPr>
                <w:del w:id="209" w:author="Борис Гогинян" w:date="2020-05-24T13:26:00Z"/>
                <w:rFonts w:ascii="Times New Roman" w:hAnsi="Times New Roman" w:cs="Times New Roman"/>
                <w:sz w:val="24"/>
                <w:szCs w:val="28"/>
              </w:rPr>
            </w:pPr>
            <w:del w:id="210" w:author="Борис Гогинян" w:date="2020-05-24T13:26:00Z">
              <w:r w:rsidRPr="00AD4BD2" w:rsidDel="00F11CA4">
                <w:rPr>
                  <w:rFonts w:ascii="Times New Roman" w:hAnsi="Times New Roman" w:cs="Times New Roman"/>
                  <w:sz w:val="24"/>
                  <w:szCs w:val="28"/>
                </w:rPr>
                <w:delText>Отметка о выполнении</w:delText>
              </w:r>
            </w:del>
          </w:p>
        </w:tc>
      </w:tr>
      <w:tr w:rsidR="00AD6F69" w:rsidRPr="00B12333" w:rsidDel="00F11CA4" w14:paraId="3C35242F" w14:textId="4A79B324" w:rsidTr="00FB1DC8">
        <w:trPr>
          <w:jc w:val="center"/>
          <w:del w:id="211" w:author="Борис Гогинян" w:date="2020-05-24T13:26:00Z"/>
        </w:trPr>
        <w:tc>
          <w:tcPr>
            <w:tcW w:w="1696" w:type="dxa"/>
            <w:vAlign w:val="center"/>
          </w:tcPr>
          <w:p w14:paraId="1DF0C920" w14:textId="6F301CCB" w:rsidR="00AD6F69" w:rsidRPr="00F13D22" w:rsidDel="00F11CA4" w:rsidRDefault="00AD6F69" w:rsidP="00FB1DC8">
            <w:pPr>
              <w:jc w:val="center"/>
              <w:rPr>
                <w:del w:id="212" w:author="Борис Гогинян" w:date="2020-05-24T13:26:00Z"/>
                <w:rFonts w:ascii="Times New Roman" w:hAnsi="Times New Roman" w:cs="Times New Roman"/>
                <w:sz w:val="24"/>
                <w:szCs w:val="28"/>
              </w:rPr>
            </w:pPr>
            <w:del w:id="213" w:author="Борис Гогинян" w:date="2020-05-24T13:26:00Z">
              <w:r w:rsidRPr="00F11CA4" w:rsidDel="00F11CA4">
                <w:rPr>
                  <w:rFonts w:ascii="Times New Roman" w:hAnsi="Times New Roman" w:cs="Times New Roman"/>
                  <w:sz w:val="24"/>
                  <w:szCs w:val="28"/>
                </w:rPr>
                <w:delText>1</w:delText>
              </w:r>
            </w:del>
          </w:p>
        </w:tc>
        <w:tc>
          <w:tcPr>
            <w:tcW w:w="2127" w:type="dxa"/>
            <w:vAlign w:val="center"/>
          </w:tcPr>
          <w:p w14:paraId="39608B85" w14:textId="1D1DC723" w:rsidR="00AD6F69" w:rsidRPr="00AD4BD2" w:rsidDel="00F11CA4" w:rsidRDefault="00AD6F69" w:rsidP="00FB1DC8">
            <w:pPr>
              <w:jc w:val="center"/>
              <w:rPr>
                <w:del w:id="214" w:author="Борис Гогинян" w:date="2020-05-24T13:26:00Z"/>
                <w:rFonts w:ascii="Times New Roman" w:hAnsi="Times New Roman" w:cs="Times New Roman"/>
                <w:sz w:val="24"/>
                <w:szCs w:val="28"/>
              </w:rPr>
            </w:pPr>
            <w:del w:id="215" w:author="Борис Гогинян" w:date="2020-05-24T13:26:00Z">
              <w:r w:rsidRPr="00AD4BD2" w:rsidDel="00F11CA4">
                <w:rPr>
                  <w:rFonts w:ascii="Times New Roman" w:hAnsi="Times New Roman" w:cs="Times New Roman"/>
                  <w:sz w:val="24"/>
                  <w:szCs w:val="28"/>
                </w:rPr>
                <w:delText>27.04.2020</w:delText>
              </w:r>
            </w:del>
          </w:p>
        </w:tc>
        <w:tc>
          <w:tcPr>
            <w:tcW w:w="3402" w:type="dxa"/>
            <w:vAlign w:val="center"/>
          </w:tcPr>
          <w:p w14:paraId="47D53E50" w14:textId="6C91E9CE" w:rsidR="00AD6F69" w:rsidRPr="00AD4BD2" w:rsidDel="00F11CA4" w:rsidRDefault="00AD6F69" w:rsidP="00FB1DC8">
            <w:pPr>
              <w:jc w:val="center"/>
              <w:rPr>
                <w:del w:id="216" w:author="Борис Гогинян" w:date="2020-05-24T13:26:00Z"/>
                <w:rFonts w:ascii="Times New Roman" w:hAnsi="Times New Roman" w:cs="Times New Roman"/>
                <w:sz w:val="24"/>
                <w:szCs w:val="28"/>
              </w:rPr>
            </w:pPr>
            <w:del w:id="217" w:author="Борис Гогинян" w:date="2020-05-24T13:26:00Z">
              <w:r w:rsidRPr="00AD4BD2" w:rsidDel="00F11CA4">
                <w:rPr>
                  <w:rFonts w:ascii="Times New Roman" w:hAnsi="Times New Roman" w:cs="Times New Roman"/>
                  <w:sz w:val="24"/>
                  <w:szCs w:val="28"/>
                </w:rPr>
                <w:delText>Выбор темы практики/НИР. Пройти инструктаж по технике безопасности.</w:delText>
              </w:r>
            </w:del>
          </w:p>
        </w:tc>
        <w:tc>
          <w:tcPr>
            <w:tcW w:w="2120" w:type="dxa"/>
            <w:vAlign w:val="center"/>
          </w:tcPr>
          <w:p w14:paraId="5AC46A76" w14:textId="34C37C06" w:rsidR="00AD6F69" w:rsidRPr="00AD4BD2" w:rsidDel="00F11CA4" w:rsidRDefault="00AD6F69" w:rsidP="00FB1DC8">
            <w:pPr>
              <w:jc w:val="center"/>
              <w:rPr>
                <w:del w:id="218" w:author="Борис Гогинян" w:date="2020-05-24T13:26:00Z"/>
                <w:rFonts w:ascii="Times New Roman" w:hAnsi="Times New Roman" w:cs="Times New Roman"/>
                <w:sz w:val="24"/>
                <w:szCs w:val="28"/>
              </w:rPr>
            </w:pPr>
          </w:p>
        </w:tc>
      </w:tr>
      <w:tr w:rsidR="00AD6F69" w:rsidRPr="00B12333" w:rsidDel="00F11CA4" w14:paraId="722AA6C2" w14:textId="790B46B0" w:rsidTr="00FB1DC8">
        <w:trPr>
          <w:jc w:val="center"/>
          <w:del w:id="219" w:author="Борис Гогинян" w:date="2020-05-24T13:26:00Z"/>
        </w:trPr>
        <w:tc>
          <w:tcPr>
            <w:tcW w:w="1696" w:type="dxa"/>
            <w:vAlign w:val="center"/>
          </w:tcPr>
          <w:p w14:paraId="5DB9E774" w14:textId="087F1A1A" w:rsidR="00AD6F69" w:rsidRPr="00F13D22" w:rsidDel="00F11CA4" w:rsidRDefault="00B06873" w:rsidP="00FB1DC8">
            <w:pPr>
              <w:jc w:val="center"/>
              <w:rPr>
                <w:del w:id="220" w:author="Борис Гогинян" w:date="2020-05-24T13:26:00Z"/>
                <w:rFonts w:ascii="Times New Roman" w:hAnsi="Times New Roman" w:cs="Times New Roman"/>
                <w:sz w:val="24"/>
                <w:szCs w:val="28"/>
              </w:rPr>
            </w:pPr>
            <w:del w:id="221" w:author="Борис Гогинян" w:date="2020-05-24T13:26:00Z">
              <w:r w:rsidRPr="00F11CA4" w:rsidDel="00F11CA4">
                <w:rPr>
                  <w:rFonts w:ascii="Times New Roman" w:hAnsi="Times New Roman" w:cs="Times New Roman"/>
                  <w:sz w:val="24"/>
                  <w:szCs w:val="28"/>
                </w:rPr>
                <w:delText>1</w:delText>
              </w:r>
            </w:del>
          </w:p>
        </w:tc>
        <w:tc>
          <w:tcPr>
            <w:tcW w:w="2127" w:type="dxa"/>
            <w:vAlign w:val="center"/>
          </w:tcPr>
          <w:p w14:paraId="3FF138D0" w14:textId="51629346" w:rsidR="00AD6F69" w:rsidRPr="00AD4BD2" w:rsidDel="00F11CA4" w:rsidRDefault="00AD6F69" w:rsidP="00FB1DC8">
            <w:pPr>
              <w:jc w:val="center"/>
              <w:rPr>
                <w:del w:id="222" w:author="Борис Гогинян" w:date="2020-05-24T13:26:00Z"/>
                <w:rFonts w:ascii="Times New Roman" w:hAnsi="Times New Roman" w:cs="Times New Roman"/>
                <w:sz w:val="24"/>
                <w:szCs w:val="28"/>
              </w:rPr>
            </w:pPr>
            <w:del w:id="223" w:author="Борис Гогинян" w:date="2020-05-24T13:26:00Z">
              <w:r w:rsidRPr="00AD4BD2" w:rsidDel="00F11CA4">
                <w:rPr>
                  <w:rFonts w:ascii="Times New Roman" w:hAnsi="Times New Roman" w:cs="Times New Roman"/>
                  <w:sz w:val="24"/>
                  <w:szCs w:val="28"/>
                </w:rPr>
                <w:delText>27.04.2020</w:delText>
              </w:r>
            </w:del>
          </w:p>
        </w:tc>
        <w:tc>
          <w:tcPr>
            <w:tcW w:w="3402" w:type="dxa"/>
            <w:vAlign w:val="center"/>
          </w:tcPr>
          <w:p w14:paraId="241D5E14" w14:textId="432BD174" w:rsidR="00AD6F69" w:rsidRPr="00AD4BD2" w:rsidDel="00F11CA4" w:rsidRDefault="00AD6F69" w:rsidP="00FB1DC8">
            <w:pPr>
              <w:jc w:val="center"/>
              <w:rPr>
                <w:del w:id="224" w:author="Борис Гогинян" w:date="2020-05-24T13:26:00Z"/>
                <w:rFonts w:ascii="Times New Roman" w:hAnsi="Times New Roman" w:cs="Times New Roman"/>
                <w:sz w:val="24"/>
                <w:szCs w:val="28"/>
              </w:rPr>
            </w:pPr>
            <w:del w:id="225" w:author="Борис Гогинян" w:date="2020-05-24T13:26:00Z">
              <w:r w:rsidRPr="00AD4BD2" w:rsidDel="00F11CA4">
                <w:rPr>
                  <w:rFonts w:ascii="Times New Roman" w:hAnsi="Times New Roman" w:cs="Times New Roman"/>
                  <w:sz w:val="24"/>
                  <w:szCs w:val="28"/>
                </w:rPr>
                <w:delText xml:space="preserve">Вводная установочная лекция. </w:delText>
              </w:r>
            </w:del>
          </w:p>
        </w:tc>
        <w:tc>
          <w:tcPr>
            <w:tcW w:w="2120" w:type="dxa"/>
            <w:vAlign w:val="center"/>
          </w:tcPr>
          <w:p w14:paraId="15AEE8EE" w14:textId="030F325A" w:rsidR="00AD6F69" w:rsidRPr="00AD4BD2" w:rsidDel="00F11CA4" w:rsidRDefault="00AD6F69" w:rsidP="00FB1DC8">
            <w:pPr>
              <w:jc w:val="center"/>
              <w:rPr>
                <w:del w:id="226" w:author="Борис Гогинян" w:date="2020-05-24T13:26:00Z"/>
                <w:rFonts w:ascii="Times New Roman" w:hAnsi="Times New Roman" w:cs="Times New Roman"/>
                <w:sz w:val="24"/>
                <w:szCs w:val="28"/>
              </w:rPr>
            </w:pPr>
          </w:p>
        </w:tc>
      </w:tr>
      <w:tr w:rsidR="00AD6F69" w:rsidRPr="00B12333" w:rsidDel="00F11CA4" w14:paraId="3985045E" w14:textId="02BA3A05" w:rsidTr="00FB1DC8">
        <w:trPr>
          <w:jc w:val="center"/>
          <w:del w:id="227" w:author="Борис Гогинян" w:date="2020-05-24T13:26:00Z"/>
        </w:trPr>
        <w:tc>
          <w:tcPr>
            <w:tcW w:w="1696" w:type="dxa"/>
            <w:vAlign w:val="center"/>
          </w:tcPr>
          <w:p w14:paraId="694C586F" w14:textId="64A160ED" w:rsidR="00AD6F69" w:rsidRPr="00F13D22" w:rsidDel="00F11CA4" w:rsidRDefault="00B06873" w:rsidP="00FB1DC8">
            <w:pPr>
              <w:jc w:val="center"/>
              <w:rPr>
                <w:del w:id="228" w:author="Борис Гогинян" w:date="2020-05-24T13:26:00Z"/>
                <w:rFonts w:ascii="Times New Roman" w:hAnsi="Times New Roman" w:cs="Times New Roman"/>
                <w:sz w:val="24"/>
                <w:szCs w:val="28"/>
              </w:rPr>
            </w:pPr>
            <w:del w:id="229" w:author="Борис Гогинян" w:date="2020-05-24T13:26:00Z">
              <w:r w:rsidRPr="00F11CA4" w:rsidDel="00F11CA4">
                <w:rPr>
                  <w:rFonts w:ascii="Times New Roman" w:hAnsi="Times New Roman" w:cs="Times New Roman"/>
                  <w:sz w:val="24"/>
                  <w:szCs w:val="28"/>
                </w:rPr>
                <w:delText>2</w:delText>
              </w:r>
            </w:del>
          </w:p>
        </w:tc>
        <w:tc>
          <w:tcPr>
            <w:tcW w:w="2127" w:type="dxa"/>
            <w:vAlign w:val="center"/>
          </w:tcPr>
          <w:p w14:paraId="30E9932F" w14:textId="70BD4B01" w:rsidR="00AD6F69" w:rsidRPr="00AD4BD2" w:rsidDel="00F11CA4" w:rsidRDefault="00AD6F69" w:rsidP="00FB1DC8">
            <w:pPr>
              <w:jc w:val="center"/>
              <w:rPr>
                <w:del w:id="230" w:author="Борис Гогинян" w:date="2020-05-24T13:26:00Z"/>
                <w:rFonts w:ascii="Times New Roman" w:hAnsi="Times New Roman" w:cs="Times New Roman"/>
                <w:sz w:val="24"/>
                <w:szCs w:val="28"/>
              </w:rPr>
            </w:pPr>
            <w:del w:id="231" w:author="Борис Гогинян" w:date="2020-05-24T13:26:00Z">
              <w:r w:rsidRPr="00AD4BD2" w:rsidDel="00F11CA4">
                <w:rPr>
                  <w:rFonts w:ascii="Times New Roman" w:hAnsi="Times New Roman" w:cs="Times New Roman"/>
                  <w:sz w:val="24"/>
                  <w:szCs w:val="28"/>
                </w:rPr>
                <w:delText>04.05.2020</w:delText>
              </w:r>
            </w:del>
          </w:p>
        </w:tc>
        <w:tc>
          <w:tcPr>
            <w:tcW w:w="3402" w:type="dxa"/>
            <w:vAlign w:val="center"/>
          </w:tcPr>
          <w:p w14:paraId="0BC04B64" w14:textId="187E8C30" w:rsidR="00AD6F69" w:rsidRPr="00AD4BD2" w:rsidDel="00F11CA4" w:rsidRDefault="00AD6F69" w:rsidP="00FB1DC8">
            <w:pPr>
              <w:jc w:val="center"/>
              <w:rPr>
                <w:del w:id="232" w:author="Борис Гогинян" w:date="2020-05-24T13:26:00Z"/>
                <w:rFonts w:ascii="Times New Roman" w:hAnsi="Times New Roman" w:cs="Times New Roman"/>
                <w:sz w:val="24"/>
                <w:szCs w:val="28"/>
              </w:rPr>
            </w:pPr>
            <w:del w:id="233" w:author="Борис Гогинян" w:date="2020-05-24T13:26:00Z">
              <w:r w:rsidRPr="00AD4BD2" w:rsidDel="00F11CA4">
                <w:rPr>
                  <w:rFonts w:ascii="Times New Roman" w:hAnsi="Times New Roman" w:cs="Times New Roman"/>
                  <w:sz w:val="24"/>
                  <w:szCs w:val="28"/>
                </w:rPr>
                <w:delText>Составление обзора литературы</w:delText>
              </w:r>
            </w:del>
          </w:p>
        </w:tc>
        <w:tc>
          <w:tcPr>
            <w:tcW w:w="2120" w:type="dxa"/>
            <w:vAlign w:val="center"/>
          </w:tcPr>
          <w:p w14:paraId="6B190295" w14:textId="49D4C5EF" w:rsidR="00AD6F69" w:rsidRPr="00AD4BD2" w:rsidDel="00F11CA4" w:rsidRDefault="00AD6F69" w:rsidP="00FB1DC8">
            <w:pPr>
              <w:jc w:val="center"/>
              <w:rPr>
                <w:del w:id="234" w:author="Борис Гогинян" w:date="2020-05-24T13:26:00Z"/>
                <w:rFonts w:ascii="Times New Roman" w:hAnsi="Times New Roman" w:cs="Times New Roman"/>
                <w:sz w:val="24"/>
                <w:szCs w:val="28"/>
              </w:rPr>
            </w:pPr>
          </w:p>
        </w:tc>
      </w:tr>
      <w:tr w:rsidR="00AD6F69" w:rsidRPr="00B12333" w:rsidDel="00F11CA4" w14:paraId="16F791E1" w14:textId="4488A0F4" w:rsidTr="00FB1DC8">
        <w:trPr>
          <w:jc w:val="center"/>
          <w:del w:id="235" w:author="Борис Гогинян" w:date="2020-05-24T13:26:00Z"/>
        </w:trPr>
        <w:tc>
          <w:tcPr>
            <w:tcW w:w="1696" w:type="dxa"/>
            <w:vAlign w:val="center"/>
          </w:tcPr>
          <w:p w14:paraId="3F0555E7" w14:textId="53E2CDC2" w:rsidR="00AD6F69" w:rsidRPr="00F13D22" w:rsidDel="00F11CA4" w:rsidRDefault="00AD6F69" w:rsidP="00FB1DC8">
            <w:pPr>
              <w:jc w:val="center"/>
              <w:rPr>
                <w:del w:id="236" w:author="Борис Гогинян" w:date="2020-05-24T13:26:00Z"/>
                <w:rFonts w:ascii="Times New Roman" w:hAnsi="Times New Roman" w:cs="Times New Roman"/>
                <w:sz w:val="24"/>
                <w:szCs w:val="28"/>
              </w:rPr>
            </w:pPr>
            <w:del w:id="237" w:author="Борис Гогинян" w:date="2020-05-24T13:26:00Z">
              <w:r w:rsidRPr="00F11CA4" w:rsidDel="00F11CA4">
                <w:rPr>
                  <w:rFonts w:ascii="Times New Roman" w:hAnsi="Times New Roman" w:cs="Times New Roman"/>
                  <w:sz w:val="24"/>
                  <w:szCs w:val="28"/>
                </w:rPr>
                <w:delText>3</w:delText>
              </w:r>
            </w:del>
          </w:p>
        </w:tc>
        <w:tc>
          <w:tcPr>
            <w:tcW w:w="2127" w:type="dxa"/>
            <w:vAlign w:val="center"/>
          </w:tcPr>
          <w:p w14:paraId="4ABD4AE5" w14:textId="744060AA" w:rsidR="00AD6F69" w:rsidRPr="00AD4BD2" w:rsidDel="00F11CA4" w:rsidRDefault="00AD6F69" w:rsidP="00FB1DC8">
            <w:pPr>
              <w:jc w:val="center"/>
              <w:rPr>
                <w:del w:id="238" w:author="Борис Гогинян" w:date="2020-05-24T13:26:00Z"/>
                <w:rFonts w:ascii="Times New Roman" w:hAnsi="Times New Roman" w:cs="Times New Roman"/>
                <w:sz w:val="24"/>
                <w:szCs w:val="28"/>
              </w:rPr>
            </w:pPr>
            <w:del w:id="239" w:author="Борис Гогинян" w:date="2020-05-24T13:26:00Z">
              <w:r w:rsidRPr="00AD4BD2" w:rsidDel="00F11CA4">
                <w:rPr>
                  <w:rFonts w:ascii="Times New Roman" w:hAnsi="Times New Roman" w:cs="Times New Roman"/>
                  <w:sz w:val="24"/>
                  <w:szCs w:val="28"/>
                </w:rPr>
                <w:delText>12.05.2020</w:delText>
              </w:r>
            </w:del>
          </w:p>
        </w:tc>
        <w:tc>
          <w:tcPr>
            <w:tcW w:w="3402" w:type="dxa"/>
            <w:vAlign w:val="center"/>
          </w:tcPr>
          <w:p w14:paraId="5AEF1413" w14:textId="188AA6C7" w:rsidR="00AD6F69" w:rsidRPr="00AD4BD2" w:rsidDel="00F11CA4" w:rsidRDefault="00AD6F69" w:rsidP="00FB1DC8">
            <w:pPr>
              <w:jc w:val="center"/>
              <w:rPr>
                <w:del w:id="240" w:author="Борис Гогинян" w:date="2020-05-24T13:26:00Z"/>
                <w:rFonts w:ascii="Times New Roman" w:hAnsi="Times New Roman" w:cs="Times New Roman"/>
                <w:sz w:val="24"/>
                <w:szCs w:val="28"/>
              </w:rPr>
            </w:pPr>
            <w:del w:id="241" w:author="Борис Гогинян" w:date="2020-05-24T13:26:00Z">
              <w:r w:rsidRPr="00AD4BD2" w:rsidDel="00F11CA4">
                <w:rPr>
                  <w:rFonts w:ascii="Times New Roman" w:hAnsi="Times New Roman" w:cs="Times New Roman"/>
                  <w:sz w:val="24"/>
                  <w:szCs w:val="28"/>
                </w:rPr>
                <w:delText>Описание приемов и моделей, использованных в исследовании. Уточнение выводов</w:delText>
              </w:r>
            </w:del>
          </w:p>
        </w:tc>
        <w:tc>
          <w:tcPr>
            <w:tcW w:w="2120" w:type="dxa"/>
            <w:vAlign w:val="center"/>
          </w:tcPr>
          <w:p w14:paraId="20E1F16C" w14:textId="1A2CD233" w:rsidR="00AD6F69" w:rsidRPr="00AD4BD2" w:rsidDel="00F11CA4" w:rsidRDefault="00AD6F69" w:rsidP="00FB1DC8">
            <w:pPr>
              <w:jc w:val="center"/>
              <w:rPr>
                <w:del w:id="242" w:author="Борис Гогинян" w:date="2020-05-24T13:26:00Z"/>
                <w:rFonts w:ascii="Times New Roman" w:hAnsi="Times New Roman" w:cs="Times New Roman"/>
                <w:sz w:val="24"/>
                <w:szCs w:val="28"/>
              </w:rPr>
            </w:pPr>
          </w:p>
        </w:tc>
      </w:tr>
      <w:tr w:rsidR="00AD6F69" w:rsidRPr="00B12333" w:rsidDel="00F11CA4" w14:paraId="705335D5" w14:textId="6CEDEDE2" w:rsidTr="00FB1DC8">
        <w:trPr>
          <w:jc w:val="center"/>
          <w:del w:id="243" w:author="Борис Гогинян" w:date="2020-05-24T13:26:00Z"/>
        </w:trPr>
        <w:tc>
          <w:tcPr>
            <w:tcW w:w="1696" w:type="dxa"/>
            <w:vAlign w:val="center"/>
          </w:tcPr>
          <w:p w14:paraId="32A42FD1" w14:textId="609BB230" w:rsidR="00AD6F69" w:rsidRPr="00F13D22" w:rsidDel="00F11CA4" w:rsidRDefault="00AD6F69" w:rsidP="00FB1DC8">
            <w:pPr>
              <w:jc w:val="center"/>
              <w:rPr>
                <w:del w:id="244" w:author="Борис Гогинян" w:date="2020-05-24T13:26:00Z"/>
                <w:rFonts w:ascii="Times New Roman" w:hAnsi="Times New Roman" w:cs="Times New Roman"/>
                <w:sz w:val="24"/>
                <w:szCs w:val="28"/>
              </w:rPr>
            </w:pPr>
            <w:del w:id="245" w:author="Борис Гогинян" w:date="2020-05-24T13:26:00Z">
              <w:r w:rsidRPr="00F11CA4" w:rsidDel="00F11CA4">
                <w:rPr>
                  <w:rFonts w:ascii="Times New Roman" w:hAnsi="Times New Roman" w:cs="Times New Roman"/>
                  <w:sz w:val="24"/>
                  <w:szCs w:val="28"/>
                </w:rPr>
                <w:delText>4</w:delText>
              </w:r>
            </w:del>
          </w:p>
        </w:tc>
        <w:tc>
          <w:tcPr>
            <w:tcW w:w="2127" w:type="dxa"/>
            <w:vAlign w:val="center"/>
          </w:tcPr>
          <w:p w14:paraId="5FCB3EEA" w14:textId="08E3315A" w:rsidR="00AD6F69" w:rsidRPr="00AD4BD2" w:rsidDel="00F11CA4" w:rsidRDefault="00AD6F69" w:rsidP="00FB1DC8">
            <w:pPr>
              <w:jc w:val="center"/>
              <w:rPr>
                <w:del w:id="246" w:author="Борис Гогинян" w:date="2020-05-24T13:26:00Z"/>
                <w:rFonts w:ascii="Times New Roman" w:hAnsi="Times New Roman" w:cs="Times New Roman"/>
                <w:sz w:val="24"/>
                <w:szCs w:val="28"/>
              </w:rPr>
            </w:pPr>
            <w:del w:id="247" w:author="Борис Гогинян" w:date="2020-05-24T13:26:00Z">
              <w:r w:rsidRPr="00AD4BD2" w:rsidDel="00F11CA4">
                <w:rPr>
                  <w:rFonts w:ascii="Times New Roman" w:hAnsi="Times New Roman" w:cs="Times New Roman"/>
                  <w:sz w:val="24"/>
                  <w:szCs w:val="28"/>
                </w:rPr>
                <w:delText>18.05.2020</w:delText>
              </w:r>
            </w:del>
          </w:p>
        </w:tc>
        <w:tc>
          <w:tcPr>
            <w:tcW w:w="3402" w:type="dxa"/>
            <w:vAlign w:val="center"/>
          </w:tcPr>
          <w:p w14:paraId="1339769F" w14:textId="1C2E282F" w:rsidR="00AD6F69" w:rsidRPr="00AD4BD2" w:rsidDel="00F11CA4" w:rsidRDefault="00AD6F69" w:rsidP="00FB1DC8">
            <w:pPr>
              <w:jc w:val="center"/>
              <w:rPr>
                <w:del w:id="248" w:author="Борис Гогинян" w:date="2020-05-24T13:26:00Z"/>
                <w:rFonts w:ascii="Times New Roman" w:hAnsi="Times New Roman" w:cs="Times New Roman"/>
                <w:sz w:val="24"/>
                <w:szCs w:val="28"/>
              </w:rPr>
            </w:pPr>
            <w:del w:id="249" w:author="Борис Гогинян" w:date="2020-05-24T13:26:00Z">
              <w:r w:rsidRPr="00AD4BD2" w:rsidDel="00F11CA4">
                <w:rPr>
                  <w:rFonts w:ascii="Times New Roman" w:hAnsi="Times New Roman" w:cs="Times New Roman"/>
                  <w:sz w:val="24"/>
                  <w:szCs w:val="28"/>
                </w:rPr>
                <w:delText xml:space="preserve">Формирование приложений с набором проанализированных примеров. Подготовка демонстрационных материалов к защите </w:delText>
              </w:r>
            </w:del>
          </w:p>
        </w:tc>
        <w:tc>
          <w:tcPr>
            <w:tcW w:w="2120" w:type="dxa"/>
            <w:vAlign w:val="center"/>
          </w:tcPr>
          <w:p w14:paraId="1E885C8C" w14:textId="31C85191" w:rsidR="00AD6F69" w:rsidRPr="00AD4BD2" w:rsidDel="00F11CA4" w:rsidRDefault="00AD6F69" w:rsidP="00FB1DC8">
            <w:pPr>
              <w:jc w:val="center"/>
              <w:rPr>
                <w:del w:id="250" w:author="Борис Гогинян" w:date="2020-05-24T13:26:00Z"/>
                <w:rFonts w:ascii="Times New Roman" w:hAnsi="Times New Roman" w:cs="Times New Roman"/>
                <w:sz w:val="24"/>
                <w:szCs w:val="28"/>
              </w:rPr>
            </w:pPr>
          </w:p>
        </w:tc>
      </w:tr>
      <w:tr w:rsidR="00AD6F69" w:rsidRPr="00B12333" w:rsidDel="00F11CA4" w14:paraId="6BFCB990" w14:textId="5E100800" w:rsidTr="00FB1DC8">
        <w:trPr>
          <w:jc w:val="center"/>
          <w:del w:id="251" w:author="Борис Гогинян" w:date="2020-05-24T13:26:00Z"/>
        </w:trPr>
        <w:tc>
          <w:tcPr>
            <w:tcW w:w="1696" w:type="dxa"/>
            <w:vAlign w:val="center"/>
          </w:tcPr>
          <w:p w14:paraId="43451774" w14:textId="6D3DD229" w:rsidR="00AD6F69" w:rsidRPr="00F13D22" w:rsidDel="00F11CA4" w:rsidRDefault="00AD6F69" w:rsidP="00FB1DC8">
            <w:pPr>
              <w:jc w:val="center"/>
              <w:rPr>
                <w:del w:id="252" w:author="Борис Гогинян" w:date="2020-05-24T13:26:00Z"/>
                <w:rFonts w:ascii="Times New Roman" w:hAnsi="Times New Roman" w:cs="Times New Roman"/>
                <w:sz w:val="24"/>
                <w:szCs w:val="28"/>
              </w:rPr>
            </w:pPr>
            <w:del w:id="253" w:author="Борис Гогинян" w:date="2020-05-24T13:26:00Z">
              <w:r w:rsidRPr="00F11CA4" w:rsidDel="00F11CA4">
                <w:rPr>
                  <w:rFonts w:ascii="Times New Roman" w:hAnsi="Times New Roman" w:cs="Times New Roman"/>
                  <w:sz w:val="24"/>
                  <w:szCs w:val="28"/>
                </w:rPr>
                <w:delText>4</w:delText>
              </w:r>
            </w:del>
          </w:p>
        </w:tc>
        <w:tc>
          <w:tcPr>
            <w:tcW w:w="2127" w:type="dxa"/>
            <w:vAlign w:val="center"/>
          </w:tcPr>
          <w:p w14:paraId="4CA18658" w14:textId="5B261CBB" w:rsidR="00AD6F69" w:rsidRPr="00AD4BD2" w:rsidDel="00F11CA4" w:rsidRDefault="00AD6F69" w:rsidP="00FB1DC8">
            <w:pPr>
              <w:jc w:val="center"/>
              <w:rPr>
                <w:del w:id="254" w:author="Борис Гогинян" w:date="2020-05-24T13:26:00Z"/>
                <w:rFonts w:ascii="Times New Roman" w:hAnsi="Times New Roman" w:cs="Times New Roman"/>
                <w:sz w:val="24"/>
                <w:szCs w:val="28"/>
              </w:rPr>
            </w:pPr>
            <w:del w:id="255" w:author="Борис Гогинян" w:date="2020-05-24T13:26:00Z">
              <w:r w:rsidRPr="00AD4BD2" w:rsidDel="00F11CA4">
                <w:rPr>
                  <w:rFonts w:ascii="Times New Roman" w:hAnsi="Times New Roman" w:cs="Times New Roman"/>
                  <w:sz w:val="24"/>
                  <w:szCs w:val="28"/>
                </w:rPr>
                <w:delText>23.05.2020</w:delText>
              </w:r>
            </w:del>
          </w:p>
        </w:tc>
        <w:tc>
          <w:tcPr>
            <w:tcW w:w="3402" w:type="dxa"/>
            <w:vAlign w:val="center"/>
          </w:tcPr>
          <w:p w14:paraId="6BABC990" w14:textId="4816A0D8" w:rsidR="00AD6F69" w:rsidRPr="00AD4BD2" w:rsidDel="00F11CA4" w:rsidRDefault="00AD6F69" w:rsidP="00FB1DC8">
            <w:pPr>
              <w:jc w:val="center"/>
              <w:rPr>
                <w:del w:id="256" w:author="Борис Гогинян" w:date="2020-05-24T13:26:00Z"/>
                <w:rFonts w:ascii="Times New Roman" w:hAnsi="Times New Roman" w:cs="Times New Roman"/>
                <w:sz w:val="24"/>
                <w:szCs w:val="28"/>
              </w:rPr>
            </w:pPr>
            <w:del w:id="257" w:author="Борис Гогинян" w:date="2020-05-24T13:26:00Z">
              <w:r w:rsidRPr="00AD4BD2" w:rsidDel="00F11CA4">
                <w:rPr>
                  <w:rFonts w:ascii="Times New Roman" w:hAnsi="Times New Roman" w:cs="Times New Roman"/>
                  <w:sz w:val="24"/>
                  <w:szCs w:val="28"/>
                </w:rPr>
                <w:delText>Представление отчётных материалов по практике/НИР и их защита. Передача обобщённых материалов на кафедру для архивного хранения.</w:delText>
              </w:r>
            </w:del>
          </w:p>
        </w:tc>
        <w:tc>
          <w:tcPr>
            <w:tcW w:w="2120" w:type="dxa"/>
            <w:vAlign w:val="center"/>
          </w:tcPr>
          <w:p w14:paraId="38609339" w14:textId="272553E4" w:rsidR="00AD6F69" w:rsidRPr="00AD4BD2" w:rsidDel="00F11CA4" w:rsidRDefault="00AD6F69" w:rsidP="00FB1DC8">
            <w:pPr>
              <w:jc w:val="center"/>
              <w:rPr>
                <w:del w:id="258" w:author="Борис Гогинян" w:date="2020-05-24T13:26:00Z"/>
                <w:rFonts w:ascii="Times New Roman" w:hAnsi="Times New Roman" w:cs="Times New Roman"/>
                <w:sz w:val="24"/>
                <w:szCs w:val="28"/>
              </w:rPr>
            </w:pPr>
          </w:p>
        </w:tc>
      </w:tr>
      <w:tr w:rsidR="00AD6F69" w:rsidRPr="00B12333" w:rsidDel="00F11CA4" w14:paraId="07C6DC38" w14:textId="19DD2E9D" w:rsidTr="00FB1DC8">
        <w:trPr>
          <w:jc w:val="center"/>
          <w:del w:id="259" w:author="Борис Гогинян" w:date="2020-05-24T13:26:00Z"/>
        </w:trPr>
        <w:tc>
          <w:tcPr>
            <w:tcW w:w="1696" w:type="dxa"/>
            <w:vAlign w:val="center"/>
          </w:tcPr>
          <w:p w14:paraId="5967AA91" w14:textId="280FCE5B" w:rsidR="00AD6F69" w:rsidRPr="00F11CA4" w:rsidDel="00F11CA4" w:rsidRDefault="00AD6F69" w:rsidP="00FB1DC8">
            <w:pPr>
              <w:jc w:val="center"/>
              <w:rPr>
                <w:del w:id="260" w:author="Борис Гогинян" w:date="2020-05-24T13:26:00Z"/>
                <w:rFonts w:ascii="Times New Roman" w:hAnsi="Times New Roman" w:cs="Times New Roman"/>
                <w:sz w:val="24"/>
                <w:szCs w:val="28"/>
              </w:rPr>
            </w:pPr>
          </w:p>
        </w:tc>
        <w:tc>
          <w:tcPr>
            <w:tcW w:w="2127" w:type="dxa"/>
            <w:vAlign w:val="center"/>
          </w:tcPr>
          <w:p w14:paraId="7907742F" w14:textId="016C312F" w:rsidR="00AD6F69" w:rsidRPr="00F13D22" w:rsidDel="00F11CA4" w:rsidRDefault="00AD6F69" w:rsidP="00FB1DC8">
            <w:pPr>
              <w:jc w:val="center"/>
              <w:rPr>
                <w:del w:id="261" w:author="Борис Гогинян" w:date="2020-05-24T13:26:00Z"/>
                <w:rFonts w:ascii="Times New Roman" w:hAnsi="Times New Roman" w:cs="Times New Roman"/>
                <w:sz w:val="24"/>
                <w:szCs w:val="28"/>
              </w:rPr>
            </w:pPr>
          </w:p>
        </w:tc>
        <w:tc>
          <w:tcPr>
            <w:tcW w:w="3402" w:type="dxa"/>
            <w:vAlign w:val="center"/>
          </w:tcPr>
          <w:p w14:paraId="2E01246A" w14:textId="6CE94EA9" w:rsidR="00AD6F69" w:rsidRPr="00AD4BD2" w:rsidDel="00F11CA4" w:rsidRDefault="00AD6F69" w:rsidP="00FB1DC8">
            <w:pPr>
              <w:jc w:val="center"/>
              <w:rPr>
                <w:del w:id="262" w:author="Борис Гогинян" w:date="2020-05-24T13:26:00Z"/>
                <w:rFonts w:ascii="Times New Roman" w:hAnsi="Times New Roman" w:cs="Times New Roman"/>
                <w:sz w:val="24"/>
                <w:szCs w:val="28"/>
              </w:rPr>
            </w:pPr>
            <w:del w:id="263" w:author="Борис Гогинян" w:date="2020-05-24T13:26:00Z">
              <w:r w:rsidRPr="00AD4BD2" w:rsidDel="00F11CA4">
                <w:rPr>
                  <w:rFonts w:ascii="Times New Roman" w:hAnsi="Times New Roman" w:cs="Times New Roman"/>
                  <w:sz w:val="24"/>
                  <w:szCs w:val="28"/>
                </w:rPr>
                <w:delText>Зачётная аттестация.</w:delText>
              </w:r>
            </w:del>
          </w:p>
        </w:tc>
        <w:tc>
          <w:tcPr>
            <w:tcW w:w="2120" w:type="dxa"/>
            <w:vAlign w:val="center"/>
          </w:tcPr>
          <w:p w14:paraId="7CDEBB5D" w14:textId="4D7B9A59" w:rsidR="00AD6F69" w:rsidRPr="00AD4BD2" w:rsidDel="00F11CA4" w:rsidRDefault="00AD6F69" w:rsidP="00FB1DC8">
            <w:pPr>
              <w:jc w:val="center"/>
              <w:rPr>
                <w:del w:id="264" w:author="Борис Гогинян" w:date="2020-05-24T13:26:00Z"/>
                <w:rFonts w:ascii="Times New Roman" w:hAnsi="Times New Roman" w:cs="Times New Roman"/>
                <w:sz w:val="24"/>
                <w:szCs w:val="28"/>
              </w:rPr>
            </w:pPr>
          </w:p>
        </w:tc>
      </w:tr>
    </w:tbl>
    <w:p w14:paraId="72FB0684" w14:textId="5551EE30" w:rsidR="00AD6F69" w:rsidRPr="00F11CA4" w:rsidDel="00F11CA4" w:rsidRDefault="00AD6F69" w:rsidP="00AD6F69">
      <w:pPr>
        <w:spacing w:after="0" w:line="240" w:lineRule="auto"/>
        <w:ind w:firstLine="400"/>
        <w:jc w:val="both"/>
        <w:rPr>
          <w:del w:id="265" w:author="Борис Гогинян" w:date="2020-05-24T13:26:00Z"/>
          <w:rFonts w:ascii="Times New Roman" w:hAnsi="Times New Roman" w:cs="Times New Roman"/>
          <w:sz w:val="24"/>
          <w:szCs w:val="28"/>
        </w:rPr>
      </w:pPr>
    </w:p>
    <w:p w14:paraId="2335DC4F" w14:textId="432B8745" w:rsidR="00AD6F69" w:rsidRPr="00F13D22" w:rsidDel="00F11CA4" w:rsidRDefault="00AD6F69" w:rsidP="00AD6F69">
      <w:pPr>
        <w:spacing w:after="0" w:line="240" w:lineRule="auto"/>
        <w:ind w:firstLine="400"/>
        <w:jc w:val="both"/>
        <w:rPr>
          <w:del w:id="266" w:author="Борис Гогинян" w:date="2020-05-24T13:26:00Z"/>
          <w:rFonts w:ascii="Times New Roman" w:eastAsia="Times New Roman" w:hAnsi="Times New Roman" w:cs="Times New Roman"/>
          <w:sz w:val="24"/>
          <w:szCs w:val="28"/>
          <w:lang w:eastAsia="ru-RU"/>
        </w:rPr>
      </w:pPr>
    </w:p>
    <w:p w14:paraId="64517AF8" w14:textId="7E688FDF" w:rsidR="00AD6F69" w:rsidRPr="00AD4BD2" w:rsidDel="00F11CA4" w:rsidRDefault="00AD6F69" w:rsidP="00AD6F69">
      <w:pPr>
        <w:spacing w:after="0" w:line="240" w:lineRule="auto"/>
        <w:ind w:left="284"/>
        <w:jc w:val="both"/>
        <w:rPr>
          <w:del w:id="267" w:author="Борис Гогинян" w:date="2020-05-24T13:26:00Z"/>
          <w:rFonts w:ascii="Times New Roman" w:eastAsia="Times New Roman" w:hAnsi="Times New Roman" w:cs="Times New Roman"/>
          <w:sz w:val="24"/>
          <w:szCs w:val="28"/>
          <w:lang w:eastAsia="ru-RU"/>
        </w:rPr>
      </w:pPr>
      <w:del w:id="268" w:author="Борис Гогинян" w:date="2020-05-24T13:26:00Z">
        <w:r w:rsidRPr="00AD4BD2" w:rsidDel="00F11CA4">
          <w:rPr>
            <w:rFonts w:ascii="Times New Roman" w:eastAsia="Times New Roman" w:hAnsi="Times New Roman" w:cs="Times New Roman"/>
            <w:sz w:val="24"/>
            <w:szCs w:val="28"/>
            <w:lang w:eastAsia="ru-RU"/>
          </w:rPr>
          <w:delText>Содержание практики и планируемые результаты согласованы с руководителем практики от профильной организации.</w:delText>
        </w:r>
      </w:del>
    </w:p>
    <w:p w14:paraId="24E765BF" w14:textId="0C644A49" w:rsidR="00AD6F69" w:rsidRPr="00AD4BD2" w:rsidDel="00F11CA4" w:rsidRDefault="00AD6F69" w:rsidP="00AD6F69">
      <w:pPr>
        <w:spacing w:after="0" w:line="240" w:lineRule="auto"/>
        <w:ind w:left="284" w:hanging="284"/>
        <w:jc w:val="both"/>
        <w:rPr>
          <w:del w:id="269" w:author="Борис Гогинян" w:date="2020-05-24T13:26:00Z"/>
          <w:rFonts w:ascii="Times New Roman" w:eastAsia="Times New Roman" w:hAnsi="Times New Roman" w:cs="Times New Roman"/>
          <w:b/>
          <w:sz w:val="24"/>
          <w:szCs w:val="28"/>
          <w:lang w:eastAsia="ru-RU"/>
        </w:rPr>
      </w:pPr>
    </w:p>
    <w:p w14:paraId="5C370835" w14:textId="3A0E1EA1" w:rsidR="00AD6F69" w:rsidRPr="00B12333" w:rsidDel="00F11CA4" w:rsidRDefault="00B06873" w:rsidP="00AD6F69">
      <w:pPr>
        <w:spacing w:after="0" w:line="240" w:lineRule="auto"/>
        <w:ind w:left="284" w:hanging="284"/>
        <w:jc w:val="both"/>
        <w:rPr>
          <w:del w:id="270" w:author="Борис Гогинян" w:date="2020-05-24T13:26:00Z"/>
          <w:rFonts w:ascii="Times New Roman" w:eastAsia="Times New Roman" w:hAnsi="Times New Roman" w:cs="Times New Roman"/>
          <w:b/>
          <w:sz w:val="24"/>
          <w:szCs w:val="28"/>
          <w:lang w:eastAsia="ru-RU"/>
          <w:rPrChange w:id="271" w:author="Борис Гогинян" w:date="2020-05-22T22:36:00Z">
            <w:rPr>
              <w:del w:id="272" w:author="Борис Гогинян" w:date="2020-05-24T13:26:00Z"/>
              <w:rFonts w:ascii="Times New Roman" w:eastAsia="Times New Roman" w:hAnsi="Times New Roman" w:cs="Times New Roman"/>
              <w:b/>
              <w:sz w:val="28"/>
              <w:szCs w:val="24"/>
              <w:lang w:eastAsia="ru-RU"/>
            </w:rPr>
          </w:rPrChange>
        </w:rPr>
      </w:pPr>
      <w:del w:id="273" w:author="Борис Гогинян" w:date="2020-05-24T13:26:00Z">
        <w:r w:rsidRPr="00B12333" w:rsidDel="00F11CA4">
          <w:rPr>
            <w:rFonts w:ascii="Times New Roman" w:eastAsia="Times New Roman" w:hAnsi="Times New Roman" w:cs="Times New Roman"/>
            <w:b/>
            <w:sz w:val="24"/>
            <w:szCs w:val="28"/>
            <w:lang w:eastAsia="ru-RU"/>
            <w:rPrChange w:id="274" w:author="Борис Гогинян" w:date="2020-05-22T22:36:00Z">
              <w:rPr>
                <w:rFonts w:ascii="Times New Roman" w:eastAsia="Times New Roman" w:hAnsi="Times New Roman" w:cs="Times New Roman"/>
                <w:b/>
                <w:sz w:val="28"/>
                <w:szCs w:val="24"/>
                <w:lang w:eastAsia="ru-RU"/>
              </w:rPr>
            </w:rPrChange>
          </w:rPr>
          <w:delText xml:space="preserve"> </w:delText>
        </w:r>
        <w:r w:rsidR="00AD6F69" w:rsidRPr="00B12333" w:rsidDel="00F11CA4">
          <w:rPr>
            <w:rFonts w:ascii="Times New Roman" w:eastAsia="Times New Roman" w:hAnsi="Times New Roman" w:cs="Times New Roman"/>
            <w:b/>
            <w:sz w:val="24"/>
            <w:szCs w:val="28"/>
            <w:lang w:eastAsia="ru-RU"/>
            <w:rPrChange w:id="275" w:author="Борис Гогинян" w:date="2020-05-22T22:36:00Z">
              <w:rPr>
                <w:rFonts w:ascii="Times New Roman" w:eastAsia="Times New Roman" w:hAnsi="Times New Roman" w:cs="Times New Roman"/>
                <w:b/>
                <w:sz w:val="28"/>
                <w:szCs w:val="24"/>
                <w:lang w:eastAsia="ru-RU"/>
              </w:rPr>
            </w:rPrChange>
          </w:rPr>
          <w:delText>Согласовано:</w:delText>
        </w:r>
      </w:del>
    </w:p>
    <w:p w14:paraId="4642BF75" w14:textId="4AB9E2BA" w:rsidR="00AD6F69" w:rsidRPr="00F11CA4" w:rsidDel="00F11CA4" w:rsidRDefault="00AD6F69" w:rsidP="00AD6F69">
      <w:pPr>
        <w:spacing w:after="0" w:line="240" w:lineRule="auto"/>
        <w:ind w:left="284" w:hanging="284"/>
        <w:jc w:val="both"/>
        <w:rPr>
          <w:del w:id="276" w:author="Борис Гогинян" w:date="2020-05-24T13:26:00Z"/>
          <w:rFonts w:ascii="Times New Roman" w:eastAsia="Times New Roman" w:hAnsi="Times New Roman" w:cs="Times New Roman"/>
          <w:b/>
          <w:sz w:val="24"/>
          <w:szCs w:val="28"/>
          <w:lang w:eastAsia="ru-RU"/>
        </w:rPr>
      </w:pPr>
    </w:p>
    <w:tbl>
      <w:tblPr>
        <w:tblStyle w:val="2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2508"/>
        <w:gridCol w:w="1361"/>
        <w:gridCol w:w="3288"/>
      </w:tblGrid>
      <w:tr w:rsidR="00AD6F69" w:rsidRPr="00B12333" w:rsidDel="00F11CA4" w14:paraId="60DA81C9" w14:textId="1A284CE8" w:rsidTr="00FB1DC8">
        <w:trPr>
          <w:trHeight w:val="730"/>
          <w:del w:id="277" w:author="Борис Гогинян" w:date="2020-05-24T13:26:00Z"/>
        </w:trPr>
        <w:tc>
          <w:tcPr>
            <w:tcW w:w="1493" w:type="pct"/>
          </w:tcPr>
          <w:p w14:paraId="09B7BC0E" w14:textId="07DCEF55" w:rsidR="00AD6F69" w:rsidRPr="00B12333" w:rsidDel="00F11CA4" w:rsidRDefault="00AD6F69" w:rsidP="00FB1DC8">
            <w:pPr>
              <w:rPr>
                <w:del w:id="278" w:author="Борис Гогинян" w:date="2020-05-24T13:26:00Z"/>
                <w:rFonts w:ascii="Times New Roman" w:eastAsia="Times New Roman" w:hAnsi="Times New Roman" w:cs="Times New Roman"/>
                <w:sz w:val="24"/>
                <w:szCs w:val="28"/>
                <w:lang w:eastAsia="ru-RU"/>
                <w:rPrChange w:id="279" w:author="Борис Гогинян" w:date="2020-05-22T22:36:00Z">
                  <w:rPr>
                    <w:del w:id="280" w:author="Борис Гогинян" w:date="2020-05-24T13:26:00Z"/>
                    <w:rFonts w:ascii="Times New Roman" w:eastAsia="Times New Roman" w:hAnsi="Times New Roman" w:cs="Times New Roman"/>
                    <w:sz w:val="28"/>
                    <w:szCs w:val="24"/>
                    <w:lang w:eastAsia="ru-RU"/>
                  </w:rPr>
                </w:rPrChange>
              </w:rPr>
            </w:pPr>
            <w:del w:id="281" w:author="Борис Гогинян" w:date="2020-05-24T13:26:00Z">
              <w:r w:rsidRPr="00B12333" w:rsidDel="00F11CA4">
                <w:rPr>
                  <w:rFonts w:ascii="Times New Roman" w:eastAsia="Times New Roman" w:hAnsi="Times New Roman" w:cs="Times New Roman"/>
                  <w:sz w:val="24"/>
                  <w:szCs w:val="28"/>
                  <w:lang w:eastAsia="ru-RU"/>
                  <w:rPrChange w:id="282" w:author="Борис Гогинян" w:date="2020-05-22T22:36:00Z">
                    <w:rPr>
                      <w:rFonts w:ascii="Times New Roman" w:eastAsia="Times New Roman" w:hAnsi="Times New Roman" w:cs="Times New Roman"/>
                      <w:sz w:val="28"/>
                      <w:szCs w:val="24"/>
                      <w:lang w:eastAsia="ru-RU"/>
                    </w:rPr>
                  </w:rPrChange>
                </w:rPr>
                <w:delText>Заведующий кафедрой</w:delText>
              </w:r>
            </w:del>
          </w:p>
        </w:tc>
        <w:tc>
          <w:tcPr>
            <w:tcW w:w="1229" w:type="pct"/>
          </w:tcPr>
          <w:p w14:paraId="68B622AD" w14:textId="53F12B15" w:rsidR="00AD6F69" w:rsidRPr="00B12333" w:rsidDel="00F11CA4" w:rsidRDefault="00AD6F69" w:rsidP="00FB1DC8">
            <w:pPr>
              <w:jc w:val="both"/>
              <w:rPr>
                <w:del w:id="283" w:author="Борис Гогинян" w:date="2020-05-24T13:26:00Z"/>
                <w:rFonts w:ascii="Times New Roman" w:eastAsia="Times New Roman" w:hAnsi="Times New Roman" w:cs="Times New Roman"/>
                <w:sz w:val="24"/>
                <w:szCs w:val="28"/>
                <w:lang w:eastAsia="ru-RU"/>
                <w:rPrChange w:id="284" w:author="Борис Гогинян" w:date="2020-05-22T22:36:00Z">
                  <w:rPr>
                    <w:del w:id="285" w:author="Борис Гогинян" w:date="2020-05-24T13:26:00Z"/>
                    <w:rFonts w:ascii="Times New Roman" w:eastAsia="Times New Roman" w:hAnsi="Times New Roman" w:cs="Times New Roman"/>
                    <w:sz w:val="28"/>
                    <w:szCs w:val="24"/>
                    <w:lang w:eastAsia="ru-RU"/>
                  </w:rPr>
                </w:rPrChange>
              </w:rPr>
            </w:pPr>
            <w:del w:id="286" w:author="Борис Гогинян" w:date="2020-05-24T13:26:00Z">
              <w:r w:rsidRPr="00B12333" w:rsidDel="00F11CA4">
                <w:rPr>
                  <w:rFonts w:ascii="Times New Roman" w:eastAsia="Times New Roman" w:hAnsi="Times New Roman" w:cs="Times New Roman"/>
                  <w:sz w:val="24"/>
                  <w:szCs w:val="28"/>
                  <w:lang w:eastAsia="ru-RU"/>
                  <w:rPrChange w:id="287" w:author="Борис Гогинян" w:date="2020-05-22T22:36:00Z">
                    <w:rPr>
                      <w:rFonts w:ascii="Times New Roman" w:eastAsia="Times New Roman" w:hAnsi="Times New Roman" w:cs="Times New Roman"/>
                      <w:sz w:val="28"/>
                      <w:szCs w:val="24"/>
                      <w:lang w:eastAsia="ru-RU"/>
                    </w:rPr>
                  </w:rPrChange>
                </w:rPr>
                <w:delText>______________</w:delText>
              </w:r>
            </w:del>
          </w:p>
        </w:tc>
        <w:tc>
          <w:tcPr>
            <w:tcW w:w="667" w:type="pct"/>
          </w:tcPr>
          <w:p w14:paraId="2E5D2C87" w14:textId="5C7A3564" w:rsidR="00AD6F69" w:rsidRPr="00B12333" w:rsidDel="00F11CA4" w:rsidRDefault="00AD6F69" w:rsidP="00FB1DC8">
            <w:pPr>
              <w:rPr>
                <w:del w:id="288" w:author="Борис Гогинян" w:date="2020-05-24T13:26:00Z"/>
                <w:rFonts w:ascii="Times New Roman" w:eastAsia="Times New Roman" w:hAnsi="Times New Roman" w:cs="Times New Roman"/>
                <w:sz w:val="24"/>
                <w:szCs w:val="28"/>
                <w:lang w:eastAsia="ru-RU"/>
                <w:rPrChange w:id="289" w:author="Борис Гогинян" w:date="2020-05-22T22:36:00Z">
                  <w:rPr>
                    <w:del w:id="290" w:author="Борис Гогинян" w:date="2020-05-24T13:26:00Z"/>
                    <w:rFonts w:ascii="Times New Roman" w:eastAsia="Times New Roman" w:hAnsi="Times New Roman" w:cs="Times New Roman"/>
                    <w:sz w:val="28"/>
                    <w:szCs w:val="24"/>
                    <w:lang w:eastAsia="ru-RU"/>
                  </w:rPr>
                </w:rPrChange>
              </w:rPr>
            </w:pPr>
            <w:del w:id="291" w:author="Борис Гогинян" w:date="2020-05-24T13:26:00Z">
              <w:r w:rsidRPr="00B12333" w:rsidDel="00F11CA4">
                <w:rPr>
                  <w:rFonts w:ascii="Times New Roman" w:eastAsia="Times New Roman" w:hAnsi="Times New Roman" w:cs="Times New Roman"/>
                  <w:sz w:val="24"/>
                  <w:szCs w:val="28"/>
                  <w:lang w:eastAsia="ru-RU"/>
                  <w:rPrChange w:id="292" w:author="Борис Гогинян" w:date="2020-05-22T22:36:00Z">
                    <w:rPr>
                      <w:rFonts w:ascii="Times New Roman" w:eastAsia="Times New Roman" w:hAnsi="Times New Roman" w:cs="Times New Roman"/>
                      <w:sz w:val="28"/>
                      <w:szCs w:val="24"/>
                      <w:lang w:eastAsia="ru-RU"/>
                    </w:rPr>
                  </w:rPrChange>
                </w:rPr>
                <w:delText>/ ФИО /</w:delText>
              </w:r>
            </w:del>
          </w:p>
        </w:tc>
        <w:tc>
          <w:tcPr>
            <w:tcW w:w="1611" w:type="pct"/>
          </w:tcPr>
          <w:p w14:paraId="4781FD2D" w14:textId="770872C8" w:rsidR="00AD6F69" w:rsidRPr="00B12333" w:rsidDel="00F11CA4" w:rsidRDefault="00AD6F69" w:rsidP="00FB1DC8">
            <w:pPr>
              <w:rPr>
                <w:del w:id="293" w:author="Борис Гогинян" w:date="2020-05-24T13:26:00Z"/>
                <w:rFonts w:ascii="Times New Roman" w:eastAsia="Times New Roman" w:hAnsi="Times New Roman" w:cs="Times New Roman"/>
                <w:sz w:val="24"/>
                <w:szCs w:val="28"/>
                <w:lang w:eastAsia="ru-RU"/>
                <w:rPrChange w:id="294" w:author="Борис Гогинян" w:date="2020-05-22T22:36:00Z">
                  <w:rPr>
                    <w:del w:id="295" w:author="Борис Гогинян" w:date="2020-05-24T13:26:00Z"/>
                    <w:rFonts w:ascii="Times New Roman" w:eastAsia="Times New Roman" w:hAnsi="Times New Roman" w:cs="Times New Roman"/>
                    <w:sz w:val="28"/>
                    <w:szCs w:val="24"/>
                    <w:lang w:eastAsia="ru-RU"/>
                  </w:rPr>
                </w:rPrChange>
              </w:rPr>
            </w:pPr>
            <w:del w:id="296" w:author="Борис Гогинян" w:date="2020-05-24T13:26:00Z">
              <w:r w:rsidRPr="00B12333" w:rsidDel="00F11CA4">
                <w:rPr>
                  <w:rFonts w:ascii="Times New Roman" w:eastAsia="Times New Roman" w:hAnsi="Times New Roman" w:cs="Times New Roman"/>
                  <w:sz w:val="24"/>
                  <w:szCs w:val="28"/>
                  <w:lang w:eastAsia="ru-RU"/>
                  <w:rPrChange w:id="297" w:author="Борис Гогинян" w:date="2020-05-22T22:36:00Z">
                    <w:rPr>
                      <w:rFonts w:ascii="Times New Roman" w:eastAsia="Times New Roman" w:hAnsi="Times New Roman" w:cs="Times New Roman"/>
                      <w:sz w:val="28"/>
                      <w:szCs w:val="24"/>
                      <w:lang w:eastAsia="ru-RU"/>
                    </w:rPr>
                  </w:rPrChange>
                </w:rPr>
                <w:delText>Худак Ю.И.</w:delText>
              </w:r>
            </w:del>
          </w:p>
        </w:tc>
      </w:tr>
      <w:tr w:rsidR="00AD6F69" w:rsidRPr="00B12333" w:rsidDel="00F11CA4" w14:paraId="310DB1FF" w14:textId="2C00FF99" w:rsidTr="00FB1DC8">
        <w:trPr>
          <w:trHeight w:val="913"/>
          <w:del w:id="298" w:author="Борис Гогинян" w:date="2020-05-24T13:26:00Z"/>
        </w:trPr>
        <w:tc>
          <w:tcPr>
            <w:tcW w:w="1493" w:type="pct"/>
          </w:tcPr>
          <w:p w14:paraId="39B1DF13" w14:textId="736CD4E0" w:rsidR="00AD6F69" w:rsidRPr="00B12333" w:rsidDel="00F11CA4" w:rsidRDefault="00AD6F69" w:rsidP="00FB1DC8">
            <w:pPr>
              <w:rPr>
                <w:del w:id="299" w:author="Борис Гогинян" w:date="2020-05-24T13:26:00Z"/>
                <w:rFonts w:ascii="Times New Roman" w:eastAsia="Times New Roman" w:hAnsi="Times New Roman" w:cs="Times New Roman"/>
                <w:sz w:val="24"/>
                <w:szCs w:val="28"/>
                <w:lang w:eastAsia="ru-RU"/>
                <w:rPrChange w:id="300" w:author="Борис Гогинян" w:date="2020-05-22T22:36:00Z">
                  <w:rPr>
                    <w:del w:id="301" w:author="Борис Гогинян" w:date="2020-05-24T13:26:00Z"/>
                    <w:rFonts w:ascii="Times New Roman" w:eastAsia="Times New Roman" w:hAnsi="Times New Roman" w:cs="Times New Roman"/>
                    <w:sz w:val="28"/>
                    <w:szCs w:val="24"/>
                    <w:lang w:eastAsia="ru-RU"/>
                  </w:rPr>
                </w:rPrChange>
              </w:rPr>
            </w:pPr>
            <w:del w:id="302" w:author="Борис Гогинян" w:date="2020-05-24T13:26:00Z">
              <w:r w:rsidRPr="00B12333" w:rsidDel="00F11CA4">
                <w:rPr>
                  <w:rFonts w:ascii="Times New Roman" w:eastAsia="Times New Roman" w:hAnsi="Times New Roman" w:cs="Times New Roman"/>
                  <w:sz w:val="24"/>
                  <w:szCs w:val="28"/>
                  <w:lang w:eastAsia="ru-RU"/>
                  <w:rPrChange w:id="303" w:author="Борис Гогинян" w:date="2020-05-22T22:36:00Z">
                    <w:rPr>
                      <w:rFonts w:ascii="Times New Roman" w:eastAsia="Times New Roman" w:hAnsi="Times New Roman" w:cs="Times New Roman"/>
                      <w:sz w:val="28"/>
                      <w:szCs w:val="24"/>
                      <w:lang w:eastAsia="ru-RU"/>
                    </w:rPr>
                  </w:rPrChange>
                </w:rPr>
                <w:delText>Руководитель практики от кафедры</w:delText>
              </w:r>
            </w:del>
          </w:p>
        </w:tc>
        <w:tc>
          <w:tcPr>
            <w:tcW w:w="1229" w:type="pct"/>
          </w:tcPr>
          <w:p w14:paraId="77C7BAAF" w14:textId="312F95BA" w:rsidR="00AD6F69" w:rsidRPr="00B12333" w:rsidDel="00F11CA4" w:rsidRDefault="00AD6F69" w:rsidP="00FB1DC8">
            <w:pPr>
              <w:jc w:val="both"/>
              <w:rPr>
                <w:del w:id="304" w:author="Борис Гогинян" w:date="2020-05-24T13:26:00Z"/>
                <w:rFonts w:ascii="Times New Roman" w:eastAsia="Times New Roman" w:hAnsi="Times New Roman" w:cs="Times New Roman"/>
                <w:sz w:val="24"/>
                <w:szCs w:val="28"/>
                <w:lang w:eastAsia="ru-RU"/>
                <w:rPrChange w:id="305" w:author="Борис Гогинян" w:date="2020-05-22T22:36:00Z">
                  <w:rPr>
                    <w:del w:id="306" w:author="Борис Гогинян" w:date="2020-05-24T13:26:00Z"/>
                    <w:rFonts w:ascii="Times New Roman" w:eastAsia="Times New Roman" w:hAnsi="Times New Roman" w:cs="Times New Roman"/>
                    <w:sz w:val="28"/>
                    <w:szCs w:val="24"/>
                    <w:lang w:eastAsia="ru-RU"/>
                  </w:rPr>
                </w:rPrChange>
              </w:rPr>
            </w:pPr>
          </w:p>
          <w:p w14:paraId="4451C329" w14:textId="6F9AF5BA" w:rsidR="00AD6F69" w:rsidRPr="00B12333" w:rsidDel="00F11CA4" w:rsidRDefault="00AD6F69" w:rsidP="00FB1DC8">
            <w:pPr>
              <w:jc w:val="both"/>
              <w:rPr>
                <w:del w:id="307" w:author="Борис Гогинян" w:date="2020-05-24T13:26:00Z"/>
                <w:rFonts w:ascii="Times New Roman" w:eastAsia="Times New Roman" w:hAnsi="Times New Roman" w:cs="Times New Roman"/>
                <w:sz w:val="24"/>
                <w:szCs w:val="28"/>
                <w:lang w:eastAsia="ru-RU"/>
                <w:rPrChange w:id="308" w:author="Борис Гогинян" w:date="2020-05-22T22:36:00Z">
                  <w:rPr>
                    <w:del w:id="309" w:author="Борис Гогинян" w:date="2020-05-24T13:26:00Z"/>
                    <w:rFonts w:ascii="Times New Roman" w:eastAsia="Times New Roman" w:hAnsi="Times New Roman" w:cs="Times New Roman"/>
                    <w:sz w:val="28"/>
                    <w:szCs w:val="24"/>
                    <w:lang w:eastAsia="ru-RU"/>
                  </w:rPr>
                </w:rPrChange>
              </w:rPr>
            </w:pPr>
            <w:del w:id="310" w:author="Борис Гогинян" w:date="2020-05-24T13:26:00Z">
              <w:r w:rsidRPr="00B12333" w:rsidDel="00F11CA4">
                <w:rPr>
                  <w:rFonts w:ascii="Times New Roman" w:eastAsia="Times New Roman" w:hAnsi="Times New Roman" w:cs="Times New Roman"/>
                  <w:sz w:val="24"/>
                  <w:szCs w:val="28"/>
                  <w:lang w:eastAsia="ru-RU"/>
                  <w:rPrChange w:id="311" w:author="Борис Гогинян" w:date="2020-05-22T22:36:00Z">
                    <w:rPr>
                      <w:rFonts w:ascii="Times New Roman" w:eastAsia="Times New Roman" w:hAnsi="Times New Roman" w:cs="Times New Roman"/>
                      <w:sz w:val="28"/>
                      <w:szCs w:val="24"/>
                      <w:lang w:eastAsia="ru-RU"/>
                    </w:rPr>
                  </w:rPrChange>
                </w:rPr>
                <w:delText>______________</w:delText>
              </w:r>
            </w:del>
          </w:p>
        </w:tc>
        <w:tc>
          <w:tcPr>
            <w:tcW w:w="667" w:type="pct"/>
          </w:tcPr>
          <w:p w14:paraId="0FB8D1D7" w14:textId="26D1D1CA" w:rsidR="00AD6F69" w:rsidRPr="00B12333" w:rsidDel="00F11CA4" w:rsidRDefault="00AD6F69" w:rsidP="00FB1DC8">
            <w:pPr>
              <w:rPr>
                <w:del w:id="312" w:author="Борис Гогинян" w:date="2020-05-24T13:26:00Z"/>
                <w:rFonts w:ascii="Times New Roman" w:eastAsia="Times New Roman" w:hAnsi="Times New Roman" w:cs="Times New Roman"/>
                <w:sz w:val="24"/>
                <w:szCs w:val="28"/>
                <w:lang w:eastAsia="ru-RU"/>
                <w:rPrChange w:id="313" w:author="Борис Гогинян" w:date="2020-05-22T22:36:00Z">
                  <w:rPr>
                    <w:del w:id="314" w:author="Борис Гогинян" w:date="2020-05-24T13:26:00Z"/>
                    <w:rFonts w:ascii="Times New Roman" w:eastAsia="Times New Roman" w:hAnsi="Times New Roman" w:cs="Times New Roman"/>
                    <w:sz w:val="28"/>
                    <w:szCs w:val="24"/>
                    <w:lang w:eastAsia="ru-RU"/>
                  </w:rPr>
                </w:rPrChange>
              </w:rPr>
            </w:pPr>
          </w:p>
          <w:p w14:paraId="4056E5B2" w14:textId="2E4A5C13" w:rsidR="00AD6F69" w:rsidRPr="00B12333" w:rsidDel="00F11CA4" w:rsidRDefault="00AD6F69" w:rsidP="00FB1DC8">
            <w:pPr>
              <w:rPr>
                <w:del w:id="315" w:author="Борис Гогинян" w:date="2020-05-24T13:26:00Z"/>
                <w:rFonts w:ascii="Times New Roman" w:eastAsia="Times New Roman" w:hAnsi="Times New Roman" w:cs="Times New Roman"/>
                <w:sz w:val="24"/>
                <w:szCs w:val="28"/>
                <w:lang w:eastAsia="ru-RU"/>
                <w:rPrChange w:id="316" w:author="Борис Гогинян" w:date="2020-05-22T22:36:00Z">
                  <w:rPr>
                    <w:del w:id="317" w:author="Борис Гогинян" w:date="2020-05-24T13:26:00Z"/>
                    <w:rFonts w:ascii="Times New Roman" w:eastAsia="Times New Roman" w:hAnsi="Times New Roman" w:cs="Times New Roman"/>
                    <w:sz w:val="28"/>
                    <w:szCs w:val="24"/>
                    <w:lang w:eastAsia="ru-RU"/>
                  </w:rPr>
                </w:rPrChange>
              </w:rPr>
            </w:pPr>
            <w:del w:id="318" w:author="Борис Гогинян" w:date="2020-05-24T13:26:00Z">
              <w:r w:rsidRPr="00B12333" w:rsidDel="00F11CA4">
                <w:rPr>
                  <w:rFonts w:ascii="Times New Roman" w:eastAsia="Times New Roman" w:hAnsi="Times New Roman" w:cs="Times New Roman"/>
                  <w:sz w:val="24"/>
                  <w:szCs w:val="28"/>
                  <w:lang w:eastAsia="ru-RU"/>
                  <w:rPrChange w:id="319" w:author="Борис Гогинян" w:date="2020-05-22T22:36:00Z">
                    <w:rPr>
                      <w:rFonts w:ascii="Times New Roman" w:eastAsia="Times New Roman" w:hAnsi="Times New Roman" w:cs="Times New Roman"/>
                      <w:sz w:val="28"/>
                      <w:szCs w:val="24"/>
                      <w:lang w:eastAsia="ru-RU"/>
                    </w:rPr>
                  </w:rPrChange>
                </w:rPr>
                <w:delText>/ ФИО /</w:delText>
              </w:r>
            </w:del>
          </w:p>
        </w:tc>
        <w:tc>
          <w:tcPr>
            <w:tcW w:w="1611" w:type="pct"/>
          </w:tcPr>
          <w:p w14:paraId="60B6A72B" w14:textId="75BB10CD" w:rsidR="00AD6F69" w:rsidRPr="00B12333" w:rsidDel="00F11CA4" w:rsidRDefault="00AD6F69" w:rsidP="00FB1DC8">
            <w:pPr>
              <w:rPr>
                <w:del w:id="320" w:author="Борис Гогинян" w:date="2020-05-24T13:26:00Z"/>
                <w:rFonts w:ascii="Times New Roman" w:eastAsia="Times New Roman" w:hAnsi="Times New Roman" w:cs="Times New Roman"/>
                <w:sz w:val="24"/>
                <w:szCs w:val="28"/>
                <w:lang w:eastAsia="ru-RU"/>
                <w:rPrChange w:id="321" w:author="Борис Гогинян" w:date="2020-05-22T22:36:00Z">
                  <w:rPr>
                    <w:del w:id="322" w:author="Борис Гогинян" w:date="2020-05-24T13:26:00Z"/>
                    <w:rFonts w:ascii="Times New Roman" w:eastAsia="Times New Roman" w:hAnsi="Times New Roman" w:cs="Times New Roman"/>
                    <w:sz w:val="28"/>
                    <w:szCs w:val="24"/>
                    <w:lang w:eastAsia="ru-RU"/>
                  </w:rPr>
                </w:rPrChange>
              </w:rPr>
            </w:pPr>
          </w:p>
          <w:p w14:paraId="5A37FDBA" w14:textId="720B0663" w:rsidR="00AD6F69" w:rsidRPr="00B12333" w:rsidDel="00F11CA4" w:rsidRDefault="00AD6F69" w:rsidP="00FB1DC8">
            <w:pPr>
              <w:rPr>
                <w:del w:id="323" w:author="Борис Гогинян" w:date="2020-05-24T13:26:00Z"/>
                <w:rFonts w:ascii="Times New Roman" w:eastAsia="Times New Roman" w:hAnsi="Times New Roman" w:cs="Times New Roman"/>
                <w:sz w:val="24"/>
                <w:szCs w:val="28"/>
                <w:lang w:eastAsia="ru-RU"/>
                <w:rPrChange w:id="324" w:author="Борис Гогинян" w:date="2020-05-22T22:36:00Z">
                  <w:rPr>
                    <w:del w:id="325" w:author="Борис Гогинян" w:date="2020-05-24T13:26:00Z"/>
                    <w:rFonts w:ascii="Times New Roman" w:eastAsia="Times New Roman" w:hAnsi="Times New Roman" w:cs="Times New Roman"/>
                    <w:sz w:val="28"/>
                    <w:szCs w:val="24"/>
                    <w:lang w:eastAsia="ru-RU"/>
                  </w:rPr>
                </w:rPrChange>
              </w:rPr>
            </w:pPr>
            <w:del w:id="326" w:author="Борис Гогинян" w:date="2020-05-24T13:26:00Z">
              <w:r w:rsidRPr="00B12333" w:rsidDel="00F11CA4">
                <w:rPr>
                  <w:rFonts w:ascii="Times New Roman" w:eastAsia="Times New Roman" w:hAnsi="Times New Roman" w:cs="Times New Roman"/>
                  <w:sz w:val="24"/>
                  <w:szCs w:val="28"/>
                  <w:lang w:eastAsia="ru-RU"/>
                  <w:rPrChange w:id="327" w:author="Борис Гогинян" w:date="2020-05-22T22:36:00Z">
                    <w:rPr>
                      <w:rFonts w:ascii="Times New Roman" w:eastAsia="Times New Roman" w:hAnsi="Times New Roman" w:cs="Times New Roman"/>
                      <w:sz w:val="28"/>
                      <w:szCs w:val="24"/>
                      <w:lang w:eastAsia="ru-RU"/>
                    </w:rPr>
                  </w:rPrChange>
                </w:rPr>
                <w:delText>Петрусевич Д.А.</w:delText>
              </w:r>
            </w:del>
          </w:p>
        </w:tc>
      </w:tr>
      <w:tr w:rsidR="00AD6F69" w:rsidRPr="00B12333" w:rsidDel="00F11CA4" w14:paraId="0222DCFD" w14:textId="37E6E50C" w:rsidTr="00FB1DC8">
        <w:trPr>
          <w:trHeight w:val="356"/>
          <w:del w:id="328" w:author="Борис Гогинян" w:date="2020-05-24T13:26:00Z"/>
        </w:trPr>
        <w:tc>
          <w:tcPr>
            <w:tcW w:w="1493" w:type="pct"/>
          </w:tcPr>
          <w:p w14:paraId="75724CEA" w14:textId="3D5A5F55" w:rsidR="00AD6F69" w:rsidRPr="00B12333" w:rsidDel="00F11CA4" w:rsidRDefault="00AD6F69" w:rsidP="00FB1DC8">
            <w:pPr>
              <w:rPr>
                <w:del w:id="329" w:author="Борис Гогинян" w:date="2020-05-24T13:26:00Z"/>
                <w:rFonts w:ascii="Times New Roman" w:eastAsia="Times New Roman" w:hAnsi="Times New Roman" w:cs="Times New Roman"/>
                <w:sz w:val="24"/>
                <w:szCs w:val="28"/>
                <w:lang w:eastAsia="ru-RU"/>
                <w:rPrChange w:id="330" w:author="Борис Гогинян" w:date="2020-05-22T22:36:00Z">
                  <w:rPr>
                    <w:del w:id="331" w:author="Борис Гогинян" w:date="2020-05-24T13:26:00Z"/>
                    <w:rFonts w:ascii="Times New Roman" w:eastAsia="Times New Roman" w:hAnsi="Times New Roman" w:cs="Times New Roman"/>
                    <w:sz w:val="28"/>
                    <w:szCs w:val="24"/>
                    <w:lang w:eastAsia="ru-RU"/>
                  </w:rPr>
                </w:rPrChange>
              </w:rPr>
            </w:pPr>
          </w:p>
          <w:p w14:paraId="3CFD9F93" w14:textId="04429FDB" w:rsidR="00AD6F69" w:rsidRPr="00B12333" w:rsidDel="00F11CA4" w:rsidRDefault="00AD6F69" w:rsidP="00FB1DC8">
            <w:pPr>
              <w:rPr>
                <w:del w:id="332" w:author="Борис Гогинян" w:date="2020-05-24T13:26:00Z"/>
                <w:rFonts w:ascii="Times New Roman" w:eastAsia="Times New Roman" w:hAnsi="Times New Roman" w:cs="Times New Roman"/>
                <w:sz w:val="24"/>
                <w:szCs w:val="28"/>
                <w:lang w:eastAsia="ru-RU"/>
                <w:rPrChange w:id="333" w:author="Борис Гогинян" w:date="2020-05-22T22:36:00Z">
                  <w:rPr>
                    <w:del w:id="334" w:author="Борис Гогинян" w:date="2020-05-24T13:26:00Z"/>
                    <w:rFonts w:ascii="Times New Roman" w:eastAsia="Times New Roman" w:hAnsi="Times New Roman" w:cs="Times New Roman"/>
                    <w:sz w:val="28"/>
                    <w:szCs w:val="24"/>
                    <w:lang w:eastAsia="ru-RU"/>
                  </w:rPr>
                </w:rPrChange>
              </w:rPr>
            </w:pPr>
            <w:del w:id="335" w:author="Борис Гогинян" w:date="2020-05-24T13:26:00Z">
              <w:r w:rsidRPr="00B12333" w:rsidDel="00F11CA4">
                <w:rPr>
                  <w:rFonts w:ascii="Times New Roman" w:eastAsia="Times New Roman" w:hAnsi="Times New Roman" w:cs="Times New Roman"/>
                  <w:sz w:val="24"/>
                  <w:szCs w:val="28"/>
                  <w:lang w:eastAsia="ru-RU"/>
                  <w:rPrChange w:id="336" w:author="Борис Гогинян" w:date="2020-05-22T22:36:00Z">
                    <w:rPr>
                      <w:rFonts w:ascii="Times New Roman" w:eastAsia="Times New Roman" w:hAnsi="Times New Roman" w:cs="Times New Roman"/>
                      <w:sz w:val="28"/>
                      <w:szCs w:val="24"/>
                      <w:lang w:eastAsia="ru-RU"/>
                    </w:rPr>
                  </w:rPrChange>
                </w:rPr>
                <w:delText>Обучающийся</w:delText>
              </w:r>
            </w:del>
          </w:p>
        </w:tc>
        <w:tc>
          <w:tcPr>
            <w:tcW w:w="1229" w:type="pct"/>
          </w:tcPr>
          <w:p w14:paraId="68DF99E6" w14:textId="0AFB51B4" w:rsidR="00AD6F69" w:rsidRPr="00B12333" w:rsidDel="00F11CA4" w:rsidRDefault="00AD6F69" w:rsidP="00FB1DC8">
            <w:pPr>
              <w:jc w:val="both"/>
              <w:rPr>
                <w:del w:id="337" w:author="Борис Гогинян" w:date="2020-05-24T13:26:00Z"/>
                <w:rFonts w:ascii="Times New Roman" w:eastAsia="Times New Roman" w:hAnsi="Times New Roman" w:cs="Times New Roman"/>
                <w:sz w:val="24"/>
                <w:szCs w:val="28"/>
                <w:lang w:eastAsia="ru-RU"/>
                <w:rPrChange w:id="338" w:author="Борис Гогинян" w:date="2020-05-22T22:36:00Z">
                  <w:rPr>
                    <w:del w:id="339" w:author="Борис Гогинян" w:date="2020-05-24T13:26:00Z"/>
                    <w:rFonts w:ascii="Times New Roman" w:eastAsia="Times New Roman" w:hAnsi="Times New Roman" w:cs="Times New Roman"/>
                    <w:sz w:val="28"/>
                    <w:szCs w:val="24"/>
                    <w:lang w:eastAsia="ru-RU"/>
                  </w:rPr>
                </w:rPrChange>
              </w:rPr>
            </w:pPr>
          </w:p>
          <w:p w14:paraId="6520020A" w14:textId="76811CD5" w:rsidR="00AD6F69" w:rsidRPr="00B12333" w:rsidDel="00F11CA4" w:rsidRDefault="00AD6F69" w:rsidP="00FB1DC8">
            <w:pPr>
              <w:jc w:val="both"/>
              <w:rPr>
                <w:del w:id="340" w:author="Борис Гогинян" w:date="2020-05-24T13:26:00Z"/>
                <w:rFonts w:ascii="Times New Roman" w:eastAsia="Times New Roman" w:hAnsi="Times New Roman" w:cs="Times New Roman"/>
                <w:sz w:val="24"/>
                <w:szCs w:val="28"/>
                <w:lang w:eastAsia="ru-RU"/>
                <w:rPrChange w:id="341" w:author="Борис Гогинян" w:date="2020-05-22T22:36:00Z">
                  <w:rPr>
                    <w:del w:id="342" w:author="Борис Гогинян" w:date="2020-05-24T13:26:00Z"/>
                    <w:rFonts w:ascii="Times New Roman" w:eastAsia="Times New Roman" w:hAnsi="Times New Roman" w:cs="Times New Roman"/>
                    <w:sz w:val="28"/>
                    <w:szCs w:val="24"/>
                    <w:lang w:eastAsia="ru-RU"/>
                  </w:rPr>
                </w:rPrChange>
              </w:rPr>
            </w:pPr>
            <w:del w:id="343" w:author="Борис Гогинян" w:date="2020-05-24T13:26:00Z">
              <w:r w:rsidRPr="00B12333" w:rsidDel="00F11CA4">
                <w:rPr>
                  <w:rFonts w:ascii="Times New Roman" w:eastAsia="Times New Roman" w:hAnsi="Times New Roman" w:cs="Times New Roman"/>
                  <w:sz w:val="24"/>
                  <w:szCs w:val="28"/>
                  <w:lang w:eastAsia="ru-RU"/>
                  <w:rPrChange w:id="344" w:author="Борис Гогинян" w:date="2020-05-22T22:36:00Z">
                    <w:rPr>
                      <w:rFonts w:ascii="Times New Roman" w:eastAsia="Times New Roman" w:hAnsi="Times New Roman" w:cs="Times New Roman"/>
                      <w:sz w:val="28"/>
                      <w:szCs w:val="24"/>
                      <w:lang w:eastAsia="ru-RU"/>
                    </w:rPr>
                  </w:rPrChange>
                </w:rPr>
                <w:delText>______________</w:delText>
              </w:r>
            </w:del>
          </w:p>
        </w:tc>
        <w:tc>
          <w:tcPr>
            <w:tcW w:w="667" w:type="pct"/>
          </w:tcPr>
          <w:p w14:paraId="17FB32A5" w14:textId="523C15EF" w:rsidR="00AD6F69" w:rsidRPr="00B12333" w:rsidDel="00F11CA4" w:rsidRDefault="00AD6F69" w:rsidP="00FB1DC8">
            <w:pPr>
              <w:rPr>
                <w:del w:id="345" w:author="Борис Гогинян" w:date="2020-05-24T13:26:00Z"/>
                <w:rFonts w:ascii="Times New Roman" w:eastAsia="Times New Roman" w:hAnsi="Times New Roman" w:cs="Times New Roman"/>
                <w:sz w:val="24"/>
                <w:szCs w:val="28"/>
                <w:lang w:eastAsia="ru-RU"/>
                <w:rPrChange w:id="346" w:author="Борис Гогинян" w:date="2020-05-22T22:36:00Z">
                  <w:rPr>
                    <w:del w:id="347" w:author="Борис Гогинян" w:date="2020-05-24T13:26:00Z"/>
                    <w:rFonts w:ascii="Times New Roman" w:eastAsia="Times New Roman" w:hAnsi="Times New Roman" w:cs="Times New Roman"/>
                    <w:sz w:val="28"/>
                    <w:szCs w:val="24"/>
                    <w:lang w:eastAsia="ru-RU"/>
                  </w:rPr>
                </w:rPrChange>
              </w:rPr>
            </w:pPr>
          </w:p>
          <w:p w14:paraId="1AD2A4D5" w14:textId="4B8CD823" w:rsidR="00AD6F69" w:rsidRPr="00B12333" w:rsidDel="00F11CA4" w:rsidRDefault="00AD6F69" w:rsidP="00FB1DC8">
            <w:pPr>
              <w:rPr>
                <w:del w:id="348" w:author="Борис Гогинян" w:date="2020-05-24T13:26:00Z"/>
                <w:rFonts w:ascii="Times New Roman" w:eastAsia="Times New Roman" w:hAnsi="Times New Roman" w:cs="Times New Roman"/>
                <w:sz w:val="24"/>
                <w:szCs w:val="28"/>
                <w:lang w:eastAsia="ru-RU"/>
                <w:rPrChange w:id="349" w:author="Борис Гогинян" w:date="2020-05-22T22:36:00Z">
                  <w:rPr>
                    <w:del w:id="350" w:author="Борис Гогинян" w:date="2020-05-24T13:26:00Z"/>
                    <w:rFonts w:ascii="Times New Roman" w:eastAsia="Times New Roman" w:hAnsi="Times New Roman" w:cs="Times New Roman"/>
                    <w:sz w:val="28"/>
                    <w:szCs w:val="24"/>
                    <w:lang w:eastAsia="ru-RU"/>
                  </w:rPr>
                </w:rPrChange>
              </w:rPr>
            </w:pPr>
            <w:del w:id="351" w:author="Борис Гогинян" w:date="2020-05-24T13:26:00Z">
              <w:r w:rsidRPr="00B12333" w:rsidDel="00F11CA4">
                <w:rPr>
                  <w:rFonts w:ascii="Times New Roman" w:eastAsia="Times New Roman" w:hAnsi="Times New Roman" w:cs="Times New Roman"/>
                  <w:sz w:val="24"/>
                  <w:szCs w:val="28"/>
                  <w:lang w:eastAsia="ru-RU"/>
                  <w:rPrChange w:id="352" w:author="Борис Гогинян" w:date="2020-05-22T22:36:00Z">
                    <w:rPr>
                      <w:rFonts w:ascii="Times New Roman" w:eastAsia="Times New Roman" w:hAnsi="Times New Roman" w:cs="Times New Roman"/>
                      <w:sz w:val="28"/>
                      <w:szCs w:val="24"/>
                      <w:lang w:eastAsia="ru-RU"/>
                    </w:rPr>
                  </w:rPrChange>
                </w:rPr>
                <w:delText>/ ФИО /</w:delText>
              </w:r>
            </w:del>
          </w:p>
        </w:tc>
        <w:tc>
          <w:tcPr>
            <w:tcW w:w="1611" w:type="pct"/>
          </w:tcPr>
          <w:p w14:paraId="1E0A3E65" w14:textId="754C9EF0" w:rsidR="00AD6F69" w:rsidRPr="00B12333" w:rsidDel="00F11CA4" w:rsidRDefault="00AD6F69" w:rsidP="00FB1DC8">
            <w:pPr>
              <w:rPr>
                <w:del w:id="353" w:author="Борис Гогинян" w:date="2020-05-24T13:26:00Z"/>
                <w:rFonts w:ascii="Times New Roman" w:eastAsia="Times New Roman" w:hAnsi="Times New Roman" w:cs="Times New Roman"/>
                <w:sz w:val="24"/>
                <w:szCs w:val="28"/>
                <w:lang w:eastAsia="ru-RU"/>
                <w:rPrChange w:id="354" w:author="Борис Гогинян" w:date="2020-05-22T22:36:00Z">
                  <w:rPr>
                    <w:del w:id="355" w:author="Борис Гогинян" w:date="2020-05-24T13:26:00Z"/>
                    <w:rFonts w:ascii="Times New Roman" w:eastAsia="Times New Roman" w:hAnsi="Times New Roman" w:cs="Times New Roman"/>
                    <w:sz w:val="28"/>
                    <w:szCs w:val="24"/>
                    <w:lang w:eastAsia="ru-RU"/>
                  </w:rPr>
                </w:rPrChange>
              </w:rPr>
            </w:pPr>
          </w:p>
          <w:p w14:paraId="0A087951" w14:textId="4A6C4D86" w:rsidR="00AD6F69" w:rsidRPr="00B12333" w:rsidDel="00F11CA4" w:rsidRDefault="00AD6F69" w:rsidP="00FB1DC8">
            <w:pPr>
              <w:rPr>
                <w:del w:id="356" w:author="Борис Гогинян" w:date="2020-05-24T13:26:00Z"/>
                <w:rFonts w:ascii="Times New Roman" w:eastAsia="Times New Roman" w:hAnsi="Times New Roman" w:cs="Times New Roman"/>
                <w:sz w:val="24"/>
                <w:szCs w:val="28"/>
                <w:lang w:eastAsia="ru-RU"/>
                <w:rPrChange w:id="357" w:author="Борис Гогинян" w:date="2020-05-22T22:36:00Z">
                  <w:rPr>
                    <w:del w:id="358" w:author="Борис Гогинян" w:date="2020-05-24T13:26:00Z"/>
                    <w:rFonts w:ascii="Times New Roman" w:eastAsia="Times New Roman" w:hAnsi="Times New Roman" w:cs="Times New Roman"/>
                    <w:sz w:val="28"/>
                    <w:szCs w:val="24"/>
                    <w:lang w:eastAsia="ru-RU"/>
                  </w:rPr>
                </w:rPrChange>
              </w:rPr>
            </w:pPr>
            <w:del w:id="359" w:author="Борис Гогинян" w:date="2020-05-24T13:26:00Z">
              <w:r w:rsidRPr="00B12333" w:rsidDel="00F11CA4">
                <w:rPr>
                  <w:rFonts w:ascii="Times New Roman" w:eastAsia="Times New Roman" w:hAnsi="Times New Roman" w:cs="Times New Roman"/>
                  <w:sz w:val="24"/>
                  <w:szCs w:val="28"/>
                  <w:lang w:eastAsia="ru-RU"/>
                  <w:rPrChange w:id="360" w:author="Борис Гогинян" w:date="2020-05-22T22:36:00Z">
                    <w:rPr>
                      <w:rFonts w:ascii="Times New Roman" w:eastAsia="Times New Roman" w:hAnsi="Times New Roman" w:cs="Times New Roman"/>
                      <w:sz w:val="28"/>
                      <w:szCs w:val="24"/>
                      <w:lang w:eastAsia="ru-RU"/>
                    </w:rPr>
                  </w:rPrChange>
                </w:rPr>
                <w:delText>Гогинян Б.А.</w:delText>
              </w:r>
            </w:del>
          </w:p>
        </w:tc>
      </w:tr>
    </w:tbl>
    <w:p w14:paraId="09567216" w14:textId="07EDC8AA"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jc w:val="center"/>
        <w:textAlignment w:val="center"/>
        <w:rPr>
          <w:ins w:id="361" w:author="Борис Гогинян" w:date="2020-05-25T19:37:00Z"/>
          <w:rFonts w:ascii="Times New Roman" w:eastAsia="Times New Roman" w:hAnsi="Times New Roman" w:cs="Times New Roman"/>
          <w:sz w:val="20"/>
          <w:szCs w:val="20"/>
          <w:lang w:eastAsia="ru-RU"/>
        </w:rPr>
      </w:pPr>
      <w:ins w:id="362" w:author="Борис Гогинян" w:date="2020-05-25T19:37:00Z">
        <w:r w:rsidRPr="00FC00D9">
          <w:rPr>
            <w:rFonts w:ascii="Times New Roman" w:eastAsia="Times New Roman" w:hAnsi="Times New Roman" w:cs="Times New Roman"/>
            <w:noProof/>
            <w:sz w:val="24"/>
            <w:szCs w:val="24"/>
            <w:lang w:eastAsia="ru-RU"/>
          </w:rPr>
          <w:drawing>
            <wp:inline distT="0" distB="0" distL="0" distR="0" wp14:anchorId="2FA7DD84" wp14:editId="388C402C">
              <wp:extent cx="865848" cy="98107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10" cstate="print">
                        <a:extLst>
                          <a:ext uri="{BEBA8EAE-BF5A-486C-A8C5-ECC9F3942E4B}">
                            <a14:imgProps xmlns:a14="http://schemas.microsoft.com/office/drawing/2010/main">
                              <a14:imgLayer r:embed="rId11">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89160" cy="1007490"/>
                      </a:xfrm>
                      <a:prstGeom prst="rect">
                        <a:avLst/>
                      </a:prstGeom>
                    </pic:spPr>
                  </pic:pic>
                </a:graphicData>
              </a:graphic>
            </wp:inline>
          </w:drawing>
        </w:r>
      </w:ins>
    </w:p>
    <w:p w14:paraId="54637707"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ins w:id="363" w:author="Борис Гогинян" w:date="2020-05-25T19:37:00Z"/>
          <w:rFonts w:ascii="Times New Roman" w:eastAsia="Times New Roman" w:hAnsi="Times New Roman" w:cs="Times New Roman"/>
          <w:sz w:val="20"/>
          <w:szCs w:val="20"/>
          <w:lang w:eastAsia="ru-RU"/>
        </w:rPr>
      </w:pPr>
      <w:ins w:id="364" w:author="Борис Гогинян" w:date="2020-05-25T19:37:00Z">
        <w:r w:rsidRPr="00FC00D9">
          <w:rPr>
            <w:rFonts w:ascii="Times New Roman" w:eastAsia="Times New Roman" w:hAnsi="Times New Roman" w:cs="Times New Roman"/>
            <w:sz w:val="20"/>
            <w:szCs w:val="20"/>
            <w:lang w:eastAsia="ru-RU"/>
          </w:rPr>
          <w:t>МИНОБРНАУКИ РОССИИ</w:t>
        </w:r>
      </w:ins>
    </w:p>
    <w:p w14:paraId="06DA3AD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ins w:id="365" w:author="Борис Гогинян" w:date="2020-05-25T19:37:00Z"/>
          <w:rFonts w:ascii="Times New Roman" w:eastAsia="Times New Roman" w:hAnsi="Times New Roman" w:cs="Times New Roman"/>
          <w:b/>
          <w:bCs/>
          <w:spacing w:val="-2"/>
          <w:sz w:val="20"/>
          <w:szCs w:val="20"/>
          <w:lang w:eastAsia="ru-RU"/>
        </w:rPr>
      </w:pPr>
      <w:ins w:id="366" w:author="Борис Гогинян" w:date="2020-05-25T19:37:00Z">
        <w:r w:rsidRPr="00FC00D9">
          <w:rPr>
            <w:rFonts w:ascii="Times New Roman" w:eastAsia="Times New Roman" w:hAnsi="Times New Roman" w:cs="Times New Roman"/>
            <w:spacing w:val="-2"/>
            <w:sz w:val="20"/>
            <w:szCs w:val="20"/>
            <w:lang w:eastAsia="ru-RU"/>
          </w:rPr>
          <w:t>Федеральное государственное бюджетное образовательное учреждение высшего образования</w:t>
        </w:r>
      </w:ins>
    </w:p>
    <w:p w14:paraId="7D10D24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ins w:id="367" w:author="Борис Гогинян" w:date="2020-05-25T19:37:00Z"/>
          <w:rFonts w:ascii="Times New Roman" w:eastAsia="Times New Roman" w:hAnsi="Times New Roman" w:cs="Times New Roman"/>
          <w:b/>
          <w:spacing w:val="-6"/>
          <w:sz w:val="24"/>
          <w:szCs w:val="24"/>
          <w:lang w:eastAsia="ru-RU"/>
        </w:rPr>
      </w:pPr>
      <w:ins w:id="368" w:author="Борис Гогинян" w:date="2020-05-25T19:37:00Z">
        <w:r w:rsidRPr="00FC00D9">
          <w:rPr>
            <w:rFonts w:ascii="Times New Roman" w:eastAsia="Times New Roman" w:hAnsi="Times New Roman" w:cs="Times New Roman"/>
            <w:b/>
            <w:spacing w:val="-6"/>
            <w:sz w:val="24"/>
            <w:szCs w:val="24"/>
            <w:lang w:eastAsia="ru-RU"/>
          </w:rPr>
          <w:t>«МИРЭА – Российский технологический университет»</w:t>
        </w:r>
      </w:ins>
    </w:p>
    <w:p w14:paraId="0960BFA6"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ins w:id="369" w:author="Борис Гогинян" w:date="2020-05-25T19:37:00Z"/>
          <w:rFonts w:ascii="Times New Roman" w:eastAsia="Times New Roman" w:hAnsi="Times New Roman" w:cs="Times New Roman"/>
          <w:b/>
          <w:sz w:val="32"/>
          <w:szCs w:val="32"/>
          <w:lang w:eastAsia="ru-RU"/>
        </w:rPr>
      </w:pPr>
      <w:ins w:id="370" w:author="Борис Гогинян" w:date="2020-05-25T19:37:00Z">
        <w:r w:rsidRPr="00FC00D9">
          <w:rPr>
            <w:rFonts w:ascii="Times New Roman" w:eastAsia="Times New Roman" w:hAnsi="Times New Roman" w:cs="Times New Roman"/>
            <w:b/>
            <w:spacing w:val="-6"/>
            <w:sz w:val="32"/>
            <w:szCs w:val="32"/>
            <w:lang w:eastAsia="ru-RU"/>
          </w:rPr>
          <w:t>РТУ МИРЭА</w:t>
        </w:r>
      </w:ins>
    </w:p>
    <w:p w14:paraId="5FA4F787"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ins w:id="371" w:author="Борис Гогинян" w:date="2020-05-25T19:37:00Z"/>
          <w:rFonts w:ascii="Times New Roman" w:eastAsia="Times New Roman" w:hAnsi="Times New Roman" w:cs="Times New Roman"/>
          <w:sz w:val="24"/>
          <w:szCs w:val="24"/>
          <w:lang w:eastAsia="ru-RU"/>
        </w:rPr>
      </w:pPr>
      <w:ins w:id="372" w:author="Борис Гогинян" w:date="2020-05-25T19:37:00Z">
        <w:r w:rsidRPr="00FC00D9">
          <w:rPr>
            <w:rFonts w:ascii="Times New Roman" w:eastAsia="Times New Roman" w:hAnsi="Times New Roman" w:cs="Times New Roman"/>
            <w:sz w:val="24"/>
            <w:szCs w:val="24"/>
            <w:lang w:eastAsia="ru-RU"/>
          </w:rPr>
          <w:t>Институт кибернетики (ИК)</w:t>
        </w:r>
      </w:ins>
    </w:p>
    <w:p w14:paraId="56B8E709"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ins w:id="373" w:author="Борис Гогинян" w:date="2020-05-25T19:37:00Z"/>
          <w:rFonts w:ascii="Times New Roman" w:eastAsia="Times New Roman" w:hAnsi="Times New Roman" w:cs="Times New Roman"/>
          <w:sz w:val="24"/>
          <w:szCs w:val="24"/>
          <w:lang w:eastAsia="ru-RU"/>
        </w:rPr>
      </w:pPr>
      <w:ins w:id="374" w:author="Борис Гогинян" w:date="2020-05-25T19:37:00Z">
        <w:r w:rsidRPr="00FC00D9">
          <w:rPr>
            <w:rFonts w:ascii="Times New Roman" w:eastAsia="Times New Roman" w:hAnsi="Times New Roman" w:cs="Times New Roman"/>
            <w:sz w:val="24"/>
            <w:szCs w:val="24"/>
            <w:lang w:eastAsia="ru-RU"/>
          </w:rPr>
          <w:t>Кафедра высшей математики (ВМ)</w:t>
        </w:r>
      </w:ins>
    </w:p>
    <w:p w14:paraId="0E841AD1" w14:textId="77777777" w:rsidR="00FC00D9" w:rsidRPr="00FC00D9" w:rsidRDefault="00FC00D9" w:rsidP="00FC00D9">
      <w:pPr>
        <w:spacing w:after="0" w:line="240" w:lineRule="auto"/>
        <w:jc w:val="center"/>
        <w:rPr>
          <w:ins w:id="375" w:author="Борис Гогинян" w:date="2020-05-25T19:37:00Z"/>
          <w:rFonts w:ascii="Times New Roman" w:eastAsia="Times New Roman" w:hAnsi="Times New Roman" w:cs="Times New Roman"/>
          <w:sz w:val="24"/>
          <w:szCs w:val="24"/>
          <w:lang w:eastAsia="ru-RU"/>
        </w:rPr>
      </w:pPr>
    </w:p>
    <w:tbl>
      <w:tblPr>
        <w:tblW w:w="4859" w:type="pct"/>
        <w:tblLook w:val="01E0" w:firstRow="1" w:lastRow="1" w:firstColumn="1" w:lastColumn="1" w:noHBand="0" w:noVBand="0"/>
      </w:tblPr>
      <w:tblGrid>
        <w:gridCol w:w="4835"/>
        <w:gridCol w:w="4835"/>
        <w:gridCol w:w="246"/>
      </w:tblGrid>
      <w:tr w:rsidR="00FC00D9" w:rsidRPr="00FC00D9" w14:paraId="702C0330" w14:textId="77777777" w:rsidTr="00FC00D9">
        <w:trPr>
          <w:ins w:id="376" w:author="Борис Гогинян" w:date="2020-05-25T19:37:00Z"/>
        </w:trPr>
        <w:tc>
          <w:tcPr>
            <w:tcW w:w="2438" w:type="pct"/>
          </w:tcPr>
          <w:p w14:paraId="7D056F88" w14:textId="77777777" w:rsidR="00FC00D9" w:rsidRPr="00FC00D9" w:rsidRDefault="00FC00D9" w:rsidP="00FC00D9">
            <w:pPr>
              <w:tabs>
                <w:tab w:val="left" w:leader="underscore" w:pos="7781"/>
              </w:tabs>
              <w:spacing w:before="274" w:after="0" w:line="240" w:lineRule="auto"/>
              <w:jc w:val="center"/>
              <w:rPr>
                <w:ins w:id="377" w:author="Борис Гогинян" w:date="2020-05-25T19:37:00Z"/>
                <w:rFonts w:ascii="Times New Roman" w:eastAsia="Times New Roman" w:hAnsi="Times New Roman" w:cs="Times New Roman"/>
                <w:sz w:val="24"/>
                <w:szCs w:val="24"/>
                <w:lang w:eastAsia="ru-RU"/>
              </w:rPr>
            </w:pPr>
          </w:p>
        </w:tc>
        <w:tc>
          <w:tcPr>
            <w:tcW w:w="2438" w:type="pct"/>
          </w:tcPr>
          <w:p w14:paraId="5494A9AB" w14:textId="77777777" w:rsidR="00FC00D9" w:rsidRPr="00FC00D9" w:rsidRDefault="00FC00D9" w:rsidP="00FC00D9">
            <w:pPr>
              <w:tabs>
                <w:tab w:val="left" w:leader="underscore" w:pos="7781"/>
              </w:tabs>
              <w:spacing w:before="274" w:after="0" w:line="240" w:lineRule="auto"/>
              <w:jc w:val="center"/>
              <w:rPr>
                <w:ins w:id="378" w:author="Борис Гогинян" w:date="2020-05-25T19:37:00Z"/>
                <w:rFonts w:ascii="Times New Roman" w:eastAsia="Times New Roman" w:hAnsi="Times New Roman" w:cs="Times New Roman"/>
                <w:b/>
                <w:sz w:val="24"/>
                <w:szCs w:val="24"/>
                <w:lang w:eastAsia="ru-RU"/>
              </w:rPr>
            </w:pPr>
            <w:ins w:id="379" w:author="Борис Гогинян" w:date="2020-05-25T19:37:00Z">
              <w:r w:rsidRPr="00FC00D9">
                <w:rPr>
                  <w:rFonts w:ascii="Times New Roman" w:eastAsia="Times New Roman" w:hAnsi="Times New Roman" w:cs="Times New Roman"/>
                  <w:b/>
                  <w:sz w:val="24"/>
                  <w:szCs w:val="24"/>
                  <w:lang w:eastAsia="ru-RU"/>
                </w:rPr>
                <w:t>РАБОТА ДОПУЩЕНА К ЗАЩИТЕ</w:t>
              </w:r>
            </w:ins>
          </w:p>
        </w:tc>
        <w:tc>
          <w:tcPr>
            <w:tcW w:w="124" w:type="pct"/>
          </w:tcPr>
          <w:p w14:paraId="663DE94C" w14:textId="77777777" w:rsidR="00FC00D9" w:rsidRPr="00FC00D9" w:rsidRDefault="00FC00D9" w:rsidP="00FC00D9">
            <w:pPr>
              <w:tabs>
                <w:tab w:val="left" w:leader="underscore" w:pos="7781"/>
              </w:tabs>
              <w:spacing w:before="274" w:after="0" w:line="240" w:lineRule="auto"/>
              <w:jc w:val="right"/>
              <w:rPr>
                <w:ins w:id="380" w:author="Борис Гогинян" w:date="2020-05-25T19:37:00Z"/>
                <w:rFonts w:ascii="Times New Roman" w:eastAsia="Times New Roman" w:hAnsi="Times New Roman" w:cs="Times New Roman"/>
                <w:sz w:val="24"/>
                <w:szCs w:val="24"/>
                <w:lang w:eastAsia="ru-RU"/>
              </w:rPr>
            </w:pPr>
          </w:p>
        </w:tc>
      </w:tr>
      <w:tr w:rsidR="00FC00D9" w:rsidRPr="00FC00D9" w14:paraId="32E8504A" w14:textId="77777777" w:rsidTr="00FC00D9">
        <w:trPr>
          <w:ins w:id="381" w:author="Борис Гогинян" w:date="2020-05-25T19:37:00Z"/>
        </w:trPr>
        <w:tc>
          <w:tcPr>
            <w:tcW w:w="2438" w:type="pct"/>
          </w:tcPr>
          <w:p w14:paraId="63834EEF" w14:textId="77777777" w:rsidR="00FC00D9" w:rsidRPr="00FC00D9" w:rsidRDefault="00FC00D9" w:rsidP="00FC00D9">
            <w:pPr>
              <w:tabs>
                <w:tab w:val="left" w:leader="underscore" w:pos="7781"/>
              </w:tabs>
              <w:spacing w:after="0" w:line="240" w:lineRule="auto"/>
              <w:rPr>
                <w:ins w:id="382" w:author="Борис Гогинян" w:date="2020-05-25T19:37:00Z"/>
                <w:rFonts w:ascii="Times New Roman" w:eastAsia="Times New Roman" w:hAnsi="Times New Roman" w:cs="Times New Roman"/>
                <w:sz w:val="24"/>
                <w:szCs w:val="24"/>
                <w:lang w:eastAsia="ru-RU"/>
              </w:rPr>
            </w:pPr>
          </w:p>
        </w:tc>
        <w:tc>
          <w:tcPr>
            <w:tcW w:w="2438" w:type="pct"/>
          </w:tcPr>
          <w:p w14:paraId="3F780276" w14:textId="77777777" w:rsidR="00FC00D9" w:rsidRPr="00FC00D9" w:rsidRDefault="00FC00D9" w:rsidP="00FC00D9">
            <w:pPr>
              <w:tabs>
                <w:tab w:val="left" w:leader="underscore" w:pos="7781"/>
              </w:tabs>
              <w:spacing w:after="0" w:line="240" w:lineRule="auto"/>
              <w:rPr>
                <w:ins w:id="383" w:author="Борис Гогинян" w:date="2020-05-25T19:37:00Z"/>
                <w:rFonts w:ascii="Times New Roman" w:eastAsia="Times New Roman" w:hAnsi="Times New Roman" w:cs="Times New Roman"/>
                <w:sz w:val="24"/>
                <w:szCs w:val="24"/>
                <w:lang w:eastAsia="ru-RU"/>
              </w:rPr>
            </w:pPr>
          </w:p>
          <w:p w14:paraId="7A034853" w14:textId="77777777" w:rsidR="00FC00D9" w:rsidRPr="00FC00D9" w:rsidRDefault="00FC00D9" w:rsidP="00FC00D9">
            <w:pPr>
              <w:tabs>
                <w:tab w:val="left" w:leader="underscore" w:pos="7781"/>
              </w:tabs>
              <w:spacing w:after="0" w:line="240" w:lineRule="auto"/>
              <w:rPr>
                <w:ins w:id="384" w:author="Борис Гогинян" w:date="2020-05-25T19:37:00Z"/>
                <w:rFonts w:ascii="Times New Roman" w:eastAsia="Times New Roman" w:hAnsi="Times New Roman" w:cs="Times New Roman"/>
                <w:sz w:val="24"/>
                <w:szCs w:val="24"/>
                <w:lang w:eastAsia="ru-RU"/>
              </w:rPr>
            </w:pPr>
            <w:ins w:id="385" w:author="Борис Гогинян" w:date="2020-05-25T19:37:00Z">
              <w:r w:rsidRPr="00FC00D9">
                <w:rPr>
                  <w:rFonts w:ascii="Times New Roman" w:eastAsia="Times New Roman" w:hAnsi="Times New Roman" w:cs="Times New Roman"/>
                  <w:sz w:val="24"/>
                  <w:szCs w:val="24"/>
                  <w:lang w:eastAsia="ru-RU"/>
                </w:rPr>
                <w:t>Заведующий</w:t>
              </w:r>
            </w:ins>
          </w:p>
          <w:p w14:paraId="6AFA81B9" w14:textId="77777777" w:rsidR="00FC00D9" w:rsidRPr="00FC00D9" w:rsidRDefault="00FC00D9" w:rsidP="00FC00D9">
            <w:pPr>
              <w:tabs>
                <w:tab w:val="left" w:leader="underscore" w:pos="7781"/>
              </w:tabs>
              <w:spacing w:after="0" w:line="240" w:lineRule="auto"/>
              <w:rPr>
                <w:ins w:id="386" w:author="Борис Гогинян" w:date="2020-05-25T19:37:00Z"/>
                <w:rFonts w:ascii="Times New Roman" w:eastAsia="Times New Roman" w:hAnsi="Times New Roman" w:cs="Times New Roman"/>
                <w:sz w:val="24"/>
                <w:szCs w:val="24"/>
                <w:lang w:eastAsia="ru-RU"/>
              </w:rPr>
            </w:pPr>
            <w:ins w:id="387" w:author="Борис Гогинян" w:date="2020-05-25T19:37:00Z">
              <w:r w:rsidRPr="00FC00D9">
                <w:rPr>
                  <w:rFonts w:ascii="Times New Roman" w:eastAsia="Times New Roman" w:hAnsi="Times New Roman" w:cs="Times New Roman"/>
                  <w:sz w:val="24"/>
                  <w:szCs w:val="24"/>
                  <w:lang w:eastAsia="ru-RU"/>
                </w:rPr>
                <w:t>кафедрой ______________ Ю.И.Худак</w:t>
              </w:r>
            </w:ins>
          </w:p>
        </w:tc>
        <w:tc>
          <w:tcPr>
            <w:tcW w:w="124" w:type="pct"/>
          </w:tcPr>
          <w:p w14:paraId="274F93DD" w14:textId="77777777" w:rsidR="00FC00D9" w:rsidRPr="00FC00D9" w:rsidRDefault="00FC00D9" w:rsidP="00FC00D9">
            <w:pPr>
              <w:tabs>
                <w:tab w:val="left" w:leader="underscore" w:pos="7781"/>
              </w:tabs>
              <w:spacing w:after="0" w:line="240" w:lineRule="auto"/>
              <w:jc w:val="right"/>
              <w:rPr>
                <w:ins w:id="388" w:author="Борис Гогинян" w:date="2020-05-25T19:37:00Z"/>
                <w:rFonts w:ascii="Times New Roman" w:eastAsia="Times New Roman" w:hAnsi="Times New Roman" w:cs="Times New Roman"/>
                <w:sz w:val="24"/>
                <w:szCs w:val="24"/>
                <w:lang w:eastAsia="ru-RU"/>
              </w:rPr>
            </w:pPr>
          </w:p>
        </w:tc>
      </w:tr>
      <w:tr w:rsidR="00FC00D9" w:rsidRPr="00FC00D9" w14:paraId="01E944C4" w14:textId="77777777" w:rsidTr="00FC00D9">
        <w:trPr>
          <w:trHeight w:val="629"/>
          <w:ins w:id="389" w:author="Борис Гогинян" w:date="2020-05-25T19:37:00Z"/>
        </w:trPr>
        <w:tc>
          <w:tcPr>
            <w:tcW w:w="2438" w:type="pct"/>
          </w:tcPr>
          <w:p w14:paraId="155CF9E8" w14:textId="77777777" w:rsidR="00FC00D9" w:rsidRPr="00FC00D9" w:rsidRDefault="00FC00D9" w:rsidP="00FC00D9">
            <w:pPr>
              <w:tabs>
                <w:tab w:val="left" w:leader="underscore" w:pos="7781"/>
              </w:tabs>
              <w:spacing w:before="274" w:after="0" w:line="240" w:lineRule="auto"/>
              <w:jc w:val="center"/>
              <w:rPr>
                <w:ins w:id="390" w:author="Борис Гогинян" w:date="2020-05-25T19:37:00Z"/>
                <w:rFonts w:ascii="Times New Roman" w:eastAsia="Times New Roman" w:hAnsi="Times New Roman" w:cs="Times New Roman"/>
                <w:sz w:val="24"/>
                <w:szCs w:val="24"/>
                <w:lang w:eastAsia="ru-RU"/>
              </w:rPr>
            </w:pPr>
          </w:p>
        </w:tc>
        <w:tc>
          <w:tcPr>
            <w:tcW w:w="2438" w:type="pct"/>
          </w:tcPr>
          <w:p w14:paraId="2AEBF6A6" w14:textId="77777777" w:rsidR="00FC00D9" w:rsidRPr="00FC00D9" w:rsidRDefault="00FC00D9" w:rsidP="00FC00D9">
            <w:pPr>
              <w:tabs>
                <w:tab w:val="left" w:leader="underscore" w:pos="7781"/>
              </w:tabs>
              <w:spacing w:before="274" w:after="0" w:line="240" w:lineRule="auto"/>
              <w:jc w:val="center"/>
              <w:rPr>
                <w:ins w:id="391" w:author="Борис Гогинян" w:date="2020-05-25T19:37:00Z"/>
                <w:rFonts w:ascii="Times New Roman" w:eastAsia="Times New Roman" w:hAnsi="Times New Roman" w:cs="Times New Roman"/>
                <w:sz w:val="24"/>
                <w:szCs w:val="24"/>
                <w:lang w:eastAsia="ru-RU"/>
              </w:rPr>
            </w:pPr>
            <w:ins w:id="392" w:author="Борис Гогинян" w:date="2020-05-25T19:37:00Z">
              <w:r w:rsidRPr="00FC00D9">
                <w:rPr>
                  <w:rFonts w:ascii="Times New Roman" w:eastAsia="Times New Roman" w:hAnsi="Times New Roman" w:cs="Times New Roman"/>
                  <w:sz w:val="24"/>
                  <w:szCs w:val="24"/>
                  <w:lang w:eastAsia="ru-RU"/>
                </w:rPr>
                <w:t>«____» __________2020 г.</w:t>
              </w:r>
            </w:ins>
          </w:p>
        </w:tc>
        <w:tc>
          <w:tcPr>
            <w:tcW w:w="124" w:type="pct"/>
          </w:tcPr>
          <w:p w14:paraId="39620F14" w14:textId="77777777" w:rsidR="00FC00D9" w:rsidRPr="00FC00D9" w:rsidRDefault="00FC00D9" w:rsidP="00FC00D9">
            <w:pPr>
              <w:tabs>
                <w:tab w:val="left" w:leader="underscore" w:pos="7781"/>
              </w:tabs>
              <w:spacing w:before="274" w:after="0" w:line="240" w:lineRule="auto"/>
              <w:jc w:val="right"/>
              <w:rPr>
                <w:ins w:id="393" w:author="Борис Гогинян" w:date="2020-05-25T19:37:00Z"/>
                <w:rFonts w:ascii="Times New Roman" w:eastAsia="Times New Roman" w:hAnsi="Times New Roman" w:cs="Times New Roman"/>
                <w:sz w:val="24"/>
                <w:szCs w:val="24"/>
                <w:lang w:eastAsia="ru-RU"/>
              </w:rPr>
            </w:pPr>
          </w:p>
        </w:tc>
      </w:tr>
    </w:tbl>
    <w:p w14:paraId="6CFFC627" w14:textId="77777777" w:rsidR="00FC00D9" w:rsidRPr="00FC00D9" w:rsidRDefault="00FC00D9" w:rsidP="00FC00D9">
      <w:pPr>
        <w:spacing w:after="0" w:line="240" w:lineRule="auto"/>
        <w:rPr>
          <w:ins w:id="394" w:author="Борис Гогинян" w:date="2020-05-25T19:37:00Z"/>
          <w:rFonts w:ascii="Times New Roman" w:eastAsia="Times New Roman" w:hAnsi="Times New Roman" w:cs="Times New Roman"/>
          <w:sz w:val="24"/>
          <w:szCs w:val="24"/>
          <w:lang w:eastAsia="ru-RU"/>
        </w:rPr>
      </w:pPr>
    </w:p>
    <w:p w14:paraId="2B61B3CB" w14:textId="77777777" w:rsidR="00FC00D9" w:rsidRPr="00FC00D9" w:rsidRDefault="00FC00D9" w:rsidP="00FC00D9">
      <w:pPr>
        <w:spacing w:after="0" w:line="360" w:lineRule="auto"/>
        <w:jc w:val="center"/>
        <w:rPr>
          <w:ins w:id="395" w:author="Борис Гогинян" w:date="2020-05-25T19:37:00Z"/>
          <w:rFonts w:ascii="Times New Roman" w:eastAsia="Times New Roman" w:hAnsi="Times New Roman" w:cs="Times New Roman"/>
          <w:b/>
          <w:sz w:val="32"/>
          <w:szCs w:val="24"/>
          <w:lang w:eastAsia="ru-RU"/>
        </w:rPr>
      </w:pPr>
      <w:ins w:id="396" w:author="Борис Гогинян" w:date="2020-05-25T19:37:00Z">
        <w:r w:rsidRPr="00FC00D9">
          <w:rPr>
            <w:rFonts w:ascii="Times New Roman" w:eastAsia="Times New Roman" w:hAnsi="Times New Roman" w:cs="Times New Roman"/>
            <w:b/>
            <w:sz w:val="32"/>
            <w:szCs w:val="24"/>
            <w:lang w:eastAsia="ru-RU"/>
          </w:rPr>
          <w:t xml:space="preserve">ВЫПУСКНАЯ КВАЛИФИКАЦИОННАЯ РАБОТА </w:t>
        </w:r>
      </w:ins>
    </w:p>
    <w:p w14:paraId="5E3B3342" w14:textId="77777777" w:rsidR="00FC00D9" w:rsidRPr="00FC00D9" w:rsidRDefault="00FC00D9" w:rsidP="00FC00D9">
      <w:pPr>
        <w:spacing w:after="0" w:line="240" w:lineRule="auto"/>
        <w:jc w:val="center"/>
        <w:rPr>
          <w:ins w:id="397" w:author="Борис Гогинян" w:date="2020-05-25T19:37:00Z"/>
          <w:rFonts w:ascii="Times New Roman" w:eastAsia="Times New Roman" w:hAnsi="Times New Roman" w:cs="Times New Roman"/>
          <w:sz w:val="28"/>
          <w:szCs w:val="24"/>
          <w:lang w:eastAsia="ru-RU"/>
        </w:rPr>
      </w:pPr>
      <w:ins w:id="398" w:author="Борис Гогинян" w:date="2020-05-25T19:37:00Z">
        <w:r w:rsidRPr="00FC00D9">
          <w:rPr>
            <w:rFonts w:ascii="Times New Roman" w:eastAsia="Times New Roman" w:hAnsi="Times New Roman" w:cs="Times New Roman"/>
            <w:sz w:val="28"/>
            <w:szCs w:val="24"/>
            <w:lang w:eastAsia="ru-RU"/>
          </w:rPr>
          <w:t xml:space="preserve">по направлению подготовки </w:t>
        </w:r>
        <w:r w:rsidRPr="00FC00D9">
          <w:rPr>
            <w:rFonts w:ascii="Times New Roman" w:eastAsia="Times New Roman" w:hAnsi="Times New Roman" w:cs="Times New Roman"/>
            <w:sz w:val="28"/>
            <w:szCs w:val="24"/>
            <w:lang w:eastAsia="ru-RU"/>
            <w:rPrChange w:id="399" w:author="Борис Гогинян" w:date="2020-05-25T19:38:00Z">
              <w:rPr>
                <w:rFonts w:ascii="Times New Roman" w:eastAsia="Times New Roman" w:hAnsi="Times New Roman" w:cs="Times New Roman"/>
                <w:sz w:val="28"/>
                <w:szCs w:val="24"/>
                <w:highlight w:val="yellow"/>
                <w:lang w:eastAsia="ru-RU"/>
              </w:rPr>
            </w:rPrChange>
          </w:rPr>
          <w:t>бакалавров</w:t>
        </w:r>
      </w:ins>
    </w:p>
    <w:p w14:paraId="202A53E1" w14:textId="77777777" w:rsidR="00FC00D9" w:rsidRPr="00FC00D9" w:rsidRDefault="00FC00D9" w:rsidP="00FC00D9">
      <w:pPr>
        <w:spacing w:after="0" w:line="240" w:lineRule="auto"/>
        <w:jc w:val="center"/>
        <w:rPr>
          <w:ins w:id="400" w:author="Борис Гогинян" w:date="2020-05-25T19:37:00Z"/>
          <w:rFonts w:ascii="Times New Roman" w:eastAsia="Times New Roman" w:hAnsi="Times New Roman" w:cs="Times New Roman"/>
          <w:sz w:val="28"/>
          <w:szCs w:val="24"/>
          <w:lang w:eastAsia="ru-RU"/>
        </w:rPr>
      </w:pPr>
      <w:ins w:id="401" w:author="Борис Гогинян" w:date="2020-05-25T19:37:00Z">
        <w:r w:rsidRPr="00FC00D9">
          <w:rPr>
            <w:rFonts w:ascii="Times New Roman" w:eastAsia="Times New Roman" w:hAnsi="Times New Roman" w:cs="Times New Roman"/>
            <w:sz w:val="28"/>
            <w:szCs w:val="24"/>
            <w:lang w:eastAsia="ru-RU"/>
            <w:rPrChange w:id="402" w:author="Борис Гогинян" w:date="2020-05-25T19:38:00Z">
              <w:rPr>
                <w:rFonts w:ascii="Times New Roman" w:eastAsia="Times New Roman" w:hAnsi="Times New Roman" w:cs="Times New Roman"/>
                <w:sz w:val="28"/>
                <w:szCs w:val="24"/>
                <w:highlight w:val="yellow"/>
                <w:lang w:eastAsia="ru-RU"/>
              </w:rPr>
            </w:rPrChange>
          </w:rPr>
          <w:t>01.03.02 «Прикладная математика и информатика»</w:t>
        </w:r>
      </w:ins>
    </w:p>
    <w:p w14:paraId="12E09D9B" w14:textId="77777777" w:rsidR="00FC00D9" w:rsidRPr="00FC00D9" w:rsidRDefault="00FC00D9" w:rsidP="00FC00D9">
      <w:pPr>
        <w:spacing w:after="0" w:line="240" w:lineRule="auto"/>
        <w:jc w:val="center"/>
        <w:rPr>
          <w:ins w:id="403" w:author="Борис Гогинян" w:date="2020-05-25T19:37:00Z"/>
          <w:rFonts w:ascii="Times New Roman" w:eastAsia="Times New Roman" w:hAnsi="Times New Roman" w:cs="Times New Roman"/>
          <w:sz w:val="28"/>
          <w:szCs w:val="24"/>
          <w:lang w:eastAsia="ru-RU"/>
        </w:rPr>
      </w:pPr>
    </w:p>
    <w:p w14:paraId="4E0B05FF" w14:textId="26CC073E" w:rsidR="00FC00D9" w:rsidRPr="00FC00D9" w:rsidRDefault="00FC00D9">
      <w:pPr>
        <w:widowControl w:val="0"/>
        <w:spacing w:after="0" w:line="240" w:lineRule="auto"/>
        <w:ind w:firstLine="284"/>
        <w:jc w:val="both"/>
        <w:rPr>
          <w:ins w:id="404" w:author="Борис Гогинян" w:date="2020-05-25T19:37:00Z"/>
          <w:rFonts w:ascii="Times New Roman" w:eastAsia="Times New Roman" w:hAnsi="Times New Roman" w:cs="Times New Roman"/>
          <w:sz w:val="32"/>
          <w:szCs w:val="24"/>
          <w:u w:val="single"/>
          <w:lang w:eastAsia="ru-RU"/>
          <w:rPrChange w:id="405" w:author="Борис Гогинян" w:date="2020-05-25T19:39:00Z">
            <w:rPr>
              <w:ins w:id="406" w:author="Борис Гогинян" w:date="2020-05-25T19:37:00Z"/>
              <w:rFonts w:ascii="Times New Roman" w:eastAsia="Times New Roman" w:hAnsi="Times New Roman" w:cs="Times New Roman"/>
              <w:sz w:val="28"/>
              <w:szCs w:val="24"/>
              <w:lang w:eastAsia="ru-RU"/>
            </w:rPr>
          </w:rPrChange>
        </w:rPr>
        <w:pPrChange w:id="407" w:author="Борис Гогинян" w:date="2020-05-25T19:39:00Z">
          <w:pPr>
            <w:spacing w:after="0" w:line="360" w:lineRule="auto"/>
          </w:pPr>
        </w:pPrChange>
      </w:pPr>
      <w:ins w:id="408" w:author="Борис Гогинян" w:date="2020-05-25T19:37:00Z">
        <w:r w:rsidRPr="00FC00D9">
          <w:rPr>
            <w:rFonts w:ascii="Times New Roman" w:eastAsia="Times New Roman" w:hAnsi="Times New Roman" w:cs="Times New Roman"/>
            <w:sz w:val="28"/>
            <w:szCs w:val="24"/>
            <w:lang w:eastAsia="ru-RU"/>
          </w:rPr>
          <w:t>На тему:</w:t>
        </w:r>
      </w:ins>
      <w:ins w:id="409" w:author="Борис Гогинян" w:date="2020-05-25T19:39:00Z">
        <w:r w:rsidRPr="00FC00D9">
          <w:rPr>
            <w:rFonts w:ascii="Times New Roman" w:eastAsia="Times New Roman" w:hAnsi="Times New Roman" w:cs="Times New Roman"/>
            <w:b/>
            <w:spacing w:val="-3"/>
            <w:sz w:val="24"/>
            <w:szCs w:val="24"/>
            <w:lang w:eastAsia="ru-RU"/>
          </w:rPr>
          <w:t xml:space="preserve"> </w:t>
        </w:r>
        <w:r w:rsidRPr="00FC00D9">
          <w:rPr>
            <w:rFonts w:ascii="Times New Roman" w:eastAsia="Times New Roman" w:hAnsi="Times New Roman" w:cs="Times New Roman"/>
            <w:spacing w:val="-3"/>
            <w:sz w:val="28"/>
            <w:szCs w:val="24"/>
            <w:u w:val="single"/>
            <w:lang w:eastAsia="ru-RU"/>
            <w:rPrChange w:id="410" w:author="Борис Гогинян" w:date="2020-05-25T19:39:00Z">
              <w:rPr>
                <w:rFonts w:ascii="Times New Roman" w:eastAsia="Times New Roman" w:hAnsi="Times New Roman" w:cs="Times New Roman"/>
                <w:spacing w:val="-3"/>
                <w:sz w:val="24"/>
                <w:szCs w:val="24"/>
                <w:lang w:eastAsia="ru-RU"/>
              </w:rPr>
            </w:rPrChange>
          </w:rPr>
          <w:t>современные методы растеризации трехмерных сцен.</w:t>
        </w:r>
      </w:ins>
    </w:p>
    <w:p w14:paraId="17F1D471" w14:textId="77777777" w:rsidR="00FC00D9" w:rsidRPr="00FC00D9" w:rsidRDefault="00FC00D9" w:rsidP="00FC00D9">
      <w:pPr>
        <w:spacing w:after="0" w:line="360" w:lineRule="auto"/>
        <w:rPr>
          <w:ins w:id="411" w:author="Борис Гогинян" w:date="2020-05-25T19:37:00Z"/>
          <w:rFonts w:ascii="Times New Roman" w:eastAsia="Times New Roman" w:hAnsi="Times New Roman" w:cs="Times New Roman"/>
          <w:sz w:val="24"/>
          <w:szCs w:val="24"/>
          <w:lang w:eastAsia="ru-RU"/>
        </w:rPr>
      </w:pP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12" w:author="Борис Гогинян" w:date="2020-05-25T19:41:00Z">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35"/>
        <w:gridCol w:w="1756"/>
        <w:gridCol w:w="3041"/>
        <w:gridCol w:w="2456"/>
        <w:tblGridChange w:id="413">
          <w:tblGrid>
            <w:gridCol w:w="2546"/>
            <w:gridCol w:w="1756"/>
            <w:gridCol w:w="3041"/>
            <w:gridCol w:w="2456"/>
          </w:tblGrid>
        </w:tblGridChange>
      </w:tblGrid>
      <w:tr w:rsidR="00FC00D9" w:rsidRPr="00FC00D9" w14:paraId="37B4C9CB" w14:textId="77777777" w:rsidTr="00FC00D9">
        <w:trPr>
          <w:ins w:id="414" w:author="Борис Гогинян" w:date="2020-05-25T19:37:00Z"/>
        </w:trPr>
        <w:tc>
          <w:tcPr>
            <w:tcW w:w="2835" w:type="dxa"/>
            <w:tcPrChange w:id="415" w:author="Борис Гогинян" w:date="2020-05-25T19:41:00Z">
              <w:tcPr>
                <w:tcW w:w="2546" w:type="dxa"/>
              </w:tcPr>
            </w:tcPrChange>
          </w:tcPr>
          <w:p w14:paraId="336FAD7F" w14:textId="77777777" w:rsidR="00FC00D9" w:rsidRPr="00FC00D9" w:rsidRDefault="00FC00D9" w:rsidP="00FC00D9">
            <w:pPr>
              <w:spacing w:line="360" w:lineRule="auto"/>
              <w:rPr>
                <w:ins w:id="416" w:author="Борис Гогинян" w:date="2020-05-25T19:37:00Z"/>
                <w:rFonts w:ascii="Times New Roman" w:eastAsia="Times New Roman" w:hAnsi="Times New Roman" w:cs="Times New Roman"/>
                <w:sz w:val="28"/>
                <w:szCs w:val="24"/>
                <w:lang w:eastAsia="ru-RU"/>
              </w:rPr>
            </w:pPr>
            <w:ins w:id="417" w:author="Борис Гогинян" w:date="2020-05-25T19:37:00Z">
              <w:r w:rsidRPr="00FC00D9">
                <w:rPr>
                  <w:rFonts w:ascii="Times New Roman" w:eastAsia="Times New Roman" w:hAnsi="Times New Roman" w:cs="Times New Roman"/>
                  <w:sz w:val="28"/>
                  <w:szCs w:val="24"/>
                  <w:lang w:eastAsia="ru-RU"/>
                </w:rPr>
                <w:t>Обучающийся:</w:t>
              </w:r>
            </w:ins>
          </w:p>
        </w:tc>
        <w:tc>
          <w:tcPr>
            <w:tcW w:w="1756" w:type="dxa"/>
            <w:tcPrChange w:id="418" w:author="Борис Гогинян" w:date="2020-05-25T19:41:00Z">
              <w:tcPr>
                <w:tcW w:w="1536" w:type="dxa"/>
              </w:tcPr>
            </w:tcPrChange>
          </w:tcPr>
          <w:p w14:paraId="5E5FAEB0" w14:textId="77777777" w:rsidR="00FC00D9" w:rsidRPr="00FC00D9" w:rsidRDefault="00FC00D9" w:rsidP="00FC00D9">
            <w:pPr>
              <w:jc w:val="center"/>
              <w:rPr>
                <w:ins w:id="419" w:author="Борис Гогинян" w:date="2020-05-25T19:37:00Z"/>
                <w:rFonts w:ascii="Times New Roman" w:eastAsia="Times New Roman" w:hAnsi="Times New Roman" w:cs="Times New Roman"/>
                <w:sz w:val="24"/>
                <w:szCs w:val="24"/>
                <w:lang w:eastAsia="ru-RU"/>
              </w:rPr>
            </w:pPr>
            <w:ins w:id="420" w:author="Борис Гогинян" w:date="2020-05-25T19:37:00Z">
              <w:r w:rsidRPr="00FC00D9">
                <w:rPr>
                  <w:rFonts w:ascii="Times New Roman" w:eastAsia="Times New Roman" w:hAnsi="Times New Roman" w:cs="Times New Roman"/>
                  <w:sz w:val="24"/>
                  <w:szCs w:val="24"/>
                  <w:lang w:eastAsia="ru-RU"/>
                </w:rPr>
                <w:t>___________</w:t>
              </w:r>
            </w:ins>
          </w:p>
          <w:p w14:paraId="17BD6FB4" w14:textId="77777777" w:rsidR="00FC00D9" w:rsidRPr="00FC00D9" w:rsidRDefault="00FC00D9" w:rsidP="00FC00D9">
            <w:pPr>
              <w:jc w:val="center"/>
              <w:rPr>
                <w:ins w:id="421" w:author="Борис Гогинян" w:date="2020-05-25T19:37:00Z"/>
                <w:rFonts w:ascii="Times New Roman" w:eastAsia="Times New Roman" w:hAnsi="Times New Roman" w:cs="Times New Roman"/>
                <w:sz w:val="24"/>
                <w:szCs w:val="24"/>
                <w:lang w:eastAsia="ru-RU"/>
              </w:rPr>
            </w:pPr>
            <w:ins w:id="422" w:author="Борис Гогинян" w:date="2020-05-25T19:37:00Z">
              <w:r w:rsidRPr="00FC00D9">
                <w:rPr>
                  <w:rFonts w:ascii="Times New Roman" w:eastAsia="Times New Roman" w:hAnsi="Times New Roman" w:cs="Times New Roman"/>
                  <w:sz w:val="18"/>
                  <w:szCs w:val="24"/>
                  <w:lang w:eastAsia="ru-RU"/>
                </w:rPr>
                <w:t>подпись</w:t>
              </w:r>
            </w:ins>
          </w:p>
        </w:tc>
        <w:tc>
          <w:tcPr>
            <w:tcW w:w="5497" w:type="dxa"/>
            <w:gridSpan w:val="2"/>
            <w:tcPrChange w:id="423" w:author="Борис Гогинян" w:date="2020-05-25T19:41:00Z">
              <w:tcPr>
                <w:tcW w:w="5489" w:type="dxa"/>
                <w:gridSpan w:val="2"/>
              </w:tcPr>
            </w:tcPrChange>
          </w:tcPr>
          <w:p w14:paraId="3DEC9249" w14:textId="7ADCC75E" w:rsidR="00FC00D9" w:rsidRPr="00FC00D9" w:rsidRDefault="00FC00D9">
            <w:pPr>
              <w:ind w:left="2124"/>
              <w:jc w:val="center"/>
              <w:rPr>
                <w:ins w:id="424" w:author="Борис Гогинян" w:date="2020-05-25T19:37:00Z"/>
                <w:rFonts w:ascii="Times New Roman" w:eastAsia="Times New Roman" w:hAnsi="Times New Roman" w:cs="Times New Roman"/>
                <w:sz w:val="28"/>
                <w:szCs w:val="24"/>
                <w:lang w:eastAsia="ru-RU"/>
                <w:rPrChange w:id="425" w:author="Борис Гогинян" w:date="2020-05-25T19:43:00Z">
                  <w:rPr>
                    <w:ins w:id="426" w:author="Борис Гогинян" w:date="2020-05-25T19:37:00Z"/>
                    <w:rFonts w:ascii="Times New Roman" w:eastAsia="Times New Roman" w:hAnsi="Times New Roman" w:cs="Times New Roman"/>
                    <w:sz w:val="24"/>
                    <w:szCs w:val="24"/>
                    <w:lang w:eastAsia="ru-RU"/>
                  </w:rPr>
                </w:rPrChange>
              </w:rPr>
              <w:pPrChange w:id="427" w:author="Борис Гогинян" w:date="2020-05-25T19:43:00Z">
                <w:pPr>
                  <w:spacing w:line="360" w:lineRule="auto"/>
                  <w:jc w:val="center"/>
                </w:pPr>
              </w:pPrChange>
            </w:pPr>
            <w:ins w:id="428" w:author="Борис Гогинян" w:date="2020-05-25T19:43:00Z">
              <w:r>
                <w:rPr>
                  <w:rFonts w:ascii="Times New Roman" w:eastAsia="Times New Roman" w:hAnsi="Times New Roman" w:cs="Times New Roman"/>
                  <w:sz w:val="28"/>
                  <w:szCs w:val="24"/>
                  <w:lang w:eastAsia="ru-RU"/>
                </w:rPr>
                <w:t xml:space="preserve"> </w:t>
              </w:r>
              <w:r w:rsidRPr="00FC00D9">
                <w:rPr>
                  <w:rFonts w:ascii="Times New Roman" w:eastAsia="Times New Roman" w:hAnsi="Times New Roman" w:cs="Times New Roman"/>
                  <w:sz w:val="28"/>
                  <w:szCs w:val="24"/>
                  <w:lang w:eastAsia="ru-RU"/>
                  <w:rPrChange w:id="429" w:author="Борис Гогинян" w:date="2020-05-25T19:43:00Z">
                    <w:rPr>
                      <w:rFonts w:ascii="Times New Roman" w:eastAsia="Times New Roman" w:hAnsi="Times New Roman" w:cs="Times New Roman"/>
                      <w:sz w:val="24"/>
                      <w:szCs w:val="24"/>
                      <w:lang w:eastAsia="ru-RU"/>
                    </w:rPr>
                  </w:rPrChange>
                </w:rPr>
                <w:t>Гогинян Б.А.</w:t>
              </w:r>
            </w:ins>
          </w:p>
        </w:tc>
      </w:tr>
      <w:tr w:rsidR="00FC00D9" w:rsidRPr="00FC00D9" w14:paraId="396914CF" w14:textId="77777777" w:rsidTr="00FC00D9">
        <w:trPr>
          <w:ins w:id="430" w:author="Борис Гогинян" w:date="2020-05-25T19:37:00Z"/>
        </w:trPr>
        <w:tc>
          <w:tcPr>
            <w:tcW w:w="2835" w:type="dxa"/>
            <w:tcPrChange w:id="431" w:author="Борис Гогинян" w:date="2020-05-25T19:41:00Z">
              <w:tcPr>
                <w:tcW w:w="2546" w:type="dxa"/>
              </w:tcPr>
            </w:tcPrChange>
          </w:tcPr>
          <w:p w14:paraId="2DAE5155" w14:textId="0CA1877A" w:rsidR="00FC00D9" w:rsidRPr="00FC00D9" w:rsidRDefault="00FC00D9" w:rsidP="00FC00D9">
            <w:pPr>
              <w:spacing w:line="360" w:lineRule="auto"/>
              <w:rPr>
                <w:ins w:id="432" w:author="Борис Гогинян" w:date="2020-05-25T19:37:00Z"/>
                <w:rFonts w:ascii="Times New Roman" w:eastAsia="Times New Roman" w:hAnsi="Times New Roman" w:cs="Times New Roman"/>
                <w:sz w:val="28"/>
                <w:szCs w:val="24"/>
                <w:lang w:eastAsia="ru-RU"/>
              </w:rPr>
            </w:pPr>
            <w:ins w:id="433" w:author="Борис Гогинян" w:date="2020-05-25T19:37:00Z">
              <w:r w:rsidRPr="00FC00D9">
                <w:rPr>
                  <w:rFonts w:ascii="Times New Roman" w:eastAsia="Times New Roman" w:hAnsi="Times New Roman" w:cs="Times New Roman"/>
                  <w:sz w:val="28"/>
                  <w:szCs w:val="24"/>
                  <w:lang w:eastAsia="ru-RU"/>
                </w:rPr>
                <w:t>Шифр</w:t>
              </w:r>
            </w:ins>
            <w:ins w:id="434" w:author="Борис Гогинян" w:date="2020-05-25T19:39:00Z">
              <w:r>
                <w:rPr>
                  <w:rFonts w:ascii="Times New Roman" w:eastAsia="Times New Roman" w:hAnsi="Times New Roman" w:cs="Times New Roman"/>
                  <w:sz w:val="28"/>
                  <w:szCs w:val="24"/>
                  <w:lang w:eastAsia="ru-RU"/>
                </w:rPr>
                <w:t xml:space="preserve"> 17К9900</w:t>
              </w:r>
            </w:ins>
          </w:p>
        </w:tc>
        <w:tc>
          <w:tcPr>
            <w:tcW w:w="7253" w:type="dxa"/>
            <w:gridSpan w:val="3"/>
            <w:tcPrChange w:id="435" w:author="Борис Гогинян" w:date="2020-05-25T19:41:00Z">
              <w:tcPr>
                <w:tcW w:w="7025" w:type="dxa"/>
                <w:gridSpan w:val="3"/>
              </w:tcPr>
            </w:tcPrChange>
          </w:tcPr>
          <w:p w14:paraId="1372E287" w14:textId="77777777" w:rsidR="00FC00D9" w:rsidRPr="00FC00D9" w:rsidRDefault="00FC00D9" w:rsidP="00FC00D9">
            <w:pPr>
              <w:spacing w:line="360" w:lineRule="auto"/>
              <w:rPr>
                <w:ins w:id="436" w:author="Борис Гогинян" w:date="2020-05-25T19:37:00Z"/>
                <w:rFonts w:ascii="Times New Roman" w:eastAsia="Times New Roman" w:hAnsi="Times New Roman" w:cs="Times New Roman"/>
                <w:sz w:val="28"/>
                <w:szCs w:val="24"/>
                <w:lang w:eastAsia="ru-RU"/>
              </w:rPr>
            </w:pPr>
          </w:p>
        </w:tc>
      </w:tr>
      <w:tr w:rsidR="00FC00D9" w:rsidRPr="00FC00D9" w14:paraId="6264AF73" w14:textId="77777777" w:rsidTr="00FC00D9">
        <w:trPr>
          <w:trHeight w:val="946"/>
          <w:ins w:id="437" w:author="Борис Гогинян" w:date="2020-05-25T19:37:00Z"/>
          <w:trPrChange w:id="438" w:author="Борис Гогинян" w:date="2020-05-25T19:41:00Z">
            <w:trPr>
              <w:trHeight w:val="946"/>
            </w:trPr>
          </w:trPrChange>
        </w:trPr>
        <w:tc>
          <w:tcPr>
            <w:tcW w:w="2835" w:type="dxa"/>
            <w:tcPrChange w:id="439" w:author="Борис Гогинян" w:date="2020-05-25T19:41:00Z">
              <w:tcPr>
                <w:tcW w:w="2546" w:type="dxa"/>
              </w:tcPr>
            </w:tcPrChange>
          </w:tcPr>
          <w:p w14:paraId="0F5012C8" w14:textId="744B0CCE" w:rsidR="00FC00D9" w:rsidRPr="00FC00D9" w:rsidRDefault="00FC00D9" w:rsidP="00FC00D9">
            <w:pPr>
              <w:spacing w:line="360" w:lineRule="auto"/>
              <w:rPr>
                <w:ins w:id="440" w:author="Борис Гогинян" w:date="2020-05-25T19:37:00Z"/>
                <w:rFonts w:ascii="Times New Roman" w:eastAsia="Times New Roman" w:hAnsi="Times New Roman" w:cs="Times New Roman"/>
                <w:sz w:val="28"/>
                <w:szCs w:val="24"/>
                <w:lang w:eastAsia="ru-RU"/>
              </w:rPr>
            </w:pPr>
            <w:ins w:id="441" w:author="Борис Гогинян" w:date="2020-05-25T19:37:00Z">
              <w:r w:rsidRPr="00FC00D9">
                <w:rPr>
                  <w:rFonts w:ascii="Times New Roman" w:eastAsia="Times New Roman" w:hAnsi="Times New Roman" w:cs="Times New Roman"/>
                  <w:sz w:val="28"/>
                  <w:szCs w:val="24"/>
                  <w:lang w:eastAsia="ru-RU"/>
                </w:rPr>
                <w:t>Группа</w:t>
              </w:r>
            </w:ins>
            <w:ins w:id="442" w:author="Борис Гогинян" w:date="2020-05-25T19:39:00Z">
              <w:r>
                <w:rPr>
                  <w:rFonts w:ascii="Times New Roman" w:eastAsia="Times New Roman" w:hAnsi="Times New Roman" w:cs="Times New Roman"/>
                  <w:sz w:val="28"/>
                  <w:szCs w:val="24"/>
                  <w:lang w:eastAsia="ru-RU"/>
                </w:rPr>
                <w:t xml:space="preserve"> КМБО-03-16</w:t>
              </w:r>
            </w:ins>
          </w:p>
        </w:tc>
        <w:tc>
          <w:tcPr>
            <w:tcW w:w="7253" w:type="dxa"/>
            <w:gridSpan w:val="3"/>
            <w:tcPrChange w:id="443" w:author="Борис Гогинян" w:date="2020-05-25T19:41:00Z">
              <w:tcPr>
                <w:tcW w:w="7025" w:type="dxa"/>
                <w:gridSpan w:val="3"/>
              </w:tcPr>
            </w:tcPrChange>
          </w:tcPr>
          <w:p w14:paraId="0DED445F" w14:textId="77777777" w:rsidR="00FC00D9" w:rsidRPr="00FC00D9" w:rsidRDefault="00FC00D9" w:rsidP="00FC00D9">
            <w:pPr>
              <w:spacing w:line="360" w:lineRule="auto"/>
              <w:rPr>
                <w:ins w:id="444" w:author="Борис Гогинян" w:date="2020-05-25T19:37:00Z"/>
                <w:rFonts w:ascii="Times New Roman" w:eastAsia="Times New Roman" w:hAnsi="Times New Roman" w:cs="Times New Roman"/>
                <w:sz w:val="28"/>
                <w:szCs w:val="24"/>
                <w:lang w:eastAsia="ru-RU"/>
              </w:rPr>
            </w:pPr>
          </w:p>
        </w:tc>
      </w:tr>
      <w:tr w:rsidR="00FC00D9" w:rsidRPr="00FC00D9" w14:paraId="479CD3F3" w14:textId="77777777" w:rsidTr="00FC00D9">
        <w:trPr>
          <w:trHeight w:val="1130"/>
          <w:ins w:id="445" w:author="Борис Гогинян" w:date="2020-05-25T19:37:00Z"/>
          <w:trPrChange w:id="446" w:author="Борис Гогинян" w:date="2020-05-25T19:41:00Z">
            <w:trPr>
              <w:trHeight w:val="1130"/>
            </w:trPr>
          </w:trPrChange>
        </w:trPr>
        <w:tc>
          <w:tcPr>
            <w:tcW w:w="2835" w:type="dxa"/>
            <w:tcPrChange w:id="447" w:author="Борис Гогинян" w:date="2020-05-25T19:41:00Z">
              <w:tcPr>
                <w:tcW w:w="2546" w:type="dxa"/>
              </w:tcPr>
            </w:tcPrChange>
          </w:tcPr>
          <w:p w14:paraId="4BABBECB" w14:textId="77777777" w:rsidR="00FC00D9" w:rsidRPr="00FC00D9" w:rsidRDefault="00FC00D9" w:rsidP="00FC00D9">
            <w:pPr>
              <w:rPr>
                <w:ins w:id="448" w:author="Борис Гогинян" w:date="2020-05-25T19:37:00Z"/>
                <w:rFonts w:ascii="Times New Roman" w:eastAsia="Times New Roman" w:hAnsi="Times New Roman" w:cs="Times New Roman"/>
                <w:sz w:val="28"/>
                <w:szCs w:val="24"/>
                <w:lang w:eastAsia="ru-RU"/>
              </w:rPr>
            </w:pPr>
            <w:ins w:id="449" w:author="Борис Гогинян" w:date="2020-05-25T19:37:00Z">
              <w:r w:rsidRPr="00FC00D9">
                <w:rPr>
                  <w:rFonts w:ascii="Times New Roman" w:eastAsia="Times New Roman" w:hAnsi="Times New Roman" w:cs="Times New Roman"/>
                  <w:sz w:val="28"/>
                  <w:szCs w:val="24"/>
                  <w:lang w:eastAsia="ru-RU"/>
                </w:rPr>
                <w:t>Руководитель работы</w:t>
              </w:r>
            </w:ins>
          </w:p>
        </w:tc>
        <w:tc>
          <w:tcPr>
            <w:tcW w:w="1756" w:type="dxa"/>
            <w:tcPrChange w:id="450" w:author="Борис Гогинян" w:date="2020-05-25T19:41:00Z">
              <w:tcPr>
                <w:tcW w:w="1536" w:type="dxa"/>
              </w:tcPr>
            </w:tcPrChange>
          </w:tcPr>
          <w:p w14:paraId="16C360CB" w14:textId="77777777" w:rsidR="00FC00D9" w:rsidRPr="00FC00D9" w:rsidRDefault="00FC00D9" w:rsidP="00FC00D9">
            <w:pPr>
              <w:jc w:val="center"/>
              <w:rPr>
                <w:ins w:id="451" w:author="Борис Гогинян" w:date="2020-05-25T19:37:00Z"/>
                <w:rFonts w:ascii="Times New Roman" w:eastAsia="Times New Roman" w:hAnsi="Times New Roman" w:cs="Times New Roman"/>
                <w:sz w:val="24"/>
                <w:szCs w:val="24"/>
                <w:lang w:eastAsia="ru-RU"/>
              </w:rPr>
            </w:pPr>
            <w:ins w:id="452" w:author="Борис Гогинян" w:date="2020-05-25T19:37:00Z">
              <w:r w:rsidRPr="00FC00D9">
                <w:rPr>
                  <w:rFonts w:ascii="Times New Roman" w:eastAsia="Times New Roman" w:hAnsi="Times New Roman" w:cs="Times New Roman"/>
                  <w:sz w:val="24"/>
                  <w:szCs w:val="24"/>
                  <w:lang w:eastAsia="ru-RU"/>
                </w:rPr>
                <w:t>___________</w:t>
              </w:r>
            </w:ins>
          </w:p>
          <w:p w14:paraId="60650690" w14:textId="77777777" w:rsidR="00FC00D9" w:rsidRPr="00FC00D9" w:rsidRDefault="00FC00D9" w:rsidP="00FC00D9">
            <w:pPr>
              <w:jc w:val="center"/>
              <w:rPr>
                <w:ins w:id="453" w:author="Борис Гогинян" w:date="2020-05-25T19:37:00Z"/>
                <w:rFonts w:ascii="Times New Roman" w:eastAsia="Times New Roman" w:hAnsi="Times New Roman" w:cs="Times New Roman"/>
                <w:sz w:val="18"/>
                <w:szCs w:val="18"/>
                <w:lang w:eastAsia="ru-RU"/>
              </w:rPr>
            </w:pPr>
            <w:ins w:id="454" w:author="Борис Гогинян" w:date="2020-05-25T19:37:00Z">
              <w:r w:rsidRPr="00FC00D9">
                <w:rPr>
                  <w:rFonts w:ascii="Times New Roman" w:eastAsia="Times New Roman" w:hAnsi="Times New Roman" w:cs="Times New Roman"/>
                  <w:sz w:val="18"/>
                  <w:szCs w:val="18"/>
                  <w:lang w:eastAsia="ru-RU"/>
                </w:rPr>
                <w:t>подпись</w:t>
              </w:r>
            </w:ins>
          </w:p>
        </w:tc>
        <w:tc>
          <w:tcPr>
            <w:tcW w:w="3041" w:type="dxa"/>
            <w:tcPrChange w:id="455" w:author="Борис Гогинян" w:date="2020-05-25T19:41:00Z">
              <w:tcPr>
                <w:tcW w:w="3041" w:type="dxa"/>
              </w:tcPr>
            </w:tcPrChange>
          </w:tcPr>
          <w:p w14:paraId="04EAB9BC" w14:textId="77777777" w:rsidR="00FC00D9" w:rsidRPr="00FC00D9" w:rsidRDefault="00FC00D9" w:rsidP="00FC00D9">
            <w:pPr>
              <w:jc w:val="center"/>
              <w:rPr>
                <w:ins w:id="456" w:author="Борис Гогинян" w:date="2020-05-25T19:41:00Z"/>
                <w:rFonts w:ascii="Times New Roman" w:eastAsia="Times New Roman" w:hAnsi="Times New Roman" w:cs="Times New Roman"/>
                <w:sz w:val="28"/>
                <w:szCs w:val="24"/>
                <w:lang w:eastAsia="ru-RU"/>
              </w:rPr>
            </w:pPr>
            <w:ins w:id="457" w:author="Борис Гогинян" w:date="2020-05-25T19:41:00Z">
              <w:r w:rsidRPr="00FC00D9">
                <w:rPr>
                  <w:rFonts w:ascii="Times New Roman" w:eastAsia="Times New Roman" w:hAnsi="Times New Roman" w:cs="Times New Roman"/>
                  <w:sz w:val="28"/>
                  <w:szCs w:val="24"/>
                  <w:lang w:eastAsia="ru-RU"/>
                </w:rPr>
                <w:t>канд. техн. наук,</w:t>
              </w:r>
            </w:ins>
          </w:p>
          <w:p w14:paraId="3BE40736" w14:textId="77777777" w:rsidR="00FC00D9" w:rsidRDefault="00FC00D9" w:rsidP="00FC00D9">
            <w:pPr>
              <w:jc w:val="center"/>
              <w:rPr>
                <w:ins w:id="458" w:author="Борис Гогинян" w:date="2020-05-25T19:41:00Z"/>
                <w:rFonts w:ascii="Times New Roman" w:eastAsia="Times New Roman" w:hAnsi="Times New Roman" w:cs="Times New Roman"/>
                <w:sz w:val="28"/>
                <w:szCs w:val="24"/>
                <w:lang w:eastAsia="ru-RU"/>
              </w:rPr>
            </w:pPr>
            <w:ins w:id="459" w:author="Борис Гогинян" w:date="2020-05-25T19:41:00Z">
              <w:r w:rsidRPr="00FC00D9">
                <w:rPr>
                  <w:rFonts w:ascii="Times New Roman" w:eastAsia="Times New Roman" w:hAnsi="Times New Roman" w:cs="Times New Roman"/>
                  <w:sz w:val="28"/>
                  <w:szCs w:val="24"/>
                  <w:lang w:eastAsia="ru-RU"/>
                </w:rPr>
                <w:t>доцент, доцент</w:t>
              </w:r>
            </w:ins>
          </w:p>
          <w:p w14:paraId="1EB9B2B5" w14:textId="49C5ED1C" w:rsidR="00FC00D9" w:rsidRPr="00FC00D9" w:rsidRDefault="00FC00D9">
            <w:pPr>
              <w:rPr>
                <w:ins w:id="460" w:author="Борис Гогинян" w:date="2020-05-25T19:37:00Z"/>
                <w:rFonts w:ascii="Times New Roman" w:eastAsia="Times New Roman" w:hAnsi="Times New Roman" w:cs="Times New Roman"/>
                <w:sz w:val="28"/>
                <w:szCs w:val="24"/>
                <w:lang w:eastAsia="ru-RU"/>
              </w:rPr>
              <w:pPrChange w:id="461" w:author="Борис Гогинян" w:date="2020-05-25T19:42:00Z">
                <w:pPr>
                  <w:jc w:val="center"/>
                </w:pPr>
              </w:pPrChange>
            </w:pPr>
          </w:p>
          <w:p w14:paraId="6ABC7395" w14:textId="77777777" w:rsidR="00FC00D9" w:rsidRPr="00FC00D9" w:rsidRDefault="00FC00D9">
            <w:pPr>
              <w:jc w:val="center"/>
              <w:rPr>
                <w:ins w:id="462" w:author="Борис Гогинян" w:date="2020-05-25T19:37:00Z"/>
                <w:rFonts w:ascii="Times New Roman" w:eastAsia="Times New Roman" w:hAnsi="Times New Roman" w:cs="Times New Roman"/>
                <w:sz w:val="18"/>
                <w:szCs w:val="18"/>
                <w:lang w:eastAsia="ru-RU"/>
              </w:rPr>
              <w:pPrChange w:id="463" w:author="Борис Гогинян" w:date="2020-05-25T19:41:00Z">
                <w:pPr>
                  <w:spacing w:line="360" w:lineRule="auto"/>
                  <w:jc w:val="center"/>
                </w:pPr>
              </w:pPrChange>
            </w:pPr>
          </w:p>
        </w:tc>
        <w:tc>
          <w:tcPr>
            <w:tcW w:w="2456" w:type="dxa"/>
            <w:tcPrChange w:id="464" w:author="Борис Гогинян" w:date="2020-05-25T19:41:00Z">
              <w:tcPr>
                <w:tcW w:w="2448" w:type="dxa"/>
              </w:tcPr>
            </w:tcPrChange>
          </w:tcPr>
          <w:p w14:paraId="6F2DB59A" w14:textId="11B47878" w:rsidR="00FC00D9" w:rsidRPr="00FC00D9" w:rsidRDefault="00FC00D9">
            <w:pPr>
              <w:rPr>
                <w:ins w:id="465" w:author="Борис Гогинян" w:date="2020-05-25T19:37:00Z"/>
                <w:rFonts w:ascii="Times New Roman" w:eastAsia="Times New Roman" w:hAnsi="Times New Roman" w:cs="Times New Roman"/>
                <w:sz w:val="18"/>
                <w:szCs w:val="18"/>
                <w:lang w:eastAsia="ru-RU"/>
              </w:rPr>
              <w:pPrChange w:id="466" w:author="Борис Гогинян" w:date="2020-05-25T19:43:00Z">
                <w:pPr>
                  <w:jc w:val="center"/>
                </w:pPr>
              </w:pPrChange>
            </w:pPr>
            <w:ins w:id="467" w:author="Борис Гогинян" w:date="2020-05-25T19:42:00Z">
              <w:r>
                <w:rPr>
                  <w:rFonts w:ascii="Times New Roman" w:eastAsia="Times New Roman" w:hAnsi="Times New Roman" w:cs="Times New Roman"/>
                  <w:sz w:val="28"/>
                  <w:szCs w:val="24"/>
                  <w:lang w:eastAsia="ru-RU"/>
                </w:rPr>
                <w:t>Парфенов Д.В.</w:t>
              </w:r>
            </w:ins>
          </w:p>
        </w:tc>
      </w:tr>
      <w:tr w:rsidR="00FC00D9" w:rsidRPr="00FC00D9" w14:paraId="7336E421" w14:textId="77777777" w:rsidTr="00FC00D9">
        <w:trPr>
          <w:trHeight w:val="797"/>
          <w:ins w:id="468" w:author="Борис Гогинян" w:date="2020-05-25T19:37:00Z"/>
          <w:trPrChange w:id="469" w:author="Борис Гогинян" w:date="2020-05-25T19:41:00Z">
            <w:trPr>
              <w:trHeight w:val="797"/>
            </w:trPr>
          </w:trPrChange>
        </w:trPr>
        <w:tc>
          <w:tcPr>
            <w:tcW w:w="2835" w:type="dxa"/>
            <w:tcPrChange w:id="470" w:author="Борис Гогинян" w:date="2020-05-25T19:41:00Z">
              <w:tcPr>
                <w:tcW w:w="2546" w:type="dxa"/>
              </w:tcPr>
            </w:tcPrChange>
          </w:tcPr>
          <w:p w14:paraId="616B57C5" w14:textId="77777777" w:rsidR="00FC00D9" w:rsidRPr="00FC00D9" w:rsidRDefault="00FC00D9" w:rsidP="00FC00D9">
            <w:pPr>
              <w:rPr>
                <w:ins w:id="471" w:author="Борис Гогинян" w:date="2020-05-25T19:37:00Z"/>
                <w:rFonts w:ascii="Times New Roman" w:eastAsia="Times New Roman" w:hAnsi="Times New Roman" w:cs="Times New Roman"/>
                <w:sz w:val="28"/>
                <w:szCs w:val="24"/>
                <w:lang w:eastAsia="ru-RU"/>
              </w:rPr>
            </w:pPr>
          </w:p>
        </w:tc>
        <w:tc>
          <w:tcPr>
            <w:tcW w:w="1756" w:type="dxa"/>
            <w:tcPrChange w:id="472" w:author="Борис Гогинян" w:date="2020-05-25T19:41:00Z">
              <w:tcPr>
                <w:tcW w:w="1536" w:type="dxa"/>
              </w:tcPr>
            </w:tcPrChange>
          </w:tcPr>
          <w:p w14:paraId="6E1319A6" w14:textId="77777777" w:rsidR="00FC00D9" w:rsidRPr="00FC00D9" w:rsidRDefault="00FC00D9" w:rsidP="00FC00D9">
            <w:pPr>
              <w:jc w:val="center"/>
              <w:rPr>
                <w:ins w:id="473" w:author="Борис Гогинян" w:date="2020-05-25T19:37:00Z"/>
                <w:rFonts w:ascii="Times New Roman" w:eastAsia="Times New Roman" w:hAnsi="Times New Roman" w:cs="Times New Roman"/>
                <w:sz w:val="24"/>
                <w:szCs w:val="24"/>
                <w:lang w:eastAsia="ru-RU"/>
              </w:rPr>
            </w:pPr>
          </w:p>
        </w:tc>
        <w:tc>
          <w:tcPr>
            <w:tcW w:w="3041" w:type="dxa"/>
            <w:tcPrChange w:id="474" w:author="Борис Гогинян" w:date="2020-05-25T19:41:00Z">
              <w:tcPr>
                <w:tcW w:w="3041" w:type="dxa"/>
              </w:tcPr>
            </w:tcPrChange>
          </w:tcPr>
          <w:p w14:paraId="6DCBE386" w14:textId="77777777" w:rsidR="00FC00D9" w:rsidRPr="00FC00D9" w:rsidRDefault="00FC00D9">
            <w:pPr>
              <w:rPr>
                <w:ins w:id="475" w:author="Борис Гогинян" w:date="2020-05-25T19:37:00Z"/>
                <w:rFonts w:ascii="Times New Roman" w:eastAsia="Times New Roman" w:hAnsi="Times New Roman" w:cs="Times New Roman"/>
                <w:sz w:val="28"/>
                <w:szCs w:val="24"/>
                <w:lang w:eastAsia="ru-RU"/>
              </w:rPr>
              <w:pPrChange w:id="476" w:author="Борис Гогинян" w:date="2020-05-25T19:44:00Z">
                <w:pPr>
                  <w:jc w:val="center"/>
                </w:pPr>
              </w:pPrChange>
            </w:pPr>
          </w:p>
        </w:tc>
        <w:tc>
          <w:tcPr>
            <w:tcW w:w="2456" w:type="dxa"/>
            <w:tcPrChange w:id="477" w:author="Борис Гогинян" w:date="2020-05-25T19:41:00Z">
              <w:tcPr>
                <w:tcW w:w="2448" w:type="dxa"/>
              </w:tcPr>
            </w:tcPrChange>
          </w:tcPr>
          <w:p w14:paraId="41E46D03" w14:textId="77777777" w:rsidR="00FC00D9" w:rsidRPr="00FC00D9" w:rsidRDefault="00FC00D9" w:rsidP="00FC00D9">
            <w:pPr>
              <w:jc w:val="center"/>
              <w:rPr>
                <w:ins w:id="478" w:author="Борис Гогинян" w:date="2020-05-25T19:37:00Z"/>
                <w:rFonts w:ascii="Times New Roman" w:eastAsia="Times New Roman" w:hAnsi="Times New Roman" w:cs="Times New Roman"/>
                <w:sz w:val="28"/>
                <w:szCs w:val="24"/>
                <w:lang w:eastAsia="ru-RU"/>
              </w:rPr>
            </w:pPr>
          </w:p>
        </w:tc>
      </w:tr>
    </w:tbl>
    <w:p w14:paraId="1BDAB03D" w14:textId="77777777" w:rsidR="00FC00D9" w:rsidRPr="00FC00D9" w:rsidRDefault="00FC00D9" w:rsidP="00FC00D9">
      <w:pPr>
        <w:spacing w:after="0" w:line="240" w:lineRule="auto"/>
        <w:rPr>
          <w:ins w:id="479" w:author="Борис Гогинян" w:date="2020-05-25T19:37:00Z"/>
          <w:rFonts w:ascii="Times New Roman" w:eastAsia="Times New Roman" w:hAnsi="Times New Roman" w:cs="Times New Roman"/>
          <w:sz w:val="24"/>
          <w:szCs w:val="24"/>
          <w:lang w:eastAsia="ru-RU"/>
        </w:rPr>
      </w:pPr>
    </w:p>
    <w:p w14:paraId="6ADFABA9" w14:textId="45640A2D" w:rsidR="00FC00D9" w:rsidRDefault="00FC00D9">
      <w:pPr>
        <w:rPr>
          <w:ins w:id="480" w:author="Борис Гогинян" w:date="2020-05-25T19:37:00Z"/>
        </w:rPr>
      </w:pPr>
      <w:ins w:id="481" w:author="Борис Гогинян" w:date="2020-05-25T19:45:00Z">
        <w:r>
          <w:br w:type="page"/>
        </w:r>
      </w:ins>
    </w:p>
    <w:tbl>
      <w:tblPr>
        <w:tblpPr w:leftFromText="180" w:rightFromText="180" w:vertAnchor="text" w:horzAnchor="margin" w:tblpY="95"/>
        <w:tblW w:w="9356" w:type="dxa"/>
        <w:tblCellMar>
          <w:left w:w="0" w:type="dxa"/>
          <w:right w:w="0" w:type="dxa"/>
        </w:tblCellMar>
        <w:tblLook w:val="0000" w:firstRow="0" w:lastRow="0" w:firstColumn="0" w:lastColumn="0" w:noHBand="0" w:noVBand="0"/>
      </w:tblPr>
      <w:tblGrid>
        <w:gridCol w:w="3118"/>
        <w:gridCol w:w="3119"/>
        <w:gridCol w:w="3119"/>
      </w:tblGrid>
      <w:tr w:rsidR="00AD4BD2" w:rsidRPr="00AD4BD2" w14:paraId="62AD79B9" w14:textId="77777777" w:rsidTr="00AD4BD2">
        <w:trPr>
          <w:cantSplit/>
          <w:trHeight w:val="184"/>
          <w:ins w:id="482" w:author="Борис Гогинян" w:date="2020-05-24T22:22:00Z"/>
        </w:trPr>
        <w:tc>
          <w:tcPr>
            <w:tcW w:w="3118" w:type="dxa"/>
            <w:vAlign w:val="center"/>
          </w:tcPr>
          <w:p w14:paraId="6DA33D38" w14:textId="09431ABE" w:rsidR="00AD4BD2" w:rsidRPr="00AD4BD2" w:rsidRDefault="00AD4BD2" w:rsidP="00AD4BD2">
            <w:pPr>
              <w:spacing w:after="0" w:line="240" w:lineRule="atLeast"/>
              <w:rPr>
                <w:ins w:id="483" w:author="Борис Гогинян" w:date="2020-05-24T22:22:00Z"/>
                <w:rFonts w:ascii="Times New Roman" w:eastAsia="Times New Roman" w:hAnsi="Times New Roman" w:cs="Times New Roman"/>
                <w:b/>
                <w:bCs/>
                <w:sz w:val="24"/>
                <w:szCs w:val="24"/>
                <w:lang w:eastAsia="ru-RU"/>
              </w:rPr>
            </w:pPr>
          </w:p>
          <w:p w14:paraId="2A7086F4" w14:textId="77777777" w:rsidR="00AD4BD2" w:rsidRPr="00AD4BD2" w:rsidRDefault="00AD4BD2" w:rsidP="00AD4BD2">
            <w:pPr>
              <w:spacing w:after="0" w:line="240" w:lineRule="atLeast"/>
              <w:jc w:val="center"/>
              <w:rPr>
                <w:ins w:id="484" w:author="Борис Гогинян" w:date="2020-05-24T22:22:00Z"/>
                <w:rFonts w:ascii="Times New Roman" w:eastAsia="Times New Roman" w:hAnsi="Times New Roman" w:cs="Times New Roman"/>
                <w:b/>
                <w:bCs/>
                <w:sz w:val="24"/>
                <w:szCs w:val="24"/>
                <w:lang w:eastAsia="ru-RU"/>
              </w:rPr>
            </w:pPr>
          </w:p>
          <w:p w14:paraId="39F610FD" w14:textId="77777777" w:rsidR="00AD4BD2" w:rsidRPr="00AD4BD2" w:rsidRDefault="00AD4BD2" w:rsidP="00AD4BD2">
            <w:pPr>
              <w:spacing w:after="0" w:line="240" w:lineRule="atLeast"/>
              <w:jc w:val="center"/>
              <w:rPr>
                <w:ins w:id="485" w:author="Борис Гогинян" w:date="2020-05-24T22:22:00Z"/>
                <w:rFonts w:ascii="Times New Roman" w:eastAsia="Times New Roman" w:hAnsi="Times New Roman" w:cs="Times New Roman"/>
                <w:caps/>
                <w:sz w:val="24"/>
                <w:szCs w:val="24"/>
                <w:lang w:eastAsia="ru-RU"/>
              </w:rPr>
            </w:pPr>
          </w:p>
        </w:tc>
        <w:tc>
          <w:tcPr>
            <w:tcW w:w="3119" w:type="dxa"/>
            <w:vAlign w:val="center"/>
          </w:tcPr>
          <w:p w14:paraId="2FF6854A" w14:textId="77777777" w:rsidR="00AD4BD2" w:rsidRPr="00AD4BD2" w:rsidRDefault="00AD4BD2" w:rsidP="00AD4BD2">
            <w:pPr>
              <w:spacing w:after="0" w:line="240" w:lineRule="atLeast"/>
              <w:jc w:val="center"/>
              <w:rPr>
                <w:ins w:id="486" w:author="Борис Гогинян" w:date="2020-05-24T22:22:00Z"/>
                <w:rFonts w:ascii="Times New Roman" w:eastAsia="Times New Roman" w:hAnsi="Times New Roman" w:cs="Times New Roman"/>
                <w:sz w:val="24"/>
                <w:szCs w:val="24"/>
                <w:lang w:eastAsia="ru-RU"/>
              </w:rPr>
            </w:pPr>
            <w:ins w:id="487" w:author="Борис Гогинян" w:date="2020-05-24T22:22:00Z">
              <w:r w:rsidRPr="00AD4BD2">
                <w:rPr>
                  <w:rFonts w:ascii="Times New Roman" w:eastAsia="Times New Roman" w:hAnsi="Times New Roman" w:cs="Times New Roman"/>
                  <w:noProof/>
                  <w:sz w:val="24"/>
                  <w:szCs w:val="24"/>
                  <w:lang w:eastAsia="ru-RU"/>
                </w:rPr>
                <w:drawing>
                  <wp:inline distT="0" distB="0" distL="0" distR="0" wp14:anchorId="0EEF2850" wp14:editId="07EA3550">
                    <wp:extent cx="885825" cy="10096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ins>
          </w:p>
        </w:tc>
        <w:tc>
          <w:tcPr>
            <w:tcW w:w="3119" w:type="dxa"/>
            <w:vAlign w:val="center"/>
          </w:tcPr>
          <w:p w14:paraId="1F643762" w14:textId="77777777" w:rsidR="00AD4BD2" w:rsidRPr="00AD4BD2" w:rsidRDefault="00AD4BD2" w:rsidP="00AD4BD2">
            <w:pPr>
              <w:spacing w:after="0" w:line="240" w:lineRule="atLeast"/>
              <w:jc w:val="center"/>
              <w:rPr>
                <w:ins w:id="488" w:author="Борис Гогинян" w:date="2020-05-24T22:22:00Z"/>
                <w:rFonts w:ascii="Times New Roman" w:eastAsia="Times New Roman" w:hAnsi="Times New Roman" w:cs="Times New Roman"/>
                <w:caps/>
                <w:sz w:val="24"/>
                <w:szCs w:val="24"/>
                <w:lang w:eastAsia="ru-RU"/>
              </w:rPr>
            </w:pPr>
          </w:p>
        </w:tc>
      </w:tr>
      <w:tr w:rsidR="00AD4BD2" w:rsidRPr="00AD4BD2" w14:paraId="2B0E9830" w14:textId="77777777" w:rsidTr="00AD4BD2">
        <w:trPr>
          <w:cantSplit/>
          <w:trHeight w:val="184"/>
          <w:ins w:id="489" w:author="Борис Гогинян" w:date="2020-05-24T22:22:00Z"/>
        </w:trPr>
        <w:tc>
          <w:tcPr>
            <w:tcW w:w="9356" w:type="dxa"/>
            <w:gridSpan w:val="3"/>
            <w:vAlign w:val="center"/>
          </w:tcPr>
          <w:p w14:paraId="3423A738" w14:textId="77777777" w:rsidR="00AD4BD2" w:rsidRPr="00AD4BD2" w:rsidRDefault="00AD4BD2" w:rsidP="00AD4BD2">
            <w:pPr>
              <w:spacing w:after="0" w:line="160" w:lineRule="exact"/>
              <w:jc w:val="center"/>
              <w:rPr>
                <w:ins w:id="490" w:author="Борис Гогинян" w:date="2020-05-24T22:22:00Z"/>
                <w:rFonts w:ascii="Times New Roman" w:eastAsia="Times New Roman" w:hAnsi="Times New Roman" w:cs="Times New Roman"/>
                <w:caps/>
                <w:sz w:val="16"/>
                <w:szCs w:val="16"/>
                <w:lang w:eastAsia="ru-RU"/>
              </w:rPr>
            </w:pPr>
          </w:p>
          <w:p w14:paraId="56D2D03B" w14:textId="77777777" w:rsidR="00AD4BD2" w:rsidRPr="00AD4BD2" w:rsidRDefault="00AD4BD2" w:rsidP="00AD4BD2">
            <w:pPr>
              <w:spacing w:after="0" w:line="240" w:lineRule="atLeast"/>
              <w:jc w:val="center"/>
              <w:rPr>
                <w:ins w:id="491" w:author="Борис Гогинян" w:date="2020-05-24T22:22:00Z"/>
                <w:rFonts w:ascii="Times New Roman" w:eastAsia="Times New Roman" w:hAnsi="Times New Roman" w:cs="Times New Roman"/>
                <w:caps/>
                <w:sz w:val="24"/>
                <w:szCs w:val="24"/>
                <w:lang w:eastAsia="ru-RU"/>
              </w:rPr>
            </w:pPr>
            <w:ins w:id="492" w:author="Борис Гогинян" w:date="2020-05-24T22:22:00Z">
              <w:r w:rsidRPr="00AD4BD2">
                <w:rPr>
                  <w:rFonts w:ascii="Times New Roman" w:eastAsia="Times New Roman" w:hAnsi="Times New Roman" w:cs="Times New Roman"/>
                  <w:caps/>
                  <w:sz w:val="24"/>
                  <w:szCs w:val="24"/>
                  <w:lang w:eastAsia="ru-RU"/>
                </w:rPr>
                <w:t>МИНОБРНАУКИ РОССИИ</w:t>
              </w:r>
            </w:ins>
          </w:p>
          <w:p w14:paraId="708B4CCF" w14:textId="77777777" w:rsidR="00AD4BD2" w:rsidRPr="00AD4BD2" w:rsidRDefault="00AD4BD2" w:rsidP="00AD4BD2">
            <w:pPr>
              <w:spacing w:after="0" w:line="140" w:lineRule="exact"/>
              <w:rPr>
                <w:ins w:id="493" w:author="Борис Гогинян" w:date="2020-05-24T22:22:00Z"/>
                <w:rFonts w:ascii="Times New Roman" w:eastAsia="Times New Roman" w:hAnsi="Times New Roman" w:cs="Times New Roman"/>
                <w:caps/>
                <w:sz w:val="24"/>
                <w:szCs w:val="24"/>
                <w:lang w:eastAsia="ru-RU"/>
              </w:rPr>
            </w:pPr>
          </w:p>
        </w:tc>
      </w:tr>
      <w:tr w:rsidR="00AD4BD2" w:rsidRPr="00AD4BD2" w14:paraId="0A4EDFDF" w14:textId="77777777" w:rsidTr="00AD4BD2">
        <w:trPr>
          <w:cantSplit/>
          <w:trHeight w:val="18"/>
          <w:ins w:id="494" w:author="Борис Гогинян" w:date="2020-05-24T22:22:00Z"/>
        </w:trPr>
        <w:tc>
          <w:tcPr>
            <w:tcW w:w="9356" w:type="dxa"/>
            <w:gridSpan w:val="3"/>
          </w:tcPr>
          <w:p w14:paraId="69F12DFF" w14:textId="77777777" w:rsidR="00AD4BD2" w:rsidRPr="00AD4BD2" w:rsidRDefault="00AD4BD2" w:rsidP="00AD4BD2">
            <w:pPr>
              <w:spacing w:after="0" w:line="240" w:lineRule="exact"/>
              <w:jc w:val="center"/>
              <w:rPr>
                <w:ins w:id="495" w:author="Борис Гогинян" w:date="2020-05-24T22:22:00Z"/>
                <w:rFonts w:ascii="Times New Roman" w:eastAsia="Times New Roman" w:hAnsi="Times New Roman" w:cs="Times New Roman"/>
                <w:sz w:val="24"/>
                <w:szCs w:val="24"/>
                <w:lang w:eastAsia="ru-RU"/>
              </w:rPr>
            </w:pPr>
            <w:ins w:id="496" w:author="Борис Гогинян" w:date="2020-05-24T22:22:00Z">
              <w:r w:rsidRPr="00AD4BD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ins>
          </w:p>
          <w:p w14:paraId="647E7131" w14:textId="77777777" w:rsidR="00AD4BD2" w:rsidRPr="00AD4BD2" w:rsidRDefault="00AD4BD2" w:rsidP="00AD4BD2">
            <w:pPr>
              <w:spacing w:after="0" w:line="240" w:lineRule="exact"/>
              <w:jc w:val="center"/>
              <w:rPr>
                <w:ins w:id="497" w:author="Борис Гогинян" w:date="2020-05-24T22:22:00Z"/>
                <w:rFonts w:ascii="Times New Roman" w:eastAsia="Times New Roman" w:hAnsi="Times New Roman" w:cs="Times New Roman"/>
                <w:sz w:val="24"/>
                <w:szCs w:val="24"/>
                <w:lang w:eastAsia="ru-RU"/>
              </w:rPr>
            </w:pPr>
            <w:ins w:id="498" w:author="Борис Гогинян" w:date="2020-05-24T22:22:00Z">
              <w:r w:rsidRPr="00AD4BD2">
                <w:rPr>
                  <w:rFonts w:ascii="Times New Roman" w:eastAsia="Times New Roman" w:hAnsi="Times New Roman" w:cs="Times New Roman"/>
                  <w:sz w:val="24"/>
                  <w:szCs w:val="24"/>
                  <w:lang w:eastAsia="ru-RU"/>
                </w:rPr>
                <w:t xml:space="preserve"> высшего образования</w:t>
              </w:r>
            </w:ins>
          </w:p>
          <w:p w14:paraId="61C951AB" w14:textId="77777777" w:rsidR="00AD4BD2" w:rsidRPr="00AD4BD2" w:rsidRDefault="00AD4BD2" w:rsidP="00AD4BD2">
            <w:pPr>
              <w:spacing w:after="0" w:line="240" w:lineRule="exact"/>
              <w:jc w:val="center"/>
              <w:rPr>
                <w:ins w:id="499" w:author="Борис Гогинян" w:date="2020-05-24T22:22:00Z"/>
                <w:rFonts w:ascii="Times New Roman" w:eastAsia="Times New Roman" w:hAnsi="Times New Roman" w:cs="Times New Roman"/>
                <w:b/>
                <w:sz w:val="24"/>
                <w:szCs w:val="24"/>
                <w:lang w:eastAsia="ru-RU"/>
              </w:rPr>
            </w:pPr>
            <w:ins w:id="500" w:author="Борис Гогинян" w:date="2020-05-24T22:22:00Z">
              <w:r w:rsidRPr="00AD4BD2">
                <w:rPr>
                  <w:rFonts w:ascii="Times New Roman" w:eastAsia="Times New Roman" w:hAnsi="Times New Roman" w:cs="Times New Roman"/>
                  <w:b/>
                  <w:sz w:val="24"/>
                  <w:szCs w:val="24"/>
                  <w:lang w:eastAsia="ru-RU"/>
                </w:rPr>
                <w:t>«МИРЭА – Российский технологический университет»</w:t>
              </w:r>
            </w:ins>
          </w:p>
          <w:p w14:paraId="034F0A68" w14:textId="77777777" w:rsidR="00AD4BD2" w:rsidRPr="00AD4BD2" w:rsidRDefault="00AD4BD2" w:rsidP="00AD4BD2">
            <w:pPr>
              <w:keepNext/>
              <w:spacing w:after="0" w:line="240" w:lineRule="auto"/>
              <w:jc w:val="center"/>
              <w:outlineLvl w:val="0"/>
              <w:rPr>
                <w:ins w:id="501" w:author="Борис Гогинян" w:date="2020-05-24T22:22:00Z"/>
                <w:rFonts w:ascii="Times New Roman" w:eastAsia="Times New Roman" w:hAnsi="Times New Roman" w:cs="Times New Roman"/>
                <w:b/>
                <w:sz w:val="32"/>
                <w:szCs w:val="32"/>
                <w:lang w:eastAsia="ru-RU"/>
              </w:rPr>
            </w:pPr>
            <w:ins w:id="502" w:author="Борис Гогинян" w:date="2020-05-24T22:22:00Z">
              <w:r w:rsidRPr="00AD4BD2">
                <w:rPr>
                  <w:rFonts w:ascii="Times New Roman" w:eastAsia="Times New Roman" w:hAnsi="Times New Roman" w:cs="Times New Roman"/>
                  <w:b/>
                  <w:sz w:val="32"/>
                  <w:szCs w:val="32"/>
                  <w:lang w:eastAsia="ru-RU"/>
                </w:rPr>
                <w:t>РТУ МИРЭА</w:t>
              </w:r>
            </w:ins>
          </w:p>
        </w:tc>
      </w:tr>
    </w:tbl>
    <w:p w14:paraId="6942BD99" w14:textId="5CE4427A" w:rsidR="00AD4BD2" w:rsidRPr="00AD4BD2" w:rsidRDefault="00AD4BD2">
      <w:pPr>
        <w:rPr>
          <w:ins w:id="503" w:author="Борис Гогинян" w:date="2020-05-24T22:21:00Z"/>
          <w:rFonts w:ascii="Times New Roman" w:hAnsi="Times New Roman" w:cs="Times New Roman"/>
          <w:sz w:val="28"/>
          <w:szCs w:val="28"/>
        </w:rPr>
      </w:pPr>
    </w:p>
    <w:p w14:paraId="5068DB74"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ins w:id="504" w:author="Борис Гогинян" w:date="2020-05-24T22:21:00Z"/>
          <w:rFonts w:ascii="Times New Roman" w:eastAsia="Times New Roman" w:hAnsi="Times New Roman" w:cs="Times New Roman"/>
          <w:sz w:val="24"/>
          <w:szCs w:val="24"/>
          <w:lang w:eastAsia="ru-RU"/>
        </w:rPr>
      </w:pPr>
      <w:ins w:id="505" w:author="Борис Гогинян" w:date="2020-05-24T22:21:00Z">
        <w:r w:rsidRPr="00AD4BD2">
          <w:rPr>
            <w:rFonts w:ascii="Times New Roman" w:eastAsia="Times New Roman" w:hAnsi="Times New Roman" w:cs="Times New Roman"/>
            <w:sz w:val="24"/>
            <w:szCs w:val="24"/>
            <w:lang w:eastAsia="ru-RU"/>
          </w:rPr>
          <w:t xml:space="preserve">Институт кибернетики </w:t>
        </w:r>
      </w:ins>
    </w:p>
    <w:p w14:paraId="61B7E25B"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ins w:id="506" w:author="Борис Гогинян" w:date="2020-05-24T22:21:00Z"/>
          <w:rFonts w:ascii="Times New Roman" w:eastAsia="Times New Roman" w:hAnsi="Times New Roman" w:cs="Times New Roman"/>
          <w:sz w:val="24"/>
          <w:szCs w:val="24"/>
          <w:lang w:eastAsia="ru-RU"/>
        </w:rPr>
      </w:pPr>
      <w:ins w:id="507" w:author="Борис Гогинян" w:date="2020-05-24T22:21:00Z">
        <w:r w:rsidRPr="00AD4BD2">
          <w:rPr>
            <w:rFonts w:ascii="Times New Roman" w:eastAsia="Times New Roman" w:hAnsi="Times New Roman" w:cs="Times New Roman"/>
            <w:sz w:val="24"/>
            <w:szCs w:val="24"/>
            <w:lang w:eastAsia="ru-RU"/>
          </w:rPr>
          <w:t>Кафедра высшей математики</w:t>
        </w:r>
      </w:ins>
    </w:p>
    <w:p w14:paraId="6673A881" w14:textId="77777777" w:rsidR="00AD4BD2" w:rsidRPr="00AD4BD2" w:rsidRDefault="00AD4BD2" w:rsidP="00AD4BD2">
      <w:pPr>
        <w:spacing w:after="0" w:line="240" w:lineRule="auto"/>
        <w:jc w:val="center"/>
        <w:rPr>
          <w:ins w:id="508" w:author="Борис Гогинян" w:date="2020-05-24T22:21:00Z"/>
          <w:rFonts w:ascii="Times New Roman" w:eastAsia="Times New Roman" w:hAnsi="Times New Roman" w:cs="Times New Roman"/>
          <w:sz w:val="24"/>
          <w:szCs w:val="24"/>
          <w:lang w:eastAsia="ru-RU"/>
        </w:rPr>
      </w:pPr>
    </w:p>
    <w:tbl>
      <w:tblPr>
        <w:tblW w:w="4944" w:type="pct"/>
        <w:tblLook w:val="01E0" w:firstRow="1" w:lastRow="1" w:firstColumn="1" w:lastColumn="1" w:noHBand="0" w:noVBand="0"/>
      </w:tblPr>
      <w:tblGrid>
        <w:gridCol w:w="5255"/>
        <w:gridCol w:w="4835"/>
      </w:tblGrid>
      <w:tr w:rsidR="00AD4BD2" w:rsidRPr="00AD4BD2" w14:paraId="52F27DBE" w14:textId="77777777" w:rsidTr="00AD4BD2">
        <w:trPr>
          <w:ins w:id="509" w:author="Борис Гогинян" w:date="2020-05-24T22:21:00Z"/>
        </w:trPr>
        <w:tc>
          <w:tcPr>
            <w:tcW w:w="2604" w:type="pct"/>
          </w:tcPr>
          <w:p w14:paraId="7E1448D5" w14:textId="77777777" w:rsidR="00AD4BD2" w:rsidRPr="00AD4BD2" w:rsidRDefault="00AD4BD2" w:rsidP="00AD4BD2">
            <w:pPr>
              <w:tabs>
                <w:tab w:val="left" w:leader="underscore" w:pos="7781"/>
              </w:tabs>
              <w:spacing w:after="0" w:line="240" w:lineRule="auto"/>
              <w:jc w:val="center"/>
              <w:rPr>
                <w:ins w:id="510" w:author="Борис Гогинян" w:date="2020-05-24T22:21:00Z"/>
                <w:rFonts w:ascii="Times New Roman" w:eastAsia="Times New Roman" w:hAnsi="Times New Roman" w:cs="Times New Roman"/>
                <w:sz w:val="24"/>
                <w:szCs w:val="24"/>
                <w:lang w:eastAsia="ru-RU"/>
              </w:rPr>
            </w:pPr>
            <w:ins w:id="511" w:author="Борис Гогинян" w:date="2020-05-24T22:21:00Z">
              <w:r w:rsidRPr="00AD4BD2">
                <w:rPr>
                  <w:rFonts w:ascii="Times New Roman" w:eastAsia="Times New Roman" w:hAnsi="Times New Roman" w:cs="Times New Roman"/>
                  <w:sz w:val="24"/>
                  <w:szCs w:val="24"/>
                  <w:lang w:eastAsia="ru-RU"/>
                </w:rPr>
                <w:t>СОГЛАСОВАНО</w:t>
              </w:r>
            </w:ins>
          </w:p>
        </w:tc>
        <w:tc>
          <w:tcPr>
            <w:tcW w:w="2396" w:type="pct"/>
          </w:tcPr>
          <w:p w14:paraId="6B3B09C3" w14:textId="77777777" w:rsidR="00AD4BD2" w:rsidRPr="00AD4BD2" w:rsidRDefault="00AD4BD2" w:rsidP="00AD4BD2">
            <w:pPr>
              <w:tabs>
                <w:tab w:val="left" w:leader="underscore" w:pos="7781"/>
              </w:tabs>
              <w:spacing w:after="0" w:line="240" w:lineRule="auto"/>
              <w:jc w:val="center"/>
              <w:rPr>
                <w:ins w:id="512" w:author="Борис Гогинян" w:date="2020-05-24T22:21:00Z"/>
                <w:rFonts w:ascii="Times New Roman" w:eastAsia="Times New Roman" w:hAnsi="Times New Roman" w:cs="Times New Roman"/>
                <w:sz w:val="24"/>
                <w:szCs w:val="24"/>
                <w:lang w:eastAsia="ru-RU"/>
              </w:rPr>
            </w:pPr>
            <w:ins w:id="513" w:author="Борис Гогинян" w:date="2020-05-24T22:21:00Z">
              <w:r w:rsidRPr="00AD4BD2">
                <w:rPr>
                  <w:rFonts w:ascii="Times New Roman" w:eastAsia="Times New Roman" w:hAnsi="Times New Roman" w:cs="Times New Roman"/>
                  <w:sz w:val="24"/>
                  <w:szCs w:val="24"/>
                  <w:lang w:eastAsia="ru-RU"/>
                </w:rPr>
                <w:t>УТВЕРЖДАЮ</w:t>
              </w:r>
            </w:ins>
          </w:p>
        </w:tc>
      </w:tr>
      <w:tr w:rsidR="00AD4BD2" w:rsidRPr="00AD4BD2" w14:paraId="43546713" w14:textId="77777777" w:rsidTr="00AD4BD2">
        <w:trPr>
          <w:ins w:id="514" w:author="Борис Гогинян" w:date="2020-05-24T22:21:00Z"/>
        </w:trPr>
        <w:tc>
          <w:tcPr>
            <w:tcW w:w="2604" w:type="pct"/>
          </w:tcPr>
          <w:p w14:paraId="3BCEBE43" w14:textId="77777777" w:rsidR="00AD4BD2" w:rsidRPr="00AD4BD2" w:rsidRDefault="00AD4BD2" w:rsidP="00AD4BD2">
            <w:pPr>
              <w:tabs>
                <w:tab w:val="left" w:leader="underscore" w:pos="7781"/>
              </w:tabs>
              <w:spacing w:after="0" w:line="240" w:lineRule="auto"/>
              <w:rPr>
                <w:ins w:id="515" w:author="Борис Гогинян" w:date="2020-05-24T22:21:00Z"/>
                <w:rFonts w:ascii="Times New Roman" w:eastAsia="Times New Roman" w:hAnsi="Times New Roman" w:cs="Times New Roman"/>
                <w:sz w:val="24"/>
                <w:szCs w:val="24"/>
                <w:lang w:eastAsia="ru-RU"/>
              </w:rPr>
            </w:pPr>
          </w:p>
          <w:p w14:paraId="0565DAD3" w14:textId="77777777" w:rsidR="00AD4BD2" w:rsidRPr="00AD4BD2" w:rsidRDefault="00AD4BD2" w:rsidP="00AD4BD2">
            <w:pPr>
              <w:tabs>
                <w:tab w:val="left" w:leader="underscore" w:pos="7781"/>
              </w:tabs>
              <w:spacing w:after="0" w:line="240" w:lineRule="auto"/>
              <w:rPr>
                <w:ins w:id="516" w:author="Борис Гогинян" w:date="2020-05-24T22:21:00Z"/>
                <w:rFonts w:ascii="Times New Roman" w:eastAsia="Times New Roman" w:hAnsi="Times New Roman" w:cs="Times New Roman"/>
                <w:sz w:val="24"/>
                <w:szCs w:val="24"/>
                <w:lang w:eastAsia="ru-RU"/>
              </w:rPr>
            </w:pPr>
            <w:ins w:id="517" w:author="Борис Гогинян" w:date="2020-05-24T22:21:00Z">
              <w:r w:rsidRPr="00AD4BD2">
                <w:rPr>
                  <w:rFonts w:ascii="Times New Roman" w:eastAsia="Times New Roman" w:hAnsi="Times New Roman" w:cs="Times New Roman"/>
                  <w:sz w:val="24"/>
                  <w:szCs w:val="24"/>
                  <w:lang w:eastAsia="ru-RU"/>
                </w:rPr>
                <w:t>Заведующий</w:t>
              </w:r>
            </w:ins>
          </w:p>
          <w:p w14:paraId="2F8872E5" w14:textId="77777777" w:rsidR="00AD4BD2" w:rsidRPr="00AD4BD2" w:rsidRDefault="00AD4BD2" w:rsidP="00AD4BD2">
            <w:pPr>
              <w:tabs>
                <w:tab w:val="left" w:leader="underscore" w:pos="7781"/>
              </w:tabs>
              <w:spacing w:after="0" w:line="240" w:lineRule="auto"/>
              <w:rPr>
                <w:ins w:id="518" w:author="Борис Гогинян" w:date="2020-05-24T22:21:00Z"/>
                <w:rFonts w:ascii="Times New Roman" w:eastAsia="Times New Roman" w:hAnsi="Times New Roman" w:cs="Times New Roman"/>
                <w:sz w:val="24"/>
                <w:szCs w:val="24"/>
                <w:lang w:eastAsia="ru-RU"/>
              </w:rPr>
            </w:pPr>
            <w:ins w:id="519" w:author="Борис Гогинян" w:date="2020-05-24T22:21:00Z">
              <w:r w:rsidRPr="00AD4BD2">
                <w:rPr>
                  <w:rFonts w:ascii="Times New Roman" w:eastAsia="Times New Roman" w:hAnsi="Times New Roman" w:cs="Times New Roman"/>
                  <w:sz w:val="24"/>
                  <w:szCs w:val="24"/>
                  <w:lang w:eastAsia="ru-RU"/>
                </w:rPr>
                <w:t>кафедрой ___________</w:t>
              </w:r>
              <w:r w:rsidRPr="00AD4BD2">
                <w:rPr>
                  <w:rFonts w:ascii="Times New Roman" w:eastAsia="Times New Roman" w:hAnsi="Times New Roman" w:cs="Times New Roman"/>
                  <w:sz w:val="24"/>
                  <w:szCs w:val="24"/>
                  <w:lang w:val="en-US" w:eastAsia="ru-RU"/>
                </w:rPr>
                <w:t>__</w:t>
              </w:r>
              <w:r w:rsidRPr="00AD4BD2">
                <w:rPr>
                  <w:rFonts w:ascii="Times New Roman" w:eastAsia="Times New Roman" w:hAnsi="Times New Roman" w:cs="Times New Roman"/>
                  <w:sz w:val="24"/>
                  <w:szCs w:val="24"/>
                  <w:lang w:eastAsia="ru-RU"/>
                </w:rPr>
                <w:t>____ Ю.И. Худак</w:t>
              </w:r>
            </w:ins>
          </w:p>
          <w:p w14:paraId="20AC9568" w14:textId="77777777" w:rsidR="00AD4BD2" w:rsidRPr="00AD4BD2" w:rsidRDefault="00AD4BD2" w:rsidP="00AD4BD2">
            <w:pPr>
              <w:tabs>
                <w:tab w:val="left" w:leader="underscore" w:pos="7781"/>
              </w:tabs>
              <w:spacing w:after="0" w:line="240" w:lineRule="auto"/>
              <w:rPr>
                <w:ins w:id="520" w:author="Борис Гогинян" w:date="2020-05-24T22:21:00Z"/>
                <w:rFonts w:ascii="Times New Roman" w:eastAsia="Times New Roman" w:hAnsi="Times New Roman" w:cs="Times New Roman"/>
                <w:sz w:val="24"/>
                <w:szCs w:val="24"/>
                <w:lang w:eastAsia="ru-RU"/>
              </w:rPr>
            </w:pPr>
            <w:ins w:id="521" w:author="Борис Гогинян" w:date="2020-05-24T22:21:00Z">
              <w:r w:rsidRPr="00AD4BD2">
                <w:rPr>
                  <w:rFonts w:ascii="Times New Roman" w:eastAsia="Times New Roman" w:hAnsi="Times New Roman" w:cs="Times New Roman"/>
                  <w:sz w:val="24"/>
                  <w:szCs w:val="24"/>
                  <w:lang w:eastAsia="ru-RU"/>
                </w:rPr>
                <w:t xml:space="preserve"> </w:t>
              </w:r>
            </w:ins>
          </w:p>
        </w:tc>
        <w:tc>
          <w:tcPr>
            <w:tcW w:w="2396" w:type="pct"/>
          </w:tcPr>
          <w:p w14:paraId="17EC84EF" w14:textId="77777777" w:rsidR="00AD4BD2" w:rsidRPr="00AD4BD2" w:rsidRDefault="00AD4BD2" w:rsidP="00AD4BD2">
            <w:pPr>
              <w:tabs>
                <w:tab w:val="left" w:leader="underscore" w:pos="7781"/>
              </w:tabs>
              <w:spacing w:after="0" w:line="240" w:lineRule="auto"/>
              <w:rPr>
                <w:ins w:id="522" w:author="Борис Гогинян" w:date="2020-05-24T22:21:00Z"/>
                <w:rFonts w:ascii="Times New Roman" w:eastAsia="Times New Roman" w:hAnsi="Times New Roman" w:cs="Times New Roman"/>
                <w:sz w:val="24"/>
                <w:szCs w:val="24"/>
                <w:lang w:eastAsia="ru-RU"/>
              </w:rPr>
            </w:pPr>
          </w:p>
          <w:p w14:paraId="67B4899B" w14:textId="77777777" w:rsidR="00AD4BD2" w:rsidRPr="00AD4BD2" w:rsidRDefault="00AD4BD2" w:rsidP="00AD4BD2">
            <w:pPr>
              <w:tabs>
                <w:tab w:val="left" w:leader="underscore" w:pos="7781"/>
              </w:tabs>
              <w:spacing w:after="0" w:line="240" w:lineRule="auto"/>
              <w:rPr>
                <w:ins w:id="523" w:author="Борис Гогинян" w:date="2020-05-24T22:21:00Z"/>
                <w:rFonts w:ascii="Times New Roman" w:eastAsia="Times New Roman" w:hAnsi="Times New Roman" w:cs="Times New Roman"/>
                <w:sz w:val="24"/>
                <w:szCs w:val="24"/>
                <w:lang w:eastAsia="ru-RU"/>
              </w:rPr>
            </w:pPr>
            <w:ins w:id="524" w:author="Борис Гогинян" w:date="2020-05-24T22:21:00Z">
              <w:r w:rsidRPr="00AD4BD2">
                <w:rPr>
                  <w:rFonts w:ascii="Times New Roman" w:eastAsia="Times New Roman" w:hAnsi="Times New Roman" w:cs="Times New Roman"/>
                  <w:sz w:val="24"/>
                  <w:szCs w:val="24"/>
                  <w:lang w:eastAsia="ru-RU"/>
                </w:rPr>
                <w:t>Директор</w:t>
              </w:r>
            </w:ins>
          </w:p>
          <w:p w14:paraId="140FF5C6" w14:textId="77777777" w:rsidR="00AD4BD2" w:rsidRPr="00AD4BD2" w:rsidRDefault="00AD4BD2" w:rsidP="00AD4BD2">
            <w:pPr>
              <w:tabs>
                <w:tab w:val="left" w:leader="underscore" w:pos="7781"/>
              </w:tabs>
              <w:spacing w:after="0" w:line="240" w:lineRule="auto"/>
              <w:rPr>
                <w:ins w:id="525" w:author="Борис Гогинян" w:date="2020-05-24T22:21:00Z"/>
                <w:rFonts w:ascii="Times New Roman" w:eastAsia="Times New Roman" w:hAnsi="Times New Roman" w:cs="Times New Roman"/>
                <w:sz w:val="24"/>
                <w:szCs w:val="24"/>
                <w:lang w:eastAsia="ru-RU"/>
              </w:rPr>
            </w:pPr>
            <w:ins w:id="526" w:author="Борис Гогинян" w:date="2020-05-24T22:21:00Z">
              <w:r w:rsidRPr="00AD4BD2">
                <w:rPr>
                  <w:rFonts w:ascii="Times New Roman" w:eastAsia="Times New Roman" w:hAnsi="Times New Roman" w:cs="Times New Roman"/>
                  <w:sz w:val="24"/>
                  <w:szCs w:val="24"/>
                  <w:lang w:eastAsia="ru-RU"/>
                </w:rPr>
                <w:t xml:space="preserve">института ______________ М.П. Романов </w:t>
              </w:r>
            </w:ins>
          </w:p>
        </w:tc>
      </w:tr>
      <w:tr w:rsidR="00AD4BD2" w:rsidRPr="00AD4BD2" w14:paraId="0D643FAE" w14:textId="77777777" w:rsidTr="00AD4BD2">
        <w:trPr>
          <w:trHeight w:val="302"/>
          <w:ins w:id="527" w:author="Борис Гогинян" w:date="2020-05-24T22:21:00Z"/>
        </w:trPr>
        <w:tc>
          <w:tcPr>
            <w:tcW w:w="2604" w:type="pct"/>
          </w:tcPr>
          <w:p w14:paraId="18031BF2" w14:textId="77777777" w:rsidR="00AD4BD2" w:rsidRPr="00AD4BD2" w:rsidRDefault="00AD4BD2" w:rsidP="00AD4BD2">
            <w:pPr>
              <w:tabs>
                <w:tab w:val="left" w:leader="underscore" w:pos="7781"/>
              </w:tabs>
              <w:spacing w:after="0" w:line="240" w:lineRule="auto"/>
              <w:jc w:val="center"/>
              <w:rPr>
                <w:ins w:id="528" w:author="Борис Гогинян" w:date="2020-05-24T22:21:00Z"/>
                <w:rFonts w:ascii="Times New Roman" w:eastAsia="Times New Roman" w:hAnsi="Times New Roman" w:cs="Times New Roman"/>
                <w:sz w:val="24"/>
                <w:szCs w:val="24"/>
                <w:lang w:eastAsia="ru-RU"/>
              </w:rPr>
            </w:pPr>
            <w:ins w:id="529" w:author="Борис Гогинян" w:date="2020-05-24T22:21:00Z">
              <w:r w:rsidRPr="00AD4BD2">
                <w:rPr>
                  <w:rFonts w:ascii="Times New Roman" w:eastAsia="Times New Roman" w:hAnsi="Times New Roman" w:cs="Times New Roman"/>
                  <w:sz w:val="24"/>
                  <w:szCs w:val="24"/>
                  <w:lang w:eastAsia="ru-RU"/>
                </w:rPr>
                <w:t>«_____» _____________2020 г.</w:t>
              </w:r>
            </w:ins>
          </w:p>
        </w:tc>
        <w:tc>
          <w:tcPr>
            <w:tcW w:w="2396" w:type="pct"/>
          </w:tcPr>
          <w:p w14:paraId="4A53D6CC" w14:textId="77777777" w:rsidR="00AD4BD2" w:rsidRPr="00AD4BD2" w:rsidRDefault="00AD4BD2" w:rsidP="00AD4BD2">
            <w:pPr>
              <w:tabs>
                <w:tab w:val="left" w:leader="underscore" w:pos="7781"/>
              </w:tabs>
              <w:spacing w:after="0" w:line="240" w:lineRule="auto"/>
              <w:jc w:val="center"/>
              <w:rPr>
                <w:ins w:id="530" w:author="Борис Гогинян" w:date="2020-05-24T22:21:00Z"/>
                <w:rFonts w:ascii="Times New Roman" w:eastAsia="Times New Roman" w:hAnsi="Times New Roman" w:cs="Times New Roman"/>
                <w:sz w:val="24"/>
                <w:szCs w:val="24"/>
                <w:lang w:eastAsia="ru-RU"/>
              </w:rPr>
            </w:pPr>
            <w:ins w:id="531" w:author="Борис Гогинян" w:date="2020-05-24T22:21:00Z">
              <w:r w:rsidRPr="00AD4BD2">
                <w:rPr>
                  <w:rFonts w:ascii="Times New Roman" w:eastAsia="Times New Roman" w:hAnsi="Times New Roman" w:cs="Times New Roman"/>
                  <w:sz w:val="24"/>
                  <w:szCs w:val="24"/>
                  <w:lang w:eastAsia="ru-RU"/>
                </w:rPr>
                <w:t>«_____» _____________2020 г.</w:t>
              </w:r>
            </w:ins>
          </w:p>
        </w:tc>
      </w:tr>
    </w:tbl>
    <w:p w14:paraId="59EBBB72" w14:textId="77777777" w:rsidR="00AD4BD2" w:rsidRPr="00AD4BD2" w:rsidRDefault="00AD4BD2" w:rsidP="00AD4BD2">
      <w:pPr>
        <w:spacing w:after="0" w:line="240" w:lineRule="auto"/>
        <w:jc w:val="center"/>
        <w:rPr>
          <w:ins w:id="532" w:author="Борис Гогинян" w:date="2020-05-24T22:21:00Z"/>
          <w:rFonts w:ascii="Times New Roman" w:eastAsia="Times New Roman" w:hAnsi="Times New Roman" w:cs="Times New Roman"/>
          <w:b/>
          <w:bCs/>
          <w:sz w:val="34"/>
          <w:szCs w:val="34"/>
          <w:lang w:eastAsia="ru-RU"/>
        </w:rPr>
      </w:pPr>
    </w:p>
    <w:p w14:paraId="4382D7F6" w14:textId="77777777" w:rsidR="00AD4BD2" w:rsidRPr="00AD4BD2" w:rsidRDefault="00AD4BD2" w:rsidP="00AD4BD2">
      <w:pPr>
        <w:spacing w:after="0" w:line="240" w:lineRule="auto"/>
        <w:jc w:val="center"/>
        <w:rPr>
          <w:ins w:id="533" w:author="Борис Гогинян" w:date="2020-05-24T22:21:00Z"/>
          <w:rFonts w:ascii="Times New Roman" w:eastAsia="Times New Roman" w:hAnsi="Times New Roman" w:cs="Times New Roman"/>
          <w:b/>
          <w:bCs/>
          <w:sz w:val="30"/>
          <w:szCs w:val="30"/>
          <w:lang w:eastAsia="ru-RU"/>
        </w:rPr>
      </w:pPr>
      <w:ins w:id="534" w:author="Борис Гогинян" w:date="2020-05-24T22:21:00Z">
        <w:r w:rsidRPr="00AD4BD2">
          <w:rPr>
            <w:rFonts w:ascii="Times New Roman" w:eastAsia="Times New Roman" w:hAnsi="Times New Roman" w:cs="Times New Roman"/>
            <w:b/>
            <w:bCs/>
            <w:sz w:val="30"/>
            <w:szCs w:val="30"/>
            <w:lang w:eastAsia="ru-RU"/>
          </w:rPr>
          <w:t>ЗАДАНИЕ</w:t>
        </w:r>
      </w:ins>
    </w:p>
    <w:p w14:paraId="0DA3C027" w14:textId="77777777" w:rsidR="00AD4BD2" w:rsidRPr="00AD4BD2" w:rsidRDefault="00AD4BD2" w:rsidP="00AD4BD2">
      <w:pPr>
        <w:spacing w:after="0" w:line="240" w:lineRule="auto"/>
        <w:jc w:val="center"/>
        <w:rPr>
          <w:ins w:id="535" w:author="Борис Гогинян" w:date="2020-05-24T22:21:00Z"/>
          <w:rFonts w:ascii="Times New Roman" w:eastAsia="Times New Roman" w:hAnsi="Times New Roman" w:cs="Times New Roman"/>
          <w:b/>
          <w:bCs/>
          <w:sz w:val="30"/>
          <w:szCs w:val="30"/>
          <w:lang w:eastAsia="ru-RU"/>
        </w:rPr>
      </w:pPr>
      <w:ins w:id="536" w:author="Борис Гогинян" w:date="2020-05-24T22:21:00Z">
        <w:r w:rsidRPr="00AD4BD2">
          <w:rPr>
            <w:rFonts w:ascii="Times New Roman" w:eastAsia="Times New Roman" w:hAnsi="Times New Roman" w:cs="Times New Roman"/>
            <w:b/>
            <w:bCs/>
            <w:sz w:val="30"/>
            <w:szCs w:val="30"/>
            <w:lang w:eastAsia="ru-RU"/>
          </w:rPr>
          <w:t>на выполнение выпускной квалификационной работы бакалавра</w:t>
        </w:r>
      </w:ins>
    </w:p>
    <w:p w14:paraId="5E0F4C17" w14:textId="77777777" w:rsidR="00AD4BD2" w:rsidRPr="00AD4BD2" w:rsidRDefault="00AD4BD2" w:rsidP="00AD4BD2">
      <w:pPr>
        <w:spacing w:after="0" w:line="240" w:lineRule="auto"/>
        <w:jc w:val="right"/>
        <w:rPr>
          <w:ins w:id="537" w:author="Борис Гогинян" w:date="2020-05-24T22:21:00Z"/>
          <w:rFonts w:ascii="Times New Roman" w:eastAsia="Times New Roman" w:hAnsi="Times New Roman" w:cs="Times New Roman"/>
          <w:sz w:val="24"/>
          <w:szCs w:val="24"/>
          <w:lang w:eastAsia="ru-RU"/>
        </w:rPr>
      </w:pPr>
    </w:p>
    <w:p w14:paraId="0BE709D7" w14:textId="77777777" w:rsidR="00AD4BD2" w:rsidRPr="00AD4BD2" w:rsidRDefault="00AD4BD2" w:rsidP="00AD4BD2">
      <w:pPr>
        <w:spacing w:after="0" w:line="240" w:lineRule="auto"/>
        <w:rPr>
          <w:ins w:id="538" w:author="Борис Гогинян" w:date="2020-05-24T22:21:00Z"/>
          <w:rFonts w:ascii="Times New Roman" w:eastAsia="Times New Roman" w:hAnsi="Times New Roman" w:cs="Times New Roman"/>
          <w:i/>
          <w:sz w:val="24"/>
          <w:szCs w:val="24"/>
          <w:lang w:eastAsia="ru-RU"/>
        </w:rPr>
      </w:pPr>
      <w:ins w:id="539" w:author="Борис Гогинян" w:date="2020-05-24T22:21:00Z">
        <w:r w:rsidRPr="00AD4BD2">
          <w:rPr>
            <w:rFonts w:ascii="Times New Roman" w:eastAsia="Times New Roman" w:hAnsi="Times New Roman" w:cs="Times New Roman"/>
            <w:iCs/>
            <w:sz w:val="24"/>
            <w:szCs w:val="24"/>
            <w:lang w:eastAsia="ru-RU"/>
          </w:rPr>
          <w:t>Обучающийся: Гогинян Борис Андреевич</w:t>
        </w:r>
      </w:ins>
    </w:p>
    <w:p w14:paraId="39713DC5" w14:textId="77777777" w:rsidR="00AD4BD2" w:rsidRPr="00AD4BD2" w:rsidRDefault="00AD4BD2" w:rsidP="00AD4BD2">
      <w:pPr>
        <w:spacing w:after="0" w:line="240" w:lineRule="auto"/>
        <w:rPr>
          <w:ins w:id="540" w:author="Борис Гогинян" w:date="2020-05-24T22:21:00Z"/>
          <w:rFonts w:ascii="Times New Roman" w:eastAsia="Times New Roman" w:hAnsi="Times New Roman" w:cs="Times New Roman"/>
          <w:iCs/>
          <w:sz w:val="24"/>
          <w:szCs w:val="24"/>
          <w:u w:val="single"/>
          <w:lang w:eastAsia="ru-RU"/>
        </w:rPr>
      </w:pPr>
      <w:ins w:id="541" w:author="Борис Гогинян" w:date="2020-05-24T22:21:00Z">
        <w:r w:rsidRPr="00AD4BD2">
          <w:rPr>
            <w:rFonts w:ascii="Times New Roman" w:eastAsia="Times New Roman" w:hAnsi="Times New Roman" w:cs="Times New Roman"/>
            <w:iCs/>
            <w:sz w:val="24"/>
            <w:szCs w:val="24"/>
            <w:lang w:eastAsia="ru-RU"/>
          </w:rPr>
          <w:t xml:space="preserve">Шифр: </w:t>
        </w:r>
        <w:r w:rsidRPr="00AD4BD2">
          <w:rPr>
            <w:rFonts w:ascii="Times New Roman" w:eastAsia="Times New Roman" w:hAnsi="Times New Roman" w:cs="Times New Roman"/>
            <w:color w:val="000000"/>
            <w:sz w:val="24"/>
            <w:szCs w:val="24"/>
            <w:shd w:val="clear" w:color="auto" w:fill="FFFFFF"/>
            <w:lang w:eastAsia="ru-RU"/>
          </w:rPr>
          <w:t>17К9900</w:t>
        </w:r>
      </w:ins>
    </w:p>
    <w:p w14:paraId="485B7F0A" w14:textId="77777777" w:rsidR="00AD4BD2" w:rsidRPr="00AD4BD2" w:rsidRDefault="00AD4BD2" w:rsidP="00AD4BD2">
      <w:pPr>
        <w:spacing w:after="0" w:line="240" w:lineRule="auto"/>
        <w:rPr>
          <w:ins w:id="542" w:author="Борис Гогинян" w:date="2020-05-24T22:21:00Z"/>
          <w:rFonts w:ascii="Times New Roman" w:eastAsia="Times New Roman" w:hAnsi="Times New Roman" w:cs="Times New Roman"/>
          <w:iCs/>
          <w:sz w:val="24"/>
          <w:szCs w:val="24"/>
          <w:lang w:eastAsia="ru-RU"/>
        </w:rPr>
      </w:pPr>
      <w:ins w:id="543" w:author="Борис Гогинян" w:date="2020-05-24T22:21:00Z">
        <w:r w:rsidRPr="00AD4BD2">
          <w:rPr>
            <w:rFonts w:ascii="Times New Roman" w:eastAsia="Times New Roman" w:hAnsi="Times New Roman" w:cs="Times New Roman"/>
            <w:iCs/>
            <w:sz w:val="24"/>
            <w:szCs w:val="24"/>
            <w:lang w:eastAsia="ru-RU"/>
          </w:rPr>
          <w:t xml:space="preserve">Направление подготовки 01.03.02 «Прикладная математика и информатика» </w:t>
        </w:r>
      </w:ins>
    </w:p>
    <w:p w14:paraId="79257F9E" w14:textId="77777777" w:rsidR="00AD4BD2" w:rsidRPr="00AD4BD2" w:rsidRDefault="00AD4BD2" w:rsidP="00AD4BD2">
      <w:pPr>
        <w:spacing w:after="0" w:line="240" w:lineRule="auto"/>
        <w:rPr>
          <w:ins w:id="544" w:author="Борис Гогинян" w:date="2020-05-24T22:21:00Z"/>
          <w:rFonts w:ascii="Times New Roman" w:eastAsia="Times New Roman" w:hAnsi="Times New Roman" w:cs="Times New Roman"/>
          <w:iCs/>
          <w:sz w:val="24"/>
          <w:szCs w:val="24"/>
          <w:lang w:eastAsia="ru-RU"/>
        </w:rPr>
      </w:pPr>
      <w:ins w:id="545" w:author="Борис Гогинян" w:date="2020-05-24T22:21:00Z">
        <w:r w:rsidRPr="00AD4BD2">
          <w:rPr>
            <w:rFonts w:ascii="Times New Roman" w:eastAsia="Times New Roman" w:hAnsi="Times New Roman" w:cs="Times New Roman"/>
            <w:iCs/>
            <w:sz w:val="24"/>
            <w:szCs w:val="24"/>
            <w:lang w:eastAsia="ru-RU"/>
          </w:rPr>
          <w:t>Группа КМБО-03-16</w:t>
        </w:r>
      </w:ins>
    </w:p>
    <w:p w14:paraId="2E9DBA33" w14:textId="77777777" w:rsidR="00AD4BD2" w:rsidRPr="00AD4BD2" w:rsidRDefault="00AD4BD2" w:rsidP="00AD4BD2">
      <w:pPr>
        <w:spacing w:after="0" w:line="240" w:lineRule="auto"/>
        <w:rPr>
          <w:ins w:id="546" w:author="Борис Гогинян" w:date="2020-05-24T22:21:00Z"/>
          <w:rFonts w:ascii="Times New Roman" w:eastAsia="Times New Roman" w:hAnsi="Times New Roman" w:cs="Times New Roman"/>
          <w:iCs/>
          <w:sz w:val="24"/>
          <w:szCs w:val="24"/>
          <w:u w:val="single"/>
          <w:lang w:eastAsia="ru-RU"/>
        </w:rPr>
      </w:pPr>
    </w:p>
    <w:p w14:paraId="73FCFC48" w14:textId="77777777" w:rsidR="00AD4BD2" w:rsidRPr="00AD4BD2" w:rsidRDefault="00AD4BD2" w:rsidP="00AD4BD2">
      <w:pPr>
        <w:widowControl w:val="0"/>
        <w:spacing w:after="0" w:line="240" w:lineRule="auto"/>
        <w:ind w:firstLine="284"/>
        <w:jc w:val="both"/>
        <w:rPr>
          <w:ins w:id="547" w:author="Борис Гогинян" w:date="2020-05-24T22:21:00Z"/>
          <w:rFonts w:ascii="Times New Roman" w:eastAsia="Times New Roman" w:hAnsi="Times New Roman" w:cs="Times New Roman"/>
          <w:spacing w:val="-3"/>
          <w:sz w:val="24"/>
          <w:szCs w:val="24"/>
          <w:lang w:eastAsia="ru-RU"/>
        </w:rPr>
      </w:pPr>
      <w:ins w:id="548" w:author="Борис Гогинян" w:date="2020-05-24T22:21:00Z">
        <w:r w:rsidRPr="00AD4BD2">
          <w:rPr>
            <w:rFonts w:ascii="Times New Roman" w:eastAsia="Times New Roman" w:hAnsi="Times New Roman" w:cs="Times New Roman"/>
            <w:b/>
            <w:spacing w:val="-3"/>
            <w:sz w:val="24"/>
            <w:szCs w:val="24"/>
            <w:lang w:eastAsia="ru-RU"/>
          </w:rPr>
          <w:t xml:space="preserve">1. Тема выпускной квалификационной работы: </w:t>
        </w:r>
        <w:r w:rsidRPr="00AD4BD2">
          <w:rPr>
            <w:rFonts w:ascii="Times New Roman" w:eastAsia="Times New Roman" w:hAnsi="Times New Roman" w:cs="Times New Roman"/>
            <w:spacing w:val="-3"/>
            <w:sz w:val="24"/>
            <w:szCs w:val="24"/>
            <w:lang w:eastAsia="ru-RU"/>
          </w:rPr>
          <w:t>современные методы растеризации трехмерных сцен.</w:t>
        </w:r>
      </w:ins>
    </w:p>
    <w:p w14:paraId="4B675A7B" w14:textId="77777777" w:rsidR="00AD4BD2" w:rsidRPr="00AD4BD2" w:rsidRDefault="00AD4BD2" w:rsidP="00AD4BD2">
      <w:pPr>
        <w:widowControl w:val="0"/>
        <w:spacing w:after="0" w:line="240" w:lineRule="auto"/>
        <w:ind w:firstLine="284"/>
        <w:jc w:val="both"/>
        <w:rPr>
          <w:ins w:id="549" w:author="Борис Гогинян" w:date="2020-05-24T22:21:00Z"/>
          <w:rFonts w:ascii="Times New Roman" w:eastAsia="Times New Roman" w:hAnsi="Times New Roman" w:cs="Times New Roman"/>
          <w:sz w:val="24"/>
          <w:szCs w:val="24"/>
          <w:lang w:eastAsia="ru-RU"/>
        </w:rPr>
      </w:pPr>
    </w:p>
    <w:p w14:paraId="5706F221" w14:textId="77777777" w:rsidR="00AD4BD2" w:rsidRPr="00AD4BD2" w:rsidRDefault="00AD4BD2" w:rsidP="00AD4BD2">
      <w:pPr>
        <w:widowControl w:val="0"/>
        <w:spacing w:after="0" w:line="240" w:lineRule="auto"/>
        <w:ind w:firstLine="284"/>
        <w:jc w:val="both"/>
        <w:rPr>
          <w:ins w:id="550" w:author="Борис Гогинян" w:date="2020-05-24T22:21:00Z"/>
          <w:rFonts w:ascii="Times New Roman" w:eastAsia="Times New Roman" w:hAnsi="Times New Roman" w:cs="Times New Roman"/>
          <w:b/>
          <w:spacing w:val="-3"/>
          <w:sz w:val="24"/>
          <w:szCs w:val="24"/>
          <w:lang w:eastAsia="ru-RU"/>
        </w:rPr>
      </w:pPr>
      <w:ins w:id="551" w:author="Борис Гогинян" w:date="2020-05-24T22:21:00Z">
        <w:r w:rsidRPr="00AD4BD2">
          <w:rPr>
            <w:rFonts w:ascii="Times New Roman" w:eastAsia="Times New Roman" w:hAnsi="Times New Roman" w:cs="Times New Roman"/>
            <w:b/>
            <w:spacing w:val="-3"/>
            <w:sz w:val="24"/>
            <w:szCs w:val="24"/>
            <w:lang w:eastAsia="ru-RU"/>
          </w:rPr>
          <w:t>2. Цель и задачи выпускной квалификационной работы</w:t>
        </w:r>
      </w:ins>
    </w:p>
    <w:p w14:paraId="4083C6D6" w14:textId="77777777" w:rsidR="00AD4BD2" w:rsidRPr="00AD4BD2" w:rsidRDefault="00AD4BD2" w:rsidP="00AD4BD2">
      <w:pPr>
        <w:spacing w:after="0" w:line="240" w:lineRule="auto"/>
        <w:ind w:firstLine="284"/>
        <w:rPr>
          <w:ins w:id="552" w:author="Борис Гогинян" w:date="2020-05-24T22:21:00Z"/>
          <w:rFonts w:ascii="Times New Roman" w:eastAsia="Times New Roman" w:hAnsi="Times New Roman" w:cs="Times New Roman"/>
          <w:sz w:val="24"/>
          <w:szCs w:val="24"/>
          <w:lang w:eastAsia="ru-RU"/>
        </w:rPr>
      </w:pPr>
      <w:ins w:id="553" w:author="Борис Гогинян" w:date="2020-05-24T22:21:00Z">
        <w:r w:rsidRPr="00AD4BD2">
          <w:rPr>
            <w:rFonts w:ascii="Times New Roman" w:eastAsia="Times New Roman" w:hAnsi="Times New Roman" w:cs="Times New Roman"/>
            <w:b/>
            <w:spacing w:val="-3"/>
            <w:sz w:val="24"/>
            <w:szCs w:val="24"/>
            <w:lang w:eastAsia="ru-RU"/>
          </w:rPr>
          <w:t>Цель работы:</w:t>
        </w:r>
        <w:r w:rsidRPr="00AD4BD2">
          <w:rPr>
            <w:rFonts w:ascii="Times New Roman" w:eastAsia="Times New Roman" w:hAnsi="Times New Roman" w:cs="Times New Roman"/>
            <w:spacing w:val="-3"/>
            <w:sz w:val="24"/>
            <w:szCs w:val="24"/>
            <w:lang w:eastAsia="ru-RU"/>
          </w:rPr>
          <w:t xml:space="preserve"> сравнить алгоритмы трассировки лучей, реализованные в различных бесплатных программах для трехмерной визуализации.</w:t>
        </w:r>
      </w:ins>
    </w:p>
    <w:p w14:paraId="1A6FDA55" w14:textId="77777777" w:rsidR="00AD4BD2" w:rsidRPr="00AD4BD2" w:rsidRDefault="00AD4BD2" w:rsidP="00AD4BD2">
      <w:pPr>
        <w:widowControl w:val="0"/>
        <w:spacing w:after="0" w:line="240" w:lineRule="auto"/>
        <w:ind w:firstLine="284"/>
        <w:jc w:val="both"/>
        <w:rPr>
          <w:ins w:id="554" w:author="Борис Гогинян" w:date="2020-05-24T22:21:00Z"/>
          <w:rFonts w:ascii="Times New Roman" w:eastAsia="Times New Roman" w:hAnsi="Times New Roman" w:cs="Times New Roman"/>
          <w:spacing w:val="-3"/>
          <w:sz w:val="24"/>
          <w:szCs w:val="24"/>
          <w:lang w:eastAsia="ru-RU"/>
        </w:rPr>
      </w:pPr>
      <w:ins w:id="555" w:author="Борис Гогинян" w:date="2020-05-24T22:21:00Z">
        <w:r w:rsidRPr="00AD4BD2">
          <w:rPr>
            <w:rFonts w:ascii="Times New Roman" w:eastAsia="Times New Roman" w:hAnsi="Times New Roman" w:cs="Times New Roman"/>
            <w:b/>
            <w:spacing w:val="-3"/>
            <w:sz w:val="24"/>
            <w:szCs w:val="24"/>
            <w:lang w:eastAsia="ru-RU"/>
          </w:rPr>
          <w:t xml:space="preserve">Задачи работы: </w:t>
        </w:r>
        <w:r w:rsidRPr="00AD4BD2">
          <w:rPr>
            <w:rFonts w:ascii="Times New Roman" w:eastAsia="Times New Roman" w:hAnsi="Times New Roman" w:cs="Times New Roman"/>
            <w:spacing w:val="-3"/>
            <w:sz w:val="24"/>
            <w:szCs w:val="24"/>
            <w:lang w:eastAsia="ru-RU"/>
          </w:rPr>
          <w:t>1 построить трехмерные сцены; 2 настроить идентичные параметры для каждой сцены; 3 получить эталонное изображение, с которым будет проводится сравнение; 4 запустить рендер с ограничением по времени и/или потокам; 5 построить графики скорости и качества с помощью метрики PSNR.</w:t>
        </w:r>
      </w:ins>
    </w:p>
    <w:p w14:paraId="5017B982" w14:textId="77777777" w:rsidR="00AD4BD2" w:rsidRPr="00AD4BD2" w:rsidRDefault="00AD4BD2" w:rsidP="00AD4BD2">
      <w:pPr>
        <w:widowControl w:val="0"/>
        <w:spacing w:after="0" w:line="240" w:lineRule="auto"/>
        <w:ind w:firstLine="284"/>
        <w:jc w:val="both"/>
        <w:rPr>
          <w:ins w:id="556" w:author="Борис Гогинян" w:date="2020-05-24T22:21:00Z"/>
          <w:rFonts w:ascii="Times New Roman" w:eastAsia="Times New Roman" w:hAnsi="Times New Roman" w:cs="Times New Roman"/>
          <w:b/>
          <w:spacing w:val="-3"/>
          <w:sz w:val="24"/>
          <w:szCs w:val="24"/>
          <w:lang w:eastAsia="ru-RU"/>
        </w:rPr>
      </w:pPr>
      <w:ins w:id="557" w:author="Борис Гогинян" w:date="2020-05-24T22:21:00Z">
        <w:r w:rsidRPr="00AD4BD2">
          <w:rPr>
            <w:rFonts w:ascii="Times New Roman" w:eastAsia="Times New Roman" w:hAnsi="Times New Roman" w:cs="Times New Roman"/>
            <w:b/>
            <w:spacing w:val="-3"/>
            <w:sz w:val="24"/>
            <w:szCs w:val="24"/>
            <w:lang w:eastAsia="ru-RU"/>
          </w:rPr>
          <w:t>3. Этапы выполнения выпускной квалификационной работы бакалавра</w:t>
        </w:r>
      </w:ins>
    </w:p>
    <w:p w14:paraId="393486C5" w14:textId="77777777" w:rsidR="00AD4BD2" w:rsidRPr="00AD4BD2" w:rsidRDefault="00AD4BD2" w:rsidP="00AD4BD2">
      <w:pPr>
        <w:widowControl w:val="0"/>
        <w:spacing w:after="0" w:line="240" w:lineRule="auto"/>
        <w:ind w:firstLine="284"/>
        <w:jc w:val="both"/>
        <w:rPr>
          <w:ins w:id="558" w:author="Борис Гогинян" w:date="2020-05-24T22:21:00Z"/>
          <w:rFonts w:ascii="Times New Roman" w:eastAsia="Times New Roman" w:hAnsi="Times New Roman" w:cs="Times New Roman"/>
          <w:b/>
          <w:spacing w:val="-3"/>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3472"/>
        <w:gridCol w:w="4078"/>
        <w:gridCol w:w="1774"/>
      </w:tblGrid>
      <w:tr w:rsidR="00AD4BD2" w:rsidRPr="00AD4BD2" w14:paraId="11664D1D" w14:textId="77777777" w:rsidTr="00AD4BD2">
        <w:trPr>
          <w:ins w:id="559" w:author="Борис Гогинян" w:date="2020-05-24T22:21:00Z"/>
        </w:trPr>
        <w:tc>
          <w:tcPr>
            <w:tcW w:w="427" w:type="pct"/>
            <w:vAlign w:val="center"/>
          </w:tcPr>
          <w:p w14:paraId="2F23058A" w14:textId="77777777" w:rsidR="00AD4BD2" w:rsidRPr="00AD4BD2" w:rsidRDefault="00AD4BD2" w:rsidP="00AD4BD2">
            <w:pPr>
              <w:spacing w:after="0" w:line="240" w:lineRule="auto"/>
              <w:jc w:val="center"/>
              <w:rPr>
                <w:ins w:id="560" w:author="Борис Гогинян" w:date="2020-05-24T22:21:00Z"/>
                <w:rFonts w:ascii="Times New Roman" w:eastAsia="Times New Roman" w:hAnsi="Times New Roman" w:cs="Times New Roman"/>
                <w:sz w:val="24"/>
                <w:szCs w:val="24"/>
                <w:lang w:eastAsia="ru-RU"/>
              </w:rPr>
            </w:pPr>
            <w:ins w:id="561" w:author="Борис Гогинян" w:date="2020-05-24T22:21:00Z">
              <w:r w:rsidRPr="00AD4BD2">
                <w:rPr>
                  <w:rFonts w:ascii="Times New Roman" w:eastAsia="Times New Roman" w:hAnsi="Times New Roman" w:cs="Times New Roman"/>
                  <w:sz w:val="24"/>
                  <w:szCs w:val="24"/>
                  <w:lang w:eastAsia="ru-RU"/>
                </w:rPr>
                <w:t>№ этапа</w:t>
              </w:r>
            </w:ins>
          </w:p>
        </w:tc>
        <w:tc>
          <w:tcPr>
            <w:tcW w:w="1703" w:type="pct"/>
            <w:vAlign w:val="center"/>
          </w:tcPr>
          <w:p w14:paraId="6D984E08" w14:textId="77777777" w:rsidR="00AD4BD2" w:rsidRPr="00AD4BD2" w:rsidRDefault="00AD4BD2" w:rsidP="00AD4BD2">
            <w:pPr>
              <w:spacing w:after="0" w:line="240" w:lineRule="auto"/>
              <w:jc w:val="center"/>
              <w:rPr>
                <w:ins w:id="562" w:author="Борис Гогинян" w:date="2020-05-24T22:21:00Z"/>
                <w:rFonts w:ascii="Times New Roman" w:eastAsia="Times New Roman" w:hAnsi="Times New Roman" w:cs="Times New Roman"/>
                <w:sz w:val="24"/>
                <w:szCs w:val="24"/>
                <w:lang w:eastAsia="ru-RU"/>
              </w:rPr>
            </w:pPr>
            <w:ins w:id="563" w:author="Борис Гогинян" w:date="2020-05-24T22:21:00Z">
              <w:r w:rsidRPr="00AD4BD2">
                <w:rPr>
                  <w:rFonts w:ascii="Times New Roman" w:eastAsia="Times New Roman" w:hAnsi="Times New Roman" w:cs="Times New Roman"/>
                  <w:sz w:val="24"/>
                  <w:szCs w:val="24"/>
                  <w:lang w:eastAsia="ru-RU"/>
                </w:rPr>
                <w:t>Содержание этапа ВКР</w:t>
              </w:r>
            </w:ins>
          </w:p>
        </w:tc>
        <w:tc>
          <w:tcPr>
            <w:tcW w:w="2000" w:type="pct"/>
            <w:vAlign w:val="center"/>
          </w:tcPr>
          <w:p w14:paraId="06F66D04" w14:textId="77777777" w:rsidR="00AD4BD2" w:rsidRPr="00AD4BD2" w:rsidRDefault="00AD4BD2" w:rsidP="00AD4BD2">
            <w:pPr>
              <w:spacing w:after="0" w:line="240" w:lineRule="auto"/>
              <w:jc w:val="center"/>
              <w:rPr>
                <w:ins w:id="564" w:author="Борис Гогинян" w:date="2020-05-24T22:21:00Z"/>
                <w:rFonts w:ascii="Times New Roman" w:eastAsia="Times New Roman" w:hAnsi="Times New Roman" w:cs="Times New Roman"/>
                <w:sz w:val="24"/>
                <w:szCs w:val="24"/>
                <w:lang w:eastAsia="ru-RU"/>
              </w:rPr>
            </w:pPr>
            <w:ins w:id="565" w:author="Борис Гогинян" w:date="2020-05-24T22:21:00Z">
              <w:r w:rsidRPr="00AD4BD2">
                <w:rPr>
                  <w:rFonts w:ascii="Times New Roman" w:eastAsia="Times New Roman" w:hAnsi="Times New Roman" w:cs="Times New Roman"/>
                  <w:sz w:val="24"/>
                  <w:szCs w:val="24"/>
                  <w:lang w:eastAsia="ru-RU"/>
                </w:rPr>
                <w:t>Результат выполнения этапа ВКР</w:t>
              </w:r>
            </w:ins>
          </w:p>
        </w:tc>
        <w:tc>
          <w:tcPr>
            <w:tcW w:w="870" w:type="pct"/>
            <w:vAlign w:val="center"/>
          </w:tcPr>
          <w:p w14:paraId="36C0D958" w14:textId="77777777" w:rsidR="00AD4BD2" w:rsidRPr="00AD4BD2" w:rsidRDefault="00AD4BD2" w:rsidP="00AD4BD2">
            <w:pPr>
              <w:spacing w:after="0" w:line="240" w:lineRule="auto"/>
              <w:jc w:val="center"/>
              <w:rPr>
                <w:ins w:id="566" w:author="Борис Гогинян" w:date="2020-05-24T22:21:00Z"/>
                <w:rFonts w:ascii="Times New Roman" w:eastAsia="Times New Roman" w:hAnsi="Times New Roman" w:cs="Times New Roman"/>
                <w:sz w:val="24"/>
                <w:szCs w:val="24"/>
                <w:lang w:eastAsia="ru-RU"/>
              </w:rPr>
            </w:pPr>
            <w:ins w:id="567" w:author="Борис Гогинян" w:date="2020-05-24T22:21:00Z">
              <w:r w:rsidRPr="00AD4BD2">
                <w:rPr>
                  <w:rFonts w:ascii="Times New Roman" w:eastAsia="Times New Roman" w:hAnsi="Times New Roman" w:cs="Times New Roman"/>
                  <w:sz w:val="24"/>
                  <w:szCs w:val="24"/>
                  <w:lang w:eastAsia="ru-RU"/>
                </w:rPr>
                <w:t>Срок</w:t>
              </w:r>
            </w:ins>
          </w:p>
          <w:p w14:paraId="1F5EC2DD" w14:textId="77777777" w:rsidR="00AD4BD2" w:rsidRPr="00AD4BD2" w:rsidRDefault="00AD4BD2" w:rsidP="00AD4BD2">
            <w:pPr>
              <w:spacing w:after="0" w:line="240" w:lineRule="auto"/>
              <w:jc w:val="center"/>
              <w:rPr>
                <w:ins w:id="568" w:author="Борис Гогинян" w:date="2020-05-24T22:21:00Z"/>
                <w:rFonts w:ascii="Times New Roman" w:eastAsia="Times New Roman" w:hAnsi="Times New Roman" w:cs="Times New Roman"/>
                <w:sz w:val="24"/>
                <w:szCs w:val="24"/>
                <w:lang w:eastAsia="ru-RU"/>
              </w:rPr>
            </w:pPr>
            <w:ins w:id="569" w:author="Борис Гогинян" w:date="2020-05-24T22:21:00Z">
              <w:r w:rsidRPr="00AD4BD2">
                <w:rPr>
                  <w:rFonts w:ascii="Times New Roman" w:eastAsia="Times New Roman" w:hAnsi="Times New Roman" w:cs="Times New Roman"/>
                  <w:sz w:val="24"/>
                  <w:szCs w:val="24"/>
                  <w:lang w:eastAsia="ru-RU"/>
                </w:rPr>
                <w:t>выполнения</w:t>
              </w:r>
            </w:ins>
          </w:p>
        </w:tc>
      </w:tr>
      <w:tr w:rsidR="00AD4BD2" w:rsidRPr="00AD4BD2" w14:paraId="316E00D9" w14:textId="77777777" w:rsidTr="00AD4BD2">
        <w:trPr>
          <w:ins w:id="570" w:author="Борис Гогинян" w:date="2020-05-24T22:21:00Z"/>
        </w:trPr>
        <w:tc>
          <w:tcPr>
            <w:tcW w:w="427" w:type="pct"/>
            <w:vAlign w:val="center"/>
          </w:tcPr>
          <w:p w14:paraId="1CA90730" w14:textId="77777777" w:rsidR="00AD4BD2" w:rsidRPr="00AD4BD2" w:rsidRDefault="00AD4BD2" w:rsidP="00AD4BD2">
            <w:pPr>
              <w:widowControl w:val="0"/>
              <w:spacing w:after="0" w:line="240" w:lineRule="auto"/>
              <w:jc w:val="center"/>
              <w:rPr>
                <w:ins w:id="571" w:author="Борис Гогинян" w:date="2020-05-24T22:21:00Z"/>
                <w:rFonts w:ascii="Times New Roman" w:eastAsia="Times New Roman" w:hAnsi="Times New Roman" w:cs="Times New Roman"/>
                <w:sz w:val="24"/>
                <w:szCs w:val="24"/>
                <w:lang w:eastAsia="ru-RU"/>
              </w:rPr>
            </w:pPr>
            <w:ins w:id="572" w:author="Борис Гогинян" w:date="2020-05-24T22:21:00Z">
              <w:r w:rsidRPr="00AD4BD2">
                <w:rPr>
                  <w:rFonts w:ascii="Times New Roman" w:eastAsia="Times New Roman" w:hAnsi="Times New Roman" w:cs="Times New Roman"/>
                  <w:sz w:val="24"/>
                  <w:szCs w:val="24"/>
                  <w:lang w:eastAsia="ru-RU"/>
                </w:rPr>
                <w:t>1</w:t>
              </w:r>
            </w:ins>
          </w:p>
        </w:tc>
        <w:tc>
          <w:tcPr>
            <w:tcW w:w="1703" w:type="pct"/>
            <w:vAlign w:val="center"/>
          </w:tcPr>
          <w:p w14:paraId="1B857204" w14:textId="77777777" w:rsidR="00AD4BD2" w:rsidRPr="00AD4BD2" w:rsidRDefault="00AD4BD2" w:rsidP="00AD4BD2">
            <w:pPr>
              <w:widowControl w:val="0"/>
              <w:spacing w:after="0" w:line="240" w:lineRule="auto"/>
              <w:rPr>
                <w:ins w:id="573" w:author="Борис Гогинян" w:date="2020-05-24T22:21:00Z"/>
                <w:rFonts w:ascii="Times New Roman" w:eastAsia="Times New Roman" w:hAnsi="Times New Roman" w:cs="Times New Roman"/>
                <w:sz w:val="24"/>
                <w:szCs w:val="24"/>
                <w:lang w:eastAsia="ru-RU"/>
              </w:rPr>
            </w:pPr>
            <w:ins w:id="574" w:author="Борис Гогинян" w:date="2020-05-24T22:21:00Z">
              <w:r w:rsidRPr="00AD4BD2">
                <w:rPr>
                  <w:rFonts w:ascii="Times New Roman" w:eastAsia="Times New Roman" w:hAnsi="Times New Roman" w:cs="Times New Roman"/>
                  <w:sz w:val="24"/>
                  <w:szCs w:val="24"/>
                  <w:lang w:eastAsia="ru-RU"/>
                </w:rPr>
                <w:t>Анализ первоисточников</w:t>
              </w:r>
            </w:ins>
          </w:p>
        </w:tc>
        <w:tc>
          <w:tcPr>
            <w:tcW w:w="2000" w:type="pct"/>
            <w:vAlign w:val="center"/>
          </w:tcPr>
          <w:p w14:paraId="6973B20E" w14:textId="77777777" w:rsidR="00AD4BD2" w:rsidRPr="00AD4BD2" w:rsidRDefault="00AD4BD2" w:rsidP="00AD4BD2">
            <w:pPr>
              <w:widowControl w:val="0"/>
              <w:spacing w:after="0" w:line="240" w:lineRule="auto"/>
              <w:rPr>
                <w:ins w:id="575" w:author="Борис Гогинян" w:date="2020-05-24T22:21:00Z"/>
                <w:rFonts w:ascii="Times New Roman" w:eastAsia="Times New Roman" w:hAnsi="Times New Roman" w:cs="Times New Roman"/>
                <w:sz w:val="24"/>
                <w:szCs w:val="24"/>
                <w:lang w:eastAsia="ru-RU"/>
              </w:rPr>
            </w:pPr>
            <w:ins w:id="576" w:author="Борис Гогинян" w:date="2020-05-24T22:21:00Z">
              <w:r w:rsidRPr="00AD4BD2">
                <w:rPr>
                  <w:rFonts w:ascii="Times New Roman" w:eastAsia="Times New Roman" w:hAnsi="Times New Roman" w:cs="Times New Roman"/>
                  <w:sz w:val="24"/>
                  <w:szCs w:val="24"/>
                  <w:lang w:eastAsia="ru-RU"/>
                </w:rPr>
                <w:t>Обзор литературы по физически корректному рендерингу</w:t>
              </w:r>
            </w:ins>
          </w:p>
        </w:tc>
        <w:tc>
          <w:tcPr>
            <w:tcW w:w="870" w:type="pct"/>
            <w:vAlign w:val="center"/>
          </w:tcPr>
          <w:p w14:paraId="1682C28B" w14:textId="77777777" w:rsidR="00AD4BD2" w:rsidRPr="00AD4BD2" w:rsidRDefault="00AD4BD2" w:rsidP="00AD4BD2">
            <w:pPr>
              <w:snapToGrid w:val="0"/>
              <w:spacing w:after="0" w:line="240" w:lineRule="auto"/>
              <w:jc w:val="center"/>
              <w:rPr>
                <w:ins w:id="577" w:author="Борис Гогинян" w:date="2020-05-24T22:21:00Z"/>
                <w:rFonts w:ascii="Times New Roman" w:eastAsia="Times New Roman" w:hAnsi="Times New Roman" w:cs="Times New Roman"/>
                <w:sz w:val="24"/>
                <w:szCs w:val="24"/>
                <w:lang w:eastAsia="ru-RU"/>
              </w:rPr>
            </w:pPr>
            <w:ins w:id="578" w:author="Борис Гогинян" w:date="2020-05-24T22:21:00Z">
              <w:r w:rsidRPr="00AD4BD2">
                <w:rPr>
                  <w:rFonts w:ascii="Times New Roman" w:eastAsia="Times New Roman" w:hAnsi="Times New Roman" w:cs="Times New Roman"/>
                  <w:sz w:val="24"/>
                  <w:szCs w:val="24"/>
                  <w:lang w:eastAsia="ru-RU"/>
                </w:rPr>
                <w:t>04.03.2020</w:t>
              </w:r>
            </w:ins>
          </w:p>
        </w:tc>
      </w:tr>
      <w:tr w:rsidR="00AD4BD2" w:rsidRPr="00AD4BD2" w14:paraId="3BE6B8EE" w14:textId="77777777" w:rsidTr="00AD4BD2">
        <w:trPr>
          <w:ins w:id="579" w:author="Борис Гогинян" w:date="2020-05-24T22:21:00Z"/>
        </w:trPr>
        <w:tc>
          <w:tcPr>
            <w:tcW w:w="427" w:type="pct"/>
            <w:vAlign w:val="center"/>
          </w:tcPr>
          <w:p w14:paraId="64236111" w14:textId="77777777" w:rsidR="00AD4BD2" w:rsidRPr="00AD4BD2" w:rsidRDefault="00AD4BD2" w:rsidP="00AD4BD2">
            <w:pPr>
              <w:widowControl w:val="0"/>
              <w:spacing w:after="0" w:line="240" w:lineRule="auto"/>
              <w:rPr>
                <w:ins w:id="580" w:author="Борис Гогинян" w:date="2020-05-24T22:21:00Z"/>
                <w:rFonts w:ascii="Times New Roman" w:eastAsia="Times New Roman" w:hAnsi="Times New Roman" w:cs="Times New Roman"/>
                <w:sz w:val="24"/>
                <w:szCs w:val="24"/>
                <w:lang w:eastAsia="ru-RU"/>
              </w:rPr>
            </w:pPr>
            <w:ins w:id="581" w:author="Борис Гогинян" w:date="2020-05-24T22:21:00Z">
              <w:r w:rsidRPr="00AD4BD2">
                <w:rPr>
                  <w:rFonts w:ascii="Times New Roman" w:eastAsia="Times New Roman" w:hAnsi="Times New Roman" w:cs="Times New Roman"/>
                  <w:sz w:val="24"/>
                  <w:szCs w:val="24"/>
                  <w:lang w:eastAsia="ru-RU"/>
                </w:rPr>
                <w:t>2</w:t>
              </w:r>
            </w:ins>
          </w:p>
        </w:tc>
        <w:tc>
          <w:tcPr>
            <w:tcW w:w="1703" w:type="pct"/>
            <w:vAlign w:val="center"/>
          </w:tcPr>
          <w:p w14:paraId="3C4FBA05" w14:textId="77777777" w:rsidR="00AD4BD2" w:rsidRPr="00AD4BD2" w:rsidRDefault="00AD4BD2" w:rsidP="00AD4BD2">
            <w:pPr>
              <w:widowControl w:val="0"/>
              <w:spacing w:after="0" w:line="240" w:lineRule="auto"/>
              <w:rPr>
                <w:ins w:id="582" w:author="Борис Гогинян" w:date="2020-05-24T22:21:00Z"/>
                <w:rFonts w:ascii="Times New Roman" w:eastAsia="Times New Roman" w:hAnsi="Times New Roman" w:cs="Times New Roman"/>
                <w:sz w:val="24"/>
                <w:szCs w:val="24"/>
                <w:lang w:eastAsia="ru-RU"/>
              </w:rPr>
            </w:pPr>
            <w:ins w:id="583" w:author="Борис Гогинян" w:date="2020-05-24T22:21:00Z">
              <w:r w:rsidRPr="00AD4BD2">
                <w:rPr>
                  <w:rFonts w:ascii="Times New Roman" w:eastAsia="Times New Roman" w:hAnsi="Times New Roman" w:cs="Times New Roman"/>
                  <w:sz w:val="24"/>
                  <w:szCs w:val="24"/>
                  <w:lang w:eastAsia="ru-RU"/>
                </w:rPr>
                <w:t>Построение трехмерных сцен</w:t>
              </w:r>
            </w:ins>
          </w:p>
        </w:tc>
        <w:tc>
          <w:tcPr>
            <w:tcW w:w="2000" w:type="pct"/>
            <w:vAlign w:val="center"/>
          </w:tcPr>
          <w:p w14:paraId="59A01A6C" w14:textId="77777777" w:rsidR="00AD4BD2" w:rsidRPr="00AD4BD2" w:rsidRDefault="00AD4BD2" w:rsidP="00AD4BD2">
            <w:pPr>
              <w:spacing w:after="0" w:line="240" w:lineRule="auto"/>
              <w:rPr>
                <w:ins w:id="584" w:author="Борис Гогинян" w:date="2020-05-24T22:21:00Z"/>
                <w:rFonts w:ascii="Times New Roman" w:eastAsia="Times New Roman" w:hAnsi="Times New Roman" w:cs="Times New Roman"/>
                <w:sz w:val="24"/>
                <w:szCs w:val="24"/>
                <w:lang w:eastAsia="ru-RU"/>
              </w:rPr>
            </w:pPr>
            <w:ins w:id="585" w:author="Борис Гогинян" w:date="2020-05-24T22:21:00Z">
              <w:r w:rsidRPr="00AD4BD2">
                <w:rPr>
                  <w:rFonts w:ascii="Times New Roman" w:eastAsia="Times New Roman" w:hAnsi="Times New Roman" w:cs="Times New Roman"/>
                  <w:sz w:val="24"/>
                  <w:szCs w:val="24"/>
                  <w:lang w:eastAsia="ru-RU"/>
                </w:rPr>
                <w:t>5 экспериментальных сцен каждого из для 3 исследуемых рендеров. Эталонные изображения</w:t>
              </w:r>
            </w:ins>
          </w:p>
        </w:tc>
        <w:tc>
          <w:tcPr>
            <w:tcW w:w="870" w:type="pct"/>
            <w:vAlign w:val="center"/>
          </w:tcPr>
          <w:p w14:paraId="6E227B72" w14:textId="77777777" w:rsidR="00AD4BD2" w:rsidRPr="00AD4BD2" w:rsidRDefault="00AD4BD2" w:rsidP="00AD4BD2">
            <w:pPr>
              <w:snapToGrid w:val="0"/>
              <w:spacing w:after="0" w:line="240" w:lineRule="auto"/>
              <w:jc w:val="center"/>
              <w:rPr>
                <w:ins w:id="586" w:author="Борис Гогинян" w:date="2020-05-24T22:21:00Z"/>
                <w:rFonts w:ascii="Times New Roman" w:eastAsia="Times New Roman" w:hAnsi="Times New Roman" w:cs="Times New Roman"/>
                <w:sz w:val="24"/>
                <w:szCs w:val="24"/>
                <w:lang w:eastAsia="ru-RU"/>
              </w:rPr>
            </w:pPr>
            <w:ins w:id="587" w:author="Борис Гогинян" w:date="2020-05-24T22:21:00Z">
              <w:r w:rsidRPr="00AD4BD2">
                <w:rPr>
                  <w:rFonts w:ascii="Times New Roman" w:eastAsia="Times New Roman" w:hAnsi="Times New Roman" w:cs="Times New Roman"/>
                  <w:sz w:val="24"/>
                  <w:szCs w:val="24"/>
                  <w:lang w:eastAsia="ru-RU"/>
                </w:rPr>
                <w:t>25.03.2020</w:t>
              </w:r>
            </w:ins>
          </w:p>
        </w:tc>
      </w:tr>
      <w:tr w:rsidR="00AD4BD2" w:rsidRPr="00AD4BD2" w14:paraId="5AF3C67C" w14:textId="77777777" w:rsidTr="00AD4BD2">
        <w:trPr>
          <w:ins w:id="588" w:author="Борис Гогинян" w:date="2020-05-24T22:21:00Z"/>
        </w:trPr>
        <w:tc>
          <w:tcPr>
            <w:tcW w:w="427" w:type="pct"/>
            <w:vAlign w:val="center"/>
          </w:tcPr>
          <w:p w14:paraId="1D514753" w14:textId="77777777" w:rsidR="00AD4BD2" w:rsidRPr="00AD4BD2" w:rsidRDefault="00AD4BD2" w:rsidP="00AD4BD2">
            <w:pPr>
              <w:widowControl w:val="0"/>
              <w:spacing w:after="0" w:line="240" w:lineRule="auto"/>
              <w:rPr>
                <w:ins w:id="589" w:author="Борис Гогинян" w:date="2020-05-24T22:21:00Z"/>
                <w:rFonts w:ascii="Times New Roman" w:eastAsia="Times New Roman" w:hAnsi="Times New Roman" w:cs="Times New Roman"/>
                <w:sz w:val="24"/>
                <w:szCs w:val="24"/>
                <w:lang w:eastAsia="ru-RU"/>
              </w:rPr>
            </w:pPr>
            <w:ins w:id="590" w:author="Борис Гогинян" w:date="2020-05-24T22:21:00Z">
              <w:r w:rsidRPr="00AD4BD2">
                <w:rPr>
                  <w:rFonts w:ascii="Times New Roman" w:eastAsia="Times New Roman" w:hAnsi="Times New Roman" w:cs="Times New Roman"/>
                  <w:sz w:val="24"/>
                  <w:szCs w:val="24"/>
                  <w:lang w:eastAsia="ru-RU"/>
                </w:rPr>
                <w:t>3</w:t>
              </w:r>
            </w:ins>
          </w:p>
        </w:tc>
        <w:tc>
          <w:tcPr>
            <w:tcW w:w="1703" w:type="pct"/>
            <w:vAlign w:val="center"/>
          </w:tcPr>
          <w:p w14:paraId="5229EBDB" w14:textId="77777777" w:rsidR="00AD4BD2" w:rsidRPr="00AD4BD2" w:rsidRDefault="00AD4BD2" w:rsidP="00AD4BD2">
            <w:pPr>
              <w:spacing w:after="0" w:line="240" w:lineRule="auto"/>
              <w:rPr>
                <w:ins w:id="591" w:author="Борис Гогинян" w:date="2020-05-24T22:21:00Z"/>
                <w:rFonts w:ascii="Times New Roman" w:eastAsia="Times New Roman" w:hAnsi="Times New Roman" w:cs="Times New Roman"/>
                <w:sz w:val="24"/>
                <w:szCs w:val="24"/>
                <w:lang w:eastAsia="ru-RU"/>
              </w:rPr>
            </w:pPr>
            <w:ins w:id="592" w:author="Борис Гогинян" w:date="2020-05-24T22:21:00Z">
              <w:r w:rsidRPr="00AD4BD2">
                <w:rPr>
                  <w:rFonts w:ascii="Times New Roman" w:eastAsia="Times New Roman" w:hAnsi="Times New Roman" w:cs="Times New Roman"/>
                  <w:sz w:val="24"/>
                  <w:szCs w:val="24"/>
                  <w:lang w:eastAsia="ru-RU"/>
                </w:rPr>
                <w:t>Получение результатов экспериментов</w:t>
              </w:r>
            </w:ins>
          </w:p>
        </w:tc>
        <w:tc>
          <w:tcPr>
            <w:tcW w:w="2000" w:type="pct"/>
            <w:vAlign w:val="center"/>
          </w:tcPr>
          <w:p w14:paraId="2D4A0CF2" w14:textId="77777777" w:rsidR="00AD4BD2" w:rsidRPr="00AD4BD2" w:rsidRDefault="00AD4BD2" w:rsidP="00AD4BD2">
            <w:pPr>
              <w:widowControl w:val="0"/>
              <w:spacing w:after="0" w:line="240" w:lineRule="auto"/>
              <w:rPr>
                <w:ins w:id="593" w:author="Борис Гогинян" w:date="2020-05-24T22:21:00Z"/>
                <w:rFonts w:ascii="Times New Roman" w:eastAsia="Times New Roman" w:hAnsi="Times New Roman" w:cs="Times New Roman"/>
                <w:sz w:val="24"/>
                <w:szCs w:val="24"/>
                <w:lang w:eastAsia="ru-RU"/>
              </w:rPr>
            </w:pPr>
            <w:ins w:id="594" w:author="Борис Гогинян" w:date="2020-05-24T22:21:00Z">
              <w:r w:rsidRPr="00AD4BD2">
                <w:rPr>
                  <w:rFonts w:ascii="Times New Roman" w:eastAsia="Times New Roman" w:hAnsi="Times New Roman" w:cs="Times New Roman"/>
                  <w:sz w:val="24"/>
                  <w:szCs w:val="24"/>
                  <w:lang w:eastAsia="ru-RU"/>
                </w:rPr>
                <w:t xml:space="preserve">По 4 изображения, отрендеренных с использованием 6 и 12 потоков, за определенное время. </w:t>
              </w:r>
            </w:ins>
          </w:p>
          <w:p w14:paraId="0CDF7855" w14:textId="77777777" w:rsidR="00AD4BD2" w:rsidRPr="00AD4BD2" w:rsidRDefault="00AD4BD2" w:rsidP="00AD4BD2">
            <w:pPr>
              <w:widowControl w:val="0"/>
              <w:spacing w:after="0" w:line="240" w:lineRule="auto"/>
              <w:rPr>
                <w:ins w:id="595" w:author="Борис Гогинян" w:date="2020-05-24T22:21:00Z"/>
                <w:rFonts w:ascii="Times New Roman" w:eastAsia="Times New Roman" w:hAnsi="Times New Roman" w:cs="Times New Roman"/>
                <w:sz w:val="24"/>
                <w:szCs w:val="24"/>
                <w:lang w:eastAsia="ru-RU"/>
              </w:rPr>
            </w:pPr>
            <w:ins w:id="596" w:author="Борис Гогинян" w:date="2020-05-24T22:21:00Z">
              <w:r w:rsidRPr="00AD4BD2">
                <w:rPr>
                  <w:rFonts w:ascii="Times New Roman" w:eastAsia="Times New Roman" w:hAnsi="Times New Roman" w:cs="Times New Roman"/>
                  <w:sz w:val="24"/>
                  <w:szCs w:val="24"/>
                  <w:lang w:eastAsia="ru-RU"/>
                </w:rPr>
                <w:lastRenderedPageBreak/>
                <w:t>Графики процентного соотношения времени на 6 и 12 потоках. Графики схожести с эталонным изображением при рендеринге за определенное время</w:t>
              </w:r>
            </w:ins>
          </w:p>
        </w:tc>
        <w:tc>
          <w:tcPr>
            <w:tcW w:w="870" w:type="pct"/>
            <w:vAlign w:val="center"/>
          </w:tcPr>
          <w:p w14:paraId="7418153D" w14:textId="77777777" w:rsidR="00AD4BD2" w:rsidRPr="00AD4BD2" w:rsidRDefault="00AD4BD2" w:rsidP="00AD4BD2">
            <w:pPr>
              <w:snapToGrid w:val="0"/>
              <w:spacing w:after="0" w:line="240" w:lineRule="auto"/>
              <w:jc w:val="center"/>
              <w:rPr>
                <w:ins w:id="597" w:author="Борис Гогинян" w:date="2020-05-24T22:21:00Z"/>
                <w:rFonts w:ascii="Times New Roman" w:eastAsia="Times New Roman" w:hAnsi="Times New Roman" w:cs="Times New Roman"/>
                <w:sz w:val="24"/>
                <w:szCs w:val="24"/>
                <w:lang w:eastAsia="ru-RU"/>
              </w:rPr>
            </w:pPr>
            <w:ins w:id="598" w:author="Борис Гогинян" w:date="2020-05-24T22:21:00Z">
              <w:r w:rsidRPr="00AD4BD2">
                <w:rPr>
                  <w:rFonts w:ascii="Times New Roman" w:eastAsia="Times New Roman" w:hAnsi="Times New Roman" w:cs="Times New Roman"/>
                  <w:sz w:val="24"/>
                  <w:szCs w:val="24"/>
                  <w:lang w:eastAsia="ru-RU"/>
                </w:rPr>
                <w:lastRenderedPageBreak/>
                <w:t>15.04.2020</w:t>
              </w:r>
            </w:ins>
          </w:p>
        </w:tc>
      </w:tr>
      <w:tr w:rsidR="00AD4BD2" w:rsidRPr="00AD4BD2" w14:paraId="236F9270" w14:textId="77777777" w:rsidTr="00AD4BD2">
        <w:trPr>
          <w:ins w:id="599" w:author="Борис Гогинян" w:date="2020-05-24T22:21:00Z"/>
        </w:trPr>
        <w:tc>
          <w:tcPr>
            <w:tcW w:w="427" w:type="pct"/>
            <w:vAlign w:val="center"/>
          </w:tcPr>
          <w:p w14:paraId="551270AA" w14:textId="77777777" w:rsidR="00AD4BD2" w:rsidRPr="00AD4BD2" w:rsidRDefault="00AD4BD2" w:rsidP="00AD4BD2">
            <w:pPr>
              <w:widowControl w:val="0"/>
              <w:spacing w:after="0" w:line="240" w:lineRule="auto"/>
              <w:jc w:val="center"/>
              <w:rPr>
                <w:ins w:id="600" w:author="Борис Гогинян" w:date="2020-05-24T22:21:00Z"/>
                <w:rFonts w:ascii="Times New Roman" w:eastAsia="Times New Roman" w:hAnsi="Times New Roman" w:cs="Times New Roman"/>
                <w:sz w:val="24"/>
                <w:szCs w:val="24"/>
                <w:lang w:eastAsia="ru-RU"/>
              </w:rPr>
            </w:pPr>
            <w:ins w:id="601" w:author="Борис Гогинян" w:date="2020-05-24T22:21:00Z">
              <w:r w:rsidRPr="00AD4BD2">
                <w:rPr>
                  <w:rFonts w:ascii="Times New Roman" w:eastAsia="Times New Roman" w:hAnsi="Times New Roman" w:cs="Times New Roman"/>
                  <w:sz w:val="24"/>
                  <w:szCs w:val="24"/>
                  <w:lang w:eastAsia="ru-RU"/>
                </w:rPr>
                <w:t>4</w:t>
              </w:r>
            </w:ins>
          </w:p>
        </w:tc>
        <w:tc>
          <w:tcPr>
            <w:tcW w:w="1703" w:type="pct"/>
            <w:vAlign w:val="center"/>
          </w:tcPr>
          <w:p w14:paraId="3F791FFF" w14:textId="77777777" w:rsidR="00AD4BD2" w:rsidRPr="00AD4BD2" w:rsidRDefault="00AD4BD2" w:rsidP="00AD4BD2">
            <w:pPr>
              <w:widowControl w:val="0"/>
              <w:spacing w:after="0" w:line="240" w:lineRule="auto"/>
              <w:rPr>
                <w:ins w:id="602" w:author="Борис Гогинян" w:date="2020-05-24T22:21:00Z"/>
                <w:rFonts w:ascii="Times New Roman" w:eastAsia="Times New Roman" w:hAnsi="Times New Roman" w:cs="Times New Roman"/>
                <w:sz w:val="24"/>
                <w:szCs w:val="24"/>
                <w:lang w:eastAsia="ru-RU"/>
              </w:rPr>
            </w:pPr>
            <w:ins w:id="603" w:author="Борис Гогинян" w:date="2020-05-24T22:21:00Z">
              <w:r w:rsidRPr="00AD4BD2">
                <w:rPr>
                  <w:rFonts w:ascii="Times New Roman" w:eastAsia="Times New Roman" w:hAnsi="Times New Roman" w:cs="Times New Roman"/>
                  <w:sz w:val="24"/>
                  <w:szCs w:val="24"/>
                  <w:lang w:eastAsia="ru-RU"/>
                </w:rPr>
                <w:t>Написание текста ВКР</w:t>
              </w:r>
            </w:ins>
          </w:p>
        </w:tc>
        <w:tc>
          <w:tcPr>
            <w:tcW w:w="2000" w:type="pct"/>
            <w:vAlign w:val="center"/>
          </w:tcPr>
          <w:p w14:paraId="24CD453E" w14:textId="77777777" w:rsidR="00AD4BD2" w:rsidRPr="00AD4BD2" w:rsidRDefault="00AD4BD2" w:rsidP="00AD4BD2">
            <w:pPr>
              <w:widowControl w:val="0"/>
              <w:spacing w:after="0" w:line="240" w:lineRule="auto"/>
              <w:rPr>
                <w:ins w:id="604" w:author="Борис Гогинян" w:date="2020-05-24T22:21:00Z"/>
                <w:rFonts w:ascii="Times New Roman" w:eastAsia="Times New Roman" w:hAnsi="Times New Roman" w:cs="Times New Roman"/>
                <w:sz w:val="24"/>
                <w:szCs w:val="24"/>
                <w:lang w:eastAsia="ru-RU"/>
              </w:rPr>
            </w:pPr>
            <w:ins w:id="605" w:author="Борис Гогинян" w:date="2020-05-24T22:21:00Z">
              <w:r w:rsidRPr="00AD4BD2">
                <w:rPr>
                  <w:rFonts w:ascii="Times New Roman" w:eastAsia="Times New Roman" w:hAnsi="Times New Roman" w:cs="Times New Roman"/>
                  <w:sz w:val="24"/>
                  <w:szCs w:val="24"/>
                  <w:lang w:eastAsia="ru-RU"/>
                </w:rPr>
                <w:t>Презентация ВКР, текст ВКР полный</w:t>
              </w:r>
            </w:ins>
          </w:p>
        </w:tc>
        <w:tc>
          <w:tcPr>
            <w:tcW w:w="870" w:type="pct"/>
            <w:vAlign w:val="center"/>
          </w:tcPr>
          <w:p w14:paraId="71E61990" w14:textId="77777777" w:rsidR="00AD4BD2" w:rsidRPr="00AD4BD2" w:rsidRDefault="00AD4BD2" w:rsidP="00AD4BD2">
            <w:pPr>
              <w:snapToGrid w:val="0"/>
              <w:spacing w:after="0" w:line="240" w:lineRule="auto"/>
              <w:jc w:val="center"/>
              <w:rPr>
                <w:ins w:id="606" w:author="Борис Гогинян" w:date="2020-05-24T22:21:00Z"/>
                <w:rFonts w:ascii="Times New Roman" w:eastAsia="Times New Roman" w:hAnsi="Times New Roman" w:cs="Times New Roman"/>
                <w:sz w:val="24"/>
                <w:szCs w:val="24"/>
                <w:lang w:eastAsia="ru-RU"/>
              </w:rPr>
            </w:pPr>
            <w:ins w:id="607" w:author="Борис Гогинян" w:date="2020-05-24T22:21:00Z">
              <w:r w:rsidRPr="00AD4BD2">
                <w:rPr>
                  <w:rFonts w:ascii="Times New Roman" w:eastAsia="Times New Roman" w:hAnsi="Times New Roman" w:cs="Times New Roman"/>
                  <w:sz w:val="24"/>
                  <w:szCs w:val="24"/>
                  <w:lang w:eastAsia="ru-RU"/>
                </w:rPr>
                <w:t>23.05.2020</w:t>
              </w:r>
            </w:ins>
          </w:p>
        </w:tc>
      </w:tr>
    </w:tbl>
    <w:p w14:paraId="3A3E23D2" w14:textId="77777777" w:rsidR="00AD4BD2" w:rsidRDefault="00AD4BD2" w:rsidP="00AD4BD2">
      <w:pPr>
        <w:widowControl w:val="0"/>
        <w:spacing w:after="0" w:line="240" w:lineRule="auto"/>
        <w:ind w:firstLine="284"/>
        <w:jc w:val="both"/>
        <w:rPr>
          <w:ins w:id="608" w:author="Борис Гогинян" w:date="2020-05-24T22:22:00Z"/>
          <w:rFonts w:ascii="Times New Roman" w:eastAsia="Times New Roman" w:hAnsi="Times New Roman" w:cs="Times New Roman"/>
          <w:b/>
          <w:spacing w:val="-3"/>
          <w:sz w:val="24"/>
          <w:szCs w:val="24"/>
          <w:lang w:eastAsia="ru-RU"/>
        </w:rPr>
      </w:pPr>
    </w:p>
    <w:p w14:paraId="0A51A689" w14:textId="15535DB2" w:rsidR="00AD4BD2" w:rsidRPr="00AD4BD2" w:rsidRDefault="00AD4BD2" w:rsidP="00AD4BD2">
      <w:pPr>
        <w:widowControl w:val="0"/>
        <w:spacing w:after="0" w:line="240" w:lineRule="auto"/>
        <w:ind w:firstLine="284"/>
        <w:jc w:val="both"/>
        <w:rPr>
          <w:ins w:id="609" w:author="Борис Гогинян" w:date="2020-05-24T22:21:00Z"/>
          <w:rFonts w:ascii="Times New Roman" w:eastAsia="Times New Roman" w:hAnsi="Times New Roman" w:cs="Times New Roman"/>
          <w:b/>
          <w:spacing w:val="-3"/>
          <w:sz w:val="24"/>
          <w:szCs w:val="24"/>
          <w:lang w:eastAsia="ru-RU"/>
        </w:rPr>
      </w:pPr>
      <w:ins w:id="610" w:author="Борис Гогинян" w:date="2020-05-24T22:21:00Z">
        <w:r w:rsidRPr="00AD4BD2">
          <w:rPr>
            <w:rFonts w:ascii="Times New Roman" w:eastAsia="Times New Roman" w:hAnsi="Times New Roman" w:cs="Times New Roman"/>
            <w:b/>
            <w:spacing w:val="-3"/>
            <w:sz w:val="24"/>
            <w:szCs w:val="24"/>
            <w:lang w:eastAsia="ru-RU"/>
          </w:rPr>
          <w:t>4</w:t>
        </w:r>
        <w:commentRangeStart w:id="611"/>
        <w:r w:rsidRPr="00AD4BD2">
          <w:rPr>
            <w:rFonts w:ascii="Times New Roman" w:eastAsia="Times New Roman" w:hAnsi="Times New Roman" w:cs="Times New Roman"/>
            <w:b/>
            <w:spacing w:val="-3"/>
            <w:sz w:val="24"/>
            <w:szCs w:val="24"/>
            <w:lang w:eastAsia="ru-RU"/>
          </w:rPr>
          <w:t xml:space="preserve">. </w:t>
        </w:r>
        <w:commentRangeStart w:id="612"/>
        <w:r w:rsidRPr="00AD4BD2">
          <w:rPr>
            <w:rFonts w:ascii="Times New Roman" w:eastAsia="Times New Roman" w:hAnsi="Times New Roman" w:cs="Times New Roman"/>
            <w:b/>
            <w:spacing w:val="-3"/>
            <w:sz w:val="24"/>
            <w:szCs w:val="24"/>
            <w:lang w:eastAsia="ru-RU"/>
          </w:rPr>
          <w:t xml:space="preserve">Перечень </w:t>
        </w:r>
        <w:commentRangeStart w:id="613"/>
        <w:r w:rsidRPr="00AD4BD2">
          <w:rPr>
            <w:rFonts w:ascii="Times New Roman" w:eastAsia="Times New Roman" w:hAnsi="Times New Roman" w:cs="Times New Roman"/>
            <w:b/>
            <w:spacing w:val="-3"/>
            <w:sz w:val="24"/>
            <w:szCs w:val="24"/>
            <w:lang w:eastAsia="ru-RU"/>
          </w:rPr>
          <w:t>разрабатываемых</w:t>
        </w:r>
      </w:ins>
      <w:commentRangeEnd w:id="613"/>
      <w:ins w:id="614" w:author="Борис Гогинян" w:date="2020-05-24T22:23:00Z">
        <w:r>
          <w:rPr>
            <w:rStyle w:val="af1"/>
          </w:rPr>
          <w:commentReference w:id="613"/>
        </w:r>
      </w:ins>
      <w:ins w:id="615" w:author="Борис Гогинян" w:date="2020-05-24T22:21:00Z">
        <w:r w:rsidRPr="00AD4BD2">
          <w:rPr>
            <w:rFonts w:ascii="Times New Roman" w:eastAsia="Times New Roman" w:hAnsi="Times New Roman" w:cs="Times New Roman"/>
            <w:b/>
            <w:spacing w:val="-3"/>
            <w:sz w:val="24"/>
            <w:szCs w:val="24"/>
            <w:lang w:eastAsia="ru-RU"/>
          </w:rPr>
          <w:t xml:space="preserve"> документов и графических материалов</w:t>
        </w:r>
        <w:commentRangeEnd w:id="612"/>
        <w:r w:rsidRPr="00AD4BD2">
          <w:rPr>
            <w:rFonts w:ascii="Times New Roman" w:eastAsia="Times New Roman" w:hAnsi="Times New Roman" w:cs="Times New Roman"/>
            <w:sz w:val="16"/>
            <w:szCs w:val="16"/>
            <w:lang w:eastAsia="ru-RU"/>
          </w:rPr>
          <w:commentReference w:id="612"/>
        </w:r>
      </w:ins>
      <w:commentRangeEnd w:id="611"/>
      <w:ins w:id="616" w:author="Борис Гогинян" w:date="2020-05-24T22:23:00Z">
        <w:r>
          <w:rPr>
            <w:rStyle w:val="af1"/>
          </w:rPr>
          <w:commentReference w:id="611"/>
        </w:r>
      </w:ins>
    </w:p>
    <w:p w14:paraId="796E930F" w14:textId="77777777" w:rsidR="00AD4BD2" w:rsidRPr="00AD4BD2" w:rsidRDefault="00AD4BD2" w:rsidP="00AD4BD2">
      <w:pPr>
        <w:widowControl w:val="0"/>
        <w:spacing w:after="0" w:line="240" w:lineRule="auto"/>
        <w:ind w:firstLine="284"/>
        <w:jc w:val="both"/>
        <w:rPr>
          <w:ins w:id="617" w:author="Борис Гогинян" w:date="2020-05-24T22:21:00Z"/>
          <w:rFonts w:ascii="Times New Roman" w:eastAsia="Times New Roman" w:hAnsi="Times New Roman" w:cs="Times New Roman"/>
          <w:b/>
          <w:spacing w:val="-3"/>
          <w:sz w:val="24"/>
          <w:szCs w:val="24"/>
          <w:lang w:eastAsia="ru-RU"/>
        </w:rPr>
      </w:pPr>
    </w:p>
    <w:p w14:paraId="220C969E" w14:textId="77777777" w:rsidR="00AD4BD2" w:rsidRPr="00AD4BD2" w:rsidRDefault="00AD4BD2" w:rsidP="00AD4BD2">
      <w:pPr>
        <w:spacing w:after="0" w:line="240" w:lineRule="auto"/>
        <w:ind w:firstLine="284"/>
        <w:jc w:val="both"/>
        <w:rPr>
          <w:ins w:id="618" w:author="Борис Гогинян" w:date="2020-05-24T22:21:00Z"/>
          <w:rFonts w:ascii="Times New Roman" w:eastAsia="Times New Roman" w:hAnsi="Times New Roman" w:cs="Times New Roman"/>
          <w:sz w:val="24"/>
          <w:szCs w:val="24"/>
          <w:lang w:eastAsia="ru-RU"/>
        </w:rPr>
      </w:pPr>
    </w:p>
    <w:p w14:paraId="57FB0217" w14:textId="77777777" w:rsidR="00AD4BD2" w:rsidRPr="00AD4BD2" w:rsidRDefault="00AD4BD2" w:rsidP="00AD4BD2">
      <w:pPr>
        <w:spacing w:after="0" w:line="240" w:lineRule="auto"/>
        <w:ind w:firstLine="284"/>
        <w:jc w:val="both"/>
        <w:rPr>
          <w:ins w:id="619" w:author="Борис Гогинян" w:date="2020-05-24T22:21:00Z"/>
          <w:rFonts w:ascii="Times New Roman" w:eastAsia="Times New Roman" w:hAnsi="Times New Roman" w:cs="Times New Roman"/>
          <w:b/>
          <w:spacing w:val="-3"/>
          <w:sz w:val="24"/>
          <w:szCs w:val="24"/>
          <w:lang w:eastAsia="ru-RU"/>
        </w:rPr>
      </w:pPr>
      <w:ins w:id="620" w:author="Борис Гогинян" w:date="2020-05-24T22:21:00Z">
        <w:r w:rsidRPr="00AD4BD2">
          <w:rPr>
            <w:rFonts w:ascii="Times New Roman" w:eastAsia="Times New Roman" w:hAnsi="Times New Roman" w:cs="Times New Roman"/>
            <w:b/>
            <w:spacing w:val="-3"/>
            <w:sz w:val="24"/>
            <w:szCs w:val="24"/>
            <w:lang w:eastAsia="ru-RU"/>
          </w:rPr>
          <w:t>5. Руководитель и консультанты выпускной квалификационной работы</w:t>
        </w:r>
      </w:ins>
    </w:p>
    <w:tbl>
      <w:tblPr>
        <w:tblW w:w="501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794"/>
        <w:gridCol w:w="1961"/>
        <w:gridCol w:w="1812"/>
        <w:gridCol w:w="1658"/>
      </w:tblGrid>
      <w:tr w:rsidR="00AD4BD2" w:rsidRPr="00AD4BD2" w14:paraId="5AE194B7" w14:textId="77777777" w:rsidTr="00AD4BD2">
        <w:trPr>
          <w:ins w:id="621" w:author="Борис Гогинян" w:date="2020-05-24T22:21:00Z"/>
        </w:trPr>
        <w:tc>
          <w:tcPr>
            <w:tcW w:w="2344" w:type="pct"/>
            <w:shd w:val="clear" w:color="auto" w:fill="auto"/>
            <w:vAlign w:val="center"/>
          </w:tcPr>
          <w:p w14:paraId="538C0C43" w14:textId="77777777" w:rsidR="00AD4BD2" w:rsidRPr="00AD4BD2" w:rsidRDefault="00AD4BD2" w:rsidP="00AD4BD2">
            <w:pPr>
              <w:shd w:val="clear" w:color="auto" w:fill="FFFFFF"/>
              <w:tabs>
                <w:tab w:val="left" w:pos="240"/>
              </w:tabs>
              <w:spacing w:after="0" w:line="240" w:lineRule="auto"/>
              <w:jc w:val="center"/>
              <w:rPr>
                <w:ins w:id="622" w:author="Борис Гогинян" w:date="2020-05-24T22:21:00Z"/>
                <w:rFonts w:ascii="Times New Roman" w:eastAsia="Times New Roman" w:hAnsi="Times New Roman" w:cs="Times New Roman"/>
                <w:b/>
                <w:sz w:val="24"/>
                <w:szCs w:val="24"/>
                <w:lang w:eastAsia="ru-RU"/>
              </w:rPr>
            </w:pPr>
            <w:ins w:id="623" w:author="Борис Гогинян" w:date="2020-05-24T22:21:00Z">
              <w:r w:rsidRPr="00AD4BD2">
                <w:rPr>
                  <w:rFonts w:ascii="Times New Roman" w:eastAsia="Times New Roman" w:hAnsi="Times New Roman" w:cs="Times New Roman"/>
                  <w:b/>
                  <w:sz w:val="24"/>
                  <w:szCs w:val="24"/>
                  <w:lang w:eastAsia="ru-RU"/>
                </w:rPr>
                <w:t>Функциональные обязанности</w:t>
              </w:r>
            </w:ins>
          </w:p>
        </w:tc>
        <w:tc>
          <w:tcPr>
            <w:tcW w:w="959" w:type="pct"/>
            <w:shd w:val="clear" w:color="auto" w:fill="auto"/>
            <w:vAlign w:val="center"/>
          </w:tcPr>
          <w:p w14:paraId="3EBF535C" w14:textId="77777777" w:rsidR="00AD4BD2" w:rsidRPr="00AD4BD2" w:rsidRDefault="00AD4BD2" w:rsidP="00AD4BD2">
            <w:pPr>
              <w:shd w:val="clear" w:color="auto" w:fill="FFFFFF"/>
              <w:tabs>
                <w:tab w:val="left" w:pos="240"/>
              </w:tabs>
              <w:spacing w:after="0" w:line="240" w:lineRule="auto"/>
              <w:ind w:left="62"/>
              <w:jc w:val="center"/>
              <w:rPr>
                <w:ins w:id="624" w:author="Борис Гогинян" w:date="2020-05-24T22:21:00Z"/>
                <w:rFonts w:ascii="Times New Roman" w:eastAsia="Times New Roman" w:hAnsi="Times New Roman" w:cs="Times New Roman"/>
                <w:b/>
                <w:sz w:val="24"/>
                <w:szCs w:val="24"/>
                <w:lang w:eastAsia="ru-RU"/>
              </w:rPr>
            </w:pPr>
            <w:ins w:id="625" w:author="Борис Гогинян" w:date="2020-05-24T22:21:00Z">
              <w:r w:rsidRPr="00AD4BD2">
                <w:rPr>
                  <w:rFonts w:ascii="Times New Roman" w:eastAsia="Times New Roman" w:hAnsi="Times New Roman" w:cs="Times New Roman"/>
                  <w:b/>
                  <w:sz w:val="24"/>
                  <w:szCs w:val="24"/>
                  <w:lang w:eastAsia="ru-RU"/>
                </w:rPr>
                <w:t>Должность в</w:t>
              </w:r>
            </w:ins>
          </w:p>
          <w:p w14:paraId="4CEDD546" w14:textId="77777777" w:rsidR="00AD4BD2" w:rsidRPr="00AD4BD2" w:rsidRDefault="00AD4BD2" w:rsidP="00AD4BD2">
            <w:pPr>
              <w:shd w:val="clear" w:color="auto" w:fill="FFFFFF"/>
              <w:tabs>
                <w:tab w:val="left" w:pos="240"/>
              </w:tabs>
              <w:spacing w:after="0" w:line="240" w:lineRule="auto"/>
              <w:ind w:left="62"/>
              <w:jc w:val="center"/>
              <w:rPr>
                <w:ins w:id="626" w:author="Борис Гогинян" w:date="2020-05-24T22:21:00Z"/>
                <w:rFonts w:ascii="Times New Roman" w:eastAsia="Times New Roman" w:hAnsi="Times New Roman" w:cs="Times New Roman"/>
                <w:b/>
                <w:sz w:val="24"/>
                <w:szCs w:val="24"/>
                <w:lang w:eastAsia="ru-RU"/>
              </w:rPr>
            </w:pPr>
            <w:ins w:id="627" w:author="Борис Гогинян" w:date="2020-05-24T22:21:00Z">
              <w:r w:rsidRPr="00AD4BD2">
                <w:rPr>
                  <w:rFonts w:ascii="Times New Roman" w:eastAsia="Times New Roman" w:hAnsi="Times New Roman" w:cs="Times New Roman"/>
                  <w:b/>
                  <w:sz w:val="24"/>
                  <w:szCs w:val="24"/>
                  <w:lang w:eastAsia="ru-RU"/>
                </w:rPr>
                <w:t>Университете</w:t>
              </w:r>
            </w:ins>
          </w:p>
        </w:tc>
        <w:tc>
          <w:tcPr>
            <w:tcW w:w="886" w:type="pct"/>
            <w:shd w:val="clear" w:color="auto" w:fill="auto"/>
            <w:vAlign w:val="center"/>
          </w:tcPr>
          <w:p w14:paraId="5B1BCB00" w14:textId="77777777" w:rsidR="00AD4BD2" w:rsidRPr="00AD4BD2" w:rsidRDefault="00AD4BD2" w:rsidP="00AD4BD2">
            <w:pPr>
              <w:shd w:val="clear" w:color="auto" w:fill="FFFFFF"/>
              <w:tabs>
                <w:tab w:val="left" w:pos="240"/>
              </w:tabs>
              <w:spacing w:after="0" w:line="240" w:lineRule="auto"/>
              <w:jc w:val="center"/>
              <w:rPr>
                <w:ins w:id="628" w:author="Борис Гогинян" w:date="2020-05-24T22:21:00Z"/>
                <w:rFonts w:ascii="Times New Roman" w:eastAsia="Times New Roman" w:hAnsi="Times New Roman" w:cs="Times New Roman"/>
                <w:b/>
                <w:sz w:val="24"/>
                <w:szCs w:val="24"/>
                <w:lang w:eastAsia="ru-RU"/>
              </w:rPr>
            </w:pPr>
            <w:ins w:id="629" w:author="Борис Гогинян" w:date="2020-05-24T22:21:00Z">
              <w:r w:rsidRPr="00AD4BD2">
                <w:rPr>
                  <w:rFonts w:ascii="Times New Roman" w:eastAsia="Times New Roman" w:hAnsi="Times New Roman" w:cs="Times New Roman"/>
                  <w:b/>
                  <w:sz w:val="24"/>
                  <w:szCs w:val="24"/>
                  <w:lang w:eastAsia="ru-RU"/>
                </w:rPr>
                <w:t>Ф.И.О.</w:t>
              </w:r>
            </w:ins>
          </w:p>
        </w:tc>
        <w:tc>
          <w:tcPr>
            <w:tcW w:w="811" w:type="pct"/>
            <w:shd w:val="clear" w:color="auto" w:fill="auto"/>
            <w:vAlign w:val="center"/>
          </w:tcPr>
          <w:p w14:paraId="5447A068" w14:textId="77777777" w:rsidR="00AD4BD2" w:rsidRPr="00AD4BD2" w:rsidRDefault="00AD4BD2" w:rsidP="00AD4BD2">
            <w:pPr>
              <w:shd w:val="clear" w:color="auto" w:fill="FFFFFF"/>
              <w:tabs>
                <w:tab w:val="left" w:pos="240"/>
              </w:tabs>
              <w:spacing w:after="0" w:line="240" w:lineRule="auto"/>
              <w:jc w:val="center"/>
              <w:rPr>
                <w:ins w:id="630" w:author="Борис Гогинян" w:date="2020-05-24T22:21:00Z"/>
                <w:rFonts w:ascii="Times New Roman" w:eastAsia="Times New Roman" w:hAnsi="Times New Roman" w:cs="Times New Roman"/>
                <w:b/>
                <w:sz w:val="24"/>
                <w:szCs w:val="24"/>
                <w:lang w:eastAsia="ru-RU"/>
              </w:rPr>
            </w:pPr>
            <w:ins w:id="631" w:author="Борис Гогинян" w:date="2020-05-24T22:21:00Z">
              <w:r w:rsidRPr="00AD4BD2">
                <w:rPr>
                  <w:rFonts w:ascii="Times New Roman" w:eastAsia="Times New Roman" w:hAnsi="Times New Roman" w:cs="Times New Roman"/>
                  <w:b/>
                  <w:sz w:val="24"/>
                  <w:szCs w:val="24"/>
                  <w:lang w:eastAsia="ru-RU"/>
                </w:rPr>
                <w:t>Подпись</w:t>
              </w:r>
            </w:ins>
          </w:p>
        </w:tc>
      </w:tr>
      <w:tr w:rsidR="00AD4BD2" w:rsidRPr="00AD4BD2" w14:paraId="5DE274D7" w14:textId="77777777" w:rsidTr="00AD4BD2">
        <w:trPr>
          <w:trHeight w:hRule="exact" w:val="987"/>
          <w:ins w:id="632" w:author="Борис Гогинян" w:date="2020-05-24T22:21:00Z"/>
        </w:trPr>
        <w:tc>
          <w:tcPr>
            <w:tcW w:w="2344" w:type="pct"/>
            <w:shd w:val="clear" w:color="auto" w:fill="auto"/>
            <w:vAlign w:val="center"/>
          </w:tcPr>
          <w:p w14:paraId="1B130FA4" w14:textId="77777777" w:rsidR="00AD4BD2" w:rsidRPr="00AD4BD2" w:rsidRDefault="00AD4BD2" w:rsidP="00AD4BD2">
            <w:pPr>
              <w:shd w:val="clear" w:color="auto" w:fill="FFFFFF"/>
              <w:tabs>
                <w:tab w:val="left" w:pos="240"/>
              </w:tabs>
              <w:spacing w:after="0" w:line="240" w:lineRule="auto"/>
              <w:ind w:left="86"/>
              <w:jc w:val="center"/>
              <w:rPr>
                <w:ins w:id="633" w:author="Борис Гогинян" w:date="2020-05-24T22:21:00Z"/>
                <w:rFonts w:ascii="Times New Roman" w:eastAsia="Times New Roman" w:hAnsi="Times New Roman" w:cs="Times New Roman"/>
                <w:sz w:val="24"/>
                <w:szCs w:val="24"/>
                <w:lang w:eastAsia="ru-RU"/>
              </w:rPr>
            </w:pPr>
            <w:ins w:id="634" w:author="Борис Гогинян" w:date="2020-05-24T22:21:00Z">
              <w:r w:rsidRPr="00AD4BD2">
                <w:rPr>
                  <w:rFonts w:ascii="Times New Roman" w:eastAsia="Times New Roman" w:hAnsi="Times New Roman" w:cs="Times New Roman"/>
                  <w:sz w:val="24"/>
                  <w:szCs w:val="24"/>
                  <w:lang w:eastAsia="ru-RU"/>
                </w:rPr>
                <w:t>Руководитель выпускной работы</w:t>
              </w:r>
            </w:ins>
          </w:p>
        </w:tc>
        <w:tc>
          <w:tcPr>
            <w:tcW w:w="959" w:type="pct"/>
            <w:shd w:val="clear" w:color="auto" w:fill="auto"/>
            <w:vAlign w:val="center"/>
          </w:tcPr>
          <w:p w14:paraId="454BD447" w14:textId="77777777" w:rsidR="00AD4BD2" w:rsidRPr="00AD4BD2" w:rsidRDefault="00AD4BD2" w:rsidP="00AD4BD2">
            <w:pPr>
              <w:shd w:val="clear" w:color="auto" w:fill="FFFFFF"/>
              <w:spacing w:after="0" w:line="240" w:lineRule="auto"/>
              <w:ind w:left="-109"/>
              <w:jc w:val="center"/>
              <w:rPr>
                <w:ins w:id="635" w:author="Борис Гогинян" w:date="2020-05-24T22:21:00Z"/>
                <w:rFonts w:ascii="Times New Roman" w:eastAsia="Times New Roman" w:hAnsi="Times New Roman" w:cs="Times New Roman"/>
                <w:sz w:val="24"/>
                <w:szCs w:val="24"/>
                <w:lang w:eastAsia="ru-RU"/>
              </w:rPr>
            </w:pPr>
            <w:ins w:id="636" w:author="Борис Гогинян" w:date="2020-05-24T22:21:00Z">
              <w:r w:rsidRPr="00AD4BD2">
                <w:rPr>
                  <w:rFonts w:ascii="Times New Roman" w:eastAsia="Times New Roman" w:hAnsi="Times New Roman" w:cs="Times New Roman"/>
                  <w:sz w:val="24"/>
                  <w:szCs w:val="24"/>
                  <w:lang w:eastAsia="ru-RU"/>
                </w:rPr>
                <w:t>доцент</w:t>
              </w:r>
            </w:ins>
          </w:p>
        </w:tc>
        <w:tc>
          <w:tcPr>
            <w:tcW w:w="886" w:type="pct"/>
            <w:shd w:val="clear" w:color="auto" w:fill="auto"/>
            <w:vAlign w:val="center"/>
          </w:tcPr>
          <w:p w14:paraId="091B8F7F" w14:textId="77777777" w:rsidR="00AD4BD2" w:rsidRPr="00AD4BD2" w:rsidRDefault="00AD4BD2" w:rsidP="00AD4BD2">
            <w:pPr>
              <w:shd w:val="clear" w:color="auto" w:fill="FFFFFF"/>
              <w:spacing w:after="0" w:line="240" w:lineRule="auto"/>
              <w:jc w:val="center"/>
              <w:rPr>
                <w:ins w:id="637" w:author="Борис Гогинян" w:date="2020-05-24T22:21:00Z"/>
                <w:rFonts w:ascii="Times New Roman" w:eastAsia="Times New Roman" w:hAnsi="Times New Roman" w:cs="Times New Roman"/>
                <w:sz w:val="24"/>
                <w:szCs w:val="24"/>
                <w:lang w:eastAsia="ru-RU"/>
              </w:rPr>
            </w:pPr>
            <w:ins w:id="638" w:author="Борис Гогинян" w:date="2020-05-24T22:21:00Z">
              <w:r w:rsidRPr="00AD4BD2">
                <w:rPr>
                  <w:rFonts w:ascii="Times New Roman" w:eastAsia="Times New Roman" w:hAnsi="Times New Roman" w:cs="Times New Roman"/>
                  <w:sz w:val="24"/>
                  <w:szCs w:val="24"/>
                  <w:lang w:eastAsia="ru-RU"/>
                </w:rPr>
                <w:t>Парфенов Д.В.</w:t>
              </w:r>
            </w:ins>
          </w:p>
        </w:tc>
        <w:tc>
          <w:tcPr>
            <w:tcW w:w="811" w:type="pct"/>
            <w:shd w:val="clear" w:color="auto" w:fill="auto"/>
            <w:vAlign w:val="center"/>
          </w:tcPr>
          <w:p w14:paraId="015CBD9A" w14:textId="77777777" w:rsidR="00AD4BD2" w:rsidRPr="00AD4BD2" w:rsidRDefault="00AD4BD2" w:rsidP="00AD4BD2">
            <w:pPr>
              <w:shd w:val="clear" w:color="auto" w:fill="FFFFFF"/>
              <w:tabs>
                <w:tab w:val="left" w:pos="240"/>
              </w:tabs>
              <w:spacing w:after="0" w:line="240" w:lineRule="auto"/>
              <w:jc w:val="center"/>
              <w:rPr>
                <w:ins w:id="639" w:author="Борис Гогинян" w:date="2020-05-24T22:21:00Z"/>
                <w:rFonts w:ascii="Times New Roman" w:eastAsia="Times New Roman" w:hAnsi="Times New Roman" w:cs="Times New Roman"/>
                <w:sz w:val="24"/>
                <w:szCs w:val="24"/>
                <w:lang w:eastAsia="ru-RU"/>
              </w:rPr>
            </w:pPr>
          </w:p>
        </w:tc>
      </w:tr>
    </w:tbl>
    <w:p w14:paraId="53A94947" w14:textId="77777777" w:rsidR="00AD4BD2" w:rsidRPr="00AD4BD2" w:rsidRDefault="00AD4BD2" w:rsidP="00AD4BD2">
      <w:pPr>
        <w:shd w:val="clear" w:color="auto" w:fill="FFFFFF"/>
        <w:tabs>
          <w:tab w:val="left" w:leader="underscore" w:pos="5827"/>
        </w:tabs>
        <w:spacing w:after="0" w:line="240" w:lineRule="auto"/>
        <w:ind w:left="168"/>
        <w:jc w:val="both"/>
        <w:rPr>
          <w:ins w:id="640" w:author="Борис Гогинян" w:date="2020-05-24T22:21:00Z"/>
          <w:rFonts w:ascii="Times New Roman" w:eastAsia="Times New Roman" w:hAnsi="Times New Roman" w:cs="Times New Roman"/>
          <w:iCs/>
          <w:spacing w:val="-4"/>
          <w:sz w:val="24"/>
          <w:szCs w:val="24"/>
          <w:lang w:eastAsia="ru-RU"/>
        </w:rPr>
      </w:pPr>
    </w:p>
    <w:tbl>
      <w:tblPr>
        <w:tblW w:w="9606" w:type="dxa"/>
        <w:tblLook w:val="01E0" w:firstRow="1" w:lastRow="1" w:firstColumn="1" w:lastColumn="1" w:noHBand="0" w:noVBand="0"/>
      </w:tblPr>
      <w:tblGrid>
        <w:gridCol w:w="4786"/>
        <w:gridCol w:w="284"/>
        <w:gridCol w:w="4536"/>
      </w:tblGrid>
      <w:tr w:rsidR="00AD4BD2" w:rsidRPr="00AD4BD2" w14:paraId="1E4CC35D" w14:textId="77777777" w:rsidTr="00AD4BD2">
        <w:trPr>
          <w:ins w:id="641" w:author="Борис Гогинян" w:date="2020-05-24T22:21:00Z"/>
        </w:trPr>
        <w:tc>
          <w:tcPr>
            <w:tcW w:w="4786" w:type="dxa"/>
          </w:tcPr>
          <w:p w14:paraId="206D00B0" w14:textId="77777777" w:rsidR="00AD4BD2" w:rsidRPr="00AD4BD2" w:rsidRDefault="00AD4BD2" w:rsidP="00AD4BD2">
            <w:pPr>
              <w:tabs>
                <w:tab w:val="left" w:leader="underscore" w:pos="5827"/>
              </w:tabs>
              <w:spacing w:after="0" w:line="413" w:lineRule="exact"/>
              <w:jc w:val="both"/>
              <w:rPr>
                <w:ins w:id="642" w:author="Борис Гогинян" w:date="2020-05-24T22:21:00Z"/>
                <w:rFonts w:ascii="Times New Roman" w:eastAsia="Times New Roman" w:hAnsi="Times New Roman" w:cs="Times New Roman"/>
                <w:iCs/>
                <w:spacing w:val="-4"/>
                <w:sz w:val="24"/>
                <w:szCs w:val="24"/>
                <w:lang w:eastAsia="ru-RU"/>
              </w:rPr>
            </w:pPr>
            <w:ins w:id="643" w:author="Борис Гогинян" w:date="2020-05-24T22:21:00Z">
              <w:r w:rsidRPr="00AD4BD2">
                <w:rPr>
                  <w:rFonts w:ascii="Times New Roman" w:eastAsia="Times New Roman" w:hAnsi="Times New Roman" w:cs="Times New Roman"/>
                  <w:iCs/>
                  <w:spacing w:val="-4"/>
                  <w:sz w:val="24"/>
                  <w:szCs w:val="24"/>
                  <w:lang w:eastAsia="ru-RU"/>
                </w:rPr>
                <w:t>Задание выдал</w:t>
              </w:r>
            </w:ins>
          </w:p>
        </w:tc>
        <w:tc>
          <w:tcPr>
            <w:tcW w:w="284" w:type="dxa"/>
          </w:tcPr>
          <w:p w14:paraId="10C015E4" w14:textId="77777777" w:rsidR="00AD4BD2" w:rsidRPr="00AD4BD2" w:rsidRDefault="00AD4BD2" w:rsidP="00AD4BD2">
            <w:pPr>
              <w:tabs>
                <w:tab w:val="left" w:leader="underscore" w:pos="5827"/>
              </w:tabs>
              <w:spacing w:after="0" w:line="413" w:lineRule="exact"/>
              <w:jc w:val="both"/>
              <w:rPr>
                <w:ins w:id="644" w:author="Борис Гогинян" w:date="2020-05-24T22:21:00Z"/>
                <w:rFonts w:ascii="Times New Roman" w:eastAsia="Times New Roman" w:hAnsi="Times New Roman" w:cs="Times New Roman"/>
                <w:iCs/>
                <w:spacing w:val="-4"/>
                <w:sz w:val="24"/>
                <w:szCs w:val="24"/>
                <w:lang w:eastAsia="ru-RU"/>
              </w:rPr>
            </w:pPr>
          </w:p>
          <w:p w14:paraId="341476EA" w14:textId="77777777" w:rsidR="00AD4BD2" w:rsidRPr="00AD4BD2" w:rsidRDefault="00AD4BD2" w:rsidP="00AD4BD2">
            <w:pPr>
              <w:tabs>
                <w:tab w:val="left" w:leader="underscore" w:pos="5827"/>
              </w:tabs>
              <w:spacing w:after="0" w:line="413" w:lineRule="exact"/>
              <w:jc w:val="both"/>
              <w:rPr>
                <w:ins w:id="645" w:author="Борис Гогинян" w:date="2020-05-24T22:21:00Z"/>
                <w:rFonts w:ascii="Times New Roman" w:eastAsia="Times New Roman" w:hAnsi="Times New Roman" w:cs="Times New Roman"/>
                <w:iCs/>
                <w:spacing w:val="-4"/>
                <w:sz w:val="24"/>
                <w:szCs w:val="24"/>
                <w:lang w:eastAsia="ru-RU"/>
              </w:rPr>
            </w:pPr>
          </w:p>
        </w:tc>
        <w:tc>
          <w:tcPr>
            <w:tcW w:w="4536" w:type="dxa"/>
          </w:tcPr>
          <w:p w14:paraId="1022B37F" w14:textId="77777777" w:rsidR="00AD4BD2" w:rsidRPr="00AD4BD2" w:rsidRDefault="00AD4BD2" w:rsidP="00AD4BD2">
            <w:pPr>
              <w:tabs>
                <w:tab w:val="left" w:leader="underscore" w:pos="5827"/>
              </w:tabs>
              <w:spacing w:after="0" w:line="413" w:lineRule="exact"/>
              <w:jc w:val="both"/>
              <w:rPr>
                <w:ins w:id="646" w:author="Борис Гогинян" w:date="2020-05-24T22:21:00Z"/>
                <w:rFonts w:ascii="Times New Roman" w:eastAsia="Times New Roman" w:hAnsi="Times New Roman" w:cs="Times New Roman"/>
                <w:iCs/>
                <w:spacing w:val="-4"/>
                <w:sz w:val="24"/>
                <w:szCs w:val="24"/>
                <w:lang w:eastAsia="ru-RU"/>
              </w:rPr>
            </w:pPr>
            <w:ins w:id="647" w:author="Борис Гогинян" w:date="2020-05-24T22:21:00Z">
              <w:r w:rsidRPr="00AD4BD2">
                <w:rPr>
                  <w:rFonts w:ascii="Times New Roman" w:eastAsia="Times New Roman" w:hAnsi="Times New Roman" w:cs="Times New Roman"/>
                  <w:iCs/>
                  <w:spacing w:val="-3"/>
                  <w:sz w:val="24"/>
                  <w:szCs w:val="24"/>
                  <w:lang w:eastAsia="ru-RU"/>
                </w:rPr>
                <w:t>Задание принял к исполнению</w:t>
              </w:r>
            </w:ins>
          </w:p>
        </w:tc>
      </w:tr>
      <w:tr w:rsidR="00AD4BD2" w:rsidRPr="00AD4BD2" w14:paraId="5BB4DC91" w14:textId="77777777" w:rsidTr="00AD4BD2">
        <w:trPr>
          <w:trHeight w:val="735"/>
          <w:ins w:id="648" w:author="Борис Гогинян" w:date="2020-05-24T22:21:00Z"/>
        </w:trPr>
        <w:tc>
          <w:tcPr>
            <w:tcW w:w="4786" w:type="dxa"/>
            <w:vAlign w:val="center"/>
          </w:tcPr>
          <w:p w14:paraId="01EF916B" w14:textId="77777777" w:rsidR="00AD4BD2" w:rsidRPr="00AD4BD2" w:rsidRDefault="00AD4BD2" w:rsidP="00AD4BD2">
            <w:pPr>
              <w:tabs>
                <w:tab w:val="left" w:leader="underscore" w:pos="5827"/>
              </w:tabs>
              <w:spacing w:after="0" w:line="240" w:lineRule="auto"/>
              <w:rPr>
                <w:ins w:id="649" w:author="Борис Гогинян" w:date="2020-05-24T22:21:00Z"/>
                <w:rFonts w:ascii="Times New Roman" w:eastAsia="Times New Roman" w:hAnsi="Times New Roman" w:cs="Times New Roman"/>
                <w:iCs/>
                <w:spacing w:val="-4"/>
                <w:sz w:val="24"/>
                <w:szCs w:val="24"/>
                <w:lang w:eastAsia="ru-RU"/>
              </w:rPr>
            </w:pPr>
            <w:ins w:id="650" w:author="Борис Гогинян" w:date="2020-05-24T22:21:00Z">
              <w:r w:rsidRPr="00AD4BD2">
                <w:rPr>
                  <w:rFonts w:ascii="Times New Roman" w:eastAsia="Times New Roman" w:hAnsi="Times New Roman" w:cs="Times New Roman"/>
                  <w:iCs/>
                  <w:spacing w:val="-4"/>
                  <w:sz w:val="24"/>
                  <w:szCs w:val="24"/>
                  <w:lang w:eastAsia="ru-RU"/>
                </w:rPr>
                <w:t xml:space="preserve">Руководитель ВКР _________ Д.В. Парфенов </w:t>
              </w:r>
            </w:ins>
          </w:p>
        </w:tc>
        <w:tc>
          <w:tcPr>
            <w:tcW w:w="284" w:type="dxa"/>
          </w:tcPr>
          <w:p w14:paraId="5EAA660C" w14:textId="77777777" w:rsidR="00AD4BD2" w:rsidRPr="00AD4BD2" w:rsidRDefault="00AD4BD2" w:rsidP="00AD4BD2">
            <w:pPr>
              <w:tabs>
                <w:tab w:val="left" w:leader="underscore" w:pos="5827"/>
              </w:tabs>
              <w:spacing w:after="0" w:line="413" w:lineRule="exact"/>
              <w:jc w:val="both"/>
              <w:rPr>
                <w:ins w:id="651" w:author="Борис Гогинян" w:date="2020-05-24T22:21:00Z"/>
                <w:rFonts w:ascii="Times New Roman" w:eastAsia="Times New Roman" w:hAnsi="Times New Roman" w:cs="Times New Roman"/>
                <w:iCs/>
                <w:spacing w:val="-4"/>
                <w:sz w:val="24"/>
                <w:szCs w:val="24"/>
                <w:lang w:eastAsia="ru-RU"/>
              </w:rPr>
            </w:pPr>
          </w:p>
        </w:tc>
        <w:tc>
          <w:tcPr>
            <w:tcW w:w="4536" w:type="dxa"/>
            <w:vAlign w:val="center"/>
          </w:tcPr>
          <w:p w14:paraId="4A19D2B2" w14:textId="77777777" w:rsidR="00AD4BD2" w:rsidRPr="00AD4BD2" w:rsidRDefault="00AD4BD2" w:rsidP="00AD4BD2">
            <w:pPr>
              <w:tabs>
                <w:tab w:val="left" w:leader="underscore" w:pos="5827"/>
              </w:tabs>
              <w:spacing w:after="0" w:line="413" w:lineRule="exact"/>
              <w:jc w:val="center"/>
              <w:rPr>
                <w:ins w:id="652" w:author="Борис Гогинян" w:date="2020-05-24T22:21:00Z"/>
                <w:rFonts w:ascii="Times New Roman" w:eastAsia="Times New Roman" w:hAnsi="Times New Roman" w:cs="Times New Roman"/>
                <w:iCs/>
                <w:spacing w:val="-4"/>
                <w:sz w:val="24"/>
                <w:szCs w:val="24"/>
                <w:lang w:eastAsia="ru-RU"/>
              </w:rPr>
            </w:pPr>
            <w:ins w:id="653" w:author="Борис Гогинян" w:date="2020-05-24T22:21:00Z">
              <w:r w:rsidRPr="00AD4BD2">
                <w:rPr>
                  <w:rFonts w:ascii="Times New Roman" w:eastAsia="Times New Roman" w:hAnsi="Times New Roman" w:cs="Times New Roman"/>
                  <w:iCs/>
                  <w:spacing w:val="-4"/>
                  <w:sz w:val="24"/>
                  <w:szCs w:val="24"/>
                  <w:lang w:eastAsia="ru-RU"/>
                </w:rPr>
                <w:t>Обучающийся ____________Б.А. Гогинян</w:t>
              </w:r>
            </w:ins>
          </w:p>
        </w:tc>
      </w:tr>
      <w:tr w:rsidR="00AD4BD2" w:rsidRPr="00AD4BD2" w14:paraId="529DE16C" w14:textId="77777777" w:rsidTr="00AD4BD2">
        <w:trPr>
          <w:ins w:id="654" w:author="Борис Гогинян" w:date="2020-05-24T22:21:00Z"/>
        </w:trPr>
        <w:tc>
          <w:tcPr>
            <w:tcW w:w="4786" w:type="dxa"/>
          </w:tcPr>
          <w:p w14:paraId="447E81B7" w14:textId="77777777" w:rsidR="00AD4BD2" w:rsidRPr="00AD4BD2" w:rsidRDefault="00AD4BD2" w:rsidP="00AD4BD2">
            <w:pPr>
              <w:tabs>
                <w:tab w:val="left" w:leader="underscore" w:pos="5827"/>
              </w:tabs>
              <w:spacing w:after="0" w:line="413" w:lineRule="exact"/>
              <w:jc w:val="center"/>
              <w:rPr>
                <w:ins w:id="655" w:author="Борис Гогинян" w:date="2020-05-24T22:21:00Z"/>
                <w:rFonts w:ascii="Times New Roman" w:eastAsia="Times New Roman" w:hAnsi="Times New Roman" w:cs="Times New Roman"/>
                <w:iCs/>
                <w:spacing w:val="-4"/>
                <w:sz w:val="24"/>
                <w:szCs w:val="24"/>
                <w:lang w:eastAsia="ru-RU"/>
              </w:rPr>
            </w:pPr>
            <w:ins w:id="656" w:author="Борис Гогинян" w:date="2020-05-24T22:21:00Z">
              <w:r w:rsidRPr="00AD4BD2">
                <w:rPr>
                  <w:rFonts w:ascii="Times New Roman" w:eastAsia="Times New Roman" w:hAnsi="Times New Roman" w:cs="Times New Roman"/>
                  <w:iCs/>
                  <w:spacing w:val="-4"/>
                  <w:sz w:val="24"/>
                  <w:szCs w:val="24"/>
                  <w:lang w:eastAsia="ru-RU"/>
                </w:rPr>
                <w:t>«_____»________________2020 г.</w:t>
              </w:r>
            </w:ins>
          </w:p>
        </w:tc>
        <w:tc>
          <w:tcPr>
            <w:tcW w:w="284" w:type="dxa"/>
          </w:tcPr>
          <w:p w14:paraId="4443178E" w14:textId="77777777" w:rsidR="00AD4BD2" w:rsidRPr="00AD4BD2" w:rsidRDefault="00AD4BD2" w:rsidP="00AD4BD2">
            <w:pPr>
              <w:tabs>
                <w:tab w:val="left" w:leader="underscore" w:pos="5827"/>
              </w:tabs>
              <w:spacing w:after="0" w:line="413" w:lineRule="exact"/>
              <w:jc w:val="both"/>
              <w:rPr>
                <w:ins w:id="657" w:author="Борис Гогинян" w:date="2020-05-24T22:21:00Z"/>
                <w:rFonts w:ascii="Times New Roman" w:eastAsia="Times New Roman" w:hAnsi="Times New Roman" w:cs="Times New Roman"/>
                <w:iCs/>
                <w:spacing w:val="-4"/>
                <w:sz w:val="24"/>
                <w:szCs w:val="24"/>
                <w:lang w:eastAsia="ru-RU"/>
              </w:rPr>
            </w:pPr>
          </w:p>
        </w:tc>
        <w:tc>
          <w:tcPr>
            <w:tcW w:w="4536" w:type="dxa"/>
          </w:tcPr>
          <w:p w14:paraId="5CEB86C3" w14:textId="77777777" w:rsidR="00AD4BD2" w:rsidRPr="00AD4BD2" w:rsidRDefault="00AD4BD2" w:rsidP="00AD4BD2">
            <w:pPr>
              <w:tabs>
                <w:tab w:val="left" w:leader="underscore" w:pos="5827"/>
              </w:tabs>
              <w:spacing w:after="0" w:line="413" w:lineRule="exact"/>
              <w:jc w:val="center"/>
              <w:rPr>
                <w:ins w:id="658" w:author="Борис Гогинян" w:date="2020-05-24T22:21:00Z"/>
                <w:rFonts w:ascii="Times New Roman" w:eastAsia="Times New Roman" w:hAnsi="Times New Roman" w:cs="Times New Roman"/>
                <w:iCs/>
                <w:spacing w:val="-4"/>
                <w:sz w:val="24"/>
                <w:szCs w:val="24"/>
                <w:lang w:eastAsia="ru-RU"/>
              </w:rPr>
            </w:pPr>
            <w:ins w:id="659" w:author="Борис Гогинян" w:date="2020-05-24T22:21:00Z">
              <w:r w:rsidRPr="00AD4BD2">
                <w:rPr>
                  <w:rFonts w:ascii="Times New Roman" w:eastAsia="Times New Roman" w:hAnsi="Times New Roman" w:cs="Times New Roman"/>
                  <w:iCs/>
                  <w:spacing w:val="-4"/>
                  <w:sz w:val="24"/>
                  <w:szCs w:val="24"/>
                  <w:lang w:eastAsia="ru-RU"/>
                </w:rPr>
                <w:t>«_____»_______________2020 г.</w:t>
              </w:r>
            </w:ins>
          </w:p>
        </w:tc>
      </w:tr>
    </w:tbl>
    <w:p w14:paraId="0DDDCC5F" w14:textId="77777777" w:rsidR="00AD4BD2" w:rsidRPr="00AD4BD2" w:rsidRDefault="00AD4BD2" w:rsidP="00AD4BD2">
      <w:pPr>
        <w:spacing w:after="0" w:line="240" w:lineRule="auto"/>
        <w:rPr>
          <w:ins w:id="660" w:author="Борис Гогинян" w:date="2020-05-24T22:21:00Z"/>
          <w:rFonts w:ascii="Times New Roman" w:eastAsia="Times New Roman" w:hAnsi="Times New Roman" w:cs="Times New Roman"/>
          <w:sz w:val="24"/>
          <w:szCs w:val="24"/>
          <w:lang w:eastAsia="ru-RU"/>
        </w:rPr>
      </w:pPr>
    </w:p>
    <w:p w14:paraId="154DE01A" w14:textId="1F71BBEA" w:rsidR="00AD4BD2" w:rsidRPr="00AD4BD2" w:rsidRDefault="00AD4BD2">
      <w:pPr>
        <w:rPr>
          <w:ins w:id="661" w:author="Борис Гогинян" w:date="2020-05-24T22:20:00Z"/>
          <w:rFonts w:ascii="Times New Roman" w:hAnsi="Times New Roman" w:cs="Times New Roman"/>
          <w:sz w:val="28"/>
          <w:szCs w:val="28"/>
          <w:rPrChange w:id="662" w:author="Борис Гогинян" w:date="2020-05-24T22:21:00Z">
            <w:rPr>
              <w:ins w:id="663" w:author="Борис Гогинян" w:date="2020-05-24T22:20:00Z"/>
              <w:sz w:val="24"/>
              <w:szCs w:val="28"/>
            </w:rPr>
          </w:rPrChange>
        </w:rPr>
      </w:pPr>
    </w:p>
    <w:p w14:paraId="77A2159A" w14:textId="23419309" w:rsidR="00AD4BD2" w:rsidRDefault="00AD4BD2">
      <w:pPr>
        <w:rPr>
          <w:ins w:id="664" w:author="Борис Гогинян" w:date="2020-05-24T22:23:00Z"/>
          <w:sz w:val="24"/>
          <w:szCs w:val="28"/>
        </w:rPr>
      </w:pPr>
      <w:ins w:id="665" w:author="Борис Гогинян" w:date="2020-05-24T22:23:00Z">
        <w:r>
          <w:rPr>
            <w:sz w:val="24"/>
            <w:szCs w:val="28"/>
          </w:rPr>
          <w:br w:type="page"/>
        </w:r>
      </w:ins>
    </w:p>
    <w:p w14:paraId="25B27432" w14:textId="77777777" w:rsidR="00AD6F69" w:rsidRPr="00B12333" w:rsidDel="00F11CA4" w:rsidRDefault="00AD6F69">
      <w:pPr>
        <w:jc w:val="center"/>
        <w:rPr>
          <w:del w:id="666" w:author="Борис Гогинян" w:date="2020-05-24T13:26:00Z"/>
          <w:sz w:val="24"/>
          <w:szCs w:val="28"/>
          <w:rPrChange w:id="667" w:author="Борис Гогинян" w:date="2020-05-22T22:36:00Z">
            <w:rPr>
              <w:del w:id="668" w:author="Борис Гогинян" w:date="2020-05-24T13:26:00Z"/>
            </w:rPr>
          </w:rPrChange>
        </w:rPr>
        <w:pPrChange w:id="669" w:author="Борис Гогинян" w:date="2020-05-24T22:20:00Z">
          <w:pPr/>
        </w:pPrChange>
      </w:pPr>
    </w:p>
    <w:p w14:paraId="5CD6F0F6" w14:textId="74585281" w:rsidR="00AD6F69" w:rsidRPr="00B12333" w:rsidDel="00F11CA4" w:rsidRDefault="00AD6F69">
      <w:pPr>
        <w:jc w:val="center"/>
        <w:rPr>
          <w:del w:id="670" w:author="Борис Гогинян" w:date="2020-05-24T13:26:00Z"/>
          <w:sz w:val="24"/>
          <w:szCs w:val="28"/>
          <w:rPrChange w:id="671" w:author="Борис Гогинян" w:date="2020-05-22T22:36:00Z">
            <w:rPr>
              <w:del w:id="672" w:author="Борис Гогинян" w:date="2020-05-24T13:26:00Z"/>
            </w:rPr>
          </w:rPrChange>
        </w:rPr>
        <w:pPrChange w:id="673" w:author="Борис Гогинян" w:date="2020-05-24T22:20:00Z">
          <w:pPr/>
        </w:pPrChange>
      </w:pPr>
      <w:del w:id="674" w:author="Борис Гогинян" w:date="2020-05-24T13:26:00Z">
        <w:r w:rsidRPr="00F11CA4" w:rsidDel="00F11CA4">
          <w:rPr>
            <w:rFonts w:cs="Times New Roman"/>
            <w:iCs/>
            <w:sz w:val="24"/>
            <w:szCs w:val="28"/>
          </w:rPr>
          <w:br w:type="page"/>
        </w:r>
      </w:del>
    </w:p>
    <w:p w14:paraId="5E7506FD" w14:textId="77777777" w:rsidR="00A6235B" w:rsidRPr="00B12333" w:rsidDel="00F11CA4" w:rsidRDefault="00A6235B">
      <w:pPr>
        <w:spacing w:after="0" w:line="360" w:lineRule="auto"/>
        <w:contextualSpacing/>
        <w:jc w:val="center"/>
        <w:rPr>
          <w:del w:id="675" w:author="Борис Гогинян" w:date="2020-05-24T13:26:00Z"/>
          <w:rFonts w:ascii="Times New Roman" w:hAnsi="Times New Roman" w:cs="Times New Roman"/>
          <w:b/>
          <w:i/>
          <w:sz w:val="28"/>
          <w:szCs w:val="28"/>
          <w:lang w:val="en-US"/>
        </w:rPr>
        <w:pPrChange w:id="676" w:author="Борис Гогинян" w:date="2020-05-24T22:20:00Z">
          <w:pPr>
            <w:spacing w:after="0" w:line="360" w:lineRule="auto"/>
            <w:contextualSpacing/>
          </w:pPr>
        </w:pPrChange>
      </w:pPr>
    </w:p>
    <w:p w14:paraId="4A9A01EF" w14:textId="2E615CE1" w:rsidR="00A6235B" w:rsidRPr="00B12333" w:rsidRDefault="00A6235B" w:rsidP="00AD4BD2">
      <w:pPr>
        <w:spacing w:after="0"/>
        <w:contextualSpacing/>
        <w:jc w:val="center"/>
        <w:rPr>
          <w:rFonts w:ascii="Times New Roman" w:hAnsi="Times New Roman" w:cs="Times New Roman"/>
          <w:b/>
          <w:iCs/>
          <w:sz w:val="28"/>
          <w:szCs w:val="28"/>
          <w:rPrChange w:id="677" w:author="Борис Гогинян" w:date="2020-05-22T22:35:00Z">
            <w:rPr>
              <w:rFonts w:ascii="Times New Roman" w:hAnsi="Times New Roman" w:cs="Times New Roman"/>
              <w:b/>
              <w:iCs/>
              <w:sz w:val="36"/>
              <w:szCs w:val="24"/>
            </w:rPr>
          </w:rPrChange>
        </w:rPr>
      </w:pPr>
      <w:r w:rsidRPr="00B12333">
        <w:rPr>
          <w:rFonts w:ascii="Times New Roman" w:hAnsi="Times New Roman" w:cs="Times New Roman"/>
          <w:b/>
          <w:sz w:val="28"/>
          <w:szCs w:val="28"/>
          <w:rPrChange w:id="678" w:author="Борис Гогинян" w:date="2020-05-22T22:35:00Z">
            <w:rPr>
              <w:rFonts w:ascii="Times New Roman" w:hAnsi="Times New Roman" w:cs="Times New Roman"/>
              <w:b/>
              <w:sz w:val="36"/>
              <w:szCs w:val="24"/>
            </w:rPr>
          </w:rPrChange>
        </w:rPr>
        <w:t>Аннотация</w:t>
      </w:r>
    </w:p>
    <w:p w14:paraId="6834F0FD" w14:textId="62501817" w:rsidR="00362FA9" w:rsidRPr="00B12333" w:rsidRDefault="00362FA9" w:rsidP="00A6235B">
      <w:pPr>
        <w:spacing w:after="0"/>
        <w:contextualSpacing/>
        <w:jc w:val="center"/>
        <w:rPr>
          <w:rFonts w:ascii="Times New Roman" w:hAnsi="Times New Roman" w:cs="Times New Roman"/>
          <w:iCs/>
          <w:sz w:val="28"/>
          <w:szCs w:val="28"/>
          <w:rPrChange w:id="679" w:author="Борис Гогинян" w:date="2020-05-22T22:35:00Z">
            <w:rPr>
              <w:rFonts w:ascii="Times New Roman" w:hAnsi="Times New Roman" w:cs="Times New Roman"/>
              <w:iCs/>
              <w:sz w:val="24"/>
              <w:szCs w:val="24"/>
            </w:rPr>
          </w:rPrChange>
        </w:rPr>
      </w:pPr>
    </w:p>
    <w:p w14:paraId="35B91CB2" w14:textId="77777777" w:rsidR="00362FA9" w:rsidRPr="00B12333" w:rsidRDefault="00362FA9" w:rsidP="00A6235B">
      <w:pPr>
        <w:spacing w:after="0"/>
        <w:contextualSpacing/>
        <w:jc w:val="center"/>
        <w:rPr>
          <w:rFonts w:ascii="Times New Roman" w:hAnsi="Times New Roman" w:cs="Times New Roman"/>
          <w:iCs/>
          <w:sz w:val="28"/>
          <w:szCs w:val="28"/>
          <w:rPrChange w:id="680" w:author="Борис Гогинян" w:date="2020-05-22T22:35:00Z">
            <w:rPr>
              <w:rFonts w:ascii="Times New Roman" w:hAnsi="Times New Roman" w:cs="Times New Roman"/>
              <w:iCs/>
              <w:sz w:val="24"/>
              <w:szCs w:val="24"/>
            </w:rPr>
          </w:rPrChange>
        </w:rPr>
      </w:pPr>
    </w:p>
    <w:p w14:paraId="1149087E" w14:textId="6AC249D9" w:rsidR="00A6235B" w:rsidRPr="00AD4BD2" w:rsidRDefault="00A6235B" w:rsidP="00A6235B">
      <w:pPr>
        <w:spacing w:after="0"/>
        <w:contextualSpacing/>
        <w:jc w:val="both"/>
        <w:rPr>
          <w:rFonts w:ascii="Times New Roman" w:hAnsi="Times New Roman" w:cs="Times New Roman"/>
          <w:iCs/>
          <w:sz w:val="28"/>
          <w:szCs w:val="28"/>
        </w:rPr>
      </w:pPr>
      <w:r w:rsidRPr="00F13D22">
        <w:rPr>
          <w:rFonts w:ascii="Times New Roman" w:hAnsi="Times New Roman" w:cs="Times New Roman"/>
          <w:iCs/>
          <w:sz w:val="28"/>
          <w:szCs w:val="28"/>
        </w:rPr>
        <w:t>В представленной работе рассмотрены некоторые популярные рендеры фотореалистичных изображений, реализующие различные алгоритмы трассировки лучей.  Эти алгоритмы делают возможным моделирование различных световых свойств, таких как глобальное освещение, тени</w:t>
      </w:r>
      <w:r w:rsidRPr="00AD4BD2">
        <w:rPr>
          <w:rFonts w:ascii="Times New Roman" w:hAnsi="Times New Roman" w:cs="Times New Roman"/>
          <w:iCs/>
          <w:sz w:val="28"/>
          <w:szCs w:val="28"/>
        </w:rPr>
        <w:t xml:space="preserve">, каустики, дисперсия, глубина резкости, подповерхностное рассеивание и т.д. Все алгоритмы объединяет идея симулирования пути света, но отличают реализации способов её осуществления. В зависимости от этого алгоритм может по-разному изображать различные световые эффекты, и объём вычислений будет различным. Благодаря высокой вычислительной мощности современных процессоров и видеокарт становится актуальным рассмотрение достаточно </w:t>
      </w:r>
      <w:r w:rsidR="00BB45AA" w:rsidRPr="00AD4BD2">
        <w:rPr>
          <w:rFonts w:ascii="Times New Roman" w:hAnsi="Times New Roman" w:cs="Times New Roman"/>
          <w:iCs/>
          <w:sz w:val="28"/>
          <w:szCs w:val="28"/>
        </w:rPr>
        <w:t>ресурсоемких</w:t>
      </w:r>
      <w:r w:rsidRPr="00AD4BD2">
        <w:rPr>
          <w:rFonts w:ascii="Times New Roman" w:hAnsi="Times New Roman" w:cs="Times New Roman"/>
          <w:iCs/>
          <w:sz w:val="28"/>
          <w:szCs w:val="28"/>
        </w:rPr>
        <w:t xml:space="preserve"> алгоритмов и программ, реализующих их. В представленной работе сравниваются различные алгоритмы и их реализаций. Сделаны выводы о качестве получаемого изображения и реализованной многопоточности вычислений.</w:t>
      </w:r>
    </w:p>
    <w:p w14:paraId="0C0B7BC2" w14:textId="77777777" w:rsidR="00377FB6" w:rsidRDefault="00A6235B" w:rsidP="00A6235B">
      <w:pPr>
        <w:rPr>
          <w:ins w:id="681" w:author="Борис Гогинян" w:date="2020-05-25T19:57:00Z"/>
          <w:rFonts w:ascii="Times New Roman" w:hAnsi="Times New Roman" w:cs="Times New Roman"/>
          <w:iCs/>
          <w:sz w:val="28"/>
          <w:szCs w:val="28"/>
        </w:rPr>
        <w:sectPr w:rsidR="00377FB6" w:rsidSect="00377FB6">
          <w:footerReference w:type="default" r:id="rId14"/>
          <w:footerReference w:type="first" r:id="rId15"/>
          <w:pgSz w:w="11906" w:h="16838"/>
          <w:pgMar w:top="851" w:right="851" w:bottom="851" w:left="851" w:header="708" w:footer="708" w:gutter="0"/>
          <w:pgNumType w:start="1"/>
          <w:cols w:space="708"/>
          <w:titlePg/>
          <w:docGrid w:linePitch="360"/>
        </w:sectPr>
      </w:pPr>
      <w:r w:rsidRPr="00B12333">
        <w:rPr>
          <w:rFonts w:ascii="Times New Roman" w:hAnsi="Times New Roman" w:cs="Times New Roman"/>
          <w:iCs/>
          <w:sz w:val="28"/>
          <w:szCs w:val="28"/>
          <w:rPrChange w:id="689" w:author="Борис Гогинян" w:date="2020-05-22T22:35:00Z">
            <w:rPr>
              <w:rFonts w:ascii="Times New Roman" w:hAnsi="Times New Roman" w:cs="Times New Roman"/>
              <w:iCs/>
              <w:sz w:val="24"/>
              <w:szCs w:val="24"/>
            </w:rPr>
          </w:rPrChange>
        </w:rPr>
        <w:br w:type="page"/>
      </w:r>
    </w:p>
    <w:p w14:paraId="39D77502" w14:textId="12957DE5" w:rsidR="00A6235B" w:rsidRPr="00B12333" w:rsidRDefault="00A6235B" w:rsidP="00A6235B">
      <w:pPr>
        <w:rPr>
          <w:rFonts w:ascii="Times New Roman" w:hAnsi="Times New Roman" w:cs="Times New Roman"/>
          <w:iCs/>
          <w:sz w:val="28"/>
          <w:szCs w:val="28"/>
          <w:rPrChange w:id="690" w:author="Борис Гогинян" w:date="2020-05-22T22:35:00Z">
            <w:rPr>
              <w:rFonts w:ascii="Times New Roman" w:hAnsi="Times New Roman" w:cs="Times New Roman"/>
              <w:iCs/>
              <w:sz w:val="24"/>
              <w:szCs w:val="24"/>
            </w:rPr>
          </w:rPrChange>
        </w:rPr>
      </w:pPr>
    </w:p>
    <w:p w14:paraId="19B0A026" w14:textId="77777777" w:rsidR="00A6235B" w:rsidRPr="00B12333" w:rsidRDefault="00A6235B" w:rsidP="00362FA9">
      <w:pPr>
        <w:spacing w:after="0"/>
        <w:ind w:firstLine="708"/>
        <w:contextualSpacing/>
        <w:jc w:val="center"/>
        <w:rPr>
          <w:rFonts w:ascii="Times New Roman" w:hAnsi="Times New Roman" w:cs="Times New Roman"/>
          <w:b/>
          <w:iCs/>
          <w:sz w:val="28"/>
          <w:szCs w:val="28"/>
          <w:rPrChange w:id="691" w:author="Борис Гогинян" w:date="2020-05-22T22:35:00Z">
            <w:rPr>
              <w:rFonts w:ascii="Times New Roman" w:hAnsi="Times New Roman" w:cs="Times New Roman"/>
              <w:b/>
              <w:iCs/>
              <w:sz w:val="36"/>
              <w:szCs w:val="44"/>
            </w:rPr>
          </w:rPrChange>
        </w:rPr>
      </w:pPr>
      <w:r w:rsidRPr="00B12333">
        <w:rPr>
          <w:rFonts w:ascii="Times New Roman" w:hAnsi="Times New Roman" w:cs="Times New Roman"/>
          <w:b/>
          <w:iCs/>
          <w:sz w:val="28"/>
          <w:szCs w:val="28"/>
          <w:rPrChange w:id="692" w:author="Борис Гогинян" w:date="2020-05-22T22:35:00Z">
            <w:rPr>
              <w:rFonts w:ascii="Times New Roman" w:hAnsi="Times New Roman" w:cs="Times New Roman"/>
              <w:b/>
              <w:iCs/>
              <w:sz w:val="36"/>
              <w:szCs w:val="44"/>
            </w:rPr>
          </w:rPrChange>
        </w:rPr>
        <w:t>Оглавление</w:t>
      </w:r>
    </w:p>
    <w:p w14:paraId="2B0AD838" w14:textId="413E9C13"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Определения и обозначения................................................................................... </w:t>
      </w:r>
      <w:ins w:id="693" w:author="Борис Гогинян" w:date="2020-05-25T20:00:00Z">
        <w:r w:rsidR="009B5F52">
          <w:rPr>
            <w:rFonts w:ascii="Times New Roman" w:hAnsi="Times New Roman" w:cs="Times New Roman"/>
            <w:iCs/>
            <w:sz w:val="28"/>
            <w:szCs w:val="28"/>
          </w:rPr>
          <w:t>6</w:t>
        </w:r>
      </w:ins>
      <w:del w:id="694" w:author="Борис Гогинян" w:date="2020-05-25T20:00:00Z">
        <w:r w:rsidRPr="00B12333" w:rsidDel="009B5F52">
          <w:rPr>
            <w:rFonts w:ascii="Times New Roman" w:hAnsi="Times New Roman" w:cs="Times New Roman"/>
            <w:iCs/>
            <w:sz w:val="28"/>
            <w:szCs w:val="28"/>
          </w:rPr>
          <w:delText>8</w:delText>
        </w:r>
      </w:del>
    </w:p>
    <w:p w14:paraId="5A15A34D" w14:textId="74BF133F"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Введение................................................................................................................... </w:t>
      </w:r>
      <w:ins w:id="695" w:author="Борис Гогинян" w:date="2020-05-25T20:00:00Z">
        <w:r w:rsidR="009B5F52">
          <w:rPr>
            <w:rFonts w:ascii="Times New Roman" w:hAnsi="Times New Roman" w:cs="Times New Roman"/>
            <w:iCs/>
            <w:sz w:val="28"/>
            <w:szCs w:val="28"/>
          </w:rPr>
          <w:t>7</w:t>
        </w:r>
      </w:ins>
      <w:del w:id="696" w:author="Борис Гогинян" w:date="2020-05-25T20:00:00Z">
        <w:r w:rsidRPr="00B12333" w:rsidDel="009B5F52">
          <w:rPr>
            <w:rFonts w:ascii="Times New Roman" w:hAnsi="Times New Roman" w:cs="Times New Roman"/>
            <w:iCs/>
            <w:sz w:val="28"/>
            <w:szCs w:val="28"/>
          </w:rPr>
          <w:delText>9</w:delText>
        </w:r>
      </w:del>
    </w:p>
    <w:p w14:paraId="7B89C55B" w14:textId="2DB0E60C" w:rsidR="00A6235B"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1 Обзор источников</w:t>
      </w:r>
      <w:r w:rsidR="00640028" w:rsidRPr="00B12333">
        <w:rPr>
          <w:rFonts w:ascii="Times New Roman" w:hAnsi="Times New Roman" w:cs="Times New Roman"/>
          <w:iCs/>
          <w:sz w:val="28"/>
          <w:szCs w:val="28"/>
        </w:rPr>
        <w:t>................................................................................................. 10</w:t>
      </w:r>
    </w:p>
    <w:p w14:paraId="6F65298B" w14:textId="7167B4D8"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Глава 1</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 xml:space="preserve"> Физические модели и законы...................................................... 10</w:t>
      </w:r>
    </w:p>
    <w:p w14:paraId="16F7B282" w14:textId="20A2EF6B"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2 Уравнение рендеринга и PBR...................................................... 15</w:t>
      </w:r>
    </w:p>
    <w:p w14:paraId="3787E631" w14:textId="4A384E56"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3 Рендеры </w:t>
      </w:r>
      <w:r w:rsidR="00640028" w:rsidRPr="00B12333">
        <w:rPr>
          <w:rFonts w:ascii="Times New Roman" w:hAnsi="Times New Roman" w:cs="Times New Roman"/>
          <w:sz w:val="28"/>
          <w:szCs w:val="28"/>
        </w:rPr>
        <w:t>и алгоритмы трассировки.</w:t>
      </w:r>
      <w:r w:rsidR="00640028" w:rsidRPr="00B12333">
        <w:rPr>
          <w:rFonts w:ascii="Times New Roman" w:hAnsi="Times New Roman" w:cs="Times New Roman"/>
          <w:iCs/>
          <w:sz w:val="28"/>
          <w:szCs w:val="28"/>
        </w:rPr>
        <w:t>............................................ 29</w:t>
      </w:r>
    </w:p>
    <w:p w14:paraId="6DF0B7D3" w14:textId="1CE838A3" w:rsidR="00640028" w:rsidRPr="00B12333" w:rsidRDefault="00640028" w:rsidP="00EB01A5">
      <w:pPr>
        <w:pStyle w:val="a5"/>
        <w:numPr>
          <w:ilvl w:val="0"/>
          <w:numId w:val="2"/>
        </w:numPr>
        <w:spacing w:after="0"/>
        <w:ind w:left="2136"/>
        <w:jc w:val="both"/>
        <w:rPr>
          <w:rFonts w:ascii="Times New Roman" w:hAnsi="Times New Roman" w:cs="Times New Roman"/>
          <w:iCs/>
          <w:sz w:val="28"/>
          <w:szCs w:val="28"/>
        </w:rPr>
      </w:pPr>
      <w:r w:rsidRPr="00B12333">
        <w:rPr>
          <w:rFonts w:ascii="Times New Roman" w:hAnsi="Times New Roman" w:cs="Times New Roman"/>
          <w:iCs/>
          <w:sz w:val="28"/>
          <w:szCs w:val="28"/>
        </w:rPr>
        <w:t>Оптимизационные методы.</w:t>
      </w:r>
      <w:r w:rsidRPr="00B12333">
        <w:rPr>
          <w:rFonts w:ascii="Times New Roman" w:hAnsi="Times New Roman" w:cs="Times New Roman"/>
          <w:sz w:val="28"/>
          <w:szCs w:val="28"/>
        </w:rPr>
        <w:t>.</w:t>
      </w:r>
      <w:r w:rsidRPr="00B12333">
        <w:rPr>
          <w:rFonts w:ascii="Times New Roman" w:hAnsi="Times New Roman" w:cs="Times New Roman"/>
          <w:iCs/>
          <w:sz w:val="28"/>
          <w:szCs w:val="28"/>
        </w:rPr>
        <w:t>............................................................... 35</w:t>
      </w:r>
    </w:p>
    <w:p w14:paraId="1806F405" w14:textId="345E9851"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4 Способ сравнения и метрика </w:t>
      </w:r>
      <w:r w:rsidRPr="00B12333">
        <w:rPr>
          <w:rFonts w:ascii="Times New Roman" w:hAnsi="Times New Roman" w:cs="Times New Roman"/>
          <w:iCs/>
          <w:sz w:val="28"/>
          <w:szCs w:val="28"/>
          <w:lang w:val="en-US"/>
        </w:rPr>
        <w:t>PSNR</w:t>
      </w:r>
      <w:r w:rsidR="00640028" w:rsidRPr="00B12333">
        <w:rPr>
          <w:rFonts w:ascii="Times New Roman" w:hAnsi="Times New Roman" w:cs="Times New Roman"/>
          <w:iCs/>
          <w:sz w:val="28"/>
          <w:szCs w:val="28"/>
        </w:rPr>
        <w:t>............................................ 3</w:t>
      </w:r>
      <w:ins w:id="697" w:author="Борис Гогинян" w:date="2020-05-23T17:45:00Z">
        <w:r w:rsidR="00846C4B">
          <w:rPr>
            <w:rFonts w:ascii="Times New Roman" w:hAnsi="Times New Roman" w:cs="Times New Roman"/>
            <w:iCs/>
            <w:sz w:val="28"/>
            <w:szCs w:val="28"/>
            <w:lang w:val="en-US"/>
          </w:rPr>
          <w:t>7</w:t>
        </w:r>
      </w:ins>
      <w:del w:id="698" w:author="Борис Гогинян" w:date="2020-05-23T17:45:00Z">
        <w:r w:rsidR="00640028" w:rsidRPr="00B12333" w:rsidDel="00846C4B">
          <w:rPr>
            <w:rFonts w:ascii="Times New Roman" w:hAnsi="Times New Roman" w:cs="Times New Roman"/>
            <w:iCs/>
            <w:sz w:val="28"/>
            <w:szCs w:val="28"/>
          </w:rPr>
          <w:delText>8</w:delText>
        </w:r>
      </w:del>
    </w:p>
    <w:p w14:paraId="5DCC18A4" w14:textId="1A1AD969"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2</w:t>
      </w:r>
      <w:r w:rsidR="00A6235B" w:rsidRPr="00B12333">
        <w:rPr>
          <w:rFonts w:ascii="Times New Roman" w:hAnsi="Times New Roman" w:cs="Times New Roman"/>
          <w:iCs/>
          <w:sz w:val="28"/>
          <w:szCs w:val="28"/>
        </w:rPr>
        <w:t xml:space="preserve"> Эксперименты</w:t>
      </w:r>
      <w:r w:rsidR="00EB01A5" w:rsidRPr="00B12333">
        <w:rPr>
          <w:rFonts w:ascii="Times New Roman" w:hAnsi="Times New Roman" w:cs="Times New Roman"/>
          <w:iCs/>
          <w:sz w:val="28"/>
          <w:szCs w:val="28"/>
        </w:rPr>
        <w:t>...................................................................................................... 3</w:t>
      </w:r>
      <w:ins w:id="699" w:author="Борис Гогинян" w:date="2020-05-23T17:44:00Z">
        <w:r w:rsidR="00846C4B">
          <w:rPr>
            <w:rFonts w:ascii="Times New Roman" w:hAnsi="Times New Roman" w:cs="Times New Roman"/>
            <w:iCs/>
            <w:sz w:val="28"/>
            <w:szCs w:val="28"/>
            <w:lang w:val="en-US"/>
          </w:rPr>
          <w:t>8</w:t>
        </w:r>
      </w:ins>
      <w:del w:id="700" w:author="Борис Гогинян" w:date="2020-05-23T17:44:00Z">
        <w:r w:rsidR="00EB01A5" w:rsidRPr="00B12333" w:rsidDel="00846C4B">
          <w:rPr>
            <w:rFonts w:ascii="Times New Roman" w:hAnsi="Times New Roman" w:cs="Times New Roman"/>
            <w:iCs/>
            <w:sz w:val="28"/>
            <w:szCs w:val="28"/>
          </w:rPr>
          <w:delText>9</w:delText>
        </w:r>
      </w:del>
    </w:p>
    <w:p w14:paraId="79DA2796" w14:textId="3C049D72" w:rsidR="00A6235B" w:rsidRPr="00B12333" w:rsidRDefault="00640028" w:rsidP="00EB01A5">
      <w:pPr>
        <w:pStyle w:val="a5"/>
        <w:numPr>
          <w:ilvl w:val="0"/>
          <w:numId w:val="3"/>
        </w:numPr>
        <w:spacing w:after="0"/>
        <w:ind w:left="1428"/>
        <w:jc w:val="both"/>
        <w:rPr>
          <w:rFonts w:ascii="Times New Roman" w:hAnsi="Times New Roman" w:cs="Times New Roman"/>
          <w:iCs/>
          <w:sz w:val="28"/>
          <w:szCs w:val="28"/>
        </w:rPr>
      </w:pPr>
      <w:r w:rsidRPr="00B12333">
        <w:rPr>
          <w:rFonts w:ascii="Times New Roman" w:hAnsi="Times New Roman" w:cs="Times New Roman"/>
          <w:iCs/>
          <w:sz w:val="28"/>
          <w:szCs w:val="28"/>
        </w:rPr>
        <w:t>Стакан</w:t>
      </w:r>
      <w:ins w:id="701" w:author="Борис Гогинян" w:date="2020-05-23T17:45:00Z">
        <w:r w:rsidR="00846C4B" w:rsidRPr="00973F19">
          <w:rPr>
            <w:rFonts w:ascii="Times New Roman" w:hAnsi="Times New Roman" w:cs="Times New Roman"/>
            <w:iCs/>
            <w:sz w:val="28"/>
            <w:szCs w:val="28"/>
          </w:rPr>
          <w:t>...................................................................................................</w:t>
        </w:r>
        <w:r w:rsidR="00846C4B">
          <w:rPr>
            <w:rFonts w:ascii="Times New Roman" w:hAnsi="Times New Roman" w:cs="Times New Roman"/>
            <w:iCs/>
            <w:sz w:val="28"/>
            <w:szCs w:val="28"/>
            <w:lang w:val="en-US"/>
          </w:rPr>
          <w:t>......</w:t>
        </w:r>
        <w:r w:rsidR="00846C4B" w:rsidRPr="00973F19">
          <w:rPr>
            <w:rFonts w:ascii="Times New Roman" w:hAnsi="Times New Roman" w:cs="Times New Roman"/>
            <w:iCs/>
            <w:sz w:val="28"/>
            <w:szCs w:val="28"/>
          </w:rPr>
          <w:t>... 3</w:t>
        </w:r>
        <w:r w:rsidR="00846C4B">
          <w:rPr>
            <w:rFonts w:ascii="Times New Roman" w:hAnsi="Times New Roman" w:cs="Times New Roman"/>
            <w:iCs/>
            <w:sz w:val="28"/>
            <w:szCs w:val="28"/>
            <w:lang w:val="en-US"/>
          </w:rPr>
          <w:t>8</w:t>
        </w:r>
      </w:ins>
    </w:p>
    <w:p w14:paraId="412DA7CB" w14:textId="34059685" w:rsidR="00A6235B" w:rsidRPr="00B12333" w:rsidDel="00846C4B" w:rsidRDefault="00640028" w:rsidP="00EB01A5">
      <w:pPr>
        <w:pStyle w:val="a5"/>
        <w:numPr>
          <w:ilvl w:val="0"/>
          <w:numId w:val="3"/>
        </w:numPr>
        <w:spacing w:after="0"/>
        <w:ind w:left="1428"/>
        <w:jc w:val="both"/>
        <w:rPr>
          <w:del w:id="702" w:author="Борис Гогинян" w:date="2020-05-23T17:44:00Z"/>
          <w:rFonts w:ascii="Times New Roman" w:hAnsi="Times New Roman" w:cs="Times New Roman"/>
          <w:iCs/>
          <w:sz w:val="28"/>
          <w:szCs w:val="28"/>
        </w:rPr>
      </w:pPr>
      <w:del w:id="703" w:author="Борис Гогинян" w:date="2020-05-23T17:44:00Z">
        <w:r w:rsidRPr="00B12333" w:rsidDel="00846C4B">
          <w:rPr>
            <w:rFonts w:ascii="Times New Roman" w:hAnsi="Times New Roman" w:cs="Times New Roman"/>
            <w:iCs/>
            <w:sz w:val="28"/>
            <w:szCs w:val="28"/>
          </w:rPr>
          <w:delText>Зеркало</w:delText>
        </w:r>
      </w:del>
    </w:p>
    <w:p w14:paraId="0F8AEBCB" w14:textId="2CE626D3" w:rsidR="00A6235B" w:rsidRPr="00B12333" w:rsidDel="00846C4B" w:rsidRDefault="00353594" w:rsidP="00EB01A5">
      <w:pPr>
        <w:pStyle w:val="a5"/>
        <w:numPr>
          <w:ilvl w:val="0"/>
          <w:numId w:val="3"/>
        </w:numPr>
        <w:spacing w:after="0"/>
        <w:ind w:left="1428"/>
        <w:jc w:val="both"/>
        <w:rPr>
          <w:del w:id="704" w:author="Борис Гогинян" w:date="2020-05-23T17:44:00Z"/>
          <w:rFonts w:ascii="Times New Roman" w:hAnsi="Times New Roman" w:cs="Times New Roman"/>
          <w:iCs/>
          <w:sz w:val="28"/>
          <w:szCs w:val="28"/>
        </w:rPr>
      </w:pPr>
      <w:del w:id="705" w:author="Борис Гогинян" w:date="2020-05-23T17:44:00Z">
        <w:r w:rsidRPr="00B12333" w:rsidDel="00846C4B">
          <w:rPr>
            <w:rFonts w:ascii="Times New Roman" w:hAnsi="Times New Roman" w:cs="Times New Roman"/>
            <w:iCs/>
            <w:sz w:val="28"/>
            <w:szCs w:val="28"/>
          </w:rPr>
          <w:delText>Полупрозрачная Штора</w:delText>
        </w:r>
      </w:del>
    </w:p>
    <w:p w14:paraId="79D9B7A4" w14:textId="1563C948" w:rsidR="00A6235B" w:rsidRPr="00B12333" w:rsidDel="00846C4B" w:rsidRDefault="00353594" w:rsidP="00EB01A5">
      <w:pPr>
        <w:pStyle w:val="a5"/>
        <w:numPr>
          <w:ilvl w:val="0"/>
          <w:numId w:val="3"/>
        </w:numPr>
        <w:spacing w:after="0"/>
        <w:ind w:left="1428"/>
        <w:jc w:val="both"/>
        <w:rPr>
          <w:del w:id="706" w:author="Борис Гогинян" w:date="2020-05-23T17:44:00Z"/>
          <w:rFonts w:ascii="Times New Roman" w:hAnsi="Times New Roman" w:cs="Times New Roman"/>
          <w:iCs/>
          <w:sz w:val="28"/>
          <w:szCs w:val="28"/>
        </w:rPr>
      </w:pPr>
      <w:del w:id="707" w:author="Борис Гогинян" w:date="2020-05-23T17:44:00Z">
        <w:r w:rsidRPr="00B12333" w:rsidDel="00846C4B">
          <w:rPr>
            <w:rFonts w:ascii="Times New Roman" w:hAnsi="Times New Roman" w:cs="Times New Roman"/>
            <w:iCs/>
            <w:sz w:val="28"/>
            <w:szCs w:val="28"/>
          </w:rPr>
          <w:delText xml:space="preserve">Световод </w:delText>
        </w:r>
      </w:del>
    </w:p>
    <w:p w14:paraId="3067118E" w14:textId="5D668D9C" w:rsidR="00A6235B" w:rsidRPr="00B12333" w:rsidDel="00846C4B" w:rsidRDefault="00353594" w:rsidP="00EB01A5">
      <w:pPr>
        <w:pStyle w:val="a5"/>
        <w:numPr>
          <w:ilvl w:val="0"/>
          <w:numId w:val="3"/>
        </w:numPr>
        <w:spacing w:after="0"/>
        <w:ind w:left="1428"/>
        <w:jc w:val="both"/>
        <w:rPr>
          <w:del w:id="708" w:author="Борис Гогинян" w:date="2020-05-23T17:44:00Z"/>
          <w:rFonts w:ascii="Times New Roman" w:hAnsi="Times New Roman" w:cs="Times New Roman"/>
          <w:iCs/>
          <w:sz w:val="28"/>
          <w:szCs w:val="28"/>
        </w:rPr>
      </w:pPr>
      <w:del w:id="709" w:author="Борис Гогинян" w:date="2020-05-23T17:44:00Z">
        <w:r w:rsidRPr="00B12333" w:rsidDel="00846C4B">
          <w:rPr>
            <w:rFonts w:ascii="Times New Roman" w:hAnsi="Times New Roman" w:cs="Times New Roman"/>
            <w:iCs/>
            <w:sz w:val="28"/>
            <w:szCs w:val="28"/>
          </w:rPr>
          <w:delText xml:space="preserve">Бассейн </w:delText>
        </w:r>
      </w:del>
    </w:p>
    <w:p w14:paraId="7D193B8A" w14:textId="2E139474" w:rsidR="00A6235B" w:rsidRPr="00846C4B"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3</w:t>
      </w:r>
      <w:r w:rsidR="00A6235B" w:rsidRPr="00B12333">
        <w:rPr>
          <w:rFonts w:ascii="Times New Roman" w:hAnsi="Times New Roman" w:cs="Times New Roman"/>
          <w:iCs/>
          <w:sz w:val="28"/>
          <w:szCs w:val="28"/>
        </w:rPr>
        <w:t xml:space="preserve"> Построение графиков, сравнение, выводы</w:t>
      </w:r>
      <w:ins w:id="710" w:author="Борис Гогинян" w:date="2020-05-23T17:45:00Z">
        <w:r w:rsidR="00846C4B" w:rsidRPr="00973F19">
          <w:rPr>
            <w:rFonts w:ascii="Times New Roman" w:hAnsi="Times New Roman" w:cs="Times New Roman"/>
            <w:iCs/>
            <w:sz w:val="28"/>
            <w:szCs w:val="28"/>
          </w:rPr>
          <w:t>..............................................</w:t>
        </w:r>
        <w:r w:rsidR="00846C4B" w:rsidRPr="00846C4B">
          <w:rPr>
            <w:rFonts w:ascii="Times New Roman" w:hAnsi="Times New Roman" w:cs="Times New Roman"/>
            <w:iCs/>
            <w:sz w:val="28"/>
            <w:szCs w:val="28"/>
            <w:rPrChange w:id="711" w:author="Борис Гогинян" w:date="2020-05-23T17:45:00Z">
              <w:rPr>
                <w:rFonts w:ascii="Times New Roman" w:hAnsi="Times New Roman" w:cs="Times New Roman"/>
                <w:iCs/>
                <w:sz w:val="28"/>
                <w:szCs w:val="28"/>
                <w:lang w:val="en-US"/>
              </w:rPr>
            </w:rPrChange>
          </w:rPr>
          <w:t>......</w:t>
        </w:r>
        <w:r w:rsidR="00846C4B" w:rsidRPr="00973F19">
          <w:rPr>
            <w:rFonts w:ascii="Times New Roman" w:hAnsi="Times New Roman" w:cs="Times New Roman"/>
            <w:iCs/>
            <w:sz w:val="28"/>
            <w:szCs w:val="28"/>
          </w:rPr>
          <w:t>...</w:t>
        </w:r>
        <w:r w:rsidR="00846C4B" w:rsidRPr="00846C4B">
          <w:rPr>
            <w:rFonts w:ascii="Times New Roman" w:hAnsi="Times New Roman" w:cs="Times New Roman"/>
            <w:iCs/>
            <w:sz w:val="28"/>
            <w:szCs w:val="28"/>
            <w:rPrChange w:id="712" w:author="Борис Гогинян" w:date="2020-05-23T17:45:00Z">
              <w:rPr>
                <w:rFonts w:ascii="Times New Roman" w:hAnsi="Times New Roman" w:cs="Times New Roman"/>
                <w:iCs/>
                <w:sz w:val="28"/>
                <w:szCs w:val="28"/>
                <w:lang w:val="en-US"/>
              </w:rPr>
            </w:rPrChange>
          </w:rPr>
          <w:t>.</w:t>
        </w:r>
        <w:r w:rsidR="00846C4B" w:rsidRPr="00973F19">
          <w:rPr>
            <w:rFonts w:ascii="Times New Roman" w:hAnsi="Times New Roman" w:cs="Times New Roman"/>
            <w:iCs/>
            <w:sz w:val="28"/>
            <w:szCs w:val="28"/>
          </w:rPr>
          <w:t xml:space="preserve"> 3</w:t>
        </w:r>
        <w:r w:rsidR="00846C4B">
          <w:rPr>
            <w:rFonts w:ascii="Times New Roman" w:hAnsi="Times New Roman" w:cs="Times New Roman"/>
            <w:iCs/>
            <w:sz w:val="28"/>
            <w:szCs w:val="28"/>
          </w:rPr>
          <w:t>9</w:t>
        </w:r>
      </w:ins>
    </w:p>
    <w:p w14:paraId="4C0E1DDC" w14:textId="3A9B79C8"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4</w:t>
      </w:r>
      <w:r w:rsidR="00A6235B" w:rsidRPr="00B12333">
        <w:rPr>
          <w:rFonts w:ascii="Times New Roman" w:hAnsi="Times New Roman" w:cs="Times New Roman"/>
          <w:iCs/>
          <w:sz w:val="28"/>
          <w:szCs w:val="28"/>
        </w:rPr>
        <w:t xml:space="preserve"> Заключение</w:t>
      </w:r>
      <w:ins w:id="713" w:author="Борис Гогинян" w:date="2020-05-23T17:45:00Z">
        <w:r w:rsidR="00846C4B" w:rsidRPr="00973F19">
          <w:rPr>
            <w:rFonts w:ascii="Times New Roman" w:hAnsi="Times New Roman" w:cs="Times New Roman"/>
            <w:iCs/>
            <w:sz w:val="28"/>
            <w:szCs w:val="28"/>
          </w:rPr>
          <w:t>...................................................................................................</w:t>
        </w:r>
        <w:r w:rsidR="00846C4B" w:rsidRPr="00846C4B">
          <w:rPr>
            <w:rFonts w:ascii="Times New Roman" w:hAnsi="Times New Roman" w:cs="Times New Roman"/>
            <w:iCs/>
            <w:sz w:val="28"/>
            <w:szCs w:val="28"/>
            <w:rPrChange w:id="714" w:author="Борис Гогинян" w:date="2020-05-23T17:45:00Z">
              <w:rPr>
                <w:rFonts w:ascii="Times New Roman" w:hAnsi="Times New Roman" w:cs="Times New Roman"/>
                <w:iCs/>
                <w:sz w:val="28"/>
                <w:szCs w:val="28"/>
                <w:lang w:val="en-US"/>
              </w:rPr>
            </w:rPrChange>
          </w:rPr>
          <w:t>......</w:t>
        </w:r>
        <w:r w:rsidR="00846C4B">
          <w:rPr>
            <w:rFonts w:ascii="Times New Roman" w:hAnsi="Times New Roman" w:cs="Times New Roman"/>
            <w:iCs/>
            <w:sz w:val="28"/>
            <w:szCs w:val="28"/>
          </w:rPr>
          <w:t>.</w:t>
        </w:r>
        <w:r w:rsidR="00846C4B" w:rsidRPr="00846C4B">
          <w:rPr>
            <w:rFonts w:ascii="Times New Roman" w:hAnsi="Times New Roman" w:cs="Times New Roman"/>
            <w:iCs/>
            <w:sz w:val="28"/>
            <w:szCs w:val="28"/>
            <w:rPrChange w:id="715" w:author="Борис Гогинян" w:date="2020-05-23T17:45:00Z">
              <w:rPr>
                <w:rFonts w:ascii="Times New Roman" w:hAnsi="Times New Roman" w:cs="Times New Roman"/>
                <w:iCs/>
                <w:sz w:val="28"/>
                <w:szCs w:val="28"/>
                <w:lang w:val="en-US"/>
              </w:rPr>
            </w:rPrChange>
          </w:rPr>
          <w:t>.</w:t>
        </w:r>
        <w:r w:rsidR="00846C4B">
          <w:rPr>
            <w:rFonts w:ascii="Times New Roman" w:hAnsi="Times New Roman" w:cs="Times New Roman"/>
            <w:iCs/>
            <w:sz w:val="28"/>
            <w:szCs w:val="28"/>
          </w:rPr>
          <w:t xml:space="preserve"> 43</w:t>
        </w:r>
      </w:ins>
    </w:p>
    <w:p w14:paraId="00373AAB" w14:textId="7A081884" w:rsidR="00640028" w:rsidRPr="00B12333" w:rsidRDefault="00640028"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 xml:space="preserve">5 Список использованных источников </w:t>
      </w:r>
      <w:ins w:id="716" w:author="Борис Гогинян" w:date="2020-05-23T17:46:00Z">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xml:space="preserve"> 44</w:t>
        </w:r>
      </w:ins>
    </w:p>
    <w:p w14:paraId="7D9F078B" w14:textId="65775440" w:rsidR="00640028" w:rsidRPr="00846C4B" w:rsidRDefault="00640028">
      <w:pPr>
        <w:spacing w:after="0"/>
        <w:ind w:left="708"/>
        <w:jc w:val="both"/>
        <w:rPr>
          <w:ins w:id="717" w:author="Борис Гогинян" w:date="2020-05-23T17:42:00Z"/>
          <w:rFonts w:ascii="Times New Roman" w:hAnsi="Times New Roman" w:cs="Times New Roman"/>
          <w:iCs/>
          <w:sz w:val="28"/>
          <w:szCs w:val="28"/>
          <w:rPrChange w:id="718" w:author="Борис Гогинян" w:date="2020-05-23T17:43:00Z">
            <w:rPr>
              <w:ins w:id="719" w:author="Борис Гогинян" w:date="2020-05-23T17:42:00Z"/>
              <w:rFonts w:ascii="Times New Roman" w:hAnsi="Times New Roman" w:cs="Times New Roman"/>
              <w:iCs/>
              <w:sz w:val="28"/>
              <w:szCs w:val="28"/>
              <w:lang w:val="en-US"/>
            </w:rPr>
          </w:rPrChange>
        </w:rPr>
      </w:pPr>
      <w:r w:rsidRPr="00B12333">
        <w:rPr>
          <w:rFonts w:ascii="Times New Roman" w:hAnsi="Times New Roman" w:cs="Times New Roman"/>
          <w:iCs/>
          <w:sz w:val="28"/>
          <w:szCs w:val="28"/>
        </w:rPr>
        <w:t>6 Приложение</w:t>
      </w:r>
      <w:ins w:id="720" w:author="Борис Гогинян" w:date="2020-05-23T17:42:00Z">
        <w:r w:rsidR="00846C4B">
          <w:rPr>
            <w:rFonts w:ascii="Times New Roman" w:hAnsi="Times New Roman" w:cs="Times New Roman"/>
            <w:iCs/>
            <w:sz w:val="28"/>
            <w:szCs w:val="28"/>
          </w:rPr>
          <w:t xml:space="preserve"> </w:t>
        </w:r>
        <w:r w:rsidR="00846C4B">
          <w:rPr>
            <w:rFonts w:ascii="Times New Roman" w:hAnsi="Times New Roman" w:cs="Times New Roman"/>
            <w:iCs/>
            <w:sz w:val="28"/>
            <w:szCs w:val="28"/>
            <w:lang w:val="en-US"/>
          </w:rPr>
          <w:t>A</w:t>
        </w:r>
      </w:ins>
      <w:ins w:id="721" w:author="Борис Гогинян" w:date="2020-05-23T17:43:00Z">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48</w:t>
        </w:r>
      </w:ins>
    </w:p>
    <w:p w14:paraId="3D8FF4AC" w14:textId="1E31530B" w:rsidR="00846C4B" w:rsidRPr="00846C4B" w:rsidRDefault="00846C4B" w:rsidP="00B06873">
      <w:pPr>
        <w:spacing w:after="0"/>
        <w:ind w:left="708"/>
        <w:jc w:val="both"/>
        <w:rPr>
          <w:rFonts w:ascii="Times New Roman" w:hAnsi="Times New Roman" w:cs="Times New Roman"/>
          <w:iCs/>
          <w:sz w:val="28"/>
          <w:szCs w:val="28"/>
        </w:rPr>
      </w:pPr>
      <w:ins w:id="722" w:author="Борис Гогинян" w:date="2020-05-23T17:42:00Z">
        <w:r w:rsidRPr="00846C4B">
          <w:rPr>
            <w:rFonts w:ascii="Times New Roman" w:hAnsi="Times New Roman" w:cs="Times New Roman"/>
            <w:iCs/>
            <w:sz w:val="28"/>
            <w:szCs w:val="28"/>
            <w:rPrChange w:id="723" w:author="Борис Гогинян" w:date="2020-05-23T17:43:00Z">
              <w:rPr>
                <w:rFonts w:ascii="Times New Roman" w:hAnsi="Times New Roman" w:cs="Times New Roman"/>
                <w:iCs/>
                <w:sz w:val="28"/>
                <w:szCs w:val="28"/>
                <w:lang w:val="en-US"/>
              </w:rPr>
            </w:rPrChange>
          </w:rPr>
          <w:t xml:space="preserve">7 </w:t>
        </w:r>
        <w:r w:rsidRPr="00973F19">
          <w:rPr>
            <w:rFonts w:ascii="Times New Roman" w:hAnsi="Times New Roman" w:cs="Times New Roman"/>
            <w:iCs/>
            <w:sz w:val="28"/>
            <w:szCs w:val="28"/>
          </w:rPr>
          <w:t>Приложение</w:t>
        </w:r>
        <w:r>
          <w:rPr>
            <w:rFonts w:ascii="Times New Roman" w:hAnsi="Times New Roman" w:cs="Times New Roman"/>
            <w:iCs/>
            <w:sz w:val="28"/>
            <w:szCs w:val="28"/>
          </w:rPr>
          <w:t xml:space="preserve"> </w:t>
        </w:r>
        <w:r>
          <w:rPr>
            <w:rFonts w:ascii="Times New Roman" w:hAnsi="Times New Roman" w:cs="Times New Roman"/>
            <w:iCs/>
            <w:sz w:val="28"/>
            <w:szCs w:val="28"/>
            <w:lang w:val="en-US"/>
          </w:rPr>
          <w:t>B</w:t>
        </w:r>
        <w:r w:rsidRPr="00973F19">
          <w:rPr>
            <w:rFonts w:ascii="Times New Roman" w:hAnsi="Times New Roman" w:cs="Times New Roman"/>
            <w:iCs/>
            <w:sz w:val="28"/>
            <w:szCs w:val="28"/>
          </w:rPr>
          <w:t>..............................................................................</w:t>
        </w:r>
        <w:r>
          <w:rPr>
            <w:rFonts w:ascii="Times New Roman" w:hAnsi="Times New Roman" w:cs="Times New Roman"/>
            <w:iCs/>
            <w:sz w:val="28"/>
            <w:szCs w:val="28"/>
          </w:rPr>
          <w:t xml:space="preserve">........................ </w:t>
        </w:r>
      </w:ins>
      <w:ins w:id="724" w:author="Борис Гогинян" w:date="2020-05-23T17:43:00Z">
        <w:r w:rsidRPr="00846C4B">
          <w:rPr>
            <w:rFonts w:ascii="Times New Roman" w:hAnsi="Times New Roman" w:cs="Times New Roman"/>
            <w:iCs/>
            <w:sz w:val="28"/>
            <w:szCs w:val="28"/>
            <w:rPrChange w:id="725" w:author="Борис Гогинян" w:date="2020-05-23T17:43:00Z">
              <w:rPr>
                <w:rFonts w:ascii="Times New Roman" w:hAnsi="Times New Roman" w:cs="Times New Roman"/>
                <w:iCs/>
                <w:sz w:val="28"/>
                <w:szCs w:val="28"/>
                <w:lang w:val="en-US"/>
              </w:rPr>
            </w:rPrChange>
          </w:rPr>
          <w:t>50</w:t>
        </w:r>
      </w:ins>
    </w:p>
    <w:p w14:paraId="549C5D28" w14:textId="77777777" w:rsidR="00A6235B" w:rsidRPr="00B12333" w:rsidRDefault="00A6235B" w:rsidP="00A6235B">
      <w:pPr>
        <w:rPr>
          <w:rFonts w:ascii="Times New Roman" w:hAnsi="Times New Roman" w:cs="Times New Roman"/>
          <w:iCs/>
          <w:sz w:val="28"/>
          <w:szCs w:val="28"/>
        </w:rPr>
      </w:pPr>
    </w:p>
    <w:p w14:paraId="702AC3D1" w14:textId="77777777" w:rsidR="00B06873" w:rsidRPr="00B12333" w:rsidRDefault="00B06873">
      <w:pPr>
        <w:rPr>
          <w:rFonts w:ascii="Times New Roman" w:hAnsi="Times New Roman" w:cs="Times New Roman"/>
          <w:b/>
          <w:sz w:val="28"/>
          <w:szCs w:val="28"/>
          <w:rPrChange w:id="726" w:author="Борис Гогинян" w:date="2020-05-22T22:35:00Z">
            <w:rPr>
              <w:rFonts w:ascii="Times New Roman" w:hAnsi="Times New Roman" w:cs="Times New Roman"/>
              <w:b/>
              <w:sz w:val="36"/>
            </w:rPr>
          </w:rPrChange>
        </w:rPr>
      </w:pPr>
      <w:r w:rsidRPr="00B12333">
        <w:rPr>
          <w:rFonts w:ascii="Times New Roman" w:hAnsi="Times New Roman" w:cs="Times New Roman"/>
          <w:b/>
          <w:sz w:val="28"/>
          <w:szCs w:val="28"/>
          <w:rPrChange w:id="727" w:author="Борис Гогинян" w:date="2020-05-22T22:35:00Z">
            <w:rPr>
              <w:rFonts w:ascii="Times New Roman" w:hAnsi="Times New Roman" w:cs="Times New Roman"/>
              <w:b/>
              <w:sz w:val="36"/>
            </w:rPr>
          </w:rPrChange>
        </w:rPr>
        <w:br w:type="page"/>
      </w:r>
    </w:p>
    <w:p w14:paraId="0DAEB860" w14:textId="06186015" w:rsidR="00A6235B" w:rsidRPr="00B12333" w:rsidRDefault="00362FA9" w:rsidP="00362FA9">
      <w:pPr>
        <w:jc w:val="center"/>
        <w:rPr>
          <w:rFonts w:ascii="Times New Roman" w:hAnsi="Times New Roman" w:cs="Times New Roman"/>
          <w:b/>
          <w:iCs/>
          <w:sz w:val="28"/>
          <w:szCs w:val="28"/>
          <w:rPrChange w:id="728" w:author="Борис Гогинян" w:date="2020-05-22T22:35:00Z">
            <w:rPr>
              <w:rFonts w:ascii="Times New Roman" w:hAnsi="Times New Roman" w:cs="Times New Roman"/>
              <w:b/>
              <w:iCs/>
              <w:sz w:val="44"/>
              <w:szCs w:val="28"/>
            </w:rPr>
          </w:rPrChange>
        </w:rPr>
      </w:pPr>
      <w:r w:rsidRPr="00B12333">
        <w:rPr>
          <w:rFonts w:ascii="Times New Roman" w:hAnsi="Times New Roman" w:cs="Times New Roman"/>
          <w:b/>
          <w:sz w:val="28"/>
          <w:szCs w:val="28"/>
          <w:rPrChange w:id="729" w:author="Борис Гогинян" w:date="2020-05-22T22:35:00Z">
            <w:rPr>
              <w:rFonts w:ascii="Times New Roman" w:hAnsi="Times New Roman" w:cs="Times New Roman"/>
              <w:b/>
              <w:sz w:val="36"/>
            </w:rPr>
          </w:rPrChange>
        </w:rPr>
        <w:lastRenderedPageBreak/>
        <w:t>Определения и обозначения</w:t>
      </w:r>
    </w:p>
    <w:tbl>
      <w:tblPr>
        <w:tblW w:w="0" w:type="auto"/>
        <w:tblLook w:val="04A0" w:firstRow="1" w:lastRow="0" w:firstColumn="1" w:lastColumn="0" w:noHBand="0" w:noVBand="1"/>
      </w:tblPr>
      <w:tblGrid>
        <w:gridCol w:w="1707"/>
        <w:gridCol w:w="8487"/>
      </w:tblGrid>
      <w:tr w:rsidR="00A6235B" w:rsidRPr="00B12333" w14:paraId="7279C8B4" w14:textId="77777777" w:rsidTr="00362FA9">
        <w:tc>
          <w:tcPr>
            <w:tcW w:w="1384" w:type="dxa"/>
            <w:tcBorders>
              <w:top w:val="single" w:sz="4" w:space="0" w:color="auto"/>
              <w:left w:val="single" w:sz="4" w:space="0" w:color="auto"/>
              <w:bottom w:val="single" w:sz="4" w:space="0" w:color="auto"/>
              <w:right w:val="single" w:sz="4" w:space="0" w:color="auto"/>
            </w:tcBorders>
          </w:tcPr>
          <w:p w14:paraId="02E4037C"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Сокращение</w:t>
            </w:r>
          </w:p>
        </w:tc>
        <w:tc>
          <w:tcPr>
            <w:tcW w:w="9036" w:type="dxa"/>
            <w:tcBorders>
              <w:top w:val="single" w:sz="4" w:space="0" w:color="auto"/>
              <w:left w:val="single" w:sz="4" w:space="0" w:color="auto"/>
              <w:bottom w:val="single" w:sz="4" w:space="0" w:color="auto"/>
              <w:right w:val="single" w:sz="4" w:space="0" w:color="auto"/>
            </w:tcBorders>
          </w:tcPr>
          <w:p w14:paraId="00665FE7"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Расшифровка</w:t>
            </w:r>
          </w:p>
        </w:tc>
      </w:tr>
      <w:tr w:rsidR="00A6235B" w:rsidRPr="00B12333" w14:paraId="3F82A465" w14:textId="77777777" w:rsidTr="00362FA9">
        <w:tc>
          <w:tcPr>
            <w:tcW w:w="1384" w:type="dxa"/>
            <w:tcBorders>
              <w:top w:val="single" w:sz="4" w:space="0" w:color="auto"/>
              <w:left w:val="single" w:sz="4" w:space="0" w:color="auto"/>
              <w:bottom w:val="single" w:sz="4" w:space="0" w:color="auto"/>
              <w:right w:val="single" w:sz="4" w:space="0" w:color="auto"/>
            </w:tcBorders>
          </w:tcPr>
          <w:p w14:paraId="4515A389" w14:textId="77777777" w:rsidR="00A6235B" w:rsidRPr="00846C4B" w:rsidRDefault="00A6235B" w:rsidP="004C6B1F">
            <w:pPr>
              <w:rPr>
                <w:rFonts w:ascii="Times New Roman" w:hAnsi="Times New Roman" w:cs="Times New Roman"/>
                <w:iCs/>
                <w:sz w:val="28"/>
                <w:szCs w:val="28"/>
                <w:rPrChange w:id="730" w:author="Борис Гогинян" w:date="2020-05-23T17:43:00Z">
                  <w:rPr>
                    <w:rFonts w:ascii="Times New Roman" w:hAnsi="Times New Roman" w:cs="Times New Roman"/>
                    <w:iCs/>
                    <w:sz w:val="28"/>
                    <w:szCs w:val="28"/>
                    <w:lang w:val="en-US"/>
                  </w:rPr>
                </w:rPrChange>
              </w:rPr>
            </w:pPr>
            <w:r w:rsidRPr="00B12333">
              <w:rPr>
                <w:rFonts w:ascii="Times New Roman" w:hAnsi="Times New Roman" w:cs="Times New Roman"/>
                <w:iCs/>
                <w:sz w:val="28"/>
                <w:szCs w:val="28"/>
                <w:lang w:val="en-US"/>
              </w:rPr>
              <w:t>PBR</w:t>
            </w:r>
          </w:p>
        </w:tc>
        <w:tc>
          <w:tcPr>
            <w:tcW w:w="9036" w:type="dxa"/>
            <w:tcBorders>
              <w:top w:val="single" w:sz="4" w:space="0" w:color="auto"/>
              <w:left w:val="single" w:sz="4" w:space="0" w:color="auto"/>
              <w:bottom w:val="single" w:sz="4" w:space="0" w:color="auto"/>
              <w:right w:val="single" w:sz="4" w:space="0" w:color="auto"/>
            </w:tcBorders>
          </w:tcPr>
          <w:p w14:paraId="6A2F9C0E" w14:textId="77777777" w:rsidR="00A6235B" w:rsidRPr="00846C4B" w:rsidRDefault="00A6235B" w:rsidP="004C6B1F">
            <w:pPr>
              <w:rPr>
                <w:rFonts w:ascii="Times New Roman" w:hAnsi="Times New Roman" w:cs="Times New Roman"/>
                <w:iCs/>
                <w:sz w:val="28"/>
                <w:szCs w:val="28"/>
                <w:rPrChange w:id="731" w:author="Борис Гогинян" w:date="2020-05-23T17:43:00Z">
                  <w:rPr>
                    <w:rFonts w:ascii="Times New Roman" w:hAnsi="Times New Roman" w:cs="Times New Roman"/>
                    <w:iCs/>
                    <w:sz w:val="28"/>
                    <w:szCs w:val="28"/>
                    <w:lang w:val="en-US"/>
                  </w:rPr>
                </w:rPrChange>
              </w:rPr>
            </w:pPr>
            <w:r w:rsidRPr="00B12333">
              <w:rPr>
                <w:rFonts w:ascii="Times New Roman" w:hAnsi="Times New Roman" w:cs="Times New Roman"/>
                <w:iCs/>
                <w:sz w:val="28"/>
                <w:szCs w:val="28"/>
                <w:lang w:val="en-US"/>
              </w:rPr>
              <w:t>Physically</w:t>
            </w:r>
            <w:r w:rsidRPr="00846C4B">
              <w:rPr>
                <w:rFonts w:ascii="Times New Roman" w:hAnsi="Times New Roman" w:cs="Times New Roman"/>
                <w:iCs/>
                <w:sz w:val="28"/>
                <w:szCs w:val="28"/>
                <w:rPrChange w:id="732" w:author="Борис Гогинян" w:date="2020-05-23T17:43:00Z">
                  <w:rPr>
                    <w:rFonts w:ascii="Times New Roman" w:hAnsi="Times New Roman" w:cs="Times New Roman"/>
                    <w:iCs/>
                    <w:sz w:val="28"/>
                    <w:szCs w:val="28"/>
                    <w:lang w:val="en-US"/>
                  </w:rPr>
                </w:rPrChange>
              </w:rPr>
              <w:t>-</w:t>
            </w:r>
            <w:r w:rsidRPr="00B12333">
              <w:rPr>
                <w:rFonts w:ascii="Times New Roman" w:hAnsi="Times New Roman" w:cs="Times New Roman"/>
                <w:iCs/>
                <w:sz w:val="28"/>
                <w:szCs w:val="28"/>
                <w:lang w:val="en-US"/>
              </w:rPr>
              <w:t>based</w:t>
            </w:r>
            <w:r w:rsidRPr="00846C4B">
              <w:rPr>
                <w:rFonts w:ascii="Times New Roman" w:hAnsi="Times New Roman" w:cs="Times New Roman"/>
                <w:iCs/>
                <w:sz w:val="28"/>
                <w:szCs w:val="28"/>
                <w:rPrChange w:id="733" w:author="Борис Гогинян" w:date="2020-05-23T17:43:00Z">
                  <w:rPr>
                    <w:rFonts w:ascii="Times New Roman" w:hAnsi="Times New Roman" w:cs="Times New Roman"/>
                    <w:iCs/>
                    <w:sz w:val="28"/>
                    <w:szCs w:val="28"/>
                    <w:lang w:val="en-US"/>
                  </w:rPr>
                </w:rPrChange>
              </w:rPr>
              <w:t xml:space="preserve"> </w:t>
            </w:r>
            <w:r w:rsidRPr="00B12333">
              <w:rPr>
                <w:rFonts w:ascii="Times New Roman" w:hAnsi="Times New Roman" w:cs="Times New Roman"/>
                <w:iCs/>
                <w:sz w:val="28"/>
                <w:szCs w:val="28"/>
                <w:lang w:val="en-US"/>
              </w:rPr>
              <w:t>rendering</w:t>
            </w:r>
            <w:r w:rsidRPr="00846C4B">
              <w:rPr>
                <w:rFonts w:ascii="Times New Roman" w:hAnsi="Times New Roman" w:cs="Times New Roman"/>
                <w:iCs/>
                <w:sz w:val="28"/>
                <w:szCs w:val="28"/>
                <w:rPrChange w:id="734" w:author="Борис Гогинян" w:date="2020-05-23T17:43:00Z">
                  <w:rPr>
                    <w:rFonts w:ascii="Times New Roman" w:hAnsi="Times New Roman" w:cs="Times New Roman"/>
                    <w:iCs/>
                    <w:sz w:val="28"/>
                    <w:szCs w:val="28"/>
                    <w:lang w:val="en-US"/>
                  </w:rPr>
                </w:rPrChange>
              </w:rPr>
              <w:t xml:space="preserve"> (</w:t>
            </w:r>
            <w:r w:rsidRPr="00B12333">
              <w:rPr>
                <w:rFonts w:ascii="Times New Roman" w:hAnsi="Times New Roman" w:cs="Times New Roman"/>
                <w:iCs/>
                <w:sz w:val="28"/>
                <w:szCs w:val="28"/>
              </w:rPr>
              <w:t>рус</w:t>
            </w:r>
            <w:r w:rsidRPr="00846C4B">
              <w:rPr>
                <w:rFonts w:ascii="Times New Roman" w:hAnsi="Times New Roman" w:cs="Times New Roman"/>
                <w:iCs/>
                <w:sz w:val="28"/>
                <w:szCs w:val="28"/>
                <w:rPrChange w:id="735" w:author="Борис Гогинян" w:date="2020-05-23T17:43:00Z">
                  <w:rPr>
                    <w:rFonts w:ascii="Times New Roman" w:hAnsi="Times New Roman" w:cs="Times New Roman"/>
                    <w:iCs/>
                    <w:sz w:val="28"/>
                    <w:szCs w:val="28"/>
                    <w:lang w:val="en-US"/>
                  </w:rPr>
                </w:rPrChange>
              </w:rPr>
              <w:t xml:space="preserve">. </w:t>
            </w:r>
            <w:r w:rsidRPr="00B12333">
              <w:rPr>
                <w:rFonts w:ascii="Times New Roman" w:hAnsi="Times New Roman" w:cs="Times New Roman"/>
                <w:iCs/>
                <w:sz w:val="28"/>
                <w:szCs w:val="28"/>
              </w:rPr>
              <w:t>Физически-корректный рендеринг</w:t>
            </w:r>
            <w:r w:rsidRPr="00846C4B">
              <w:rPr>
                <w:rFonts w:ascii="Times New Roman" w:hAnsi="Times New Roman" w:cs="Times New Roman"/>
                <w:iCs/>
                <w:sz w:val="28"/>
                <w:szCs w:val="28"/>
                <w:rPrChange w:id="736" w:author="Борис Гогинян" w:date="2020-05-23T17:43:00Z">
                  <w:rPr>
                    <w:rFonts w:ascii="Times New Roman" w:hAnsi="Times New Roman" w:cs="Times New Roman"/>
                    <w:iCs/>
                    <w:sz w:val="28"/>
                    <w:szCs w:val="28"/>
                    <w:lang w:val="en-US"/>
                  </w:rPr>
                </w:rPrChange>
              </w:rPr>
              <w:t>)</w:t>
            </w:r>
          </w:p>
        </w:tc>
      </w:tr>
      <w:tr w:rsidR="00A6235B" w:rsidRPr="00B12333" w14:paraId="29FD5D08" w14:textId="77777777" w:rsidTr="00362FA9">
        <w:tc>
          <w:tcPr>
            <w:tcW w:w="1384" w:type="dxa"/>
            <w:tcBorders>
              <w:top w:val="single" w:sz="4" w:space="0" w:color="auto"/>
              <w:left w:val="single" w:sz="4" w:space="0" w:color="auto"/>
              <w:bottom w:val="single" w:sz="4" w:space="0" w:color="auto"/>
              <w:right w:val="single" w:sz="4" w:space="0" w:color="auto"/>
            </w:tcBorders>
          </w:tcPr>
          <w:p w14:paraId="11E99255" w14:textId="77777777" w:rsidR="00A6235B" w:rsidRPr="00846C4B" w:rsidRDefault="00A6235B" w:rsidP="004C6B1F">
            <w:pPr>
              <w:rPr>
                <w:rFonts w:ascii="Times New Roman" w:hAnsi="Times New Roman" w:cs="Times New Roman"/>
                <w:iCs/>
                <w:sz w:val="28"/>
                <w:szCs w:val="28"/>
                <w:rPrChange w:id="737" w:author="Борис Гогинян" w:date="2020-05-23T17:43:00Z">
                  <w:rPr>
                    <w:rFonts w:ascii="Times New Roman" w:hAnsi="Times New Roman" w:cs="Times New Roman"/>
                    <w:iCs/>
                    <w:sz w:val="28"/>
                    <w:szCs w:val="28"/>
                    <w:lang w:val="en-US"/>
                  </w:rPr>
                </w:rPrChange>
              </w:rPr>
            </w:pPr>
            <w:r w:rsidRPr="00B12333">
              <w:rPr>
                <w:rFonts w:ascii="Times New Roman" w:hAnsi="Times New Roman" w:cs="Times New Roman"/>
                <w:sz w:val="28"/>
                <w:szCs w:val="28"/>
                <w:lang w:val="en-US"/>
              </w:rPr>
              <w:t>BSDF</w:t>
            </w:r>
          </w:p>
        </w:tc>
        <w:tc>
          <w:tcPr>
            <w:tcW w:w="9036" w:type="dxa"/>
            <w:tcBorders>
              <w:top w:val="single" w:sz="4" w:space="0" w:color="auto"/>
              <w:left w:val="single" w:sz="4" w:space="0" w:color="auto"/>
              <w:bottom w:val="single" w:sz="4" w:space="0" w:color="auto"/>
              <w:right w:val="single" w:sz="4" w:space="0" w:color="auto"/>
            </w:tcBorders>
          </w:tcPr>
          <w:p w14:paraId="489F7FF9"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 xml:space="preserve">Bidirectional scattering distribution function (рус.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распределения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p>
        </w:tc>
      </w:tr>
      <w:tr w:rsidR="00A6235B" w:rsidRPr="00531FCD" w14:paraId="06C0E8BF" w14:textId="77777777" w:rsidTr="00362FA9">
        <w:tc>
          <w:tcPr>
            <w:tcW w:w="1384" w:type="dxa"/>
            <w:tcBorders>
              <w:top w:val="single" w:sz="4" w:space="0" w:color="auto"/>
              <w:left w:val="single" w:sz="4" w:space="0" w:color="auto"/>
              <w:bottom w:val="single" w:sz="4" w:space="0" w:color="auto"/>
              <w:right w:val="single" w:sz="4" w:space="0" w:color="auto"/>
            </w:tcBorders>
          </w:tcPr>
          <w:p w14:paraId="77E6D31F"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BRDF</w:t>
            </w:r>
          </w:p>
        </w:tc>
        <w:tc>
          <w:tcPr>
            <w:tcW w:w="9036" w:type="dxa"/>
            <w:tcBorders>
              <w:top w:val="single" w:sz="4" w:space="0" w:color="auto"/>
              <w:left w:val="single" w:sz="4" w:space="0" w:color="auto"/>
              <w:bottom w:val="single" w:sz="4" w:space="0" w:color="auto"/>
              <w:right w:val="single" w:sz="4" w:space="0" w:color="auto"/>
            </w:tcBorders>
          </w:tcPr>
          <w:p w14:paraId="6D3E3695"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iCs/>
                <w:sz w:val="28"/>
                <w:szCs w:val="28"/>
                <w:shd w:val="clear" w:color="auto" w:fill="FFFFFF"/>
                <w:lang w:val="en-US"/>
              </w:rPr>
              <w:t>B</w:t>
            </w:r>
            <w:r w:rsidRPr="00B12333">
              <w:rPr>
                <w:rFonts w:ascii="Times New Roman" w:hAnsi="Times New Roman" w:cs="Times New Roman"/>
                <w:iCs/>
                <w:sz w:val="28"/>
                <w:szCs w:val="28"/>
                <w:shd w:val="clear" w:color="auto" w:fill="FFFFFF"/>
                <w:lang w:val="en"/>
              </w:rPr>
              <w:t>idirectional</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reflectance</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distribution</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function</w:t>
            </w:r>
            <w:r w:rsidRPr="00B12333">
              <w:rPr>
                <w:rFonts w:ascii="Times New Roman" w:hAnsi="Times New Roman" w:cs="Times New Roman"/>
                <w:sz w:val="28"/>
                <w:szCs w:val="28"/>
                <w:lang w:val="en-US"/>
              </w:rPr>
              <w:t xml:space="preserve"> (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отражательной</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способности</w:t>
            </w:r>
            <w:r w:rsidRPr="00B12333">
              <w:rPr>
                <w:rFonts w:ascii="Times New Roman" w:hAnsi="Times New Roman" w:cs="Times New Roman"/>
                <w:sz w:val="28"/>
                <w:szCs w:val="28"/>
                <w:lang w:val="en-US"/>
              </w:rPr>
              <w:t>)</w:t>
            </w:r>
          </w:p>
        </w:tc>
      </w:tr>
      <w:tr w:rsidR="00A6235B" w:rsidRPr="00B12333" w14:paraId="3571AF33" w14:textId="77777777" w:rsidTr="00362FA9">
        <w:tc>
          <w:tcPr>
            <w:tcW w:w="1384" w:type="dxa"/>
            <w:tcBorders>
              <w:top w:val="single" w:sz="4" w:space="0" w:color="auto"/>
              <w:left w:val="single" w:sz="4" w:space="0" w:color="auto"/>
              <w:bottom w:val="single" w:sz="4" w:space="0" w:color="auto"/>
              <w:right w:val="single" w:sz="4" w:space="0" w:color="auto"/>
            </w:tcBorders>
          </w:tcPr>
          <w:p w14:paraId="31AD892E"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BTDF</w:t>
            </w:r>
          </w:p>
        </w:tc>
        <w:tc>
          <w:tcPr>
            <w:tcW w:w="9036" w:type="dxa"/>
            <w:tcBorders>
              <w:top w:val="single" w:sz="4" w:space="0" w:color="auto"/>
              <w:left w:val="single" w:sz="4" w:space="0" w:color="auto"/>
              <w:bottom w:val="single" w:sz="4" w:space="0" w:color="auto"/>
              <w:right w:val="single" w:sz="4" w:space="0" w:color="auto"/>
            </w:tcBorders>
          </w:tcPr>
          <w:p w14:paraId="6974807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transmittance distribution function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Двулучевая функция пропускной способности)</w:t>
            </w:r>
          </w:p>
        </w:tc>
      </w:tr>
      <w:tr w:rsidR="00FB1DC8" w:rsidRPr="00531FCD" w14:paraId="7A21A6B8" w14:textId="77777777" w:rsidTr="00362FA9">
        <w:trPr>
          <w:ins w:id="738" w:author="Борис Гогинян" w:date="2020-05-22T20:37:00Z"/>
        </w:trPr>
        <w:tc>
          <w:tcPr>
            <w:tcW w:w="1384" w:type="dxa"/>
            <w:tcBorders>
              <w:top w:val="single" w:sz="4" w:space="0" w:color="auto"/>
              <w:left w:val="single" w:sz="4" w:space="0" w:color="auto"/>
              <w:bottom w:val="single" w:sz="4" w:space="0" w:color="auto"/>
              <w:right w:val="single" w:sz="4" w:space="0" w:color="auto"/>
            </w:tcBorders>
          </w:tcPr>
          <w:p w14:paraId="784F87FF" w14:textId="363F0B44" w:rsidR="00FB1DC8" w:rsidRPr="00B12333" w:rsidRDefault="00FB1DC8" w:rsidP="004C6B1F">
            <w:pPr>
              <w:rPr>
                <w:ins w:id="739" w:author="Борис Гогинян" w:date="2020-05-22T20:37:00Z"/>
                <w:rFonts w:ascii="Times New Roman" w:hAnsi="Times New Roman" w:cs="Times New Roman"/>
                <w:sz w:val="28"/>
                <w:szCs w:val="28"/>
                <w:lang w:val="en-US"/>
              </w:rPr>
            </w:pPr>
            <w:ins w:id="740" w:author="Борис Гогинян" w:date="2020-05-22T20:37:00Z">
              <w:r w:rsidRPr="00B12333">
                <w:rPr>
                  <w:rFonts w:ascii="Times New Roman" w:hAnsi="Times New Roman" w:cs="Times New Roman"/>
                  <w:sz w:val="28"/>
                  <w:szCs w:val="28"/>
                  <w:lang w:val="en-US"/>
                </w:rPr>
                <w:t>BSSRDF</w:t>
              </w:r>
            </w:ins>
          </w:p>
        </w:tc>
        <w:tc>
          <w:tcPr>
            <w:tcW w:w="9036" w:type="dxa"/>
            <w:tcBorders>
              <w:top w:val="single" w:sz="4" w:space="0" w:color="auto"/>
              <w:left w:val="single" w:sz="4" w:space="0" w:color="auto"/>
              <w:bottom w:val="single" w:sz="4" w:space="0" w:color="auto"/>
              <w:right w:val="single" w:sz="4" w:space="0" w:color="auto"/>
            </w:tcBorders>
          </w:tcPr>
          <w:p w14:paraId="1E212F56" w14:textId="315678D3" w:rsidR="00FB1DC8" w:rsidRPr="00B12333" w:rsidRDefault="00FB1DC8">
            <w:pPr>
              <w:rPr>
                <w:ins w:id="741" w:author="Борис Гогинян" w:date="2020-05-22T20:37:00Z"/>
                <w:rFonts w:ascii="Times New Roman" w:hAnsi="Times New Roman" w:cs="Times New Roman"/>
                <w:sz w:val="28"/>
                <w:szCs w:val="28"/>
                <w:lang w:val="en-US"/>
              </w:rPr>
            </w:pPr>
            <w:ins w:id="742" w:author="Борис Гогинян" w:date="2020-05-22T20:37:00Z">
              <w:r w:rsidRPr="00B12333">
                <w:rPr>
                  <w:rFonts w:ascii="Times New Roman" w:hAnsi="Times New Roman" w:cs="Times New Roman"/>
                  <w:sz w:val="28"/>
                  <w:szCs w:val="28"/>
                  <w:lang w:val="en-US"/>
                </w:rPr>
                <w:t>bidirectional scattering surface reflectance distribution function</w:t>
              </w:r>
              <w:r w:rsidRPr="00B12333">
                <w:rPr>
                  <w:rFonts w:ascii="Times New Roman" w:hAnsi="Times New Roman" w:cs="Times New Roman"/>
                  <w:sz w:val="28"/>
                  <w:szCs w:val="28"/>
                  <w:lang w:val="en-US"/>
                  <w:rPrChange w:id="743" w:author="Борис Гогинян" w:date="2020-05-22T22:35:00Z">
                    <w:rPr>
                      <w:rFonts w:ascii="Times New Roman" w:hAnsi="Times New Roman" w:cs="Times New Roman"/>
                      <w:sz w:val="28"/>
                      <w:szCs w:val="28"/>
                    </w:rPr>
                  </w:rPrChange>
                </w:rPr>
                <w:t xml:space="preserve"> </w:t>
              </w:r>
            </w:ins>
            <w:ins w:id="744" w:author="Борис Гогинян" w:date="2020-05-22T20:39:00Z">
              <w:r w:rsidRPr="00B12333">
                <w:rPr>
                  <w:rFonts w:ascii="Times New Roman" w:hAnsi="Times New Roman" w:cs="Times New Roman"/>
                  <w:sz w:val="28"/>
                  <w:szCs w:val="28"/>
                  <w:lang w:val="en-US"/>
                  <w:rPrChange w:id="745" w:author="Борис Гогинян" w:date="2020-05-22T22:35:00Z">
                    <w:rPr>
                      <w:rFonts w:ascii="Times New Roman" w:hAnsi="Times New Roman" w:cs="Times New Roman"/>
                      <w:sz w:val="28"/>
                      <w:szCs w:val="28"/>
                    </w:rPr>
                  </w:rPrChange>
                </w:rPr>
                <w:t>(</w:t>
              </w:r>
            </w:ins>
            <w:ins w:id="746" w:author="Борис Гогинян" w:date="2020-05-22T20:40:00Z">
              <w:r w:rsidRPr="00B12333">
                <w:rPr>
                  <w:rFonts w:ascii="Times New Roman" w:hAnsi="Times New Roman" w:cs="Times New Roman"/>
                  <w:sz w:val="28"/>
                  <w:szCs w:val="28"/>
                </w:rPr>
                <w:t>рус</w:t>
              </w:r>
              <w:r w:rsidRPr="00B12333">
                <w:rPr>
                  <w:rFonts w:ascii="Times New Roman" w:hAnsi="Times New Roman" w:cs="Times New Roman"/>
                  <w:sz w:val="28"/>
                  <w:szCs w:val="28"/>
                  <w:lang w:val="en-US"/>
                  <w:rPrChange w:id="747" w:author="Борис Гогинян" w:date="2020-05-22T22:35:00Z">
                    <w:rPr>
                      <w:rFonts w:ascii="Times New Roman" w:hAnsi="Times New Roman" w:cs="Times New Roman"/>
                      <w:sz w:val="28"/>
                      <w:szCs w:val="28"/>
                    </w:rPr>
                  </w:rPrChange>
                </w:rPr>
                <w:t xml:space="preserve">. </w:t>
              </w:r>
              <w:r w:rsidRPr="00B12333">
                <w:rPr>
                  <w:rFonts w:ascii="Times New Roman" w:hAnsi="Times New Roman" w:cs="Times New Roman"/>
                  <w:sz w:val="28"/>
                  <w:szCs w:val="28"/>
                  <w:lang w:val="en-US"/>
                </w:rPr>
                <w:t>дву</w:t>
              </w:r>
              <w:r w:rsidRPr="00B12333">
                <w:rPr>
                  <w:rFonts w:ascii="Times New Roman" w:hAnsi="Times New Roman" w:cs="Times New Roman"/>
                  <w:sz w:val="28"/>
                  <w:szCs w:val="28"/>
                </w:rPr>
                <w:t>лучева</w:t>
              </w:r>
              <w:r w:rsidRPr="00B12333">
                <w:rPr>
                  <w:rFonts w:ascii="Times New Roman" w:hAnsi="Times New Roman" w:cs="Times New Roman"/>
                  <w:sz w:val="28"/>
                  <w:szCs w:val="28"/>
                  <w:lang w:val="en-US"/>
                </w:rPr>
                <w:t xml:space="preserve">я функция распределения </w:t>
              </w:r>
            </w:ins>
            <w:ins w:id="748" w:author="Борис Гогинян" w:date="2020-05-22T20:41:00Z">
              <w:r w:rsidRPr="00B12333">
                <w:rPr>
                  <w:rFonts w:ascii="Times New Roman" w:hAnsi="Times New Roman" w:cs="Times New Roman"/>
                  <w:sz w:val="28"/>
                  <w:szCs w:val="28"/>
                </w:rPr>
                <w:t>подповерхностного</w:t>
              </w:r>
              <w:r w:rsidRPr="00B12333">
                <w:rPr>
                  <w:rFonts w:ascii="Times New Roman" w:hAnsi="Times New Roman" w:cs="Times New Roman"/>
                  <w:sz w:val="28"/>
                  <w:szCs w:val="28"/>
                  <w:lang w:val="en-US"/>
                  <w:rPrChange w:id="749" w:author="Борис Гогинян" w:date="2020-05-22T22:35:00Z">
                    <w:rPr>
                      <w:rFonts w:ascii="Times New Roman" w:hAnsi="Times New Roman" w:cs="Times New Roman"/>
                      <w:sz w:val="28"/>
                      <w:szCs w:val="28"/>
                    </w:rPr>
                  </w:rPrChange>
                </w:rPr>
                <w:t xml:space="preserve"> </w:t>
              </w:r>
              <w:r w:rsidRPr="00B12333">
                <w:rPr>
                  <w:rFonts w:ascii="Times New Roman" w:hAnsi="Times New Roman" w:cs="Times New Roman"/>
                  <w:sz w:val="28"/>
                  <w:szCs w:val="28"/>
                </w:rPr>
                <w:t>рассеивания</w:t>
              </w:r>
            </w:ins>
            <w:ins w:id="750" w:author="Борис Гогинян" w:date="2020-05-22T20:39:00Z">
              <w:r w:rsidRPr="00B12333">
                <w:rPr>
                  <w:rFonts w:ascii="Times New Roman" w:hAnsi="Times New Roman" w:cs="Times New Roman"/>
                  <w:sz w:val="28"/>
                  <w:szCs w:val="28"/>
                  <w:lang w:val="en-US"/>
                  <w:rPrChange w:id="751" w:author="Борис Гогинян" w:date="2020-05-22T22:35:00Z">
                    <w:rPr>
                      <w:rFonts w:ascii="Times New Roman" w:hAnsi="Times New Roman" w:cs="Times New Roman"/>
                      <w:sz w:val="28"/>
                      <w:szCs w:val="28"/>
                    </w:rPr>
                  </w:rPrChange>
                </w:rPr>
                <w:t>)</w:t>
              </w:r>
            </w:ins>
          </w:p>
        </w:tc>
      </w:tr>
      <w:tr w:rsidR="00A6235B" w:rsidRPr="00531FCD" w14:paraId="79BEF1AE" w14:textId="77777777" w:rsidTr="00362FA9">
        <w:tc>
          <w:tcPr>
            <w:tcW w:w="1384" w:type="dxa"/>
            <w:tcBorders>
              <w:top w:val="single" w:sz="4" w:space="0" w:color="auto"/>
              <w:left w:val="single" w:sz="4" w:space="0" w:color="auto"/>
              <w:bottom w:val="single" w:sz="4" w:space="0" w:color="auto"/>
              <w:right w:val="single" w:sz="4" w:space="0" w:color="auto"/>
            </w:tcBorders>
          </w:tcPr>
          <w:p w14:paraId="655AFA10"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iCs/>
                <w:sz w:val="28"/>
                <w:szCs w:val="28"/>
                <w:lang w:val="en-US"/>
              </w:rPr>
              <w:t>PSNR</w:t>
            </w:r>
          </w:p>
        </w:tc>
        <w:tc>
          <w:tcPr>
            <w:tcW w:w="9036" w:type="dxa"/>
            <w:tcBorders>
              <w:top w:val="single" w:sz="4" w:space="0" w:color="auto"/>
              <w:left w:val="single" w:sz="4" w:space="0" w:color="auto"/>
              <w:bottom w:val="single" w:sz="4" w:space="0" w:color="auto"/>
              <w:right w:val="single" w:sz="4" w:space="0" w:color="auto"/>
            </w:tcBorders>
          </w:tcPr>
          <w:p w14:paraId="6E381D0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peak signal-to-noise ratio</w:t>
            </w:r>
          </w:p>
        </w:tc>
      </w:tr>
    </w:tbl>
    <w:p w14:paraId="2D4A9387" w14:textId="77777777" w:rsidR="00A6235B" w:rsidRPr="00B12333" w:rsidRDefault="00A6235B" w:rsidP="00A6235B">
      <w:pPr>
        <w:rPr>
          <w:rFonts w:ascii="Times New Roman" w:hAnsi="Times New Roman" w:cs="Times New Roman"/>
          <w:iCs/>
          <w:sz w:val="28"/>
          <w:szCs w:val="28"/>
          <w:lang w:val="en-US"/>
          <w:rPrChange w:id="752" w:author="Борис Гогинян" w:date="2020-05-22T22:35:00Z">
            <w:rPr>
              <w:rFonts w:ascii="Times New Roman" w:hAnsi="Times New Roman" w:cs="Times New Roman"/>
              <w:iCs/>
              <w:sz w:val="32"/>
              <w:szCs w:val="32"/>
              <w:lang w:val="en-US"/>
            </w:rPr>
          </w:rPrChange>
        </w:rPr>
      </w:pPr>
      <w:r w:rsidRPr="00B12333">
        <w:rPr>
          <w:rFonts w:ascii="Times New Roman" w:hAnsi="Times New Roman" w:cs="Times New Roman"/>
          <w:iCs/>
          <w:sz w:val="28"/>
          <w:szCs w:val="28"/>
          <w:lang w:val="en-US"/>
          <w:rPrChange w:id="753" w:author="Борис Гогинян" w:date="2020-05-22T22:35:00Z">
            <w:rPr>
              <w:rFonts w:ascii="Times New Roman" w:hAnsi="Times New Roman" w:cs="Times New Roman"/>
              <w:iCs/>
              <w:sz w:val="32"/>
              <w:szCs w:val="32"/>
              <w:lang w:val="en-US"/>
            </w:rPr>
          </w:rPrChange>
        </w:rPr>
        <w:br w:type="page"/>
      </w:r>
    </w:p>
    <w:p w14:paraId="210A6A80" w14:textId="77777777" w:rsidR="00A6235B" w:rsidRPr="003554F8" w:rsidRDefault="00A6235B" w:rsidP="00362FA9">
      <w:pPr>
        <w:spacing w:after="0"/>
        <w:ind w:firstLine="708"/>
        <w:contextualSpacing/>
        <w:jc w:val="center"/>
        <w:rPr>
          <w:rFonts w:ascii="Times New Roman" w:hAnsi="Times New Roman" w:cs="Times New Roman"/>
          <w:b/>
          <w:iCs/>
          <w:sz w:val="28"/>
          <w:szCs w:val="28"/>
          <w:rPrChange w:id="754" w:author="Борис Гогинян" w:date="2020-05-22T22:48:00Z">
            <w:rPr>
              <w:rFonts w:ascii="Times New Roman" w:hAnsi="Times New Roman" w:cs="Times New Roman"/>
              <w:b/>
              <w:iCs/>
              <w:sz w:val="36"/>
              <w:szCs w:val="32"/>
            </w:rPr>
          </w:rPrChange>
        </w:rPr>
      </w:pPr>
      <w:r w:rsidRPr="00B12333">
        <w:rPr>
          <w:rFonts w:ascii="Times New Roman" w:hAnsi="Times New Roman" w:cs="Times New Roman"/>
          <w:b/>
          <w:iCs/>
          <w:sz w:val="28"/>
          <w:szCs w:val="28"/>
          <w:rPrChange w:id="755" w:author="Борис Гогинян" w:date="2020-05-22T22:35:00Z">
            <w:rPr>
              <w:rFonts w:ascii="Times New Roman" w:hAnsi="Times New Roman" w:cs="Times New Roman"/>
              <w:b/>
              <w:iCs/>
              <w:sz w:val="36"/>
              <w:szCs w:val="32"/>
            </w:rPr>
          </w:rPrChange>
        </w:rPr>
        <w:lastRenderedPageBreak/>
        <w:t>Введение</w:t>
      </w:r>
    </w:p>
    <w:p w14:paraId="27A47CC7" w14:textId="77777777" w:rsidR="00A6235B" w:rsidRPr="003554F8" w:rsidRDefault="00A6235B" w:rsidP="00A6235B">
      <w:pPr>
        <w:spacing w:after="0"/>
        <w:contextualSpacing/>
        <w:jc w:val="both"/>
        <w:rPr>
          <w:rFonts w:ascii="Times New Roman" w:hAnsi="Times New Roman" w:cs="Times New Roman"/>
          <w:iCs/>
          <w:sz w:val="28"/>
          <w:szCs w:val="28"/>
          <w:rPrChange w:id="756" w:author="Борис Гогинян" w:date="2020-05-22T22:48:00Z">
            <w:rPr>
              <w:rFonts w:ascii="Times New Roman" w:hAnsi="Times New Roman" w:cs="Times New Roman"/>
              <w:iCs/>
              <w:sz w:val="32"/>
              <w:szCs w:val="32"/>
            </w:rPr>
          </w:rPrChange>
        </w:rPr>
      </w:pPr>
    </w:p>
    <w:p w14:paraId="549BF44E" w14:textId="77777777" w:rsidR="00994F44" w:rsidRPr="00AD4BD2" w:rsidRDefault="00A6235B" w:rsidP="00994F44">
      <w:pPr>
        <w:spacing w:after="0"/>
        <w:ind w:firstLine="708"/>
        <w:contextualSpacing/>
        <w:rPr>
          <w:rFonts w:ascii="Times New Roman" w:hAnsi="Times New Roman" w:cs="Times New Roman"/>
          <w:iCs/>
          <w:sz w:val="28"/>
          <w:szCs w:val="28"/>
        </w:rPr>
      </w:pPr>
      <w:r w:rsidRPr="00F13D22">
        <w:rPr>
          <w:rFonts w:ascii="Times New Roman" w:hAnsi="Times New Roman" w:cs="Times New Roman"/>
          <w:iCs/>
          <w:sz w:val="28"/>
          <w:szCs w:val="28"/>
        </w:rPr>
        <w:t>На</w:t>
      </w:r>
      <w:r w:rsidRPr="00AD4BD2">
        <w:rPr>
          <w:rFonts w:ascii="Times New Roman" w:hAnsi="Times New Roman" w:cs="Times New Roman"/>
          <w:iCs/>
          <w:sz w:val="28"/>
          <w:szCs w:val="28"/>
        </w:rPr>
        <w:t xml:space="preserve"> сегодняшний день существует много программ трехмерной визуализации, которые используют для реалистичного синтеза различные алгоритмы трассировки лучей. Эти программы применяются в кино- и телеиндустрии, дизайне, архитектуре и т.п. На сегодняшний день наибольшей популярностью пользуются платные пакеты, такие как </w:t>
      </w:r>
      <w:r w:rsidRPr="00AD4BD2">
        <w:rPr>
          <w:rFonts w:ascii="Times New Roman" w:hAnsi="Times New Roman" w:cs="Times New Roman"/>
          <w:iCs/>
          <w:sz w:val="28"/>
          <w:szCs w:val="28"/>
          <w:lang w:val="en-US"/>
        </w:rPr>
        <w:t>Maxwell</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Lumion, Solidworks Visualize, Marmoset Toolbag, </w:t>
      </w:r>
      <w:r w:rsidRPr="00AD4BD2">
        <w:rPr>
          <w:rFonts w:ascii="Times New Roman" w:hAnsi="Times New Roman" w:cs="Times New Roman"/>
          <w:iCs/>
          <w:sz w:val="28"/>
          <w:szCs w:val="28"/>
          <w:lang w:val="en-US"/>
        </w:rPr>
        <w:t>Corona</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Iray, V-Ray, </w:t>
      </w:r>
      <w:r w:rsidRPr="00AD4BD2">
        <w:rPr>
          <w:rFonts w:ascii="Times New Roman" w:hAnsi="Times New Roman" w:cs="Times New Roman"/>
          <w:iCs/>
          <w:sz w:val="28"/>
          <w:szCs w:val="28"/>
          <w:lang w:val="en-US"/>
        </w:rPr>
        <w:t>Indigo</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 такие существуют, но тогда встает вопрос о качестве их работы. Помимо цены, важными остаются такие характеристики, как время рендеринга 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w:t>
      </w:r>
      <w:commentRangeStart w:id="757"/>
      <w:r w:rsidRPr="00AD4BD2">
        <w:rPr>
          <w:rFonts w:ascii="Times New Roman" w:hAnsi="Times New Roman" w:cs="Times New Roman"/>
          <w:iCs/>
          <w:sz w:val="28"/>
          <w:szCs w:val="28"/>
        </w:rPr>
        <w:t>позиций требуемой вычислительной мощности процессоров актуально рассмотреть и реализацию многопоточности у этих алгоритмов.</w:t>
      </w:r>
      <w:commentRangeEnd w:id="757"/>
      <w:r w:rsidRPr="00B12333">
        <w:rPr>
          <w:rStyle w:val="af1"/>
          <w:sz w:val="28"/>
          <w:szCs w:val="28"/>
          <w:rPrChange w:id="758" w:author="Борис Гогинян" w:date="2020-05-22T22:35:00Z">
            <w:rPr>
              <w:rStyle w:val="af1"/>
            </w:rPr>
          </w:rPrChange>
        </w:rPr>
        <w:commentReference w:id="757"/>
      </w:r>
      <w:r w:rsidR="00994F44" w:rsidRPr="00F13D22">
        <w:rPr>
          <w:rFonts w:ascii="Times New Roman" w:hAnsi="Times New Roman" w:cs="Times New Roman"/>
          <w:iCs/>
          <w:sz w:val="28"/>
          <w:szCs w:val="28"/>
        </w:rPr>
        <w:t xml:space="preserve"> </w:t>
      </w:r>
    </w:p>
    <w:p w14:paraId="6D383299" w14:textId="76ED7E56" w:rsidR="00A6235B" w:rsidRPr="00AD4BD2" w:rsidRDefault="00994F44" w:rsidP="00994F44">
      <w:pPr>
        <w:spacing w:after="0"/>
        <w:ind w:firstLine="708"/>
        <w:contextualSpacing/>
        <w:rPr>
          <w:rFonts w:ascii="Times New Roman" w:hAnsi="Times New Roman" w:cs="Times New Roman"/>
          <w:iCs/>
          <w:sz w:val="28"/>
          <w:szCs w:val="28"/>
        </w:rPr>
      </w:pPr>
      <w:r w:rsidRPr="00AD4BD2">
        <w:rPr>
          <w:rFonts w:ascii="Times New Roman" w:hAnsi="Times New Roman" w:cs="Times New Roman"/>
          <w:iCs/>
          <w:sz w:val="28"/>
          <w:szCs w:val="28"/>
        </w:rPr>
        <w:t xml:space="preserve">Таким образом </w:t>
      </w:r>
      <w:r w:rsidRPr="006C450B">
        <w:rPr>
          <w:rFonts w:ascii="Times New Roman" w:hAnsi="Times New Roman" w:cs="Times New Roman"/>
          <w:b/>
          <w:iCs/>
          <w:sz w:val="28"/>
          <w:szCs w:val="28"/>
          <w:rPrChange w:id="759" w:author="Борис Гогинян" w:date="2020-05-24T21:45:00Z">
            <w:rPr>
              <w:rFonts w:ascii="Times New Roman" w:hAnsi="Times New Roman" w:cs="Times New Roman"/>
              <w:iCs/>
              <w:sz w:val="28"/>
            </w:rPr>
          </w:rPrChange>
        </w:rPr>
        <w:t>актуальность</w:t>
      </w:r>
      <w:r w:rsidRPr="00AD4BD2">
        <w:rPr>
          <w:rFonts w:ascii="Times New Roman" w:hAnsi="Times New Roman" w:cs="Times New Roman"/>
          <w:iCs/>
          <w:sz w:val="28"/>
          <w:szCs w:val="28"/>
        </w:rPr>
        <w:t xml:space="preserve"> </w:t>
      </w:r>
      <w:r w:rsidR="00465EFF" w:rsidRPr="00AD4BD2">
        <w:rPr>
          <w:rFonts w:ascii="Times New Roman" w:hAnsi="Times New Roman" w:cs="Times New Roman"/>
          <w:iCs/>
          <w:sz w:val="28"/>
          <w:szCs w:val="28"/>
        </w:rPr>
        <w:t>заключается</w:t>
      </w:r>
      <w:r w:rsidRPr="00AD4BD2">
        <w:rPr>
          <w:rFonts w:ascii="Times New Roman" w:hAnsi="Times New Roman" w:cs="Times New Roman"/>
          <w:iCs/>
          <w:sz w:val="28"/>
          <w:szCs w:val="28"/>
        </w:rPr>
        <w:t xml:space="preserve"> в том, что в данной работе сравниваются эти характеристики у некоторых популярных бесплатных рендеров</w:t>
      </w:r>
      <w:r w:rsidR="00465EFF" w:rsidRPr="00AD4BD2">
        <w:rPr>
          <w:rFonts w:ascii="Times New Roman" w:hAnsi="Times New Roman" w:cs="Times New Roman"/>
          <w:iCs/>
          <w:sz w:val="28"/>
          <w:szCs w:val="28"/>
        </w:rPr>
        <w:t xml:space="preserve"> и исследуется их оптимальная применимость к визуализации различных световых явлений</w:t>
      </w:r>
      <w:r w:rsidRPr="00AD4BD2">
        <w:rPr>
          <w:rFonts w:ascii="Times New Roman" w:hAnsi="Times New Roman" w:cs="Times New Roman"/>
          <w:iCs/>
          <w:sz w:val="28"/>
          <w:szCs w:val="28"/>
        </w:rPr>
        <w:t>.</w:t>
      </w:r>
    </w:p>
    <w:p w14:paraId="13159642" w14:textId="77777777" w:rsidR="00994F44" w:rsidRPr="00AD4BD2" w:rsidRDefault="00994F44" w:rsidP="00994F44">
      <w:pPr>
        <w:spacing w:after="0"/>
        <w:ind w:firstLine="708"/>
        <w:contextualSpacing/>
        <w:rPr>
          <w:rFonts w:ascii="Times New Roman" w:hAnsi="Times New Roman" w:cs="Times New Roman"/>
          <w:iCs/>
          <w:sz w:val="28"/>
          <w:szCs w:val="28"/>
        </w:rPr>
      </w:pPr>
    </w:p>
    <w:p w14:paraId="73D87299" w14:textId="77777777" w:rsidR="00994F44" w:rsidRPr="00AD4BD2" w:rsidRDefault="00994F44" w:rsidP="00994F44">
      <w:pPr>
        <w:spacing w:after="0"/>
        <w:contextualSpacing/>
        <w:jc w:val="both"/>
        <w:rPr>
          <w:rFonts w:ascii="Times New Roman" w:hAnsi="Times New Roman" w:cs="Times New Roman"/>
          <w:iCs/>
          <w:sz w:val="28"/>
          <w:szCs w:val="28"/>
        </w:rPr>
      </w:pPr>
      <w:r w:rsidRPr="006C450B">
        <w:rPr>
          <w:rFonts w:ascii="Times New Roman" w:hAnsi="Times New Roman" w:cs="Times New Roman"/>
          <w:b/>
          <w:iCs/>
          <w:sz w:val="28"/>
          <w:szCs w:val="28"/>
          <w:rPrChange w:id="760" w:author="Борис Гогинян" w:date="2020-05-24T21:45:00Z">
            <w:rPr>
              <w:rFonts w:ascii="Times New Roman" w:hAnsi="Times New Roman" w:cs="Times New Roman"/>
              <w:iCs/>
              <w:sz w:val="28"/>
            </w:rPr>
          </w:rPrChange>
        </w:rPr>
        <w:t>Объектом исследования</w:t>
      </w:r>
      <w:r w:rsidRPr="00AD4BD2">
        <w:rPr>
          <w:rFonts w:ascii="Times New Roman" w:hAnsi="Times New Roman" w:cs="Times New Roman"/>
          <w:iCs/>
          <w:sz w:val="28"/>
          <w:szCs w:val="28"/>
        </w:rPr>
        <w:t xml:space="preserve"> в данной работе являются программные средства компьютерной графики, а </w:t>
      </w:r>
      <w:r w:rsidRPr="006C450B">
        <w:rPr>
          <w:rFonts w:ascii="Times New Roman" w:hAnsi="Times New Roman" w:cs="Times New Roman"/>
          <w:b/>
          <w:iCs/>
          <w:sz w:val="28"/>
          <w:szCs w:val="28"/>
          <w:rPrChange w:id="761" w:author="Борис Гогинян" w:date="2020-05-24T21:45:00Z">
            <w:rPr>
              <w:rFonts w:ascii="Times New Roman" w:hAnsi="Times New Roman" w:cs="Times New Roman"/>
              <w:iCs/>
              <w:sz w:val="28"/>
            </w:rPr>
          </w:rPrChange>
        </w:rPr>
        <w:t>предметом</w:t>
      </w:r>
      <w:r w:rsidRPr="00AD4BD2">
        <w:rPr>
          <w:rFonts w:ascii="Times New Roman" w:hAnsi="Times New Roman" w:cs="Times New Roman"/>
          <w:iCs/>
          <w:sz w:val="28"/>
          <w:szCs w:val="28"/>
        </w:rPr>
        <w:t xml:space="preserve"> – алгоритмы трассировки лучей и их реализация.</w:t>
      </w:r>
    </w:p>
    <w:p w14:paraId="541C9DA1" w14:textId="08CC6939" w:rsidR="00A6235B" w:rsidRPr="00B12333" w:rsidRDefault="00A6235B" w:rsidP="00994F44">
      <w:pPr>
        <w:spacing w:after="0"/>
        <w:contextualSpacing/>
        <w:jc w:val="both"/>
        <w:rPr>
          <w:rFonts w:ascii="Times New Roman" w:hAnsi="Times New Roman" w:cs="Times New Roman"/>
          <w:iCs/>
          <w:sz w:val="28"/>
          <w:szCs w:val="28"/>
          <w:rPrChange w:id="762" w:author="Борис Гогинян" w:date="2020-05-22T22:35:00Z">
            <w:rPr>
              <w:rFonts w:ascii="Times New Roman" w:hAnsi="Times New Roman" w:cs="Times New Roman"/>
              <w:iCs/>
              <w:sz w:val="32"/>
            </w:rPr>
          </w:rPrChange>
        </w:rPr>
      </w:pPr>
    </w:p>
    <w:p w14:paraId="68D81E86" w14:textId="17EFE0ED" w:rsidR="00A6235B" w:rsidRPr="00AD4BD2" w:rsidDel="006C450B" w:rsidRDefault="00A6235B" w:rsidP="00A6235B">
      <w:pPr>
        <w:spacing w:after="0"/>
        <w:contextualSpacing/>
        <w:rPr>
          <w:del w:id="763" w:author="Борис Гогинян" w:date="2020-05-24T21:46:00Z"/>
          <w:rFonts w:ascii="Times New Roman" w:hAnsi="Times New Roman" w:cs="Times New Roman"/>
          <w:iCs/>
          <w:sz w:val="28"/>
          <w:szCs w:val="28"/>
        </w:rPr>
      </w:pPr>
      <w:r w:rsidRPr="006C450B">
        <w:rPr>
          <w:rFonts w:ascii="Times New Roman" w:hAnsi="Times New Roman" w:cs="Times New Roman"/>
          <w:b/>
          <w:iCs/>
          <w:sz w:val="28"/>
          <w:szCs w:val="28"/>
          <w:rPrChange w:id="764" w:author="Борис Гогинян" w:date="2020-05-24T21:45:00Z">
            <w:rPr>
              <w:rFonts w:ascii="Times New Roman" w:hAnsi="Times New Roman" w:cs="Times New Roman"/>
              <w:iCs/>
              <w:sz w:val="28"/>
              <w:szCs w:val="28"/>
            </w:rPr>
          </w:rPrChange>
        </w:rPr>
        <w:t>Цель исследования:</w:t>
      </w:r>
      <w:r w:rsidRPr="00F13D22">
        <w:rPr>
          <w:rFonts w:ascii="Times New Roman" w:hAnsi="Times New Roman" w:cs="Times New Roman"/>
          <w:iCs/>
          <w:sz w:val="28"/>
          <w:szCs w:val="28"/>
        </w:rPr>
        <w:t xml:space="preserve"> </w:t>
      </w:r>
      <w:ins w:id="765" w:author="Борис Гогинян" w:date="2020-05-24T21:46:00Z">
        <w:r w:rsidR="006C450B" w:rsidRPr="006C450B">
          <w:rPr>
            <w:rFonts w:ascii="Times New Roman" w:hAnsi="Times New Roman" w:cs="Times New Roman"/>
            <w:iCs/>
            <w:sz w:val="28"/>
            <w:szCs w:val="28"/>
          </w:rPr>
          <w:t>сравнить алгоритмы трассировки лучей, реализованные в различных бесплатных программах для трехмерной визуализации.</w:t>
        </w:r>
      </w:ins>
      <w:del w:id="766" w:author="Борис Гогинян" w:date="2020-05-24T21:46:00Z">
        <w:r w:rsidRPr="00F13D22" w:rsidDel="006C450B">
          <w:rPr>
            <w:rFonts w:ascii="Times New Roman" w:hAnsi="Times New Roman" w:cs="Times New Roman"/>
            <w:iCs/>
            <w:sz w:val="28"/>
            <w:szCs w:val="28"/>
          </w:rPr>
          <w:delText>сравнение реализованных алгоритмов трассировки лучей, использующихся в различных беспла</w:delText>
        </w:r>
        <w:r w:rsidRPr="00AD4BD2" w:rsidDel="006C450B">
          <w:rPr>
            <w:rFonts w:ascii="Times New Roman" w:hAnsi="Times New Roman" w:cs="Times New Roman"/>
            <w:iCs/>
            <w:sz w:val="28"/>
            <w:szCs w:val="28"/>
          </w:rPr>
          <w:delText>тных программах для трехмерной визуализации.</w:delText>
        </w:r>
      </w:del>
    </w:p>
    <w:p w14:paraId="6C9CA8AC" w14:textId="77777777" w:rsidR="00994F44" w:rsidRPr="00AD4BD2" w:rsidRDefault="00994F44" w:rsidP="00A6235B">
      <w:pPr>
        <w:spacing w:after="0"/>
        <w:contextualSpacing/>
        <w:rPr>
          <w:rFonts w:ascii="Times New Roman" w:hAnsi="Times New Roman" w:cs="Times New Roman"/>
          <w:iCs/>
          <w:sz w:val="28"/>
          <w:szCs w:val="28"/>
        </w:rPr>
      </w:pPr>
    </w:p>
    <w:p w14:paraId="4617F03E" w14:textId="77777777" w:rsidR="00A6235B" w:rsidRPr="006C450B" w:rsidRDefault="00A6235B" w:rsidP="00A6235B">
      <w:pPr>
        <w:spacing w:after="0"/>
        <w:contextualSpacing/>
        <w:jc w:val="both"/>
        <w:rPr>
          <w:rFonts w:ascii="Times New Roman" w:hAnsi="Times New Roman" w:cs="Times New Roman"/>
          <w:b/>
          <w:iCs/>
          <w:sz w:val="28"/>
          <w:szCs w:val="28"/>
          <w:rPrChange w:id="767" w:author="Борис Гогинян" w:date="2020-05-24T21:45:00Z">
            <w:rPr>
              <w:rFonts w:ascii="Times New Roman" w:hAnsi="Times New Roman" w:cs="Times New Roman"/>
              <w:iCs/>
              <w:sz w:val="28"/>
            </w:rPr>
          </w:rPrChange>
        </w:rPr>
      </w:pPr>
      <w:r w:rsidRPr="006C450B">
        <w:rPr>
          <w:rFonts w:ascii="Times New Roman" w:hAnsi="Times New Roman" w:cs="Times New Roman"/>
          <w:b/>
          <w:iCs/>
          <w:sz w:val="28"/>
          <w:szCs w:val="28"/>
          <w:rPrChange w:id="768" w:author="Борис Гогинян" w:date="2020-05-24T21:45:00Z">
            <w:rPr>
              <w:rFonts w:ascii="Times New Roman" w:hAnsi="Times New Roman" w:cs="Times New Roman"/>
              <w:iCs/>
              <w:sz w:val="28"/>
            </w:rPr>
          </w:rPrChange>
        </w:rPr>
        <w:t>Задачи:</w:t>
      </w:r>
    </w:p>
    <w:p w14:paraId="0B3FEB38" w14:textId="04222BD3" w:rsidR="006C450B" w:rsidRDefault="006C450B">
      <w:pPr>
        <w:pStyle w:val="a5"/>
        <w:numPr>
          <w:ilvl w:val="0"/>
          <w:numId w:val="55"/>
        </w:numPr>
        <w:spacing w:after="0"/>
        <w:jc w:val="both"/>
        <w:rPr>
          <w:ins w:id="769" w:author="Борис Гогинян" w:date="2020-05-24T21:47:00Z"/>
          <w:rFonts w:ascii="Times New Roman" w:hAnsi="Times New Roman" w:cs="Times New Roman"/>
          <w:iCs/>
          <w:sz w:val="28"/>
          <w:szCs w:val="28"/>
        </w:rPr>
        <w:pPrChange w:id="770" w:author="Борис Гогинян" w:date="2020-05-24T21:47:00Z">
          <w:pPr>
            <w:spacing w:after="0"/>
            <w:ind w:firstLine="708"/>
            <w:contextualSpacing/>
            <w:jc w:val="both"/>
          </w:pPr>
        </w:pPrChange>
      </w:pPr>
      <w:ins w:id="771" w:author="Борис Гогинян" w:date="2020-05-24T21:45:00Z">
        <w:r w:rsidRPr="006C450B">
          <w:rPr>
            <w:rFonts w:ascii="Times New Roman" w:hAnsi="Times New Roman" w:cs="Times New Roman"/>
            <w:iCs/>
            <w:sz w:val="28"/>
            <w:szCs w:val="28"/>
            <w:rPrChange w:id="772" w:author="Борис Гогинян" w:date="2020-05-24T21:47:00Z">
              <w:rPr/>
            </w:rPrChange>
          </w:rPr>
          <w:t>построить трехмерные сцены;</w:t>
        </w:r>
      </w:ins>
    </w:p>
    <w:p w14:paraId="1E02209A" w14:textId="77777777" w:rsidR="006C450B" w:rsidRPr="00AD4BD2" w:rsidRDefault="006C450B">
      <w:pPr>
        <w:pStyle w:val="a5"/>
        <w:numPr>
          <w:ilvl w:val="0"/>
          <w:numId w:val="55"/>
        </w:numPr>
        <w:spacing w:after="0"/>
        <w:jc w:val="both"/>
        <w:rPr>
          <w:ins w:id="773" w:author="Борис Гогинян" w:date="2020-05-24T21:45:00Z"/>
          <w:rFonts w:ascii="Times New Roman" w:hAnsi="Times New Roman" w:cs="Times New Roman"/>
          <w:iCs/>
          <w:sz w:val="28"/>
          <w:szCs w:val="28"/>
        </w:rPr>
        <w:pPrChange w:id="774" w:author="Борис Гогинян" w:date="2020-05-24T21:47:00Z">
          <w:pPr>
            <w:spacing w:after="0"/>
            <w:ind w:firstLine="708"/>
            <w:contextualSpacing/>
            <w:jc w:val="both"/>
          </w:pPr>
        </w:pPrChange>
      </w:pPr>
      <w:ins w:id="775" w:author="Борис Гогинян" w:date="2020-05-24T21:45:00Z">
        <w:r w:rsidRPr="006C450B">
          <w:rPr>
            <w:rFonts w:ascii="Times New Roman" w:hAnsi="Times New Roman" w:cs="Times New Roman"/>
            <w:iCs/>
            <w:sz w:val="28"/>
            <w:szCs w:val="28"/>
            <w:rPrChange w:id="776" w:author="Борис Гогинян" w:date="2020-05-24T21:47:00Z">
              <w:rPr/>
            </w:rPrChange>
          </w:rPr>
          <w:t>настроить идентичные параметры для каждой сцены;</w:t>
        </w:r>
      </w:ins>
    </w:p>
    <w:p w14:paraId="162870CE" w14:textId="77777777" w:rsidR="006C450B" w:rsidRPr="00AD4BD2" w:rsidRDefault="006C450B">
      <w:pPr>
        <w:pStyle w:val="a5"/>
        <w:numPr>
          <w:ilvl w:val="0"/>
          <w:numId w:val="55"/>
        </w:numPr>
        <w:spacing w:after="0"/>
        <w:jc w:val="both"/>
        <w:rPr>
          <w:ins w:id="777" w:author="Борис Гогинян" w:date="2020-05-24T21:45:00Z"/>
          <w:rFonts w:ascii="Times New Roman" w:hAnsi="Times New Roman" w:cs="Times New Roman"/>
          <w:iCs/>
          <w:sz w:val="28"/>
          <w:szCs w:val="28"/>
        </w:rPr>
        <w:pPrChange w:id="778" w:author="Борис Гогинян" w:date="2020-05-24T21:48:00Z">
          <w:pPr>
            <w:spacing w:after="0"/>
            <w:ind w:firstLine="708"/>
            <w:contextualSpacing/>
            <w:jc w:val="both"/>
          </w:pPr>
        </w:pPrChange>
      </w:pPr>
      <w:ins w:id="779" w:author="Борис Гогинян" w:date="2020-05-24T21:45:00Z">
        <w:r w:rsidRPr="006C450B">
          <w:rPr>
            <w:rFonts w:ascii="Times New Roman" w:hAnsi="Times New Roman" w:cs="Times New Roman"/>
            <w:iCs/>
            <w:sz w:val="28"/>
            <w:szCs w:val="28"/>
            <w:rPrChange w:id="780" w:author="Борис Гогинян" w:date="2020-05-24T21:48:00Z">
              <w:rPr/>
            </w:rPrChange>
          </w:rPr>
          <w:t>получить эталонное изображение, с которым будет проводится сравнение;</w:t>
        </w:r>
      </w:ins>
    </w:p>
    <w:p w14:paraId="498B120B" w14:textId="6A93DABE" w:rsidR="006C450B" w:rsidRPr="00AD4BD2" w:rsidRDefault="006C450B">
      <w:pPr>
        <w:pStyle w:val="a5"/>
        <w:numPr>
          <w:ilvl w:val="0"/>
          <w:numId w:val="55"/>
        </w:numPr>
        <w:rPr>
          <w:ins w:id="781" w:author="Борис Гогинян" w:date="2020-05-24T21:45:00Z"/>
          <w:rFonts w:ascii="Times New Roman" w:hAnsi="Times New Roman" w:cs="Times New Roman"/>
          <w:iCs/>
          <w:sz w:val="28"/>
          <w:szCs w:val="28"/>
        </w:rPr>
        <w:pPrChange w:id="782" w:author="Борис Гогинян" w:date="2020-05-24T21:48:00Z">
          <w:pPr>
            <w:spacing w:after="0"/>
            <w:ind w:firstLine="708"/>
            <w:contextualSpacing/>
            <w:jc w:val="both"/>
          </w:pPr>
        </w:pPrChange>
      </w:pPr>
      <w:ins w:id="783" w:author="Борис Гогинян" w:date="2020-05-24T21:45:00Z">
        <w:r w:rsidRPr="006C450B">
          <w:rPr>
            <w:rFonts w:ascii="Times New Roman" w:hAnsi="Times New Roman" w:cs="Times New Roman"/>
            <w:iCs/>
            <w:sz w:val="28"/>
            <w:szCs w:val="28"/>
            <w:rPrChange w:id="784" w:author="Борис Гогинян" w:date="2020-05-24T21:48:00Z">
              <w:rPr/>
            </w:rPrChange>
          </w:rPr>
          <w:t>запустить рендер с ограничением по времени и/или потокам;</w:t>
        </w:r>
      </w:ins>
    </w:p>
    <w:p w14:paraId="1F685424" w14:textId="7132E3D2" w:rsidR="00A6235B" w:rsidRPr="00AD4BD2" w:rsidDel="006C450B" w:rsidRDefault="006C450B">
      <w:pPr>
        <w:pStyle w:val="a5"/>
        <w:numPr>
          <w:ilvl w:val="0"/>
          <w:numId w:val="55"/>
        </w:numPr>
        <w:spacing w:after="0"/>
        <w:jc w:val="both"/>
        <w:rPr>
          <w:del w:id="785" w:author="Борис Гогинян" w:date="2020-05-24T21:45:00Z"/>
          <w:rFonts w:ascii="Times New Roman" w:hAnsi="Times New Roman" w:cs="Times New Roman"/>
          <w:iCs/>
          <w:sz w:val="28"/>
          <w:szCs w:val="28"/>
        </w:rPr>
        <w:pPrChange w:id="786" w:author="Борис Гогинян" w:date="2020-05-24T21:48:00Z">
          <w:pPr>
            <w:spacing w:after="0"/>
            <w:ind w:left="708"/>
            <w:contextualSpacing/>
            <w:jc w:val="both"/>
          </w:pPr>
        </w:pPrChange>
      </w:pPr>
      <w:ins w:id="787" w:author="Борис Гогинян" w:date="2020-05-24T21:45:00Z">
        <w:r w:rsidRPr="006C450B">
          <w:rPr>
            <w:rFonts w:ascii="Times New Roman" w:hAnsi="Times New Roman" w:cs="Times New Roman"/>
            <w:iCs/>
            <w:sz w:val="28"/>
            <w:szCs w:val="28"/>
            <w:rPrChange w:id="788" w:author="Борис Гогинян" w:date="2020-05-24T21:48:00Z">
              <w:rPr/>
            </w:rPrChange>
          </w:rPr>
          <w:t>построить графики скорости и качества с помощью метрики PSNR.</w:t>
        </w:r>
      </w:ins>
      <w:del w:id="789" w:author="Борис Гогинян" w:date="2020-05-24T21:45:00Z">
        <w:r w:rsidR="00A6235B" w:rsidRPr="00AD4BD2" w:rsidDel="006C450B">
          <w:rPr>
            <w:rFonts w:ascii="Times New Roman" w:hAnsi="Times New Roman" w:cs="Times New Roman"/>
            <w:iCs/>
            <w:sz w:val="28"/>
            <w:szCs w:val="28"/>
          </w:rPr>
          <w:delText>1 построение трехмерных сцен</w:delText>
        </w:r>
      </w:del>
    </w:p>
    <w:p w14:paraId="0070A5D9" w14:textId="312005E1" w:rsidR="00A6235B" w:rsidRPr="00B12333" w:rsidDel="006C450B" w:rsidRDefault="00A6235B">
      <w:pPr>
        <w:pStyle w:val="a5"/>
        <w:numPr>
          <w:ilvl w:val="0"/>
          <w:numId w:val="55"/>
        </w:numPr>
        <w:rPr>
          <w:del w:id="790" w:author="Борис Гогинян" w:date="2020-05-24T21:45:00Z"/>
          <w:rPrChange w:id="791" w:author="Борис Гогинян" w:date="2020-05-22T22:35:00Z">
            <w:rPr>
              <w:del w:id="792" w:author="Борис Гогинян" w:date="2020-05-24T21:45:00Z"/>
              <w:rFonts w:ascii="Times New Roman" w:hAnsi="Times New Roman" w:cs="Times New Roman"/>
              <w:iCs/>
              <w:sz w:val="28"/>
            </w:rPr>
          </w:rPrChange>
        </w:rPr>
        <w:pPrChange w:id="793" w:author="Борис Гогинян" w:date="2020-05-24T21:48:00Z">
          <w:pPr>
            <w:spacing w:after="0"/>
            <w:ind w:left="708"/>
            <w:contextualSpacing/>
            <w:jc w:val="both"/>
          </w:pPr>
        </w:pPrChange>
      </w:pPr>
      <w:del w:id="794" w:author="Борис Гогинян" w:date="2020-05-24T21:45:00Z">
        <w:r w:rsidRPr="00B12333" w:rsidDel="006C450B">
          <w:rPr>
            <w:rPrChange w:id="795" w:author="Борис Гогинян" w:date="2020-05-22T22:35:00Z">
              <w:rPr>
                <w:rFonts w:ascii="Times New Roman" w:hAnsi="Times New Roman" w:cs="Times New Roman"/>
                <w:iCs/>
                <w:sz w:val="28"/>
              </w:rPr>
            </w:rPrChange>
          </w:rPr>
          <w:delText>2 настройка идентичных параметров для каждой сцены</w:delText>
        </w:r>
      </w:del>
    </w:p>
    <w:p w14:paraId="7C973538" w14:textId="348E5F95" w:rsidR="00A6235B" w:rsidRPr="00B12333" w:rsidDel="006C450B" w:rsidRDefault="00A6235B">
      <w:pPr>
        <w:pStyle w:val="a5"/>
        <w:numPr>
          <w:ilvl w:val="0"/>
          <w:numId w:val="55"/>
        </w:numPr>
        <w:rPr>
          <w:del w:id="796" w:author="Борис Гогинян" w:date="2020-05-24T21:45:00Z"/>
          <w:rPrChange w:id="797" w:author="Борис Гогинян" w:date="2020-05-22T22:35:00Z">
            <w:rPr>
              <w:del w:id="798" w:author="Борис Гогинян" w:date="2020-05-24T21:45:00Z"/>
              <w:rFonts w:ascii="Times New Roman" w:hAnsi="Times New Roman" w:cs="Times New Roman"/>
              <w:iCs/>
              <w:sz w:val="28"/>
            </w:rPr>
          </w:rPrChange>
        </w:rPr>
        <w:pPrChange w:id="799" w:author="Борис Гогинян" w:date="2020-05-24T21:48:00Z">
          <w:pPr>
            <w:spacing w:after="0"/>
            <w:ind w:left="708"/>
            <w:contextualSpacing/>
            <w:jc w:val="both"/>
          </w:pPr>
        </w:pPrChange>
      </w:pPr>
      <w:del w:id="800" w:author="Борис Гогинян" w:date="2020-05-24T21:45:00Z">
        <w:r w:rsidRPr="00B12333" w:rsidDel="006C450B">
          <w:rPr>
            <w:rPrChange w:id="801" w:author="Борис Гогинян" w:date="2020-05-22T22:35:00Z">
              <w:rPr>
                <w:rFonts w:ascii="Times New Roman" w:hAnsi="Times New Roman" w:cs="Times New Roman"/>
                <w:iCs/>
                <w:sz w:val="28"/>
              </w:rPr>
            </w:rPrChange>
          </w:rPr>
          <w:delText>3 получение эталонной сцены, с которой будет проводится сравнение</w:delText>
        </w:r>
      </w:del>
    </w:p>
    <w:p w14:paraId="4FE198CF" w14:textId="54F59E9C" w:rsidR="00A6235B" w:rsidRPr="00B12333" w:rsidDel="006C450B" w:rsidRDefault="00A6235B">
      <w:pPr>
        <w:pStyle w:val="a5"/>
        <w:numPr>
          <w:ilvl w:val="0"/>
          <w:numId w:val="55"/>
        </w:numPr>
        <w:rPr>
          <w:del w:id="802" w:author="Борис Гогинян" w:date="2020-05-24T21:45:00Z"/>
          <w:rPrChange w:id="803" w:author="Борис Гогинян" w:date="2020-05-22T22:35:00Z">
            <w:rPr>
              <w:del w:id="804" w:author="Борис Гогинян" w:date="2020-05-24T21:45:00Z"/>
              <w:rFonts w:ascii="Times New Roman" w:hAnsi="Times New Roman" w:cs="Times New Roman"/>
              <w:iCs/>
              <w:sz w:val="28"/>
            </w:rPr>
          </w:rPrChange>
        </w:rPr>
        <w:pPrChange w:id="805" w:author="Борис Гогинян" w:date="2020-05-24T21:48:00Z">
          <w:pPr>
            <w:spacing w:after="0"/>
            <w:ind w:left="708"/>
            <w:contextualSpacing/>
            <w:jc w:val="both"/>
          </w:pPr>
        </w:pPrChange>
      </w:pPr>
      <w:del w:id="806" w:author="Борис Гогинян" w:date="2020-05-24T21:45:00Z">
        <w:r w:rsidRPr="00B12333" w:rsidDel="006C450B">
          <w:rPr>
            <w:rPrChange w:id="807" w:author="Борис Гогинян" w:date="2020-05-22T22:35:00Z">
              <w:rPr>
                <w:rFonts w:ascii="Times New Roman" w:hAnsi="Times New Roman" w:cs="Times New Roman"/>
                <w:iCs/>
                <w:sz w:val="28"/>
              </w:rPr>
            </w:rPrChange>
          </w:rPr>
          <w:delText>4 запуск рендеров с ограничением по времени и/или потокам</w:delText>
        </w:r>
      </w:del>
    </w:p>
    <w:p w14:paraId="1CB01F22" w14:textId="5A2F73C3" w:rsidR="00A6235B" w:rsidRPr="00B12333" w:rsidDel="006C450B" w:rsidRDefault="00A6235B">
      <w:pPr>
        <w:pStyle w:val="a5"/>
        <w:numPr>
          <w:ilvl w:val="0"/>
          <w:numId w:val="55"/>
        </w:numPr>
        <w:rPr>
          <w:del w:id="808" w:author="Борис Гогинян" w:date="2020-05-24T21:45:00Z"/>
          <w:rPrChange w:id="809" w:author="Борис Гогинян" w:date="2020-05-22T22:35:00Z">
            <w:rPr>
              <w:del w:id="810" w:author="Борис Гогинян" w:date="2020-05-24T21:45:00Z"/>
              <w:rFonts w:ascii="Times New Roman" w:hAnsi="Times New Roman" w:cs="Times New Roman"/>
              <w:iCs/>
              <w:sz w:val="28"/>
            </w:rPr>
          </w:rPrChange>
        </w:rPr>
        <w:pPrChange w:id="811" w:author="Борис Гогинян" w:date="2020-05-24T21:48:00Z">
          <w:pPr>
            <w:spacing w:after="0"/>
            <w:ind w:left="708"/>
            <w:contextualSpacing/>
            <w:jc w:val="both"/>
          </w:pPr>
        </w:pPrChange>
      </w:pPr>
      <w:del w:id="812" w:author="Борис Гогинян" w:date="2020-05-24T21:45:00Z">
        <w:r w:rsidRPr="00B12333" w:rsidDel="006C450B">
          <w:rPr>
            <w:rPrChange w:id="813" w:author="Борис Гогинян" w:date="2020-05-22T22:35:00Z">
              <w:rPr>
                <w:rFonts w:ascii="Times New Roman" w:hAnsi="Times New Roman" w:cs="Times New Roman"/>
                <w:iCs/>
                <w:sz w:val="28"/>
              </w:rPr>
            </w:rPrChange>
          </w:rPr>
          <w:delText xml:space="preserve">5 получение графиков скорости и качества с помощью метрики </w:delText>
        </w:r>
        <w:r w:rsidRPr="00B12333" w:rsidDel="006C450B">
          <w:rPr>
            <w:lang w:val="en-US"/>
            <w:rPrChange w:id="814" w:author="Борис Гогинян" w:date="2020-05-22T22:35:00Z">
              <w:rPr>
                <w:rFonts w:ascii="Times New Roman" w:hAnsi="Times New Roman" w:cs="Times New Roman"/>
                <w:iCs/>
                <w:sz w:val="28"/>
                <w:lang w:val="en-US"/>
              </w:rPr>
            </w:rPrChange>
          </w:rPr>
          <w:delText>PSNR</w:delText>
        </w:r>
        <w:r w:rsidRPr="00B12333" w:rsidDel="006C450B">
          <w:rPr>
            <w:rPrChange w:id="815" w:author="Борис Гогинян" w:date="2020-05-22T22:35:00Z">
              <w:rPr>
                <w:rFonts w:ascii="Times New Roman" w:hAnsi="Times New Roman" w:cs="Times New Roman"/>
                <w:iCs/>
                <w:sz w:val="28"/>
              </w:rPr>
            </w:rPrChange>
          </w:rPr>
          <w:delText xml:space="preserve"> (peak signal-to-noise ratio).</w:delText>
        </w:r>
      </w:del>
    </w:p>
    <w:p w14:paraId="2BA71E57" w14:textId="2B865528" w:rsidR="00A6235B" w:rsidRPr="00B12333" w:rsidRDefault="00A6235B">
      <w:pPr>
        <w:pStyle w:val="a5"/>
        <w:numPr>
          <w:ilvl w:val="0"/>
          <w:numId w:val="55"/>
        </w:numPr>
        <w:rPr>
          <w:rPrChange w:id="816" w:author="Борис Гогинян" w:date="2020-05-22T22:35:00Z">
            <w:rPr>
              <w:rFonts w:ascii="Times New Roman" w:hAnsi="Times New Roman" w:cs="Times New Roman"/>
              <w:iCs/>
              <w:sz w:val="32"/>
            </w:rPr>
          </w:rPrChange>
        </w:rPr>
        <w:pPrChange w:id="817" w:author="Борис Гогинян" w:date="2020-05-24T21:48:00Z">
          <w:pPr>
            <w:spacing w:after="0"/>
            <w:ind w:firstLine="708"/>
            <w:contextualSpacing/>
            <w:jc w:val="both"/>
          </w:pPr>
        </w:pPrChange>
      </w:pPr>
    </w:p>
    <w:p w14:paraId="510D54B2" w14:textId="77777777" w:rsidR="00A6235B" w:rsidRPr="00B12333" w:rsidRDefault="00A6235B" w:rsidP="00A6235B">
      <w:pPr>
        <w:spacing w:after="0" w:line="360" w:lineRule="auto"/>
        <w:contextualSpacing/>
        <w:jc w:val="both"/>
        <w:rPr>
          <w:rFonts w:ascii="Times New Roman" w:hAnsi="Times New Roman" w:cs="Times New Roman"/>
          <w:b/>
          <w:i/>
          <w:sz w:val="28"/>
          <w:szCs w:val="28"/>
        </w:rPr>
      </w:pPr>
    </w:p>
    <w:p w14:paraId="0776FFB8" w14:textId="77777777" w:rsidR="00A6235B" w:rsidRPr="00B12333" w:rsidRDefault="00A6235B" w:rsidP="00A6235B">
      <w:pPr>
        <w:spacing w:after="0" w:line="480" w:lineRule="auto"/>
        <w:contextualSpacing/>
        <w:jc w:val="both"/>
        <w:rPr>
          <w:rFonts w:ascii="Times New Roman" w:hAnsi="Times New Roman" w:cs="Times New Roman"/>
          <w:i/>
          <w:sz w:val="28"/>
          <w:szCs w:val="28"/>
          <w:shd w:val="clear" w:color="auto" w:fill="FFFFFF"/>
          <w:rPrChange w:id="818" w:author="Борис Гогинян" w:date="2020-05-22T22:35:00Z">
            <w:rPr>
              <w:rFonts w:ascii="Times New Roman" w:hAnsi="Times New Roman" w:cs="Times New Roman"/>
              <w:i/>
              <w:sz w:val="18"/>
              <w:szCs w:val="18"/>
              <w:shd w:val="clear" w:color="auto" w:fill="FFFFFF"/>
            </w:rPr>
          </w:rPrChange>
        </w:rPr>
      </w:pPr>
    </w:p>
    <w:p w14:paraId="4BB631CB" w14:textId="3C323289" w:rsidR="00A6235B" w:rsidRPr="00AD4BD2" w:rsidRDefault="00A6235B" w:rsidP="00A6235B">
      <w:pPr>
        <w:rPr>
          <w:rFonts w:ascii="Times New Roman" w:hAnsi="Times New Roman" w:cs="Times New Roman"/>
          <w:sz w:val="28"/>
          <w:szCs w:val="28"/>
        </w:rPr>
      </w:pPr>
      <w:r w:rsidRPr="00F13D22">
        <w:rPr>
          <w:rFonts w:ascii="Times New Roman" w:hAnsi="Times New Roman" w:cs="Times New Roman"/>
          <w:sz w:val="28"/>
          <w:szCs w:val="28"/>
        </w:rPr>
        <w:br w:type="page"/>
      </w:r>
    </w:p>
    <w:p w14:paraId="27A118CE" w14:textId="656AA8E2" w:rsidR="00A6235B" w:rsidRPr="00F13D22" w:rsidRDefault="00A6235B" w:rsidP="00A6235B">
      <w:pPr>
        <w:spacing w:after="0" w:line="360" w:lineRule="auto"/>
        <w:contextualSpacing/>
        <w:rPr>
          <w:rFonts w:ascii="Times New Roman" w:hAnsi="Times New Roman" w:cs="Times New Roman"/>
          <w:b/>
          <w:sz w:val="28"/>
          <w:szCs w:val="28"/>
        </w:rPr>
      </w:pPr>
      <w:r w:rsidRPr="00B12333">
        <w:rPr>
          <w:rFonts w:ascii="Times New Roman" w:hAnsi="Times New Roman" w:cs="Times New Roman"/>
          <w:b/>
          <w:sz w:val="28"/>
          <w:szCs w:val="28"/>
          <w:rPrChange w:id="819" w:author="Борис Гогинян" w:date="2020-05-22T22:35:00Z">
            <w:rPr>
              <w:rFonts w:ascii="Times New Roman" w:hAnsi="Times New Roman" w:cs="Times New Roman"/>
              <w:b/>
              <w:sz w:val="36"/>
              <w:szCs w:val="36"/>
            </w:rPr>
          </w:rPrChange>
        </w:rPr>
        <w:lastRenderedPageBreak/>
        <w:t xml:space="preserve">Глава </w:t>
      </w:r>
      <w:r w:rsidR="00B06873" w:rsidRPr="00B12333">
        <w:rPr>
          <w:rFonts w:ascii="Times New Roman" w:hAnsi="Times New Roman" w:cs="Times New Roman"/>
          <w:b/>
          <w:sz w:val="28"/>
          <w:szCs w:val="28"/>
          <w:rPrChange w:id="820" w:author="Борис Гогинян" w:date="2020-05-22T22:35:00Z">
            <w:rPr>
              <w:rFonts w:ascii="Times New Roman" w:hAnsi="Times New Roman" w:cs="Times New Roman"/>
              <w:b/>
              <w:sz w:val="36"/>
              <w:szCs w:val="36"/>
            </w:rPr>
          </w:rPrChange>
        </w:rPr>
        <w:t>1.</w:t>
      </w:r>
      <w:r w:rsidRPr="00B12333">
        <w:rPr>
          <w:rFonts w:ascii="Times New Roman" w:hAnsi="Times New Roman" w:cs="Times New Roman"/>
          <w:b/>
          <w:sz w:val="28"/>
          <w:szCs w:val="28"/>
          <w:rPrChange w:id="821" w:author="Борис Гогинян" w:date="2020-05-22T22:35:00Z">
            <w:rPr>
              <w:rFonts w:ascii="Times New Roman" w:hAnsi="Times New Roman" w:cs="Times New Roman"/>
              <w:b/>
              <w:sz w:val="36"/>
              <w:szCs w:val="36"/>
            </w:rPr>
          </w:rPrChange>
        </w:rPr>
        <w:t xml:space="preserve">1. </w:t>
      </w:r>
      <w:r w:rsidRPr="00B12333">
        <w:rPr>
          <w:rFonts w:ascii="Times New Roman" w:hAnsi="Times New Roman" w:cs="Times New Roman"/>
          <w:b/>
          <w:iCs/>
          <w:sz w:val="28"/>
          <w:szCs w:val="28"/>
          <w:rPrChange w:id="822" w:author="Борис Гогинян" w:date="2020-05-22T22:35:00Z">
            <w:rPr>
              <w:rFonts w:ascii="Times New Roman" w:hAnsi="Times New Roman" w:cs="Times New Roman"/>
              <w:b/>
              <w:iCs/>
              <w:sz w:val="36"/>
              <w:szCs w:val="36"/>
            </w:rPr>
          </w:rPrChange>
        </w:rPr>
        <w:t>Физические модели и законы</w:t>
      </w:r>
      <w:r w:rsidRPr="00B12333" w:rsidDel="00746A3B">
        <w:rPr>
          <w:rFonts w:ascii="Times New Roman" w:hAnsi="Times New Roman" w:cs="Times New Roman"/>
          <w:b/>
          <w:sz w:val="28"/>
          <w:szCs w:val="28"/>
          <w:rPrChange w:id="823" w:author="Борис Гогинян" w:date="2020-05-22T22:35:00Z">
            <w:rPr>
              <w:rFonts w:ascii="Times New Roman" w:hAnsi="Times New Roman" w:cs="Times New Roman"/>
              <w:b/>
              <w:sz w:val="36"/>
              <w:szCs w:val="36"/>
            </w:rPr>
          </w:rPrChange>
        </w:rPr>
        <w:t xml:space="preserve"> </w:t>
      </w:r>
    </w:p>
    <w:p w14:paraId="6A416B6D" w14:textId="55A21F82" w:rsidR="00A6235B" w:rsidRPr="00AD4BD2" w:rsidDel="006C450B" w:rsidRDefault="00A6235B" w:rsidP="00994F44">
      <w:pPr>
        <w:spacing w:after="0" w:line="276" w:lineRule="auto"/>
        <w:ind w:firstLine="708"/>
        <w:contextualSpacing/>
        <w:rPr>
          <w:del w:id="824" w:author="Борис Гогинян" w:date="2020-05-24T21:49:00Z"/>
          <w:rFonts w:ascii="Times New Roman" w:hAnsi="Times New Roman" w:cs="Times New Roman"/>
          <w:sz w:val="28"/>
          <w:szCs w:val="28"/>
        </w:rPr>
      </w:pPr>
      <w:r w:rsidRPr="00AD4BD2">
        <w:rPr>
          <w:rFonts w:ascii="Times New Roman" w:hAnsi="Times New Roman" w:cs="Times New Roman"/>
          <w:sz w:val="28"/>
          <w:szCs w:val="28"/>
        </w:rPr>
        <w:t xml:space="preserve">Перед тем, как говорить о реалистичном отображении внешнего мира определимся с понятием «реалистичность». </w:t>
      </w:r>
      <w:r w:rsidR="003524DA" w:rsidRPr="00AD4BD2">
        <w:rPr>
          <w:rFonts w:ascii="Times New Roman" w:hAnsi="Times New Roman" w:cs="Times New Roman"/>
          <w:sz w:val="28"/>
          <w:szCs w:val="28"/>
        </w:rPr>
        <w:t>Для</w:t>
      </w:r>
      <w:r w:rsidRPr="00AD4BD2">
        <w:rPr>
          <w:rFonts w:ascii="Times New Roman" w:hAnsi="Times New Roman" w:cs="Times New Roman"/>
          <w:sz w:val="28"/>
          <w:szCs w:val="28"/>
        </w:rPr>
        <w: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t>
      </w:r>
      <w:r w:rsidR="00CC3DB1" w:rsidRPr="00AD4BD2">
        <w:rPr>
          <w:rFonts w:ascii="Times New Roman" w:hAnsi="Times New Roman" w:cs="Times New Roman"/>
          <w:sz w:val="28"/>
          <w:szCs w:val="28"/>
        </w:rPr>
        <w:t xml:space="preserve"> </w:t>
      </w:r>
      <w:del w:id="825" w:author="Борис Гогинян" w:date="2020-05-24T21:49:00Z">
        <w:r w:rsidRPr="00AD4BD2" w:rsidDel="006C450B">
          <w:rPr>
            <w:rFonts w:ascii="Times New Roman" w:hAnsi="Times New Roman" w:cs="Times New Roman"/>
            <w:sz w:val="28"/>
            <w:szCs w:val="28"/>
          </w:rPr>
          <w:delText>Все законы геометрической оптики следуют из закона сохранения энергии. Также они не являются независимыми друг от друга.</w:delText>
        </w:r>
      </w:del>
    </w:p>
    <w:p w14:paraId="3CCA1476" w14:textId="4759FCB3" w:rsidR="00E66290" w:rsidRPr="00AD4BD2" w:rsidRDefault="00E66290" w:rsidP="00AD4BD2">
      <w:pPr>
        <w:spacing w:after="0" w:line="276" w:lineRule="auto"/>
        <w:ind w:firstLine="708"/>
        <w:contextualSpacing/>
        <w:rPr>
          <w:rFonts w:ascii="Times New Roman" w:hAnsi="Times New Roman" w:cs="Times New Roman"/>
          <w:sz w:val="28"/>
          <w:szCs w:val="28"/>
        </w:rPr>
      </w:pPr>
    </w:p>
    <w:p w14:paraId="73813606" w14:textId="625BF877" w:rsidR="00E66290" w:rsidRPr="00B12333" w:rsidRDefault="00E66290" w:rsidP="00E66290">
      <w:pPr>
        <w:pStyle w:val="aff6"/>
        <w:jc w:val="center"/>
        <w:rPr>
          <w:color w:val="000000"/>
          <w:sz w:val="28"/>
          <w:szCs w:val="28"/>
          <w:rPrChange w:id="826" w:author="Борис Гогинян" w:date="2020-05-22T22:35:00Z">
            <w:rPr>
              <w:color w:val="000000"/>
              <w:sz w:val="32"/>
              <w:szCs w:val="27"/>
            </w:rPr>
          </w:rPrChange>
        </w:rPr>
      </w:pPr>
      <w:r w:rsidRPr="00B12333">
        <w:rPr>
          <w:color w:val="000000"/>
          <w:sz w:val="28"/>
          <w:szCs w:val="28"/>
          <w:rPrChange w:id="827" w:author="Борис Гогинян" w:date="2020-05-22T22:35:00Z">
            <w:rPr>
              <w:color w:val="000000"/>
              <w:sz w:val="32"/>
              <w:szCs w:val="27"/>
            </w:rPr>
          </w:rPrChange>
        </w:rPr>
        <w:t>Законы геометрической оптики</w:t>
      </w:r>
    </w:p>
    <w:p w14:paraId="3F0289B4" w14:textId="51A10BD4" w:rsidR="00E66290" w:rsidRPr="00B12333" w:rsidRDefault="00E66290" w:rsidP="00E66290">
      <w:pPr>
        <w:pStyle w:val="aff6"/>
        <w:spacing w:line="276" w:lineRule="auto"/>
        <w:ind w:firstLine="708"/>
        <w:rPr>
          <w:color w:val="000000"/>
          <w:sz w:val="28"/>
          <w:szCs w:val="28"/>
        </w:rPr>
      </w:pPr>
      <w:r w:rsidRPr="00B12333">
        <w:rPr>
          <w:color w:val="000000"/>
          <w:sz w:val="28"/>
          <w:szCs w:val="28"/>
        </w:rPr>
        <w:t>Геометрическая оптика описывает распространение электромагнитного поля как распространение лучей в пространстве. Луч – это линия (кривая или прямая), вдоль которой распространяется энергия светового поля.</w:t>
      </w:r>
    </w:p>
    <w:p w14:paraId="5F698C3D" w14:textId="3CE0B9B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прямолинейного распространения света (принцип Ферма)</w:t>
      </w:r>
    </w:p>
    <w:p w14:paraId="19D7BB54" w14:textId="74B338E6"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t>
      </w:r>
    </w:p>
    <w:p w14:paraId="042373B2" w14:textId="3DDDA70D"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независимого распространения лучей</w:t>
      </w:r>
    </w:p>
    <w:p w14:paraId="5F1A2C62" w14:textId="66EFA143"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t>
      </w:r>
    </w:p>
    <w:p w14:paraId="0A2598B3" w14:textId="05AE874C"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преломления света (Закон Снеллиуса)</w:t>
      </w:r>
    </w:p>
    <w:p w14:paraId="22F0FD73" w14:textId="0AFC9F36" w:rsidR="00E66290" w:rsidRPr="00B12333" w:rsidRDefault="00E66290" w:rsidP="00E66290">
      <w:pPr>
        <w:pStyle w:val="aff6"/>
        <w:spacing w:after="0" w:afterAutospacing="0" w:line="276" w:lineRule="auto"/>
        <w:ind w:left="720" w:firstLine="696"/>
        <w:rPr>
          <w:color w:val="000000"/>
          <w:sz w:val="28"/>
          <w:szCs w:val="28"/>
        </w:rPr>
      </w:pPr>
      <w:r w:rsidRPr="00B12333">
        <w:rPr>
          <w:color w:val="000000"/>
          <w:sz w:val="28"/>
          <w:szCs w:val="28"/>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p>
    <w:p w14:paraId="33432C2C" w14:textId="18C67531" w:rsidR="00E66290" w:rsidRPr="00B12333" w:rsidRDefault="00531FCD" w:rsidP="00E66290">
      <w:pPr>
        <w:pStyle w:val="aff6"/>
        <w:spacing w:after="0" w:afterAutospacing="0" w:line="276" w:lineRule="auto"/>
        <w:ind w:left="72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r>
            <w:rPr>
              <w:rFonts w:ascii="Cambria Math" w:hAnsi="Cambria Math"/>
              <w:color w:val="000000"/>
              <w:sz w:val="28"/>
              <w:szCs w:val="28"/>
            </w:rPr>
            <m:t xml:space="preserve">cosα = </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r>
            <w:rPr>
              <w:rFonts w:ascii="Cambria Math" w:hAnsi="Cambria Math"/>
              <w:color w:val="000000"/>
              <w:sz w:val="28"/>
              <w:szCs w:val="28"/>
            </w:rPr>
            <m:t>cosβ</m:t>
          </m:r>
        </m:oMath>
      </m:oMathPara>
    </w:p>
    <w:p w14:paraId="122BA140"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B12333">
        <w:rPr>
          <w:color w:val="000000"/>
          <w:sz w:val="28"/>
          <w:szCs w:val="28"/>
        </w:rPr>
        <w:t xml:space="preserve"> − показатель преломления первой среды;</w:t>
      </w:r>
    </w:p>
    <w:p w14:paraId="7D677E67" w14:textId="1399E67A" w:rsidR="00E66290" w:rsidRPr="00B12333" w:rsidRDefault="00531FCD" w:rsidP="00E66290">
      <w:pPr>
        <w:pStyle w:val="aff6"/>
        <w:spacing w:before="0" w:beforeAutospacing="0" w:after="0" w:afterAutospacing="0" w:line="276" w:lineRule="auto"/>
        <w:ind w:left="720"/>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oMath>
      <w:r w:rsidR="00E66290" w:rsidRPr="00B12333">
        <w:rPr>
          <w:color w:val="000000"/>
          <w:sz w:val="28"/>
          <w:szCs w:val="28"/>
        </w:rPr>
        <w:t xml:space="preserve"> − показатель второй среды, в которую свет попадает, пройдя границу раздела;</w:t>
      </w:r>
    </w:p>
    <w:p w14:paraId="460CC0EB"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𝛼</w:t>
      </w:r>
      <w:r w:rsidRPr="00B12333">
        <w:rPr>
          <w:color w:val="000000"/>
          <w:sz w:val="28"/>
          <w:szCs w:val="28"/>
        </w:rPr>
        <w:t>− угол между падающим лучом и нормалью к поверхности в первой среде;</w:t>
      </w:r>
    </w:p>
    <w:p w14:paraId="13893066" w14:textId="4E76FE76"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𝛽</w:t>
      </w:r>
      <w:r w:rsidRPr="00B12333">
        <w:rPr>
          <w:color w:val="000000"/>
          <w:sz w:val="28"/>
          <w:szCs w:val="28"/>
        </w:rPr>
        <w:t>− угол между лучом и нормалью к поверхности во второй среде.</w:t>
      </w:r>
    </w:p>
    <w:p w14:paraId="03BC11BE" w14:textId="3CAB472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Законы отражения света</w:t>
      </w:r>
    </w:p>
    <w:p w14:paraId="20C26DDC" w14:textId="77777777"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lastRenderedPageBreak/>
        <w:t>Диффузное отражение. При отражении света от шероховатой поверхности лучи отражаются в разные стороны.</w:t>
      </w:r>
    </w:p>
    <w:p w14:paraId="5DFD5CAC" w14:textId="3A533EA3"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t>
      </w:r>
    </w:p>
    <w:p w14:paraId="31F5F54F" w14:textId="0E0091E5"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t>
      </w:r>
    </w:p>
    <w:p w14:paraId="43D0A6D3" w14:textId="6B46EA95"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обратимости светового луча.</w:t>
      </w:r>
    </w:p>
    <w:p w14:paraId="03BA5BBC" w14:textId="77777777"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t>
      </w:r>
    </w:p>
    <w:p w14:paraId="6240386A" w14:textId="41985A52" w:rsidR="00E66290" w:rsidRPr="00B12333" w:rsidRDefault="00E66290" w:rsidP="00E66290">
      <w:pPr>
        <w:pStyle w:val="aff6"/>
        <w:spacing w:line="276" w:lineRule="auto"/>
        <w:rPr>
          <w:color w:val="000000"/>
          <w:sz w:val="28"/>
          <w:szCs w:val="28"/>
        </w:rPr>
      </w:pPr>
      <w:r w:rsidRPr="00B12333">
        <w:rPr>
          <w:color w:val="000000"/>
          <w:sz w:val="28"/>
          <w:szCs w:val="28"/>
        </w:rPr>
        <w:t>Все законы геометрической оптики следуют из закона сохранения энергии. Также они не являются независимыми друг от друга. [2]</w:t>
      </w:r>
    </w:p>
    <w:p w14:paraId="6A69F027" w14:textId="77777777" w:rsidR="00994F44" w:rsidRPr="00F13D22" w:rsidRDefault="00994F44" w:rsidP="00994F44">
      <w:pPr>
        <w:spacing w:after="0" w:line="276" w:lineRule="auto"/>
        <w:ind w:firstLine="708"/>
        <w:contextualSpacing/>
        <w:rPr>
          <w:rFonts w:ascii="Times New Roman" w:hAnsi="Times New Roman" w:cs="Times New Roman"/>
          <w:sz w:val="28"/>
          <w:szCs w:val="28"/>
        </w:rPr>
      </w:pPr>
    </w:p>
    <w:p w14:paraId="6AC33792" w14:textId="3A6F8430" w:rsidR="00A6235B" w:rsidRPr="00B12333" w:rsidRDefault="00994F44" w:rsidP="00994F44">
      <w:pPr>
        <w:spacing w:after="0" w:line="360" w:lineRule="auto"/>
        <w:contextualSpacing/>
        <w:jc w:val="center"/>
        <w:rPr>
          <w:rFonts w:ascii="Times New Roman" w:hAnsi="Times New Roman" w:cs="Times New Roman"/>
          <w:sz w:val="28"/>
          <w:szCs w:val="28"/>
          <w:rPrChange w:id="828" w:author="Борис Гогинян" w:date="2020-05-22T22:35:00Z">
            <w:rPr>
              <w:rFonts w:ascii="Times New Roman" w:hAnsi="Times New Roman" w:cs="Times New Roman"/>
              <w:sz w:val="32"/>
              <w:szCs w:val="28"/>
            </w:rPr>
          </w:rPrChange>
        </w:rPr>
      </w:pPr>
      <w:r w:rsidRPr="00B12333">
        <w:rPr>
          <w:rFonts w:ascii="Times New Roman" w:hAnsi="Times New Roman" w:cs="Times New Roman"/>
          <w:sz w:val="28"/>
          <w:szCs w:val="28"/>
          <w:rPrChange w:id="829" w:author="Борис Гогинян" w:date="2020-05-22T22:35:00Z">
            <w:rPr>
              <w:rFonts w:ascii="Times New Roman" w:hAnsi="Times New Roman" w:cs="Times New Roman"/>
              <w:sz w:val="32"/>
              <w:szCs w:val="28"/>
            </w:rPr>
          </w:rPrChange>
        </w:rPr>
        <w:t>Электромагнитные свойства света</w:t>
      </w:r>
    </w:p>
    <w:p w14:paraId="5E37C95C" w14:textId="77777777"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B12333">
        <w:rPr>
          <w:rFonts w:ascii="Times New Roman" w:hAnsi="Times New Roman" w:cs="Times New Roman"/>
          <w:sz w:val="28"/>
          <w:szCs w:val="28"/>
        </w:rPr>
        <w:t>(0 – 40 мкм). В этом диапазоне выполняются законы геометрической оптики и свет слабо взаимодействует с веществом.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1D34A8CA" w14:textId="68D944F5"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Видимое излучение – отраженный от разных поверхностей свет видимого диапазона, лежащий в пределах от 380 нм до 780 нм</w:t>
      </w:r>
      <w:r w:rsidR="00CB41ED" w:rsidRPr="00B12333">
        <w:rPr>
          <w:rFonts w:ascii="Times New Roman" w:hAnsi="Times New Roman" w:cs="Times New Roman"/>
          <w:sz w:val="28"/>
          <w:szCs w:val="28"/>
        </w:rPr>
        <w:t xml:space="preserve"> [1]</w:t>
      </w:r>
      <w:r w:rsidRPr="00B12333">
        <w:rPr>
          <w:rFonts w:ascii="Times New Roman" w:hAnsi="Times New Roman" w:cs="Times New Roman"/>
          <w:sz w:val="28"/>
          <w:szCs w:val="28"/>
        </w:rPr>
        <w:t xml:space="preserve">. </w:t>
      </w:r>
    </w:p>
    <w:p w14:paraId="083C031C"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015005B8" w14:textId="1C83A8CF" w:rsidR="00A6235B" w:rsidRPr="00B12333" w:rsidRDefault="00A6235B">
      <w:pPr>
        <w:spacing w:after="0" w:line="360" w:lineRule="auto"/>
        <w:contextualSpacing/>
        <w:jc w:val="center"/>
        <w:rPr>
          <w:rFonts w:ascii="Times New Roman" w:hAnsi="Times New Roman" w:cs="Times New Roman"/>
          <w:sz w:val="28"/>
          <w:szCs w:val="28"/>
          <w:rPrChange w:id="830" w:author="Борис Гогинян" w:date="2020-05-22T22:35:00Z">
            <w:rPr>
              <w:rFonts w:ascii="Times New Roman" w:hAnsi="Times New Roman" w:cs="Times New Roman"/>
              <w:sz w:val="32"/>
              <w:szCs w:val="28"/>
            </w:rPr>
          </w:rPrChange>
        </w:rPr>
        <w:pPrChange w:id="831"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832" w:author="Борис Гогинян" w:date="2020-05-22T22:35:00Z">
            <w:rPr>
              <w:rFonts w:ascii="Times New Roman" w:hAnsi="Times New Roman" w:cs="Times New Roman"/>
              <w:sz w:val="32"/>
              <w:szCs w:val="28"/>
            </w:rPr>
          </w:rPrChange>
        </w:rPr>
        <w:t>Дифракция</w:t>
      </w:r>
      <w:r w:rsidR="003524DA" w:rsidRPr="00B12333">
        <w:rPr>
          <w:rFonts w:ascii="Times New Roman" w:hAnsi="Times New Roman" w:cs="Times New Roman"/>
          <w:sz w:val="28"/>
          <w:szCs w:val="28"/>
          <w:rPrChange w:id="833" w:author="Борис Гогинян" w:date="2020-05-22T22:35:00Z">
            <w:rPr>
              <w:rFonts w:ascii="Times New Roman" w:hAnsi="Times New Roman" w:cs="Times New Roman"/>
              <w:sz w:val="32"/>
              <w:szCs w:val="28"/>
            </w:rPr>
          </w:rPrChange>
        </w:rPr>
        <w:t xml:space="preserve"> </w:t>
      </w:r>
      <w:del w:id="834" w:author="Борис Гогинян" w:date="2020-05-22T22:17:00Z">
        <w:r w:rsidR="003524DA" w:rsidRPr="00B12333" w:rsidDel="00C52476">
          <w:rPr>
            <w:rFonts w:ascii="Times New Roman" w:hAnsi="Times New Roman" w:cs="Times New Roman"/>
            <w:sz w:val="28"/>
            <w:szCs w:val="28"/>
            <w:rPrChange w:id="835" w:author="Борис Гогинян" w:date="2020-05-22T22:35:00Z">
              <w:rPr>
                <w:rFonts w:ascii="Times New Roman" w:hAnsi="Times New Roman" w:cs="Times New Roman"/>
                <w:sz w:val="32"/>
                <w:szCs w:val="28"/>
              </w:rPr>
            </w:rPrChange>
          </w:rPr>
          <w:delText>[</w:delText>
        </w:r>
        <w:r w:rsidR="005D773B" w:rsidRPr="00B12333" w:rsidDel="00C52476">
          <w:rPr>
            <w:rFonts w:ascii="Times New Roman" w:hAnsi="Times New Roman" w:cs="Times New Roman"/>
            <w:sz w:val="28"/>
            <w:szCs w:val="28"/>
            <w:rPrChange w:id="836" w:author="Борис Гогинян" w:date="2020-05-22T22:35:00Z">
              <w:rPr>
                <w:rFonts w:ascii="Times New Roman" w:hAnsi="Times New Roman" w:cs="Times New Roman"/>
                <w:sz w:val="32"/>
                <w:szCs w:val="28"/>
              </w:rPr>
            </w:rPrChange>
          </w:rPr>
          <w:delText>1</w:delText>
        </w:r>
      </w:del>
      <w:del w:id="837" w:author="Борис Гогинян" w:date="2020-05-22T22:15:00Z">
        <w:r w:rsidR="005D773B" w:rsidRPr="00B12333" w:rsidDel="00C52476">
          <w:rPr>
            <w:rFonts w:ascii="Times New Roman" w:hAnsi="Times New Roman" w:cs="Times New Roman"/>
            <w:sz w:val="28"/>
            <w:szCs w:val="28"/>
            <w:rPrChange w:id="838" w:author="Борис Гогинян" w:date="2020-05-22T22:35:00Z">
              <w:rPr>
                <w:rFonts w:ascii="Times New Roman" w:hAnsi="Times New Roman" w:cs="Times New Roman"/>
                <w:sz w:val="32"/>
                <w:szCs w:val="28"/>
              </w:rPr>
            </w:rPrChange>
          </w:rPr>
          <w:delText>, глава 4</w:delText>
        </w:r>
      </w:del>
      <w:del w:id="839" w:author="Борис Гогинян" w:date="2020-05-22T22:17:00Z">
        <w:r w:rsidR="003524DA" w:rsidRPr="00B12333" w:rsidDel="00C52476">
          <w:rPr>
            <w:rFonts w:ascii="Times New Roman" w:hAnsi="Times New Roman" w:cs="Times New Roman"/>
            <w:sz w:val="28"/>
            <w:szCs w:val="28"/>
            <w:rPrChange w:id="840" w:author="Борис Гогинян" w:date="2020-05-22T22:35:00Z">
              <w:rPr>
                <w:rFonts w:ascii="Times New Roman" w:hAnsi="Times New Roman" w:cs="Times New Roman"/>
                <w:sz w:val="32"/>
                <w:szCs w:val="28"/>
              </w:rPr>
            </w:rPrChange>
          </w:rPr>
          <w:delText>]</w:delText>
        </w:r>
      </w:del>
    </w:p>
    <w:p w14:paraId="75F80E53" w14:textId="01EFC9F8" w:rsidR="00A6235B" w:rsidRPr="00B12333" w:rsidRDefault="00A6235B" w:rsidP="00994F44">
      <w:pPr>
        <w:spacing w:after="0" w:line="276" w:lineRule="auto"/>
        <w:ind w:firstLine="708"/>
        <w:contextualSpacing/>
        <w:rPr>
          <w:rFonts w:ascii="Times New Roman" w:hAnsi="Times New Roman" w:cs="Times New Roman"/>
          <w:sz w:val="28"/>
          <w:szCs w:val="28"/>
        </w:rPr>
      </w:pPr>
      <w:commentRangeStart w:id="841"/>
      <w:r w:rsidRPr="00B12333">
        <w:rPr>
          <w:rFonts w:ascii="Times New Roman" w:hAnsi="Times New Roman" w:cs="Times New Roman"/>
          <w:sz w:val="28"/>
          <w:szCs w:val="28"/>
        </w:rPr>
        <w: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d="842" w:author="Борис Гогинян" w:date="2020-05-22T22:17:00Z">
        <w:r w:rsidR="00C52476" w:rsidRPr="00B12333">
          <w:rPr>
            <w:rFonts w:ascii="Times New Roman" w:hAnsi="Times New Roman" w:cs="Times New Roman"/>
            <w:sz w:val="28"/>
            <w:szCs w:val="28"/>
            <w:rPrChange w:id="843" w:author="Борис Гогинян" w:date="2020-05-22T22:35:00Z">
              <w:rPr>
                <w:rFonts w:ascii="Times New Roman" w:hAnsi="Times New Roman" w:cs="Times New Roman"/>
                <w:sz w:val="32"/>
                <w:szCs w:val="28"/>
              </w:rPr>
            </w:rPrChange>
          </w:rPr>
          <w:t>[1]</w:t>
        </w:r>
      </w:ins>
      <w:r w:rsidRPr="00B12333">
        <w:rPr>
          <w:rFonts w:ascii="Times New Roman" w:hAnsi="Times New Roman" w:cs="Times New Roman"/>
          <w:sz w:val="28"/>
          <w:szCs w:val="28"/>
        </w:rPr>
        <w:t>.</w:t>
      </w:r>
      <w:commentRangeEnd w:id="841"/>
      <w:r w:rsidRPr="00B12333">
        <w:rPr>
          <w:rStyle w:val="af1"/>
          <w:rFonts w:ascii="Times New Roman" w:hAnsi="Times New Roman" w:cs="Times New Roman"/>
          <w:sz w:val="28"/>
          <w:szCs w:val="28"/>
        </w:rPr>
        <w:commentReference w:id="841"/>
      </w:r>
    </w:p>
    <w:p w14:paraId="484A85FB" w14:textId="086A8805" w:rsidR="00A6235B" w:rsidRDefault="00A6235B" w:rsidP="00A6235B">
      <w:pPr>
        <w:spacing w:after="0" w:line="360" w:lineRule="auto"/>
        <w:contextualSpacing/>
        <w:rPr>
          <w:ins w:id="844" w:author="Борис Гогинян" w:date="2020-05-24T21:49:00Z"/>
          <w:rFonts w:ascii="Times New Roman" w:hAnsi="Times New Roman" w:cs="Times New Roman"/>
          <w:sz w:val="28"/>
          <w:szCs w:val="28"/>
        </w:rPr>
      </w:pPr>
    </w:p>
    <w:p w14:paraId="79F0D31F" w14:textId="58E8AE67" w:rsidR="006C450B" w:rsidRDefault="006C450B" w:rsidP="00A6235B">
      <w:pPr>
        <w:spacing w:after="0" w:line="360" w:lineRule="auto"/>
        <w:contextualSpacing/>
        <w:rPr>
          <w:ins w:id="845" w:author="Борис Гогинян" w:date="2020-05-24T21:49:00Z"/>
          <w:rFonts w:ascii="Times New Roman" w:hAnsi="Times New Roman" w:cs="Times New Roman"/>
          <w:sz w:val="28"/>
          <w:szCs w:val="28"/>
        </w:rPr>
      </w:pPr>
    </w:p>
    <w:p w14:paraId="71779343" w14:textId="77777777" w:rsidR="006C450B" w:rsidRPr="00B12333" w:rsidRDefault="006C450B" w:rsidP="00A6235B">
      <w:pPr>
        <w:spacing w:after="0" w:line="360" w:lineRule="auto"/>
        <w:contextualSpacing/>
        <w:rPr>
          <w:rFonts w:ascii="Times New Roman" w:hAnsi="Times New Roman" w:cs="Times New Roman"/>
          <w:sz w:val="28"/>
          <w:szCs w:val="28"/>
        </w:rPr>
      </w:pPr>
    </w:p>
    <w:p w14:paraId="6E02CEEA" w14:textId="4A8BCEA6" w:rsidR="00A6235B" w:rsidRPr="00B12333" w:rsidRDefault="00A6235B">
      <w:pPr>
        <w:spacing w:after="0" w:line="360" w:lineRule="auto"/>
        <w:contextualSpacing/>
        <w:jc w:val="center"/>
        <w:rPr>
          <w:rFonts w:ascii="Times New Roman" w:hAnsi="Times New Roman" w:cs="Times New Roman"/>
          <w:sz w:val="28"/>
          <w:szCs w:val="28"/>
          <w:rPrChange w:id="846" w:author="Борис Гогинян" w:date="2020-05-22T22:35:00Z">
            <w:rPr>
              <w:rFonts w:ascii="Times New Roman" w:hAnsi="Times New Roman" w:cs="Times New Roman"/>
              <w:sz w:val="32"/>
              <w:szCs w:val="28"/>
            </w:rPr>
          </w:rPrChange>
        </w:rPr>
        <w:pPrChange w:id="847"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848" w:author="Борис Гогинян" w:date="2020-05-22T22:35:00Z">
            <w:rPr>
              <w:rFonts w:ascii="Times New Roman" w:hAnsi="Times New Roman" w:cs="Times New Roman"/>
              <w:sz w:val="32"/>
              <w:szCs w:val="28"/>
            </w:rPr>
          </w:rPrChange>
        </w:rPr>
        <w:lastRenderedPageBreak/>
        <w:t>Интерференция и когерентность</w:t>
      </w:r>
      <w:r w:rsidR="005D773B" w:rsidRPr="00B12333">
        <w:rPr>
          <w:rFonts w:ascii="Times New Roman" w:hAnsi="Times New Roman" w:cs="Times New Roman"/>
          <w:sz w:val="28"/>
          <w:szCs w:val="28"/>
          <w:rPrChange w:id="849" w:author="Борис Гогинян" w:date="2020-05-22T22:35:00Z">
            <w:rPr>
              <w:rFonts w:ascii="Times New Roman" w:hAnsi="Times New Roman" w:cs="Times New Roman"/>
              <w:sz w:val="32"/>
              <w:szCs w:val="28"/>
            </w:rPr>
          </w:rPrChange>
        </w:rPr>
        <w:t xml:space="preserve"> </w:t>
      </w:r>
      <w:del w:id="850" w:author="Борис Гогинян" w:date="2020-05-22T22:15:00Z">
        <w:r w:rsidR="005D773B" w:rsidRPr="00B12333" w:rsidDel="00C52476">
          <w:rPr>
            <w:rFonts w:ascii="Times New Roman" w:hAnsi="Times New Roman" w:cs="Times New Roman"/>
            <w:sz w:val="28"/>
            <w:szCs w:val="28"/>
            <w:rPrChange w:id="851" w:author="Борис Гогинян" w:date="2020-05-22T22:35:00Z">
              <w:rPr>
                <w:rFonts w:ascii="Times New Roman" w:hAnsi="Times New Roman" w:cs="Times New Roman"/>
                <w:sz w:val="32"/>
                <w:szCs w:val="28"/>
              </w:rPr>
            </w:rPrChange>
          </w:rPr>
          <w:delText>[</w:delText>
        </w:r>
        <w:r w:rsidR="00C50854" w:rsidRPr="00B12333" w:rsidDel="00C52476">
          <w:rPr>
            <w:rFonts w:ascii="Times New Roman" w:hAnsi="Times New Roman" w:cs="Times New Roman"/>
            <w:sz w:val="28"/>
            <w:szCs w:val="28"/>
            <w:rPrChange w:id="852" w:author="Борис Гогинян" w:date="2020-05-22T22:35:00Z">
              <w:rPr>
                <w:rFonts w:ascii="Times New Roman" w:hAnsi="Times New Roman" w:cs="Times New Roman"/>
                <w:sz w:val="32"/>
                <w:szCs w:val="28"/>
              </w:rPr>
            </w:rPrChange>
          </w:rPr>
          <w:delText>1, глава 3</w:delText>
        </w:r>
        <w:r w:rsidR="005D773B" w:rsidRPr="00B12333" w:rsidDel="00C52476">
          <w:rPr>
            <w:rFonts w:ascii="Times New Roman" w:hAnsi="Times New Roman" w:cs="Times New Roman"/>
            <w:sz w:val="28"/>
            <w:szCs w:val="28"/>
            <w:rPrChange w:id="853" w:author="Борис Гогинян" w:date="2020-05-22T22:35:00Z">
              <w:rPr>
                <w:rFonts w:ascii="Times New Roman" w:hAnsi="Times New Roman" w:cs="Times New Roman"/>
                <w:sz w:val="32"/>
                <w:szCs w:val="28"/>
              </w:rPr>
            </w:rPrChange>
          </w:rPr>
          <w:delText>]</w:delText>
        </w:r>
      </w:del>
    </w:p>
    <w:p w14:paraId="3F7815AD" w14:textId="48AA32FC"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Колебания (и волны) называются когерентными, если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постоянна во времени</w:t>
      </w:r>
      <w:ins w:id="854" w:author="Борис Гогинян" w:date="2020-05-22T22:18:00Z">
        <w:r w:rsidR="00C52476" w:rsidRPr="00B12333">
          <w:rPr>
            <w:rFonts w:ascii="Times New Roman" w:hAnsi="Times New Roman" w:cs="Times New Roman"/>
            <w:sz w:val="28"/>
            <w:szCs w:val="28"/>
          </w:rPr>
          <w:t>[1]</w:t>
        </w:r>
      </w:ins>
      <w:r w:rsidRPr="00B12333">
        <w:rPr>
          <w:rFonts w:ascii="Times New Roman" w:hAnsi="Times New Roman" w:cs="Times New Roman"/>
          <w:sz w:val="28"/>
          <w:szCs w:val="28"/>
        </w:rPr>
        <w:t>.</w:t>
      </w:r>
      <w:ins w:id="855" w:author="Борис Гогинян" w:date="2020-05-22T22:15:00Z">
        <w:r w:rsidR="00C52476" w:rsidRPr="00B12333">
          <w:rPr>
            <w:rFonts w:ascii="Times New Roman" w:hAnsi="Times New Roman" w:cs="Times New Roman"/>
            <w:sz w:val="28"/>
            <w:szCs w:val="28"/>
            <w:rPrChange w:id="856" w:author="Борис Гогинян" w:date="2020-05-22T22:35:00Z">
              <w:rPr>
                <w:rFonts w:ascii="Times New Roman" w:hAnsi="Times New Roman" w:cs="Times New Roman"/>
                <w:sz w:val="32"/>
                <w:szCs w:val="28"/>
              </w:rPr>
            </w:rPrChange>
          </w:rPr>
          <w:t xml:space="preserve"> </w:t>
        </w:r>
      </w:ins>
      <w:del w:id="857" w:author="Борис Гогинян" w:date="2020-05-22T22:18:00Z">
        <w:r w:rsidRPr="00B12333" w:rsidDel="00C52476">
          <w:rPr>
            <w:rFonts w:ascii="Times New Roman" w:hAnsi="Times New Roman" w:cs="Times New Roman"/>
            <w:sz w:val="28"/>
            <w:szCs w:val="28"/>
          </w:rPr>
          <w:delText xml:space="preserve"> </w:delText>
        </w:r>
      </w:del>
      <w:r w:rsidRPr="00B12333">
        <w:rPr>
          <w:rFonts w:ascii="Times New Roman" w:hAnsi="Times New Roman" w:cs="Times New Roman"/>
          <w:sz w:val="28"/>
          <w:szCs w:val="28"/>
        </w:rPr>
        <w:t xml:space="preserve">Если оба колебания не согласованы друг с другом т.е.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t>
      </w:r>
      <w:r w:rsidRPr="00B12333">
        <w:rPr>
          <w:rFonts w:ascii="Times New Roman" w:hAnsi="Times New Roman" w:cs="Times New Roman"/>
          <w:sz w:val="28"/>
          <w:szCs w:val="28"/>
          <w:lang w:val="en-US"/>
        </w:rPr>
        <w:t>I</w:t>
      </w:r>
      <w:r w:rsidRPr="00B12333">
        <w:rPr>
          <w:rFonts w:ascii="Times New Roman" w:hAnsi="Times New Roman" w:cs="Times New Roman"/>
          <w:sz w:val="28"/>
          <w:szCs w:val="28"/>
        </w:rPr>
        <w:t xml:space="preserve"> в пространстве: в одних местах возникают максимумы, в других минимумы интенсивности. Такое явление называется интерференцией волн.</w:t>
      </w:r>
    </w:p>
    <w:p w14:paraId="613B11D7" w14:textId="24513861" w:rsidR="00465EFF" w:rsidRPr="00B12333" w:rsidRDefault="00465EFF" w:rsidP="00E66290">
      <w:pPr>
        <w:spacing w:after="0" w:line="360" w:lineRule="auto"/>
        <w:contextualSpacing/>
        <w:rPr>
          <w:rFonts w:ascii="Times New Roman" w:hAnsi="Times New Roman" w:cs="Times New Roman"/>
          <w:sz w:val="28"/>
          <w:szCs w:val="28"/>
        </w:rPr>
      </w:pPr>
    </w:p>
    <w:p w14:paraId="61311F32" w14:textId="1D947031" w:rsidR="00A6235B" w:rsidRPr="00B12333" w:rsidRDefault="00A6235B">
      <w:pPr>
        <w:spacing w:after="0" w:line="360" w:lineRule="auto"/>
        <w:contextualSpacing/>
        <w:jc w:val="center"/>
        <w:rPr>
          <w:rFonts w:ascii="Times New Roman" w:hAnsi="Times New Roman" w:cs="Times New Roman"/>
          <w:sz w:val="28"/>
          <w:szCs w:val="28"/>
          <w:rPrChange w:id="858" w:author="Борис Гогинян" w:date="2020-05-22T22:35:00Z">
            <w:rPr>
              <w:rFonts w:ascii="Times New Roman" w:hAnsi="Times New Roman" w:cs="Times New Roman"/>
              <w:sz w:val="32"/>
              <w:szCs w:val="32"/>
            </w:rPr>
          </w:rPrChange>
        </w:rPr>
        <w:pPrChange w:id="859" w:author="Борис Гогинян" w:date="2020-05-22T22:32:00Z">
          <w:pPr>
            <w:spacing w:after="0" w:line="360" w:lineRule="auto"/>
            <w:ind w:firstLine="708"/>
            <w:contextualSpacing/>
          </w:pPr>
        </w:pPrChange>
      </w:pPr>
      <w:commentRangeStart w:id="860"/>
      <w:r w:rsidRPr="00B12333">
        <w:rPr>
          <w:rFonts w:ascii="Times New Roman" w:hAnsi="Times New Roman" w:cs="Times New Roman"/>
          <w:sz w:val="28"/>
          <w:szCs w:val="28"/>
          <w:rPrChange w:id="861" w:author="Борис Гогинян" w:date="2020-05-22T22:35:00Z">
            <w:rPr>
              <w:rFonts w:ascii="Times New Roman" w:hAnsi="Times New Roman" w:cs="Times New Roman"/>
              <w:sz w:val="32"/>
              <w:szCs w:val="32"/>
            </w:rPr>
          </w:rPrChange>
        </w:rPr>
        <w:t>Принцип Гюйгенса-Френеля</w:t>
      </w:r>
      <w:commentRangeEnd w:id="860"/>
      <w:r w:rsidR="00465EFF" w:rsidRPr="00B12333">
        <w:rPr>
          <w:rStyle w:val="af1"/>
          <w:rFonts w:ascii="Times New Roman" w:hAnsi="Times New Roman" w:cs="Times New Roman"/>
          <w:sz w:val="28"/>
          <w:szCs w:val="28"/>
          <w:rPrChange w:id="862" w:author="Борис Гогинян" w:date="2020-05-22T22:35:00Z">
            <w:rPr>
              <w:rStyle w:val="af1"/>
              <w:rFonts w:ascii="Times New Roman" w:hAnsi="Times New Roman" w:cs="Times New Roman"/>
              <w:sz w:val="32"/>
              <w:szCs w:val="32"/>
            </w:rPr>
          </w:rPrChange>
        </w:rPr>
        <w:commentReference w:id="860"/>
      </w:r>
      <w:r w:rsidR="00C50854" w:rsidRPr="00B12333">
        <w:rPr>
          <w:rFonts w:ascii="Times New Roman" w:hAnsi="Times New Roman" w:cs="Times New Roman"/>
          <w:sz w:val="28"/>
          <w:szCs w:val="28"/>
          <w:rPrChange w:id="863" w:author="Борис Гогинян" w:date="2020-05-22T22:35:00Z">
            <w:rPr>
              <w:rFonts w:ascii="Times New Roman" w:hAnsi="Times New Roman" w:cs="Times New Roman"/>
              <w:sz w:val="32"/>
              <w:szCs w:val="32"/>
            </w:rPr>
          </w:rPrChange>
        </w:rPr>
        <w:t xml:space="preserve"> </w:t>
      </w:r>
      <w:del w:id="864" w:author="Борис Гогинян" w:date="2020-05-22T22:15:00Z">
        <w:r w:rsidR="00C50854" w:rsidRPr="00B12333" w:rsidDel="00C52476">
          <w:rPr>
            <w:rFonts w:ascii="Times New Roman" w:hAnsi="Times New Roman" w:cs="Times New Roman"/>
            <w:sz w:val="28"/>
            <w:szCs w:val="28"/>
            <w:rPrChange w:id="865" w:author="Борис Гогинян" w:date="2020-05-22T22:35:00Z">
              <w:rPr>
                <w:rFonts w:ascii="Times New Roman" w:hAnsi="Times New Roman" w:cs="Times New Roman"/>
                <w:sz w:val="32"/>
                <w:szCs w:val="32"/>
              </w:rPr>
            </w:rPrChange>
          </w:rPr>
          <w:delText>[1, глава 4]</w:delText>
        </w:r>
      </w:del>
    </w:p>
    <w:p w14:paraId="085D3404" w14:textId="4D282C0D" w:rsidR="00465EFF" w:rsidRPr="00B12333" w:rsidRDefault="00A6235B">
      <w:pPr>
        <w:spacing w:after="0" w:line="276" w:lineRule="auto"/>
        <w:ind w:firstLine="708"/>
        <w:contextualSpacing/>
        <w:jc w:val="both"/>
        <w:rPr>
          <w:rFonts w:ascii="Times New Roman" w:hAnsi="Times New Roman" w:cs="Times New Roman"/>
          <w:i/>
          <w:sz w:val="28"/>
          <w:szCs w:val="28"/>
        </w:rPr>
        <w:pPrChange w:id="866" w:author="Борис Гогинян" w:date="2020-05-22T22:16:00Z">
          <w:pPr>
            <w:spacing w:after="0" w:line="276" w:lineRule="auto"/>
            <w:ind w:firstLine="708"/>
            <w:contextualSpacing/>
          </w:pPr>
        </w:pPrChange>
      </w:pPr>
      <w:commentRangeStart w:id="867"/>
      <w:r w:rsidRPr="00B12333">
        <w:rPr>
          <w:rFonts w:ascii="Times New Roman" w:hAnsi="Times New Roman" w:cs="Times New Roman"/>
          <w:i/>
          <w:sz w:val="28"/>
          <w:szCs w:val="28"/>
        </w:rPr>
        <w: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t>
      </w:r>
      <w:r w:rsidR="00465EFF" w:rsidRPr="00B12333">
        <w:rPr>
          <w:rFonts w:ascii="Times New Roman" w:hAnsi="Times New Roman" w:cs="Times New Roman"/>
          <w:i/>
          <w:sz w:val="28"/>
          <w:szCs w:val="28"/>
        </w:rPr>
        <w:t>олем реальных источников света.</w:t>
      </w:r>
      <w:ins w:id="868" w:author="Борис Гогинян" w:date="2020-05-22T22:15:00Z">
        <w:r w:rsidR="00C52476" w:rsidRPr="00B12333">
          <w:rPr>
            <w:rFonts w:ascii="Times New Roman" w:hAnsi="Times New Roman" w:cs="Times New Roman"/>
            <w:sz w:val="28"/>
            <w:szCs w:val="28"/>
            <w:rPrChange w:id="869" w:author="Борис Гогинян" w:date="2020-05-22T22:35:00Z">
              <w:rPr>
                <w:rFonts w:ascii="Times New Roman" w:hAnsi="Times New Roman" w:cs="Times New Roman"/>
                <w:sz w:val="32"/>
                <w:szCs w:val="32"/>
              </w:rPr>
            </w:rPrChange>
          </w:rPr>
          <w:t xml:space="preserve"> [1]</w:t>
        </w:r>
      </w:ins>
    </w:p>
    <w:p w14:paraId="3486A066" w14:textId="768FDEA4"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зависящее от наличия источников.</w:t>
      </w:r>
      <w:commentRangeEnd w:id="867"/>
      <w:r w:rsidRPr="00B12333">
        <w:rPr>
          <w:rStyle w:val="af1"/>
          <w:rFonts w:ascii="Times New Roman" w:hAnsi="Times New Roman" w:cs="Times New Roman"/>
          <w:sz w:val="28"/>
          <w:szCs w:val="28"/>
        </w:rPr>
        <w:commentReference w:id="867"/>
      </w:r>
    </w:p>
    <w:p w14:paraId="2BC43DBA" w14:textId="77777777" w:rsidR="00A6235B" w:rsidRPr="00B12333" w:rsidRDefault="00A6235B" w:rsidP="00A6235B">
      <w:pPr>
        <w:spacing w:after="0" w:line="360" w:lineRule="auto"/>
        <w:ind w:firstLine="708"/>
        <w:contextualSpacing/>
        <w:rPr>
          <w:rFonts w:ascii="Times New Roman" w:hAnsi="Times New Roman" w:cs="Times New Roman"/>
          <w:sz w:val="28"/>
          <w:szCs w:val="28"/>
          <w:rPrChange w:id="870" w:author="Борис Гогинян" w:date="2020-05-22T22:35:00Z">
            <w:rPr>
              <w:rFonts w:ascii="Times New Roman" w:hAnsi="Times New Roman" w:cs="Times New Roman"/>
              <w:sz w:val="32"/>
              <w:szCs w:val="28"/>
            </w:rPr>
          </w:rPrChange>
        </w:rPr>
      </w:pPr>
    </w:p>
    <w:p w14:paraId="2280C5CA" w14:textId="32A432F0" w:rsidR="00A6235B" w:rsidRPr="00B12333" w:rsidRDefault="00A6235B">
      <w:pPr>
        <w:spacing w:after="0" w:line="360" w:lineRule="auto"/>
        <w:contextualSpacing/>
        <w:jc w:val="center"/>
        <w:rPr>
          <w:rFonts w:ascii="Times New Roman" w:hAnsi="Times New Roman" w:cs="Times New Roman"/>
          <w:sz w:val="28"/>
          <w:szCs w:val="28"/>
          <w:rPrChange w:id="871" w:author="Борис Гогинян" w:date="2020-05-22T22:35:00Z">
            <w:rPr>
              <w:rFonts w:ascii="Times New Roman" w:hAnsi="Times New Roman" w:cs="Times New Roman"/>
              <w:sz w:val="32"/>
              <w:szCs w:val="28"/>
            </w:rPr>
          </w:rPrChange>
        </w:rPr>
        <w:pPrChange w:id="872"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873" w:author="Борис Гогинян" w:date="2020-05-22T22:35:00Z">
            <w:rPr>
              <w:rFonts w:ascii="Times New Roman" w:hAnsi="Times New Roman" w:cs="Times New Roman"/>
              <w:sz w:val="32"/>
              <w:szCs w:val="28"/>
            </w:rPr>
          </w:rPrChange>
        </w:rPr>
        <w:t>Каустики</w:t>
      </w:r>
      <w:r w:rsidR="00C50854" w:rsidRPr="00B12333">
        <w:rPr>
          <w:rFonts w:ascii="Times New Roman" w:hAnsi="Times New Roman" w:cs="Times New Roman"/>
          <w:sz w:val="28"/>
          <w:szCs w:val="28"/>
          <w:rPrChange w:id="874" w:author="Борис Гогинян" w:date="2020-05-22T22:35:00Z">
            <w:rPr>
              <w:rFonts w:ascii="Times New Roman" w:hAnsi="Times New Roman" w:cs="Times New Roman"/>
              <w:sz w:val="32"/>
              <w:szCs w:val="28"/>
            </w:rPr>
          </w:rPrChange>
        </w:rPr>
        <w:t xml:space="preserve"> </w:t>
      </w:r>
      <w:del w:id="875" w:author="Борис Гогинян" w:date="2020-05-22T22:16:00Z">
        <w:r w:rsidR="00276ACE" w:rsidRPr="00B12333" w:rsidDel="00C52476">
          <w:rPr>
            <w:rFonts w:ascii="Times New Roman" w:hAnsi="Times New Roman" w:cs="Times New Roman"/>
            <w:sz w:val="28"/>
            <w:szCs w:val="28"/>
            <w:rPrChange w:id="876" w:author="Борис Гогинян" w:date="2020-05-22T22:35:00Z">
              <w:rPr>
                <w:rFonts w:ascii="Times New Roman" w:hAnsi="Times New Roman" w:cs="Times New Roman"/>
                <w:sz w:val="32"/>
                <w:szCs w:val="28"/>
              </w:rPr>
            </w:rPrChange>
          </w:rPr>
          <w:delText>[1, глава 2]</w:delText>
        </w:r>
      </w:del>
    </w:p>
    <w:p w14:paraId="55086486" w14:textId="002740F3" w:rsidR="004B2FCA" w:rsidRPr="00B12333" w:rsidRDefault="00D764BA"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Каустика – это огибающая световых лучей, преломленных или отраженных от некоторой кривой поверхности</w:t>
      </w:r>
      <w:r w:rsidR="00A37C16" w:rsidRPr="00B12333">
        <w:rPr>
          <w:rFonts w:ascii="Times New Roman" w:hAnsi="Times New Roman" w:cs="Times New Roman"/>
          <w:sz w:val="28"/>
          <w:szCs w:val="28"/>
        </w:rPr>
        <w:t xml:space="preserve"> или объекта, или это проекция этой огибающей на другую поверхность. </w:t>
      </w:r>
      <w:r w:rsidR="00276ACE" w:rsidRPr="00B12333">
        <w:rPr>
          <w:rFonts w:ascii="Times New Roman" w:hAnsi="Times New Roman" w:cs="Times New Roman"/>
          <w:sz w:val="28"/>
          <w:szCs w:val="28"/>
        </w:rPr>
        <w:t>Каустика возникает из-за концентрации световых лучей в определенной точке.</w:t>
      </w:r>
      <w:ins w:id="877" w:author="Борис Гогинян" w:date="2020-05-22T22:16:00Z">
        <w:r w:rsidR="00C52476" w:rsidRPr="00B12333">
          <w:rPr>
            <w:rFonts w:ascii="Times New Roman" w:hAnsi="Times New Roman" w:cs="Times New Roman"/>
            <w:sz w:val="28"/>
            <w:szCs w:val="28"/>
            <w:rPrChange w:id="878" w:author="Борис Гогинян" w:date="2020-05-22T22:35:00Z">
              <w:rPr>
                <w:rFonts w:ascii="Times New Roman" w:hAnsi="Times New Roman" w:cs="Times New Roman"/>
                <w:sz w:val="32"/>
                <w:szCs w:val="28"/>
              </w:rPr>
            </w:rPrChange>
          </w:rPr>
          <w:t xml:space="preserve"> [1]</w:t>
        </w:r>
      </w:ins>
    </w:p>
    <w:p w14:paraId="2510E479" w14:textId="77777777" w:rsidR="00276ACE" w:rsidRPr="00B12333" w:rsidRDefault="00276ACE" w:rsidP="005D7D15">
      <w:pPr>
        <w:spacing w:after="0" w:line="276" w:lineRule="auto"/>
        <w:ind w:firstLine="708"/>
        <w:contextualSpacing/>
        <w:rPr>
          <w:rFonts w:ascii="Times New Roman" w:hAnsi="Times New Roman" w:cs="Times New Roman"/>
          <w:sz w:val="28"/>
          <w:szCs w:val="28"/>
        </w:rPr>
      </w:pPr>
    </w:p>
    <w:p w14:paraId="7E36895D" w14:textId="0366AC48" w:rsidR="00A37F65" w:rsidRPr="00B12333" w:rsidRDefault="00A37F65">
      <w:pPr>
        <w:spacing w:after="0" w:line="360" w:lineRule="auto"/>
        <w:contextualSpacing/>
        <w:jc w:val="center"/>
        <w:rPr>
          <w:rFonts w:ascii="Times New Roman" w:hAnsi="Times New Roman" w:cs="Times New Roman"/>
          <w:sz w:val="28"/>
          <w:szCs w:val="28"/>
          <w:rPrChange w:id="879" w:author="Борис Гогинян" w:date="2020-05-22T22:35:00Z">
            <w:rPr>
              <w:rFonts w:ascii="Times New Roman" w:hAnsi="Times New Roman" w:cs="Times New Roman"/>
              <w:sz w:val="32"/>
              <w:szCs w:val="28"/>
            </w:rPr>
          </w:rPrChange>
        </w:rPr>
        <w:pPrChange w:id="880"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881" w:author="Борис Гогинян" w:date="2020-05-22T22:35:00Z">
            <w:rPr>
              <w:rFonts w:ascii="Times New Roman" w:hAnsi="Times New Roman" w:cs="Times New Roman"/>
              <w:sz w:val="32"/>
              <w:szCs w:val="28"/>
            </w:rPr>
          </w:rPrChange>
        </w:rPr>
        <w:t>Закон Ламберта</w:t>
      </w:r>
      <w:r w:rsidR="00C50854" w:rsidRPr="00B12333">
        <w:rPr>
          <w:rFonts w:ascii="Times New Roman" w:hAnsi="Times New Roman" w:cs="Times New Roman"/>
          <w:sz w:val="28"/>
          <w:szCs w:val="28"/>
          <w:rPrChange w:id="882" w:author="Борис Гогинян" w:date="2020-05-22T22:35:00Z">
            <w:rPr>
              <w:rFonts w:ascii="Times New Roman" w:hAnsi="Times New Roman" w:cs="Times New Roman"/>
              <w:sz w:val="32"/>
              <w:szCs w:val="28"/>
            </w:rPr>
          </w:rPrChange>
        </w:rPr>
        <w:t xml:space="preserve"> </w:t>
      </w:r>
      <w:del w:id="883" w:author="Борис Гогинян" w:date="2020-05-22T22:16:00Z">
        <w:r w:rsidR="00C50854" w:rsidRPr="00B12333" w:rsidDel="00C52476">
          <w:rPr>
            <w:rFonts w:ascii="Times New Roman" w:hAnsi="Times New Roman" w:cs="Times New Roman"/>
            <w:sz w:val="28"/>
            <w:szCs w:val="28"/>
            <w:rPrChange w:id="884" w:author="Борис Гогинян" w:date="2020-05-22T22:35:00Z">
              <w:rPr>
                <w:rFonts w:ascii="Times New Roman" w:hAnsi="Times New Roman" w:cs="Times New Roman"/>
                <w:sz w:val="32"/>
                <w:szCs w:val="28"/>
              </w:rPr>
            </w:rPrChange>
          </w:rPr>
          <w:delText>[</w:delText>
        </w:r>
        <w:r w:rsidR="008166FD" w:rsidRPr="00B12333" w:rsidDel="00C52476">
          <w:rPr>
            <w:rFonts w:ascii="Times New Roman" w:hAnsi="Times New Roman" w:cs="Times New Roman"/>
            <w:sz w:val="28"/>
            <w:szCs w:val="28"/>
            <w:rPrChange w:id="885" w:author="Борис Гогинян" w:date="2020-05-22T22:35:00Z">
              <w:rPr>
                <w:rFonts w:ascii="Times New Roman" w:hAnsi="Times New Roman" w:cs="Times New Roman"/>
                <w:sz w:val="32"/>
                <w:szCs w:val="28"/>
              </w:rPr>
            </w:rPrChange>
          </w:rPr>
          <w:delText>2</w:delText>
        </w:r>
        <w:r w:rsidR="00C50854" w:rsidRPr="00B12333" w:rsidDel="00C52476">
          <w:rPr>
            <w:rFonts w:ascii="Times New Roman" w:hAnsi="Times New Roman" w:cs="Times New Roman"/>
            <w:sz w:val="28"/>
            <w:szCs w:val="28"/>
            <w:rPrChange w:id="886" w:author="Борис Гогинян" w:date="2020-05-22T22:35:00Z">
              <w:rPr>
                <w:rFonts w:ascii="Times New Roman" w:hAnsi="Times New Roman" w:cs="Times New Roman"/>
                <w:sz w:val="32"/>
                <w:szCs w:val="28"/>
              </w:rPr>
            </w:rPrChange>
          </w:rPr>
          <w:delText>, глава 2]</w:delText>
        </w:r>
      </w:del>
    </w:p>
    <w:p w14:paraId="503F0232" w14:textId="3DEE1557" w:rsidR="00A6235B" w:rsidRPr="00B12333" w:rsidRDefault="008166FD" w:rsidP="00A545D6">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З</w:t>
      </w:r>
      <w:r w:rsidR="00276ACE" w:rsidRPr="00B12333">
        <w:rPr>
          <w:rFonts w:ascii="Times New Roman" w:hAnsi="Times New Roman" w:cs="Times New Roman"/>
          <w:sz w:val="28"/>
          <w:szCs w:val="28"/>
        </w:rPr>
        <w:t xml:space="preserve">акон Ламберта </w:t>
      </w:r>
      <w:r w:rsidRPr="00B12333">
        <w:rPr>
          <w:rFonts w:ascii="Times New Roman" w:hAnsi="Times New Roman" w:cs="Times New Roman"/>
          <w:sz w:val="28"/>
          <w:szCs w:val="28"/>
        </w:rPr>
        <w:t>утверждает</w:t>
      </w:r>
      <w:r w:rsidR="00276ACE" w:rsidRPr="00B12333">
        <w:rPr>
          <w:rFonts w:ascii="Times New Roman" w:hAnsi="Times New Roman" w:cs="Times New Roman"/>
          <w:sz w:val="28"/>
          <w:szCs w:val="28"/>
        </w:rPr>
        <w:t xml:space="preserve">, что интенсивность излучения, </w:t>
      </w:r>
      <w:r w:rsidRPr="00B12333">
        <w:rPr>
          <w:rFonts w:ascii="Times New Roman" w:hAnsi="Times New Roman" w:cs="Times New Roman"/>
          <w:sz w:val="28"/>
          <w:szCs w:val="28"/>
        </w:rPr>
        <w:t>отражаемая</w:t>
      </w:r>
      <w:r w:rsidR="00276ACE" w:rsidRPr="00B12333">
        <w:rPr>
          <w:rFonts w:ascii="Times New Roman" w:hAnsi="Times New Roman" w:cs="Times New Roman"/>
          <w:sz w:val="28"/>
          <w:szCs w:val="28"/>
        </w:rPr>
        <w:t xml:space="preserve"> от идеальной диффузно</w:t>
      </w:r>
      <w:r w:rsidRPr="00B12333">
        <w:rPr>
          <w:rFonts w:ascii="Times New Roman" w:hAnsi="Times New Roman" w:cs="Times New Roman"/>
          <w:sz w:val="28"/>
          <w:szCs w:val="28"/>
        </w:rPr>
        <w:t>й</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 xml:space="preserve"> (</w:t>
      </w:r>
      <w:r w:rsidR="00276ACE" w:rsidRPr="00B12333">
        <w:rPr>
          <w:rFonts w:ascii="Times New Roman" w:hAnsi="Times New Roman" w:cs="Times New Roman"/>
          <w:sz w:val="28"/>
          <w:szCs w:val="28"/>
        </w:rPr>
        <w:t xml:space="preserve">или </w:t>
      </w:r>
      <w:r w:rsidRPr="00B12333">
        <w:rPr>
          <w:rFonts w:ascii="Times New Roman" w:hAnsi="Times New Roman" w:cs="Times New Roman"/>
          <w:sz w:val="28"/>
          <w:szCs w:val="28"/>
        </w:rPr>
        <w:t xml:space="preserve">излучаемая </w:t>
      </w:r>
      <w:r w:rsidR="00276ACE" w:rsidRPr="00B12333">
        <w:rPr>
          <w:rFonts w:ascii="Times New Roman" w:hAnsi="Times New Roman" w:cs="Times New Roman"/>
          <w:sz w:val="28"/>
          <w:szCs w:val="28"/>
        </w:rPr>
        <w:t>идеальн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диффузн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w:t>
      </w:r>
      <w:r w:rsidRPr="00B12333">
        <w:rPr>
          <w:rFonts w:ascii="Times New Roman" w:hAnsi="Times New Roman" w:cs="Times New Roman"/>
          <w:sz w:val="28"/>
          <w:szCs w:val="28"/>
        </w:rPr>
        <w:t>источником), прямо пропорциональна к</w:t>
      </w:r>
      <w:r w:rsidR="00276ACE" w:rsidRPr="00B12333">
        <w:rPr>
          <w:rFonts w:ascii="Times New Roman" w:hAnsi="Times New Roman" w:cs="Times New Roman"/>
          <w:sz w:val="28"/>
          <w:szCs w:val="28"/>
        </w:rPr>
        <w:t>осинусу угла θ между направлением падающего света и нормалью</w:t>
      </w:r>
      <w:r w:rsidRPr="00B12333">
        <w:rPr>
          <w:rFonts w:ascii="Times New Roman" w:hAnsi="Times New Roman" w:cs="Times New Roman"/>
          <w:sz w:val="28"/>
          <w:szCs w:val="28"/>
        </w:rPr>
        <w:t xml:space="preserve"> к</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w:t>
      </w:r>
      <w:ins w:id="887" w:author="Борис Гогинян" w:date="2020-05-22T22:16:00Z">
        <w:r w:rsidR="00C52476" w:rsidRPr="00B12333">
          <w:rPr>
            <w:rFonts w:ascii="Times New Roman" w:hAnsi="Times New Roman" w:cs="Times New Roman"/>
            <w:sz w:val="28"/>
            <w:szCs w:val="28"/>
            <w:rPrChange w:id="888" w:author="Борис Гогинян" w:date="2020-05-22T22:35:00Z">
              <w:rPr>
                <w:rFonts w:ascii="Times New Roman" w:hAnsi="Times New Roman" w:cs="Times New Roman"/>
                <w:sz w:val="32"/>
                <w:szCs w:val="28"/>
              </w:rPr>
            </w:rPrChange>
          </w:rPr>
          <w:t xml:space="preserve"> [2]</w:t>
        </w:r>
      </w:ins>
    </w:p>
    <w:p w14:paraId="1C440678" w14:textId="145759DE" w:rsidR="00A6235B" w:rsidRDefault="00A6235B" w:rsidP="00465EFF">
      <w:pPr>
        <w:spacing w:after="0" w:line="360" w:lineRule="auto"/>
        <w:ind w:firstLine="708"/>
        <w:contextualSpacing/>
        <w:jc w:val="center"/>
        <w:rPr>
          <w:ins w:id="889" w:author="Борис Гогинян" w:date="2020-05-24T21:49:00Z"/>
          <w:rFonts w:ascii="Times New Roman" w:hAnsi="Times New Roman" w:cs="Times New Roman"/>
          <w:sz w:val="28"/>
          <w:szCs w:val="28"/>
        </w:rPr>
      </w:pPr>
    </w:p>
    <w:p w14:paraId="761F6194" w14:textId="77777777" w:rsidR="006C450B" w:rsidRPr="00B12333" w:rsidRDefault="006C450B" w:rsidP="00465EFF">
      <w:pPr>
        <w:spacing w:after="0" w:line="360" w:lineRule="auto"/>
        <w:ind w:firstLine="708"/>
        <w:contextualSpacing/>
        <w:jc w:val="center"/>
        <w:rPr>
          <w:rFonts w:ascii="Times New Roman" w:hAnsi="Times New Roman" w:cs="Times New Roman"/>
          <w:sz w:val="28"/>
          <w:szCs w:val="28"/>
        </w:rPr>
      </w:pPr>
    </w:p>
    <w:p w14:paraId="78B8E16A" w14:textId="4BD4C578" w:rsidR="00A6235B" w:rsidRPr="00B12333" w:rsidRDefault="00A6235B">
      <w:pPr>
        <w:spacing w:after="0" w:line="360" w:lineRule="auto"/>
        <w:contextualSpacing/>
        <w:jc w:val="center"/>
        <w:rPr>
          <w:rFonts w:ascii="Times New Roman" w:hAnsi="Times New Roman" w:cs="Times New Roman"/>
          <w:sz w:val="28"/>
          <w:szCs w:val="28"/>
          <w:rPrChange w:id="890" w:author="Борис Гогинян" w:date="2020-05-22T22:35:00Z">
            <w:rPr>
              <w:rFonts w:ascii="Times New Roman" w:hAnsi="Times New Roman" w:cs="Times New Roman"/>
              <w:sz w:val="32"/>
              <w:szCs w:val="28"/>
            </w:rPr>
          </w:rPrChange>
        </w:rPr>
        <w:pPrChange w:id="891"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892" w:author="Борис Гогинян" w:date="2020-05-22T22:35:00Z">
            <w:rPr>
              <w:rFonts w:ascii="Times New Roman" w:hAnsi="Times New Roman" w:cs="Times New Roman"/>
              <w:sz w:val="32"/>
              <w:szCs w:val="28"/>
            </w:rPr>
          </w:rPrChange>
        </w:rPr>
        <w:lastRenderedPageBreak/>
        <w:t>Уравнения Френеля</w:t>
      </w:r>
      <w:r w:rsidR="008166FD" w:rsidRPr="00B12333">
        <w:rPr>
          <w:rFonts w:ascii="Times New Roman" w:hAnsi="Times New Roman" w:cs="Times New Roman"/>
          <w:sz w:val="28"/>
          <w:szCs w:val="28"/>
          <w:rPrChange w:id="893" w:author="Борис Гогинян" w:date="2020-05-22T22:35:00Z">
            <w:rPr>
              <w:rFonts w:ascii="Times New Roman" w:hAnsi="Times New Roman" w:cs="Times New Roman"/>
              <w:sz w:val="32"/>
              <w:szCs w:val="28"/>
            </w:rPr>
          </w:rPrChange>
        </w:rPr>
        <w:t xml:space="preserve"> </w:t>
      </w:r>
      <w:del w:id="894" w:author="Борис Гогинян" w:date="2020-05-22T22:16:00Z">
        <w:r w:rsidR="008166FD" w:rsidRPr="00B12333" w:rsidDel="00C52476">
          <w:rPr>
            <w:rFonts w:ascii="Times New Roman" w:hAnsi="Times New Roman" w:cs="Times New Roman"/>
            <w:sz w:val="28"/>
            <w:szCs w:val="28"/>
            <w:rPrChange w:id="895" w:author="Борис Гогинян" w:date="2020-05-22T22:35:00Z">
              <w:rPr>
                <w:rFonts w:ascii="Times New Roman" w:hAnsi="Times New Roman" w:cs="Times New Roman"/>
                <w:sz w:val="32"/>
                <w:szCs w:val="28"/>
              </w:rPr>
            </w:rPrChange>
          </w:rPr>
          <w:delText>[1, глава 5]</w:delText>
        </w:r>
      </w:del>
    </w:p>
    <w:p w14:paraId="67AC85B5" w14:textId="3B6071A1" w:rsidR="00A6235B" w:rsidRPr="00B12333" w:rsidRDefault="00A6235B"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Уравнения Френеля описывают зависимость амплитуды электрического (магнитного) поля падающей волны и полей отраженной и преломленной волн</w:t>
      </w:r>
      <w:ins w:id="896" w:author="Борис Гогинян" w:date="2020-05-22T22:17:00Z">
        <w:r w:rsidR="00C52476" w:rsidRPr="00B12333">
          <w:rPr>
            <w:rFonts w:ascii="Times New Roman" w:hAnsi="Times New Roman" w:cs="Times New Roman"/>
            <w:sz w:val="28"/>
            <w:szCs w:val="28"/>
          </w:rPr>
          <w:t xml:space="preserve"> </w:t>
        </w:r>
      </w:ins>
      <w:ins w:id="897" w:author="Борис Гогинян" w:date="2020-05-22T22:16:00Z">
        <w:r w:rsidR="00C52476" w:rsidRPr="00B12333">
          <w:rPr>
            <w:rFonts w:ascii="Times New Roman" w:hAnsi="Times New Roman" w:cs="Times New Roman"/>
            <w:sz w:val="28"/>
            <w:szCs w:val="28"/>
            <w:rPrChange w:id="898" w:author="Борис Гогинян" w:date="2020-05-22T22:35:00Z">
              <w:rPr>
                <w:rFonts w:ascii="Times New Roman" w:hAnsi="Times New Roman" w:cs="Times New Roman"/>
                <w:sz w:val="32"/>
                <w:szCs w:val="28"/>
              </w:rPr>
            </w:rPrChange>
          </w:rPr>
          <w:t>[1]</w:t>
        </w:r>
      </w:ins>
      <w:r w:rsidRPr="00B12333">
        <w:rPr>
          <w:rFonts w:ascii="Times New Roman" w:hAnsi="Times New Roman" w:cs="Times New Roman"/>
          <w:sz w:val="28"/>
          <w:szCs w:val="28"/>
        </w:rPr>
        <w:t xml:space="preserve">: </w:t>
      </w:r>
      <w:r w:rsidRPr="00B12333">
        <w:rPr>
          <w:noProof/>
          <w:sz w:val="28"/>
          <w:szCs w:val="28"/>
          <w:lang w:eastAsia="ru-RU"/>
          <w:rPrChange w:id="899" w:author="Борис Гогинян" w:date="2020-05-22T22:35:00Z">
            <w:rPr>
              <w:noProof/>
              <w:lang w:eastAsia="ru-RU"/>
            </w:rPr>
          </w:rPrChange>
        </w:rPr>
        <w:drawing>
          <wp:inline distT="0" distB="0" distL="0" distR="0" wp14:anchorId="7C058D02" wp14:editId="7BFF900A">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609267AA"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6B9FC8B6" w14:textId="77777777" w:rsidR="00A6235B" w:rsidRPr="00B12333" w:rsidRDefault="00A6235B" w:rsidP="00A6235B">
      <w:pPr>
        <w:spacing w:after="0" w:line="360" w:lineRule="auto"/>
        <w:contextualSpacing/>
        <w:rPr>
          <w:rFonts w:ascii="Times New Roman" w:hAnsi="Times New Roman" w:cs="Times New Roman"/>
          <w:sz w:val="28"/>
          <w:szCs w:val="28"/>
        </w:rPr>
      </w:pPr>
      <w:r w:rsidRPr="00B12333">
        <w:rPr>
          <w:noProof/>
          <w:sz w:val="28"/>
          <w:szCs w:val="28"/>
          <w:lang w:eastAsia="ru-RU"/>
          <w:rPrChange w:id="900" w:author="Борис Гогинян" w:date="2020-05-22T22:35:00Z">
            <w:rPr>
              <w:noProof/>
              <w:lang w:eastAsia="ru-RU"/>
            </w:rPr>
          </w:rPrChange>
        </w:rPr>
        <w:drawing>
          <wp:inline distT="0" distB="0" distL="0" distR="0" wp14:anchorId="1645DBD4" wp14:editId="110F01CD">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w:p>
    <w:p w14:paraId="6BE3D3CB"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1E40FF52" w14:textId="0BC871EB"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B12333">
        <w:rPr>
          <w:rFonts w:ascii="Times New Roman" w:hAnsi="Times New Roman" w:cs="Times New Roman"/>
          <w:sz w:val="28"/>
          <w:szCs w:val="28"/>
        </w:rPr>
        <w:t xml:space="preserve"> составляющая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3E8FA7E8" w14:textId="2C1EF3FA"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составляющая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2829552F" w14:textId="616FD1D7"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отраженной волны, лежащая в плоскости падения</w:t>
      </w:r>
      <w:r w:rsidR="00465EFF" w:rsidRPr="00B12333">
        <w:rPr>
          <w:rFonts w:ascii="Times New Roman" w:hAnsi="Times New Roman" w:cs="Times New Roman"/>
          <w:sz w:val="28"/>
          <w:szCs w:val="28"/>
        </w:rPr>
        <w:t>;</w:t>
      </w:r>
    </w:p>
    <w:p w14:paraId="54B5C71C" w14:textId="323D6896"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преломленной волны, лежащая в плоскости падения</w:t>
      </w:r>
      <w:r w:rsidR="00465EFF" w:rsidRPr="00B12333">
        <w:rPr>
          <w:rFonts w:ascii="Times New Roman" w:hAnsi="Times New Roman" w:cs="Times New Roman"/>
          <w:sz w:val="28"/>
          <w:szCs w:val="28"/>
        </w:rPr>
        <w:t>;</w:t>
      </w:r>
    </w:p>
    <w:p w14:paraId="5CA4719C" w14:textId="2770C8BB"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2BA751DA" w14:textId="27534D63"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в плоскости падения</w:t>
      </w:r>
      <w:r w:rsidR="00465EFF" w:rsidRPr="00B12333">
        <w:rPr>
          <w:rFonts w:ascii="Times New Roman" w:hAnsi="Times New Roman" w:cs="Times New Roman"/>
          <w:sz w:val="28"/>
          <w:szCs w:val="28"/>
        </w:rPr>
        <w:t>;</w:t>
      </w:r>
    </w:p>
    <w:p w14:paraId="4CFBEC6A" w14:textId="2C8B2E11"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77A97EA3" w14:textId="77777777" w:rsidR="00A6235B" w:rsidRPr="00B12333" w:rsidRDefault="00531FCD"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в плоскости падения</w:t>
      </w:r>
    </w:p>
    <w:p w14:paraId="3C6C3524" w14:textId="26963314"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1E3F7EB8" w14:textId="1C2937F2" w:rsidR="00A6235B" w:rsidRPr="00B12333" w:rsidRDefault="00A6235B" w:rsidP="00A6235B">
      <w:pPr>
        <w:spacing w:after="0" w:line="360" w:lineRule="auto"/>
        <w:contextualSpacing/>
        <w:rPr>
          <w:rFonts w:ascii="Times New Roman" w:hAnsi="Times New Roman" w:cs="Times New Roman"/>
          <w:sz w:val="28"/>
          <w:szCs w:val="28"/>
        </w:rPr>
      </w:pPr>
      <w:r w:rsidRPr="00B12333">
        <w:rPr>
          <w:noProof/>
          <w:sz w:val="28"/>
          <w:szCs w:val="28"/>
          <w:lang w:eastAsia="ru-RU"/>
          <w:rPrChange w:id="901" w:author="Борис Гогинян" w:date="2020-05-22T22:35:00Z">
            <w:rPr>
              <w:noProof/>
              <w:lang w:eastAsia="ru-RU"/>
            </w:rPr>
          </w:rPrChange>
        </w:rPr>
        <w:drawing>
          <wp:inline distT="0" distB="0" distL="0" distR="0" wp14:anchorId="07C4C847" wp14:editId="2344051D">
            <wp:extent cx="247650" cy="20955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7" cstate="print">
                      <a:extLst>
                        <a:ext uri="{28A0092B-C50C-407E-A947-70E740481C1C}">
                          <a14:useLocalDpi xmlns:a14="http://schemas.microsoft.com/office/drawing/2010/main" val="0"/>
                        </a:ext>
                      </a:extLst>
                    </a:blip>
                    <a:srcRect l="34251" t="31638" r="57811" b="56335"/>
                    <a:stretch>
                      <a:fillRect/>
                    </a:stretch>
                  </pic:blipFill>
                  <pic:spPr bwMode="auto">
                    <a:xfrm>
                      <a:off x="0" y="0"/>
                      <a:ext cx="247650" cy="209550"/>
                    </a:xfrm>
                    <a:prstGeom prst="rect">
                      <a:avLst/>
                    </a:prstGeom>
                    <a:noFill/>
                    <a:ln>
                      <a:noFill/>
                    </a:ln>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амплитуда составляющей падающей волны, лежащая перпендикулярно плоскости падения</w:t>
      </w:r>
      <w:r w:rsidR="00465EFF" w:rsidRPr="00B12333">
        <w:rPr>
          <w:rFonts w:ascii="Times New Roman" w:hAnsi="Times New Roman" w:cs="Times New Roman"/>
          <w:sz w:val="28"/>
          <w:szCs w:val="28"/>
        </w:rPr>
        <w:t>;</w:t>
      </w:r>
    </w:p>
    <w:p w14:paraId="04ED2E1E" w14:textId="77777777" w:rsidR="00A6235B" w:rsidRPr="00B12333" w:rsidRDefault="00A6235B" w:rsidP="00A6235B">
      <w:pPr>
        <w:spacing w:after="0" w:line="360" w:lineRule="auto"/>
        <w:contextualSpacing/>
        <w:rPr>
          <w:rFonts w:ascii="Times New Roman" w:hAnsi="Times New Roman" w:cs="Times New Roman"/>
          <w:sz w:val="28"/>
          <w:szCs w:val="28"/>
        </w:rPr>
      </w:pPr>
      <w:r w:rsidRPr="00B12333">
        <w:rPr>
          <w:noProof/>
          <w:sz w:val="28"/>
          <w:szCs w:val="28"/>
          <w:lang w:eastAsia="ru-RU"/>
          <w:rPrChange w:id="902" w:author="Борис Гогинян" w:date="2020-05-22T22:35:00Z">
            <w:rPr>
              <w:noProof/>
              <w:lang w:eastAsia="ru-RU"/>
            </w:rPr>
          </w:rPrChange>
        </w:rPr>
        <w:drawing>
          <wp:inline distT="0" distB="0" distL="0" distR="0" wp14:anchorId="038501A8" wp14:editId="209D2E86">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амплитуда составляющей падающей волны, лежащая в плоскости падения</w:t>
      </w:r>
    </w:p>
    <w:p w14:paraId="1A0EDD23" w14:textId="59D4F440" w:rsidR="00A6235B" w:rsidRPr="00B12333" w:rsidRDefault="00A6235B" w:rsidP="00A6235B">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sidRPr="00B12333">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sidRPr="00B12333">
        <w:rPr>
          <w:rFonts w:ascii="Times New Roman" w:hAnsi="Times New Roman" w:cs="Times New Roman"/>
          <w:sz w:val="28"/>
          <w:szCs w:val="28"/>
        </w:rPr>
        <w:t xml:space="preserve"> угол преломления</w:t>
      </w:r>
      <w:r w:rsidR="00465EFF" w:rsidRPr="00B12333">
        <w:rPr>
          <w:rFonts w:ascii="Times New Roman" w:hAnsi="Times New Roman" w:cs="Times New Roman"/>
          <w:sz w:val="28"/>
          <w:szCs w:val="28"/>
        </w:rPr>
        <w:t>;</w:t>
      </w:r>
    </w:p>
    <w:p w14:paraId="47464FF2" w14:textId="77777777" w:rsidR="00A6235B" w:rsidRPr="00B12333" w:rsidRDefault="00531FCD" w:rsidP="00A6235B">
      <w:pPr>
        <w:spacing w:after="0" w:line="360" w:lineRule="auto"/>
        <w:contextualSpacing/>
        <w:rPr>
          <w:rFonts w:ascii="Times New Roman" w:hAnsi="Times New Roman" w:cs="Times New Roman"/>
          <w:sz w:val="28"/>
          <w:szCs w:val="28"/>
          <w:rPrChange w:id="903" w:author="Борис Гогинян" w:date="2020-05-22T22:35:00Z">
            <w:rPr>
              <w:rFonts w:ascii="Times New Roman" w:hAnsi="Times New Roman" w:cs="Times New Roman"/>
              <w:sz w:val="36"/>
              <w:szCs w:val="28"/>
            </w:rPr>
          </w:rPrChange>
        </w:rPr>
      </w:pP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1</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2</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показатели преломления 1-й и 2-й сред.</w:t>
      </w:r>
    </w:p>
    <w:p w14:paraId="6F75D4A6"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Эти отношения называются коэффициентами Френеля. При обыкновенном отражении угол </w:t>
      </w:r>
      <m:oMath>
        <m:r>
          <w:rPr>
            <w:rFonts w:ascii="Cambria Math" w:hAnsi="Cambria Math" w:cs="Times New Roman"/>
            <w:sz w:val="28"/>
            <w:szCs w:val="28"/>
          </w:rPr>
          <m:t>ψ</m:t>
        </m:r>
      </m:oMath>
      <w:r w:rsidRPr="00B12333">
        <w:rPr>
          <w:rFonts w:ascii="Times New Roman" w:hAnsi="Times New Roman" w:cs="Times New Roman"/>
          <w:sz w:val="28"/>
          <w:szCs w:val="28"/>
        </w:rPr>
        <w:t xml:space="preserve">, а с ним и все коэффициенты Френеля вещественны. При скользящем падении, когда угол </w:t>
      </w:r>
      <m:oMath>
        <m:r>
          <w:rPr>
            <w:rFonts w:ascii="Cambria Math" w:hAnsi="Cambria Math" w:cs="Times New Roman"/>
            <w:sz w:val="28"/>
            <w:szCs w:val="28"/>
          </w:rPr>
          <m:t>φ</m:t>
        </m:r>
      </m:oMath>
      <w:r w:rsidRPr="00B12333">
        <w:rPr>
          <w:rFonts w:ascii="Times New Roman" w:hAnsi="Times New Roman" w:cs="Times New Roman"/>
          <w:sz w:val="28"/>
          <w:szCs w:val="28"/>
        </w:rPr>
        <w:t xml:space="preserve"> близок к 90°, отражение практически полное.</w:t>
      </w:r>
    </w:p>
    <w:p w14:paraId="166BC710"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12333">
        <w:rPr>
          <w:noProof/>
          <w:sz w:val="28"/>
          <w:szCs w:val="28"/>
          <w:lang w:eastAsia="ru-RU"/>
          <w:rPrChange w:id="904" w:author="Борис Гогинян" w:date="2020-05-22T22:35:00Z">
            <w:rPr>
              <w:noProof/>
              <w:lang w:eastAsia="ru-RU"/>
            </w:rPr>
          </w:rPrChange>
        </w:rPr>
        <w:lastRenderedPageBreak/>
        <w:drawing>
          <wp:inline distT="0" distB="0" distL="0" distR="0" wp14:anchorId="490E8FC3" wp14:editId="4EAE17D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3FC073E0" w14:textId="77777777"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С этим связана видимость подводных объектов вбили к наблюдателю и постепенным «размытием» при отдалении. </w:t>
      </w:r>
      <w:commentRangeStart w:id="905"/>
      <w:r w:rsidRPr="00B12333">
        <w:rPr>
          <w:rFonts w:ascii="Times New Roman" w:hAnsi="Times New Roman" w:cs="Times New Roman"/>
          <w:sz w:val="28"/>
          <w:szCs w:val="28"/>
        </w:rPr>
        <w:t>Этим же объясняется, почему изображение заходящего солнца в тех же условиях по яркости почти не уступает самому солнцу.</w:t>
      </w:r>
      <w:commentRangeEnd w:id="905"/>
      <w:r w:rsidRPr="00B12333">
        <w:rPr>
          <w:rStyle w:val="af1"/>
          <w:sz w:val="28"/>
          <w:szCs w:val="28"/>
          <w:rPrChange w:id="906" w:author="Борис Гогинян" w:date="2020-05-22T22:35:00Z">
            <w:rPr>
              <w:rStyle w:val="af1"/>
            </w:rPr>
          </w:rPrChange>
        </w:rPr>
        <w:commentReference w:id="905"/>
      </w:r>
    </w:p>
    <w:p w14:paraId="4C59F63C" w14:textId="41D61DF4" w:rsidR="00A6235B" w:rsidRPr="00B12333" w:rsidRDefault="00A6235B">
      <w:pPr>
        <w:spacing w:after="0" w:line="360" w:lineRule="auto"/>
        <w:contextualSpacing/>
        <w:jc w:val="center"/>
        <w:rPr>
          <w:rFonts w:ascii="Times New Roman" w:hAnsi="Times New Roman" w:cs="Times New Roman"/>
          <w:sz w:val="28"/>
          <w:szCs w:val="28"/>
          <w:rPrChange w:id="907" w:author="Борис Гогинян" w:date="2020-05-22T22:35:00Z">
            <w:rPr>
              <w:rFonts w:ascii="Times New Roman" w:hAnsi="Times New Roman" w:cs="Times New Roman"/>
              <w:sz w:val="32"/>
              <w:szCs w:val="28"/>
            </w:rPr>
          </w:rPrChange>
        </w:rPr>
        <w:pPrChange w:id="908" w:author="Борис Гогинян" w:date="2020-05-22T22:32:00Z">
          <w:pPr>
            <w:spacing w:after="0" w:line="360" w:lineRule="auto"/>
            <w:ind w:firstLine="708"/>
            <w:contextualSpacing/>
          </w:pPr>
        </w:pPrChange>
      </w:pPr>
      <w:r w:rsidRPr="00B12333">
        <w:rPr>
          <w:rFonts w:ascii="Times New Roman" w:hAnsi="Times New Roman" w:cs="Times New Roman"/>
          <w:sz w:val="28"/>
          <w:szCs w:val="28"/>
          <w:rPrChange w:id="909" w:author="Борис Гогинян" w:date="2020-05-22T22:35:00Z">
            <w:rPr>
              <w:rFonts w:ascii="Times New Roman" w:hAnsi="Times New Roman" w:cs="Times New Roman"/>
              <w:sz w:val="32"/>
              <w:szCs w:val="28"/>
            </w:rPr>
          </w:rPrChange>
        </w:rPr>
        <w:t>Подповерхностное поглощение и рассеяние</w:t>
      </w:r>
      <w:r w:rsidR="00F00AD0" w:rsidRPr="00B12333">
        <w:rPr>
          <w:rFonts w:ascii="Times New Roman" w:hAnsi="Times New Roman" w:cs="Times New Roman"/>
          <w:sz w:val="28"/>
          <w:szCs w:val="28"/>
          <w:rPrChange w:id="910" w:author="Борис Гогинян" w:date="2020-05-22T22:35:00Z">
            <w:rPr>
              <w:rFonts w:ascii="Times New Roman" w:hAnsi="Times New Roman" w:cs="Times New Roman"/>
              <w:sz w:val="32"/>
              <w:szCs w:val="28"/>
            </w:rPr>
          </w:rPrChange>
        </w:rPr>
        <w:t xml:space="preserve"> света</w:t>
      </w:r>
    </w:p>
    <w:p w14:paraId="32482B39" w14:textId="355E15AD"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световой волны при ее распространении в веществе из-за преобразования энергий.</w:t>
      </w:r>
      <w:r w:rsidR="00F00AD0" w:rsidRPr="00B12333">
        <w:rPr>
          <w:rFonts w:ascii="Times New Roman" w:hAnsi="Times New Roman" w:cs="Times New Roman"/>
          <w:sz w:val="28"/>
          <w:szCs w:val="28"/>
        </w:rPr>
        <w:t xml:space="preserve"> [2]</w:t>
      </w:r>
    </w:p>
    <w:p w14:paraId="6F67BD8E" w14:textId="46FDB5DB" w:rsidR="00A6235B" w:rsidRPr="00B12333" w:rsidRDefault="00A6235B" w:rsidP="00F00AD0">
      <w:pPr>
        <w:spacing w:after="0" w:line="360" w:lineRule="auto"/>
        <w:contextualSpacing/>
        <w:rPr>
          <w:rFonts w:ascii="Times New Roman" w:hAnsi="Times New Roman" w:cs="Times New Roman"/>
          <w:sz w:val="28"/>
          <w:szCs w:val="28"/>
        </w:rPr>
      </w:pPr>
    </w:p>
    <w:p w14:paraId="0E367AB6" w14:textId="5A044F52" w:rsidR="00F00AD0" w:rsidRPr="00B12333" w:rsidRDefault="00F00AD0" w:rsidP="00F00AD0">
      <w:pPr>
        <w:spacing w:after="0" w:line="360" w:lineRule="auto"/>
        <w:contextualSpacing/>
        <w:rPr>
          <w:ins w:id="911" w:author="Борис Гогинян" w:date="2020-05-22T20:42:00Z"/>
          <w:rFonts w:ascii="Times New Roman" w:hAnsi="Times New Roman" w:cs="Times New Roman"/>
          <w:sz w:val="28"/>
          <w:szCs w:val="28"/>
        </w:rPr>
      </w:pPr>
    </w:p>
    <w:p w14:paraId="5C098595" w14:textId="31788CCD" w:rsidR="00FB1DC8" w:rsidRPr="00B12333" w:rsidDel="006C450B" w:rsidRDefault="006C450B" w:rsidP="00F00AD0">
      <w:pPr>
        <w:spacing w:after="0" w:line="360" w:lineRule="auto"/>
        <w:contextualSpacing/>
        <w:rPr>
          <w:del w:id="912" w:author="Борис Гогинян" w:date="2020-05-24T21:50:00Z"/>
          <w:rFonts w:ascii="Times New Roman" w:hAnsi="Times New Roman" w:cs="Times New Roman"/>
          <w:sz w:val="28"/>
          <w:szCs w:val="28"/>
        </w:rPr>
      </w:pPr>
      <w:ins w:id="913" w:author="Борис Гогинян" w:date="2020-05-22T20:42:00Z">
        <w:r>
          <w:rPr>
            <w:rFonts w:ascii="Times New Roman" w:hAnsi="Times New Roman" w:cs="Times New Roman"/>
            <w:sz w:val="28"/>
            <w:szCs w:val="28"/>
          </w:rPr>
          <w:tab/>
        </w:r>
      </w:ins>
    </w:p>
    <w:p w14:paraId="79DFDCC7" w14:textId="0EFE7BFB" w:rsidR="00A6235B" w:rsidRPr="00B12333" w:rsidRDefault="00A6235B" w:rsidP="00465EFF">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t>
      </w:r>
      <w:r w:rsidRPr="00B12333">
        <w:rPr>
          <w:rFonts w:ascii="Times New Roman" w:hAnsi="Times New Roman" w:cs="Times New Roman"/>
          <w:sz w:val="28"/>
          <w:szCs w:val="28"/>
          <w:lang w:val="en-US"/>
        </w:rPr>
        <w:t>SIGGRAPH</w:t>
      </w:r>
      <w:r w:rsidRPr="00B12333">
        <w:rPr>
          <w:rFonts w:ascii="Times New Roman" w:hAnsi="Times New Roman" w:cs="Times New Roman"/>
          <w:sz w:val="28"/>
          <w:szCs w:val="28"/>
        </w:rPr>
        <w:t xml:space="preserve"> Джеймс Т. Каджия [</w:t>
      </w:r>
      <w:r w:rsidR="007714D2" w:rsidRPr="00B12333">
        <w:rPr>
          <w:rFonts w:ascii="Times New Roman" w:hAnsi="Times New Roman" w:cs="Times New Roman"/>
          <w:sz w:val="28"/>
          <w:szCs w:val="28"/>
        </w:rPr>
        <w:t>4</w:t>
      </w:r>
      <w:r w:rsidRPr="00B12333">
        <w:rPr>
          <w:rFonts w:ascii="Times New Roman" w:hAnsi="Times New Roman" w:cs="Times New Roman"/>
          <w:sz w:val="28"/>
          <w:szCs w:val="28"/>
        </w:rPr>
        <w:t xml:space="preserve">] представил </w:t>
      </w:r>
      <w:commentRangeStart w:id="914"/>
      <w:r w:rsidRPr="00B12333">
        <w:rPr>
          <w:rFonts w:ascii="Times New Roman" w:hAnsi="Times New Roman" w:cs="Times New Roman"/>
          <w:sz w:val="28"/>
          <w:szCs w:val="28"/>
        </w:rPr>
        <w:t>интегральное уравнение, которое является лучшей моделью симуляции освещения на сегодняшний день.</w:t>
      </w:r>
      <w:commentRangeEnd w:id="914"/>
      <w:r w:rsidRPr="00B12333">
        <w:rPr>
          <w:rFonts w:ascii="Times New Roman" w:hAnsi="Times New Roman" w:cs="Times New Roman"/>
          <w:sz w:val="28"/>
          <w:szCs w:val="28"/>
        </w:rPr>
        <w:t xml:space="preserve"> Подробно о нем далее</w:t>
      </w:r>
      <w:r w:rsidRPr="00B12333">
        <w:rPr>
          <w:rStyle w:val="af1"/>
          <w:sz w:val="28"/>
          <w:szCs w:val="28"/>
          <w:rPrChange w:id="915" w:author="Борис Гогинян" w:date="2020-05-22T22:35:00Z">
            <w:rPr>
              <w:rStyle w:val="af1"/>
            </w:rPr>
          </w:rPrChange>
        </w:rPr>
        <w:commentReference w:id="914"/>
      </w:r>
      <w:r w:rsidRPr="00B12333">
        <w:rPr>
          <w:rFonts w:ascii="Times New Roman" w:hAnsi="Times New Roman" w:cs="Times New Roman"/>
          <w:sz w:val="28"/>
          <w:szCs w:val="28"/>
        </w:rPr>
        <w:t>.</w:t>
      </w:r>
    </w:p>
    <w:p w14:paraId="1C25C996" w14:textId="48DC39F6" w:rsidR="00A6235B" w:rsidRPr="00B12333" w:rsidRDefault="00A6235B" w:rsidP="00A6235B">
      <w:pPr>
        <w:spacing w:after="0" w:line="360" w:lineRule="auto"/>
        <w:contextualSpacing/>
        <w:rPr>
          <w:rFonts w:ascii="Times New Roman" w:hAnsi="Times New Roman" w:cs="Times New Roman"/>
          <w:b/>
          <w:sz w:val="28"/>
          <w:szCs w:val="28"/>
          <w:rPrChange w:id="916" w:author="Борис Гогинян" w:date="2020-05-22T22:35:00Z">
            <w:rPr>
              <w:rFonts w:ascii="Times New Roman" w:hAnsi="Times New Roman" w:cs="Times New Roman"/>
              <w:b/>
              <w:sz w:val="36"/>
              <w:szCs w:val="24"/>
            </w:rPr>
          </w:rPrChange>
        </w:rPr>
      </w:pPr>
      <w:r w:rsidRPr="00B12333">
        <w:rPr>
          <w:rFonts w:ascii="Times New Roman" w:hAnsi="Times New Roman" w:cs="Times New Roman"/>
          <w:sz w:val="28"/>
          <w:szCs w:val="28"/>
        </w:rPr>
        <w:br w:type="page"/>
      </w:r>
      <w:r w:rsidRPr="00B12333">
        <w:rPr>
          <w:rFonts w:ascii="Times New Roman" w:hAnsi="Times New Roman" w:cs="Times New Roman"/>
          <w:b/>
          <w:sz w:val="28"/>
          <w:szCs w:val="28"/>
          <w:rPrChange w:id="917" w:author="Борис Гогинян" w:date="2020-05-22T22:35:00Z">
            <w:rPr>
              <w:rFonts w:ascii="Times New Roman" w:hAnsi="Times New Roman" w:cs="Times New Roman"/>
              <w:b/>
              <w:sz w:val="36"/>
              <w:szCs w:val="24"/>
            </w:rPr>
          </w:rPrChange>
        </w:rPr>
        <w:lastRenderedPageBreak/>
        <w:t xml:space="preserve">Глава </w:t>
      </w:r>
      <w:r w:rsidR="00640028" w:rsidRPr="00B12333">
        <w:rPr>
          <w:rFonts w:ascii="Times New Roman" w:hAnsi="Times New Roman" w:cs="Times New Roman"/>
          <w:b/>
          <w:sz w:val="28"/>
          <w:szCs w:val="28"/>
          <w:rPrChange w:id="918" w:author="Борис Гогинян" w:date="2020-05-22T22:35:00Z">
            <w:rPr>
              <w:rFonts w:ascii="Times New Roman" w:hAnsi="Times New Roman" w:cs="Times New Roman"/>
              <w:b/>
              <w:sz w:val="36"/>
              <w:szCs w:val="24"/>
            </w:rPr>
          </w:rPrChange>
        </w:rPr>
        <w:t>1.</w:t>
      </w:r>
      <w:r w:rsidRPr="00B12333">
        <w:rPr>
          <w:rFonts w:ascii="Times New Roman" w:hAnsi="Times New Roman" w:cs="Times New Roman"/>
          <w:b/>
          <w:sz w:val="28"/>
          <w:szCs w:val="28"/>
          <w:rPrChange w:id="919" w:author="Борис Гогинян" w:date="2020-05-22T22:35:00Z">
            <w:rPr>
              <w:rFonts w:ascii="Times New Roman" w:hAnsi="Times New Roman" w:cs="Times New Roman"/>
              <w:b/>
              <w:sz w:val="36"/>
              <w:szCs w:val="24"/>
            </w:rPr>
          </w:rPrChange>
        </w:rPr>
        <w:t xml:space="preserve">2 Уравнение рендеринга и </w:t>
      </w:r>
      <w:r w:rsidRPr="00B12333">
        <w:rPr>
          <w:rFonts w:ascii="Times New Roman" w:hAnsi="Times New Roman" w:cs="Times New Roman"/>
          <w:b/>
          <w:sz w:val="28"/>
          <w:szCs w:val="28"/>
          <w:lang w:val="en-US"/>
          <w:rPrChange w:id="920" w:author="Борис Гогинян" w:date="2020-05-22T22:35:00Z">
            <w:rPr>
              <w:rFonts w:ascii="Times New Roman" w:hAnsi="Times New Roman" w:cs="Times New Roman"/>
              <w:b/>
              <w:sz w:val="36"/>
              <w:szCs w:val="24"/>
              <w:lang w:val="en-US"/>
            </w:rPr>
          </w:rPrChange>
        </w:rPr>
        <w:t>PBR</w:t>
      </w:r>
      <w:r w:rsidRPr="00B12333">
        <w:rPr>
          <w:rFonts w:ascii="Times New Roman" w:hAnsi="Times New Roman" w:cs="Times New Roman"/>
          <w:b/>
          <w:sz w:val="28"/>
          <w:szCs w:val="28"/>
          <w:rPrChange w:id="921" w:author="Борис Гогинян" w:date="2020-05-22T22:35:00Z">
            <w:rPr>
              <w:rFonts w:ascii="Times New Roman" w:hAnsi="Times New Roman" w:cs="Times New Roman"/>
              <w:b/>
              <w:sz w:val="36"/>
              <w:szCs w:val="24"/>
            </w:rPr>
          </w:rPrChange>
        </w:rPr>
        <w:t>.</w:t>
      </w:r>
    </w:p>
    <w:p w14:paraId="70B34CBE" w14:textId="213D2535" w:rsidR="00A6235B" w:rsidRPr="00B12333" w:rsidRDefault="00A6235B">
      <w:pPr>
        <w:spacing w:after="0" w:line="360" w:lineRule="auto"/>
        <w:contextualSpacing/>
        <w:jc w:val="center"/>
        <w:rPr>
          <w:rFonts w:ascii="Times New Roman" w:hAnsi="Times New Roman" w:cs="Times New Roman"/>
          <w:sz w:val="28"/>
          <w:szCs w:val="28"/>
          <w:rPrChange w:id="922" w:author="Борис Гогинян" w:date="2020-05-22T22:35:00Z">
            <w:rPr>
              <w:rFonts w:ascii="Times New Roman" w:hAnsi="Times New Roman" w:cs="Times New Roman"/>
              <w:sz w:val="32"/>
              <w:szCs w:val="24"/>
            </w:rPr>
          </w:rPrChange>
        </w:rPr>
        <w:pPrChange w:id="923" w:author="Борис Гогинян" w:date="2020-05-22T22:31:00Z">
          <w:pPr>
            <w:spacing w:after="0" w:line="360" w:lineRule="auto"/>
            <w:ind w:firstLine="708"/>
            <w:contextualSpacing/>
          </w:pPr>
        </w:pPrChange>
      </w:pPr>
      <w:r w:rsidRPr="00B12333">
        <w:rPr>
          <w:rFonts w:ascii="Times New Roman" w:hAnsi="Times New Roman" w:cs="Times New Roman"/>
          <w:sz w:val="28"/>
          <w:szCs w:val="28"/>
          <w:rPrChange w:id="924" w:author="Борис Гогинян" w:date="2020-05-22T22:35:00Z">
            <w:rPr>
              <w:rFonts w:ascii="Times New Roman" w:hAnsi="Times New Roman" w:cs="Times New Roman"/>
              <w:sz w:val="32"/>
              <w:szCs w:val="24"/>
            </w:rPr>
          </w:rPrChange>
        </w:rPr>
        <w:t>Энергетическая яркость</w:t>
      </w:r>
    </w:p>
    <w:p w14:paraId="2993F947"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2CCEF422"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Чтобы дать точное определение, необходимо предварительно разъяснить следующие понятия:</w:t>
      </w:r>
    </w:p>
    <w:p w14:paraId="1A787FF1" w14:textId="77777777" w:rsidR="00A6235B" w:rsidRPr="00B12333" w:rsidRDefault="00A6235B" w:rsidP="00EB01A5">
      <w:pPr>
        <w:pStyle w:val="a5"/>
        <w:numPr>
          <w:ilvl w:val="0"/>
          <w:numId w:val="5"/>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Телесный угол </w:t>
      </w:r>
      <m:oMath>
        <m:r>
          <w:rPr>
            <w:rFonts w:ascii="Cambria Math" w:hAnsi="Cambria Math" w:cs="Times New Roman"/>
            <w:sz w:val="28"/>
            <w:szCs w:val="28"/>
          </w:rPr>
          <m:t>ω</m:t>
        </m:r>
      </m:oMath>
      <w:r w:rsidRPr="00B12333">
        <w:rPr>
          <w:rFonts w:ascii="Times New Roman" w:hAnsi="Times New Roman" w:cs="Times New Roman"/>
          <w:sz w:val="28"/>
          <w:szCs w:val="28"/>
        </w:rPr>
        <w:t xml:space="preserve"> – это объемный угол, который характеризует долю пространства, которая может быть спроецирована на некоторую поверхность, обычно сферу,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(рис. 1). Мерой такого угла является отношение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к квадрату радиуса сферы </w:t>
      </w:r>
      <m:oMath>
        <m:r>
          <w:rPr>
            <w:rFonts w:ascii="Cambria Math" w:hAnsi="Cambria Math" w:cs="Times New Roman"/>
            <w:sz w:val="28"/>
            <w:szCs w:val="28"/>
          </w:rPr>
          <m:t>r</m:t>
        </m:r>
      </m:oMath>
      <w:r w:rsidRPr="00B12333">
        <w:rPr>
          <w:rFonts w:ascii="Times New Roman" w:hAnsi="Times New Roman" w:cs="Times New Roman"/>
          <w:sz w:val="28"/>
          <w:szCs w:val="28"/>
        </w:rPr>
        <w:t xml:space="preserve"> : </w: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B12333">
        <w:rPr>
          <w:rFonts w:ascii="Times New Roman" w:hAnsi="Times New Roman" w:cs="Times New Roman"/>
          <w:sz w:val="28"/>
          <w:szCs w:val="28"/>
        </w:rPr>
        <w:t xml:space="preserve"> . В системе СИ поверхность с площадью</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B12333">
        <w:rPr>
          <w:rFonts w:ascii="Times New Roman" w:hAnsi="Times New Roman" w:cs="Times New Roman"/>
          <w:sz w:val="28"/>
          <w:szCs w:val="28"/>
        </w:rPr>
        <w:t xml:space="preserve"> вырезанная из сферы радиуса </w:t>
      </w:r>
      <m:oMath>
        <m:r>
          <w:rPr>
            <w:rFonts w:ascii="Cambria Math" w:hAnsi="Cambria Math" w:cs="Times New Roman"/>
            <w:sz w:val="28"/>
            <w:szCs w:val="28"/>
          </w:rPr>
          <m:t>r</m:t>
        </m:r>
      </m:oMath>
      <w:r w:rsidRPr="00B12333">
        <w:rPr>
          <w:rFonts w:ascii="Times New Roman" w:hAnsi="Times New Roman" w:cs="Times New Roman"/>
          <w:sz w:val="28"/>
          <w:szCs w:val="28"/>
        </w:rPr>
        <w:t xml:space="preserve"> является телесным углом в </w:t>
      </w:r>
      <w:commentRangeStart w:id="925"/>
      <w:r w:rsidRPr="00B12333">
        <w:rPr>
          <w:rFonts w:ascii="Times New Roman" w:hAnsi="Times New Roman" w:cs="Times New Roman"/>
          <w:sz w:val="28"/>
          <w:szCs w:val="28"/>
        </w:rPr>
        <w:t>1 Стерадиан.</w:t>
      </w:r>
      <w:commentRangeEnd w:id="925"/>
      <w:r w:rsidRPr="00B12333">
        <w:rPr>
          <w:rStyle w:val="af1"/>
          <w:rFonts w:ascii="Times New Roman" w:hAnsi="Times New Roman" w:cs="Times New Roman"/>
          <w:sz w:val="28"/>
          <w:szCs w:val="28"/>
        </w:rPr>
        <w:commentReference w:id="925"/>
      </w:r>
    </w:p>
    <w:p w14:paraId="1BD0EDE3" w14:textId="77777777" w:rsidR="00A6235B" w:rsidRPr="00F13D22" w:rsidRDefault="00A6235B" w:rsidP="00A6235B">
      <w:pPr>
        <w:spacing w:after="0" w:line="360" w:lineRule="auto"/>
        <w:ind w:left="360"/>
        <w:contextualSpacing/>
        <w:jc w:val="center"/>
        <w:rPr>
          <w:rFonts w:ascii="Times New Roman" w:hAnsi="Times New Roman" w:cs="Times New Roman"/>
          <w:sz w:val="28"/>
          <w:szCs w:val="28"/>
        </w:rPr>
      </w:pPr>
      <w:r w:rsidRPr="00F13D22">
        <w:rPr>
          <w:rFonts w:ascii="Times New Roman" w:hAnsi="Times New Roman" w:cs="Times New Roman"/>
          <w:noProof/>
          <w:sz w:val="28"/>
          <w:szCs w:val="28"/>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942CCD2" w14:textId="77777777" w:rsidR="00A6235B" w:rsidRPr="00B12333" w:rsidRDefault="00A6235B" w:rsidP="00A6235B">
      <w:pPr>
        <w:spacing w:after="0" w:line="360" w:lineRule="auto"/>
        <w:contextualSpacing/>
        <w:jc w:val="center"/>
        <w:rPr>
          <w:rFonts w:ascii="Times New Roman" w:hAnsi="Times New Roman" w:cs="Times New Roman"/>
          <w:sz w:val="28"/>
          <w:szCs w:val="28"/>
          <w:rPrChange w:id="926"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927" w:author="Борис Гогинян" w:date="2020-05-22T22:35:00Z">
            <w:rPr>
              <w:rFonts w:ascii="Times New Roman" w:hAnsi="Times New Roman" w:cs="Times New Roman"/>
              <w:sz w:val="24"/>
              <w:szCs w:val="24"/>
            </w:rPr>
          </w:rPrChange>
        </w:rPr>
        <w:t>Рис. 1 Телесный угол</w:t>
      </w:r>
    </w:p>
    <w:p w14:paraId="52B86656" w14:textId="77777777" w:rsidR="00A6235B" w:rsidRPr="00AD4BD2" w:rsidRDefault="00A6235B" w:rsidP="00EB01A5">
      <w:pPr>
        <w:pStyle w:val="a5"/>
        <w:numPr>
          <w:ilvl w:val="0"/>
          <w:numId w:val="5"/>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w:t>
      </w:r>
      <w:r w:rsidRPr="00AD4BD2">
        <w:rPr>
          <w:rFonts w:ascii="Times New Roman" w:hAnsi="Times New Roman" w:cs="Times New Roman"/>
          <w:sz w:val="28"/>
          <w:szCs w:val="28"/>
        </w:rPr>
        <w:t xml:space="preserve">т длин волн. Однако использование самих длин волн в компьютерной графике нецелесообразно, поэтому используются упрощения, такие как </w:t>
      </w:r>
      <w:r w:rsidRPr="00AD4BD2">
        <w:rPr>
          <w:rFonts w:ascii="Times New Roman" w:hAnsi="Times New Roman" w:cs="Times New Roman"/>
          <w:sz w:val="28"/>
          <w:szCs w:val="28"/>
          <w:lang w:val="en-US"/>
        </w:rPr>
        <w:t>RGB</w:t>
      </w:r>
      <w:r w:rsidRPr="00AD4BD2">
        <w:rPr>
          <w:rFonts w:ascii="Times New Roman" w:hAnsi="Times New Roman" w:cs="Times New Roman"/>
          <w:sz w:val="28"/>
          <w:szCs w:val="28"/>
        </w:rPr>
        <w:t>.</w:t>
      </w:r>
    </w:p>
    <w:p w14:paraId="073AC71D" w14:textId="42ABFF8E" w:rsidR="00A6235B" w:rsidRPr="00B12333" w:rsidRDefault="00A6235B" w:rsidP="00EB01A5">
      <w:pPr>
        <w:pStyle w:val="a5"/>
        <w:numPr>
          <w:ilvl w:val="0"/>
          <w:numId w:val="5"/>
        </w:numPr>
        <w:spacing w:after="0" w:line="276" w:lineRule="auto"/>
        <w:rPr>
          <w:rFonts w:ascii="Times New Roman" w:hAnsi="Times New Roman" w:cs="Times New Roman"/>
          <w:i/>
          <w:sz w:val="28"/>
          <w:szCs w:val="28"/>
          <w:rPrChange w:id="928" w:author="Борис Гогинян" w:date="2020-05-22T22:35:00Z">
            <w:rPr>
              <w:rFonts w:ascii="Times New Roman" w:hAnsi="Times New Roman" w:cs="Times New Roman"/>
              <w:i/>
              <w:sz w:val="24"/>
              <w:szCs w:val="24"/>
            </w:rPr>
          </w:rPrChange>
        </w:rPr>
      </w:pPr>
      <w:r w:rsidRPr="00AD4BD2">
        <w:rPr>
          <w:rFonts w:ascii="Times New Roman" w:hAnsi="Times New Roman" w:cs="Times New Roman"/>
          <w:sz w:val="28"/>
          <w:szCs w:val="28"/>
        </w:rPr>
        <w:t xml:space="preserve">Сила излучения </w:t>
      </w:r>
      <m:oMath>
        <m:r>
          <m:rPr>
            <m:sty m:val="p"/>
          </m:rPr>
          <w:rPr>
            <w:rFonts w:ascii="Cambria Math" w:hAnsi="Cambria Math" w:cs="Times New Roman"/>
            <w:sz w:val="28"/>
            <w:szCs w:val="28"/>
          </w:rPr>
          <m:t>I</m:t>
        </m:r>
      </m:oMath>
      <w:r w:rsidRPr="00AD4BD2">
        <w:rPr>
          <w:rFonts w:ascii="Times New Roman" w:hAnsi="Times New Roman" w:cs="Times New Roman"/>
          <w:sz w:val="28"/>
          <w:szCs w:val="28"/>
        </w:rPr>
        <w:t xml:space="preserve"> – физическая величина, определяемая отношением потока излучения Φ, распространяющегося от источника излучения внутри малого телесного угла </w:t>
      </w:r>
      <m:oMath>
        <m:r>
          <m:rPr>
            <m:sty m:val="p"/>
          </m:rPr>
          <w:rPr>
            <w:rFonts w:ascii="Cambria Math" w:hAnsi="Cambria Math" w:cs="Times New Roman"/>
            <w:sz w:val="28"/>
            <w:szCs w:val="28"/>
          </w:rPr>
          <m:t>ω</m:t>
        </m:r>
      </m:oMath>
      <w:r w:rsidRPr="00AD4BD2">
        <w:rPr>
          <w:rFonts w:ascii="Times New Roman" w:hAnsi="Times New Roman" w:cs="Times New Roman"/>
          <w:sz w:val="28"/>
          <w:szCs w:val="28"/>
        </w:rPr>
        <w:t xml:space="preserve">, содержащего рассматриваемое направление, к этому углу: </w:t>
      </w:r>
      <m:oMath>
        <m:r>
          <m:rPr>
            <m:sty m:val="p"/>
          </m:rPr>
          <w:rPr>
            <w:rFonts w:ascii="Cambria Math" w:hAnsi="Cambria Math" w:cs="Times New Roman"/>
            <w:sz w:val="28"/>
            <w:szCs w:val="28"/>
          </w:rPr>
          <m:t>I=</m:t>
        </m:r>
        <m:f>
          <m:fPr>
            <m:ctrlPr>
              <w:rPr>
                <w:rFonts w:ascii="Cambria Math" w:hAnsi="Cambria Math" w:cs="Times New Roman"/>
                <w:sz w:val="28"/>
                <w:szCs w:val="28"/>
              </w:rPr>
            </m:ctrlPr>
          </m:fPr>
          <m:num>
            <m:r>
              <m:rPr>
                <m:sty m:val="p"/>
              </m:rPr>
              <w:rPr>
                <w:rFonts w:ascii="Cambria Math" w:hAnsi="Cambria Math" w:cs="Times New Roman"/>
                <w:sz w:val="28"/>
                <w:szCs w:val="28"/>
              </w:rPr>
              <m:t>dΦ</m:t>
            </m:r>
          </m:num>
          <m:den>
            <m:r>
              <m:rPr>
                <m:sty m:val="p"/>
              </m:rPr>
              <w:rPr>
                <w:rFonts w:ascii="Cambria Math" w:hAnsi="Cambria Math" w:cs="Times New Roman"/>
                <w:sz w:val="28"/>
                <w:szCs w:val="28"/>
              </w:rPr>
              <m:t>dω</m:t>
            </m:r>
          </m:den>
        </m:f>
      </m:oMath>
    </w:p>
    <w:p w14:paraId="74F55D27" w14:textId="77777777" w:rsidR="00A6235B" w:rsidRPr="00F13D22" w:rsidRDefault="00A6235B" w:rsidP="00A6235B">
      <w:pPr>
        <w:spacing w:after="0" w:line="360" w:lineRule="auto"/>
        <w:contextualSpacing/>
        <w:rPr>
          <w:rFonts w:ascii="Times New Roman" w:hAnsi="Times New Roman" w:cs="Times New Roman"/>
          <w:sz w:val="28"/>
          <w:szCs w:val="28"/>
        </w:rPr>
      </w:pPr>
    </w:p>
    <w:p w14:paraId="0403952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w:t>
      </w:r>
      <w:r w:rsidRPr="00B12333">
        <w:rPr>
          <w:rFonts w:ascii="Times New Roman" w:hAnsi="Times New Roman" w:cs="Times New Roman"/>
          <w:i/>
          <w:sz w:val="28"/>
          <w:szCs w:val="28"/>
        </w:rPr>
        <w:t>или лучистость</w:t>
      </w:r>
      <w:r w:rsidRPr="00B12333">
        <w:rPr>
          <w:rFonts w:ascii="Times New Roman" w:hAnsi="Times New Roman" w:cs="Times New Roman"/>
          <w:sz w:val="28"/>
          <w:szCs w:val="28"/>
        </w:rPr>
        <w: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излучающего элемента поверхности на плоскость, перпендикулярную нормали к поверхности: </w:t>
      </w:r>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w:p>
    <w:p w14:paraId="187E0044" w14:textId="209DE3B6" w:rsidR="00A6235B" w:rsidRPr="00B12333" w:rsidRDefault="00A6235B">
      <w:pPr>
        <w:spacing w:after="0" w:line="276" w:lineRule="auto"/>
        <w:contextualSpacing/>
        <w:jc w:val="center"/>
        <w:rPr>
          <w:rFonts w:ascii="Times New Roman" w:hAnsi="Times New Roman" w:cs="Times New Roman"/>
          <w:sz w:val="28"/>
          <w:szCs w:val="28"/>
          <w:rPrChange w:id="929" w:author="Борис Гогинян" w:date="2020-05-22T22:35:00Z">
            <w:rPr>
              <w:rFonts w:ascii="Times New Roman" w:hAnsi="Times New Roman" w:cs="Times New Roman"/>
              <w:sz w:val="32"/>
              <w:szCs w:val="28"/>
            </w:rPr>
          </w:rPrChange>
        </w:rPr>
        <w:pPrChange w:id="930" w:author="Борис Гогинян" w:date="2020-05-22T22:31:00Z">
          <w:pPr>
            <w:spacing w:after="0" w:line="276" w:lineRule="auto"/>
            <w:ind w:firstLine="708"/>
            <w:contextualSpacing/>
          </w:pPr>
        </w:pPrChange>
      </w:pPr>
      <w:r w:rsidRPr="00B12333">
        <w:rPr>
          <w:rFonts w:ascii="Times New Roman" w:hAnsi="Times New Roman" w:cs="Times New Roman"/>
          <w:sz w:val="28"/>
          <w:szCs w:val="28"/>
          <w:rPrChange w:id="931" w:author="Борис Гогинян" w:date="2020-05-22T22:35:00Z">
            <w:rPr>
              <w:rFonts w:ascii="Times New Roman" w:hAnsi="Times New Roman" w:cs="Times New Roman"/>
              <w:sz w:val="32"/>
              <w:szCs w:val="28"/>
            </w:rPr>
          </w:rPrChange>
        </w:rPr>
        <w:t>Уравнение рендеринга</w:t>
      </w:r>
    </w:p>
    <w:p w14:paraId="34DCF74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lastRenderedPageBreak/>
        <w:t xml:space="preserve">Уравнение рендеринга вычисляет энергетическую яркость точки поверхности </w:t>
      </w:r>
      <m:oMath>
        <m:r>
          <w:rPr>
            <w:rFonts w:ascii="Cambria Math" w:hAnsi="Cambria Math" w:cs="Times New Roman"/>
            <w:sz w:val="28"/>
            <w:szCs w:val="28"/>
          </w:rPr>
          <m:t>x</m:t>
        </m:r>
      </m:oMath>
      <w:r w:rsidRPr="00B12333">
        <w:rPr>
          <w:rFonts w:ascii="Times New Roman" w:hAnsi="Times New Roman" w:cs="Times New Roman"/>
          <w:sz w:val="28"/>
          <w:szCs w:val="28"/>
        </w:rPr>
        <w:t xml:space="preserve">, исходящую в направлении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 xml:space="preserve"> (направление условного наблюдателя), как сумму собственной энергетической яркости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B12333">
        <w:rPr>
          <w:rFonts w:ascii="Times New Roman" w:hAnsi="Times New Roman" w:cs="Times New Roman"/>
          <w:sz w:val="28"/>
          <w:szCs w:val="28"/>
        </w:rPr>
        <w:t xml:space="preserve"> и отраженного излучения, которое выражается интегралом. В частности, когда поверхность не излучает свет,  т.е. при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B12333">
        <w:rPr>
          <w:rFonts w:ascii="Times New Roman" w:hAnsi="Times New Roman" w:cs="Times New Roman"/>
          <w:sz w:val="28"/>
          <w:szCs w:val="28"/>
        </w:rPr>
        <w:t xml:space="preserve">, выходит </w:t>
      </w:r>
      <w:r w:rsidRPr="00B12333">
        <w:rPr>
          <w:rFonts w:ascii="Times New Roman" w:hAnsi="Times New Roman" w:cs="Times New Roman"/>
          <w:i/>
          <w:sz w:val="28"/>
          <w:szCs w:val="28"/>
        </w:rPr>
        <w:t>уравнение отражения</w:t>
      </w:r>
      <w:r w:rsidRPr="00B12333">
        <w:rPr>
          <w:rFonts w:ascii="Times New Roman" w:hAnsi="Times New Roman" w:cs="Times New Roman"/>
          <w:sz w:val="28"/>
          <w:szCs w:val="28"/>
        </w:rPr>
        <w:t xml:space="preserve">. </w:t>
      </w:r>
    </w:p>
    <w:p w14:paraId="1C078968" w14:textId="4069F6F1" w:rsidR="00A6235B" w:rsidRPr="00B12333" w:rsidRDefault="00531FCD" w:rsidP="00A6235B">
      <w:pPr>
        <w:spacing w:after="0" w:line="360" w:lineRule="auto"/>
        <w:contextualSpacing/>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e>
              </m:d>
            </m:e>
          </m:nary>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oMath>
      </m:oMathPara>
    </w:p>
    <w:p w14:paraId="682F251C"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Поверхность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телесного угла принимается бесконечно малой и фактически он становится вектором направления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B12333">
        <w:rPr>
          <w:rFonts w:ascii="Times New Roman" w:hAnsi="Times New Roman" w:cs="Times New Roman"/>
          <w:sz w:val="28"/>
          <w:szCs w:val="28"/>
        </w:rPr>
        <w:t xml:space="preserve">, а поверхность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  точкой </w:t>
      </w:r>
      <m:oMath>
        <m:r>
          <w:rPr>
            <w:rFonts w:ascii="Cambria Math" w:hAnsi="Cambria Math" w:cs="Times New Roman"/>
            <w:sz w:val="28"/>
            <w:szCs w:val="28"/>
          </w:rPr>
          <m:t>x</m:t>
        </m:r>
      </m:oMath>
      <w:r w:rsidRPr="00B12333">
        <w:rPr>
          <w:rFonts w:ascii="Times New Roman" w:hAnsi="Times New Roman" w:cs="Times New Roman"/>
          <w:sz w:val="28"/>
          <w:szCs w:val="28"/>
        </w:rPr>
        <w:t>.</w:t>
      </w:r>
    </w:p>
    <w:p w14:paraId="73AF8434"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В интеграле: </w:t>
      </w:r>
    </w:p>
    <w:p w14:paraId="2F6FA159" w14:textId="488F1DD9" w:rsidR="00A6235B" w:rsidRPr="00B12333" w:rsidRDefault="00531FCD" w:rsidP="00EB01A5">
      <w:pPr>
        <w:pStyle w:val="a5"/>
        <w:numPr>
          <w:ilvl w:val="0"/>
          <w:numId w:val="32"/>
        </w:numPr>
        <w:spacing w:after="0" w:line="276" w:lineRule="auto"/>
        <w:rPr>
          <w:rFonts w:ascii="Times New Roman" w:hAnsi="Times New Roman" w:cs="Times New Roman"/>
          <w:sz w:val="28"/>
          <w:szCs w:val="28"/>
        </w:rPr>
      </w:pPr>
      <m:oMath>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d</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nary>
      </m:oMath>
      <w:r w:rsidR="00A6235B" w:rsidRPr="00B12333">
        <w:rPr>
          <w:rFonts w:ascii="Times New Roman" w:hAnsi="Times New Roman" w:cs="Times New Roman"/>
          <w:sz w:val="28"/>
          <w:szCs w:val="28"/>
        </w:rPr>
        <w:t xml:space="preserve"> – интеграл по полусфере </w: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B12333">
        <w:rPr>
          <w:rFonts w:ascii="Times New Roman" w:hAnsi="Times New Roman" w:cs="Times New Roman"/>
          <w:sz w:val="28"/>
          <w:szCs w:val="28"/>
        </w:rPr>
        <w:t xml:space="preserve">, необходимый для учета всех входящих векторов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688DA0E1" w14:textId="77777777" w:rsidR="00A6235B" w:rsidRPr="00B12333" w:rsidRDefault="00531FCD"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эн. яркость падающего света в точку </w:t>
      </w:r>
      <m:oMath>
        <m:r>
          <w:rPr>
            <w:rFonts w:ascii="Cambria Math" w:hAnsi="Cambria Math" w:cs="Times New Roman"/>
            <w:sz w:val="28"/>
            <w:szCs w:val="28"/>
          </w:rPr>
          <m:t>x</m:t>
        </m:r>
      </m:oMath>
      <w:r w:rsidR="00A6235B" w:rsidRPr="00B12333">
        <w:rPr>
          <w:rFonts w:ascii="Times New Roman" w:hAnsi="Times New Roman" w:cs="Times New Roman"/>
          <w:sz w:val="28"/>
          <w:szCs w:val="28"/>
        </w:rPr>
        <w:t xml:space="preserve">, направленная вдоль вектора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1C61D7DE" w14:textId="52FB6460" w:rsidR="00A6235B" w:rsidRPr="00B12333" w:rsidRDefault="00531FCD" w:rsidP="00EB01A5">
      <w:pPr>
        <w:pStyle w:val="a5"/>
        <w:numPr>
          <w:ilvl w:val="0"/>
          <w:numId w:val="32"/>
        </w:numPr>
        <w:spacing w:after="0" w:line="276" w:lineRule="auto"/>
        <w:rPr>
          <w:rFonts w:ascii="Times New Roman" w:hAnsi="Times New Roman" w:cs="Times New Roman"/>
          <w:sz w:val="28"/>
          <w:szCs w:val="28"/>
        </w:rPr>
      </w:pPr>
      <m:oMath>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скалярное произведение векторов, которое обозначает угол между входящим (падающим) вектором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и вектором нормали к поверхности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B12333">
        <w:rPr>
          <w:rFonts w:ascii="Times New Roman" w:hAnsi="Times New Roman" w:cs="Times New Roman"/>
          <w:sz w:val="28"/>
          <w:szCs w:val="28"/>
        </w:rPr>
        <w:t>,</w:t>
      </w:r>
    </w:p>
    <w:p w14:paraId="4A7BCE2A" w14:textId="626DE67D" w:rsidR="008641CF" w:rsidRPr="00B12333" w:rsidRDefault="00531FCD" w:rsidP="00EB01A5">
      <w:pPr>
        <w:pStyle w:val="a5"/>
        <w:numPr>
          <w:ilvl w:val="0"/>
          <w:numId w:val="32"/>
        </w:numPr>
        <w:spacing w:after="0" w:line="276" w:lineRule="auto"/>
        <w:rPr>
          <w:rFonts w:ascii="Times New Roman" w:hAnsi="Times New Roman" w:cs="Times New Roman"/>
          <w:sz w:val="28"/>
          <w:szCs w:val="28"/>
          <w:rPrChange w:id="932" w:author="Борис Гогинян" w:date="2020-05-22T22:35:00Z">
            <w:rPr>
              <w:rFonts w:ascii="Times New Roman" w:hAnsi="Times New Roman" w:cs="Times New Roman"/>
              <w:sz w:val="28"/>
              <w:szCs w:val="28"/>
              <w:lang w:val="en-US"/>
            </w:rPr>
          </w:rPrChange>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rPr>
          <m:t>=</m:t>
        </m:r>
      </m:oMath>
      <w:r w:rsidR="00CC128D" w:rsidRPr="00B1233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Change w:id="933" w:author="Борис Гогинян" w:date="2020-05-22T22:35:00Z">
                  <w:rPr>
                    <w:rFonts w:ascii="Cambria Math" w:hAnsi="Cambria Math" w:cs="Times New Roman"/>
                    <w:sz w:val="36"/>
                    <w:szCs w:val="28"/>
                  </w:rPr>
                </w:rPrChange>
              </w:rPr>
              <m:t>d</m:t>
            </m:r>
            <m:sSub>
              <m:sSubPr>
                <m:ctrlPr>
                  <w:rPr>
                    <w:rFonts w:ascii="Cambria Math" w:hAnsi="Cambria Math" w:cs="Times New Roman"/>
                    <w:i/>
                    <w:sz w:val="28"/>
                    <w:szCs w:val="28"/>
                  </w:rPr>
                </m:ctrlPr>
              </m:sSubPr>
              <m:e>
                <m:r>
                  <w:rPr>
                    <w:rFonts w:ascii="Cambria Math" w:hAnsi="Cambria Math" w:cs="Times New Roman"/>
                    <w:sz w:val="28"/>
                    <w:szCs w:val="28"/>
                    <w:rPrChange w:id="934" w:author="Борис Гогинян" w:date="2020-05-22T22:35:00Z">
                      <w:rPr>
                        <w:rFonts w:ascii="Cambria Math" w:hAnsi="Cambria Math" w:cs="Times New Roman"/>
                        <w:sz w:val="36"/>
                        <w:szCs w:val="28"/>
                      </w:rPr>
                    </w:rPrChange>
                  </w:rPr>
                  <m:t>L</m:t>
                </m:r>
              </m:e>
              <m:sub>
                <m:r>
                  <w:rPr>
                    <w:rFonts w:ascii="Cambria Math" w:hAnsi="Cambria Math" w:cs="Times New Roman"/>
                    <w:sz w:val="28"/>
                    <w:szCs w:val="28"/>
                    <w:rPrChange w:id="935" w:author="Борис Гогинян" w:date="2020-05-22T22:35:00Z">
                      <w:rPr>
                        <w:rFonts w:ascii="Cambria Math" w:hAnsi="Cambria Math" w:cs="Times New Roman"/>
                        <w:sz w:val="36"/>
                        <w:szCs w:val="28"/>
                      </w:rPr>
                    </w:rPrChange>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Change w:id="936" w:author="Борис Гогинян" w:date="2020-05-22T22:35:00Z">
                      <w:rPr>
                        <w:rFonts w:ascii="Cambria Math" w:hAnsi="Cambria Math" w:cs="Times New Roman"/>
                        <w:sz w:val="36"/>
                        <w:szCs w:val="28"/>
                      </w:rPr>
                    </w:rPrChange>
                  </w:rPr>
                  <m:t>L</m:t>
                </m:r>
              </m:e>
              <m:sub>
                <m:r>
                  <w:rPr>
                    <w:rFonts w:ascii="Cambria Math" w:hAnsi="Cambria Math" w:cs="Times New Roman"/>
                    <w:sz w:val="28"/>
                    <w:szCs w:val="28"/>
                    <w:lang w:val="en-US"/>
                    <w:rPrChange w:id="937" w:author="Борис Гогинян" w:date="2020-05-22T22:35:00Z">
                      <w:rPr>
                        <w:rFonts w:ascii="Cambria Math" w:hAnsi="Cambria Math" w:cs="Times New Roman"/>
                        <w:sz w:val="36"/>
                        <w:szCs w:val="28"/>
                        <w:lang w:val="en-US"/>
                      </w:rPr>
                    </w:rPrChange>
                  </w:rPr>
                  <m:t>i</m:t>
                </m:r>
              </m:sub>
            </m:sSub>
            <m:r>
              <w:rPr>
                <w:rFonts w:ascii="Cambria Math" w:hAnsi="Cambria Math" w:cs="Times New Roman"/>
                <w:sz w:val="28"/>
                <w:szCs w:val="28"/>
                <w:rPrChange w:id="938" w:author="Борис Гогинян" w:date="2020-05-22T22:35:00Z">
                  <w:rPr>
                    <w:rFonts w:ascii="Cambria Math" w:hAnsi="Cambria Math" w:cs="Times New Roman"/>
                    <w:sz w:val="36"/>
                    <w:szCs w:val="28"/>
                  </w:rPr>
                </w:rPrChange>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Change w:id="939" w:author="Борис Гогинян" w:date="2020-05-22T22:35:00Z">
                      <w:rPr>
                        <w:rFonts w:ascii="Cambria Math" w:hAnsi="Cambria Math" w:cs="Times New Roman"/>
                        <w:sz w:val="36"/>
                        <w:szCs w:val="28"/>
                      </w:rPr>
                    </w:rPrChange>
                  </w:rPr>
                  <m:t>cos</m:t>
                </m:r>
              </m:fName>
              <m:e>
                <m:sSub>
                  <m:sSubPr>
                    <m:ctrlPr>
                      <w:rPr>
                        <w:rFonts w:ascii="Cambria Math" w:hAnsi="Cambria Math" w:cs="Times New Roman"/>
                        <w:i/>
                        <w:sz w:val="28"/>
                        <w:szCs w:val="28"/>
                      </w:rPr>
                    </m:ctrlPr>
                  </m:sSubPr>
                  <m:e>
                    <m:r>
                      <w:rPr>
                        <w:rFonts w:ascii="Cambria Math" w:hAnsi="Cambria Math" w:cs="Times New Roman"/>
                        <w:sz w:val="28"/>
                        <w:szCs w:val="28"/>
                        <w:rPrChange w:id="940" w:author="Борис Гогинян" w:date="2020-05-22T22:35:00Z">
                          <w:rPr>
                            <w:rFonts w:ascii="Cambria Math" w:hAnsi="Cambria Math" w:cs="Times New Roman"/>
                            <w:sz w:val="36"/>
                            <w:szCs w:val="28"/>
                          </w:rPr>
                        </w:rPrChange>
                      </w:rPr>
                      <m:t>θ</m:t>
                    </m:r>
                  </m:e>
                  <m:sub>
                    <m:r>
                      <w:rPr>
                        <w:rFonts w:ascii="Cambria Math" w:hAnsi="Cambria Math" w:cs="Times New Roman"/>
                        <w:sz w:val="28"/>
                        <w:szCs w:val="28"/>
                        <w:rPrChange w:id="941" w:author="Борис Гогинян" w:date="2020-05-22T22:35:00Z">
                          <w:rPr>
                            <w:rFonts w:ascii="Cambria Math" w:hAnsi="Cambria Math" w:cs="Times New Roman"/>
                            <w:sz w:val="36"/>
                            <w:szCs w:val="28"/>
                          </w:rPr>
                        </w:rPrChange>
                      </w:rPr>
                      <m:t>i</m:t>
                    </m:r>
                  </m:sub>
                </m:sSub>
              </m:e>
            </m:func>
            <m:r>
              <w:rPr>
                <w:rFonts w:ascii="Cambria Math" w:hAnsi="Cambria Math" w:cs="Times New Roman"/>
                <w:sz w:val="28"/>
                <w:szCs w:val="28"/>
                <w:rPrChange w:id="942" w:author="Борис Гогинян" w:date="2020-05-22T22:35:00Z">
                  <w:rPr>
                    <w:rFonts w:ascii="Cambria Math" w:hAnsi="Cambria Math" w:cs="Times New Roman"/>
                    <w:sz w:val="36"/>
                    <w:szCs w:val="28"/>
                  </w:rPr>
                </w:rPrChange>
              </w:rPr>
              <m:t>d</m:t>
            </m:r>
            <m:sSub>
              <m:sSubPr>
                <m:ctrlPr>
                  <w:rPr>
                    <w:rFonts w:ascii="Cambria Math" w:hAnsi="Cambria Math" w:cs="Times New Roman"/>
                    <w:sz w:val="28"/>
                    <w:szCs w:val="28"/>
                  </w:rPr>
                </m:ctrlPr>
              </m:sSubPr>
              <m:e>
                <m:r>
                  <m:rPr>
                    <m:sty m:val="p"/>
                  </m:rPr>
                  <w:rPr>
                    <w:rFonts w:ascii="Cambria Math" w:hAnsi="Cambria Math" w:cs="Times New Roman"/>
                    <w:sz w:val="28"/>
                    <w:szCs w:val="28"/>
                    <w:rPrChange w:id="943" w:author="Борис Гогинян" w:date="2020-05-22T22:35:00Z">
                      <w:rPr>
                        <w:rFonts w:ascii="Cambria Math" w:hAnsi="Cambria Math" w:cs="Times New Roman"/>
                        <w:sz w:val="36"/>
                        <w:szCs w:val="28"/>
                      </w:rPr>
                    </w:rPrChange>
                  </w:rPr>
                  <m:t>ω</m:t>
                </m:r>
              </m:e>
              <m:sub>
                <m:r>
                  <w:rPr>
                    <w:rFonts w:ascii="Cambria Math" w:hAnsi="Cambria Math" w:cs="Times New Roman"/>
                    <w:sz w:val="28"/>
                    <w:szCs w:val="28"/>
                    <w:rPrChange w:id="944" w:author="Борис Гогинян" w:date="2020-05-22T22:35:00Z">
                      <w:rPr>
                        <w:rFonts w:ascii="Cambria Math" w:hAnsi="Cambria Math" w:cs="Times New Roman"/>
                        <w:sz w:val="36"/>
                        <w:szCs w:val="28"/>
                      </w:rPr>
                    </w:rPrChange>
                  </w:rPr>
                  <m:t>i</m:t>
                </m:r>
              </m:sub>
            </m:sSub>
          </m:den>
        </m:f>
      </m:oMath>
      <w:r w:rsidR="00CC128D" w:rsidRPr="00B12333">
        <w:rPr>
          <w:rFonts w:ascii="Times New Roman" w:hAnsi="Times New Roman" w:cs="Times New Roman"/>
          <w:sz w:val="28"/>
          <w:szCs w:val="28"/>
        </w:rPr>
        <w:t xml:space="preserve"> </w:t>
      </w:r>
      <w:del w:id="945" w:author="Борис Гогинян" w:date="2020-05-22T20:43:00Z">
        <w:r w:rsidR="00CC128D" w:rsidRPr="00B12333" w:rsidDel="00FB1DC8">
          <w:rPr>
            <w:rFonts w:ascii="Times New Roman" w:hAnsi="Times New Roman" w:cs="Times New Roman"/>
            <w:sz w:val="28"/>
            <w:szCs w:val="28"/>
          </w:rPr>
          <w:delText xml:space="preserve"> -</w:delText>
        </w:r>
      </w:del>
      <w:ins w:id="946" w:author="Борис Гогинян" w:date="2020-05-22T20:43:00Z">
        <w:r w:rsidR="00FB1DC8" w:rsidRPr="00B12333">
          <w:rPr>
            <w:rFonts w:ascii="Times New Roman" w:hAnsi="Times New Roman" w:cs="Times New Roman"/>
            <w:sz w:val="28"/>
            <w:szCs w:val="28"/>
          </w:rPr>
          <w:t xml:space="preserve">– </w:t>
        </w:r>
      </w:ins>
      <w:del w:id="947" w:author="Борис Гогинян" w:date="2020-05-22T20:43:00Z">
        <w:r w:rsidR="00CC128D" w:rsidRPr="00B12333" w:rsidDel="00FB1DC8">
          <w:rPr>
            <w:rFonts w:ascii="Times New Roman" w:hAnsi="Times New Roman" w:cs="Times New Roman"/>
            <w:sz w:val="28"/>
            <w:szCs w:val="28"/>
          </w:rPr>
          <w:delText xml:space="preserve"> </w:delText>
        </w:r>
      </w:del>
      <w:r w:rsidR="00A6235B" w:rsidRPr="00B12333">
        <w:rPr>
          <w:rFonts w:ascii="Times New Roman" w:hAnsi="Times New Roman" w:cs="Times New Roman"/>
          <w:sz w:val="28"/>
          <w:szCs w:val="28"/>
        </w:rPr>
        <w:t xml:space="preserve">двулучевая функция отражательной способности (англ. </w:t>
      </w:r>
      <w:r w:rsidR="00A6235B" w:rsidRPr="00B12333">
        <w:rPr>
          <w:rFonts w:ascii="Times New Roman" w:hAnsi="Times New Roman" w:cs="Times New Roman"/>
          <w:iCs/>
          <w:sz w:val="28"/>
          <w:szCs w:val="28"/>
          <w:shd w:val="clear" w:color="auto" w:fill="FFFFFF"/>
          <w:lang w:val="en-US"/>
        </w:rPr>
        <w:t>Bidirectional</w:t>
      </w:r>
      <w:r w:rsidR="00A6235B" w:rsidRPr="00B12333">
        <w:rPr>
          <w:rFonts w:ascii="Times New Roman" w:hAnsi="Times New Roman" w:cs="Times New Roman"/>
          <w:iCs/>
          <w:sz w:val="28"/>
          <w:szCs w:val="28"/>
          <w:shd w:val="clear" w:color="auto" w:fill="FFFFFF"/>
          <w:rPrChange w:id="948" w:author="Борис Гогинян" w:date="2020-05-22T22:35:00Z">
            <w:rPr>
              <w:rFonts w:ascii="Times New Roman" w:hAnsi="Times New Roman" w:cs="Times New Roman"/>
              <w:iCs/>
              <w:sz w:val="28"/>
              <w:szCs w:val="28"/>
              <w:shd w:val="clear" w:color="auto" w:fill="FFFFFF"/>
              <w:lang w:val="en-US"/>
            </w:rPr>
          </w:rPrChange>
        </w:rPr>
        <w:t xml:space="preserve"> </w:t>
      </w:r>
      <w:r w:rsidR="00A6235B" w:rsidRPr="00B12333">
        <w:rPr>
          <w:rFonts w:ascii="Times New Roman" w:hAnsi="Times New Roman" w:cs="Times New Roman"/>
          <w:iCs/>
          <w:sz w:val="28"/>
          <w:szCs w:val="28"/>
          <w:shd w:val="clear" w:color="auto" w:fill="FFFFFF"/>
          <w:lang w:val="en-US"/>
        </w:rPr>
        <w:t>reflectance</w:t>
      </w:r>
      <w:r w:rsidR="00A6235B" w:rsidRPr="00B12333">
        <w:rPr>
          <w:rFonts w:ascii="Times New Roman" w:hAnsi="Times New Roman" w:cs="Times New Roman"/>
          <w:iCs/>
          <w:sz w:val="28"/>
          <w:szCs w:val="28"/>
          <w:shd w:val="clear" w:color="auto" w:fill="FFFFFF"/>
          <w:rPrChange w:id="949" w:author="Борис Гогинян" w:date="2020-05-22T22:35:00Z">
            <w:rPr>
              <w:rFonts w:ascii="Times New Roman" w:hAnsi="Times New Roman" w:cs="Times New Roman"/>
              <w:iCs/>
              <w:sz w:val="28"/>
              <w:szCs w:val="28"/>
              <w:shd w:val="clear" w:color="auto" w:fill="FFFFFF"/>
              <w:lang w:val="en-US"/>
            </w:rPr>
          </w:rPrChange>
        </w:rPr>
        <w:t xml:space="preserve"> </w:t>
      </w:r>
      <w:r w:rsidR="00A6235B" w:rsidRPr="00B12333">
        <w:rPr>
          <w:rFonts w:ascii="Times New Roman" w:hAnsi="Times New Roman" w:cs="Times New Roman"/>
          <w:iCs/>
          <w:sz w:val="28"/>
          <w:szCs w:val="28"/>
          <w:shd w:val="clear" w:color="auto" w:fill="FFFFFF"/>
          <w:lang w:val="en-US"/>
        </w:rPr>
        <w:t>distribution</w:t>
      </w:r>
      <w:r w:rsidR="00A6235B" w:rsidRPr="00B12333">
        <w:rPr>
          <w:rFonts w:ascii="Times New Roman" w:hAnsi="Times New Roman" w:cs="Times New Roman"/>
          <w:iCs/>
          <w:sz w:val="28"/>
          <w:szCs w:val="28"/>
          <w:shd w:val="clear" w:color="auto" w:fill="FFFFFF"/>
          <w:rPrChange w:id="950" w:author="Борис Гогинян" w:date="2020-05-22T22:35:00Z">
            <w:rPr>
              <w:rFonts w:ascii="Times New Roman" w:hAnsi="Times New Roman" w:cs="Times New Roman"/>
              <w:iCs/>
              <w:sz w:val="28"/>
              <w:szCs w:val="28"/>
              <w:shd w:val="clear" w:color="auto" w:fill="FFFFFF"/>
              <w:lang w:val="en-US"/>
            </w:rPr>
          </w:rPrChange>
        </w:rPr>
        <w:t xml:space="preserve"> </w:t>
      </w:r>
      <w:r w:rsidR="00A6235B" w:rsidRPr="00B12333">
        <w:rPr>
          <w:rFonts w:ascii="Times New Roman" w:hAnsi="Times New Roman" w:cs="Times New Roman"/>
          <w:iCs/>
          <w:sz w:val="28"/>
          <w:szCs w:val="28"/>
          <w:shd w:val="clear" w:color="auto" w:fill="FFFFFF"/>
          <w:lang w:val="en-US"/>
        </w:rPr>
        <w:t>function</w:t>
      </w:r>
      <w:r w:rsidR="00A6235B" w:rsidRPr="00B12333">
        <w:rPr>
          <w:rFonts w:ascii="Times New Roman" w:hAnsi="Times New Roman" w:cs="Times New Roman"/>
          <w:i/>
          <w:iCs/>
          <w:sz w:val="28"/>
          <w:szCs w:val="28"/>
          <w:shd w:val="clear" w:color="auto" w:fill="FFFFFF"/>
          <w:rPrChange w:id="951" w:author="Борис Гогинян" w:date="2020-05-22T22:35:00Z">
            <w:rPr>
              <w:rFonts w:ascii="Times New Roman" w:hAnsi="Times New Roman" w:cs="Times New Roman"/>
              <w:i/>
              <w:iCs/>
              <w:sz w:val="28"/>
              <w:szCs w:val="28"/>
              <w:shd w:val="clear" w:color="auto" w:fill="FFFFFF"/>
              <w:lang w:val="en-US"/>
            </w:rPr>
          </w:rPrChange>
        </w:rPr>
        <w:t xml:space="preserve"> </w:t>
      </w:r>
      <w:r w:rsidR="00A6235B" w:rsidRPr="00B12333">
        <w:rPr>
          <w:rFonts w:ascii="Times New Roman" w:hAnsi="Times New Roman" w:cs="Times New Roman"/>
          <w:iCs/>
          <w:color w:val="202122"/>
          <w:sz w:val="28"/>
          <w:szCs w:val="28"/>
          <w:shd w:val="clear" w:color="auto" w:fill="FFFFFF"/>
          <w:rPrChange w:id="952" w:author="Борис Гогинян" w:date="2020-05-22T22:35:00Z">
            <w:rPr>
              <w:rFonts w:ascii="Times New Roman" w:hAnsi="Times New Roman" w:cs="Times New Roman"/>
              <w:iCs/>
              <w:color w:val="202122"/>
              <w:sz w:val="28"/>
              <w:szCs w:val="28"/>
              <w:shd w:val="clear" w:color="auto" w:fill="FFFFFF"/>
              <w:lang w:val="en-US"/>
            </w:rPr>
          </w:rPrChange>
        </w:rPr>
        <w:t>[</w:t>
      </w:r>
      <w:r w:rsidR="00A6235B" w:rsidRPr="00B12333">
        <w:rPr>
          <w:rFonts w:ascii="Times New Roman" w:hAnsi="Times New Roman" w:cs="Times New Roman"/>
          <w:iCs/>
          <w:sz w:val="28"/>
          <w:szCs w:val="28"/>
          <w:shd w:val="clear" w:color="auto" w:fill="FFFFFF"/>
          <w:lang w:val="en-US"/>
        </w:rPr>
        <w:t>BRDF</w:t>
      </w:r>
      <w:r w:rsidR="00A6235B" w:rsidRPr="00B12333">
        <w:rPr>
          <w:rFonts w:ascii="Times New Roman" w:hAnsi="Times New Roman" w:cs="Times New Roman"/>
          <w:iCs/>
          <w:color w:val="202122"/>
          <w:sz w:val="28"/>
          <w:szCs w:val="28"/>
          <w:shd w:val="clear" w:color="auto" w:fill="FFFFFF"/>
          <w:rPrChange w:id="953" w:author="Борис Гогинян" w:date="2020-05-22T22:35:00Z">
            <w:rPr>
              <w:rFonts w:ascii="Times New Roman" w:hAnsi="Times New Roman" w:cs="Times New Roman"/>
              <w:iCs/>
              <w:color w:val="202122"/>
              <w:sz w:val="28"/>
              <w:szCs w:val="28"/>
              <w:shd w:val="clear" w:color="auto" w:fill="FFFFFF"/>
              <w:lang w:val="en-US"/>
            </w:rPr>
          </w:rPrChange>
        </w:rPr>
        <w:t>]</w:t>
      </w:r>
      <w:r w:rsidR="00A6235B" w:rsidRPr="00B12333">
        <w:rPr>
          <w:rFonts w:ascii="Times New Roman" w:hAnsi="Times New Roman" w:cs="Times New Roman"/>
          <w:sz w:val="28"/>
          <w:szCs w:val="28"/>
          <w:rPrChange w:id="954" w:author="Борис Гогинян" w:date="2020-05-22T22:35:00Z">
            <w:rPr>
              <w:rFonts w:ascii="Times New Roman" w:hAnsi="Times New Roman" w:cs="Times New Roman"/>
              <w:sz w:val="28"/>
              <w:szCs w:val="28"/>
              <w:lang w:val="en-US"/>
            </w:rPr>
          </w:rPrChange>
        </w:rPr>
        <w:t>)</w:t>
      </w:r>
      <w:r w:rsidR="008641CF" w:rsidRPr="00B12333">
        <w:rPr>
          <w:rFonts w:ascii="Times New Roman" w:hAnsi="Times New Roman" w:cs="Times New Roman"/>
          <w:sz w:val="28"/>
          <w:szCs w:val="28"/>
          <w:rPrChange w:id="955" w:author="Борис Гогинян" w:date="2020-05-22T22:35:00Z">
            <w:rPr>
              <w:rFonts w:ascii="Times New Roman" w:hAnsi="Times New Roman" w:cs="Times New Roman"/>
              <w:sz w:val="28"/>
              <w:szCs w:val="28"/>
              <w:lang w:val="en-US"/>
            </w:rPr>
          </w:rPrChange>
        </w:rPr>
        <w:t>.</w:t>
      </w:r>
      <w:r w:rsidR="00A6235B" w:rsidRPr="00B12333">
        <w:rPr>
          <w:rFonts w:ascii="Times New Roman" w:hAnsi="Times New Roman" w:cs="Times New Roman"/>
          <w:sz w:val="28"/>
          <w:szCs w:val="28"/>
          <w:rPrChange w:id="956" w:author="Борис Гогинян" w:date="2020-05-22T22:35:00Z">
            <w:rPr>
              <w:rFonts w:ascii="Times New Roman" w:hAnsi="Times New Roman" w:cs="Times New Roman"/>
              <w:sz w:val="28"/>
              <w:szCs w:val="28"/>
              <w:lang w:val="en-US"/>
            </w:rPr>
          </w:rPrChange>
        </w:rPr>
        <w:t xml:space="preserve"> </w:t>
      </w:r>
    </w:p>
    <w:p w14:paraId="70A32A59" w14:textId="336BD29E" w:rsidR="00A6235B" w:rsidRPr="00B12333" w:rsidRDefault="00A6235B" w:rsidP="00EB01A5">
      <w:pPr>
        <w:pStyle w:val="a5"/>
        <w:numPr>
          <w:ilvl w:val="0"/>
          <w:numId w:val="32"/>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Также существует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bidirectional</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transmittance</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distribution</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function</w:t>
      </w:r>
      <w:r w:rsidRPr="00B12333">
        <w:rPr>
          <w:rFonts w:ascii="Times New Roman" w:hAnsi="Times New Roman" w:cs="Times New Roman"/>
          <w:sz w:val="28"/>
          <w:szCs w:val="28"/>
        </w:rPr>
        <w:t xml:space="preserve">) – Двулучевая функция пропускной способности, которая определяет количество поглощенного света и </w:t>
      </w:r>
      <w:r w:rsidRPr="00B12333">
        <w:rPr>
          <w:rFonts w:ascii="Times New Roman" w:hAnsi="Times New Roman" w:cs="Times New Roman"/>
          <w:sz w:val="28"/>
          <w:szCs w:val="28"/>
          <w:lang w:val="en-US"/>
        </w:rPr>
        <w:t>BSDF</w:t>
      </w:r>
      <w:r w:rsidRPr="00B12333">
        <w:rPr>
          <w:rFonts w:ascii="Times New Roman" w:hAnsi="Times New Roman" w:cs="Times New Roman"/>
          <w:sz w:val="28"/>
          <w:szCs w:val="28"/>
        </w:rPr>
        <w:t xml:space="preserve"> (Bidirectional Scattering Distribution Function) – Двулучевая функция распределения рассеивания, которая объединяет </w:t>
      </w: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и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и которая также, в зависимости от реализации, подставляется в уравнение рендеринга. Более </w:t>
      </w:r>
      <w:r w:rsidR="00CC128D" w:rsidRPr="00B12333">
        <w:rPr>
          <w:rFonts w:ascii="Times New Roman" w:hAnsi="Times New Roman" w:cs="Times New Roman"/>
          <w:sz w:val="28"/>
          <w:szCs w:val="28"/>
        </w:rPr>
        <w:t>конкрет</w:t>
      </w:r>
      <w:r w:rsidRPr="00B12333">
        <w:rPr>
          <w:rFonts w:ascii="Times New Roman" w:hAnsi="Times New Roman" w:cs="Times New Roman"/>
          <w:sz w:val="28"/>
          <w:szCs w:val="28"/>
        </w:rPr>
        <w:t>но об этом далее.</w:t>
      </w:r>
    </w:p>
    <w:p w14:paraId="3216BA15" w14:textId="168CA3F1" w:rsidR="00A6235B" w:rsidRPr="00B12333" w:rsidRDefault="00A6235B" w:rsidP="00A6235B">
      <w:pPr>
        <w:spacing w:after="0" w:line="360" w:lineRule="auto"/>
        <w:contextualSpacing/>
        <w:rPr>
          <w:rFonts w:ascii="Times New Roman" w:hAnsi="Times New Roman" w:cs="Times New Roman"/>
          <w:sz w:val="28"/>
          <w:szCs w:val="28"/>
          <w:rPrChange w:id="957" w:author="Борис Гогинян" w:date="2020-05-22T22:35:00Z">
            <w:rPr>
              <w:rFonts w:ascii="Times New Roman" w:hAnsi="Times New Roman" w:cs="Times New Roman"/>
              <w:sz w:val="24"/>
              <w:szCs w:val="24"/>
            </w:rPr>
          </w:rPrChange>
        </w:rPr>
      </w:pPr>
      <w:r w:rsidRPr="00F13D22">
        <w:rPr>
          <w:rFonts w:ascii="Times New Roman" w:hAnsi="Times New Roman" w:cs="Times New Roman"/>
          <w:sz w:val="28"/>
          <w:szCs w:val="28"/>
        </w:rPr>
        <w:t>Аналитического решения этого уравнения нет</w:t>
      </w:r>
      <w:r w:rsidR="00357C20" w:rsidRPr="00AD4BD2">
        <w:rPr>
          <w:rFonts w:ascii="Times New Roman" w:hAnsi="Times New Roman" w:cs="Times New Roman"/>
          <w:sz w:val="28"/>
          <w:szCs w:val="28"/>
        </w:rPr>
        <w:t>.</w:t>
      </w:r>
    </w:p>
    <w:p w14:paraId="2CED9837" w14:textId="77777777" w:rsidR="00A6235B" w:rsidRPr="00AD4BD2" w:rsidRDefault="00A6235B" w:rsidP="00041D77">
      <w:pPr>
        <w:spacing w:after="0" w:line="276" w:lineRule="auto"/>
        <w:contextualSpacing/>
        <w:rPr>
          <w:rFonts w:ascii="Times New Roman" w:hAnsi="Times New Roman" w:cs="Times New Roman"/>
          <w:sz w:val="28"/>
          <w:szCs w:val="28"/>
        </w:rPr>
      </w:pPr>
      <w:r w:rsidRPr="00F13D22">
        <w:rPr>
          <w:rFonts w:ascii="Times New Roman" w:hAnsi="Times New Roman" w:cs="Times New Roman"/>
          <w:sz w:val="28"/>
          <w:szCs w:val="28"/>
        </w:rPr>
        <w:t>Уравнение рендеринга не учитывает некоторых физических явлений света, например:</w:t>
      </w:r>
    </w:p>
    <w:p w14:paraId="31F52EA1" w14:textId="11C0EC81"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Коэффициент прохождения волн</w:t>
      </w:r>
      <w:r w:rsidRPr="00AD4BD2">
        <w:rPr>
          <w:rFonts w:ascii="Times New Roman" w:hAnsi="Times New Roman" w:cs="Times New Roman"/>
          <w:sz w:val="28"/>
          <w:szCs w:val="28"/>
          <w:lang w:val="en-US"/>
        </w:rPr>
        <w:t>;</w:t>
      </w:r>
    </w:p>
    <w:p w14:paraId="260A9641" w14:textId="0CF6D6EB"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Подповерхностное рассеивание;</w:t>
      </w:r>
    </w:p>
    <w:p w14:paraId="7F330530" w14:textId="4AB6156E"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Поляризацию;</w:t>
      </w:r>
    </w:p>
    <w:p w14:paraId="635B10E0" w14:textId="4890A4E7"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Интерференция.</w:t>
      </w:r>
    </w:p>
    <w:p w14:paraId="37A346C1" w14:textId="5E95CEAB" w:rsidR="00A6235B" w:rsidRPr="00AD4BD2" w:rsidRDefault="00A6235B" w:rsidP="00041D77">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Но это </w:t>
      </w:r>
      <w:r w:rsidR="00357C20" w:rsidRPr="00AD4BD2">
        <w:rPr>
          <w:rFonts w:ascii="Times New Roman" w:hAnsi="Times New Roman" w:cs="Times New Roman"/>
          <w:sz w:val="28"/>
          <w:szCs w:val="28"/>
        </w:rPr>
        <w:t xml:space="preserve">практически не </w:t>
      </w:r>
      <w:r w:rsidRPr="00AD4BD2">
        <w:rPr>
          <w:rFonts w:ascii="Times New Roman" w:hAnsi="Times New Roman" w:cs="Times New Roman"/>
          <w:sz w:val="28"/>
          <w:szCs w:val="28"/>
        </w:rPr>
        <w:t>влияет на качество получаемых изображений</w:t>
      </w:r>
      <w:r w:rsidR="00357C20" w:rsidRPr="00AD4BD2">
        <w:rPr>
          <w:rFonts w:ascii="Times New Roman" w:hAnsi="Times New Roman" w:cs="Times New Roman"/>
          <w:sz w:val="28"/>
          <w:szCs w:val="28"/>
        </w:rPr>
        <w:t>.</w:t>
      </w:r>
    </w:p>
    <w:p w14:paraId="34266A60" w14:textId="076FFB08" w:rsidR="00FB1DC8" w:rsidRPr="003554F8" w:rsidRDefault="00FB1DC8">
      <w:pPr>
        <w:rPr>
          <w:ins w:id="958" w:author="Борис Гогинян" w:date="2020-05-22T20:43:00Z"/>
          <w:rFonts w:ascii="Times New Roman" w:hAnsi="Times New Roman" w:cs="Times New Roman"/>
          <w:sz w:val="28"/>
          <w:szCs w:val="28"/>
          <w:rPrChange w:id="959" w:author="Борис Гогинян" w:date="2020-05-22T22:48:00Z">
            <w:rPr>
              <w:ins w:id="960" w:author="Борис Гогинян" w:date="2020-05-22T20:43:00Z"/>
              <w:rFonts w:ascii="Times New Roman" w:hAnsi="Times New Roman" w:cs="Times New Roman"/>
              <w:sz w:val="32"/>
              <w:szCs w:val="24"/>
              <w:lang w:val="en-US"/>
            </w:rPr>
          </w:rPrChange>
        </w:rPr>
      </w:pPr>
      <w:ins w:id="961" w:author="Борис Гогинян" w:date="2020-05-22T20:43:00Z">
        <w:r w:rsidRPr="003554F8">
          <w:rPr>
            <w:rFonts w:ascii="Times New Roman" w:hAnsi="Times New Roman" w:cs="Times New Roman"/>
            <w:sz w:val="28"/>
            <w:szCs w:val="28"/>
            <w:rPrChange w:id="962" w:author="Борис Гогинян" w:date="2020-05-22T22:48:00Z">
              <w:rPr>
                <w:rFonts w:ascii="Times New Roman" w:hAnsi="Times New Roman" w:cs="Times New Roman"/>
                <w:sz w:val="32"/>
                <w:szCs w:val="24"/>
                <w:lang w:val="en-US"/>
              </w:rPr>
            </w:rPrChange>
          </w:rPr>
          <w:br w:type="page"/>
        </w:r>
      </w:ins>
    </w:p>
    <w:p w14:paraId="6DFE03D9" w14:textId="3B260CDD" w:rsidR="00357C20" w:rsidRPr="00F13D22" w:rsidDel="00FB1DC8" w:rsidRDefault="00357C20">
      <w:pPr>
        <w:spacing w:after="0" w:line="360" w:lineRule="auto"/>
        <w:contextualSpacing/>
        <w:jc w:val="center"/>
        <w:rPr>
          <w:del w:id="963" w:author="Борис Гогинян" w:date="2020-05-22T20:43:00Z"/>
          <w:rFonts w:ascii="Times New Roman" w:hAnsi="Times New Roman" w:cs="Times New Roman"/>
          <w:sz w:val="28"/>
          <w:szCs w:val="28"/>
        </w:rPr>
        <w:pPrChange w:id="964" w:author="Борис Гогинян" w:date="2020-05-22T22:31:00Z">
          <w:pPr>
            <w:spacing w:after="0" w:line="360" w:lineRule="auto"/>
            <w:contextualSpacing/>
          </w:pPr>
        </w:pPrChange>
      </w:pPr>
    </w:p>
    <w:p w14:paraId="0DDE2ABD" w14:textId="77777777" w:rsidR="00A6235B" w:rsidRPr="00B12333" w:rsidRDefault="00A6235B">
      <w:pPr>
        <w:spacing w:after="0" w:line="276" w:lineRule="auto"/>
        <w:contextualSpacing/>
        <w:jc w:val="center"/>
        <w:rPr>
          <w:rFonts w:ascii="Times New Roman" w:hAnsi="Times New Roman" w:cs="Times New Roman"/>
          <w:sz w:val="28"/>
          <w:szCs w:val="28"/>
          <w:rPrChange w:id="965" w:author="Борис Гогинян" w:date="2020-05-22T22:35:00Z">
            <w:rPr>
              <w:rFonts w:ascii="Times New Roman" w:hAnsi="Times New Roman" w:cs="Times New Roman"/>
              <w:sz w:val="32"/>
              <w:szCs w:val="24"/>
            </w:rPr>
          </w:rPrChange>
        </w:rPr>
        <w:pPrChange w:id="966" w:author="Борис Гогинян" w:date="2020-05-22T22:31:00Z">
          <w:pPr>
            <w:spacing w:after="0" w:line="276" w:lineRule="auto"/>
            <w:ind w:firstLine="567"/>
            <w:contextualSpacing/>
          </w:pPr>
        </w:pPrChange>
      </w:pPr>
      <w:r w:rsidRPr="00B12333">
        <w:rPr>
          <w:rFonts w:ascii="Times New Roman" w:hAnsi="Times New Roman" w:cs="Times New Roman"/>
          <w:sz w:val="28"/>
          <w:szCs w:val="28"/>
          <w:lang w:val="en-US"/>
          <w:rPrChange w:id="967" w:author="Борис Гогинян" w:date="2020-05-22T22:35:00Z">
            <w:rPr>
              <w:rFonts w:ascii="Times New Roman" w:hAnsi="Times New Roman" w:cs="Times New Roman"/>
              <w:sz w:val="32"/>
              <w:szCs w:val="24"/>
              <w:lang w:val="en-US"/>
            </w:rPr>
          </w:rPrChange>
        </w:rPr>
        <w:t>PBR</w:t>
      </w:r>
      <w:r w:rsidRPr="00B12333">
        <w:rPr>
          <w:rFonts w:ascii="Times New Roman" w:hAnsi="Times New Roman" w:cs="Times New Roman"/>
          <w:sz w:val="28"/>
          <w:szCs w:val="28"/>
          <w:rPrChange w:id="968" w:author="Борис Гогинян" w:date="2020-05-22T22:35:00Z">
            <w:rPr>
              <w:rFonts w:ascii="Times New Roman" w:hAnsi="Times New Roman" w:cs="Times New Roman"/>
              <w:sz w:val="32"/>
              <w:szCs w:val="24"/>
            </w:rPr>
          </w:rPrChange>
        </w:rPr>
        <w:t xml:space="preserve"> или Физически-корректный рендеринг</w:t>
      </w:r>
    </w:p>
    <w:p w14:paraId="1F1A5939" w14:textId="407F230C" w:rsidR="00A6235B" w:rsidRPr="00AD4BD2" w:rsidRDefault="00357C20">
      <w:pPr>
        <w:spacing w:after="0" w:line="276" w:lineRule="auto"/>
        <w:ind w:firstLine="708"/>
        <w:contextualSpacing/>
        <w:rPr>
          <w:rFonts w:ascii="Times New Roman" w:hAnsi="Times New Roman" w:cs="Times New Roman"/>
          <w:sz w:val="28"/>
          <w:szCs w:val="28"/>
        </w:rPr>
        <w:pPrChange w:id="969" w:author="Борис Гогинян" w:date="2020-05-22T20:43:00Z">
          <w:pPr>
            <w:spacing w:after="0" w:line="276" w:lineRule="auto"/>
            <w:ind w:firstLine="567"/>
            <w:contextualSpacing/>
          </w:pPr>
        </w:pPrChange>
      </w:pPr>
      <w:r w:rsidRPr="00F13D22">
        <w:rPr>
          <w:rFonts w:ascii="Times New Roman" w:hAnsi="Times New Roman" w:cs="Times New Roman"/>
          <w:sz w:val="28"/>
          <w:szCs w:val="28"/>
          <w:lang w:val="en-US"/>
        </w:rPr>
        <w:t>Physically</w:t>
      </w:r>
      <w:r w:rsidRPr="00AD4BD2">
        <w:rPr>
          <w:rFonts w:ascii="Times New Roman" w:hAnsi="Times New Roman" w:cs="Times New Roman"/>
          <w:sz w:val="28"/>
          <w:szCs w:val="28"/>
        </w:rPr>
        <w:t>-Based</w:t>
      </w:r>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Rendering</w:t>
      </w:r>
      <w:r w:rsidR="00A6235B" w:rsidRPr="00AD4BD2">
        <w:rPr>
          <w:rFonts w:ascii="Times New Roman" w:hAnsi="Times New Roman" w:cs="Times New Roman"/>
          <w:sz w:val="28"/>
          <w:szCs w:val="28"/>
        </w:rPr>
        <w:t xml:space="preserve"> – концепция, которая основываясь на физических законах, стремиться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Физически-корректный </w:t>
      </w:r>
      <w:r w:rsidR="00E91FB3" w:rsidRPr="00AD4BD2">
        <w:rPr>
          <w:rFonts w:ascii="Times New Roman" w:hAnsi="Times New Roman" w:cs="Times New Roman"/>
          <w:sz w:val="28"/>
          <w:szCs w:val="28"/>
        </w:rPr>
        <w:t>материал</w:t>
      </w:r>
      <w:r w:rsidR="00A6235B" w:rsidRPr="00AD4BD2">
        <w:rPr>
          <w:rFonts w:ascii="Times New Roman" w:hAnsi="Times New Roman" w:cs="Times New Roman"/>
          <w:sz w:val="28"/>
          <w:szCs w:val="28"/>
        </w:rPr>
        <w:t xml:space="preserve"> </w:t>
      </w:r>
      <w:r w:rsidR="00E91FB3" w:rsidRPr="00AD4BD2">
        <w:rPr>
          <w:rFonts w:ascii="Times New Roman" w:hAnsi="Times New Roman" w:cs="Times New Roman"/>
          <w:sz w:val="28"/>
          <w:szCs w:val="28"/>
        </w:rPr>
        <w:t>такие вещи</w:t>
      </w:r>
      <w:r w:rsidR="00A6235B" w:rsidRPr="00AD4BD2">
        <w:rPr>
          <w:rFonts w:ascii="Times New Roman" w:hAnsi="Times New Roman" w:cs="Times New Roman"/>
          <w:sz w:val="28"/>
          <w:szCs w:val="28"/>
        </w:rPr>
        <w:t>, как:</w:t>
      </w:r>
    </w:p>
    <w:p w14:paraId="50DD9AE6" w14:textId="77777777" w:rsidR="00A6235B" w:rsidRPr="00AD4BD2" w:rsidRDefault="00A6235B">
      <w:pPr>
        <w:pStyle w:val="a5"/>
        <w:numPr>
          <w:ilvl w:val="0"/>
          <w:numId w:val="42"/>
        </w:numPr>
        <w:spacing w:after="0" w:line="276" w:lineRule="auto"/>
        <w:jc w:val="both"/>
        <w:rPr>
          <w:rFonts w:ascii="Times New Roman" w:hAnsi="Times New Roman" w:cs="Times New Roman"/>
          <w:sz w:val="28"/>
          <w:szCs w:val="28"/>
        </w:rPr>
        <w:pPrChange w:id="970" w:author="Борис Гогинян" w:date="2020-05-22T22:19:00Z">
          <w:pPr>
            <w:pStyle w:val="a5"/>
            <w:numPr>
              <w:numId w:val="5"/>
            </w:numPr>
            <w:spacing w:after="0" w:line="276" w:lineRule="auto"/>
            <w:ind w:left="349" w:firstLine="76"/>
            <w:jc w:val="both"/>
          </w:pPr>
        </w:pPrChange>
      </w:pPr>
      <w:r w:rsidRPr="00AD4BD2">
        <w:rPr>
          <w:rFonts w:ascii="Times New Roman" w:hAnsi="Times New Roman" w:cs="Times New Roman"/>
          <w:sz w:val="28"/>
          <w:szCs w:val="28"/>
        </w:rPr>
        <w:t>Теория микрограней – поверхность имеет микроскопические неровности.</w:t>
      </w:r>
    </w:p>
    <w:p w14:paraId="608C566D" w14:textId="77777777" w:rsidR="00A6235B" w:rsidRPr="00AD4BD2" w:rsidRDefault="00A6235B">
      <w:pPr>
        <w:pStyle w:val="a5"/>
        <w:numPr>
          <w:ilvl w:val="0"/>
          <w:numId w:val="42"/>
        </w:numPr>
        <w:spacing w:after="0" w:line="276" w:lineRule="auto"/>
        <w:jc w:val="both"/>
        <w:rPr>
          <w:rFonts w:ascii="Times New Roman" w:hAnsi="Times New Roman" w:cs="Times New Roman"/>
          <w:sz w:val="28"/>
          <w:szCs w:val="28"/>
        </w:rPr>
        <w:pPrChange w:id="971" w:author="Борис Гогинян" w:date="2020-05-22T22:19:00Z">
          <w:pPr>
            <w:pStyle w:val="a5"/>
            <w:numPr>
              <w:numId w:val="5"/>
            </w:numPr>
            <w:spacing w:after="0" w:line="276" w:lineRule="auto"/>
            <w:ind w:left="349" w:firstLine="76"/>
            <w:jc w:val="both"/>
          </w:pPr>
        </w:pPrChange>
      </w:pPr>
      <w:r w:rsidRPr="00AD4BD2">
        <w:rPr>
          <w:rFonts w:ascii="Times New Roman" w:hAnsi="Times New Roman" w:cs="Times New Roman"/>
          <w:sz w:val="28"/>
          <w:szCs w:val="28"/>
        </w:rPr>
        <w:t>Закон сохранения энергии – поверхность не может отразить больше энергии, чем принимает</w:t>
      </w:r>
    </w:p>
    <w:p w14:paraId="02DC6A85" w14:textId="77777777" w:rsidR="00A6235B" w:rsidRPr="00AD4BD2" w:rsidRDefault="00A6235B">
      <w:pPr>
        <w:pStyle w:val="a5"/>
        <w:numPr>
          <w:ilvl w:val="0"/>
          <w:numId w:val="42"/>
        </w:numPr>
        <w:spacing w:after="0" w:line="276" w:lineRule="auto"/>
        <w:jc w:val="both"/>
        <w:rPr>
          <w:rFonts w:ascii="Times New Roman" w:hAnsi="Times New Roman" w:cs="Times New Roman"/>
          <w:sz w:val="28"/>
          <w:szCs w:val="28"/>
        </w:rPr>
        <w:pPrChange w:id="972" w:author="Борис Гогинян" w:date="2020-05-22T22:19:00Z">
          <w:pPr>
            <w:pStyle w:val="a5"/>
            <w:numPr>
              <w:numId w:val="5"/>
            </w:numPr>
            <w:spacing w:after="0" w:line="276" w:lineRule="auto"/>
            <w:ind w:left="349" w:firstLine="76"/>
            <w:jc w:val="both"/>
          </w:pPr>
        </w:pPrChange>
      </w:pPr>
      <w:r w:rsidRPr="00AD4BD2">
        <w:rPr>
          <w:rFonts w:ascii="Times New Roman" w:hAnsi="Times New Roman" w:cs="Times New Roman"/>
          <w:sz w:val="28"/>
          <w:szCs w:val="28"/>
        </w:rPr>
        <w:t>Закон Френеля – поверхности имеют разную отражательную способность в зависимости от угла просмотра.</w:t>
      </w:r>
    </w:p>
    <w:p w14:paraId="5CEF1867" w14:textId="77777777" w:rsidR="00A6235B" w:rsidRPr="00AD4BD2" w:rsidRDefault="00A6235B">
      <w:pPr>
        <w:pStyle w:val="a5"/>
        <w:numPr>
          <w:ilvl w:val="0"/>
          <w:numId w:val="42"/>
        </w:numPr>
        <w:spacing w:after="0" w:line="276" w:lineRule="auto"/>
        <w:jc w:val="both"/>
        <w:rPr>
          <w:rFonts w:ascii="Times New Roman" w:hAnsi="Times New Roman" w:cs="Times New Roman"/>
          <w:sz w:val="28"/>
          <w:szCs w:val="28"/>
        </w:rPr>
        <w:pPrChange w:id="973" w:author="Борис Гогинян" w:date="2020-05-22T22:19:00Z">
          <w:pPr>
            <w:pStyle w:val="a5"/>
            <w:numPr>
              <w:numId w:val="5"/>
            </w:numPr>
            <w:spacing w:after="0" w:line="276" w:lineRule="auto"/>
            <w:ind w:left="349" w:firstLine="76"/>
            <w:jc w:val="both"/>
          </w:pPr>
        </w:pPrChange>
      </w:pPr>
      <w:r w:rsidRPr="00AD4BD2">
        <w:rPr>
          <w:rFonts w:ascii="Times New Roman" w:hAnsi="Times New Roman" w:cs="Times New Roman"/>
          <w:sz w:val="28"/>
          <w:szCs w:val="28"/>
        </w:rPr>
        <w:t>Альбедо – учет отражения материалом волн определенной длины, другими словами, чистый цвет</w:t>
      </w:r>
    </w:p>
    <w:p w14:paraId="5B880814" w14:textId="77777777" w:rsidR="00A6235B" w:rsidRPr="00AD4BD2" w:rsidRDefault="00A6235B">
      <w:pPr>
        <w:pStyle w:val="a5"/>
        <w:numPr>
          <w:ilvl w:val="0"/>
          <w:numId w:val="42"/>
        </w:numPr>
        <w:spacing w:after="0" w:line="276" w:lineRule="auto"/>
        <w:jc w:val="both"/>
        <w:rPr>
          <w:rFonts w:ascii="Times New Roman" w:hAnsi="Times New Roman" w:cs="Times New Roman"/>
          <w:sz w:val="28"/>
          <w:szCs w:val="28"/>
        </w:rPr>
        <w:pPrChange w:id="974" w:author="Борис Гогинян" w:date="2020-05-22T22:19:00Z">
          <w:pPr>
            <w:pStyle w:val="a5"/>
            <w:numPr>
              <w:numId w:val="5"/>
            </w:numPr>
            <w:spacing w:after="0" w:line="276" w:lineRule="auto"/>
            <w:ind w:left="349" w:firstLine="76"/>
            <w:jc w:val="both"/>
          </w:pPr>
        </w:pPrChange>
      </w:pPr>
      <w:r w:rsidRPr="00AD4BD2">
        <w:rPr>
          <w:rFonts w:ascii="Times New Roman" w:hAnsi="Times New Roman" w:cs="Times New Roman"/>
          <w:sz w:val="28"/>
          <w:szCs w:val="28"/>
        </w:rPr>
        <w:t>Проводник/диэлектрик – учет способности проводников и диэлектриков по-разному отражать свет, (60-90%) и (0-20%) соответственно.</w:t>
      </w:r>
    </w:p>
    <w:p w14:paraId="6CC850C6" w14:textId="3D40DA42" w:rsidR="00A6235B" w:rsidRPr="00AD4BD2" w:rsidRDefault="00A6235B" w:rsidP="00041D77">
      <w:pPr>
        <w:spacing w:after="0" w:line="276" w:lineRule="auto"/>
        <w:jc w:val="both"/>
        <w:rPr>
          <w:rFonts w:ascii="Times New Roman" w:hAnsi="Times New Roman" w:cs="Times New Roman"/>
          <w:sz w:val="28"/>
          <w:szCs w:val="28"/>
        </w:rPr>
      </w:pPr>
    </w:p>
    <w:p w14:paraId="3D07C371" w14:textId="45824719" w:rsidR="00357C20" w:rsidRPr="00B12333" w:rsidRDefault="00A6235B">
      <w:pPr>
        <w:spacing w:after="0" w:line="276" w:lineRule="auto"/>
        <w:jc w:val="center"/>
        <w:rPr>
          <w:rFonts w:ascii="Times New Roman" w:hAnsi="Times New Roman" w:cs="Times New Roman"/>
          <w:sz w:val="28"/>
          <w:szCs w:val="28"/>
          <w:rPrChange w:id="975" w:author="Борис Гогинян" w:date="2020-05-22T22:35:00Z">
            <w:rPr/>
          </w:rPrChange>
        </w:rPr>
        <w:pPrChange w:id="976" w:author="Борис Гогинян" w:date="2020-05-22T22:31:00Z">
          <w:pPr>
            <w:pStyle w:val="a5"/>
            <w:spacing w:after="0" w:line="276" w:lineRule="auto"/>
            <w:ind w:left="360"/>
            <w:jc w:val="both"/>
          </w:pPr>
        </w:pPrChange>
      </w:pPr>
      <w:r w:rsidRPr="00B12333">
        <w:rPr>
          <w:rFonts w:ascii="Times New Roman" w:hAnsi="Times New Roman" w:cs="Times New Roman"/>
          <w:sz w:val="28"/>
          <w:szCs w:val="28"/>
          <w:rPrChange w:id="977" w:author="Борис Гогинян" w:date="2020-05-22T22:35:00Z">
            <w:rPr/>
          </w:rPrChange>
        </w:rPr>
        <w:t>Теория микрограней (Microfacet Theory)</w:t>
      </w:r>
      <w:r w:rsidR="00E91FB3" w:rsidRPr="00B12333">
        <w:rPr>
          <w:rFonts w:ascii="Times New Roman" w:hAnsi="Times New Roman" w:cs="Times New Roman"/>
          <w:sz w:val="28"/>
          <w:szCs w:val="28"/>
          <w:rPrChange w:id="978" w:author="Борис Гогинян" w:date="2020-05-22T22:35:00Z">
            <w:rPr/>
          </w:rPrChange>
        </w:rPr>
        <w:t xml:space="preserve"> </w:t>
      </w:r>
      <w:del w:id="979" w:author="Борис Гогинян" w:date="2020-05-22T22:20:00Z">
        <w:r w:rsidR="00E91FB3" w:rsidRPr="00B12333" w:rsidDel="00C52476">
          <w:rPr>
            <w:rFonts w:ascii="Times New Roman" w:hAnsi="Times New Roman" w:cs="Times New Roman"/>
            <w:sz w:val="28"/>
            <w:szCs w:val="28"/>
            <w:rPrChange w:id="980" w:author="Борис Гогинян" w:date="2020-05-22T22:35:00Z">
              <w:rPr>
                <w:rFonts w:ascii="Times New Roman" w:hAnsi="Times New Roman" w:cs="Times New Roman"/>
                <w:sz w:val="32"/>
                <w:szCs w:val="24"/>
              </w:rPr>
            </w:rPrChange>
          </w:rPr>
          <w:delText>[3]</w:delText>
        </w:r>
      </w:del>
    </w:p>
    <w:p w14:paraId="4749A5F3" w14:textId="1F48BFC2" w:rsidR="00A6235B" w:rsidRPr="00B12333" w:rsidRDefault="00A6235B" w:rsidP="00041D77">
      <w:pPr>
        <w:pStyle w:val="a5"/>
        <w:spacing w:after="0" w:line="276" w:lineRule="auto"/>
        <w:ind w:left="0" w:firstLine="708"/>
        <w:jc w:val="both"/>
        <w:rPr>
          <w:rFonts w:ascii="Times New Roman" w:hAnsi="Times New Roman" w:cs="Times New Roman"/>
          <w:sz w:val="28"/>
          <w:szCs w:val="28"/>
          <w:rPrChange w:id="981" w:author="Борис Гогинян" w:date="2020-05-22T22:35:00Z">
            <w:rPr>
              <w:rFonts w:ascii="Times New Roman" w:hAnsi="Times New Roman" w:cs="Times New Roman"/>
              <w:sz w:val="32"/>
              <w:szCs w:val="24"/>
            </w:rPr>
          </w:rPrChange>
        </w:rPr>
      </w:pPr>
      <w:r w:rsidRPr="00F13D22">
        <w:rPr>
          <w:rFonts w:ascii="Times New Roman" w:hAnsi="Times New Roman" w:cs="Times New Roman"/>
          <w:sz w:val="28"/>
          <w:szCs w:val="28"/>
        </w:rPr>
        <w:t xml:space="preserve">В </w:t>
      </w:r>
      <w:r w:rsidRPr="00AD4BD2">
        <w:rPr>
          <w:rFonts w:ascii="Times New Roman" w:hAnsi="Times New Roman" w:cs="Times New Roman"/>
          <w:sz w:val="28"/>
          <w:szCs w:val="28"/>
        </w:rPr>
        <w:t>основе этой теории лежит представление о поверхности сред, как поверхности с микроскопическими неровностями, но, тем не менее, достаточно большими, по сравнению с длиной волны.</w:t>
      </w:r>
      <w:ins w:id="982" w:author="Борис Гогинян" w:date="2020-05-22T22:20:00Z">
        <w:r w:rsidR="00C52476" w:rsidRPr="00AD4BD2">
          <w:rPr>
            <w:rFonts w:ascii="Times New Roman" w:hAnsi="Times New Roman" w:cs="Times New Roman"/>
            <w:sz w:val="28"/>
            <w:szCs w:val="28"/>
          </w:rPr>
          <w:t xml:space="preserve"> [3]</w:t>
        </w:r>
      </w:ins>
      <w:r w:rsidRPr="00AD4BD2">
        <w:rPr>
          <w:rFonts w:ascii="Times New Roman" w:hAnsi="Times New Roman" w:cs="Times New Roman"/>
          <w:sz w:val="28"/>
          <w:szCs w:val="28"/>
        </w:rPr>
        <w:t xml:space="preserve"> При падении световых лучей на такую поверхность может возникнуть три ситуации:</w:t>
      </w:r>
    </w:p>
    <w:p w14:paraId="6F7031E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Самозатенение (англ. self shadowing) – луч света не долетает до поверхности, от которой он должен отразиться</w:t>
      </w:r>
    </w:p>
    <w:p w14:paraId="3E36F722"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Самоперекрытие (англ. masking) – отраженный луч сталкивается с препятствием и не вылетает.</w:t>
      </w:r>
    </w:p>
    <w:p w14:paraId="5DB39E3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Многократное отражение (англ. retroreflection) – ситуация, когда луч отражается от поверхности несколько раз, перед тем как улететь.</w:t>
      </w:r>
    </w:p>
    <w:p w14:paraId="4EC91C56" w14:textId="6C604DA4" w:rsidR="00A6235B" w:rsidRPr="00AD4BD2" w:rsidRDefault="00A6235B" w:rsidP="00041D77">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[0, 1], применяемое к медианному вектору </w:t>
      </w:r>
      <m:oMath>
        <m:r>
          <w:rPr>
            <w:rFonts w:ascii="Cambria Math" w:hAnsi="Cambria Math" w:cs="Times New Roman"/>
            <w:sz w:val="28"/>
            <w:szCs w:val="28"/>
          </w:rPr>
          <m:t>h</m:t>
        </m:r>
      </m:oMath>
      <w:r w:rsidRPr="00AD4BD2">
        <w:rPr>
          <w:rFonts w:ascii="Times New Roman" w:hAnsi="Times New Roman" w:cs="Times New Roman"/>
          <w:sz w:val="28"/>
          <w:szCs w:val="28"/>
        </w:rPr>
        <w:t>.</w:t>
      </w:r>
      <w:r w:rsidR="00E91FB3" w:rsidRPr="00AD4BD2">
        <w:rPr>
          <w:rFonts w:ascii="Times New Roman" w:hAnsi="Times New Roman" w:cs="Times New Roman"/>
          <w:sz w:val="28"/>
          <w:szCs w:val="28"/>
        </w:rPr>
        <w:t xml:space="preserve"> Он определяет количество </w:t>
      </w:r>
      <w:r w:rsidRPr="00AD4BD2">
        <w:rPr>
          <w:rFonts w:ascii="Times New Roman" w:hAnsi="Times New Roman" w:cs="Times New Roman"/>
          <w:sz w:val="28"/>
          <w:szCs w:val="28"/>
        </w:rPr>
        <w:t xml:space="preserve">микрограней, направленных вдоль него: чем их меньше, тем более шероховатая поверхность. </w:t>
      </w:r>
    </w:p>
    <w:p w14:paraId="1450FB38" w14:textId="77777777" w:rsidR="00A6235B" w:rsidRPr="00AD4BD2" w:rsidRDefault="00A6235B" w:rsidP="00041D77">
      <w:pPr>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Вектор </w:t>
      </w:r>
      <m:oMath>
        <m:r>
          <w:rPr>
            <w:rFonts w:ascii="Cambria Math" w:hAnsi="Cambria Math" w:cs="Times New Roman"/>
            <w:sz w:val="28"/>
            <w:szCs w:val="28"/>
          </w:rPr>
          <m:t>h=</m:t>
        </m:r>
        <m:f>
          <m:fPr>
            <m:ctrlPr>
              <w:rPr>
                <w:rFonts w:ascii="Cambria Math" w:hAnsi="Cambria Math" w:cs="Times New Roman"/>
                <w:i/>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den>
        </m:f>
      </m:oMath>
      <w:r w:rsidRPr="00F13D22">
        <w:rPr>
          <w:rFonts w:ascii="Times New Roman" w:hAnsi="Times New Roman" w:cs="Times New Roman"/>
          <w:sz w:val="28"/>
          <w:szCs w:val="28"/>
        </w:rPr>
        <w:t xml:space="preserve"> , где</w:t>
      </w:r>
    </w:p>
    <w:p w14:paraId="01C23D02" w14:textId="77777777" w:rsidR="00A6235B" w:rsidRPr="00B12333" w:rsidRDefault="00531FCD" w:rsidP="00EB01A5">
      <w:pPr>
        <w:pStyle w:val="a5"/>
        <w:numPr>
          <w:ilvl w:val="0"/>
          <w:numId w:val="7"/>
        </w:numPr>
        <w:spacing w:after="0" w:line="276" w:lineRule="auto"/>
        <w:jc w:val="both"/>
        <w:rPr>
          <w:sz w:val="28"/>
          <w:szCs w:val="28"/>
          <w:rPrChange w:id="983" w:author="Борис Гогинян" w:date="2020-05-22T22:35:00Z">
            <w:rPr/>
          </w:rPrChange>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наблюдателя, </w:t>
      </w:r>
    </w:p>
    <w:p w14:paraId="13AB28E8" w14:textId="77777777" w:rsidR="00A6235B" w:rsidRPr="00B12333" w:rsidRDefault="00531FCD" w:rsidP="00EB01A5">
      <w:pPr>
        <w:pStyle w:val="a5"/>
        <w:numPr>
          <w:ilvl w:val="0"/>
          <w:numId w:val="7"/>
        </w:numPr>
        <w:spacing w:after="0" w:line="276" w:lineRule="auto"/>
        <w:jc w:val="both"/>
        <w:rPr>
          <w:sz w:val="28"/>
          <w:szCs w:val="28"/>
          <w:rPrChange w:id="984" w:author="Борис Гогинян" w:date="2020-05-22T22:35:00Z">
            <w:rPr/>
          </w:rPrChange>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sz w:val="28"/>
            <w:szCs w:val="28"/>
          </w:rPr>
          <m:t>-</m:t>
        </m:r>
      </m:oMath>
      <w:r w:rsidR="00A6235B" w:rsidRPr="00AD4BD2">
        <w:rPr>
          <w:sz w:val="28"/>
          <w:szCs w:val="28"/>
        </w:rPr>
        <w:t xml:space="preserve"> </w:t>
      </w:r>
      <w:r w:rsidR="00A6235B" w:rsidRPr="00AD4BD2">
        <w:rPr>
          <w:rFonts w:ascii="Times New Roman" w:hAnsi="Times New Roman" w:cs="Times New Roman"/>
          <w:sz w:val="28"/>
          <w:szCs w:val="28"/>
        </w:rPr>
        <w:t>вектор, направленный вдоль падающего света</w:t>
      </w:r>
    </w:p>
    <w:p w14:paraId="4CD2E11A" w14:textId="2496B55B" w:rsidR="00A6235B" w:rsidRPr="00B12333" w:rsidRDefault="00A6235B" w:rsidP="00A6235B">
      <w:pPr>
        <w:spacing w:after="0"/>
        <w:jc w:val="both"/>
        <w:rPr>
          <w:sz w:val="28"/>
          <w:szCs w:val="28"/>
          <w:rPrChange w:id="985" w:author="Борис Гогинян" w:date="2020-05-22T22:35:00Z">
            <w:rPr/>
          </w:rPrChange>
        </w:rPr>
      </w:pPr>
    </w:p>
    <w:p w14:paraId="51127D1C" w14:textId="77777777" w:rsidR="00A6235B" w:rsidRPr="00B12333" w:rsidRDefault="00A6235B">
      <w:pPr>
        <w:spacing w:after="0" w:line="276" w:lineRule="auto"/>
        <w:jc w:val="center"/>
        <w:rPr>
          <w:rFonts w:ascii="Times New Roman" w:hAnsi="Times New Roman" w:cs="Times New Roman"/>
          <w:sz w:val="28"/>
          <w:szCs w:val="28"/>
          <w:rPrChange w:id="986" w:author="Борис Гогинян" w:date="2020-05-22T22:35:00Z">
            <w:rPr>
              <w:rFonts w:ascii="Times New Roman" w:hAnsi="Times New Roman" w:cs="Times New Roman"/>
              <w:sz w:val="32"/>
              <w:szCs w:val="24"/>
            </w:rPr>
          </w:rPrChange>
        </w:rPr>
        <w:pPrChange w:id="987" w:author="Борис Гогинян" w:date="2020-05-22T22:31:00Z">
          <w:pPr>
            <w:spacing w:after="0" w:line="276" w:lineRule="auto"/>
            <w:ind w:firstLine="708"/>
            <w:jc w:val="both"/>
          </w:pPr>
        </w:pPrChange>
      </w:pPr>
      <w:r w:rsidRPr="00B12333">
        <w:rPr>
          <w:rFonts w:ascii="Times New Roman" w:hAnsi="Times New Roman" w:cs="Times New Roman"/>
          <w:sz w:val="28"/>
          <w:szCs w:val="28"/>
          <w:rPrChange w:id="988" w:author="Борис Гогинян" w:date="2020-05-22T22:35:00Z">
            <w:rPr>
              <w:rFonts w:ascii="Times New Roman" w:hAnsi="Times New Roman" w:cs="Times New Roman"/>
              <w:sz w:val="32"/>
              <w:szCs w:val="24"/>
            </w:rPr>
          </w:rPrChange>
        </w:rPr>
        <w:t>Закон сохранения энергии</w:t>
      </w:r>
    </w:p>
    <w:p w14:paraId="4D566CC5" w14:textId="62BEA419" w:rsidR="00A6235B" w:rsidRPr="00AD4BD2" w:rsidRDefault="00A6235B" w:rsidP="00041D77">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Как уже упоминалось ранее, при столкнов</w:t>
      </w:r>
      <w:r w:rsidR="009869D5" w:rsidRPr="00AD4BD2">
        <w:rPr>
          <w:rFonts w:ascii="Times New Roman" w:hAnsi="Times New Roman" w:cs="Times New Roman"/>
          <w:sz w:val="28"/>
          <w:szCs w:val="28"/>
        </w:rPr>
        <w:t xml:space="preserve">ении с поверхностью часть света </w:t>
      </w:r>
      <w:r w:rsidRPr="00AD4BD2">
        <w:rPr>
          <w:rFonts w:ascii="Times New Roman" w:hAnsi="Times New Roman" w:cs="Times New Roman"/>
          <w:sz w:val="28"/>
          <w:szCs w:val="28"/>
        </w:rPr>
        <w:t xml:space="preserve">отражается, а часть поглощается. Из этого очевидно следует простой вывод: свет, </w:t>
      </w:r>
      <w:r w:rsidRPr="00AD4BD2">
        <w:rPr>
          <w:rFonts w:ascii="Times New Roman" w:hAnsi="Times New Roman" w:cs="Times New Roman"/>
          <w:sz w:val="28"/>
          <w:szCs w:val="28"/>
        </w:rPr>
        <w:lastRenderedPageBreak/>
        <w:t>который отражается от поверхности никак не может быть ярче света, который на нее падает.</w:t>
      </w:r>
    </w:p>
    <w:p w14:paraId="0EF6665C" w14:textId="20F406E5" w:rsidR="00A6235B" w:rsidRPr="00AD4BD2" w:rsidRDefault="00A6235B" w:rsidP="00342D23">
      <w:pPr>
        <w:pStyle w:val="a5"/>
        <w:spacing w:after="0" w:line="276" w:lineRule="auto"/>
        <w:ind w:left="0"/>
        <w:jc w:val="both"/>
        <w:rPr>
          <w:rFonts w:ascii="Times New Roman" w:hAnsi="Times New Roman" w:cs="Times New Roman"/>
          <w:sz w:val="28"/>
          <w:szCs w:val="28"/>
        </w:rPr>
      </w:pPr>
      <w:r w:rsidRPr="00AD4BD2">
        <w:rPr>
          <w:rFonts w:ascii="Times New Roman" w:hAnsi="Times New Roman" w:cs="Times New Roman"/>
          <w:sz w:val="28"/>
          <w:szCs w:val="28"/>
        </w:rPr>
        <w:tab/>
        <w: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t>
      </w:r>
      <w:r w:rsidRPr="00AD4BD2">
        <w:rPr>
          <w:rFonts w:ascii="Times New Roman" w:hAnsi="Times New Roman" w:cs="Times New Roman"/>
          <w:sz w:val="28"/>
          <w:szCs w:val="28"/>
          <w:lang w:val="en-US"/>
        </w:rPr>
        <w:t>PRB</w:t>
      </w:r>
      <w:r w:rsidRPr="00AD4BD2">
        <w:rPr>
          <w:rFonts w:ascii="Times New Roman" w:hAnsi="Times New Roman" w:cs="Times New Roman"/>
          <w:sz w:val="28"/>
          <w:szCs w:val="28"/>
        </w:rPr>
        <w:t xml:space="preserve"> не учитывает вторичные волны, т.е. подповерхностное рассеивание, которое реализуется другими способами, например, с помощью функции BSSRDF (Bidirectional Surface Scattering Distribution Function) - Двунаправленная Функция Поверхностного Рассеивания и Распределения</w:t>
      </w:r>
      <w:r w:rsidR="00342D23" w:rsidRPr="00AD4BD2">
        <w:rPr>
          <w:rFonts w:ascii="Times New Roman" w:hAnsi="Times New Roman" w:cs="Times New Roman"/>
          <w:sz w:val="28"/>
          <w:szCs w:val="28"/>
        </w:rPr>
        <w:t xml:space="preserve"> [5</w:t>
      </w:r>
      <w:del w:id="989" w:author="Борис Гогинян" w:date="2020-05-22T22:20:00Z">
        <w:r w:rsidR="00C12699" w:rsidRPr="00AD4BD2" w:rsidDel="00C52476">
          <w:rPr>
            <w:rFonts w:ascii="Times New Roman" w:hAnsi="Times New Roman" w:cs="Times New Roman"/>
            <w:sz w:val="28"/>
            <w:szCs w:val="28"/>
          </w:rPr>
          <w:delText>, глава 5, стр. 351</w:delText>
        </w:r>
      </w:del>
      <w:r w:rsidR="00342D23" w:rsidRPr="00AD4BD2">
        <w:rPr>
          <w:rFonts w:ascii="Times New Roman" w:hAnsi="Times New Roman" w:cs="Times New Roman"/>
          <w:sz w:val="28"/>
          <w:szCs w:val="28"/>
        </w:rPr>
        <w:t>]</w:t>
      </w:r>
      <w:r w:rsidRPr="00AD4BD2">
        <w:rPr>
          <w:rFonts w:ascii="Times New Roman" w:hAnsi="Times New Roman" w:cs="Times New Roman"/>
          <w:sz w:val="28"/>
          <w:szCs w:val="28"/>
        </w:rPr>
        <w:t>.</w:t>
      </w:r>
    </w:p>
    <w:p w14:paraId="4CB95356" w14:textId="77777777" w:rsidR="00C12699" w:rsidRPr="00AD4BD2" w:rsidRDefault="00C12699" w:rsidP="00342D23">
      <w:pPr>
        <w:pStyle w:val="a5"/>
        <w:spacing w:after="0" w:line="276" w:lineRule="auto"/>
        <w:ind w:left="0"/>
        <w:jc w:val="both"/>
        <w:rPr>
          <w:rFonts w:ascii="Times New Roman" w:hAnsi="Times New Roman" w:cs="Times New Roman"/>
          <w:sz w:val="28"/>
          <w:szCs w:val="28"/>
        </w:rPr>
      </w:pPr>
    </w:p>
    <w:p w14:paraId="1DC1808F" w14:textId="77777777" w:rsidR="00A6235B" w:rsidRPr="00B12333" w:rsidRDefault="00A6235B">
      <w:pPr>
        <w:spacing w:after="0" w:line="276" w:lineRule="auto"/>
        <w:jc w:val="center"/>
        <w:rPr>
          <w:rFonts w:ascii="Times New Roman" w:hAnsi="Times New Roman" w:cs="Times New Roman"/>
          <w:sz w:val="28"/>
          <w:szCs w:val="28"/>
          <w:rPrChange w:id="990" w:author="Борис Гогинян" w:date="2020-05-22T22:35:00Z">
            <w:rPr/>
          </w:rPrChange>
        </w:rPr>
        <w:pPrChange w:id="991" w:author="Борис Гогинян" w:date="2020-05-22T22:31:00Z">
          <w:pPr>
            <w:pStyle w:val="a5"/>
            <w:spacing w:after="0" w:line="276" w:lineRule="auto"/>
            <w:ind w:left="360" w:firstLine="348"/>
            <w:jc w:val="both"/>
          </w:pPr>
        </w:pPrChange>
      </w:pPr>
      <w:r w:rsidRPr="00B12333">
        <w:rPr>
          <w:rFonts w:ascii="Times New Roman" w:hAnsi="Times New Roman" w:cs="Times New Roman"/>
          <w:sz w:val="28"/>
          <w:szCs w:val="28"/>
          <w:rPrChange w:id="992" w:author="Борис Гогинян" w:date="2020-05-22T22:35:00Z">
            <w:rPr/>
          </w:rPrChange>
        </w:rPr>
        <w:t>Альбедо</w:t>
      </w:r>
    </w:p>
    <w:p w14:paraId="236DBD13" w14:textId="13EA88C9" w:rsidR="00A6235B" w:rsidRPr="00B12333" w:rsidRDefault="00A6235B" w:rsidP="00041D77">
      <w:pPr>
        <w:pStyle w:val="a5"/>
        <w:spacing w:after="0" w:line="276" w:lineRule="auto"/>
        <w:ind w:left="0"/>
        <w:rPr>
          <w:rFonts w:ascii="Times New Roman" w:hAnsi="Times New Roman" w:cs="Times New Roman"/>
          <w:sz w:val="28"/>
          <w:szCs w:val="28"/>
        </w:rPr>
      </w:pPr>
      <w:r w:rsidRPr="00B12333">
        <w:rPr>
          <w:rFonts w:ascii="Times New Roman" w:hAnsi="Times New Roman" w:cs="Times New Roman"/>
          <w:sz w:val="28"/>
          <w:szCs w:val="28"/>
          <w:rPrChange w:id="993" w:author="Борис Гогинян" w:date="2020-05-22T22:35:00Z">
            <w:rPr>
              <w:rFonts w:ascii="Times New Roman" w:hAnsi="Times New Roman" w:cs="Times New Roman"/>
              <w:sz w:val="32"/>
              <w:szCs w:val="24"/>
            </w:rPr>
          </w:rPrChange>
        </w:rPr>
        <w:tab/>
      </w:r>
      <w:r w:rsidRPr="00B12333">
        <w:rPr>
          <w:rFonts w:ascii="Times New Roman" w:hAnsi="Times New Roman" w:cs="Times New Roman"/>
          <w:sz w:val="28"/>
          <w:szCs w:val="28"/>
        </w:rPr>
        <w:t xml:space="preserve">Альбедо (англ. </w:t>
      </w:r>
      <w:r w:rsidRPr="00B12333">
        <w:rPr>
          <w:rFonts w:ascii="Times New Roman" w:hAnsi="Times New Roman" w:cs="Times New Roman"/>
          <w:sz w:val="28"/>
          <w:szCs w:val="28"/>
          <w:lang w:val="en-US"/>
        </w:rPr>
        <w:t>Albedo</w:t>
      </w:r>
      <w:r w:rsidRPr="00B12333">
        <w:rPr>
          <w:rFonts w:ascii="Times New Roman" w:hAnsi="Times New Roman" w:cs="Times New Roman"/>
          <w:sz w:val="28"/>
          <w:szCs w:val="28"/>
        </w:rPr>
        <w: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t>
      </w:r>
      <w:r w:rsidRPr="00B12333">
        <w:rPr>
          <w:rFonts w:ascii="Times New Roman" w:hAnsi="Times New Roman" w:cs="Times New Roman"/>
          <w:i/>
          <w:sz w:val="28"/>
          <w:szCs w:val="28"/>
        </w:rPr>
        <w:t>карт альбедо</w:t>
      </w:r>
      <w:r w:rsidRPr="00B12333">
        <w:rPr>
          <w:rFonts w:ascii="Times New Roman" w:hAnsi="Times New Roman" w:cs="Times New Roman"/>
          <w:sz w:val="28"/>
          <w:szCs w:val="28"/>
        </w:rPr>
        <w:t xml:space="preserve"> – текстур, содержащих только информацию</w:t>
      </w:r>
      <w:commentRangeStart w:id="994"/>
      <w:r w:rsidRPr="00B12333">
        <w:rPr>
          <w:rFonts w:ascii="Times New Roman" w:hAnsi="Times New Roman" w:cs="Times New Roman"/>
          <w:sz w:val="28"/>
          <w:szCs w:val="28"/>
        </w:rPr>
        <w:t xml:space="preserve"> о цвете поверхности в виде</w:t>
      </w:r>
      <w:r w:rsidR="00667911" w:rsidRPr="00B12333">
        <w:rPr>
          <w:rFonts w:ascii="Times New Roman" w:hAnsi="Times New Roman" w:cs="Times New Roman"/>
          <w:sz w:val="28"/>
          <w:szCs w:val="28"/>
        </w:rPr>
        <w:t xml:space="preserve"> тройки</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RGB</w:t>
      </w:r>
      <w:r w:rsidR="00667911" w:rsidRPr="00B12333">
        <w:rPr>
          <w:rFonts w:ascii="Times New Roman" w:hAnsi="Times New Roman" w:cs="Times New Roman"/>
          <w:sz w:val="28"/>
          <w:szCs w:val="28"/>
        </w:rPr>
        <w:t xml:space="preserve"> для каждого пикселя</w:t>
      </w:r>
      <w:r w:rsidRPr="00B12333">
        <w:rPr>
          <w:rFonts w:ascii="Times New Roman" w:hAnsi="Times New Roman" w:cs="Times New Roman"/>
          <w:sz w:val="28"/>
          <w:szCs w:val="28"/>
        </w:rPr>
        <w:t>.</w:t>
      </w:r>
      <w:commentRangeEnd w:id="994"/>
      <w:r w:rsidR="00C12699" w:rsidRPr="00B12333">
        <w:rPr>
          <w:rFonts w:ascii="Times New Roman" w:hAnsi="Times New Roman" w:cs="Times New Roman"/>
          <w:sz w:val="28"/>
          <w:szCs w:val="28"/>
        </w:rPr>
        <w:t xml:space="preserve"> [6]</w:t>
      </w:r>
      <w:r w:rsidRPr="00B12333">
        <w:rPr>
          <w:rStyle w:val="af1"/>
          <w:rFonts w:ascii="Times New Roman" w:hAnsi="Times New Roman" w:cs="Times New Roman"/>
          <w:sz w:val="28"/>
          <w:szCs w:val="28"/>
        </w:rPr>
        <w:commentReference w:id="994"/>
      </w:r>
      <w:r w:rsidRPr="00B12333">
        <w:rPr>
          <w:rFonts w:ascii="Times New Roman" w:hAnsi="Times New Roman" w:cs="Times New Roman"/>
          <w:sz w:val="28"/>
          <w:szCs w:val="28"/>
        </w:rPr>
        <w:t xml:space="preserve"> </w:t>
      </w:r>
    </w:p>
    <w:p w14:paraId="1BE7661D" w14:textId="77777777" w:rsidR="00A6235B" w:rsidRPr="00B12333" w:rsidRDefault="00A6235B" w:rsidP="00041D77">
      <w:pPr>
        <w:spacing w:after="0" w:line="276" w:lineRule="auto"/>
        <w:jc w:val="both"/>
        <w:rPr>
          <w:rFonts w:ascii="Times New Roman" w:hAnsi="Times New Roman" w:cs="Times New Roman"/>
          <w:sz w:val="28"/>
          <w:szCs w:val="28"/>
          <w:rPrChange w:id="995" w:author="Борис Гогинян" w:date="2020-05-22T22:35:00Z">
            <w:rPr>
              <w:rFonts w:ascii="Times New Roman" w:hAnsi="Times New Roman" w:cs="Times New Roman"/>
              <w:sz w:val="32"/>
              <w:szCs w:val="24"/>
            </w:rPr>
          </w:rPrChange>
        </w:rPr>
      </w:pPr>
    </w:p>
    <w:p w14:paraId="1745258D" w14:textId="77777777" w:rsidR="00A6235B" w:rsidRPr="00B12333" w:rsidRDefault="00A6235B">
      <w:pPr>
        <w:spacing w:after="0" w:line="276" w:lineRule="auto"/>
        <w:jc w:val="center"/>
        <w:rPr>
          <w:rFonts w:ascii="Times New Roman" w:hAnsi="Times New Roman" w:cs="Times New Roman"/>
          <w:sz w:val="28"/>
          <w:szCs w:val="28"/>
          <w:rPrChange w:id="996" w:author="Борис Гогинян" w:date="2020-05-22T22:35:00Z">
            <w:rPr>
              <w:rFonts w:ascii="Times New Roman" w:hAnsi="Times New Roman" w:cs="Times New Roman"/>
              <w:sz w:val="32"/>
              <w:szCs w:val="24"/>
            </w:rPr>
          </w:rPrChange>
        </w:rPr>
        <w:pPrChange w:id="997" w:author="Борис Гогинян" w:date="2020-05-22T22:31:00Z">
          <w:pPr>
            <w:spacing w:after="0" w:line="276" w:lineRule="auto"/>
            <w:ind w:left="360" w:firstLine="348"/>
            <w:jc w:val="both"/>
          </w:pPr>
        </w:pPrChange>
      </w:pPr>
      <w:r w:rsidRPr="00B12333">
        <w:rPr>
          <w:rFonts w:ascii="Times New Roman" w:hAnsi="Times New Roman" w:cs="Times New Roman"/>
          <w:sz w:val="28"/>
          <w:szCs w:val="28"/>
          <w:rPrChange w:id="998" w:author="Борис Гогинян" w:date="2020-05-22T22:35:00Z">
            <w:rPr>
              <w:rFonts w:ascii="Times New Roman" w:hAnsi="Times New Roman" w:cs="Times New Roman"/>
              <w:sz w:val="32"/>
              <w:szCs w:val="24"/>
            </w:rPr>
          </w:rPrChange>
        </w:rPr>
        <w:t>Металлы</w:t>
      </w:r>
    </w:p>
    <w:p w14:paraId="7810E94D" w14:textId="11B0451A" w:rsidR="00A6235B" w:rsidRPr="00AD4BD2" w:rsidRDefault="00A6235B" w:rsidP="00C12699">
      <w:pPr>
        <w:spacing w:line="276" w:lineRule="auto"/>
        <w:ind w:firstLine="708"/>
        <w:rPr>
          <w:ins w:id="999" w:author="Борис Гогинян" w:date="2020-05-22T20:43:00Z"/>
          <w:rFonts w:ascii="Times New Roman" w:hAnsi="Times New Roman" w:cs="Times New Roman"/>
          <w:sz w:val="28"/>
          <w:szCs w:val="28"/>
        </w:rPr>
      </w:pPr>
      <w:r w:rsidRPr="00F13D22">
        <w:rPr>
          <w:rFonts w:ascii="Times New Roman" w:hAnsi="Times New Roman" w:cs="Times New Roman"/>
          <w:sz w:val="28"/>
          <w:szCs w:val="28"/>
        </w:rPr>
        <w:t>Геометрические законы отражения света от металлов такие же, что и для непоглощающих сред. Различие есть лишь в законах преломления. Преломленные волны затухают очень быстро, что по су</w:t>
      </w:r>
      <w:r w:rsidRPr="00AD4BD2">
        <w:rPr>
          <w:rFonts w:ascii="Times New Roman" w:hAnsi="Times New Roman" w:cs="Times New Roman"/>
          <w:sz w:val="28"/>
          <w:szCs w:val="28"/>
        </w:rPr>
        <w:t>ти означает, что у металлов нет вторичных волн, а, следовательно, рассеивания. Таким образом у металлических поверхностей нет диффузной компон</w:t>
      </w:r>
      <w:r w:rsidR="00C12699" w:rsidRPr="00AD4BD2">
        <w:rPr>
          <w:rFonts w:ascii="Times New Roman" w:hAnsi="Times New Roman" w:cs="Times New Roman"/>
          <w:sz w:val="28"/>
          <w:szCs w:val="28"/>
        </w:rPr>
        <w:t>енты, а есть только зеркальная.</w:t>
      </w:r>
    </w:p>
    <w:p w14:paraId="3257B2B0" w14:textId="2BF557AD" w:rsidR="00FB1DC8" w:rsidRPr="00AD4BD2" w:rsidRDefault="00FB1DC8" w:rsidP="00C12699">
      <w:pPr>
        <w:spacing w:line="276" w:lineRule="auto"/>
        <w:ind w:firstLine="708"/>
        <w:rPr>
          <w:ins w:id="1000" w:author="Борис Гогинян" w:date="2020-05-22T20:43:00Z"/>
          <w:rFonts w:ascii="Times New Roman" w:hAnsi="Times New Roman" w:cs="Times New Roman"/>
          <w:sz w:val="28"/>
          <w:szCs w:val="28"/>
        </w:rPr>
      </w:pPr>
    </w:p>
    <w:p w14:paraId="6D5B2A32" w14:textId="138D2979" w:rsidR="00FB1DC8" w:rsidRPr="00AD4BD2" w:rsidDel="00583657" w:rsidRDefault="00583657" w:rsidP="00C12699">
      <w:pPr>
        <w:spacing w:line="276" w:lineRule="auto"/>
        <w:ind w:firstLine="708"/>
        <w:rPr>
          <w:del w:id="1001" w:author="Борис Гогинян" w:date="2020-05-24T21:50:00Z"/>
          <w:rFonts w:ascii="Times New Roman" w:hAnsi="Times New Roman" w:cs="Times New Roman"/>
          <w:sz w:val="28"/>
          <w:szCs w:val="28"/>
        </w:rPr>
      </w:pPr>
      <w:ins w:id="1002" w:author="Борис Гогинян" w:date="2020-05-22T20:43:00Z">
        <w:r w:rsidRPr="00AD4BD2">
          <w:rPr>
            <w:rFonts w:ascii="Times New Roman" w:hAnsi="Times New Roman" w:cs="Times New Roman"/>
            <w:sz w:val="28"/>
            <w:szCs w:val="28"/>
          </w:rPr>
          <w:tab/>
        </w:r>
      </w:ins>
    </w:p>
    <w:p w14:paraId="759E6466" w14:textId="355A4FD4" w:rsidR="00C12699" w:rsidRPr="00B12333" w:rsidRDefault="00A6235B">
      <w:pPr>
        <w:spacing w:line="276" w:lineRule="auto"/>
        <w:rPr>
          <w:rFonts w:ascii="Times New Roman" w:hAnsi="Times New Roman" w:cs="Times New Roman"/>
          <w:sz w:val="28"/>
          <w:szCs w:val="28"/>
        </w:rPr>
        <w:pPrChange w:id="1003" w:author="Борис Гогинян" w:date="2020-05-24T21:50:00Z">
          <w:pPr>
            <w:spacing w:line="276" w:lineRule="auto"/>
            <w:ind w:firstLine="708"/>
          </w:pPr>
        </w:pPrChange>
      </w:pPr>
      <w:r w:rsidRPr="00B12333">
        <w:rPr>
          <w:rFonts w:ascii="Times New Roman" w:hAnsi="Times New Roman" w:cs="Times New Roman"/>
          <w:sz w:val="28"/>
          <w:szCs w:val="28"/>
        </w:rPr>
        <w:t xml:space="preserve">Ядром Физически-Корректного рендеринга является уравнение рендеринга и функция </w:t>
      </w:r>
      <w:r w:rsidRPr="00B12333">
        <w:rPr>
          <w:rFonts w:ascii="Times New Roman" w:hAnsi="Times New Roman" w:cs="Times New Roman"/>
          <w:sz w:val="28"/>
          <w:szCs w:val="28"/>
          <w:lang w:val="en-US"/>
        </w:rPr>
        <w:t>B</w:t>
      </w:r>
      <w:r w:rsidR="00667911" w:rsidRPr="00B12333">
        <w:rPr>
          <w:rFonts w:ascii="Times New Roman" w:hAnsi="Times New Roman" w:cs="Times New Roman"/>
          <w:sz w:val="28"/>
          <w:szCs w:val="28"/>
          <w:lang w:val="en-US"/>
        </w:rPr>
        <w:t>SDF</w:t>
      </w:r>
      <w:r w:rsidR="005F3124" w:rsidRPr="00B12333">
        <w:rPr>
          <w:rFonts w:ascii="Times New Roman" w:hAnsi="Times New Roman" w:cs="Times New Roman"/>
          <w:sz w:val="28"/>
          <w:szCs w:val="28"/>
        </w:rPr>
        <w:t>. Последняя</w:t>
      </w:r>
      <w:r w:rsidR="009869D5" w:rsidRPr="00B12333">
        <w:rPr>
          <w:rFonts w:ascii="Times New Roman" w:hAnsi="Times New Roman" w:cs="Times New Roman"/>
          <w:sz w:val="28"/>
          <w:szCs w:val="28"/>
        </w:rPr>
        <w:t xml:space="preserve"> определяет, как свет взаимодействует с веществом</w:t>
      </w:r>
      <w:r w:rsidR="00801B0A" w:rsidRPr="00B12333">
        <w:rPr>
          <w:rFonts w:ascii="Times New Roman" w:hAnsi="Times New Roman" w:cs="Times New Roman"/>
          <w:sz w:val="28"/>
          <w:szCs w:val="28"/>
        </w:rPr>
        <w:t>.</w:t>
      </w:r>
      <w:r w:rsidRPr="00B12333">
        <w:rPr>
          <w:rFonts w:ascii="Times New Roman" w:hAnsi="Times New Roman" w:cs="Times New Roman"/>
          <w:sz w:val="28"/>
          <w:szCs w:val="28"/>
        </w:rPr>
        <w:t xml:space="preserve"> Существует большое количество разных вариантов этой функции</w:t>
      </w:r>
      <w:r w:rsidR="009869D5" w:rsidRPr="00B12333">
        <w:rPr>
          <w:rFonts w:ascii="Times New Roman" w:hAnsi="Times New Roman" w:cs="Times New Roman"/>
          <w:sz w:val="28"/>
          <w:szCs w:val="28"/>
        </w:rPr>
        <w:t xml:space="preserve"> и от неё</w:t>
      </w:r>
      <w:r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 xml:space="preserve">и ее реализации </w:t>
      </w:r>
      <w:r w:rsidRPr="00B12333">
        <w:rPr>
          <w:rFonts w:ascii="Times New Roman" w:hAnsi="Times New Roman" w:cs="Times New Roman"/>
          <w:sz w:val="28"/>
          <w:szCs w:val="28"/>
        </w:rPr>
        <w:t>сильно зав</w:t>
      </w:r>
      <w:r w:rsidR="009869D5" w:rsidRPr="00B12333">
        <w:rPr>
          <w:rFonts w:ascii="Times New Roman" w:hAnsi="Times New Roman" w:cs="Times New Roman"/>
          <w:sz w:val="28"/>
          <w:szCs w:val="28"/>
        </w:rPr>
        <w:t>исит реалистичность поверхности. Д</w:t>
      </w:r>
      <w:r w:rsidRPr="00B12333">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6BBB8CD7" w14:textId="77777777" w:rsidR="00C12699" w:rsidRPr="00B12333" w:rsidDel="00583657" w:rsidRDefault="00C12699">
      <w:pPr>
        <w:jc w:val="center"/>
        <w:rPr>
          <w:del w:id="1004" w:author="Борис Гогинян" w:date="2020-05-24T21:50:00Z"/>
          <w:rFonts w:ascii="Times New Roman" w:hAnsi="Times New Roman" w:cs="Times New Roman"/>
          <w:sz w:val="28"/>
          <w:szCs w:val="28"/>
        </w:rPr>
        <w:pPrChange w:id="1005" w:author="Борис Гогинян" w:date="2020-05-24T21:50:00Z">
          <w:pPr/>
        </w:pPrChange>
      </w:pPr>
      <w:del w:id="1006" w:author="Борис Гогинян" w:date="2020-05-24T21:50:00Z">
        <w:r w:rsidRPr="00B12333" w:rsidDel="00583657">
          <w:rPr>
            <w:rFonts w:ascii="Times New Roman" w:hAnsi="Times New Roman" w:cs="Times New Roman"/>
            <w:sz w:val="28"/>
            <w:szCs w:val="28"/>
          </w:rPr>
          <w:br w:type="page"/>
        </w:r>
      </w:del>
    </w:p>
    <w:p w14:paraId="5E15078A" w14:textId="5B6E0F65" w:rsidR="00B70A1F" w:rsidRPr="00B12333" w:rsidRDefault="00A6235B">
      <w:pPr>
        <w:jc w:val="center"/>
        <w:rPr>
          <w:rFonts w:ascii="Times New Roman" w:hAnsi="Times New Roman" w:cs="Times New Roman"/>
          <w:sz w:val="28"/>
          <w:szCs w:val="28"/>
          <w:rPrChange w:id="1007" w:author="Борис Гогинян" w:date="2020-05-22T22:35:00Z">
            <w:rPr>
              <w:rFonts w:ascii="Times New Roman" w:hAnsi="Times New Roman" w:cs="Times New Roman"/>
              <w:sz w:val="32"/>
              <w:szCs w:val="24"/>
            </w:rPr>
          </w:rPrChange>
        </w:rPr>
        <w:pPrChange w:id="1008" w:author="Борис Гогинян" w:date="2020-05-24T21:50:00Z">
          <w:pPr>
            <w:spacing w:line="276" w:lineRule="auto"/>
            <w:ind w:firstLine="708"/>
          </w:pPr>
        </w:pPrChange>
      </w:pPr>
      <w:r w:rsidRPr="00B12333">
        <w:rPr>
          <w:rFonts w:ascii="Times New Roman" w:hAnsi="Times New Roman" w:cs="Times New Roman"/>
          <w:sz w:val="28"/>
          <w:szCs w:val="28"/>
          <w:rPrChange w:id="1009" w:author="Борис Гогинян" w:date="2020-05-22T22:35:00Z">
            <w:rPr>
              <w:rFonts w:ascii="Times New Roman" w:hAnsi="Times New Roman" w:cs="Times New Roman"/>
              <w:sz w:val="32"/>
              <w:szCs w:val="24"/>
            </w:rPr>
          </w:rPrChange>
        </w:rPr>
        <w:t>Двулучевая функция распределения рассеивания (</w:t>
      </w:r>
      <w:r w:rsidRPr="00B12333">
        <w:rPr>
          <w:rFonts w:ascii="Times New Roman" w:hAnsi="Times New Roman" w:cs="Times New Roman"/>
          <w:sz w:val="28"/>
          <w:szCs w:val="28"/>
          <w:lang w:val="en-US"/>
          <w:rPrChange w:id="1010" w:author="Борис Гогинян" w:date="2020-05-22T22:35:00Z">
            <w:rPr>
              <w:rFonts w:ascii="Times New Roman" w:hAnsi="Times New Roman" w:cs="Times New Roman"/>
              <w:sz w:val="32"/>
              <w:szCs w:val="24"/>
              <w:lang w:val="en-US"/>
            </w:rPr>
          </w:rPrChange>
        </w:rPr>
        <w:t>BSDF</w:t>
      </w:r>
      <w:r w:rsidRPr="00B12333">
        <w:rPr>
          <w:rFonts w:ascii="Times New Roman" w:hAnsi="Times New Roman" w:cs="Times New Roman"/>
          <w:sz w:val="28"/>
          <w:szCs w:val="28"/>
          <w:rPrChange w:id="1011" w:author="Борис Гогинян" w:date="2020-05-22T22:35:00Z">
            <w:rPr>
              <w:rFonts w:ascii="Times New Roman" w:hAnsi="Times New Roman" w:cs="Times New Roman"/>
              <w:sz w:val="32"/>
              <w:szCs w:val="24"/>
            </w:rPr>
          </w:rPrChange>
        </w:rPr>
        <w:t>)</w:t>
      </w:r>
    </w:p>
    <w:p w14:paraId="2851747A" w14:textId="527AF726" w:rsidR="008641CF" w:rsidRPr="00B12333" w:rsidRDefault="008641CF">
      <w:pPr>
        <w:spacing w:line="276" w:lineRule="auto"/>
        <w:ind w:firstLine="708"/>
        <w:rPr>
          <w:rFonts w:ascii="Times New Roman" w:hAnsi="Times New Roman" w:cs="Times New Roman"/>
          <w:sz w:val="28"/>
          <w:szCs w:val="28"/>
        </w:rPr>
        <w:pPrChange w:id="1012" w:author="Борис Гогинян" w:date="2020-05-22T22:34:00Z">
          <w:pPr>
            <w:spacing w:line="276" w:lineRule="auto"/>
          </w:pPr>
        </w:pPrChange>
      </w:pP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 функция, которая на основе свойств поверхности, определяет количество отраженного света, другими словами, вклад, который вносит каждый падающий </w:t>
      </w:r>
      <w:del w:id="1013" w:author="Борис Гогинян" w:date="2020-05-22T22:20:00Z">
        <w:r w:rsidRPr="00B12333" w:rsidDel="00C52476">
          <w:rPr>
            <w:rFonts w:ascii="Times New Roman" w:hAnsi="Times New Roman" w:cs="Times New Roman"/>
            <w:sz w:val="28"/>
            <w:szCs w:val="28"/>
          </w:rPr>
          <w:delText xml:space="preserve">луч </w:delText>
        </w:r>
      </w:del>
      <w:ins w:id="1014" w:author="Борис Гогинян" w:date="2020-05-22T22:20:00Z">
        <w:r w:rsidR="00C52476" w:rsidRPr="00B12333">
          <w:rPr>
            <w:rFonts w:ascii="Times New Roman" w:hAnsi="Times New Roman" w:cs="Times New Roman"/>
            <w:sz w:val="28"/>
            <w:szCs w:val="28"/>
          </w:rPr>
          <w:t>луч</w:t>
        </w:r>
      </w:ins>
      <m:oMath>
        <m:sSub>
          <m:sSubPr>
            <m:ctrlPr>
              <w:rPr>
                <w:rFonts w:ascii="Cambria Math" w:hAnsi="Cambria Math" w:cs="Times New Roman"/>
                <w:sz w:val="28"/>
                <w:szCs w:val="28"/>
              </w:rPr>
            </m:ctrlPr>
          </m:sSubPr>
          <m:e>
            <m:r>
              <w:ins w:id="1015" w:author="Борис Гогинян" w:date="2020-05-22T22:20:00Z">
                <m:rPr>
                  <m:sty m:val="p"/>
                </m:rPr>
                <w:rPr>
                  <w:rFonts w:ascii="Cambria Math" w:hAnsi="Cambria Math" w:cs="Times New Roman"/>
                  <w:sz w:val="28"/>
                  <w:szCs w:val="28"/>
                </w:rPr>
                <m:t xml:space="preserve"> </m:t>
              </w:ins>
            </m:r>
            <m:r>
              <m:rPr>
                <m:sty m:val="p"/>
              </m:rPr>
              <w:rPr>
                <w:rFonts w:ascii="Cambria Math" w:hAnsi="Cambria Math" w:cs="Times New Roman"/>
                <w:sz w:val="28"/>
                <w:szCs w:val="28"/>
              </w:rPr>
              <m:t>ω</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Она является характеристикой конкретной поверхности, возвращает долю энергии, отраженной от материала в зависимости от направления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w:t>
      </w:r>
    </w:p>
    <w:p w14:paraId="3113A73C" w14:textId="7FD6CCD7" w:rsidR="008641CF" w:rsidRPr="00AD4BD2" w:rsidRDefault="008641CF" w:rsidP="008641CF">
      <w:pPr>
        <w:spacing w:after="0" w:line="276" w:lineRule="auto"/>
        <w:rPr>
          <w:rFonts w:ascii="Times New Roman" w:hAnsi="Times New Roman" w:cs="Times New Roman"/>
          <w:sz w:val="28"/>
          <w:szCs w:val="28"/>
        </w:rPr>
      </w:pPr>
      <w:r w:rsidRPr="00F13D22">
        <w:rPr>
          <w:rFonts w:ascii="Times New Roman" w:hAnsi="Times New Roman" w:cs="Times New Roman"/>
          <w:sz w:val="28"/>
          <w:szCs w:val="28"/>
        </w:rPr>
        <w:lastRenderedPageBreak/>
        <w:t>Для того чтобы мы могли считать заданную BRDF физически корректной, она   должна удовлетворять двум базовым требованиям – принципу взаимности Гельмгольца (Helmholtz reciprocity) и закону сохранения энергии [20]:</w:t>
      </w:r>
    </w:p>
    <w:p w14:paraId="11F2E53A" w14:textId="7777777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Принцип взаимности Гельмгольца говорит о том, что если мы обратим направление движения света (т. е. поменяем местами источник и приемник света), то ничего не изменится, другими словами,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симметрична:</w:t>
      </w:r>
    </w:p>
    <w:p w14:paraId="3F12D71D" w14:textId="530F6DC4" w:rsidR="008641CF" w:rsidRPr="00F13D22" w:rsidRDefault="00531FCD" w:rsidP="008641CF">
      <w:pPr>
        <w:pStyle w:val="a5"/>
        <w:spacing w:line="276" w:lineRule="auto"/>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m:t>
              </m:r>
            </m:e>
          </m:d>
        </m:oMath>
      </m:oMathPara>
    </w:p>
    <w:p w14:paraId="7512E8E1" w14:textId="2288F76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Поверхность не может отражать больше световой энергии, чем на нее падает. Вся падающая световая энергия может быть выражена в виде интеграла по верхней полусфере </w:t>
      </w:r>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oMath>
      <w:r w:rsidRPr="00F13D22">
        <w:rPr>
          <w:rFonts w:ascii="Times New Roman" w:hAnsi="Times New Roman" w:cs="Times New Roman"/>
          <w:sz w:val="28"/>
          <w:szCs w:val="28"/>
        </w:rPr>
        <w:t>:</w:t>
      </w:r>
    </w:p>
    <w:p w14:paraId="7B87FF62" w14:textId="26C4A098" w:rsidR="008641CF" w:rsidRPr="00F13D22" w:rsidRDefault="00531FCD" w:rsidP="008641CF">
      <w:pPr>
        <w:pStyle w:val="a5"/>
        <w:spacing w:line="276" w:lineRule="auto"/>
        <w:rPr>
          <w:rFonts w:ascii="Times New Roman" w:hAnsi="Times New Roman" w:cs="Times New Roman"/>
          <w:sz w:val="28"/>
          <w:szCs w:val="28"/>
        </w:rPr>
      </w:pPr>
      <m:oMathPara>
        <m:oMath>
          <m:nary>
            <m:naryPr>
              <m:limLoc m:val="undOvr"/>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b>
            <m:sup>
              <m:r>
                <w:rPr>
                  <w:rFonts w:ascii="Cambria Math" w:hAnsi="Cambria Math" w:cs="Times New Roman"/>
                  <w:sz w:val="28"/>
                  <w:szCs w:val="28"/>
                </w:rPr>
                <m:t xml:space="preserve"> </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lang w:val="en-US"/>
                    </w:rPr>
                  </m:ctrlP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nary>
        </m:oMath>
      </m:oMathPara>
    </w:p>
    <w:p w14:paraId="0A6BA440" w14:textId="3D300CCA" w:rsidR="00A6235B" w:rsidRPr="00B12333" w:rsidRDefault="00667911" w:rsidP="00041D77">
      <w:pPr>
        <w:pStyle w:val="a5"/>
        <w:spacing w:line="276" w:lineRule="auto"/>
        <w:ind w:left="0"/>
        <w:rPr>
          <w:rFonts w:ascii="Times New Roman" w:hAnsi="Times New Roman" w:cs="Times New Roman"/>
          <w:sz w:val="28"/>
          <w:szCs w:val="28"/>
          <w:rPrChange w:id="1016" w:author="Борис Гогинян" w:date="2020-05-22T22:35:00Z">
            <w:rPr>
              <w:rFonts w:ascii="Times New Roman" w:hAnsi="Times New Roman" w:cs="Times New Roman"/>
              <w:szCs w:val="24"/>
            </w:rPr>
          </w:rPrChange>
        </w:rPr>
      </w:pPr>
      <w:r w:rsidRPr="00AD4BD2">
        <w:rPr>
          <w:rFonts w:ascii="Times New Roman" w:hAnsi="Times New Roman" w:cs="Times New Roman"/>
          <w:sz w:val="28"/>
          <w:szCs w:val="28"/>
        </w:rPr>
        <w:t xml:space="preserve">В рендерах </w:t>
      </w:r>
      <w:r w:rsidRPr="00AD4BD2">
        <w:rPr>
          <w:rFonts w:ascii="Times New Roman" w:hAnsi="Times New Roman" w:cs="Times New Roman"/>
          <w:sz w:val="28"/>
          <w:szCs w:val="28"/>
          <w:lang w:val="en-US"/>
        </w:rPr>
        <w:t>BSDF</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реализуется</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посредством</w:t>
      </w:r>
      <w:r w:rsidRPr="00AD4BD2">
        <w:rPr>
          <w:rFonts w:ascii="Times New Roman" w:hAnsi="Times New Roman" w:cs="Times New Roman"/>
          <w:sz w:val="28"/>
          <w:szCs w:val="28"/>
        </w:rPr>
        <w:t xml:space="preserve"> шейдеров –</w:t>
      </w:r>
      <w:r w:rsidR="00E226F3" w:rsidRPr="00AD4BD2">
        <w:rPr>
          <w:rFonts w:ascii="Times New Roman" w:hAnsi="Times New Roman" w:cs="Times New Roman"/>
          <w:sz w:val="28"/>
          <w:szCs w:val="28"/>
        </w:rPr>
        <w:t xml:space="preserve"> самостоятельных </w:t>
      </w:r>
      <w:r w:rsidRPr="00AD4BD2">
        <w:rPr>
          <w:rFonts w:ascii="Times New Roman" w:hAnsi="Times New Roman" w:cs="Times New Roman"/>
          <w:sz w:val="28"/>
          <w:szCs w:val="28"/>
        </w:rPr>
        <w:t>программ, которые принимают множество параметров</w:t>
      </w:r>
      <w:r w:rsidR="00242C26" w:rsidRPr="00AD4BD2">
        <w:rPr>
          <w:rFonts w:ascii="Times New Roman" w:hAnsi="Times New Roman" w:cs="Times New Roman"/>
          <w:sz w:val="28"/>
          <w:szCs w:val="28"/>
        </w:rPr>
        <w:t xml:space="preserve">, определяющих </w:t>
      </w:r>
      <w:r w:rsidR="00E226F3" w:rsidRPr="00AD4BD2">
        <w:rPr>
          <w:rFonts w:ascii="Times New Roman" w:hAnsi="Times New Roman" w:cs="Times New Roman"/>
          <w:sz w:val="28"/>
          <w:szCs w:val="28"/>
        </w:rPr>
        <w:t>оптические свойства поверхности</w:t>
      </w:r>
      <w:r w:rsidR="00242C26"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 xml:space="preserve">Рассмотрим </w:t>
      </w:r>
      <w:r w:rsidR="00C12699" w:rsidRPr="00AD4BD2">
        <w:rPr>
          <w:rFonts w:ascii="Times New Roman" w:hAnsi="Times New Roman" w:cs="Times New Roman"/>
          <w:sz w:val="28"/>
          <w:szCs w:val="28"/>
        </w:rPr>
        <w:t>виды, особенности и реализации данной функции,</w:t>
      </w:r>
      <w:r w:rsidR="009869D5" w:rsidRPr="00AD4BD2">
        <w:rPr>
          <w:rFonts w:ascii="Times New Roman" w:hAnsi="Times New Roman" w:cs="Times New Roman"/>
          <w:sz w:val="28"/>
          <w:szCs w:val="28"/>
        </w:rPr>
        <w:t xml:space="preserve"> используемые в исследовании.</w:t>
      </w:r>
    </w:p>
    <w:p w14:paraId="5E88D309" w14:textId="62081994" w:rsidR="00A6235B" w:rsidRPr="00B12333" w:rsidRDefault="009869D5" w:rsidP="00A6235B">
      <w:pPr>
        <w:shd w:val="clear" w:color="auto" w:fill="FFFFFF" w:themeFill="background1"/>
        <w:spacing w:line="240" w:lineRule="auto"/>
        <w:ind w:left="-120" w:firstLine="120"/>
        <w:rPr>
          <w:rFonts w:ascii="Times New Roman" w:hAnsi="Times New Roman" w:cs="Times New Roman"/>
          <w:sz w:val="28"/>
          <w:szCs w:val="28"/>
          <w:rPrChange w:id="1017" w:author="Борис Гогинян" w:date="2020-05-22T22:35:00Z">
            <w:rPr>
              <w:rFonts w:ascii="Times New Roman" w:hAnsi="Times New Roman" w:cs="Times New Roman"/>
              <w:sz w:val="32"/>
            </w:rPr>
          </w:rPrChange>
        </w:rPr>
      </w:pPr>
      <w:r w:rsidRPr="00B12333">
        <w:rPr>
          <w:rFonts w:ascii="Times New Roman" w:hAnsi="Times New Roman" w:cs="Times New Roman"/>
          <w:sz w:val="28"/>
          <w:szCs w:val="28"/>
          <w:rPrChange w:id="1018" w:author="Борис Гогинян" w:date="2020-05-22T22:35:00Z">
            <w:rPr>
              <w:rFonts w:ascii="Times New Roman" w:hAnsi="Times New Roman" w:cs="Times New Roman"/>
              <w:sz w:val="32"/>
            </w:rPr>
          </w:rPrChange>
        </w:rPr>
        <w:t xml:space="preserve">В рендере </w:t>
      </w:r>
      <w:r w:rsidR="00A6235B" w:rsidRPr="00B12333">
        <w:rPr>
          <w:rFonts w:ascii="Times New Roman" w:hAnsi="Times New Roman" w:cs="Times New Roman"/>
          <w:sz w:val="28"/>
          <w:szCs w:val="28"/>
          <w:lang w:val="en-US"/>
          <w:rPrChange w:id="1019" w:author="Борис Гогинян" w:date="2020-05-22T22:35:00Z">
            <w:rPr>
              <w:rFonts w:ascii="Times New Roman" w:hAnsi="Times New Roman" w:cs="Times New Roman"/>
              <w:sz w:val="32"/>
              <w:lang w:val="en-US"/>
            </w:rPr>
          </w:rPrChange>
        </w:rPr>
        <w:t>appleseed</w:t>
      </w:r>
      <w:r w:rsidR="00A6235B" w:rsidRPr="00B12333">
        <w:rPr>
          <w:rFonts w:ascii="Times New Roman" w:hAnsi="Times New Roman" w:cs="Times New Roman"/>
          <w:sz w:val="28"/>
          <w:szCs w:val="28"/>
          <w:rPrChange w:id="1020" w:author="Борис Гогинян" w:date="2020-05-22T22:35:00Z">
            <w:rPr>
              <w:rFonts w:ascii="Times New Roman" w:hAnsi="Times New Roman" w:cs="Times New Roman"/>
              <w:sz w:val="32"/>
            </w:rPr>
          </w:rPrChange>
        </w:rPr>
        <w:t>:</w:t>
      </w:r>
    </w:p>
    <w:p w14:paraId="379837F8" w14:textId="6027ECAF" w:rsidR="00A6235B" w:rsidRPr="00AD4BD2" w:rsidRDefault="00782022" w:rsidP="00EB01A5">
      <w:pPr>
        <w:pStyle w:val="a5"/>
        <w:numPr>
          <w:ilvl w:val="0"/>
          <w:numId w:val="4"/>
        </w:numPr>
        <w:shd w:val="clear" w:color="auto" w:fill="FFFFFF" w:themeFill="background1"/>
        <w:spacing w:line="240" w:lineRule="auto"/>
        <w:rPr>
          <w:rFonts w:ascii="Times New Roman" w:hAnsi="Times New Roman" w:cs="Times New Roman"/>
          <w:sz w:val="28"/>
          <w:szCs w:val="28"/>
        </w:rPr>
      </w:pPr>
      <w:r w:rsidRPr="00F13D22">
        <w:rPr>
          <w:rFonts w:ascii="Times New Roman" w:hAnsi="Times New Roman" w:cs="Times New Roman"/>
          <w:sz w:val="28"/>
          <w:szCs w:val="28"/>
          <w:lang w:val="en-US"/>
        </w:rPr>
        <w:t>Physically-based glass BSDF</w:t>
      </w:r>
      <w:r w:rsidR="005F3124" w:rsidRPr="00AD4BD2">
        <w:rPr>
          <w:rFonts w:ascii="Times New Roman" w:hAnsi="Times New Roman" w:cs="Times New Roman"/>
          <w:sz w:val="28"/>
          <w:szCs w:val="28"/>
          <w:lang w:val="en-US"/>
        </w:rPr>
        <w:t xml:space="preserve"> </w:t>
      </w:r>
    </w:p>
    <w:p w14:paraId="521E377C" w14:textId="24C5C173" w:rsidR="00782022" w:rsidRPr="00AD4BD2" w:rsidRDefault="00851E27" w:rsidP="00782022">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Данная функция используется в</w:t>
      </w:r>
      <w:r w:rsidR="00782022" w:rsidRPr="00AD4BD2">
        <w:rPr>
          <w:rFonts w:ascii="Times New Roman" w:hAnsi="Times New Roman" w:cs="Times New Roman"/>
          <w:sz w:val="28"/>
          <w:szCs w:val="28"/>
        </w:rPr>
        <w:t xml:space="preserve"> шейдер</w:t>
      </w:r>
      <w:r w:rsidRPr="00AD4BD2">
        <w:rPr>
          <w:rFonts w:ascii="Times New Roman" w:hAnsi="Times New Roman" w:cs="Times New Roman"/>
          <w:sz w:val="28"/>
          <w:szCs w:val="28"/>
        </w:rPr>
        <w:t>е</w:t>
      </w:r>
      <w:r w:rsidR="00782022"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as</w:t>
      </w:r>
      <w:del w:id="1021" w:author="Борис Гогинян" w:date="2020-05-22T20:44:00Z">
        <w:r w:rsidRPr="00AD4BD2" w:rsidDel="00FB1DC8">
          <w:rPr>
            <w:rFonts w:ascii="Times New Roman" w:hAnsi="Times New Roman" w:cs="Times New Roman"/>
            <w:sz w:val="28"/>
            <w:szCs w:val="28"/>
          </w:rPr>
          <w:delText>_</w:delText>
        </w:r>
      </w:del>
      <w:r w:rsidRPr="00AD4BD2">
        <w:rPr>
          <w:rFonts w:ascii="Times New Roman" w:hAnsi="Times New Roman" w:cs="Times New Roman"/>
          <w:sz w:val="28"/>
          <w:szCs w:val="28"/>
          <w:lang w:val="en-US"/>
        </w:rPr>
        <w:t>Glass</w:t>
      </w:r>
      <w:r w:rsidRPr="00AD4BD2">
        <w:rPr>
          <w:rFonts w:ascii="Times New Roman" w:hAnsi="Times New Roman" w:cs="Times New Roman"/>
          <w:sz w:val="28"/>
          <w:szCs w:val="28"/>
        </w:rPr>
        <w:t>.</w:t>
      </w:r>
      <w:r w:rsidR="005F3124"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Она </w:t>
      </w:r>
      <w:r w:rsidR="00782022" w:rsidRPr="00AD4BD2">
        <w:rPr>
          <w:rFonts w:ascii="Times New Roman" w:hAnsi="Times New Roman" w:cs="Times New Roman"/>
          <w:sz w:val="28"/>
          <w:szCs w:val="28"/>
        </w:rPr>
        <w:t>реализован</w:t>
      </w:r>
      <w:r w:rsidRPr="00AD4BD2">
        <w:rPr>
          <w:rFonts w:ascii="Times New Roman" w:hAnsi="Times New Roman" w:cs="Times New Roman"/>
          <w:sz w:val="28"/>
          <w:szCs w:val="28"/>
        </w:rPr>
        <w:t>а</w:t>
      </w:r>
      <w:r w:rsidR="00782022" w:rsidRPr="00AD4BD2">
        <w:rPr>
          <w:rFonts w:ascii="Times New Roman" w:hAnsi="Times New Roman" w:cs="Times New Roman"/>
          <w:sz w:val="28"/>
          <w:szCs w:val="28"/>
        </w:rPr>
        <w:t>, основываясь на статье [</w:t>
      </w:r>
      <w:r w:rsidR="005F3124" w:rsidRPr="00AD4BD2">
        <w:rPr>
          <w:rFonts w:ascii="Times New Roman" w:hAnsi="Times New Roman" w:cs="Times New Roman"/>
          <w:sz w:val="28"/>
          <w:szCs w:val="28"/>
        </w:rPr>
        <w:t>3</w:t>
      </w:r>
      <w:r w:rsidR="00782022" w:rsidRPr="00AD4BD2">
        <w:rPr>
          <w:rFonts w:ascii="Times New Roman" w:hAnsi="Times New Roman" w:cs="Times New Roman"/>
          <w:sz w:val="28"/>
          <w:szCs w:val="28"/>
        </w:rPr>
        <w:t>]. Все нижеследующие обозначения взяты оттуда.</w:t>
      </w:r>
    </w:p>
    <w:p w14:paraId="79EBBCFC" w14:textId="3772446B" w:rsidR="00A6235B" w:rsidRPr="00AD4BD2" w:rsidRDefault="00531FCD"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BSDF</w:t>
      </w:r>
      <w:r w:rsidR="00A6235B" w:rsidRPr="00AD4BD2">
        <w:rPr>
          <w:rFonts w:ascii="Times New Roman" w:hAnsi="Times New Roman" w:cs="Times New Roman"/>
          <w:sz w:val="28"/>
          <w:szCs w:val="28"/>
        </w:rPr>
        <w:t>,</w:t>
      </w:r>
      <w:r w:rsidR="00782022"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BRDF</w:t>
      </w:r>
      <w:r w:rsidR="00A6235B"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A6235B" w:rsidRPr="00AD4BD2">
        <w:rPr>
          <w:rFonts w:ascii="Times New Roman" w:hAnsi="Times New Roman" w:cs="Times New Roman"/>
          <w:sz w:val="28"/>
          <w:szCs w:val="28"/>
          <w:lang w:val="en-US"/>
        </w:rPr>
        <w:t>BTDF</w:t>
      </w:r>
      <w:r w:rsidR="00242C26" w:rsidRPr="00AD4BD2">
        <w:rPr>
          <w:rFonts w:ascii="Times New Roman" w:hAnsi="Times New Roman" w:cs="Times New Roman"/>
          <w:sz w:val="28"/>
          <w:szCs w:val="28"/>
        </w:rPr>
        <w:t>.</w:t>
      </w:r>
    </w:p>
    <w:p w14:paraId="63BDF9CB" w14:textId="79BA5F0C" w:rsidR="00A6235B" w:rsidRPr="00AD4BD2" w:rsidRDefault="00531FCD"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где</w:t>
      </w:r>
    </w:p>
    <w:p w14:paraId="0A24D078" w14:textId="70937943"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отражения</w:t>
      </w:r>
      <w:r w:rsidR="00782022" w:rsidRPr="00AD4BD2">
        <w:rPr>
          <w:rFonts w:ascii="Times New Roman" w:hAnsi="Times New Roman" w:cs="Times New Roman"/>
          <w:sz w:val="28"/>
          <w:szCs w:val="28"/>
        </w:rPr>
        <w:t>;</w:t>
      </w:r>
    </w:p>
    <w:p w14:paraId="415E3867" w14:textId="5369BFD1"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i</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направления падающего луча</w:t>
      </w:r>
      <w:r w:rsidR="00782022" w:rsidRPr="00AD4BD2">
        <w:rPr>
          <w:rFonts w:ascii="Times New Roman" w:hAnsi="Times New Roman" w:cs="Times New Roman"/>
          <w:sz w:val="28"/>
          <w:szCs w:val="28"/>
        </w:rPr>
        <w:t>;</w:t>
      </w:r>
    </w:p>
    <w:p w14:paraId="59960A15" w14:textId="3E7D6D3F" w:rsidR="00242C26"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микронормали, т.е. </w:t>
      </w:r>
      <w:r w:rsidR="00242C26" w:rsidRPr="00AD4BD2">
        <w:rPr>
          <w:rFonts w:ascii="Times New Roman" w:hAnsi="Times New Roman" w:cs="Times New Roman"/>
          <w:sz w:val="28"/>
          <w:szCs w:val="28"/>
        </w:rPr>
        <w:t>нормали к конкретной микрограни</w:t>
      </w:r>
      <w:r w:rsidR="00782022" w:rsidRPr="00AD4BD2">
        <w:rPr>
          <w:rFonts w:ascii="Times New Roman" w:hAnsi="Times New Roman" w:cs="Times New Roman"/>
          <w:sz w:val="28"/>
          <w:szCs w:val="28"/>
        </w:rPr>
        <w:t>.</w:t>
      </w:r>
      <w:r w:rsidR="00242C26" w:rsidRPr="00AD4BD2">
        <w:rPr>
          <w:rFonts w:ascii="Times New Roman" w:hAnsi="Times New Roman" w:cs="Times New Roman"/>
          <w:sz w:val="28"/>
          <w:szCs w:val="28"/>
        </w:rPr>
        <w:t xml:space="preserve"> </w:t>
      </w:r>
    </w:p>
    <w:p w14:paraId="6CD4DC88" w14:textId="0D18A293" w:rsidR="00DF6EC8" w:rsidRPr="00AD4BD2" w:rsidRDefault="00531FCD" w:rsidP="00CE254F">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oMath>
      <w:r w:rsidR="00DF6EC8" w:rsidRPr="00F13D22">
        <w:rPr>
          <w:rFonts w:ascii="Times New Roman" w:hAnsi="Times New Roman" w:cs="Times New Roman"/>
          <w:sz w:val="28"/>
          <w:szCs w:val="28"/>
        </w:rPr>
        <w:t xml:space="preserve"> регулирует отраженный свет и имеет вид:</w:t>
      </w:r>
    </w:p>
    <w:p w14:paraId="6C98A4E7" w14:textId="4D0471E2" w:rsidR="00A6235B" w:rsidRPr="00F13D22" w:rsidRDefault="00531FCD" w:rsidP="00A6235B">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num>
            <m:den>
              <m:r>
                <w:rPr>
                  <w:rFonts w:ascii="Cambria Math" w:hAnsi="Cambria Math" w:cs="Times New Roman"/>
                  <w:sz w:val="28"/>
                  <w:szCs w:val="28"/>
                </w:rPr>
                <m:t>4</m:t>
              </m:r>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oMath>
      </m:oMathPara>
    </w:p>
    <w:p w14:paraId="36FB2A8E" w14:textId="4CB7F3AF" w:rsidR="00A6235B" w:rsidRPr="00AD4BD2" w:rsidRDefault="00801B0A" w:rsidP="00A6235B">
      <w:pPr>
        <w:shd w:val="clear" w:color="auto" w:fill="FFFFFF" w:themeFill="background1"/>
        <w:spacing w:line="240" w:lineRule="auto"/>
        <w:rPr>
          <w:rFonts w:ascii="Times New Roman" w:hAnsi="Times New Roman" w:cs="Times New Roman"/>
          <w:sz w:val="28"/>
          <w:szCs w:val="28"/>
        </w:rPr>
      </w:pPr>
      <m:oMath>
        <m:r>
          <m:rPr>
            <m:sty m:val="b"/>
          </m:rPr>
          <w:rPr>
            <w:rFonts w:ascii="Cambria Math" w:hAnsi="Cambria Math" w:cs="Times New Roman"/>
            <w:sz w:val="28"/>
            <w:szCs w:val="28"/>
          </w:rPr>
          <m:t>n</m:t>
        </m:r>
        <m:r>
          <w:rPr>
            <w:rFonts w:ascii="Cambria Math" w:hAnsi="Cambria Math" w:cs="Times New Roman"/>
            <w:sz w:val="28"/>
            <w:szCs w:val="28"/>
          </w:rPr>
          <m:t>-</m:t>
        </m:r>
      </m:oMath>
      <w:r w:rsidR="00A6235B" w:rsidRPr="00AD4BD2">
        <w:rPr>
          <w:rFonts w:ascii="Times New Roman" w:hAnsi="Times New Roman" w:cs="Times New Roman"/>
          <w:sz w:val="28"/>
          <w:szCs w:val="28"/>
        </w:rPr>
        <w:t>усредненный, по сути, обычный вектор нормали к поверхности</w:t>
      </w:r>
      <w:r w:rsidR="00782022" w:rsidRPr="00AD4BD2">
        <w:rPr>
          <w:rFonts w:ascii="Times New Roman" w:hAnsi="Times New Roman" w:cs="Times New Roman"/>
          <w:sz w:val="28"/>
          <w:szCs w:val="28"/>
        </w:rPr>
        <w:t>;</w:t>
      </w:r>
    </w:p>
    <w:p w14:paraId="5C9C4E25" w14:textId="464DDC9E" w:rsidR="00A6235B" w:rsidRPr="00AD4BD2" w:rsidRDefault="00531FCD"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d>
          </m:den>
        </m:f>
      </m:oMath>
      <w:r w:rsidR="00A6235B" w:rsidRPr="00F13D22">
        <w:rPr>
          <w:rFonts w:ascii="Times New Roman" w:hAnsi="Times New Roman" w:cs="Times New Roman"/>
          <w:sz w:val="28"/>
          <w:szCs w:val="28"/>
        </w:rPr>
        <w:t xml:space="preserve"> ,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r>
          <w:rPr>
            <w:rFonts w:ascii="Cambria Math" w:hAnsi="Cambria Math" w:cs="Times New Roman"/>
            <w:sz w:val="28"/>
            <w:szCs w:val="28"/>
          </w:rPr>
          <m:t>=</m:t>
        </m:r>
        <m:r>
          <m:rPr>
            <m:sty m:val="p"/>
          </m:rPr>
          <w:rPr>
            <w:rFonts w:ascii="Cambria Math" w:hAnsi="Cambria Math" w:cs="Times New Roman"/>
            <w:sz w:val="28"/>
            <w:szCs w:val="28"/>
            <w:lang w:val="en-US"/>
          </w:rPr>
          <m:t>sign</m:t>
        </m:r>
        <m: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n</m:t>
        </m:r>
        <m:r>
          <m:rPr>
            <m:sty m:val="b"/>
          </m:rP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 </w:t>
      </w:r>
      <w:r w:rsidR="00BE3A6A" w:rsidRPr="00AD4BD2">
        <w:rPr>
          <w:rFonts w:ascii="Times New Roman" w:hAnsi="Times New Roman" w:cs="Times New Roman"/>
          <w:sz w:val="28"/>
          <w:szCs w:val="28"/>
        </w:rPr>
        <w:t>нормализованный</w:t>
      </w:r>
      <w:r w:rsidR="00A6235B" w:rsidRPr="00AD4BD2">
        <w:rPr>
          <w:rFonts w:ascii="Times New Roman" w:hAnsi="Times New Roman" w:cs="Times New Roman"/>
          <w:sz w:val="28"/>
          <w:szCs w:val="28"/>
        </w:rPr>
        <w:t xml:space="preserve"> вектор</w:t>
      </w:r>
      <w:r w:rsidR="00782022" w:rsidRPr="00AD4BD2">
        <w:rPr>
          <w:rFonts w:ascii="Times New Roman" w:hAnsi="Times New Roman" w:cs="Times New Roman"/>
          <w:sz w:val="28"/>
          <w:szCs w:val="28"/>
        </w:rPr>
        <w:t>;</w:t>
      </w:r>
    </w:p>
    <w:p w14:paraId="5A7AB885" w14:textId="5064D3AA" w:rsidR="00BE3A6A" w:rsidRPr="00AD4BD2" w:rsidRDefault="00531FCD" w:rsidP="00A6235B">
      <w:pPr>
        <w:shd w:val="clear" w:color="auto" w:fill="FFFFFF" w:themeFill="background1"/>
        <w:spacing w:line="240"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oMath>
      <w:r w:rsidR="00BE3A6A" w:rsidRPr="00F13D22">
        <w:rPr>
          <w:rFonts w:ascii="Times New Roman" w:hAnsi="Times New Roman" w:cs="Times New Roman"/>
          <w:sz w:val="28"/>
          <w:szCs w:val="28"/>
        </w:rPr>
        <w:t xml:space="preserve"> – вектор направления</w:t>
      </w:r>
      <w:r w:rsidR="00782022" w:rsidRPr="00AD4BD2">
        <w:rPr>
          <w:rFonts w:ascii="Times New Roman" w:hAnsi="Times New Roman" w:cs="Times New Roman"/>
          <w:sz w:val="28"/>
          <w:szCs w:val="28"/>
        </w:rPr>
        <w:t xml:space="preserve"> отраженного</w:t>
      </w:r>
      <w:r w:rsidR="00BE3A6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луча.</w:t>
      </w:r>
    </w:p>
    <w:p w14:paraId="4718F833" w14:textId="0CA5DED8" w:rsidR="00DF6EC8" w:rsidRPr="00AD4BD2" w:rsidRDefault="00DF6EC8" w:rsidP="00A6235B">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модель функции называется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Кука-Торренса. [17] </w:t>
      </w:r>
    </w:p>
    <w:p w14:paraId="1E8DB7F1" w14:textId="4AC1A8CF" w:rsidR="00DF6EC8" w:rsidRPr="00AD4BD2" w:rsidRDefault="00531FCD"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t</m:t>
            </m:r>
          </m:sub>
        </m:sSub>
      </m:oMath>
      <w:r w:rsidR="00DF6EC8" w:rsidRPr="00F13D22">
        <w:rPr>
          <w:rFonts w:ascii="Times New Roman" w:hAnsi="Times New Roman" w:cs="Times New Roman"/>
          <w:sz w:val="28"/>
          <w:szCs w:val="28"/>
        </w:rPr>
        <w:t xml:space="preserve"> регулирует преломленные лучи и имеет вид:</w:t>
      </w:r>
    </w:p>
    <w:p w14:paraId="062BEC12" w14:textId="520EB60A" w:rsidR="00721994" w:rsidRPr="00F13D22" w:rsidRDefault="00531FCD" w:rsidP="00721994">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f>
            <m:fPr>
              <m:ctrlPr>
                <w:rPr>
                  <w:rFonts w:ascii="Cambria Math" w:hAnsi="Cambria Math" w:cs="Times New Roman"/>
                  <w:i/>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η</m:t>
                  </m:r>
                </m:e>
                <m:sub>
                  <m:r>
                    <w:rPr>
                      <w:rFonts w:ascii="Cambria Math" w:hAnsi="Cambria Math" w:cs="Times New Roman"/>
                      <w:sz w:val="28"/>
                      <w:szCs w:val="28"/>
                    </w:rPr>
                    <m:t>o</m:t>
                  </m:r>
                </m:sub>
                <m:sup>
                  <m:r>
                    <w:rPr>
                      <w:rFonts w:ascii="Cambria Math" w:hAnsi="Cambria Math" w:cs="Times New Roman"/>
                      <w:sz w:val="28"/>
                      <w:szCs w:val="28"/>
                    </w:rPr>
                    <m:t>2</m:t>
                  </m:r>
                </m:sup>
              </m:sSubSup>
              <m:r>
                <m:rPr>
                  <m:sty m:val="p"/>
                </m:rPr>
                <w:rPr>
                  <w:rFonts w:ascii="Cambria Math" w:hAnsi="Cambria Math" w:cs="Times New Roman"/>
                  <w:sz w:val="28"/>
                  <w:szCs w:val="28"/>
                </w:rPr>
                <m:t>(1-F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Sub>
              <m:d>
                <m:dPr>
                  <m:ctrlPr>
                    <w:rPr>
                      <w:rFonts w:ascii="Cambria Math" w:hAnsi="Cambria Math" w:cs="Times New Roman"/>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r>
                <m:rPr>
                  <m:sty m:val="p"/>
                </m:rPr>
                <w:rPr>
                  <w:rFonts w:ascii="Cambria Math" w:hAnsi="Cambria Math" w:cs="Times New Roman"/>
                  <w:sz w:val="28"/>
                  <w:szCs w:val="28"/>
                </w:rPr>
                <m:t>(</m:t>
              </m:r>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p"/>
                </m:rPr>
                <w:rPr>
                  <w:rFonts w:ascii="Cambria Math" w:hAnsi="Cambria Math" w:cs="Times New Roman"/>
                  <w:sz w:val="28"/>
                  <w:szCs w:val="28"/>
                </w:rPr>
                <m:t>)</m:t>
              </m:r>
              <m:r>
                <w:rPr>
                  <w:rFonts w:ascii="Cambria Math" w:hAnsi="Cambria Math" w:cs="Times New Roman"/>
                  <w:sz w:val="28"/>
                  <w:szCs w:val="28"/>
                </w:rPr>
                <m:t>)</m:t>
              </m:r>
            </m:den>
          </m:f>
        </m:oMath>
      </m:oMathPara>
    </w:p>
    <w:p w14:paraId="196A8EC8" w14:textId="240ED235" w:rsidR="00721994" w:rsidRPr="00AD4BD2" w:rsidRDefault="00531FCD"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oMath>
      <w:r w:rsidR="00721994" w:rsidRPr="00F13D22">
        <w:rPr>
          <w:rFonts w:ascii="Times New Roman" w:hAnsi="Times New Roman" w:cs="Times New Roman"/>
          <w:sz w:val="28"/>
          <w:szCs w:val="28"/>
        </w:rPr>
        <w:t xml:space="preserve"> – Показатель преломления </w:t>
      </w:r>
      <w:r w:rsidR="00BE3A6A" w:rsidRPr="00AD4BD2">
        <w:rPr>
          <w:rFonts w:ascii="Times New Roman" w:hAnsi="Times New Roman" w:cs="Times New Roman"/>
          <w:sz w:val="28"/>
          <w:szCs w:val="28"/>
        </w:rPr>
        <w:t>второй среды, в которую преломился луч</w:t>
      </w:r>
      <w:r w:rsidR="00782022" w:rsidRPr="00AD4BD2">
        <w:rPr>
          <w:rFonts w:ascii="Times New Roman" w:hAnsi="Times New Roman" w:cs="Times New Roman"/>
          <w:sz w:val="28"/>
          <w:szCs w:val="28"/>
        </w:rPr>
        <w:t>;</w:t>
      </w:r>
    </w:p>
    <w:p w14:paraId="61B271B1" w14:textId="3BB024B3" w:rsidR="00BE3A6A" w:rsidRPr="00AD4BD2" w:rsidRDefault="00531FCD"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BE3A6A" w:rsidRPr="00F13D22">
        <w:rPr>
          <w:rFonts w:ascii="Times New Roman" w:hAnsi="Times New Roman" w:cs="Times New Roman"/>
          <w:sz w:val="28"/>
          <w:szCs w:val="28"/>
        </w:rPr>
        <w:t xml:space="preserve"> – Показатель преломления первой среды, в которую луч отразился</w:t>
      </w:r>
      <w:r w:rsidR="00782022" w:rsidRPr="00AD4BD2">
        <w:rPr>
          <w:rFonts w:ascii="Times New Roman" w:hAnsi="Times New Roman" w:cs="Times New Roman"/>
          <w:sz w:val="28"/>
          <w:szCs w:val="28"/>
        </w:rPr>
        <w:t>;</w:t>
      </w:r>
    </w:p>
    <w:p w14:paraId="5E48AEE5" w14:textId="7D64DF78" w:rsidR="00BE3A6A" w:rsidRPr="00AD4BD2" w:rsidRDefault="00531FCD"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bi"/>
          </m:rPr>
          <w:rPr>
            <w:rFonts w:ascii="Cambria Math" w:hAnsi="Cambria Math" w:cs="Times New Roman"/>
            <w:sz w:val="28"/>
            <w:szCs w:val="28"/>
          </w:rPr>
          <m:t xml:space="preserve">=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i"/>
              </m:rPr>
              <w:rPr>
                <w:rFonts w:ascii="Cambria Math" w:hAnsi="Cambria Math" w:cs="Times New Roman"/>
                <w:sz w:val="28"/>
                <w:szCs w:val="28"/>
                <w:lang w:val="en-US"/>
              </w:rPr>
              <m:t>t</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d>
          </m:den>
        </m:f>
      </m:oMath>
      <w:r w:rsidR="00BE3A6A" w:rsidRPr="00F13D22">
        <w:rPr>
          <w:rFonts w:ascii="Times New Roman" w:hAnsi="Times New Roman" w:cs="Times New Roman"/>
          <w:sz w:val="28"/>
          <w:szCs w:val="28"/>
        </w:rPr>
        <w:t xml:space="preserve">,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r>
          <w:rPr>
            <w:rFonts w:ascii="Cambria Math" w:hAnsi="Cambria Math" w:cs="Times New Roman"/>
            <w:sz w:val="28"/>
            <w:szCs w:val="28"/>
          </w:rPr>
          <m:t>=</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i</m:t>
            </m:r>
          </m:sub>
        </m:sSub>
        <m:r>
          <m:rPr>
            <m:sty m:val="b"/>
          </m:rPr>
          <w:rPr>
            <w:rFonts w:ascii="Cambria Math" w:hAnsi="Cambria Math" w:cs="Times New Roman"/>
            <w:sz w:val="28"/>
            <w:szCs w:val="28"/>
          </w:rPr>
          <m:t>i</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o</m:t>
            </m:r>
          </m:sub>
        </m:sSub>
        <m:r>
          <m:rPr>
            <m:sty m:val="b"/>
          </m:rPr>
          <w:rPr>
            <w:rFonts w:ascii="Cambria Math" w:hAnsi="Cambria Math" w:cs="Times New Roman"/>
            <w:sz w:val="28"/>
            <w:szCs w:val="28"/>
          </w:rPr>
          <m:t>o</m:t>
        </m:r>
        <m:r>
          <m:rPr>
            <m:sty m:val="p"/>
          </m:rPr>
          <w:rPr>
            <w:rFonts w:ascii="Cambria Math" w:hAnsi="Cambria Math" w:cs="Times New Roman"/>
            <w:sz w:val="28"/>
            <w:szCs w:val="28"/>
          </w:rPr>
          <m:t xml:space="preserve">) </m:t>
        </m:r>
      </m:oMath>
      <w:r w:rsidR="00BE3A6A" w:rsidRPr="00AD4BD2">
        <w:rPr>
          <w:rFonts w:ascii="Times New Roman" w:hAnsi="Times New Roman" w:cs="Times New Roman"/>
          <w:sz w:val="28"/>
          <w:szCs w:val="28"/>
        </w:rPr>
        <w:t xml:space="preserve"> – нормализованный вектор</w:t>
      </w:r>
      <w:r w:rsidR="00782022" w:rsidRPr="00AD4BD2">
        <w:rPr>
          <w:rFonts w:ascii="Times New Roman" w:hAnsi="Times New Roman" w:cs="Times New Roman"/>
          <w:sz w:val="28"/>
          <w:szCs w:val="28"/>
        </w:rPr>
        <w:t>;</w:t>
      </w:r>
    </w:p>
    <w:p w14:paraId="6E78DD67" w14:textId="16340A55" w:rsidR="00721994" w:rsidRPr="00AD4BD2" w:rsidRDefault="00531FCD" w:rsidP="00041D77">
      <w:pPr>
        <w:shd w:val="clear" w:color="auto" w:fill="FFFFFF" w:themeFill="background1"/>
        <w:spacing w:line="276"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oMath>
      <w:r w:rsidR="00782022" w:rsidRPr="00F13D22">
        <w:rPr>
          <w:rFonts w:ascii="Times New Roman" w:hAnsi="Times New Roman" w:cs="Times New Roman"/>
          <w:sz w:val="28"/>
          <w:szCs w:val="28"/>
        </w:rPr>
        <w:t xml:space="preserve"> – вектор направления преломленного луча.</w:t>
      </w:r>
    </w:p>
    <w:p w14:paraId="42D1A2AB" w14:textId="16420B74" w:rsidR="00242C26" w:rsidRPr="00AD4BD2" w:rsidRDefault="00B23E02" w:rsidP="00041D77">
      <w:pPr>
        <w:shd w:val="clear" w:color="auto" w:fill="FFFFFF" w:themeFill="background1"/>
        <w:spacing w:after="0" w:line="276" w:lineRule="auto"/>
        <w:rPr>
          <w:rFonts w:ascii="Times New Roman" w:hAnsi="Times New Roman" w:cs="Times New Roman"/>
          <w:sz w:val="28"/>
          <w:szCs w:val="28"/>
        </w:rPr>
      </w:pPr>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p"/>
              </m:rPr>
              <w:rPr>
                <w:rFonts w:ascii="Cambria Math" w:hAnsi="Cambria Math" w:cs="Times New Roman"/>
                <w:sz w:val="28"/>
                <w:szCs w:val="28"/>
              </w:rPr>
              <m:t xml:space="preserve">i, </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ф</w:t>
      </w:r>
      <w:r w:rsidR="00A6235B" w:rsidRPr="00AD4BD2">
        <w:rPr>
          <w:rFonts w:ascii="Times New Roman" w:hAnsi="Times New Roman" w:cs="Times New Roman"/>
          <w:sz w:val="28"/>
          <w:szCs w:val="28"/>
        </w:rPr>
        <w:t>ункция уравнения Френеля (</w:t>
      </w:r>
      <w:r w:rsidR="00A6235B" w:rsidRPr="00AD4BD2">
        <w:rPr>
          <w:rFonts w:ascii="Times New Roman" w:hAnsi="Times New Roman" w:cs="Times New Roman"/>
          <w:sz w:val="28"/>
          <w:szCs w:val="28"/>
          <w:lang w:val="en-US"/>
        </w:rPr>
        <w:t>Fresnel</w:t>
      </w:r>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equation</w:t>
      </w:r>
      <w:r w:rsidR="00242C26" w:rsidRPr="00AD4BD2">
        <w:rPr>
          <w:rFonts w:ascii="Times New Roman" w:hAnsi="Times New Roman" w:cs="Times New Roman"/>
          <w:sz w:val="28"/>
          <w:szCs w:val="28"/>
        </w:rPr>
        <w:t xml:space="preserve">). </w:t>
      </w:r>
    </w:p>
    <w:p w14:paraId="736EC2FF" w14:textId="014211F9" w:rsidR="00A6235B" w:rsidRPr="00AD4BD2" w:rsidRDefault="00242C26" w:rsidP="00041D77">
      <w:p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rPr>
        <w:t>Уравнения Френеля описываю</w:t>
      </w:r>
      <w:r w:rsidR="00A6235B" w:rsidRPr="00AD4BD2">
        <w:rPr>
          <w:rFonts w:ascii="Times New Roman" w:hAnsi="Times New Roman" w:cs="Times New Roman"/>
          <w:sz w:val="28"/>
          <w:szCs w:val="28"/>
        </w:rPr>
        <w:t>т отношение отраженного и преломленного света, которое зависит от угла, под который мы смотрим на поверхность.</w:t>
      </w:r>
      <w:r w:rsidRPr="00AD4BD2">
        <w:rPr>
          <w:rFonts w:ascii="Times New Roman" w:hAnsi="Times New Roman" w:cs="Times New Roman"/>
          <w:sz w:val="28"/>
          <w:szCs w:val="28"/>
        </w:rPr>
        <w:t xml:space="preserve"> Так как они слишком сложны для вычислений, функция </w:t>
      </w:r>
      <w:r w:rsidRPr="00AD4BD2">
        <w:rPr>
          <w:rFonts w:ascii="Times New Roman" w:hAnsi="Times New Roman" w:cs="Times New Roman"/>
          <w:sz w:val="28"/>
          <w:szCs w:val="28"/>
          <w:lang w:val="en-US"/>
        </w:rPr>
        <w:t>F</w:t>
      </w:r>
      <w:r w:rsidRPr="00AD4BD2">
        <w:rPr>
          <w:rFonts w:ascii="Times New Roman" w:hAnsi="Times New Roman" w:cs="Times New Roman"/>
          <w:sz w:val="28"/>
          <w:szCs w:val="28"/>
        </w:rPr>
        <w:t xml:space="preserve"> является аппроксимацией. </w:t>
      </w:r>
      <w:r w:rsidR="00A6235B" w:rsidRPr="00AD4BD2">
        <w:rPr>
          <w:rFonts w:ascii="Times New Roman" w:hAnsi="Times New Roman" w:cs="Times New Roman"/>
          <w:sz w:val="28"/>
          <w:szCs w:val="28"/>
        </w:rPr>
        <w:t xml:space="preserve">Она возвращает процент отраженного света на основании угла, под которым </w:t>
      </w:r>
      <w:r w:rsidR="00EE0897" w:rsidRPr="00AD4BD2">
        <w:rPr>
          <w:rFonts w:ascii="Times New Roman" w:hAnsi="Times New Roman" w:cs="Times New Roman"/>
          <w:sz w:val="28"/>
          <w:szCs w:val="28"/>
        </w:rPr>
        <w:t>камера</w:t>
      </w:r>
      <w:r w:rsidR="00A6235B" w:rsidRPr="00AD4BD2">
        <w:rPr>
          <w:rFonts w:ascii="Times New Roman" w:hAnsi="Times New Roman" w:cs="Times New Roman"/>
          <w:sz w:val="28"/>
          <w:szCs w:val="28"/>
        </w:rPr>
        <w:t xml:space="preserve"> видит эту поверхность. </w:t>
      </w:r>
      <w:r w:rsidR="00EE0897" w:rsidRPr="00AD4BD2">
        <w:rPr>
          <w:rFonts w:ascii="Times New Roman" w:hAnsi="Times New Roman" w:cs="Times New Roman"/>
          <w:sz w:val="28"/>
          <w:szCs w:val="28"/>
        </w:rPr>
        <w:t>Следующее выражение является удобной точной формулировкой для диэлектриков и неполяризованного света:</w:t>
      </w:r>
    </w:p>
    <w:p w14:paraId="5EB839EC" w14:textId="45E052F0"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p>
    <w:p w14:paraId="49DAA644" w14:textId="61ADF806" w:rsidR="00EE0897" w:rsidRPr="00AD4BD2" w:rsidRDefault="00B23E02" w:rsidP="00242C26">
      <w:pPr>
        <w:shd w:val="clear" w:color="auto" w:fill="FFFFFF" w:themeFill="background1"/>
        <w:spacing w:after="0" w:line="240" w:lineRule="auto"/>
        <w:rPr>
          <w:rFonts w:ascii="Times New Roman" w:hAnsi="Times New Roman" w:cs="Times New Roman"/>
          <w:sz w:val="28"/>
          <w:szCs w:val="28"/>
          <w:lang w:val="en-US"/>
        </w:rPr>
      </w:pPr>
      <m:oMathPara>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i,m</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(g-c)</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2(g+c)</m:t>
                  </m:r>
                </m:e>
                <m:sup>
                  <m:r>
                    <w:rPr>
                      <w:rFonts w:ascii="Cambria Math" w:hAnsi="Cambria Math" w:cs="Times New Roman"/>
                      <w:sz w:val="28"/>
                      <w:szCs w:val="28"/>
                    </w:rPr>
                    <m:t>2</m:t>
                  </m:r>
                </m:sup>
              </m:sSup>
            </m:den>
          </m:f>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(c(g+c)-1)</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g-c</m:t>
                          </m:r>
                        </m:e>
                      </m:d>
                      <m:r>
                        <w:rPr>
                          <w:rFonts w:ascii="Cambria Math" w:hAnsi="Cambria Math" w:cs="Times New Roman"/>
                          <w:sz w:val="28"/>
                          <w:szCs w:val="28"/>
                        </w:rPr>
                        <m:t>+1)</m:t>
                      </m:r>
                    </m:e>
                    <m:sup>
                      <m:r>
                        <w:rPr>
                          <w:rFonts w:ascii="Cambria Math" w:hAnsi="Cambria Math" w:cs="Times New Roman"/>
                          <w:sz w:val="28"/>
                          <w:szCs w:val="28"/>
                        </w:rPr>
                        <m:t>2</m:t>
                      </m:r>
                    </m:sup>
                  </m:sSup>
                </m:den>
              </m:f>
            </m:e>
          </m:d>
          <m:r>
            <w:rPr>
              <w:rFonts w:ascii="Cambria Math" w:hAnsi="Cambria Math" w:cs="Times New Roman"/>
              <w:sz w:val="28"/>
              <w:szCs w:val="28"/>
              <w:lang w:val="en-US"/>
            </w:rPr>
            <m:t>,</m:t>
          </m:r>
        </m:oMath>
      </m:oMathPara>
    </w:p>
    <w:p w14:paraId="17CA1CCA" w14:textId="07275149"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r w:rsidRPr="00AD4BD2">
        <w:rPr>
          <w:rFonts w:ascii="Times New Roman" w:hAnsi="Times New Roman" w:cs="Times New Roman"/>
          <w:sz w:val="28"/>
          <w:szCs w:val="28"/>
        </w:rPr>
        <w:t xml:space="preserve">где </w:t>
      </w:r>
      <m:oMath>
        <m:r>
          <w:rPr>
            <w:rFonts w:ascii="Cambria Math" w:hAnsi="Cambria Math" w:cs="Times New Roman"/>
            <w:sz w:val="28"/>
            <w:szCs w:val="28"/>
          </w:rPr>
          <m:t>g=</m:t>
        </m:r>
        <m:rad>
          <m:radPr>
            <m:degHide m:val="1"/>
            <m:ctrlPr>
              <w:rPr>
                <w:rFonts w:ascii="Cambria Math" w:hAnsi="Cambria Math" w:cs="Times New Roman"/>
                <w:i/>
                <w:sz w:val="28"/>
                <w:szCs w:val="28"/>
              </w:rPr>
            </m:ctrlPr>
          </m:radPr>
          <m:deg/>
          <m:e>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2</m:t>
                    </m:r>
                  </m:sup>
                </m:sSubSup>
              </m:num>
              <m:den>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2</m:t>
                    </m:r>
                  </m:sup>
                </m:sSubSup>
              </m:den>
            </m:f>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e>
        </m:rad>
        <m:r>
          <w:rPr>
            <w:rFonts w:ascii="Cambria Math" w:hAnsi="Cambria Math" w:cs="Times New Roman"/>
            <w:sz w:val="28"/>
            <w:szCs w:val="28"/>
          </w:rPr>
          <m:t>; c=</m:t>
        </m:r>
        <m:r>
          <m:rPr>
            <m:sty m:val="b"/>
          </m:rPr>
          <w:rPr>
            <w:rFonts w:ascii="Cambria Math" w:hAnsi="Cambria Math" w:cs="Times New Roman"/>
            <w:sz w:val="28"/>
            <w:szCs w:val="28"/>
          </w:rPr>
          <m:t>|i∙m|</m:t>
        </m:r>
      </m:oMath>
      <w:r w:rsidR="00B23E02" w:rsidRPr="00AD4BD2">
        <w:rPr>
          <w:rFonts w:ascii="Times New Roman" w:hAnsi="Times New Roman" w:cs="Times New Roman"/>
          <w:sz w:val="28"/>
          <w:szCs w:val="28"/>
        </w:rPr>
        <w:t>;</w:t>
      </w:r>
    </w:p>
    <w:p w14:paraId="7B3B9D81" w14:textId="6473734F" w:rsidR="00A6235B" w:rsidRPr="00AD4BD2" w:rsidRDefault="00531FCD"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Change w:id="1022" w:author="Борис Гогинян" w:date="2020-05-22T22:35:00Z">
                  <w:rPr>
                    <w:rFonts w:ascii="Cambria Math" w:hAnsi="Cambria Math" w:cs="Times New Roman"/>
                    <w:sz w:val="32"/>
                  </w:rPr>
                </w:rPrChange>
              </w:rPr>
              <m:t>η</m:t>
            </m:r>
          </m:e>
          <m:sub>
            <m:r>
              <m:rPr>
                <m:sty m:val="p"/>
              </m:rPr>
              <w:rPr>
                <w:rFonts w:ascii="Cambria Math" w:hAnsi="Cambria Math" w:cs="Times New Roman"/>
                <w:sz w:val="28"/>
                <w:szCs w:val="28"/>
                <w:lang w:val="en-US"/>
                <w:rPrChange w:id="1023" w:author="Борис Гогинян" w:date="2020-05-22T22:35:00Z">
                  <w:rPr>
                    <w:rFonts w:ascii="Cambria Math" w:hAnsi="Cambria Math" w:cs="Times New Roman"/>
                    <w:sz w:val="32"/>
                    <w:lang w:val="en-US"/>
                  </w:rPr>
                </w:rPrChange>
              </w:rPr>
              <m:t>t</m:t>
            </m:r>
          </m:sub>
        </m:sSub>
      </m:oMath>
      <w:r w:rsidR="00B23E02" w:rsidRPr="00B12333">
        <w:rPr>
          <w:rFonts w:ascii="Times New Roman" w:hAnsi="Times New Roman" w:cs="Times New Roman"/>
          <w:sz w:val="28"/>
          <w:szCs w:val="28"/>
          <w:rPrChange w:id="1024" w:author="Борис Гогинян" w:date="2020-05-22T22:35:00Z">
            <w:rPr>
              <w:rFonts w:ascii="Times New Roman" w:hAnsi="Times New Roman" w:cs="Times New Roman"/>
              <w:sz w:val="32"/>
            </w:rPr>
          </w:rPrChange>
        </w:rPr>
        <w:t xml:space="preserve"> – </w:t>
      </w:r>
      <w:r w:rsidR="00B23E02" w:rsidRPr="00F13D22">
        <w:rPr>
          <w:rFonts w:ascii="Times New Roman" w:hAnsi="Times New Roman" w:cs="Times New Roman"/>
          <w:sz w:val="28"/>
          <w:szCs w:val="28"/>
        </w:rPr>
        <w:t xml:space="preserve">Показатель преломления </w:t>
      </w:r>
      <w:r w:rsidR="00801B0A" w:rsidRPr="00AD4BD2">
        <w:rPr>
          <w:rFonts w:ascii="Times New Roman" w:hAnsi="Times New Roman" w:cs="Times New Roman"/>
          <w:sz w:val="28"/>
          <w:szCs w:val="28"/>
        </w:rPr>
        <w:t xml:space="preserve">второй </w:t>
      </w:r>
      <w:r w:rsidR="00B23E02" w:rsidRPr="00AD4BD2">
        <w:rPr>
          <w:rFonts w:ascii="Times New Roman" w:hAnsi="Times New Roman" w:cs="Times New Roman"/>
          <w:sz w:val="28"/>
          <w:szCs w:val="28"/>
        </w:rPr>
        <w:t>среды</w:t>
      </w:r>
      <w:r w:rsidR="00801B0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в которую преломился луч;</w:t>
      </w:r>
    </w:p>
    <w:p w14:paraId="5ACE198B" w14:textId="0239528A" w:rsidR="00782022" w:rsidRPr="00AD4BD2" w:rsidRDefault="00531FCD"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Change w:id="1025" w:author="Борис Гогинян" w:date="2020-05-22T22:35:00Z">
                  <w:rPr>
                    <w:rFonts w:ascii="Cambria Math" w:hAnsi="Cambria Math" w:cs="Times New Roman"/>
                    <w:sz w:val="32"/>
                  </w:rPr>
                </w:rPrChange>
              </w:rPr>
              <m:t>η</m:t>
            </m:r>
          </m:e>
          <m:sub>
            <m:r>
              <m:rPr>
                <m:sty m:val="p"/>
              </m:rPr>
              <w:rPr>
                <w:rFonts w:ascii="Cambria Math" w:hAnsi="Cambria Math" w:cs="Times New Roman"/>
                <w:sz w:val="28"/>
                <w:szCs w:val="28"/>
                <w:lang w:val="en-US"/>
                <w:rPrChange w:id="1026" w:author="Борис Гогинян" w:date="2020-05-22T22:35:00Z">
                  <w:rPr>
                    <w:rFonts w:ascii="Cambria Math" w:hAnsi="Cambria Math" w:cs="Times New Roman"/>
                    <w:sz w:val="32"/>
                    <w:lang w:val="en-US"/>
                  </w:rPr>
                </w:rPrChange>
              </w:rPr>
              <m:t>i</m:t>
            </m:r>
          </m:sub>
        </m:sSub>
      </m:oMath>
      <w:r w:rsidR="00782022" w:rsidRPr="00F13D22">
        <w:rPr>
          <w:rFonts w:ascii="Times New Roman" w:hAnsi="Times New Roman" w:cs="Times New Roman"/>
          <w:sz w:val="28"/>
          <w:szCs w:val="28"/>
        </w:rPr>
        <w:t xml:space="preserve"> – Показатель преломления первой среды.</w:t>
      </w:r>
    </w:p>
    <w:p w14:paraId="08B084B7" w14:textId="77777777" w:rsidR="00782022" w:rsidRPr="00AD4BD2" w:rsidRDefault="00782022" w:rsidP="00041D77">
      <w:pPr>
        <w:shd w:val="clear" w:color="auto" w:fill="FFFFFF" w:themeFill="background1"/>
        <w:spacing w:after="0" w:line="276" w:lineRule="auto"/>
        <w:rPr>
          <w:rFonts w:ascii="Times New Roman" w:hAnsi="Times New Roman" w:cs="Times New Roman"/>
          <w:sz w:val="28"/>
          <w:szCs w:val="28"/>
        </w:rPr>
      </w:pPr>
    </w:p>
    <w:p w14:paraId="39165B38" w14:textId="0463FC4F" w:rsidR="00A6235B" w:rsidRPr="00B12333" w:rsidRDefault="00B23E02"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i, o,</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m:rPr>
            <m:sty m:val="p"/>
          </m:rPr>
          <w:rPr>
            <w:rFonts w:ascii="Cambria Math" w:hAnsi="Cambria Math" w:cs="Times New Roman"/>
            <w:sz w:val="28"/>
            <w:szCs w:val="28"/>
          </w:rPr>
          <m:t>-</m:t>
        </m:r>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r w:rsidR="00A6235B" w:rsidRPr="00B12333">
        <w:rPr>
          <w:rFonts w:ascii="Times New Roman" w:hAnsi="Times New Roman" w:cs="Times New Roman"/>
          <w:sz w:val="28"/>
          <w:szCs w:val="28"/>
        </w:rPr>
        <w:t>ункция геометрии (</w:t>
      </w:r>
      <w:r w:rsidR="00A6235B" w:rsidRPr="00B12333">
        <w:rPr>
          <w:rFonts w:ascii="Times New Roman" w:hAnsi="Times New Roman" w:cs="Times New Roman"/>
          <w:sz w:val="28"/>
          <w:szCs w:val="28"/>
          <w:lang w:val="en-US"/>
        </w:rPr>
        <w:t>Geometry</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w:t>
      </w:r>
      <w:r w:rsidR="00A6235B" w:rsidRPr="00B12333">
        <w:rPr>
          <w:rFonts w:ascii="Times New Roman" w:hAnsi="Times New Roman" w:cs="Times New Roman"/>
          <w:sz w:val="28"/>
          <w:szCs w:val="28"/>
        </w:rPr>
        <w: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t>
      </w:r>
      <w:r w:rsidR="00A6235B" w:rsidRPr="00B12333">
        <w:rPr>
          <w:rFonts w:ascii="Times New Roman" w:hAnsi="Times New Roman" w:cs="Times New Roman"/>
          <w:sz w:val="28"/>
          <w:szCs w:val="28"/>
          <w:lang w:val="en-US"/>
        </w:rPr>
        <w:t>D</w:t>
      </w:r>
      <w:r w:rsidR="00A6235B" w:rsidRPr="00B12333">
        <w:rPr>
          <w:rFonts w:ascii="Times New Roman" w:hAnsi="Times New Roman" w:cs="Times New Roman"/>
          <w:sz w:val="28"/>
          <w:szCs w:val="28"/>
        </w:rPr>
        <w:t xml:space="preserve"> и деталей микроповерхности. В общем случае используется приближение Смита</w:t>
      </w:r>
      <w:r w:rsidR="005F3124" w:rsidRPr="00B12333">
        <w:rPr>
          <w:rFonts w:ascii="Times New Roman" w:hAnsi="Times New Roman" w:cs="Times New Roman"/>
          <w:sz w:val="28"/>
          <w:szCs w:val="28"/>
        </w:rPr>
        <w:t xml:space="preserve"> [10]</w:t>
      </w:r>
      <w:r w:rsidR="007F2605" w:rsidRPr="00B12333">
        <w:rPr>
          <w:rFonts w:ascii="Times New Roman" w:hAnsi="Times New Roman" w:cs="Times New Roman"/>
          <w:sz w:val="28"/>
          <w:szCs w:val="28"/>
        </w:rPr>
        <w:t xml:space="preserve">, которое аппроксимирует двунаправленное самозатенение и перекрытие с помощью двух однонаправленных коэффициентов, возвращаемых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w:t>
      </w:r>
    </w:p>
    <w:p w14:paraId="6491E8F0" w14:textId="638A76CA" w:rsidR="00B23E02" w:rsidRPr="00B12333" w:rsidRDefault="00B23E02" w:rsidP="00B06873">
      <w:pPr>
        <w:shd w:val="clear" w:color="auto" w:fill="FFFFFF" w:themeFill="background1"/>
        <w:spacing w:line="276" w:lineRule="auto"/>
        <w:rPr>
          <w:rFonts w:ascii="Times New Roman" w:hAnsi="Times New Roman" w:cs="Times New Roman"/>
          <w:sz w:val="28"/>
          <w:szCs w:val="28"/>
        </w:rPr>
      </w:pPr>
      <m:oMathPara>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 m</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i,m</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o,m</m:t>
          </m:r>
          <m:r>
            <m:rPr>
              <m:sty m:val="p"/>
            </m:rPr>
            <w:rPr>
              <w:rFonts w:ascii="Cambria Math" w:hAnsi="Cambria Math" w:cs="Times New Roman"/>
              <w:sz w:val="28"/>
              <w:szCs w:val="28"/>
            </w:rPr>
            <m:t>)</m:t>
          </m:r>
        </m:oMath>
      </m:oMathPara>
    </w:p>
    <w:p w14:paraId="3B62BB6F" w14:textId="69931935" w:rsidR="00331079" w:rsidRPr="00B12333" w:rsidRDefault="007F2605" w:rsidP="00B06873">
      <w:p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12333">
        <w:rPr>
          <w:rFonts w:ascii="Times New Roman" w:hAnsi="Times New Roman" w:cs="Times New Roman"/>
          <w:sz w:val="28"/>
          <w:szCs w:val="28"/>
        </w:rPr>
        <w:t xml:space="preserve">зависит от функции нормального распределения </w:t>
      </w:r>
      <w:r w:rsidRPr="00B12333">
        <w:rPr>
          <w:rFonts w:ascii="Times New Roman" w:hAnsi="Times New Roman" w:cs="Times New Roman"/>
          <w:sz w:val="28"/>
          <w:szCs w:val="28"/>
          <w:lang w:val="en-US"/>
        </w:rPr>
        <w:t>D</w:t>
      </w:r>
    </w:p>
    <w:p w14:paraId="5996C4F1" w14:textId="0822BB23" w:rsidR="00A6235B" w:rsidRPr="00B12333" w:rsidRDefault="007F2605"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r w:rsidR="00A6235B" w:rsidRPr="00B12333">
        <w:rPr>
          <w:rFonts w:ascii="Times New Roman" w:hAnsi="Times New Roman" w:cs="Times New Roman"/>
          <w:sz w:val="28"/>
          <w:szCs w:val="28"/>
        </w:rPr>
        <w:t>ункция нормального распределения (</w:t>
      </w:r>
      <w:r w:rsidR="00A6235B" w:rsidRPr="00B12333">
        <w:rPr>
          <w:rFonts w:ascii="Times New Roman" w:hAnsi="Times New Roman" w:cs="Times New Roman"/>
          <w:sz w:val="28"/>
          <w:szCs w:val="28"/>
          <w:lang w:val="en-US"/>
        </w:rPr>
        <w:t>Normal</w:t>
      </w:r>
      <w:r w:rsidR="00A6235B" w:rsidRPr="00B12333">
        <w:rPr>
          <w:sz w:val="28"/>
          <w:szCs w:val="28"/>
        </w:rPr>
        <w:t xml:space="preserve"> </w:t>
      </w:r>
      <w:r w:rsidR="00A6235B" w:rsidRPr="00B12333">
        <w:rPr>
          <w:rFonts w:ascii="Times New Roman" w:hAnsi="Times New Roman" w:cs="Times New Roman"/>
          <w:sz w:val="28"/>
          <w:szCs w:val="28"/>
          <w:lang w:val="en-US"/>
        </w:rPr>
        <w:t>Distributions</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Functions</w:t>
      </w:r>
      <w:r w:rsidR="00A6235B" w:rsidRPr="00B12333">
        <w:rPr>
          <w:rFonts w:ascii="Times New Roman" w:hAnsi="Times New Roman" w:cs="Times New Roman"/>
          <w:sz w:val="28"/>
          <w:szCs w:val="28"/>
        </w:rPr>
        <w:t>)</w:t>
      </w:r>
      <w:r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w:t>
      </w:r>
      <w:r w:rsidRPr="00B12333">
        <w:rPr>
          <w:rFonts w:ascii="Times New Roman" w:hAnsi="Times New Roman" w:cs="Times New Roman"/>
          <w:sz w:val="28"/>
          <w:szCs w:val="28"/>
        </w:rPr>
        <w:t xml:space="preserve">Она </w:t>
      </w:r>
      <w:r w:rsidR="00A6235B" w:rsidRPr="00B12333">
        <w:rPr>
          <w:rFonts w:ascii="Times New Roman" w:hAnsi="Times New Roman" w:cs="Times New Roman"/>
          <w:sz w:val="28"/>
          <w:szCs w:val="28"/>
        </w:rPr>
        <w:t>аппроксимирует количество микрограней поверхности, ориентированных по медианному вектору, основывая</w:t>
      </w:r>
      <w:r w:rsidR="00331079" w:rsidRPr="00B12333">
        <w:rPr>
          <w:rFonts w:ascii="Times New Roman" w:hAnsi="Times New Roman" w:cs="Times New Roman"/>
          <w:sz w:val="28"/>
          <w:szCs w:val="28"/>
        </w:rPr>
        <w:t>сь на шероховатости поверхности (</w:t>
      </w:r>
      <w:r w:rsidR="00A6235B" w:rsidRPr="00B12333">
        <w:rPr>
          <w:rFonts w:ascii="Times New Roman" w:hAnsi="Times New Roman" w:cs="Times New Roman"/>
          <w:sz w:val="28"/>
          <w:szCs w:val="28"/>
        </w:rPr>
        <w:t>это основная функция, аппроксимирующая микрограни</w:t>
      </w:r>
      <w:r w:rsidR="00331079"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несколько </w:t>
      </w:r>
      <w:r w:rsidR="00331079" w:rsidRPr="00B12333">
        <w:rPr>
          <w:rFonts w:ascii="Times New Roman" w:hAnsi="Times New Roman" w:cs="Times New Roman"/>
          <w:sz w:val="28"/>
          <w:szCs w:val="28"/>
        </w:rPr>
        <w:t xml:space="preserve">вариантов </w:t>
      </w:r>
      <w:r w:rsidR="00A6235B" w:rsidRPr="00B12333">
        <w:rPr>
          <w:rFonts w:ascii="Times New Roman" w:hAnsi="Times New Roman" w:cs="Times New Roman"/>
          <w:sz w:val="28"/>
          <w:szCs w:val="28"/>
        </w:rPr>
        <w:t>функций распределения, которы</w:t>
      </w:r>
      <w:r w:rsidR="00782022" w:rsidRPr="00B12333">
        <w:rPr>
          <w:rFonts w:ascii="Times New Roman" w:hAnsi="Times New Roman" w:cs="Times New Roman"/>
          <w:sz w:val="28"/>
          <w:szCs w:val="28"/>
        </w:rPr>
        <w:t>е дают немного разный результат. В шейдере можно выбрать какой-нибудь из них.</w:t>
      </w:r>
      <w:r w:rsidR="00A6235B" w:rsidRPr="00B12333">
        <w:rPr>
          <w:rFonts w:ascii="Times New Roman" w:hAnsi="Times New Roman" w:cs="Times New Roman"/>
          <w:sz w:val="28"/>
          <w:szCs w:val="28"/>
        </w:rPr>
        <w:t xml:space="preserve"> </w:t>
      </w:r>
    </w:p>
    <w:p w14:paraId="3708628C" w14:textId="77777777" w:rsidR="007F2605"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Бэкманна (Beckmann)</w:t>
      </w:r>
      <w:r w:rsidR="007F2605" w:rsidRPr="00B12333">
        <w:rPr>
          <w:rFonts w:ascii="Times New Roman" w:hAnsi="Times New Roman" w:cs="Times New Roman"/>
          <w:sz w:val="28"/>
          <w:szCs w:val="28"/>
        </w:rPr>
        <w:t>:</w:t>
      </w:r>
    </w:p>
    <w:p w14:paraId="0C0F8359" w14:textId="64CA7728" w:rsidR="00331079" w:rsidRPr="00B12333" w:rsidRDefault="007F2605" w:rsidP="00B06873">
      <w:pPr>
        <w:pStyle w:val="a5"/>
        <w:shd w:val="clear" w:color="auto" w:fill="FFFFFF" w:themeFill="background1"/>
        <w:spacing w:line="276" w:lineRule="auto"/>
        <w:rPr>
          <w:rFonts w:ascii="Times New Roman" w:hAnsi="Times New Roman" w:cs="Times New Roman"/>
          <w:sz w:val="28"/>
          <w:szCs w:val="28"/>
        </w:rPr>
      </w:pPr>
      <m:oMath>
        <m:r>
          <w:rPr>
            <w:rFonts w:ascii="Cambria Math" w:hAnsi="Cambria Math" w:cs="Times New Roman"/>
            <w:sz w:val="28"/>
            <w:szCs w:val="28"/>
          </w:rPr>
          <w:lastRenderedPageBreak/>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r>
              <m:rPr>
                <m:sty m:val="b"/>
              </m:rPr>
              <w:rPr>
                <w:rFonts w:ascii="Cambria Math" w:hAnsi="Cambria Math" w:cs="Times New Roman"/>
                <w:sz w:val="28"/>
                <w:szCs w:val="28"/>
              </w:rPr>
              <m:t>m∙n</m:t>
            </m:r>
            <m:r>
              <m:rPr>
                <m:sty m:val="p"/>
              </m:rPr>
              <w:rPr>
                <w:rFonts w:ascii="Cambria Math" w:hAnsi="Cambria Math" w:cs="Times New Roman"/>
                <w:sz w:val="28"/>
                <w:szCs w:val="28"/>
              </w:rPr>
              <m:t>)</m:t>
            </m:r>
          </m:num>
          <m:den>
            <m:r>
              <m:rPr>
                <m:sty m:val="p"/>
              </m:rP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co</m:t>
            </m:r>
            <m:sSup>
              <m:sSupPr>
                <m:ctrlPr>
                  <w:rPr>
                    <w:rFonts w:ascii="Cambria Math" w:hAnsi="Cambria Math" w:cs="Times New Roman"/>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den>
            </m:f>
          </m:sup>
        </m:sSup>
      </m:oMath>
      <w:r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w:t>
      </w:r>
    </w:p>
    <w:p w14:paraId="2A4E0843" w14:textId="20664E50" w:rsidR="00331079" w:rsidRPr="00B12333" w:rsidRDefault="003310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12333">
        <w:rPr>
          <w:rFonts w:ascii="Times New Roman" w:hAnsi="Times New Roman" w:cs="Times New Roman"/>
          <w:sz w:val="28"/>
          <w:szCs w:val="28"/>
        </w:rPr>
        <w:t xml:space="preserve"> ;</w:t>
      </w:r>
      <w:r w:rsidR="00960D2F" w:rsidRPr="00B12333">
        <w:rPr>
          <w:rFonts w:ascii="Times New Roman" w:hAnsi="Times New Roman" w:cs="Times New Roman"/>
          <w:sz w:val="28"/>
          <w:szCs w:val="28"/>
        </w:rPr>
        <w:t xml:space="preserve"> (т.е. </w:t>
      </w:r>
      <w:r w:rsidR="00960D2F" w:rsidRPr="00B12333">
        <w:rPr>
          <w:rFonts w:ascii="Times New Roman" w:hAnsi="Times New Roman" w:cs="Times New Roman"/>
          <w:sz w:val="28"/>
          <w:szCs w:val="28"/>
          <w:lang w:val="en-US"/>
        </w:rPr>
        <w:t>D</w:t>
      </w:r>
      <w:r w:rsidR="00960D2F" w:rsidRPr="00B12333">
        <w:rPr>
          <w:rFonts w:ascii="Times New Roman" w:hAnsi="Times New Roman" w:cs="Times New Roman"/>
          <w:sz w:val="28"/>
          <w:szCs w:val="28"/>
        </w:rPr>
        <w:t>(</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)=0 если </w:t>
      </w:r>
      <w:r w:rsidR="00960D2F" w:rsidRPr="00B12333">
        <w:rPr>
          <w:rFonts w:ascii="Times New Roman" w:hAnsi="Times New Roman" w:cs="Times New Roman"/>
          <w:b/>
          <w:sz w:val="28"/>
          <w:szCs w:val="28"/>
          <w:lang w:val="en-US"/>
        </w:rPr>
        <w:t>m</w:t>
      </w:r>
      <m:oMath>
        <m:r>
          <m:rPr>
            <m:sty m:val="bi"/>
          </m:rPr>
          <w:rPr>
            <w:rFonts w:ascii="Cambria Math" w:hAnsi="Cambria Math" w:cs="Times New Roman"/>
            <w:sz w:val="28"/>
            <w:szCs w:val="28"/>
          </w:rPr>
          <m:t xml:space="preserve"> ∙ </m:t>
        </m:r>
      </m:oMath>
      <w:r w:rsidR="00960D2F" w:rsidRPr="00B12333">
        <w:rPr>
          <w:rFonts w:ascii="Times New Roman" w:hAnsi="Times New Roman" w:cs="Times New Roman"/>
          <w:b/>
          <w:sz w:val="28"/>
          <w:szCs w:val="28"/>
          <w:lang w:val="en-US"/>
        </w:rPr>
        <w:t>n</w: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12333">
        <w:rPr>
          <w:rFonts w:ascii="Times New Roman" w:hAnsi="Times New Roman" w:cs="Times New Roman"/>
          <w:sz w:val="28"/>
          <w:szCs w:val="28"/>
        </w:rPr>
        <w:t>)</w:t>
      </w:r>
    </w:p>
    <w:p w14:paraId="26F418A4" w14:textId="3EDA8273" w:rsidR="00331079" w:rsidRPr="00B12333" w:rsidRDefault="00531FCD"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arctan</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e>
        </m:rad>
      </m:oMath>
      <w:r w:rsidR="00331079" w:rsidRPr="00B12333">
        <w:rPr>
          <w:rFonts w:ascii="Times New Roman" w:hAnsi="Times New Roman" w:cs="Times New Roman"/>
          <w:sz w:val="28"/>
          <w:szCs w:val="28"/>
        </w:rPr>
        <w:t xml:space="preserve"> – угол между </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и</w:t>
      </w:r>
      <w:r w:rsidR="00960D2F" w:rsidRPr="00B12333">
        <w:rPr>
          <w:rFonts w:ascii="Times New Roman" w:hAnsi="Times New Roman" w:cs="Times New Roman"/>
          <w:sz w:val="28"/>
          <w:szCs w:val="28"/>
        </w:rPr>
        <w:t xml:space="preserve"> </w:t>
      </w:r>
      <w:r w:rsidR="00960D2F" w:rsidRPr="00B12333">
        <w:rPr>
          <w:rFonts w:ascii="Times New Roman" w:hAnsi="Times New Roman" w:cs="Times New Roman"/>
          <w:b/>
          <w:sz w:val="28"/>
          <w:szCs w:val="28"/>
          <w:lang w:val="en-US"/>
        </w:rPr>
        <w:t>n</w:t>
      </w:r>
      <w:r w:rsidR="00960D2F" w:rsidRPr="00B12333">
        <w:rPr>
          <w:rFonts w:ascii="Times New Roman" w:hAnsi="Times New Roman" w:cs="Times New Roman"/>
          <w:sz w:val="28"/>
          <w:szCs w:val="28"/>
        </w:rPr>
        <w:t>;</w:t>
      </w:r>
    </w:p>
    <w:p w14:paraId="7C7DF062" w14:textId="1058244E" w:rsidR="00846316" w:rsidRPr="00B12333" w:rsidRDefault="00531FCD"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oMath>
      <w:r w:rsidR="00846316" w:rsidRPr="00B12333">
        <w:rPr>
          <w:rFonts w:ascii="Times New Roman" w:hAnsi="Times New Roman" w:cs="Times New Roman"/>
          <w:sz w:val="28"/>
          <w:szCs w:val="28"/>
        </w:rPr>
        <w:t xml:space="preserve"> – равномерно распределенная случайная величина на интервале (0, 1]</w:t>
      </w:r>
    </w:p>
    <w:p w14:paraId="061F2FF9" w14:textId="3C94DACA" w:rsidR="00960D2F" w:rsidRPr="00B12333" w:rsidRDefault="00531FCD" w:rsidP="00B06873">
      <w:pPr>
        <w:shd w:val="clear" w:color="auto" w:fill="FFFFFF" w:themeFill="background1"/>
        <w:spacing w:line="276" w:lineRule="auto"/>
        <w:ind w:firstLine="708"/>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 xml:space="preserve"> </m:t>
            </m:r>
          </m:sup>
        </m:sSubSup>
      </m:oMath>
      <w:r w:rsidR="00960D2F" w:rsidRPr="00B12333">
        <w:rPr>
          <w:rFonts w:ascii="Times New Roman" w:hAnsi="Times New Roman" w:cs="Times New Roman"/>
          <w:sz w:val="28"/>
          <w:szCs w:val="28"/>
        </w:rPr>
        <w:t xml:space="preserve"> – </w:t>
      </w:r>
      <w:r w:rsidR="00544912" w:rsidRPr="00B12333">
        <w:rPr>
          <w:rFonts w:ascii="Times New Roman" w:hAnsi="Times New Roman" w:cs="Times New Roman"/>
          <w:sz w:val="28"/>
          <w:szCs w:val="28"/>
        </w:rPr>
        <w:t>параметр шероховатости для распр. Бэкманна;</w:t>
      </w:r>
    </w:p>
    <w:p w14:paraId="359A5545" w14:textId="170AD9BB"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Соответствующая </w:t>
      </w:r>
      <w:r w:rsidRPr="00B12333">
        <w:rPr>
          <w:rFonts w:ascii="Times New Roman" w:hAnsi="Times New Roman" w:cs="Times New Roman"/>
          <w:sz w:val="28"/>
          <w:szCs w:val="28"/>
          <w:lang w:val="en-US"/>
        </w:rPr>
        <w:t>D</w:t>
      </w:r>
      <w:r w:rsidRPr="00B12333">
        <w:rPr>
          <w:rFonts w:ascii="Times New Roman" w:hAnsi="Times New Roman" w:cs="Times New Roman"/>
          <w:sz w:val="28"/>
          <w:szCs w:val="28"/>
        </w:rPr>
        <w:t xml:space="preserve"> 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p>
    <w:p w14:paraId="164F94B5" w14:textId="57E28370" w:rsidR="00544912" w:rsidRPr="00B12333" w:rsidRDefault="00531FCD" w:rsidP="00B06873">
      <w:pPr>
        <w:shd w:val="clear" w:color="auto" w:fill="FFFFFF" w:themeFill="background1"/>
        <w:spacing w:line="276" w:lineRule="auto"/>
        <w:ind w:firstLine="708"/>
        <w:rPr>
          <w:rFonts w:ascii="Times New Roman" w:hAnsi="Times New Roman" w:cs="Times New Roman"/>
          <w:i/>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erf</m:t>
                  </m:r>
                </m:fName>
                <m:e>
                  <m:d>
                    <m:dPr>
                      <m:ctrlPr>
                        <w:rPr>
                          <w:rFonts w:ascii="Cambria Math" w:hAnsi="Cambria Math" w:cs="Times New Roman"/>
                          <w:i/>
                          <w:sz w:val="28"/>
                          <w:szCs w:val="28"/>
                        </w:rPr>
                      </m:ctrlPr>
                    </m:dPr>
                    <m:e>
                      <m:r>
                        <w:rPr>
                          <w:rFonts w:ascii="Cambria Math" w:hAnsi="Cambria Math" w:cs="Times New Roman"/>
                          <w:sz w:val="28"/>
                          <w:szCs w:val="28"/>
                        </w:rPr>
                        <m:t>a</m:t>
                      </m:r>
                    </m:e>
                  </m:d>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rad>
                    <m:radPr>
                      <m:degHide m:val="1"/>
                      <m:ctrlPr>
                        <w:rPr>
                          <w:rFonts w:ascii="Cambria Math" w:hAnsi="Cambria Math" w:cs="Times New Roman"/>
                          <w:i/>
                          <w:sz w:val="28"/>
                          <w:szCs w:val="28"/>
                        </w:rPr>
                      </m:ctrlPr>
                    </m:radPr>
                    <m:deg/>
                    <m:e>
                      <m:r>
                        <w:rPr>
                          <w:rFonts w:ascii="Cambria Math" w:hAnsi="Cambria Math" w:cs="Times New Roman"/>
                          <w:sz w:val="28"/>
                          <w:szCs w:val="28"/>
                        </w:rPr>
                        <m:t>π</m:t>
                      </m:r>
                    </m:e>
                  </m:rad>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up>
              </m:sSup>
            </m:den>
          </m:f>
          <m:r>
            <w:rPr>
              <w:rFonts w:ascii="Cambria Math" w:hAnsi="Cambria Math" w:cs="Times New Roman"/>
              <w:sz w:val="28"/>
              <w:szCs w:val="28"/>
              <w:lang w:val="en-US"/>
            </w:rPr>
            <m:t xml:space="preserve"> ,</m:t>
          </m:r>
        </m:oMath>
      </m:oMathPara>
    </w:p>
    <w:p w14:paraId="4836BF22" w14:textId="2CB4EB83"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12333">
        <w:rPr>
          <w:rFonts w:ascii="Times New Roman" w:hAnsi="Times New Roman" w:cs="Times New Roman"/>
          <w:sz w:val="28"/>
          <w:szCs w:val="28"/>
        </w:rPr>
        <w:t>;</w:t>
      </w:r>
    </w:p>
    <w:p w14:paraId="33BBCC1E" w14:textId="53378A1D" w:rsidR="00544912" w:rsidRPr="00B12333" w:rsidRDefault="00D11BD4" w:rsidP="00B06873">
      <w:pPr>
        <w:shd w:val="clear" w:color="auto" w:fill="FFFFFF" w:themeFill="background1"/>
        <w:spacing w:line="276" w:lineRule="auto"/>
        <w:ind w:firstLine="708"/>
        <w:rPr>
          <w:rFonts w:ascii="Times New Roman" w:hAnsi="Times New Roman" w:cs="Times New Roman"/>
          <w:sz w:val="28"/>
          <w:szCs w:val="28"/>
        </w:rPr>
      </w:pPr>
      <m:oMath>
        <m:r>
          <m:rPr>
            <m:sty m:val="p"/>
          </m:rPr>
          <w:rPr>
            <w:rFonts w:ascii="Cambria Math" w:hAnsi="Cambria Math" w:cs="Times New Roman"/>
            <w:sz w:val="28"/>
            <w:szCs w:val="28"/>
            <w:lang w:val="en-US"/>
          </w:rPr>
          <m:t>erf</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x</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rPr>
              <m:t>2</m:t>
            </m: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π</m:t>
                </m:r>
              </m:e>
            </m:rad>
          </m:den>
        </m:f>
        <m:nary>
          <m:naryPr>
            <m:limLoc m:val="undOvr"/>
            <m:ctrlPr>
              <w:rPr>
                <w:rFonts w:ascii="Cambria Math" w:hAnsi="Cambria Math" w:cs="Times New Roman"/>
                <w:sz w:val="28"/>
                <w:szCs w:val="28"/>
                <w:lang w:val="en-US"/>
              </w:rPr>
            </m:ctrlPr>
          </m:naryPr>
          <m:sub>
            <m:r>
              <w:rPr>
                <w:rFonts w:ascii="Cambria Math" w:hAnsi="Cambria Math" w:cs="Times New Roman"/>
                <w:sz w:val="28"/>
                <w:szCs w:val="28"/>
              </w:rPr>
              <m:t>0</m:t>
            </m:r>
          </m:sub>
          <m:sup>
            <m:r>
              <w:rPr>
                <w:rFonts w:ascii="Cambria Math" w:hAnsi="Cambria Math" w:cs="Times New Roman"/>
                <w:sz w:val="28"/>
                <w:szCs w:val="28"/>
                <w:lang w:val="en-US"/>
              </w:rPr>
              <m:t>x</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sup>
            </m:sSup>
            <m:r>
              <w:rPr>
                <w:rFonts w:ascii="Cambria Math" w:hAnsi="Cambria Math" w:cs="Times New Roman"/>
                <w:sz w:val="28"/>
                <w:szCs w:val="28"/>
                <w:lang w:val="en-US"/>
              </w:rPr>
              <m:t>dx</m:t>
            </m:r>
          </m:e>
        </m:nary>
      </m:oMath>
      <w:r w:rsidRPr="00B12333">
        <w:rPr>
          <w:rFonts w:ascii="Times New Roman" w:hAnsi="Times New Roman" w:cs="Times New Roman"/>
          <w:sz w:val="28"/>
          <w:szCs w:val="28"/>
        </w:rPr>
        <w:t xml:space="preserve"> – функция </w:t>
      </w:r>
      <w:r w:rsidR="00A5397F" w:rsidRPr="00B12333">
        <w:rPr>
          <w:rFonts w:ascii="Times New Roman" w:hAnsi="Times New Roman" w:cs="Times New Roman"/>
          <w:sz w:val="28"/>
          <w:szCs w:val="28"/>
        </w:rPr>
        <w:t>погрешности</w:t>
      </w:r>
      <w:r w:rsidRPr="00B12333">
        <w:rPr>
          <w:rFonts w:ascii="Times New Roman" w:hAnsi="Times New Roman" w:cs="Times New Roman"/>
          <w:sz w:val="28"/>
          <w:szCs w:val="28"/>
        </w:rPr>
        <w:t>;</w:t>
      </w:r>
    </w:p>
    <w:p w14:paraId="3B8CC82F" w14:textId="717A0C52" w:rsidR="00D11BD4" w:rsidRPr="00B12333" w:rsidRDefault="00531FCD" w:rsidP="00B06873">
      <w:pPr>
        <w:shd w:val="clear" w:color="auto" w:fill="FFFFFF" w:themeFill="background1"/>
        <w:spacing w:line="276" w:lineRule="auto"/>
        <w:ind w:left="708"/>
        <w:rPr>
          <w:rFonts w:ascii="Times New Roman" w:hAnsi="Times New Roman" w:cs="Times New Roman"/>
          <w:sz w:val="28"/>
          <w:szCs w:val="28"/>
        </w:rPr>
      </w:pPr>
      <m:oMath>
        <m:sSup>
          <m:sSupPr>
            <m:ctrlPr>
              <w:rPr>
                <w:rFonts w:ascii="Cambria Math" w:hAnsi="Cambria Math" w:cs="Times New Roman"/>
                <w:i/>
                <w:sz w:val="28"/>
                <w:szCs w:val="28"/>
              </w:rPr>
            </m:ctrlPr>
          </m:sSupPr>
          <m:e>
            <m:r>
              <m:rPr>
                <m:sty m:val="p"/>
              </m:rPr>
              <w:rPr>
                <w:rFonts w:ascii="Cambria Math" w:hAnsi="Cambria Math" w:cs="Times New Roman"/>
                <w:sz w:val="28"/>
                <w:szCs w:val="28"/>
              </w:rPr>
              <m:t>χ</m:t>
            </m:r>
          </m:e>
          <m:sup>
            <m:r>
              <w:rPr>
                <w:rFonts w:ascii="Cambria Math" w:hAnsi="Cambria Math" w:cs="Times New Roman"/>
                <w:sz w:val="28"/>
                <w:szCs w:val="28"/>
              </w:rPr>
              <m:t>+</m:t>
            </m:r>
          </m:sup>
        </m:sSup>
        <m:r>
          <m:rPr>
            <m:sty m:val="bi"/>
          </m:rPr>
          <w:rPr>
            <w:rFonts w:ascii="Cambria Math" w:hAnsi="Cambria Math" w:cs="Times New Roman"/>
            <w:sz w:val="28"/>
            <w:szCs w:val="28"/>
          </w:rPr>
          <m:t>-</m:t>
        </m:r>
      </m:oMath>
      <w:r w:rsidR="00D11BD4" w:rsidRPr="00B12333">
        <w:rPr>
          <w:rFonts w:ascii="Times New Roman" w:hAnsi="Times New Roman" w:cs="Times New Roman"/>
          <w:b/>
          <w:sz w:val="28"/>
          <w:szCs w:val="28"/>
        </w:rPr>
        <w:t xml:space="preserve"> </w:t>
      </w:r>
      <w:r w:rsidR="00D11BD4" w:rsidRPr="00B12333">
        <w:rPr>
          <w:rFonts w:ascii="Times New Roman" w:hAnsi="Times New Roman" w:cs="Times New Roman"/>
          <w:sz w:val="28"/>
          <w:szCs w:val="28"/>
        </w:rPr>
        <w:t xml:space="preserve">выполняет условие однонаправленность (т.е. вектор </w:t>
      </w:r>
      <w:r w:rsidR="00D11BD4" w:rsidRPr="00B12333">
        <w:rPr>
          <w:rFonts w:ascii="Times New Roman" w:hAnsi="Times New Roman" w:cs="Times New Roman"/>
          <w:b/>
          <w:sz w:val="28"/>
          <w:szCs w:val="28"/>
          <w:lang w:val="en-US"/>
        </w:rPr>
        <w:t>v</w:t>
      </w:r>
      <w:r w:rsidR="00D11BD4" w:rsidRPr="00B12333">
        <w:rPr>
          <w:rFonts w:ascii="Times New Roman" w:hAnsi="Times New Roman" w:cs="Times New Roman"/>
          <w:sz w:val="28"/>
          <w:szCs w:val="28"/>
        </w:rPr>
        <w:t xml:space="preserve"> находится на одной стороне микро- и макроповерхности)</w:t>
      </w:r>
    </w:p>
    <w:p w14:paraId="24A8D5B9" w14:textId="5FE06D9C" w:rsidR="00A6235B" w:rsidRPr="00B12333" w:rsidRDefault="00A5397F" w:rsidP="00B06873">
      <w:pPr>
        <w:shd w:val="clear" w:color="auto" w:fill="FFFFFF" w:themeFill="background1"/>
        <w:spacing w:line="276" w:lineRule="auto"/>
        <w:ind w:left="705"/>
        <w:rPr>
          <w:rFonts w:ascii="Times New Roman" w:hAnsi="Times New Roman" w:cs="Times New Roman"/>
          <w:sz w:val="28"/>
          <w:szCs w:val="28"/>
        </w:rPr>
      </w:pPr>
      <w:r w:rsidRPr="00B12333">
        <w:rPr>
          <w:rFonts w:ascii="Times New Roman" w:hAnsi="Times New Roman" w:cs="Times New Roman"/>
          <w:sz w:val="28"/>
          <w:szCs w:val="28"/>
        </w:rPr>
        <w:t>Существует аппроксимация, которая приводится в стат</w:t>
      </w:r>
      <w:r w:rsidR="00CC128D" w:rsidRPr="00B12333">
        <w:rPr>
          <w:rFonts w:ascii="Times New Roman" w:hAnsi="Times New Roman" w:cs="Times New Roman"/>
          <w:sz w:val="28"/>
          <w:szCs w:val="28"/>
        </w:rPr>
        <w:t>ье, с погрешностью менее 0.35 %</w:t>
      </w:r>
      <w:r w:rsidR="002D3A91" w:rsidRPr="00B12333">
        <w:rPr>
          <w:rFonts w:ascii="Times New Roman" w:hAnsi="Times New Roman" w:cs="Times New Roman"/>
          <w:sz w:val="28"/>
          <w:szCs w:val="28"/>
        </w:rPr>
        <w:t>:</w:t>
      </w:r>
    </w:p>
    <w:p w14:paraId="04369BBF" w14:textId="0F55431A" w:rsidR="00A6235B" w:rsidRPr="00B12333" w:rsidRDefault="00531FCD" w:rsidP="00B06873">
      <w:pPr>
        <w:shd w:val="clear" w:color="auto" w:fill="FFFFFF" w:themeFill="background1"/>
        <w:spacing w:line="276" w:lineRule="auto"/>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3.535a+2.181</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num>
                    <m:den>
                      <m:r>
                        <w:rPr>
                          <w:rFonts w:ascii="Cambria Math" w:hAnsi="Cambria Math" w:cs="Times New Roman"/>
                          <w:sz w:val="28"/>
                          <w:szCs w:val="28"/>
                        </w:rPr>
                        <m:t>1+2.276a+2.577</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r>
                    <w:rPr>
                      <w:rFonts w:ascii="Cambria Math" w:hAnsi="Cambria Math" w:cs="Times New Roman"/>
                      <w:sz w:val="28"/>
                      <w:szCs w:val="28"/>
                      <w:lang w:val="en-US"/>
                    </w:rPr>
                    <m:t>a&lt;1.6</m:t>
                  </m:r>
                </m:e>
                <m:e>
                  <m:r>
                    <w:rPr>
                      <w:rFonts w:ascii="Cambria Math" w:hAnsi="Cambria Math" w:cs="Times New Roman"/>
                      <w:sz w:val="28"/>
                      <w:szCs w:val="28"/>
                    </w:rPr>
                    <m:t>1,  в другом случае</m:t>
                  </m:r>
                </m:e>
              </m:eqArr>
            </m:e>
          </m:d>
        </m:oMath>
      </m:oMathPara>
    </w:p>
    <w:p w14:paraId="3E01A0D0" w14:textId="77777777" w:rsidR="00A6235B" w:rsidRPr="00B12333" w:rsidRDefault="00A6235B" w:rsidP="00B06873">
      <w:pPr>
        <w:pStyle w:val="a5"/>
        <w:shd w:val="clear" w:color="auto" w:fill="FFFFFF" w:themeFill="background1"/>
        <w:spacing w:line="276" w:lineRule="auto"/>
        <w:rPr>
          <w:rFonts w:ascii="Times New Roman" w:hAnsi="Times New Roman" w:cs="Times New Roman"/>
          <w:sz w:val="28"/>
          <w:szCs w:val="28"/>
        </w:rPr>
      </w:pPr>
    </w:p>
    <w:p w14:paraId="5F832EC4" w14:textId="644B454F"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Фонга (</w:t>
      </w:r>
      <w:r w:rsidRPr="00B12333">
        <w:rPr>
          <w:rFonts w:ascii="Times New Roman" w:hAnsi="Times New Roman" w:cs="Times New Roman"/>
          <w:sz w:val="28"/>
          <w:szCs w:val="28"/>
          <w:lang w:val="en-US"/>
        </w:rPr>
        <w:t>Phong</w:t>
      </w:r>
      <w:r w:rsidRPr="00B12333">
        <w:rPr>
          <w:rFonts w:ascii="Times New Roman" w:hAnsi="Times New Roman" w:cs="Times New Roman"/>
          <w:sz w:val="28"/>
          <w:szCs w:val="28"/>
        </w:rPr>
        <w:t>)</w:t>
      </w:r>
      <w:r w:rsidR="00CB7533" w:rsidRPr="00B12333">
        <w:rPr>
          <w:rFonts w:ascii="Times New Roman" w:hAnsi="Times New Roman" w:cs="Times New Roman"/>
          <w:sz w:val="28"/>
          <w:szCs w:val="28"/>
          <w:lang w:val="en-US"/>
        </w:rPr>
        <w:t>:</w:t>
      </w:r>
    </w:p>
    <w:p w14:paraId="349B098F" w14:textId="77777777" w:rsidR="00B06873" w:rsidRPr="00B12333" w:rsidRDefault="00CB753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num>
            <m:den>
              <m:r>
                <w:rPr>
                  <w:rFonts w:ascii="Cambria Math" w:hAnsi="Cambria Math" w:cs="Times New Roman"/>
                  <w:sz w:val="28"/>
                  <w:szCs w:val="28"/>
                </w:rPr>
                <m:t>2π</m:t>
              </m:r>
            </m:den>
          </m:f>
          <m:sSup>
            <m:sSupPr>
              <m:ctrlPr>
                <w:rPr>
                  <w:rFonts w:ascii="Cambria Math" w:hAnsi="Cambria Math" w:cs="Times New Roman"/>
                  <w:i/>
                  <w:sz w:val="28"/>
                  <w:szCs w:val="28"/>
                </w:rPr>
              </m:ctrlPr>
            </m:sSupPr>
            <m:e>
              <m:r>
                <w:rPr>
                  <w:rFonts w:ascii="Cambria Math" w:hAnsi="Cambria Math" w:cs="Times New Roman"/>
                  <w:sz w:val="28"/>
                  <w:szCs w:val="28"/>
                </w:rPr>
                <m:t>(cos</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sup>
          </m:sSup>
        </m:oMath>
      </m:oMathPara>
    </w:p>
    <w:p w14:paraId="1D89D4D1" w14:textId="78D593FB" w:rsidR="00846316" w:rsidRPr="00B12333" w:rsidRDefault="00531FCD" w:rsidP="00B06873">
      <w:pPr>
        <w:pStyle w:val="a5"/>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oMath>
      <w:r w:rsidR="00846316" w:rsidRPr="00B12333">
        <w:rPr>
          <w:rFonts w:ascii="Times New Roman" w:hAnsi="Times New Roman" w:cs="Times New Roman"/>
          <w:sz w:val="28"/>
          <w:szCs w:val="28"/>
        </w:rPr>
        <w:t xml:space="preserve"> - параметр шероховатости для распр. Фонга; </w:t>
      </w:r>
    </w:p>
    <w:p w14:paraId="69A4AA13" w14:textId="0022DD8D" w:rsidR="00A6235B" w:rsidRPr="00B12333" w:rsidRDefault="00CB7143" w:rsidP="00B06873">
      <w:pPr>
        <w:shd w:val="clear" w:color="auto" w:fill="FFFFFF" w:themeFill="background1"/>
        <w:spacing w:line="276" w:lineRule="auto"/>
        <w:ind w:left="708"/>
        <w:rPr>
          <w:rFonts w:ascii="Times New Roman" w:hAnsi="Times New Roman" w:cs="Times New Roman"/>
          <w:sz w:val="28"/>
          <w:szCs w:val="28"/>
        </w:rPr>
      </w:pPr>
      <w:r w:rsidRPr="00B12333">
        <w:rPr>
          <w:rFonts w:ascii="Times New Roman" w:hAnsi="Times New Roman" w:cs="Times New Roman"/>
          <w:sz w:val="28"/>
          <w:szCs w:val="28"/>
        </w:rPr>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12333">
        <w:rPr>
          <w:rFonts w:ascii="Times New Roman" w:hAnsi="Times New Roman" w:cs="Times New Roman"/>
          <w:sz w:val="28"/>
          <w:szCs w:val="28"/>
        </w:rPr>
        <w:t xml:space="preserve"> такая же, ка и в распределении Бэкманна, за исключением того, что </w: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12333">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12333">
        <w:rPr>
          <w:rFonts w:ascii="Times New Roman" w:hAnsi="Times New Roman" w:cs="Times New Roman"/>
          <w:sz w:val="28"/>
          <w:szCs w:val="28"/>
        </w:rPr>
        <w:t>.</w:t>
      </w:r>
    </w:p>
    <w:p w14:paraId="549A20EB" w14:textId="77777777" w:rsidR="00CB7143" w:rsidRPr="00B12333" w:rsidRDefault="00CB7143" w:rsidP="00B06873">
      <w:pPr>
        <w:shd w:val="clear" w:color="auto" w:fill="FFFFFF" w:themeFill="background1"/>
        <w:spacing w:line="276" w:lineRule="auto"/>
        <w:ind w:left="708"/>
        <w:rPr>
          <w:rFonts w:ascii="Times New Roman" w:hAnsi="Times New Roman" w:cs="Times New Roman"/>
          <w:sz w:val="28"/>
          <w:szCs w:val="28"/>
        </w:rPr>
      </w:pPr>
    </w:p>
    <w:p w14:paraId="6D1D97F5" w14:textId="6C464614"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Распределение </w:t>
      </w:r>
      <w:r w:rsidRPr="00B12333">
        <w:rPr>
          <w:rFonts w:ascii="Times New Roman" w:hAnsi="Times New Roman" w:cs="Times New Roman"/>
          <w:sz w:val="28"/>
          <w:szCs w:val="28"/>
          <w:lang w:val="en-US"/>
        </w:rPr>
        <w:t>GGX</w:t>
      </w:r>
    </w:p>
    <w:p w14:paraId="5EFB6CF1" w14:textId="67B4F32E"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lang w:val="en-US"/>
        </w:rPr>
      </w:pPr>
    </w:p>
    <w:p w14:paraId="61E98ACB" w14:textId="65C83F55"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lang w:val="en-US"/>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num>
            <m:den>
              <m:r>
                <w:rPr>
                  <w:rFonts w:ascii="Cambria Math" w:hAnsi="Cambria Math" w:cs="Times New Roman"/>
                  <w:sz w:val="28"/>
                  <w:szCs w:val="28"/>
                </w:rPr>
                <m:t>πco</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e>
                      </m:func>
                    </m:e>
                  </m:d>
                </m:e>
                <m:sup>
                  <m:r>
                    <w:rPr>
                      <w:rFonts w:ascii="Cambria Math" w:hAnsi="Cambria Math" w:cs="Times New Roman"/>
                      <w:sz w:val="28"/>
                      <w:szCs w:val="28"/>
                    </w:rPr>
                    <m:t>2</m:t>
                  </m:r>
                </m:sup>
              </m:sSup>
            </m:den>
          </m:f>
          <m:r>
            <w:rPr>
              <w:rFonts w:ascii="Cambria Math" w:hAnsi="Cambria Math" w:cs="Times New Roman"/>
              <w:sz w:val="28"/>
              <w:szCs w:val="28"/>
            </w:rPr>
            <m:t xml:space="preserve"> , </m:t>
          </m:r>
        </m:oMath>
      </m:oMathPara>
    </w:p>
    <w:p w14:paraId="0D9F590F" w14:textId="5CA68ABB" w:rsidR="00761D79" w:rsidRPr="00B12333" w:rsidRDefault="00761D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12333">
        <w:rPr>
          <w:rFonts w:ascii="Times New Roman" w:hAnsi="Times New Roman" w:cs="Times New Roman"/>
          <w:sz w:val="28"/>
          <w:szCs w:val="28"/>
        </w:rPr>
        <w:t xml:space="preserve"> – параметр шероховатости для распр. </w:t>
      </w:r>
      <w:r w:rsidRPr="00B12333">
        <w:rPr>
          <w:rFonts w:ascii="Times New Roman" w:hAnsi="Times New Roman" w:cs="Times New Roman"/>
          <w:sz w:val="28"/>
          <w:szCs w:val="28"/>
          <w:lang w:val="en-US"/>
        </w:rPr>
        <w:t>GGX</w:t>
      </w:r>
      <w:r w:rsidRPr="00B12333">
        <w:rPr>
          <w:rFonts w:ascii="Times New Roman" w:hAnsi="Times New Roman" w:cs="Times New Roman"/>
          <w:sz w:val="28"/>
          <w:szCs w:val="28"/>
        </w:rPr>
        <w:t xml:space="preserve">; </w:t>
      </w:r>
    </w:p>
    <w:p w14:paraId="7AB7416B" w14:textId="6EC57AD3" w:rsidR="00761D79" w:rsidRPr="00B12333" w:rsidRDefault="00531FCD" w:rsidP="00B06873">
      <w:pPr>
        <w:shd w:val="clear" w:color="auto" w:fill="FFFFFF" w:themeFill="background1"/>
        <w:spacing w:line="276" w:lineRule="auto"/>
        <w:ind w:left="708" w:firstLine="708"/>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v</m:t>
                          </m:r>
                        </m:sub>
                      </m:sSub>
                    </m:e>
                  </m:func>
                </m:e>
              </m:rad>
            </m:den>
          </m:f>
        </m:oMath>
      </m:oMathPara>
    </w:p>
    <w:p w14:paraId="66DFDD9A" w14:textId="4F30E585" w:rsidR="00761D79" w:rsidRPr="00B12333" w:rsidRDefault="00531FCD" w:rsidP="00B06873">
      <w:pPr>
        <w:shd w:val="clear" w:color="auto" w:fill="FFFFFF" w:themeFill="background1"/>
        <w:spacing w:line="276" w:lineRule="auto"/>
        <w:ind w:left="720" w:firstLine="696"/>
        <w:rPr>
          <w:rFonts w:ascii="Times New Roman" w:hAnsi="Times New Roman" w:cs="Times New Roman"/>
          <w:i/>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 xml:space="preserve">= </m:t>
          </m:r>
          <m:r>
            <m:rPr>
              <m:sty m:val="p"/>
            </m:rPr>
            <w:rPr>
              <w:rFonts w:ascii="Cambria Math" w:hAnsi="Cambria Math" w:cs="Times New Roman"/>
              <w:sz w:val="28"/>
              <w:szCs w:val="28"/>
            </w:rPr>
            <m:t>arctan</m:t>
          </m:r>
          <m:d>
            <m:dPr>
              <m:ctrlPr>
                <w:rPr>
                  <w:rFonts w:ascii="Cambria Math" w:hAnsi="Cambria Math" w:cs="Times New Roman"/>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num>
                <m:den>
                  <m:rad>
                    <m:radPr>
                      <m:degHide m:val="1"/>
                      <m:ctrlPr>
                        <w:rPr>
                          <w:rFonts w:ascii="Cambria Math" w:hAnsi="Cambria Math" w:cs="Times New Roman"/>
                          <w:i/>
                          <w:sz w:val="28"/>
                          <w:szCs w:val="28"/>
                        </w:rPr>
                      </m:ctrlPr>
                    </m:radPr>
                    <m:deg/>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den>
              </m:f>
            </m:e>
          </m:d>
        </m:oMath>
      </m:oMathPara>
    </w:p>
    <w:p w14:paraId="062DE4AB" w14:textId="0BDB1375" w:rsidR="00A6235B" w:rsidRPr="00AD4BD2" w:rsidRDefault="00A80359" w:rsidP="00041D77">
      <w:pPr>
        <w:shd w:val="clear" w:color="auto" w:fill="FFFFFF" w:themeFill="background1"/>
        <w:spacing w:line="276" w:lineRule="auto"/>
        <w:rPr>
          <w:rFonts w:ascii="Times New Roman" w:hAnsi="Times New Roman" w:cs="Times New Roman"/>
          <w:i/>
          <w:sz w:val="28"/>
          <w:szCs w:val="28"/>
        </w:rPr>
      </w:pPr>
      <w:r w:rsidRPr="00F13D22">
        <w:rPr>
          <w:rFonts w:ascii="Times New Roman" w:hAnsi="Times New Roman" w:cs="Times New Roman"/>
          <w:sz w:val="28"/>
          <w:szCs w:val="28"/>
        </w:rPr>
        <w:t xml:space="preserve">Замечание. </w:t>
      </w:r>
      <w:r w:rsidRPr="00AD4BD2">
        <w:rPr>
          <w:rFonts w:ascii="Times New Roman" w:hAnsi="Times New Roman" w:cs="Times New Roman"/>
          <w:i/>
          <w:sz w:val="28"/>
          <w:szCs w:val="28"/>
        </w:rPr>
        <w:t xml:space="preserve">Все </w:t>
      </w:r>
      <w:r w:rsidR="00E226F3" w:rsidRPr="00AD4BD2">
        <w:rPr>
          <w:rFonts w:ascii="Times New Roman" w:hAnsi="Times New Roman" w:cs="Times New Roman"/>
          <w:i/>
          <w:sz w:val="28"/>
          <w:szCs w:val="28"/>
        </w:rPr>
        <w:t>описываемые далее материалы</w:t>
      </w:r>
      <w:r w:rsidRPr="00AD4BD2">
        <w:rPr>
          <w:rFonts w:ascii="Times New Roman" w:hAnsi="Times New Roman" w:cs="Times New Roman"/>
          <w:i/>
          <w:sz w:val="28"/>
          <w:szCs w:val="28"/>
        </w:rPr>
        <w:t xml:space="preserve"> поверхностей имеют похожую на вышеописанную структуру: в них так же используются функции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BSDF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BRDF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AD4BD2">
        <w:rPr>
          <w:rFonts w:ascii="Times New Roman" w:hAnsi="Times New Roman" w:cs="Times New Roman"/>
          <w:i/>
          <w:sz w:val="28"/>
          <w:szCs w:val="28"/>
          <w:lang w:val="en-US"/>
        </w:rPr>
        <w:t>BTDF</w:t>
      </w:r>
      <w:r w:rsidRPr="00AD4BD2">
        <w:rPr>
          <w:rFonts w:ascii="Times New Roman" w:hAnsi="Times New Roman" w:cs="Times New Roman"/>
          <w:i/>
          <w:sz w:val="28"/>
          <w:szCs w:val="28"/>
        </w:rPr>
        <w:t xml:space="preserve">, а также функции </w:t>
      </w:r>
      <w:r w:rsidRPr="00AD4BD2">
        <w:rPr>
          <w:rFonts w:ascii="Times New Roman" w:hAnsi="Times New Roman" w:cs="Times New Roman"/>
          <w:i/>
          <w:sz w:val="28"/>
          <w:szCs w:val="28"/>
          <w:lang w:val="en-US"/>
        </w:rPr>
        <w:t>D</w:t>
      </w:r>
      <w:r w:rsidRPr="00AD4BD2">
        <w:rPr>
          <w:rFonts w:ascii="Times New Roman" w:hAnsi="Times New Roman" w:cs="Times New Roman"/>
          <w:i/>
          <w:sz w:val="28"/>
          <w:szCs w:val="28"/>
        </w:rPr>
        <w:t xml:space="preserve">, F и </w:t>
      </w:r>
      <w:r w:rsidRPr="00AD4BD2">
        <w:rPr>
          <w:rFonts w:ascii="Times New Roman" w:hAnsi="Times New Roman" w:cs="Times New Roman"/>
          <w:i/>
          <w:sz w:val="28"/>
          <w:szCs w:val="28"/>
          <w:lang w:val="en-US"/>
        </w:rPr>
        <w:t>G</w:t>
      </w:r>
      <w:r w:rsidRPr="00AD4BD2">
        <w:rPr>
          <w:rFonts w:ascii="Times New Roman" w:hAnsi="Times New Roman" w:cs="Times New Roman"/>
          <w:i/>
          <w:sz w:val="28"/>
          <w:szCs w:val="28"/>
        </w:rPr>
        <w:t xml:space="preserve"> и различается только их реализация. Поэтому следующие модели будут описаны коротко с ссылками на литературу.</w:t>
      </w:r>
    </w:p>
    <w:p w14:paraId="70005C9E" w14:textId="77777777" w:rsidR="00F30B64" w:rsidRPr="00B12333" w:rsidRDefault="00F30B64" w:rsidP="00A6235B">
      <w:pPr>
        <w:shd w:val="clear" w:color="auto" w:fill="FFFFFF" w:themeFill="background1"/>
        <w:spacing w:line="240" w:lineRule="auto"/>
        <w:rPr>
          <w:rFonts w:ascii="Helvetica" w:hAnsi="Helvetica"/>
          <w:color w:val="222222"/>
          <w:sz w:val="28"/>
          <w:szCs w:val="28"/>
          <w:shd w:val="clear" w:color="auto" w:fill="FFFFFF"/>
          <w:rPrChange w:id="1027" w:author="Борис Гогинян" w:date="2020-05-22T22:35:00Z">
            <w:rPr>
              <w:rFonts w:ascii="Helvetica" w:hAnsi="Helvetica"/>
              <w:color w:val="222222"/>
              <w:sz w:val="18"/>
              <w:szCs w:val="18"/>
              <w:shd w:val="clear" w:color="auto" w:fill="FFFFFF"/>
            </w:rPr>
          </w:rPrChange>
        </w:rPr>
      </w:pPr>
    </w:p>
    <w:p w14:paraId="7FA87A2C" w14:textId="6CA91290" w:rsidR="00782022" w:rsidRPr="00AD4BD2" w:rsidRDefault="00782022" w:rsidP="00EB01A5">
      <w:pPr>
        <w:pStyle w:val="a5"/>
        <w:numPr>
          <w:ilvl w:val="0"/>
          <w:numId w:val="4"/>
        </w:numPr>
        <w:shd w:val="clear" w:color="auto" w:fill="FFFFFF" w:themeFill="background1"/>
        <w:spacing w:line="276" w:lineRule="auto"/>
        <w:rPr>
          <w:rFonts w:ascii="Times New Roman" w:hAnsi="Times New Roman" w:cs="Times New Roman"/>
          <w:sz w:val="28"/>
          <w:szCs w:val="28"/>
          <w:lang w:val="en-US"/>
        </w:rPr>
      </w:pPr>
      <w:r w:rsidRPr="00F13D22">
        <w:rPr>
          <w:rFonts w:ascii="Times New Roman" w:hAnsi="Times New Roman" w:cs="Times New Roman"/>
          <w:sz w:val="28"/>
          <w:szCs w:val="28"/>
          <w:lang w:val="en-US"/>
        </w:rPr>
        <w:t>Disney's principled, layered BRDF</w:t>
      </w:r>
      <w:r w:rsidR="00FB0CBB" w:rsidRPr="00AD4BD2">
        <w:rPr>
          <w:rFonts w:ascii="Times New Roman" w:hAnsi="Times New Roman" w:cs="Times New Roman"/>
          <w:sz w:val="28"/>
          <w:szCs w:val="28"/>
          <w:lang w:val="en-US"/>
        </w:rPr>
        <w:t xml:space="preserve"> [32]</w:t>
      </w:r>
    </w:p>
    <w:p w14:paraId="2FA89FAB" w14:textId="1802B1D8" w:rsidR="00200DB6" w:rsidRPr="00AD4BD2" w:rsidRDefault="00851E27" w:rsidP="00041D77">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 xml:space="preserve">Данный материал основан на разработке компании </w:t>
      </w:r>
      <w:r w:rsidRPr="00AD4BD2">
        <w:rPr>
          <w:rFonts w:ascii="Times New Roman" w:hAnsi="Times New Roman" w:cs="Times New Roman"/>
          <w:sz w:val="28"/>
          <w:szCs w:val="28"/>
          <w:lang w:val="en-US"/>
        </w:rPr>
        <w:t>Disney</w:t>
      </w:r>
      <w:r w:rsidR="00AD72BB" w:rsidRPr="00AD4BD2">
        <w:rPr>
          <w:rFonts w:ascii="Times New Roman" w:hAnsi="Times New Roman" w:cs="Times New Roman"/>
          <w:sz w:val="28"/>
          <w:szCs w:val="28"/>
        </w:rPr>
        <w:t xml:space="preserve">, которая искала </w:t>
      </w:r>
      <w:r w:rsidR="006B5481" w:rsidRPr="00AD4BD2">
        <w:rPr>
          <w:rFonts w:ascii="Times New Roman" w:hAnsi="Times New Roman" w:cs="Times New Roman"/>
          <w:sz w:val="28"/>
          <w:szCs w:val="28"/>
        </w:rPr>
        <w:t>оптимальный способ физически-корректно</w:t>
      </w:r>
      <w:r w:rsidRPr="00AD4BD2">
        <w:rPr>
          <w:rFonts w:ascii="Times New Roman" w:hAnsi="Times New Roman" w:cs="Times New Roman"/>
          <w:sz w:val="28"/>
          <w:szCs w:val="28"/>
        </w:rPr>
        <w:t xml:space="preserve"> симулировать </w:t>
      </w:r>
      <w:r w:rsidR="00E16551" w:rsidRPr="00AD4BD2">
        <w:rPr>
          <w:rFonts w:ascii="Times New Roman" w:hAnsi="Times New Roman" w:cs="Times New Roman"/>
          <w:sz w:val="28"/>
          <w:szCs w:val="28"/>
        </w:rPr>
        <w:t>практически любую</w:t>
      </w:r>
      <w:r w:rsidRPr="00AD4BD2">
        <w:rPr>
          <w:rFonts w:ascii="Times New Roman" w:hAnsi="Times New Roman" w:cs="Times New Roman"/>
          <w:sz w:val="28"/>
          <w:szCs w:val="28"/>
        </w:rPr>
        <w:t xml:space="preserve"> поверхность</w:t>
      </w:r>
      <w:r w:rsidR="009C4D81" w:rsidRPr="00AD4BD2">
        <w:rPr>
          <w:rFonts w:ascii="Times New Roman" w:hAnsi="Times New Roman" w:cs="Times New Roman"/>
          <w:sz w:val="28"/>
          <w:szCs w:val="28"/>
        </w:rPr>
        <w:t>, сохр</w:t>
      </w:r>
      <w:r w:rsidR="007406A0" w:rsidRPr="00AD4BD2">
        <w:rPr>
          <w:rFonts w:ascii="Times New Roman" w:hAnsi="Times New Roman" w:cs="Times New Roman"/>
          <w:sz w:val="28"/>
          <w:szCs w:val="28"/>
        </w:rPr>
        <w:t>аняя простоту в использовании</w:t>
      </w:r>
      <w:r w:rsidRPr="00AD4BD2">
        <w:rPr>
          <w:rFonts w:ascii="Times New Roman" w:hAnsi="Times New Roman" w:cs="Times New Roman"/>
          <w:sz w:val="28"/>
          <w:szCs w:val="28"/>
        </w:rPr>
        <w:t>.</w:t>
      </w:r>
      <w:r w:rsidR="002179D1" w:rsidRPr="00AD4BD2">
        <w:rPr>
          <w:rFonts w:ascii="Times New Roman" w:hAnsi="Times New Roman" w:cs="Times New Roman"/>
          <w:sz w:val="28"/>
          <w:szCs w:val="28"/>
        </w:rPr>
        <w:t xml:space="preserve"> </w:t>
      </w:r>
    </w:p>
    <w:p w14:paraId="03873FC4" w14:textId="18732A4B" w:rsidR="00200DB6" w:rsidRPr="00AD4BD2" w:rsidRDefault="00200DB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lang w:val="en-US"/>
        </w:rPr>
        <w:t>Principled</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основан на 5 принципах:</w:t>
      </w:r>
    </w:p>
    <w:p w14:paraId="1D115839" w14:textId="4367F02E"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Следует использовать интуитивные понятные, а не физические параметры.</w:t>
      </w:r>
    </w:p>
    <w:p w14:paraId="3D723EA6" w14:textId="255A601C"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Должно использоваться как можно меньше параметров.</w:t>
      </w:r>
    </w:p>
    <w:p w14:paraId="62DA4C21" w14:textId="5ABCDEA4"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варьироваться в диапазоне от нуля до единицы.</w:t>
      </w:r>
    </w:p>
    <w:p w14:paraId="6BA7886B" w14:textId="390EBF73"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позволять выходить из диапазона, обеспечивающего реалистичность, там, где это имеет смысл.</w:t>
      </w:r>
    </w:p>
    <w:p w14:paraId="31BB1EC4" w14:textId="435BFB6B" w:rsidR="00200DB6"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Любые комбинации параметров должны </w:t>
      </w:r>
      <w:r w:rsidR="00CB5B4E" w:rsidRPr="00AD4BD2">
        <w:rPr>
          <w:rFonts w:ascii="Times New Roman" w:hAnsi="Times New Roman" w:cs="Times New Roman"/>
          <w:sz w:val="28"/>
          <w:szCs w:val="28"/>
        </w:rPr>
        <w:t>также давать максимально реалистичный результат.</w:t>
      </w:r>
      <w:r w:rsidR="00DC7846" w:rsidRPr="00AD4BD2">
        <w:rPr>
          <w:rFonts w:ascii="Times New Roman" w:hAnsi="Times New Roman" w:cs="Times New Roman"/>
          <w:sz w:val="28"/>
          <w:szCs w:val="28"/>
        </w:rPr>
        <w:t xml:space="preserve"> 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t>
      </w:r>
    </w:p>
    <w:p w14:paraId="699DCE38" w14:textId="12C9276B" w:rsidR="002179D1" w:rsidRPr="00AD4BD2" w:rsidRDefault="00DC7846" w:rsidP="00DC7846">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В качестве диффузной модели используется [20]:</w:t>
      </w:r>
    </w:p>
    <w:p w14:paraId="6BC38312" w14:textId="33DFBFE8" w:rsidR="00DC7846" w:rsidRPr="00F13D22" w:rsidRDefault="00531FCD" w:rsidP="00DC7846">
      <w:pPr>
        <w:shd w:val="clear" w:color="auto" w:fill="FFFFFF" w:themeFill="background1"/>
        <w:spacing w:line="276" w:lineRule="auto"/>
        <w:ind w:left="360" w:firstLine="34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e>
                      </m:func>
                    </m:e>
                  </m:d>
                </m:e>
                <m:sup>
                  <m:r>
                    <w:rPr>
                      <w:rFonts w:ascii="Cambria Math" w:hAnsi="Cambria Math" w:cs="Times New Roman"/>
                      <w:sz w:val="28"/>
                      <w:szCs w:val="28"/>
                    </w:rPr>
                    <m:t>5</m:t>
                  </m:r>
                </m:sup>
              </m:sSup>
            </m:e>
          </m:d>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e>
                  </m:d>
                </m:e>
                <m:sup>
                  <m:r>
                    <w:rPr>
                      <w:rFonts w:ascii="Cambria Math" w:hAnsi="Cambria Math" w:cs="Times New Roman"/>
                      <w:sz w:val="28"/>
                      <w:szCs w:val="28"/>
                    </w:rPr>
                    <m:t>5</m:t>
                  </m:r>
                </m:sup>
              </m:sSup>
            </m:e>
          </m:d>
        </m:oMath>
      </m:oMathPara>
    </w:p>
    <w:p w14:paraId="389E5E81" w14:textId="4EF3F363" w:rsidR="00DC7846" w:rsidRPr="00AD4BD2" w:rsidRDefault="00DC7846" w:rsidP="00DC7846">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где </w:t>
      </w:r>
      <w:r w:rsidRPr="00AD4BD2">
        <w:rPr>
          <w:rFonts w:ascii="Times New Roman" w:hAnsi="Times New Roman" w:cs="Times New Roman"/>
          <w:sz w:val="28"/>
          <w:szCs w:val="28"/>
          <w:lang w:val="en-US"/>
        </w:rPr>
        <w:t>c</w:t>
      </w:r>
      <w:r w:rsidRPr="00AD4BD2">
        <w:rPr>
          <w:rFonts w:ascii="Times New Roman" w:hAnsi="Times New Roman" w:cs="Times New Roman"/>
          <w:sz w:val="28"/>
          <w:szCs w:val="28"/>
        </w:rPr>
        <w:t xml:space="preserve"> – альбедо;</w:t>
      </w:r>
    </w:p>
    <w:p w14:paraId="5E5B7E5D" w14:textId="15CF6AE1" w:rsidR="00DC7846" w:rsidRPr="00AD4BD2" w:rsidRDefault="00531FCD"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r</m:t>
        </m:r>
      </m:oMath>
      <w:r w:rsidR="00CE254F" w:rsidRPr="00AD4BD2">
        <w:rPr>
          <w:rFonts w:ascii="Times New Roman" w:hAnsi="Times New Roman" w:cs="Times New Roman"/>
          <w:sz w:val="28"/>
          <w:szCs w:val="28"/>
        </w:rPr>
        <w:t>, направленным в камеру</w:t>
      </w:r>
      <w:r w:rsidR="00DC7846" w:rsidRPr="00AD4BD2">
        <w:rPr>
          <w:rFonts w:ascii="Times New Roman" w:hAnsi="Times New Roman" w:cs="Times New Roman"/>
          <w:sz w:val="28"/>
          <w:szCs w:val="28"/>
        </w:rPr>
        <w:t xml:space="preserve">; </w:t>
      </w:r>
    </w:p>
    <w:p w14:paraId="7FCCEF3C" w14:textId="3AA502D7" w:rsidR="00DC7846" w:rsidRPr="00AD4BD2" w:rsidRDefault="00531FCD"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i</m:t>
        </m:r>
      </m:oMath>
      <w:r w:rsidR="00CE254F" w:rsidRPr="00AD4BD2">
        <w:rPr>
          <w:rFonts w:ascii="Times New Roman" w:hAnsi="Times New Roman" w:cs="Times New Roman"/>
          <w:sz w:val="28"/>
          <w:szCs w:val="28"/>
        </w:rPr>
        <w:t>, направленным на источник света</w:t>
      </w:r>
      <w:r w:rsidR="00DC7846" w:rsidRPr="00AD4BD2">
        <w:rPr>
          <w:rFonts w:ascii="Times New Roman" w:hAnsi="Times New Roman" w:cs="Times New Roman"/>
          <w:sz w:val="28"/>
          <w:szCs w:val="28"/>
        </w:rPr>
        <w:t>;</w:t>
      </w:r>
    </w:p>
    <w:p w14:paraId="6CE36DAF" w14:textId="6B92D98B" w:rsidR="00DC7846" w:rsidRPr="00AD4BD2" w:rsidRDefault="00531FCD" w:rsidP="00DC7846">
      <w:pPr>
        <w:shd w:val="clear" w:color="auto" w:fill="FFFFFF" w:themeFill="background1"/>
        <w:spacing w:line="276" w:lineRule="auto"/>
        <w:ind w:left="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m:t>
        </m:r>
        <m:sSup>
          <m:sSupPr>
            <m:ctrlPr>
              <w:rPr>
                <w:rFonts w:ascii="Cambria Math" w:hAnsi="Cambria Math" w:cs="Times New Roman"/>
                <w:i/>
                <w:sz w:val="28"/>
                <w:szCs w:val="28"/>
              </w:rPr>
            </m:ctrlPr>
          </m:sSup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e>
            </m:fun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∙α</m:t>
        </m:r>
      </m:oMath>
      <w:r w:rsidR="00DC7846" w:rsidRPr="00AD4BD2">
        <w:rPr>
          <w:rFonts w:ascii="Times New Roman" w:hAnsi="Times New Roman" w:cs="Times New Roman"/>
          <w:sz w:val="28"/>
          <w:szCs w:val="28"/>
        </w:rPr>
        <w:t>, где</w:t>
      </w:r>
    </w:p>
    <w:p w14:paraId="14520D79" w14:textId="320B006D" w:rsidR="00DC7846" w:rsidRPr="00AD4BD2" w:rsidRDefault="00531FCD"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DC7846" w:rsidRPr="00AD4BD2">
        <w:rPr>
          <w:rFonts w:ascii="Times New Roman" w:hAnsi="Times New Roman" w:cs="Times New Roman"/>
          <w:sz w:val="28"/>
          <w:szCs w:val="28"/>
        </w:rPr>
        <w:t>– это угол между векторам</w:t>
      </w:r>
      <m:oMath>
        <m:r>
          <w:rPr>
            <w:rFonts w:ascii="Cambria Math" w:hAnsi="Cambria Math" w:cs="Times New Roman"/>
            <w:sz w:val="28"/>
            <w:szCs w:val="28"/>
          </w:rPr>
          <m:t xml:space="preserve"> </m:t>
        </m:r>
        <m:r>
          <w:rPr>
            <w:rFonts w:ascii="Cambria Math" w:hAnsi="Cambria Math" w:cs="Times New Roman"/>
            <w:sz w:val="28"/>
            <w:szCs w:val="28"/>
            <w:lang w:val="en-US"/>
          </w:rPr>
          <m:t>i</m:t>
        </m:r>
      </m:oMath>
      <w:r w:rsidR="00DC7846" w:rsidRPr="00AD4BD2">
        <w:rPr>
          <w:rFonts w:ascii="Times New Roman" w:hAnsi="Times New Roman" w:cs="Times New Roman"/>
          <w:sz w:val="28"/>
          <w:szCs w:val="28"/>
        </w:rPr>
        <w:t xml:space="preserve"> и нормалью микрограни </w:t>
      </w:r>
      <m:oMath>
        <m:r>
          <w:rPr>
            <w:rFonts w:ascii="Cambria Math" w:hAnsi="Cambria Math" w:cs="Times New Roman"/>
            <w:sz w:val="28"/>
            <w:szCs w:val="28"/>
          </w:rPr>
          <m:t>h</m:t>
        </m:r>
      </m:oMath>
      <w:r w:rsidR="00DC7846" w:rsidRPr="00AD4BD2">
        <w:rPr>
          <w:rFonts w:ascii="Times New Roman" w:hAnsi="Times New Roman" w:cs="Times New Roman"/>
          <w:sz w:val="28"/>
          <w:szCs w:val="28"/>
        </w:rPr>
        <w:t xml:space="preserve">; </w:t>
      </w:r>
    </w:p>
    <w:p w14:paraId="6BD727B6" w14:textId="5FB5CC3E" w:rsidR="00DC7846" w:rsidRPr="00AD4BD2" w:rsidRDefault="00DC7846" w:rsidP="00CE254F">
      <w:pPr>
        <w:shd w:val="clear" w:color="auto" w:fill="FFFFFF" w:themeFill="background1"/>
        <w:spacing w:line="276" w:lineRule="auto"/>
        <w:ind w:left="708"/>
        <w:rPr>
          <w:rFonts w:ascii="Times New Roman" w:hAnsi="Times New Roman" w:cs="Times New Roman"/>
          <w:sz w:val="28"/>
          <w:szCs w:val="28"/>
        </w:rPr>
      </w:pPr>
      <m:oMath>
        <m:r>
          <w:rPr>
            <w:rFonts w:ascii="Cambria Math" w:hAnsi="Cambria Math" w:cs="Times New Roman"/>
            <w:sz w:val="28"/>
            <w:szCs w:val="28"/>
          </w:rPr>
          <m:t>α</m:t>
        </m:r>
      </m:oMath>
      <w:r w:rsidRPr="00AD4BD2">
        <w:rPr>
          <w:rFonts w:ascii="Times New Roman" w:hAnsi="Times New Roman" w:cs="Times New Roman"/>
          <w:sz w:val="28"/>
          <w:szCs w:val="28"/>
        </w:rPr>
        <w:t xml:space="preserve"> – коэффициент шероховатости.</w:t>
      </w:r>
      <w:r w:rsidR="00CE254F" w:rsidRPr="00AD4BD2">
        <w:rPr>
          <w:rFonts w:ascii="Times New Roman" w:hAnsi="Times New Roman" w:cs="Times New Roman"/>
          <w:sz w:val="28"/>
          <w:szCs w:val="28"/>
        </w:rPr>
        <w:br/>
      </w:r>
      <w:r w:rsidR="00CE254F" w:rsidRPr="00AD4BD2">
        <w:rPr>
          <w:rFonts w:ascii="Times New Roman" w:hAnsi="Times New Roman" w:cs="Times New Roman"/>
          <w:sz w:val="28"/>
          <w:szCs w:val="28"/>
        </w:rPr>
        <w:tab/>
        <w:t>Для этой модели освещения не выполнен закон сохранения энергии, но это было сознательным решением, направленным на удобство художников.</w:t>
      </w:r>
    </w:p>
    <w:p w14:paraId="78ADC013" w14:textId="74BB19EE" w:rsidR="00851E27" w:rsidRPr="00AD4BD2" w:rsidRDefault="009F1AC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rPr>
        <w:t xml:space="preserve">В </w:t>
      </w:r>
      <w:r w:rsidR="00851E27" w:rsidRPr="00AD4BD2">
        <w:rPr>
          <w:rFonts w:ascii="Times New Roman" w:hAnsi="Times New Roman" w:cs="Times New Roman"/>
          <w:sz w:val="28"/>
          <w:szCs w:val="28"/>
        </w:rPr>
        <w:t>число его параметров входит:</w:t>
      </w:r>
    </w:p>
    <w:p w14:paraId="7599D9CB" w14:textId="7DA16ABD"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Surface Color</w:t>
      </w:r>
      <w:r w:rsidR="008C22A0" w:rsidRPr="00AD4BD2">
        <w:rPr>
          <w:rFonts w:ascii="Times New Roman" w:hAnsi="Times New Roman" w:cs="Times New Roman"/>
          <w:sz w:val="28"/>
          <w:szCs w:val="28"/>
        </w:rPr>
        <w:t xml:space="preserve"> – цвет поверхности, обычно поставляемый текстурными картами;</w:t>
      </w:r>
    </w:p>
    <w:p w14:paraId="70903C43" w14:textId="2FF05C54"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Subsurface Amount</w:t>
      </w:r>
      <w:r w:rsidR="008C22A0" w:rsidRPr="00AD4BD2">
        <w:rPr>
          <w:rFonts w:ascii="Times New Roman" w:hAnsi="Times New Roman" w:cs="Times New Roman"/>
          <w:sz w:val="28"/>
          <w:szCs w:val="28"/>
        </w:rPr>
        <w:t xml:space="preserve"> – управляет диффузной формой с использованием подповерхностного приближения;</w:t>
      </w:r>
    </w:p>
    <w:p w14:paraId="071E1125" w14:textId="5AC05971"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Amount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с</w:t>
      </w:r>
      <w:r w:rsidR="008C22A0" w:rsidRPr="00AD4BD2">
        <w:rPr>
          <w:rFonts w:ascii="Times New Roman" w:hAnsi="Times New Roman" w:cs="Times New Roman"/>
          <w:sz w:val="28"/>
          <w:szCs w:val="28"/>
        </w:rPr>
        <w:t>тепень гладкости поверхности;</w:t>
      </w:r>
    </w:p>
    <w:p w14:paraId="50E28BF8" w14:textId="23670352"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Roughness</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ажущаяся шероховатость поверхности, влияет на зеркальные блики;</w:t>
      </w:r>
    </w:p>
    <w:p w14:paraId="77CCCF44" w14:textId="122D34D0"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Tint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оличество оттенков зеркальных бликов. Значение 0 соотв. существованию ахроматических бликов, и значение 1.0 – сохраняет цвет поверхности.</w:t>
      </w:r>
    </w:p>
    <w:p w14:paraId="55113E49" w14:textId="7733A96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Metallicness</w:t>
      </w:r>
      <w:r w:rsidR="008C22A0" w:rsidRPr="00AD4BD2">
        <w:rPr>
          <w:rFonts w:ascii="Times New Roman" w:hAnsi="Times New Roman" w:cs="Times New Roman"/>
          <w:sz w:val="28"/>
          <w:szCs w:val="28"/>
        </w:rPr>
        <w:t xml:space="preserve"> – металлическое </w:t>
      </w:r>
      <w:r w:rsidR="0062428C" w:rsidRPr="00AD4BD2">
        <w:rPr>
          <w:rFonts w:ascii="Times New Roman" w:hAnsi="Times New Roman" w:cs="Times New Roman"/>
          <w:sz w:val="28"/>
          <w:szCs w:val="28"/>
        </w:rPr>
        <w:t>состояние (0 – диэлектрик, 1 –</w:t>
      </w:r>
      <w:r w:rsidR="00E1373F" w:rsidRPr="00AD4BD2">
        <w:rPr>
          <w:rFonts w:ascii="Times New Roman" w:hAnsi="Times New Roman" w:cs="Times New Roman"/>
          <w:sz w:val="28"/>
          <w:szCs w:val="28"/>
        </w:rPr>
        <w:t xml:space="preserve"> м</w:t>
      </w:r>
      <w:r w:rsidR="008C22A0" w:rsidRPr="00AD4BD2">
        <w:rPr>
          <w:rFonts w:ascii="Times New Roman" w:hAnsi="Times New Roman" w:cs="Times New Roman"/>
          <w:sz w:val="28"/>
          <w:szCs w:val="28"/>
        </w:rPr>
        <w:t xml:space="preserve">еталл). Это линейная смесь между двумя различными моделями. Металлическая </w:t>
      </w:r>
      <w:r w:rsidR="00E1373F" w:rsidRPr="00AD4BD2">
        <w:rPr>
          <w:rFonts w:ascii="Times New Roman" w:hAnsi="Times New Roman" w:cs="Times New Roman"/>
          <w:sz w:val="28"/>
          <w:szCs w:val="28"/>
        </w:rPr>
        <w:t>поверхность</w:t>
      </w:r>
      <w:r w:rsidR="009F17F0" w:rsidRPr="00AD4BD2">
        <w:rPr>
          <w:rFonts w:ascii="Times New Roman" w:hAnsi="Times New Roman" w:cs="Times New Roman"/>
          <w:sz w:val="28"/>
          <w:szCs w:val="28"/>
        </w:rPr>
        <w:t>, как об этом говорилось ранее,</w:t>
      </w:r>
      <w:r w:rsidR="008C22A0"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rPr>
        <w:t>не имеет диффузного компонента, так ка</w:t>
      </w:r>
      <w:r w:rsidR="009F17F0" w:rsidRPr="00AD4BD2">
        <w:rPr>
          <w:rFonts w:ascii="Times New Roman" w:hAnsi="Times New Roman" w:cs="Times New Roman"/>
          <w:sz w:val="28"/>
          <w:szCs w:val="28"/>
        </w:rPr>
        <w:t>к</w:t>
      </w:r>
      <w:r w:rsidR="00E1373F" w:rsidRPr="00AD4BD2">
        <w:rPr>
          <w:rFonts w:ascii="Times New Roman" w:hAnsi="Times New Roman" w:cs="Times New Roman"/>
          <w:sz w:val="28"/>
          <w:szCs w:val="28"/>
        </w:rPr>
        <w:t xml:space="preserve"> весь преломленный свет затухает. Остается только зеркально-отраженный свет.</w:t>
      </w:r>
    </w:p>
    <w:p w14:paraId="7CCDFAE9" w14:textId="004759AB"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Amount</w:t>
      </w:r>
      <w:r w:rsidR="00E1373F" w:rsidRPr="00AD4BD2">
        <w:rPr>
          <w:rFonts w:ascii="Times New Roman" w:hAnsi="Times New Roman" w:cs="Times New Roman"/>
          <w:sz w:val="28"/>
          <w:szCs w:val="28"/>
        </w:rPr>
        <w:t xml:space="preserve"> – величина анизотропности поверхности, влияющая на зеркальные блики: при значении 0.0 создает изотропные блики, а при значении 1.0 – полностью анизотропные блики.</w:t>
      </w:r>
    </w:p>
    <w:p w14:paraId="63B371FE" w14:textId="53BBEE1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Angle</w:t>
      </w:r>
      <w:r w:rsidR="00E1373F" w:rsidRPr="00AD4BD2">
        <w:rPr>
          <w:rFonts w:ascii="Times New Roman" w:hAnsi="Times New Roman" w:cs="Times New Roman"/>
          <w:sz w:val="28"/>
          <w:szCs w:val="28"/>
        </w:rPr>
        <w:t xml:space="preserve"> – угол поворота анизотропных бликов. Отображает значения из диапазона [0,1] в диапазон [0,360].</w:t>
      </w:r>
    </w:p>
    <w:p w14:paraId="76A7E371" w14:textId="043AA529" w:rsidR="009F17F0" w:rsidRPr="00B12333" w:rsidRDefault="00851E27" w:rsidP="00C35899">
      <w:pPr>
        <w:shd w:val="clear" w:color="auto" w:fill="FFFFFF" w:themeFill="background1"/>
        <w:spacing w:line="276" w:lineRule="auto"/>
        <w:ind w:firstLine="708"/>
        <w:rPr>
          <w:sz w:val="28"/>
          <w:szCs w:val="28"/>
          <w:rPrChange w:id="1028" w:author="Борис Гогинян" w:date="2020-05-22T22:35:00Z">
            <w:rPr/>
          </w:rPrChange>
        </w:rPr>
      </w:pPr>
      <w:r w:rsidRPr="00AD4BD2">
        <w:rPr>
          <w:rFonts w:ascii="Times New Roman" w:hAnsi="Times New Roman" w:cs="Times New Roman"/>
          <w:sz w:val="28"/>
          <w:szCs w:val="28"/>
        </w:rPr>
        <w:t xml:space="preserve">Здесь описаны только некоторые из них, задействованные в </w:t>
      </w:r>
      <w:r w:rsidR="00FF4AF2" w:rsidRPr="00AD4BD2">
        <w:rPr>
          <w:rFonts w:ascii="Times New Roman" w:hAnsi="Times New Roman" w:cs="Times New Roman"/>
          <w:sz w:val="28"/>
          <w:szCs w:val="28"/>
        </w:rPr>
        <w:t>материалах сравниваемых моделей</w:t>
      </w:r>
      <w:r w:rsidRPr="00AD4BD2">
        <w:rPr>
          <w:rFonts w:ascii="Times New Roman" w:hAnsi="Times New Roman" w:cs="Times New Roman"/>
          <w:sz w:val="28"/>
          <w:szCs w:val="28"/>
        </w:rPr>
        <w:t xml:space="preserve">. Данная функция реализована в шейдере </w:t>
      </w:r>
      <w:r w:rsidRPr="00AD4BD2">
        <w:rPr>
          <w:rFonts w:ascii="Times New Roman" w:hAnsi="Times New Roman" w:cs="Times New Roman"/>
          <w:sz w:val="28"/>
          <w:szCs w:val="28"/>
          <w:lang w:val="en-US"/>
        </w:rPr>
        <w:t>asDisneyMaterial</w:t>
      </w:r>
      <w:r w:rsidRPr="00AD4BD2">
        <w:rPr>
          <w:rFonts w:ascii="Times New Roman" w:hAnsi="Times New Roman" w:cs="Times New Roman"/>
          <w:sz w:val="28"/>
          <w:szCs w:val="28"/>
        </w:rPr>
        <w:t xml:space="preserve">. Она основана на </w:t>
      </w:r>
      <w:r w:rsidR="009F1AC6" w:rsidRPr="00AD4BD2">
        <w:rPr>
          <w:rFonts w:ascii="Times New Roman" w:hAnsi="Times New Roman" w:cs="Times New Roman"/>
          <w:sz w:val="28"/>
          <w:szCs w:val="28"/>
        </w:rPr>
        <w:t>курсе лекций и соответствующих статьях, представленных на конференции ACM SIGGRAPH 2012</w:t>
      </w:r>
      <w:r w:rsidR="00C35899" w:rsidRPr="00AD4BD2">
        <w:rPr>
          <w:rFonts w:ascii="Times New Roman" w:hAnsi="Times New Roman" w:cs="Times New Roman"/>
          <w:sz w:val="28"/>
          <w:szCs w:val="28"/>
        </w:rPr>
        <w:t>.</w:t>
      </w:r>
      <w:r w:rsidR="009F1AC6"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lang w:val="en-US"/>
        </w:rPr>
        <w:t>[</w:t>
      </w:r>
      <w:r w:rsidR="00700D50" w:rsidRPr="00AD4BD2">
        <w:rPr>
          <w:rFonts w:ascii="Times New Roman" w:hAnsi="Times New Roman" w:cs="Times New Roman"/>
          <w:sz w:val="28"/>
          <w:szCs w:val="28"/>
          <w:lang w:val="en-US"/>
        </w:rPr>
        <w:t>11</w:t>
      </w:r>
      <w:r w:rsidR="00E1373F" w:rsidRPr="00AD4BD2">
        <w:rPr>
          <w:rFonts w:ascii="Times New Roman" w:hAnsi="Times New Roman" w:cs="Times New Roman"/>
          <w:sz w:val="28"/>
          <w:szCs w:val="28"/>
          <w:lang w:val="en-US"/>
        </w:rPr>
        <w:t>]</w:t>
      </w:r>
      <w:r w:rsidR="00C35899" w:rsidRPr="00AD4BD2">
        <w:rPr>
          <w:rFonts w:ascii="Times New Roman" w:hAnsi="Times New Roman" w:cs="Times New Roman"/>
          <w:sz w:val="28"/>
          <w:szCs w:val="28"/>
          <w:lang w:val="en-US"/>
        </w:rPr>
        <w:br/>
      </w:r>
    </w:p>
    <w:p w14:paraId="685B28A9" w14:textId="120F04E9" w:rsidR="003C10E2" w:rsidRPr="00B12333" w:rsidRDefault="00942342">
      <w:pPr>
        <w:pStyle w:val="a5"/>
        <w:numPr>
          <w:ilvl w:val="0"/>
          <w:numId w:val="4"/>
        </w:numPr>
        <w:shd w:val="clear" w:color="auto" w:fill="FFFFFF" w:themeFill="background1"/>
        <w:spacing w:line="276" w:lineRule="auto"/>
        <w:rPr>
          <w:rFonts w:ascii="Times New Roman" w:hAnsi="Times New Roman" w:cs="Times New Roman"/>
          <w:sz w:val="28"/>
          <w:szCs w:val="28"/>
          <w:rPrChange w:id="1029" w:author="Борис Гогинян" w:date="2020-05-22T22:35:00Z">
            <w:rPr>
              <w:sz w:val="20"/>
            </w:rPr>
          </w:rPrChange>
        </w:rPr>
        <w:pPrChange w:id="1030" w:author="Борис Гогинян" w:date="2020-05-22T22:22:00Z">
          <w:pPr>
            <w:pStyle w:val="a5"/>
            <w:numPr>
              <w:numId w:val="17"/>
            </w:numPr>
            <w:shd w:val="clear" w:color="auto" w:fill="FFFFFF" w:themeFill="background1"/>
            <w:spacing w:line="276" w:lineRule="auto"/>
            <w:ind w:hanging="360"/>
          </w:pPr>
        </w:pPrChange>
      </w:pPr>
      <w:r w:rsidRPr="00B12333">
        <w:rPr>
          <w:rFonts w:ascii="Times New Roman" w:hAnsi="Times New Roman" w:cs="Times New Roman"/>
          <w:sz w:val="28"/>
          <w:szCs w:val="28"/>
          <w:rPrChange w:id="1031" w:author="Борис Гогинян" w:date="2020-05-22T22:35:00Z">
            <w:rPr/>
          </w:rPrChange>
        </w:rPr>
        <w:t>Physically-based metal BRDF</w:t>
      </w:r>
      <w:r w:rsidR="00700D50" w:rsidRPr="00B12333">
        <w:rPr>
          <w:rFonts w:ascii="Times New Roman" w:hAnsi="Times New Roman" w:cs="Times New Roman"/>
          <w:sz w:val="28"/>
          <w:szCs w:val="28"/>
          <w:lang w:val="en-US"/>
          <w:rPrChange w:id="1032" w:author="Борис Гогинян" w:date="2020-05-22T22:35:00Z">
            <w:rPr>
              <w:lang w:val="en-US"/>
            </w:rPr>
          </w:rPrChange>
        </w:rPr>
        <w:t xml:space="preserve"> [12]</w:t>
      </w:r>
    </w:p>
    <w:p w14:paraId="23A608C8" w14:textId="0E3BF4A5" w:rsidR="0031522E" w:rsidRPr="00AD4BD2" w:rsidRDefault="00CE5312" w:rsidP="00041D77">
      <w:pPr>
        <w:shd w:val="clear" w:color="auto" w:fill="FFFFFF" w:themeFill="background1"/>
        <w:spacing w:line="276" w:lineRule="auto"/>
        <w:rPr>
          <w:rFonts w:ascii="Times New Roman" w:hAnsi="Times New Roman" w:cs="Times New Roman"/>
          <w:sz w:val="28"/>
          <w:szCs w:val="28"/>
        </w:rPr>
      </w:pPr>
      <w:commentRangeStart w:id="1033"/>
      <w:r w:rsidRPr="00F13D22">
        <w:rPr>
          <w:rFonts w:ascii="Times New Roman" w:hAnsi="Times New Roman" w:cs="Times New Roman"/>
          <w:sz w:val="28"/>
          <w:szCs w:val="28"/>
        </w:rPr>
        <w:t>Свет, отражающийся от металлических поверхностей, описывается уравн</w:t>
      </w:r>
      <w:r w:rsidR="00700D50" w:rsidRPr="00AD4BD2">
        <w:rPr>
          <w:rFonts w:ascii="Times New Roman" w:hAnsi="Times New Roman" w:cs="Times New Roman"/>
          <w:sz w:val="28"/>
          <w:szCs w:val="28"/>
        </w:rPr>
        <w:t>ениями Френеля</w:t>
      </w:r>
      <w:r w:rsidRPr="00AD4BD2">
        <w:rPr>
          <w:rFonts w:ascii="Times New Roman" w:hAnsi="Times New Roman" w:cs="Times New Roman"/>
          <w:sz w:val="28"/>
          <w:szCs w:val="28"/>
        </w:rPr>
        <w:t xml:space="preserve">, которые управляются комплексным показателем преломления </w:t>
      </w:r>
      <w:r w:rsidRPr="00AD4BD2">
        <w:rPr>
          <w:rFonts w:ascii="Times New Roman" w:hAnsi="Times New Roman" w:cs="Times New Roman"/>
          <w:sz w:val="28"/>
          <w:szCs w:val="28"/>
          <w:lang w:val="en-US"/>
        </w:rPr>
        <w:t>η</w:t>
      </w:r>
      <w:r w:rsidRPr="00AD4BD2">
        <w:rPr>
          <w:rFonts w:ascii="Times New Roman" w:hAnsi="Times New Roman" w:cs="Times New Roman"/>
          <w:i/>
          <w:sz w:val="28"/>
          <w:szCs w:val="28"/>
        </w:rPr>
        <w:t xml:space="preserve"> = </w:t>
      </w:r>
      <w:r w:rsidRPr="00AD4BD2">
        <w:rPr>
          <w:rFonts w:ascii="Times New Roman" w:hAnsi="Times New Roman" w:cs="Times New Roman"/>
          <w:i/>
          <w:sz w:val="28"/>
          <w:szCs w:val="28"/>
          <w:lang w:val="en-US"/>
        </w:rPr>
        <w:t>n</w:t>
      </w:r>
      <w:r w:rsidRPr="00AD4BD2">
        <w:rPr>
          <w:rFonts w:ascii="Times New Roman" w:hAnsi="Times New Roman" w:cs="Times New Roman"/>
          <w:i/>
          <w:sz w:val="28"/>
          <w:szCs w:val="28"/>
        </w:rPr>
        <w:t>+</w:t>
      </w:r>
      <w:r w:rsidRPr="00AD4BD2">
        <w:rPr>
          <w:rFonts w:ascii="Times New Roman" w:hAnsi="Times New Roman" w:cs="Times New Roman"/>
          <w:i/>
          <w:sz w:val="28"/>
          <w:szCs w:val="28"/>
          <w:lang w:val="en-US"/>
        </w:rPr>
        <w:t>ik</w:t>
      </w:r>
      <w:r w:rsidR="0031653B" w:rsidRPr="00AD4BD2">
        <w:rPr>
          <w:rFonts w:ascii="Times New Roman" w:hAnsi="Times New Roman" w:cs="Times New Roman"/>
          <w:sz w:val="28"/>
          <w:szCs w:val="28"/>
        </w:rPr>
        <w:t>.</w:t>
      </w:r>
      <w:r w:rsidR="0031653B" w:rsidRPr="00AD4BD2">
        <w:rPr>
          <w:rFonts w:ascii="Times New Roman" w:hAnsi="Times New Roman" w:cs="Times New Roman"/>
          <w:i/>
          <w:sz w:val="28"/>
          <w:szCs w:val="28"/>
        </w:rPr>
        <w:t xml:space="preserve"> </w:t>
      </w:r>
      <w:r w:rsidRPr="00AD4BD2">
        <w:rPr>
          <w:rFonts w:ascii="Times New Roman" w:hAnsi="Times New Roman" w:cs="Times New Roman"/>
          <w:sz w:val="28"/>
          <w:szCs w:val="28"/>
        </w:rPr>
        <w:t xml:space="preserve">Вместе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Pr="00AD4BD2">
        <w:rPr>
          <w:rFonts w:ascii="Times New Roman" w:hAnsi="Times New Roman" w:cs="Times New Roman"/>
          <w:sz w:val="28"/>
          <w:szCs w:val="28"/>
        </w:rPr>
        <w:t xml:space="preserve"> определяют две характеристики кривой Френеля для материала: отражательную способность </w:t>
      </w:r>
      <w:r w:rsidR="0031653B" w:rsidRPr="00AD4BD2">
        <w:rPr>
          <w:rFonts w:ascii="Times New Roman" w:hAnsi="Times New Roman" w:cs="Times New Roman"/>
          <w:sz w:val="28"/>
          <w:szCs w:val="28"/>
        </w:rPr>
        <w:t xml:space="preserve">материала при прямом </w:t>
      </w:r>
      <w:r w:rsidR="005C5060" w:rsidRPr="00AD4BD2">
        <w:rPr>
          <w:rFonts w:ascii="Times New Roman" w:hAnsi="Times New Roman" w:cs="Times New Roman"/>
          <w:sz w:val="28"/>
          <w:szCs w:val="28"/>
        </w:rPr>
        <w:t>просмотре поверхности, когда нормаль направлена в камеру</w:t>
      </w:r>
      <w:r w:rsidR="0031653B"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и </w:t>
      </w:r>
      <w:r w:rsidR="0031653B" w:rsidRPr="00AD4BD2">
        <w:rPr>
          <w:rFonts w:ascii="Times New Roman" w:hAnsi="Times New Roman" w:cs="Times New Roman"/>
          <w:sz w:val="28"/>
          <w:szCs w:val="28"/>
        </w:rPr>
        <w:t xml:space="preserve">скорость перехода </w:t>
      </w:r>
      <w:r w:rsidR="005C5060" w:rsidRPr="00AD4BD2">
        <w:rPr>
          <w:rFonts w:ascii="Times New Roman" w:hAnsi="Times New Roman" w:cs="Times New Roman"/>
          <w:sz w:val="28"/>
          <w:szCs w:val="28"/>
        </w:rPr>
        <w:t>к зеркальному отражению</w:t>
      </w:r>
      <w:r w:rsidR="0031653B" w:rsidRPr="00AD4BD2">
        <w:rPr>
          <w:rFonts w:ascii="Times New Roman" w:hAnsi="Times New Roman" w:cs="Times New Roman"/>
          <w:sz w:val="28"/>
          <w:szCs w:val="28"/>
        </w:rPr>
        <w:t xml:space="preserve"> света в зависимости от угла просмотра.</w:t>
      </w:r>
      <w:r w:rsidRPr="00AD4BD2">
        <w:rPr>
          <w:rFonts w:ascii="Times New Roman" w:hAnsi="Times New Roman" w:cs="Times New Roman"/>
          <w:sz w:val="28"/>
          <w:szCs w:val="28"/>
        </w:rPr>
        <w:t xml:space="preserve"> Однако, поскольку обе </w:t>
      </w:r>
      <w:r w:rsidR="00F3176E" w:rsidRPr="00AD4BD2">
        <w:rPr>
          <w:rFonts w:ascii="Times New Roman" w:hAnsi="Times New Roman" w:cs="Times New Roman"/>
          <w:sz w:val="28"/>
          <w:szCs w:val="28"/>
        </w:rPr>
        <w:t xml:space="preserve">этих </w:t>
      </w:r>
      <w:r w:rsidRPr="00AD4BD2">
        <w:rPr>
          <w:rFonts w:ascii="Times New Roman" w:hAnsi="Times New Roman" w:cs="Times New Roman"/>
          <w:sz w:val="28"/>
          <w:szCs w:val="28"/>
        </w:rPr>
        <w:t xml:space="preserve">характеристики зависят </w:t>
      </w:r>
      <w:r w:rsidRPr="00AD4BD2">
        <w:rPr>
          <w:rFonts w:ascii="Times New Roman" w:hAnsi="Times New Roman" w:cs="Times New Roman"/>
          <w:sz w:val="28"/>
          <w:szCs w:val="28"/>
        </w:rPr>
        <w:lastRenderedPageBreak/>
        <w:t>от обоих параметров</w:t>
      </w:r>
      <w:r w:rsidR="00F3176E" w:rsidRPr="00AD4BD2">
        <w:rPr>
          <w:rFonts w:ascii="Times New Roman" w:hAnsi="Times New Roman" w:cs="Times New Roman"/>
          <w:sz w:val="28"/>
          <w:szCs w:val="28"/>
        </w:rPr>
        <w:t xml:space="preserve"> </w:t>
      </w:r>
      <w:r w:rsidR="00F3176E" w:rsidRPr="00AD4BD2">
        <w:rPr>
          <w:rFonts w:ascii="Times New Roman" w:hAnsi="Times New Roman" w:cs="Times New Roman"/>
          <w:i/>
          <w:sz w:val="28"/>
          <w:szCs w:val="28"/>
          <w:lang w:val="en-US"/>
        </w:rPr>
        <w:t>n</w:t>
      </w:r>
      <w:r w:rsidR="00F3176E" w:rsidRPr="00AD4BD2">
        <w:rPr>
          <w:rFonts w:ascii="Times New Roman" w:hAnsi="Times New Roman" w:cs="Times New Roman"/>
          <w:sz w:val="28"/>
          <w:szCs w:val="28"/>
        </w:rPr>
        <w:t xml:space="preserve"> и </w:t>
      </w:r>
      <w:r w:rsidR="00F3176E" w:rsidRPr="00AD4BD2">
        <w:rPr>
          <w:rFonts w:ascii="Times New Roman" w:hAnsi="Times New Roman" w:cs="Times New Roman"/>
          <w:i/>
          <w:sz w:val="28"/>
          <w:szCs w:val="28"/>
          <w:lang w:val="en-US"/>
        </w:rPr>
        <w:t>k</w:t>
      </w:r>
      <w:r w:rsidR="0031653B" w:rsidRPr="00AD4BD2">
        <w:rPr>
          <w:rFonts w:ascii="Times New Roman" w:hAnsi="Times New Roman" w:cs="Times New Roman"/>
          <w:sz w:val="28"/>
          <w:szCs w:val="28"/>
        </w:rPr>
        <w:t>, это затрудняет настройку материала</w:t>
      </w:r>
      <w:r w:rsidRPr="00AD4BD2">
        <w:rPr>
          <w:rFonts w:ascii="Times New Roman" w:hAnsi="Times New Roman" w:cs="Times New Roman"/>
          <w:sz w:val="28"/>
          <w:szCs w:val="28"/>
        </w:rPr>
        <w:t>.</w:t>
      </w:r>
      <w:commentRangeEnd w:id="1033"/>
      <w:r w:rsidR="0062428C" w:rsidRPr="00B12333">
        <w:rPr>
          <w:rStyle w:val="af1"/>
          <w:sz w:val="28"/>
          <w:szCs w:val="28"/>
          <w:rPrChange w:id="1034" w:author="Борис Гогинян" w:date="2020-05-22T22:35:00Z">
            <w:rPr>
              <w:rStyle w:val="af1"/>
            </w:rPr>
          </w:rPrChange>
        </w:rPr>
        <w:commentReference w:id="1033"/>
      </w:r>
      <w:r w:rsidR="0031653B" w:rsidRPr="00F13D22">
        <w:rPr>
          <w:rFonts w:ascii="Times New Roman" w:hAnsi="Times New Roman" w:cs="Times New Roman"/>
          <w:sz w:val="28"/>
          <w:szCs w:val="28"/>
        </w:rPr>
        <w:t xml:space="preserve"> В статье [</w:t>
      </w:r>
      <w:r w:rsidR="00700D50" w:rsidRPr="00AD4BD2">
        <w:rPr>
          <w:rFonts w:ascii="Times New Roman" w:hAnsi="Times New Roman" w:cs="Times New Roman"/>
          <w:sz w:val="28"/>
          <w:szCs w:val="28"/>
        </w:rPr>
        <w:t>12</w:t>
      </w:r>
      <w:r w:rsidR="0031653B" w:rsidRPr="00AD4BD2">
        <w:rPr>
          <w:rFonts w:ascii="Times New Roman" w:hAnsi="Times New Roman" w:cs="Times New Roman"/>
          <w:sz w:val="28"/>
          <w:szCs w:val="28"/>
        </w:rPr>
        <w:t>] описан и реализован метод</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переназначения</w:t>
      </w:r>
      <w:r w:rsidRPr="00AD4BD2">
        <w:rPr>
          <w:rFonts w:ascii="Times New Roman" w:hAnsi="Times New Roman" w:cs="Times New Roman"/>
          <w:sz w:val="28"/>
          <w:szCs w:val="28"/>
        </w:rPr>
        <w:t xml:space="preserve"> аппроксимированных уравнений Френеля </w:t>
      </w:r>
      <w:r w:rsidR="005C5060" w:rsidRPr="00AD4BD2">
        <w:rPr>
          <w:rFonts w:ascii="Times New Roman" w:hAnsi="Times New Roman" w:cs="Times New Roman"/>
          <w:sz w:val="28"/>
          <w:szCs w:val="28"/>
        </w:rPr>
        <w:t xml:space="preserve">для неполяризованных волн с параметрами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005C5060" w:rsidRPr="00AD4BD2">
        <w:rPr>
          <w:rFonts w:ascii="Times New Roman" w:hAnsi="Times New Roman" w:cs="Times New Roman"/>
          <w:sz w:val="28"/>
          <w:szCs w:val="28"/>
        </w:rPr>
        <w:t xml:space="preserve"> на более интуитивные параметры</w:t>
      </w:r>
      <w:r w:rsidRPr="00AD4BD2">
        <w:rPr>
          <w:rFonts w:ascii="Times New Roman" w:hAnsi="Times New Roman" w:cs="Times New Roman"/>
          <w:sz w:val="28"/>
          <w:szCs w:val="28"/>
        </w:rPr>
        <w:t xml:space="preserve"> </w:t>
      </w:r>
      <w:r w:rsidR="005C5060" w:rsidRPr="00AD4BD2">
        <w:rPr>
          <w:rFonts w:ascii="Times New Roman" w:hAnsi="Times New Roman" w:cs="Times New Roman"/>
          <w:i/>
          <w:sz w:val="28"/>
          <w:szCs w:val="28"/>
          <w:lang w:val="en-US"/>
        </w:rPr>
        <w:t>r</w:t>
      </w:r>
      <w:r w:rsidR="005C5060" w:rsidRPr="00AD4BD2">
        <w:rPr>
          <w:rFonts w:ascii="Times New Roman" w:hAnsi="Times New Roman" w:cs="Times New Roman"/>
          <w:sz w:val="28"/>
          <w:szCs w:val="28"/>
        </w:rPr>
        <w:t xml:space="preserve"> и </w:t>
      </w:r>
      <w:r w:rsidR="005C5060" w:rsidRPr="00AD4BD2">
        <w:rPr>
          <w:rFonts w:ascii="Times New Roman" w:hAnsi="Times New Roman" w:cs="Times New Roman"/>
          <w:sz w:val="28"/>
          <w:szCs w:val="28"/>
          <w:lang w:val="en-US"/>
        </w:rPr>
        <w:t>g</w:t>
      </w:r>
      <w:r w:rsidR="005C5060" w:rsidRPr="00AD4BD2">
        <w:rPr>
          <w:rFonts w:ascii="Times New Roman" w:hAnsi="Times New Roman" w:cs="Times New Roman"/>
          <w:sz w:val="28"/>
          <w:szCs w:val="28"/>
        </w:rPr>
        <w:t xml:space="preserve">, которые характеризуют цвет поверхности </w:t>
      </w:r>
      <w:r w:rsidR="0031522E" w:rsidRPr="00AD4BD2">
        <w:rPr>
          <w:rFonts w:ascii="Times New Roman" w:hAnsi="Times New Roman" w:cs="Times New Roman"/>
          <w:sz w:val="28"/>
          <w:szCs w:val="28"/>
        </w:rPr>
        <w:t>прямом падении лучей</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 xml:space="preserve">и </w:t>
      </w:r>
      <w:r w:rsidR="0031522E" w:rsidRPr="00AD4BD2">
        <w:rPr>
          <w:rFonts w:ascii="Times New Roman" w:hAnsi="Times New Roman" w:cs="Times New Roman"/>
          <w:sz w:val="28"/>
          <w:szCs w:val="28"/>
        </w:rPr>
        <w:t xml:space="preserve">при косвенном соответственно. </w:t>
      </w:r>
    </w:p>
    <w:p w14:paraId="4B757011" w14:textId="2CB42622" w:rsidR="0031522E" w:rsidRPr="00AD4BD2" w:rsidRDefault="0031522E" w:rsidP="00041D77">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функция реализована в шейдере </w:t>
      </w:r>
      <w:r w:rsidRPr="00AD4BD2">
        <w:rPr>
          <w:rFonts w:ascii="Times New Roman" w:hAnsi="Times New Roman" w:cs="Times New Roman"/>
          <w:sz w:val="28"/>
          <w:szCs w:val="28"/>
          <w:lang w:val="en-US"/>
        </w:rPr>
        <w:t>as</w:t>
      </w:r>
      <w:r w:rsidRPr="00AD4BD2">
        <w:rPr>
          <w:rFonts w:ascii="Times New Roman" w:hAnsi="Times New Roman" w:cs="Times New Roman"/>
          <w:sz w:val="28"/>
          <w:szCs w:val="28"/>
        </w:rPr>
        <w:t>_</w:t>
      </w:r>
      <w:r w:rsidRPr="00AD4BD2">
        <w:rPr>
          <w:rFonts w:ascii="Times New Roman" w:hAnsi="Times New Roman" w:cs="Times New Roman"/>
          <w:sz w:val="28"/>
          <w:szCs w:val="28"/>
          <w:lang w:val="en-US"/>
        </w:rPr>
        <w:t>Metal</w:t>
      </w:r>
      <w:r w:rsidRPr="00AD4BD2">
        <w:rPr>
          <w:rFonts w:ascii="Times New Roman" w:hAnsi="Times New Roman" w:cs="Times New Roman"/>
          <w:sz w:val="28"/>
          <w:szCs w:val="28"/>
        </w:rPr>
        <w:t xml:space="preserve">, где параметр </w:t>
      </w:r>
      <w:r w:rsidRPr="00AD4BD2">
        <w:rPr>
          <w:rFonts w:ascii="Times New Roman" w:hAnsi="Times New Roman" w:cs="Times New Roman"/>
          <w:sz w:val="28"/>
          <w:szCs w:val="28"/>
          <w:lang w:val="en-US"/>
        </w:rPr>
        <w:t>r</w:t>
      </w:r>
      <w:r w:rsidRPr="00AD4BD2">
        <w:rPr>
          <w:rFonts w:ascii="Times New Roman" w:hAnsi="Times New Roman" w:cs="Times New Roman"/>
          <w:sz w:val="28"/>
          <w:szCs w:val="28"/>
        </w:rPr>
        <w:t xml:space="preserve"> называется Face Reflectance, а </w:t>
      </w:r>
      <w:r w:rsidRPr="00AD4BD2">
        <w:rPr>
          <w:rFonts w:ascii="Times New Roman" w:hAnsi="Times New Roman" w:cs="Times New Roman"/>
          <w:sz w:val="28"/>
          <w:szCs w:val="28"/>
          <w:lang w:val="en-US"/>
        </w:rPr>
        <w:t>g</w:t>
      </w:r>
      <w:r w:rsidRPr="00AD4BD2">
        <w:rPr>
          <w:rFonts w:ascii="Times New Roman" w:hAnsi="Times New Roman" w:cs="Times New Roman"/>
          <w:sz w:val="28"/>
          <w:szCs w:val="28"/>
        </w:rPr>
        <w:t xml:space="preserve"> –  Edge Reflectance. Оба принимают значения в диапазоне</w:t>
      </w:r>
      <w:r w:rsidR="00CE5312" w:rsidRPr="00AD4BD2">
        <w:rPr>
          <w:rFonts w:ascii="Times New Roman" w:hAnsi="Times New Roman" w:cs="Times New Roman"/>
          <w:sz w:val="28"/>
          <w:szCs w:val="28"/>
        </w:rPr>
        <w:t xml:space="preserve"> от 0 до 1</w:t>
      </w:r>
      <w:r w:rsidR="005C5060" w:rsidRPr="00AD4BD2">
        <w:rPr>
          <w:rFonts w:ascii="Times New Roman" w:hAnsi="Times New Roman" w:cs="Times New Roman"/>
          <w:sz w:val="28"/>
          <w:szCs w:val="28"/>
        </w:rPr>
        <w:t>.</w:t>
      </w:r>
      <w:r w:rsidRPr="00AD4BD2">
        <w:rPr>
          <w:rFonts w:ascii="Times New Roman" w:hAnsi="Times New Roman" w:cs="Times New Roman"/>
          <w:sz w:val="28"/>
          <w:szCs w:val="28"/>
        </w:rPr>
        <w:br/>
        <w:t xml:space="preserve">Также у шейдера </w:t>
      </w:r>
      <w:r w:rsidR="0062428C" w:rsidRPr="00AD4BD2">
        <w:rPr>
          <w:rFonts w:ascii="Times New Roman" w:hAnsi="Times New Roman" w:cs="Times New Roman"/>
          <w:sz w:val="28"/>
          <w:szCs w:val="28"/>
        </w:rPr>
        <w:t>важно отметить</w:t>
      </w:r>
      <w:r w:rsidRPr="00AD4BD2">
        <w:rPr>
          <w:rFonts w:ascii="Times New Roman" w:hAnsi="Times New Roman" w:cs="Times New Roman"/>
          <w:sz w:val="28"/>
          <w:szCs w:val="28"/>
        </w:rPr>
        <w:t xml:space="preserve"> параметр </w:t>
      </w:r>
      <w:r w:rsidRPr="00AD4BD2">
        <w:rPr>
          <w:rFonts w:ascii="Times New Roman" w:hAnsi="Times New Roman" w:cs="Times New Roman"/>
          <w:sz w:val="28"/>
          <w:szCs w:val="28"/>
          <w:lang w:val="en-US"/>
        </w:rPr>
        <w:t>roughness</w:t>
      </w:r>
      <w:r w:rsidRPr="00AD4BD2">
        <w:rPr>
          <w:rFonts w:ascii="Times New Roman" w:hAnsi="Times New Roman" w:cs="Times New Roman"/>
          <w:sz w:val="28"/>
          <w:szCs w:val="28"/>
        </w:rPr>
        <w:t xml:space="preserve">, который определяет шероховатость поверхности. При низком значении, например, 0.001 </w:t>
      </w:r>
      <w:r w:rsidR="00F207D5" w:rsidRPr="00AD4BD2">
        <w:rPr>
          <w:rFonts w:ascii="Times New Roman" w:hAnsi="Times New Roman" w:cs="Times New Roman"/>
          <w:sz w:val="28"/>
          <w:szCs w:val="28"/>
        </w:rPr>
        <w:t>получается идеальное отражение, т.е.</w:t>
      </w:r>
      <w:r w:rsidRPr="00AD4BD2">
        <w:rPr>
          <w:rFonts w:ascii="Times New Roman" w:hAnsi="Times New Roman" w:cs="Times New Roman"/>
          <w:sz w:val="28"/>
          <w:szCs w:val="28"/>
        </w:rPr>
        <w:t xml:space="preserve"> зеркальн</w:t>
      </w:r>
      <w:r w:rsidR="00F207D5" w:rsidRPr="00AD4BD2">
        <w:rPr>
          <w:rFonts w:ascii="Times New Roman" w:hAnsi="Times New Roman" w:cs="Times New Roman"/>
          <w:sz w:val="28"/>
          <w:szCs w:val="28"/>
        </w:rPr>
        <w:t>ая</w:t>
      </w:r>
      <w:r w:rsidRPr="00AD4BD2">
        <w:rPr>
          <w:rFonts w:ascii="Times New Roman" w:hAnsi="Times New Roman" w:cs="Times New Roman"/>
          <w:sz w:val="28"/>
          <w:szCs w:val="28"/>
        </w:rPr>
        <w:t xml:space="preserve"> поверхность. </w:t>
      </w:r>
    </w:p>
    <w:p w14:paraId="142EE4EC" w14:textId="77777777" w:rsidR="00700D50" w:rsidRPr="00B12333" w:rsidRDefault="00700D50" w:rsidP="00041D77">
      <w:pPr>
        <w:shd w:val="clear" w:color="auto" w:fill="FFFFFF" w:themeFill="background1"/>
        <w:spacing w:line="276" w:lineRule="auto"/>
        <w:rPr>
          <w:sz w:val="28"/>
          <w:szCs w:val="28"/>
          <w:rPrChange w:id="1035" w:author="Борис Гогинян" w:date="2020-05-22T22:35:00Z">
            <w:rPr/>
          </w:rPrChange>
        </w:rPr>
      </w:pPr>
    </w:p>
    <w:p w14:paraId="51B0DC1B" w14:textId="77777777" w:rsidR="00C52476" w:rsidRPr="00F13D22" w:rsidRDefault="005E5EDC">
      <w:pPr>
        <w:pStyle w:val="a5"/>
        <w:numPr>
          <w:ilvl w:val="0"/>
          <w:numId w:val="4"/>
        </w:numPr>
        <w:shd w:val="clear" w:color="auto" w:fill="FFFFFF" w:themeFill="background1"/>
        <w:spacing w:line="276" w:lineRule="auto"/>
        <w:rPr>
          <w:ins w:id="1036" w:author="Борис Гогинян" w:date="2020-05-22T22:23:00Z"/>
          <w:rFonts w:ascii="Times New Roman" w:hAnsi="Times New Roman" w:cs="Times New Roman"/>
          <w:sz w:val="28"/>
          <w:szCs w:val="28"/>
        </w:rPr>
        <w:pPrChange w:id="1037" w:author="Борис Гогинян" w:date="2020-05-22T22:22:00Z">
          <w:pPr>
            <w:shd w:val="clear" w:color="auto" w:fill="FFFFFF" w:themeFill="background1"/>
            <w:spacing w:line="276" w:lineRule="auto"/>
          </w:pPr>
        </w:pPrChange>
      </w:pPr>
      <w:r w:rsidRPr="00B12333">
        <w:rPr>
          <w:rFonts w:ascii="Times New Roman" w:hAnsi="Times New Roman" w:cs="Times New Roman"/>
          <w:sz w:val="28"/>
          <w:szCs w:val="28"/>
          <w:rPrChange w:id="1038" w:author="Борис Гогинян" w:date="2020-05-22T22:35:00Z">
            <w:rPr>
              <w:sz w:val="32"/>
            </w:rPr>
          </w:rPrChange>
        </w:rPr>
        <w:t>Шейдер asStandardSurface</w:t>
      </w:r>
    </w:p>
    <w:p w14:paraId="7E75F164" w14:textId="1D3692F7" w:rsidR="005E5EDC" w:rsidRPr="00B12333" w:rsidRDefault="005E5EDC">
      <w:pPr>
        <w:shd w:val="clear" w:color="auto" w:fill="FFFFFF" w:themeFill="background1"/>
        <w:spacing w:line="276" w:lineRule="auto"/>
        <w:ind w:left="141"/>
        <w:rPr>
          <w:rFonts w:ascii="Times New Roman" w:hAnsi="Times New Roman" w:cs="Times New Roman"/>
          <w:sz w:val="28"/>
          <w:szCs w:val="28"/>
          <w:rPrChange w:id="1039" w:author="Борис Гогинян" w:date="2020-05-22T22:35:00Z">
            <w:rPr/>
          </w:rPrChange>
        </w:rPr>
        <w:pPrChange w:id="1040" w:author="Борис Гогинян" w:date="2020-05-22T22:23:00Z">
          <w:pPr>
            <w:shd w:val="clear" w:color="auto" w:fill="FFFFFF" w:themeFill="background1"/>
            <w:spacing w:line="276" w:lineRule="auto"/>
          </w:pPr>
        </w:pPrChange>
      </w:pPr>
      <w:del w:id="1041" w:author="Борис Гогинян" w:date="2020-05-22T22:23:00Z">
        <w:r w:rsidRPr="00B12333" w:rsidDel="00C52476">
          <w:rPr>
            <w:rFonts w:ascii="Times New Roman" w:hAnsi="Times New Roman" w:cs="Times New Roman"/>
            <w:sz w:val="28"/>
            <w:szCs w:val="28"/>
            <w:rPrChange w:id="1042" w:author="Борис Гогинян" w:date="2020-05-22T22:35:00Z">
              <w:rPr>
                <w:sz w:val="32"/>
              </w:rPr>
            </w:rPrChange>
          </w:rPr>
          <w:br/>
        </w:r>
      </w:del>
      <w:r w:rsidRPr="00B12333">
        <w:rPr>
          <w:rFonts w:ascii="Times New Roman" w:hAnsi="Times New Roman" w:cs="Times New Roman"/>
          <w:sz w:val="28"/>
          <w:szCs w:val="28"/>
          <w:rPrChange w:id="1043" w:author="Борис Гогинян" w:date="2020-05-22T22:35:00Z">
            <w:rPr/>
          </w:rPrChange>
        </w:rPr>
        <w:t>В данном шейдере поддерживается большое количество разных параметров:</w:t>
      </w:r>
    </w:p>
    <w:p w14:paraId="13AE3A83" w14:textId="7EB37F8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Diffuse Parameters – диффузные свойства поверхности</w:t>
      </w:r>
      <w:r w:rsidR="000620F3"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rPr>
        <w:t>реализуются с помощью модели Орена-Наяра. [14] Т</w:t>
      </w:r>
      <w:r w:rsidR="0014631C" w:rsidRPr="00AD4BD2">
        <w:rPr>
          <w:rFonts w:ascii="Times New Roman" w:hAnsi="Times New Roman" w:cs="Times New Roman"/>
          <w:sz w:val="28"/>
          <w:szCs w:val="28"/>
        </w:rPr>
        <w:t>акая</w:t>
      </w:r>
      <w:r w:rsidR="002522FB" w:rsidRPr="00AD4BD2">
        <w:rPr>
          <w:rFonts w:ascii="Times New Roman" w:hAnsi="Times New Roman" w:cs="Times New Roman"/>
          <w:sz w:val="28"/>
          <w:szCs w:val="28"/>
        </w:rPr>
        <w:t xml:space="preserve"> же модель используется в </w:t>
      </w:r>
      <w:r w:rsidR="002522FB" w:rsidRPr="00AD4BD2">
        <w:rPr>
          <w:rFonts w:ascii="Times New Roman" w:hAnsi="Times New Roman" w:cs="Times New Roman"/>
          <w:sz w:val="28"/>
          <w:szCs w:val="28"/>
          <w:lang w:val="en-US"/>
        </w:rPr>
        <w:t>Cycles</w:t>
      </w:r>
      <w:r w:rsidR="002522FB" w:rsidRPr="00AD4BD2">
        <w:rPr>
          <w:rFonts w:ascii="Times New Roman" w:hAnsi="Times New Roman" w:cs="Times New Roman"/>
          <w:sz w:val="28"/>
          <w:szCs w:val="28"/>
        </w:rPr>
        <w:t xml:space="preserve"> в шейдере </w:t>
      </w:r>
      <w:r w:rsidR="002522FB" w:rsidRPr="00AD4BD2">
        <w:rPr>
          <w:rFonts w:ascii="Times New Roman" w:hAnsi="Times New Roman" w:cs="Times New Roman"/>
          <w:sz w:val="28"/>
          <w:szCs w:val="28"/>
          <w:lang w:val="en-US"/>
        </w:rPr>
        <w:t>Diffuse</w:t>
      </w:r>
      <w:r w:rsidR="002522FB"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lang w:val="en-US"/>
        </w:rPr>
        <w:t>BSDF</w:t>
      </w:r>
      <w:r w:rsidR="0014631C" w:rsidRPr="00AD4BD2">
        <w:rPr>
          <w:rFonts w:ascii="Times New Roman" w:hAnsi="Times New Roman" w:cs="Times New Roman"/>
          <w:sz w:val="28"/>
          <w:szCs w:val="28"/>
        </w:rPr>
        <w:t>;</w:t>
      </w:r>
    </w:p>
    <w:p w14:paraId="7CBB984E" w14:textId="51C3D8F4" w:rsidR="005E5EDC" w:rsidRPr="00AD4BD2" w:rsidRDefault="005E5EDC" w:rsidP="000863AF">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Subsurface Parameters – свойства подповерхностного рассеивания</w:t>
      </w:r>
      <w:r w:rsidR="00F533A9" w:rsidRPr="00AD4BD2">
        <w:rPr>
          <w:rFonts w:ascii="Times New Roman" w:hAnsi="Times New Roman" w:cs="Times New Roman"/>
          <w:sz w:val="28"/>
          <w:szCs w:val="28"/>
        </w:rPr>
        <w:t xml:space="preserve"> реализуются с помощью </w:t>
      </w:r>
      <w:r w:rsidR="0014631C" w:rsidRPr="00AD4BD2">
        <w:rPr>
          <w:rFonts w:ascii="Times New Roman" w:hAnsi="Times New Roman" w:cs="Times New Roman"/>
          <w:sz w:val="28"/>
          <w:szCs w:val="28"/>
          <w:lang w:val="en-US"/>
        </w:rPr>
        <w:t>BSSRDF</w:t>
      </w:r>
      <w:ins w:id="1044" w:author="Борис Гогинян" w:date="2020-05-22T20:45:00Z">
        <w:r w:rsidR="000863AF" w:rsidRPr="00AD4BD2">
          <w:rPr>
            <w:rFonts w:ascii="Times New Roman" w:hAnsi="Times New Roman" w:cs="Times New Roman"/>
            <w:sz w:val="28"/>
            <w:szCs w:val="28"/>
          </w:rPr>
          <w:t xml:space="preserve"> (двунаправленная функция распределения отражательной способности поверхности рассеяния)</w:t>
        </w:r>
      </w:ins>
      <w:r w:rsidR="00F533A9" w:rsidRPr="00AD4BD2">
        <w:rPr>
          <w:rFonts w:ascii="Times New Roman" w:hAnsi="Times New Roman" w:cs="Times New Roman"/>
          <w:sz w:val="28"/>
          <w:szCs w:val="28"/>
          <w:lang w:val="en-US"/>
        </w:rPr>
        <w:t xml:space="preserve"> [15]</w:t>
      </w:r>
      <w:r w:rsidR="0014631C" w:rsidRPr="00AD4BD2">
        <w:rPr>
          <w:rFonts w:ascii="Times New Roman" w:hAnsi="Times New Roman" w:cs="Times New Roman"/>
          <w:sz w:val="28"/>
          <w:szCs w:val="28"/>
        </w:rPr>
        <w:t>;</w:t>
      </w:r>
    </w:p>
    <w:p w14:paraId="7E6ED314" w14:textId="6374A4E0"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Specular Parameters – </w:t>
      </w:r>
      <w:r w:rsidR="00EE13F0" w:rsidRPr="00AD4BD2">
        <w:rPr>
          <w:rFonts w:ascii="Times New Roman" w:hAnsi="Times New Roman" w:cs="Times New Roman"/>
          <w:sz w:val="28"/>
          <w:szCs w:val="28"/>
        </w:rPr>
        <w:t>регулирование отражательных свойств</w:t>
      </w:r>
      <w:r w:rsidRPr="00AD4BD2">
        <w:rPr>
          <w:rFonts w:ascii="Times New Roman" w:hAnsi="Times New Roman" w:cs="Times New Roman"/>
          <w:sz w:val="28"/>
          <w:szCs w:val="28"/>
        </w:rPr>
        <w:t xml:space="preserve"> поверхности</w:t>
      </w:r>
      <w:r w:rsidR="00EE13F0" w:rsidRPr="00AD4BD2">
        <w:rPr>
          <w:rFonts w:ascii="Times New Roman" w:hAnsi="Times New Roman" w:cs="Times New Roman"/>
          <w:sz w:val="28"/>
          <w:szCs w:val="28"/>
        </w:rPr>
        <w:t xml:space="preserve"> [3]</w:t>
      </w:r>
      <w:r w:rsidR="0014631C" w:rsidRPr="00AD4BD2">
        <w:rPr>
          <w:rFonts w:ascii="Times New Roman" w:hAnsi="Times New Roman" w:cs="Times New Roman"/>
          <w:sz w:val="28"/>
          <w:szCs w:val="28"/>
        </w:rPr>
        <w:t>;</w:t>
      </w:r>
    </w:p>
    <w:p w14:paraId="403241F8" w14:textId="573F4BF3"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Refraction Parameters – параметры, контролирующие преломленные лучи</w:t>
      </w:r>
      <w:r w:rsidR="0014631C" w:rsidRPr="00AD4BD2">
        <w:rPr>
          <w:rFonts w:ascii="Times New Roman" w:hAnsi="Times New Roman" w:cs="Times New Roman"/>
          <w:sz w:val="28"/>
          <w:szCs w:val="28"/>
        </w:rPr>
        <w:t xml:space="preserve"> [3];</w:t>
      </w:r>
    </w:p>
    <w:p w14:paraId="6E4DDB4B" w14:textId="37DECAC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Incandescence Parameters</w:t>
      </w:r>
      <w:r w:rsidR="00CB5B4E" w:rsidRPr="00AD4BD2">
        <w:rPr>
          <w:rFonts w:ascii="Times New Roman" w:hAnsi="Times New Roman" w:cs="Times New Roman"/>
          <w:sz w:val="28"/>
          <w:szCs w:val="28"/>
        </w:rPr>
        <w:t xml:space="preserve"> – параметры, позволяющие сделать материал источником света</w:t>
      </w:r>
      <w:r w:rsidR="0014631C" w:rsidRPr="00AD4BD2">
        <w:rPr>
          <w:rFonts w:ascii="Times New Roman" w:hAnsi="Times New Roman" w:cs="Times New Roman"/>
          <w:sz w:val="28"/>
          <w:szCs w:val="28"/>
        </w:rPr>
        <w:t>;</w:t>
      </w:r>
    </w:p>
    <w:p w14:paraId="110A6783" w14:textId="107C429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Transparency Parameters</w:t>
      </w:r>
      <w:r w:rsidR="00CB5B4E" w:rsidRPr="00AD4BD2">
        <w:rPr>
          <w:rFonts w:ascii="Times New Roman" w:hAnsi="Times New Roman" w:cs="Times New Roman"/>
          <w:sz w:val="28"/>
          <w:szCs w:val="28"/>
        </w:rPr>
        <w:t xml:space="preserve"> – параметр альфа канала, отвечает за видимость объекта</w:t>
      </w:r>
      <w:r w:rsidR="0014631C" w:rsidRPr="00AD4BD2">
        <w:rPr>
          <w:rFonts w:ascii="Times New Roman" w:hAnsi="Times New Roman" w:cs="Times New Roman"/>
          <w:sz w:val="28"/>
          <w:szCs w:val="28"/>
        </w:rPr>
        <w:t>;</w:t>
      </w:r>
    </w:p>
    <w:p w14:paraId="295DD951" w14:textId="04AFC13E"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Bump Parameters</w:t>
      </w:r>
      <w:r w:rsidR="00CB5B4E" w:rsidRPr="00AD4BD2">
        <w:rPr>
          <w:rFonts w:ascii="Times New Roman" w:hAnsi="Times New Roman" w:cs="Times New Roman"/>
          <w:sz w:val="28"/>
          <w:szCs w:val="28"/>
        </w:rPr>
        <w:t xml:space="preserve"> – параметр </w:t>
      </w:r>
      <w:r w:rsidR="0014631C" w:rsidRPr="00AD4BD2">
        <w:rPr>
          <w:rFonts w:ascii="Times New Roman" w:hAnsi="Times New Roman" w:cs="Times New Roman"/>
          <w:sz w:val="28"/>
          <w:szCs w:val="28"/>
        </w:rPr>
        <w:t xml:space="preserve">тонкой </w:t>
      </w:r>
      <w:r w:rsidR="00CB5B4E" w:rsidRPr="00AD4BD2">
        <w:rPr>
          <w:rFonts w:ascii="Times New Roman" w:hAnsi="Times New Roman" w:cs="Times New Roman"/>
          <w:sz w:val="28"/>
          <w:szCs w:val="28"/>
        </w:rPr>
        <w:t>настройки микронормалей поверхности</w:t>
      </w:r>
      <w:r w:rsidR="0014631C" w:rsidRPr="00AD4BD2">
        <w:rPr>
          <w:rFonts w:ascii="Times New Roman" w:hAnsi="Times New Roman" w:cs="Times New Roman"/>
          <w:sz w:val="28"/>
          <w:szCs w:val="28"/>
        </w:rPr>
        <w:t>. Позволяет подключить карту нормалей.</w:t>
      </w:r>
    </w:p>
    <w:p w14:paraId="3382B8FE" w14:textId="34A96737" w:rsidR="00AD72BB" w:rsidRPr="00AD4BD2" w:rsidRDefault="00CB5B4E" w:rsidP="00EE13F0">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Здесь приведены некоторые основные параметры, </w:t>
      </w:r>
      <w:r w:rsidR="0014631C" w:rsidRPr="00AD4BD2">
        <w:rPr>
          <w:rFonts w:ascii="Times New Roman" w:hAnsi="Times New Roman" w:cs="Times New Roman"/>
          <w:sz w:val="28"/>
          <w:szCs w:val="28"/>
        </w:rPr>
        <w:t>которые использовались в исследовании.</w:t>
      </w:r>
      <w:r w:rsidR="00EE13F0" w:rsidRPr="00AD4BD2">
        <w:rPr>
          <w:rFonts w:ascii="Times New Roman" w:hAnsi="Times New Roman" w:cs="Times New Roman"/>
          <w:sz w:val="28"/>
          <w:szCs w:val="28"/>
        </w:rPr>
        <w:t xml:space="preserve"> </w:t>
      </w:r>
      <w:r w:rsidR="00E226F3" w:rsidRPr="00AD4BD2">
        <w:rPr>
          <w:rFonts w:ascii="Times New Roman" w:hAnsi="Times New Roman" w:cs="Times New Roman"/>
          <w:sz w:val="28"/>
          <w:szCs w:val="28"/>
        </w:rPr>
        <w:t>Все далее описываемые материалы имеют похожую структуру, поэтому в них б</w:t>
      </w:r>
      <w:r w:rsidR="00EE13F0" w:rsidRPr="00AD4BD2">
        <w:rPr>
          <w:rFonts w:ascii="Times New Roman" w:hAnsi="Times New Roman" w:cs="Times New Roman"/>
          <w:sz w:val="28"/>
          <w:szCs w:val="28"/>
        </w:rPr>
        <w:t>удут описаны только существенные</w:t>
      </w:r>
      <w:r w:rsidR="00E226F3" w:rsidRPr="00AD4BD2">
        <w:rPr>
          <w:rFonts w:ascii="Times New Roman" w:hAnsi="Times New Roman" w:cs="Times New Roman"/>
          <w:sz w:val="28"/>
          <w:szCs w:val="28"/>
        </w:rPr>
        <w:t xml:space="preserve"> различия и список принимаемых параметров.</w:t>
      </w:r>
      <w:r w:rsidR="00EE13F0"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rPr>
        <w:t xml:space="preserve">Все </w:t>
      </w:r>
      <w:r w:rsidR="00700D50" w:rsidRPr="00AD4BD2">
        <w:rPr>
          <w:rFonts w:ascii="Times New Roman" w:hAnsi="Times New Roman" w:cs="Times New Roman"/>
          <w:sz w:val="28"/>
          <w:szCs w:val="28"/>
        </w:rPr>
        <w:t xml:space="preserve">шейдеры </w:t>
      </w:r>
      <w:r w:rsidR="00700D50" w:rsidRPr="00AD4BD2">
        <w:rPr>
          <w:rFonts w:ascii="Times New Roman" w:hAnsi="Times New Roman" w:cs="Times New Roman"/>
          <w:sz w:val="28"/>
          <w:szCs w:val="28"/>
          <w:lang w:val="en-US"/>
        </w:rPr>
        <w:t>appleseed</w:t>
      </w:r>
      <w:r w:rsidR="00700D50" w:rsidRPr="00AD4BD2">
        <w:rPr>
          <w:rFonts w:ascii="Times New Roman" w:hAnsi="Times New Roman" w:cs="Times New Roman"/>
          <w:sz w:val="28"/>
          <w:szCs w:val="28"/>
        </w:rPr>
        <w:t xml:space="preserve"> реализованы</w:t>
      </w:r>
      <w:r w:rsidR="0062428C" w:rsidRPr="00AD4BD2">
        <w:rPr>
          <w:rFonts w:ascii="Times New Roman" w:hAnsi="Times New Roman" w:cs="Times New Roman"/>
          <w:sz w:val="28"/>
          <w:szCs w:val="28"/>
        </w:rPr>
        <w:t xml:space="preserve"> на</w:t>
      </w:r>
      <w:r w:rsidR="00700D50" w:rsidRPr="00AD4BD2">
        <w:rPr>
          <w:rFonts w:ascii="Times New Roman" w:hAnsi="Times New Roman" w:cs="Times New Roman"/>
          <w:sz w:val="28"/>
          <w:szCs w:val="28"/>
        </w:rPr>
        <w:t xml:space="preserve"> языке</w:t>
      </w:r>
      <w:r w:rsidR="0062428C"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lang w:val="en-US"/>
        </w:rPr>
        <w:t>OSL</w:t>
      </w:r>
      <w:r w:rsidR="00700D50" w:rsidRPr="00AD4BD2">
        <w:rPr>
          <w:rFonts w:ascii="Times New Roman" w:hAnsi="Times New Roman" w:cs="Times New Roman"/>
          <w:sz w:val="28"/>
          <w:szCs w:val="28"/>
        </w:rPr>
        <w:t xml:space="preserve"> и доступны по ссылке [13]</w:t>
      </w:r>
      <w:ins w:id="1045" w:author="Борис Гогинян" w:date="2020-05-22T22:30:00Z">
        <w:r w:rsidR="00091A95" w:rsidRPr="00AD4BD2">
          <w:rPr>
            <w:rFonts w:ascii="Times New Roman" w:hAnsi="Times New Roman" w:cs="Times New Roman"/>
            <w:sz w:val="28"/>
            <w:szCs w:val="28"/>
          </w:rPr>
          <w:t>.</w:t>
        </w:r>
      </w:ins>
    </w:p>
    <w:p w14:paraId="3CB8D3D0" w14:textId="77777777" w:rsidR="00AE5A12" w:rsidRPr="00AD4BD2" w:rsidRDefault="00AE5A12" w:rsidP="00AE5A12">
      <w:pPr>
        <w:shd w:val="clear" w:color="auto" w:fill="FFFFFF" w:themeFill="background1"/>
        <w:spacing w:after="0" w:line="240" w:lineRule="auto"/>
        <w:ind w:left="-120" w:firstLine="120"/>
        <w:rPr>
          <w:rFonts w:ascii="Times New Roman" w:hAnsi="Times New Roman" w:cs="Times New Roman"/>
          <w:sz w:val="28"/>
          <w:szCs w:val="28"/>
        </w:rPr>
      </w:pPr>
    </w:p>
    <w:p w14:paraId="0028E85A" w14:textId="1ACE9D67" w:rsidR="00A6235B" w:rsidRPr="00B12333" w:rsidDel="00583657" w:rsidRDefault="00AE5A12" w:rsidP="00D22B6C">
      <w:pPr>
        <w:rPr>
          <w:del w:id="1046" w:author="Борис Гогинян" w:date="2020-05-24T21:52:00Z"/>
          <w:rFonts w:ascii="Times New Roman" w:hAnsi="Times New Roman" w:cs="Times New Roman"/>
          <w:sz w:val="28"/>
          <w:szCs w:val="28"/>
          <w:rPrChange w:id="1047" w:author="Борис Гогинян" w:date="2020-05-22T22:35:00Z">
            <w:rPr>
              <w:del w:id="1048" w:author="Борис Гогинян" w:date="2020-05-24T21:52:00Z"/>
              <w:rFonts w:ascii="Times New Roman" w:hAnsi="Times New Roman" w:cs="Times New Roman"/>
              <w:sz w:val="32"/>
              <w:szCs w:val="24"/>
            </w:rPr>
          </w:rPrChange>
        </w:rPr>
      </w:pPr>
      <w:r w:rsidRPr="00B12333">
        <w:rPr>
          <w:rFonts w:ascii="Times New Roman" w:hAnsi="Times New Roman" w:cs="Times New Roman"/>
          <w:sz w:val="28"/>
          <w:szCs w:val="28"/>
          <w:rPrChange w:id="1049" w:author="Борис Гогинян" w:date="2020-05-22T22:35:00Z">
            <w:rPr>
              <w:rFonts w:ascii="Times New Roman" w:hAnsi="Times New Roman" w:cs="Times New Roman"/>
              <w:sz w:val="32"/>
              <w:szCs w:val="24"/>
            </w:rPr>
          </w:rPrChange>
        </w:rPr>
        <w:t>В</w:t>
      </w:r>
      <w:r w:rsidR="00E226F3" w:rsidRPr="00B12333">
        <w:rPr>
          <w:rFonts w:ascii="Times New Roman" w:hAnsi="Times New Roman" w:cs="Times New Roman"/>
          <w:sz w:val="28"/>
          <w:szCs w:val="28"/>
          <w:rPrChange w:id="1050" w:author="Борис Гогинян" w:date="2020-05-22T22:35:00Z">
            <w:rPr>
              <w:rFonts w:ascii="Times New Roman" w:hAnsi="Times New Roman" w:cs="Times New Roman"/>
              <w:sz w:val="32"/>
              <w:szCs w:val="24"/>
            </w:rPr>
          </w:rPrChange>
        </w:rPr>
        <w:t xml:space="preserve"> рендере</w:t>
      </w:r>
      <w:r w:rsidR="00A6235B" w:rsidRPr="00B12333">
        <w:rPr>
          <w:rFonts w:ascii="Times New Roman" w:hAnsi="Times New Roman" w:cs="Times New Roman"/>
          <w:sz w:val="28"/>
          <w:szCs w:val="28"/>
          <w:rPrChange w:id="1051" w:author="Борис Гогинян" w:date="2020-05-22T22:35:00Z">
            <w:rPr>
              <w:rFonts w:ascii="Times New Roman" w:hAnsi="Times New Roman" w:cs="Times New Roman"/>
              <w:sz w:val="32"/>
              <w:szCs w:val="24"/>
            </w:rPr>
          </w:rPrChange>
        </w:rPr>
        <w:t xml:space="preserve"> </w:t>
      </w:r>
      <w:r w:rsidR="00A6235B" w:rsidRPr="00B12333">
        <w:rPr>
          <w:rFonts w:ascii="Times New Roman" w:hAnsi="Times New Roman" w:cs="Times New Roman"/>
          <w:sz w:val="28"/>
          <w:szCs w:val="28"/>
          <w:lang w:val="en-US"/>
          <w:rPrChange w:id="1052" w:author="Борис Гогинян" w:date="2020-05-22T22:35:00Z">
            <w:rPr>
              <w:rFonts w:ascii="Times New Roman" w:hAnsi="Times New Roman" w:cs="Times New Roman"/>
              <w:sz w:val="32"/>
              <w:szCs w:val="24"/>
              <w:lang w:val="en-US"/>
            </w:rPr>
          </w:rPrChange>
        </w:rPr>
        <w:t>Cycles</w:t>
      </w:r>
      <w:r w:rsidR="00A6235B" w:rsidRPr="00B12333">
        <w:rPr>
          <w:rFonts w:ascii="Times New Roman" w:hAnsi="Times New Roman" w:cs="Times New Roman"/>
          <w:sz w:val="28"/>
          <w:szCs w:val="28"/>
          <w:rPrChange w:id="1053" w:author="Борис Гогинян" w:date="2020-05-22T22:35:00Z">
            <w:rPr>
              <w:rFonts w:ascii="Times New Roman" w:hAnsi="Times New Roman" w:cs="Times New Roman"/>
              <w:sz w:val="32"/>
              <w:szCs w:val="24"/>
            </w:rPr>
          </w:rPrChange>
        </w:rPr>
        <w:t>:</w:t>
      </w:r>
    </w:p>
    <w:p w14:paraId="39FFAA16" w14:textId="77777777" w:rsidR="0062428C" w:rsidRPr="00AD4BD2" w:rsidRDefault="0062428C">
      <w:pPr>
        <w:pPrChange w:id="1054" w:author="Борис Гогинян" w:date="2020-05-24T21:52:00Z">
          <w:pPr>
            <w:pStyle w:val="a5"/>
            <w:ind w:left="0"/>
          </w:pPr>
        </w:pPrChange>
      </w:pPr>
    </w:p>
    <w:p w14:paraId="197300E4" w14:textId="5D99020F" w:rsidR="00A6235B" w:rsidRPr="00AD4BD2" w:rsidRDefault="00FB1DC8" w:rsidP="00EB01A5">
      <w:pPr>
        <w:pStyle w:val="a5"/>
        <w:numPr>
          <w:ilvl w:val="0"/>
          <w:numId w:val="19"/>
        </w:numPr>
        <w:shd w:val="clear" w:color="auto" w:fill="FFFFFF" w:themeFill="background1"/>
        <w:spacing w:line="240" w:lineRule="auto"/>
        <w:rPr>
          <w:rFonts w:ascii="Times New Roman" w:hAnsi="Times New Roman" w:cs="Times New Roman"/>
          <w:sz w:val="28"/>
          <w:szCs w:val="28"/>
          <w:lang w:val="en-US"/>
        </w:rPr>
      </w:pPr>
      <w:r w:rsidRPr="00AD4BD2">
        <w:rPr>
          <w:sz w:val="28"/>
          <w:szCs w:val="28"/>
          <w:rPrChange w:id="1055" w:author="Борис Гогинян" w:date="2020-05-22T22:35:00Z">
            <w:rPr/>
          </w:rPrChange>
        </w:rPr>
        <w:fldChar w:fldCharType="begin"/>
      </w:r>
      <w:r w:rsidRPr="00B12333">
        <w:rPr>
          <w:sz w:val="28"/>
          <w:szCs w:val="28"/>
          <w:rPrChange w:id="1056" w:author="Борис Гогинян" w:date="2020-05-22T22:35:00Z">
            <w:rPr/>
          </w:rPrChange>
        </w:rPr>
        <w:instrText xml:space="preserve"> HYPERLINK "https://docs.blender.org/manual/en/latest/render/shader_nodes/shader/diffuse.html" </w:instrText>
      </w:r>
      <w:r w:rsidRPr="00AD4BD2">
        <w:rPr>
          <w:rPrChange w:id="1057"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Diffuse BSDF</w:t>
      </w:r>
      <w:r w:rsidRPr="00AD4BD2">
        <w:rPr>
          <w:rStyle w:val="a3"/>
          <w:rFonts w:ascii="Times New Roman" w:hAnsi="Times New Roman" w:cs="Times New Roman"/>
          <w:color w:val="auto"/>
          <w:sz w:val="28"/>
          <w:szCs w:val="28"/>
          <w:u w:val="none"/>
          <w:lang w:val="en-US"/>
        </w:rPr>
        <w:fldChar w:fldCharType="end"/>
      </w:r>
      <w:r w:rsidR="00EE13F0" w:rsidRPr="00F13D22">
        <w:rPr>
          <w:rFonts w:ascii="Times New Roman" w:hAnsi="Times New Roman" w:cs="Times New Roman"/>
          <w:sz w:val="28"/>
          <w:szCs w:val="28"/>
          <w:lang w:val="en-US"/>
        </w:rPr>
        <w:t xml:space="preserve"> </w:t>
      </w:r>
      <w:del w:id="1058" w:author="Борис Гогинян" w:date="2020-05-22T22:29:00Z">
        <w:r w:rsidR="00EE13F0" w:rsidRPr="00AD4BD2" w:rsidDel="00091A95">
          <w:rPr>
            <w:rFonts w:ascii="Times New Roman" w:hAnsi="Times New Roman" w:cs="Times New Roman"/>
            <w:sz w:val="28"/>
            <w:szCs w:val="28"/>
            <w:lang w:val="en-US"/>
          </w:rPr>
          <w:delText>[</w:delText>
        </w:r>
        <w:r w:rsidR="002D3A91" w:rsidRPr="00AD4BD2" w:rsidDel="00091A95">
          <w:rPr>
            <w:rFonts w:ascii="Times New Roman" w:hAnsi="Times New Roman" w:cs="Times New Roman"/>
            <w:sz w:val="28"/>
            <w:szCs w:val="28"/>
            <w:lang w:val="en-US"/>
          </w:rPr>
          <w:delText>16</w:delText>
        </w:r>
        <w:r w:rsidR="00EE13F0" w:rsidRPr="00AD4BD2" w:rsidDel="00091A95">
          <w:rPr>
            <w:rFonts w:ascii="Times New Roman" w:hAnsi="Times New Roman" w:cs="Times New Roman"/>
            <w:sz w:val="28"/>
            <w:szCs w:val="28"/>
            <w:lang w:val="en-US"/>
          </w:rPr>
          <w:delText>]</w:delText>
        </w:r>
      </w:del>
    </w:p>
    <w:p w14:paraId="179696EC" w14:textId="45966BFE" w:rsidR="00246CAD" w:rsidRPr="00B12333" w:rsidRDefault="003366BA" w:rsidP="00246CAD">
      <w:pPr>
        <w:shd w:val="clear" w:color="auto" w:fill="FFFFFF" w:themeFill="background1"/>
        <w:spacing w:line="240" w:lineRule="auto"/>
        <w:ind w:left="360"/>
        <w:rPr>
          <w:sz w:val="28"/>
          <w:szCs w:val="28"/>
          <w:rPrChange w:id="1059" w:author="Борис Гогинян" w:date="2020-05-22T22:35:00Z">
            <w:rPr/>
          </w:rPrChange>
        </w:rPr>
      </w:pPr>
      <w:r w:rsidRPr="00AD4BD2">
        <w:rPr>
          <w:rFonts w:ascii="Times New Roman" w:hAnsi="Times New Roman" w:cs="Times New Roman"/>
          <w:sz w:val="28"/>
          <w:szCs w:val="28"/>
        </w:rPr>
        <w:t xml:space="preserve">Данная </w:t>
      </w:r>
      <w:del w:id="1060" w:author="Борис Гогинян" w:date="2020-05-22T22:29:00Z">
        <w:r w:rsidRPr="00AD4BD2" w:rsidDel="00091A95">
          <w:rPr>
            <w:rFonts w:ascii="Times New Roman" w:hAnsi="Times New Roman" w:cs="Times New Roman"/>
            <w:sz w:val="28"/>
            <w:szCs w:val="28"/>
          </w:rPr>
          <w:delText xml:space="preserve">функция </w:delText>
        </w:r>
      </w:del>
      <w:ins w:id="1061" w:author="Борис Гогинян" w:date="2020-05-22T22:29:00Z">
        <w:r w:rsidR="00091A95" w:rsidRPr="00AD4BD2">
          <w:rPr>
            <w:rFonts w:ascii="Times New Roman" w:hAnsi="Times New Roman" w:cs="Times New Roman"/>
            <w:sz w:val="28"/>
            <w:szCs w:val="28"/>
          </w:rPr>
          <w:t xml:space="preserve">модель </w:t>
        </w:r>
        <w:r w:rsidR="00091A95" w:rsidRPr="00B12333">
          <w:rPr>
            <w:rFonts w:ascii="Times New Roman" w:hAnsi="Times New Roman" w:cs="Times New Roman"/>
            <w:sz w:val="28"/>
            <w:szCs w:val="28"/>
            <w:rPrChange w:id="1062" w:author="Борис Гогинян" w:date="2020-05-22T22:35:00Z">
              <w:rPr>
                <w:rFonts w:ascii="Times New Roman" w:hAnsi="Times New Roman" w:cs="Times New Roman"/>
                <w:sz w:val="28"/>
                <w:szCs w:val="24"/>
                <w:lang w:val="en-US"/>
              </w:rPr>
            </w:rPrChange>
          </w:rPr>
          <w:t>[16]</w:t>
        </w:r>
        <w:r w:rsidR="00091A95" w:rsidRPr="00F13D22">
          <w:rPr>
            <w:rFonts w:ascii="Times New Roman" w:hAnsi="Times New Roman" w:cs="Times New Roman"/>
            <w:sz w:val="28"/>
            <w:szCs w:val="28"/>
          </w:rPr>
          <w:t xml:space="preserve"> </w:t>
        </w:r>
      </w:ins>
      <w:r w:rsidRPr="00AD4BD2">
        <w:rPr>
          <w:rFonts w:ascii="Times New Roman" w:hAnsi="Times New Roman" w:cs="Times New Roman"/>
          <w:sz w:val="28"/>
          <w:szCs w:val="28"/>
        </w:rPr>
        <w:t>использует</w:t>
      </w:r>
      <w:r w:rsidR="003F7829" w:rsidRPr="00AD4BD2">
        <w:rPr>
          <w:rFonts w:ascii="Times New Roman" w:hAnsi="Times New Roman" w:cs="Times New Roman"/>
          <w:sz w:val="28"/>
          <w:szCs w:val="28"/>
        </w:rPr>
        <w:t xml:space="preserve"> диффузную</w:t>
      </w:r>
      <w:r w:rsidRPr="00AD4BD2">
        <w:rPr>
          <w:rFonts w:ascii="Times New Roman" w:hAnsi="Times New Roman" w:cs="Times New Roman"/>
          <w:sz w:val="28"/>
          <w:szCs w:val="28"/>
        </w:rPr>
        <w:t xml:space="preserve"> </w:t>
      </w:r>
      <w:r w:rsidR="003F7829" w:rsidRPr="00AD4BD2">
        <w:rPr>
          <w:rFonts w:ascii="Times New Roman" w:hAnsi="Times New Roman" w:cs="Times New Roman"/>
          <w:sz w:val="28"/>
          <w:szCs w:val="28"/>
        </w:rPr>
        <w:t>модель отражения Ламберта (англ. Lambertian) и Орен-Наяра (англ. Oren-Nayar)</w:t>
      </w:r>
      <w:r w:rsidR="00DC6590" w:rsidRPr="00AD4BD2">
        <w:rPr>
          <w:rFonts w:ascii="Times New Roman" w:hAnsi="Times New Roman" w:cs="Times New Roman"/>
          <w:sz w:val="28"/>
          <w:szCs w:val="28"/>
        </w:rPr>
        <w:t xml:space="preserve"> </w:t>
      </w:r>
      <w:r w:rsidR="00DC6590" w:rsidRPr="00B12333">
        <w:rPr>
          <w:rFonts w:ascii="Times New Roman" w:hAnsi="Times New Roman" w:cs="Times New Roman"/>
          <w:sz w:val="28"/>
          <w:szCs w:val="28"/>
          <w:rPrChange w:id="1063" w:author="Борис Гогинян" w:date="2020-05-22T22:35:00Z">
            <w:rPr>
              <w:rFonts w:ascii="Times New Roman" w:hAnsi="Times New Roman" w:cs="Times New Roman"/>
              <w:sz w:val="28"/>
              <w:szCs w:val="24"/>
              <w:lang w:val="en-US"/>
            </w:rPr>
          </w:rPrChange>
        </w:rPr>
        <w:t>[14]</w:t>
      </w:r>
      <w:r w:rsidR="003F7829" w:rsidRPr="00F13D22">
        <w:rPr>
          <w:rFonts w:ascii="Times New Roman" w:hAnsi="Times New Roman" w:cs="Times New Roman"/>
          <w:sz w:val="28"/>
          <w:szCs w:val="28"/>
        </w:rPr>
        <w:t>:</w:t>
      </w:r>
    </w:p>
    <w:p w14:paraId="4E2D1DA7" w14:textId="544AB6D4" w:rsidR="00D10CE1" w:rsidRPr="00F13D22" w:rsidRDefault="00531FCD" w:rsidP="0062428C">
      <w:pPr>
        <w:shd w:val="clear" w:color="auto" w:fill="FFFFFF" w:themeFill="background1"/>
        <w:spacing w:line="240" w:lineRule="auto"/>
        <w:ind w:left="36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r>
                <w:rPr>
                  <w:rFonts w:ascii="Cambria Math" w:hAnsi="Cambria Math" w:cs="Times New Roman"/>
                  <w:sz w:val="28"/>
                  <w:szCs w:val="28"/>
                </w:rPr>
                <m:t>, σ</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A+B</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0,</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e>
                          </m:d>
                        </m:e>
                      </m:func>
                    </m:e>
                  </m:d>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tan</m:t>
                  </m:r>
                </m:fName>
                <m:e>
                  <m:r>
                    <w:rPr>
                      <w:rFonts w:ascii="Cambria Math" w:hAnsi="Cambria Math" w:cs="Times New Roman"/>
                      <w:sz w:val="28"/>
                      <w:szCs w:val="28"/>
                    </w:rPr>
                    <m:t>β</m:t>
                  </m:r>
                </m:e>
              </m:func>
            </m:e>
          </m:d>
        </m:oMath>
      </m:oMathPara>
    </w:p>
    <w:p w14:paraId="0B06D9B8" w14:textId="161BC4B3" w:rsidR="00835256" w:rsidRPr="00B12333" w:rsidRDefault="00F03BB0" w:rsidP="0062428C">
      <w:pPr>
        <w:shd w:val="clear" w:color="auto" w:fill="FFFFFF" w:themeFill="background1"/>
        <w:spacing w:line="240" w:lineRule="auto"/>
        <w:ind w:left="360"/>
        <w:rPr>
          <w:rFonts w:cstheme="minorHAnsi"/>
          <w:sz w:val="28"/>
          <w:szCs w:val="28"/>
          <w:rPrChange w:id="1064" w:author="Борис Гогинян" w:date="2020-05-22T22:35:00Z">
            <w:rPr>
              <w:rFonts w:cstheme="minorHAnsi"/>
              <w:sz w:val="32"/>
              <w:szCs w:val="24"/>
            </w:rPr>
          </w:rPrChange>
        </w:rPr>
      </w:pPr>
      <w:r w:rsidRPr="00B12333">
        <w:rPr>
          <w:rFonts w:ascii="Times New Roman" w:hAnsi="Times New Roman" w:cs="Times New Roman"/>
          <w:sz w:val="28"/>
          <w:szCs w:val="28"/>
          <w:rPrChange w:id="1065" w:author="Борис Гогинян" w:date="2020-05-22T22:35:00Z">
            <w:rPr>
              <w:rFonts w:ascii="Times New Roman" w:hAnsi="Times New Roman" w:cs="Times New Roman"/>
              <w:sz w:val="32"/>
              <w:szCs w:val="24"/>
            </w:rPr>
          </w:rPrChange>
        </w:rPr>
        <w:t xml:space="preserve">где </w:t>
      </w:r>
      <m:oMath>
        <m:r>
          <w:rPr>
            <w:rFonts w:ascii="Cambria Math" w:hAnsi="Cambria Math" w:cstheme="minorHAnsi"/>
            <w:sz w:val="28"/>
            <w:szCs w:val="28"/>
            <w:rPrChange w:id="1066" w:author="Борис Гогинян" w:date="2020-05-22T22:35:00Z">
              <w:rPr>
                <w:rFonts w:ascii="Cambria Math" w:hAnsi="Cambria Math" w:cstheme="minorHAnsi"/>
                <w:sz w:val="32"/>
                <w:szCs w:val="24"/>
              </w:rPr>
            </w:rPrChange>
          </w:rPr>
          <m:t>A=1.0-0.5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Change w:id="1067" w:author="Борис Гогинян" w:date="2020-05-22T22:35:00Z">
                      <w:rPr>
                        <w:rFonts w:ascii="Cambria Math" w:hAnsi="Cambria Math" w:cstheme="minorHAnsi"/>
                        <w:sz w:val="32"/>
                        <w:szCs w:val="24"/>
                      </w:rPr>
                    </w:rPrChange>
                  </w:rPr>
                  <m:t>σ</m:t>
                </m:r>
              </m:e>
              <m:sup>
                <m:r>
                  <m:rPr>
                    <m:sty m:val="p"/>
                  </m:rPr>
                  <w:rPr>
                    <w:rFonts w:ascii="Cambria Math" w:hAnsi="Cambria Math" w:cstheme="minorHAnsi"/>
                    <w:sz w:val="28"/>
                    <w:szCs w:val="28"/>
                    <w:rPrChange w:id="1068" w:author="Борис Гогинян" w:date="2020-05-22T22:35:00Z">
                      <w:rPr>
                        <w:rFonts w:ascii="Cambria Math" w:hAnsi="Cambria Math" w:cstheme="minorHAnsi"/>
                        <w:sz w:val="32"/>
                        <w:szCs w:val="24"/>
                      </w:rPr>
                    </w:rPrChange>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Change w:id="1069" w:author="Борис Гогинян" w:date="2020-05-22T22:35:00Z">
                      <w:rPr>
                        <w:rFonts w:ascii="Cambria Math" w:hAnsi="Cambria Math" w:cstheme="minorHAnsi"/>
                        <w:sz w:val="32"/>
                        <w:szCs w:val="24"/>
                      </w:rPr>
                    </w:rPrChange>
                  </w:rPr>
                  <m:t>σ</m:t>
                </m:r>
              </m:e>
              <m:sup>
                <m:r>
                  <m:rPr>
                    <m:sty m:val="p"/>
                  </m:rPr>
                  <w:rPr>
                    <w:rFonts w:ascii="Cambria Math" w:hAnsi="Cambria Math" w:cstheme="minorHAnsi"/>
                    <w:sz w:val="28"/>
                    <w:szCs w:val="28"/>
                    <w:rPrChange w:id="1070" w:author="Борис Гогинян" w:date="2020-05-22T22:35:00Z">
                      <w:rPr>
                        <w:rFonts w:ascii="Cambria Math" w:hAnsi="Cambria Math" w:cstheme="minorHAnsi"/>
                        <w:sz w:val="32"/>
                        <w:szCs w:val="24"/>
                      </w:rPr>
                    </w:rPrChange>
                  </w:rPr>
                  <m:t>2</m:t>
                </m:r>
              </m:sup>
            </m:sSup>
            <m:r>
              <m:rPr>
                <m:sty m:val="p"/>
              </m:rPr>
              <w:rPr>
                <w:rFonts w:ascii="Cambria Math" w:hAnsi="Cambria Math" w:cstheme="minorHAnsi"/>
                <w:sz w:val="28"/>
                <w:szCs w:val="28"/>
                <w:rPrChange w:id="1071" w:author="Борис Гогинян" w:date="2020-05-22T22:35:00Z">
                  <w:rPr>
                    <w:rFonts w:ascii="Cambria Math" w:hAnsi="Cambria Math" w:cstheme="minorHAnsi"/>
                    <w:sz w:val="32"/>
                    <w:szCs w:val="24"/>
                  </w:rPr>
                </w:rPrChange>
              </w:rPr>
              <m:t>+0.33</m:t>
            </m:r>
          </m:den>
        </m:f>
      </m:oMath>
      <w:r w:rsidR="00835256" w:rsidRPr="00B12333">
        <w:rPr>
          <w:rFonts w:cstheme="minorHAnsi"/>
          <w:sz w:val="28"/>
          <w:szCs w:val="28"/>
          <w:rPrChange w:id="1072" w:author="Борис Гогинян" w:date="2020-05-22T22:35:00Z">
            <w:rPr>
              <w:rFonts w:cstheme="minorHAnsi"/>
              <w:sz w:val="32"/>
              <w:szCs w:val="24"/>
            </w:rPr>
          </w:rPrChange>
        </w:rPr>
        <w:t xml:space="preserve"> </w:t>
      </w:r>
      <w:r w:rsidRPr="00B12333">
        <w:rPr>
          <w:rFonts w:cstheme="minorHAnsi"/>
          <w:sz w:val="28"/>
          <w:szCs w:val="28"/>
          <w:rPrChange w:id="1073" w:author="Борис Гогинян" w:date="2020-05-22T22:35:00Z">
            <w:rPr>
              <w:rFonts w:cstheme="minorHAnsi"/>
              <w:sz w:val="32"/>
              <w:szCs w:val="24"/>
            </w:rPr>
          </w:rPrChange>
        </w:rPr>
        <w:t>;</w:t>
      </w:r>
    </w:p>
    <w:p w14:paraId="5C732067" w14:textId="345FD16E" w:rsidR="00F03BB0" w:rsidRPr="00B12333" w:rsidRDefault="00F03BB0" w:rsidP="0062428C">
      <w:pPr>
        <w:shd w:val="clear" w:color="auto" w:fill="FFFFFF" w:themeFill="background1"/>
        <w:spacing w:line="240" w:lineRule="auto"/>
        <w:ind w:left="360"/>
        <w:rPr>
          <w:rFonts w:cstheme="minorHAnsi"/>
          <w:sz w:val="28"/>
          <w:szCs w:val="28"/>
          <w:rPrChange w:id="1074" w:author="Борис Гогинян" w:date="2020-05-22T22:35:00Z">
            <w:rPr>
              <w:rFonts w:cstheme="minorHAnsi"/>
              <w:sz w:val="32"/>
              <w:szCs w:val="24"/>
            </w:rPr>
          </w:rPrChange>
        </w:rPr>
      </w:pPr>
      <m:oMath>
        <m:r>
          <w:rPr>
            <w:rFonts w:ascii="Cambria Math" w:hAnsi="Cambria Math" w:cstheme="minorHAnsi"/>
            <w:sz w:val="28"/>
            <w:szCs w:val="28"/>
            <w:rPrChange w:id="1075" w:author="Борис Гогинян" w:date="2020-05-22T22:35:00Z">
              <w:rPr>
                <w:rFonts w:ascii="Cambria Math" w:hAnsi="Cambria Math" w:cstheme="minorHAnsi"/>
                <w:sz w:val="32"/>
                <w:szCs w:val="24"/>
              </w:rPr>
            </w:rPrChange>
          </w:rPr>
          <m:t>B=0.45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Change w:id="1076" w:author="Борис Гогинян" w:date="2020-05-22T22:35:00Z">
                      <w:rPr>
                        <w:rFonts w:ascii="Cambria Math" w:hAnsi="Cambria Math" w:cstheme="minorHAnsi"/>
                        <w:sz w:val="32"/>
                        <w:szCs w:val="24"/>
                      </w:rPr>
                    </w:rPrChange>
                  </w:rPr>
                  <m:t>σ</m:t>
                </m:r>
              </m:e>
              <m:sup>
                <m:r>
                  <m:rPr>
                    <m:sty m:val="p"/>
                  </m:rPr>
                  <w:rPr>
                    <w:rFonts w:ascii="Cambria Math" w:hAnsi="Cambria Math" w:cstheme="minorHAnsi"/>
                    <w:sz w:val="28"/>
                    <w:szCs w:val="28"/>
                    <w:rPrChange w:id="1077" w:author="Борис Гогинян" w:date="2020-05-22T22:35:00Z">
                      <w:rPr>
                        <w:rFonts w:ascii="Cambria Math" w:hAnsi="Cambria Math" w:cstheme="minorHAnsi"/>
                        <w:sz w:val="32"/>
                        <w:szCs w:val="24"/>
                      </w:rPr>
                    </w:rPrChange>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Change w:id="1078" w:author="Борис Гогинян" w:date="2020-05-22T22:35:00Z">
                      <w:rPr>
                        <w:rFonts w:ascii="Cambria Math" w:hAnsi="Cambria Math" w:cstheme="minorHAnsi"/>
                        <w:sz w:val="32"/>
                        <w:szCs w:val="24"/>
                      </w:rPr>
                    </w:rPrChange>
                  </w:rPr>
                  <m:t>σ</m:t>
                </m:r>
              </m:e>
              <m:sup>
                <m:r>
                  <m:rPr>
                    <m:sty m:val="p"/>
                  </m:rPr>
                  <w:rPr>
                    <w:rFonts w:ascii="Cambria Math" w:hAnsi="Cambria Math" w:cstheme="minorHAnsi"/>
                    <w:sz w:val="28"/>
                    <w:szCs w:val="28"/>
                    <w:rPrChange w:id="1079" w:author="Борис Гогинян" w:date="2020-05-22T22:35:00Z">
                      <w:rPr>
                        <w:rFonts w:ascii="Cambria Math" w:hAnsi="Cambria Math" w:cstheme="minorHAnsi"/>
                        <w:sz w:val="32"/>
                        <w:szCs w:val="24"/>
                      </w:rPr>
                    </w:rPrChange>
                  </w:rPr>
                  <m:t>2</m:t>
                </m:r>
              </m:sup>
            </m:sSup>
            <m:r>
              <m:rPr>
                <m:sty m:val="p"/>
              </m:rPr>
              <w:rPr>
                <w:rFonts w:ascii="Cambria Math" w:hAnsi="Cambria Math" w:cstheme="minorHAnsi"/>
                <w:sz w:val="28"/>
                <w:szCs w:val="28"/>
                <w:rPrChange w:id="1080" w:author="Борис Гогинян" w:date="2020-05-22T22:35:00Z">
                  <w:rPr>
                    <w:rFonts w:ascii="Cambria Math" w:hAnsi="Cambria Math" w:cstheme="minorHAnsi"/>
                    <w:sz w:val="32"/>
                    <w:szCs w:val="24"/>
                  </w:rPr>
                </w:rPrChange>
              </w:rPr>
              <m:t>+0.09</m:t>
            </m:r>
          </m:den>
        </m:f>
      </m:oMath>
      <w:r w:rsidRPr="00B12333">
        <w:rPr>
          <w:rFonts w:cstheme="minorHAnsi"/>
          <w:sz w:val="28"/>
          <w:szCs w:val="28"/>
          <w:rPrChange w:id="1081" w:author="Борис Гогинян" w:date="2020-05-22T22:35:00Z">
            <w:rPr>
              <w:rFonts w:cstheme="minorHAnsi"/>
              <w:sz w:val="32"/>
              <w:szCs w:val="24"/>
            </w:rPr>
          </w:rPrChange>
        </w:rPr>
        <w:t xml:space="preserve"> ;</w:t>
      </w:r>
    </w:p>
    <w:p w14:paraId="5AF2408D" w14:textId="65C7875B" w:rsidR="00246CAD" w:rsidRPr="00AD4BD2" w:rsidRDefault="00531FCD" w:rsidP="0062428C">
      <w:pPr>
        <w:shd w:val="clear" w:color="auto" w:fill="FFFFFF" w:themeFill="background1"/>
        <w:spacing w:line="240" w:lineRule="auto"/>
        <w:ind w:left="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камеры;</w:t>
      </w:r>
    </w:p>
    <w:p w14:paraId="1DAF996B" w14:textId="0E431D9D" w:rsidR="00246CAD" w:rsidRPr="00B12333" w:rsidRDefault="00531FCD" w:rsidP="00246CAD">
      <w:pPr>
        <w:shd w:val="clear" w:color="auto" w:fill="FFFFFF" w:themeFill="background1"/>
        <w:spacing w:line="240" w:lineRule="auto"/>
        <w:ind w:left="360"/>
        <w:rPr>
          <w:rFonts w:ascii="Times New Roman" w:hAnsi="Times New Roman" w:cs="Times New Roman"/>
          <w:sz w:val="28"/>
          <w:szCs w:val="28"/>
          <w:rPrChange w:id="1082" w:author="Борис Гогинян" w:date="2020-05-22T22:35:00Z">
            <w:rPr>
              <w:rFonts w:ascii="Times New Roman" w:hAnsi="Times New Roman" w:cs="Times New Roman"/>
              <w:sz w:val="32"/>
              <w:szCs w:val="24"/>
            </w:rPr>
          </w:rPrChange>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источника света</w:t>
      </w:r>
      <w:r w:rsidR="00246CAD" w:rsidRPr="00B12333">
        <w:rPr>
          <w:rFonts w:ascii="Times New Roman" w:hAnsi="Times New Roman" w:cs="Times New Roman"/>
          <w:sz w:val="28"/>
          <w:szCs w:val="28"/>
          <w:rPrChange w:id="1083" w:author="Борис Гогинян" w:date="2020-05-22T22:35:00Z">
            <w:rPr>
              <w:rFonts w:ascii="Times New Roman" w:hAnsi="Times New Roman" w:cs="Times New Roman"/>
              <w:sz w:val="32"/>
              <w:szCs w:val="24"/>
            </w:rPr>
          </w:rPrChange>
        </w:rPr>
        <w:t>;</w:t>
      </w:r>
    </w:p>
    <w:p w14:paraId="52696958" w14:textId="2269ECB8"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α=</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max</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4AB1C18" w14:textId="40AADD61"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β=</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min</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F0D735D" w14:textId="091ED504" w:rsidR="00434D0C" w:rsidRPr="00AD4BD2" w:rsidRDefault="00CE254F" w:rsidP="00041D77">
      <w:pPr>
        <w:shd w:val="clear" w:color="auto" w:fill="FFFFFF" w:themeFill="background1"/>
        <w:spacing w:line="276" w:lineRule="auto"/>
        <w:ind w:left="360"/>
        <w:rPr>
          <w:rFonts w:ascii="Times New Roman" w:hAnsi="Times New Roman" w:cs="Times New Roman"/>
          <w:sz w:val="28"/>
          <w:szCs w:val="28"/>
        </w:rPr>
      </w:pPr>
      <m:oMath>
        <m:r>
          <w:rPr>
            <w:rFonts w:ascii="Cambria Math" w:hAnsi="Cambria Math" w:cs="Times New Roman"/>
            <w:sz w:val="28"/>
            <w:szCs w:val="28"/>
          </w:rPr>
          <m:t>c</m:t>
        </m:r>
      </m:oMath>
      <w:r w:rsidR="00246CAD" w:rsidRPr="00AD4BD2">
        <w:rPr>
          <w:rFonts w:ascii="Times New Roman" w:hAnsi="Times New Roman" w:cs="Times New Roman"/>
          <w:i/>
          <w:sz w:val="28"/>
          <w:szCs w:val="28"/>
        </w:rPr>
        <w:t xml:space="preserve"> </w:t>
      </w:r>
      <w:r w:rsidR="00246CAD" w:rsidRPr="00AD4BD2">
        <w:rPr>
          <w:rFonts w:ascii="Times New Roman" w:hAnsi="Times New Roman" w:cs="Times New Roman"/>
          <w:sz w:val="28"/>
          <w:szCs w:val="28"/>
        </w:rPr>
        <w:t xml:space="preserve">– альбедо, </w:t>
      </w:r>
      <m:oMath>
        <m:r>
          <w:rPr>
            <w:rFonts w:ascii="Cambria Math" w:hAnsi="Cambria Math" w:cs="Times New Roman"/>
            <w:sz w:val="28"/>
            <w:szCs w:val="28"/>
          </w:rPr>
          <m:t>σ</m:t>
        </m:r>
      </m:oMath>
      <w:r w:rsidR="00246CAD" w:rsidRPr="00AD4BD2">
        <w:rPr>
          <w:rFonts w:ascii="Times New Roman" w:hAnsi="Times New Roman" w:cs="Times New Roman"/>
          <w:sz w:val="28"/>
          <w:szCs w:val="28"/>
        </w:rPr>
        <w:t xml:space="preserve"> – коэффициент шероховатости.</w:t>
      </w:r>
      <w:r w:rsidR="00246CAD" w:rsidRPr="00AD4BD2">
        <w:rPr>
          <w:rFonts w:ascii="Times New Roman" w:hAnsi="Times New Roman" w:cs="Times New Roman"/>
          <w:sz w:val="28"/>
          <w:szCs w:val="28"/>
        </w:rPr>
        <w:br/>
        <w:t xml:space="preserve">При </w:t>
      </w:r>
      <m:oMath>
        <m:r>
          <w:rPr>
            <w:rFonts w:ascii="Cambria Math" w:hAnsi="Cambria Math" w:cs="Times New Roman"/>
            <w:sz w:val="28"/>
            <w:szCs w:val="28"/>
          </w:rPr>
          <m:t>σ=0</m:t>
        </m:r>
      </m:oMath>
      <w:r w:rsidR="00246CAD"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rPr>
        <w:t xml:space="preserve">уравнение сводится к модели Ламберта: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oMath>
      <w:r w:rsidR="00434D0C" w:rsidRPr="00F13D22">
        <w:rPr>
          <w:rFonts w:ascii="Times New Roman" w:hAnsi="Times New Roman" w:cs="Times New Roman"/>
          <w:sz w:val="28"/>
          <w:szCs w:val="28"/>
        </w:rPr>
        <w:br/>
        <w:t xml:space="preserve">В </w:t>
      </w:r>
      <w:r w:rsidR="00434D0C" w:rsidRPr="00AD4BD2">
        <w:rPr>
          <w:rFonts w:ascii="Times New Roman" w:hAnsi="Times New Roman" w:cs="Times New Roman"/>
          <w:sz w:val="28"/>
          <w:szCs w:val="28"/>
          <w:lang w:val="en-US"/>
        </w:rPr>
        <w:t>Cycles</w:t>
      </w:r>
      <w:r w:rsidR="00434D0C" w:rsidRPr="00AD4BD2">
        <w:rPr>
          <w:rFonts w:ascii="Times New Roman" w:hAnsi="Times New Roman" w:cs="Times New Roman"/>
          <w:sz w:val="28"/>
          <w:szCs w:val="28"/>
        </w:rPr>
        <w:t xml:space="preserve"> реализован шейдер </w:t>
      </w:r>
      <w:r w:rsidR="00434D0C" w:rsidRPr="00AD4BD2">
        <w:rPr>
          <w:rFonts w:ascii="Times New Roman" w:hAnsi="Times New Roman" w:cs="Times New Roman"/>
          <w:sz w:val="28"/>
          <w:szCs w:val="28"/>
          <w:lang w:val="en-US"/>
        </w:rPr>
        <w:t>Diffuse</w:t>
      </w:r>
      <w:r w:rsidR="00434D0C"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lang w:val="en-US"/>
        </w:rPr>
        <w:t>BSDF</w:t>
      </w:r>
      <w:r w:rsidR="00434D0C" w:rsidRPr="00AD4BD2">
        <w:rPr>
          <w:rFonts w:ascii="Times New Roman" w:hAnsi="Times New Roman" w:cs="Times New Roman"/>
          <w:sz w:val="28"/>
          <w:szCs w:val="28"/>
        </w:rPr>
        <w:t xml:space="preserve"> с параметрами</w:t>
      </w:r>
      <w:r w:rsidR="00890A1D" w:rsidRPr="00AD4BD2">
        <w:rPr>
          <w:rFonts w:ascii="Times New Roman" w:hAnsi="Times New Roman" w:cs="Times New Roman"/>
          <w:sz w:val="28"/>
          <w:szCs w:val="28"/>
        </w:rPr>
        <w:t>:</w:t>
      </w:r>
    </w:p>
    <w:p w14:paraId="24A514DD" w14:textId="7138EA8B" w:rsidR="00434D0C" w:rsidRPr="00B12333" w:rsidDel="00091A95" w:rsidRDefault="00434D0C">
      <w:pPr>
        <w:pStyle w:val="a5"/>
        <w:numPr>
          <w:ilvl w:val="0"/>
          <w:numId w:val="46"/>
        </w:numPr>
        <w:shd w:val="clear" w:color="auto" w:fill="FFFFFF" w:themeFill="background1"/>
        <w:spacing w:line="276" w:lineRule="auto"/>
        <w:rPr>
          <w:del w:id="1084" w:author="Борис Гогинян" w:date="2020-05-22T22:29:00Z"/>
          <w:rFonts w:ascii="Times New Roman" w:hAnsi="Times New Roman" w:cs="Times New Roman"/>
          <w:sz w:val="28"/>
          <w:szCs w:val="28"/>
          <w:rPrChange w:id="1085" w:author="Борис Гогинян" w:date="2020-05-22T22:35:00Z">
            <w:rPr>
              <w:del w:id="1086" w:author="Борис Гогинян" w:date="2020-05-22T22:29:00Z"/>
              <w:rFonts w:ascii="Times New Roman" w:hAnsi="Times New Roman" w:cs="Times New Roman"/>
              <w:sz w:val="28"/>
              <w:szCs w:val="24"/>
              <w:lang w:val="en-US"/>
            </w:rPr>
          </w:rPrChange>
        </w:rPr>
        <w:pPrChange w:id="1087" w:author="Борис Гогинян" w:date="2020-05-22T22:29:00Z">
          <w:pPr>
            <w:pStyle w:val="a5"/>
            <w:numPr>
              <w:numId w:val="20"/>
            </w:numPr>
            <w:shd w:val="clear" w:color="auto" w:fill="FFFFFF" w:themeFill="background1"/>
            <w:spacing w:after="0" w:line="276" w:lineRule="auto"/>
            <w:ind w:left="1352" w:hanging="360"/>
          </w:pPr>
        </w:pPrChange>
      </w:pP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xml:space="preserve">вектор </w:t>
      </w:r>
      <w:r w:rsidRPr="00AD4BD2">
        <w:rPr>
          <w:rFonts w:ascii="Times New Roman" w:hAnsi="Times New Roman" w:cs="Times New Roman"/>
          <w:sz w:val="28"/>
          <w:szCs w:val="28"/>
          <w:lang w:val="en-US"/>
        </w:rPr>
        <w:t>RGB</w:t>
      </w:r>
    </w:p>
    <w:p w14:paraId="2F8ABBCD" w14:textId="77777777" w:rsidR="00091A95" w:rsidRPr="00F13D22" w:rsidRDefault="00091A95">
      <w:pPr>
        <w:pStyle w:val="a5"/>
        <w:numPr>
          <w:ilvl w:val="0"/>
          <w:numId w:val="46"/>
        </w:numPr>
        <w:shd w:val="clear" w:color="auto" w:fill="FFFFFF" w:themeFill="background1"/>
        <w:spacing w:line="276" w:lineRule="auto"/>
        <w:rPr>
          <w:ins w:id="1088" w:author="Борис Гогинян" w:date="2020-05-22T22:29:00Z"/>
          <w:rFonts w:ascii="Times New Roman" w:hAnsi="Times New Roman" w:cs="Times New Roman"/>
          <w:sz w:val="28"/>
          <w:szCs w:val="28"/>
        </w:rPr>
        <w:pPrChange w:id="1089" w:author="Борис Гогинян" w:date="2020-05-22T22:29:00Z">
          <w:pPr>
            <w:pStyle w:val="a5"/>
            <w:numPr>
              <w:numId w:val="21"/>
            </w:numPr>
            <w:shd w:val="clear" w:color="auto" w:fill="FFFFFF" w:themeFill="background1"/>
            <w:spacing w:line="276" w:lineRule="auto"/>
            <w:ind w:left="1080" w:hanging="360"/>
          </w:pPr>
        </w:pPrChange>
      </w:pPr>
    </w:p>
    <w:p w14:paraId="4FD60EF3" w14:textId="232EB12D" w:rsidR="00D10CE1" w:rsidRPr="00B12333" w:rsidRDefault="00434D0C">
      <w:pPr>
        <w:pStyle w:val="a5"/>
        <w:numPr>
          <w:ilvl w:val="0"/>
          <w:numId w:val="46"/>
        </w:numPr>
        <w:shd w:val="clear" w:color="auto" w:fill="FFFFFF" w:themeFill="background1"/>
        <w:spacing w:line="276" w:lineRule="auto"/>
        <w:rPr>
          <w:rFonts w:ascii="Times New Roman" w:hAnsi="Times New Roman" w:cs="Times New Roman"/>
          <w:sz w:val="28"/>
          <w:szCs w:val="28"/>
          <w:rPrChange w:id="1090" w:author="Борис Гогинян" w:date="2020-05-22T22:35:00Z">
            <w:rPr/>
          </w:rPrChange>
        </w:rPr>
        <w:pPrChange w:id="1091" w:author="Борис Гогинян" w:date="2020-05-22T22:29:00Z">
          <w:pPr>
            <w:pStyle w:val="a5"/>
            <w:numPr>
              <w:numId w:val="20"/>
            </w:numPr>
            <w:shd w:val="clear" w:color="auto" w:fill="FFFFFF" w:themeFill="background1"/>
            <w:spacing w:after="0" w:line="276" w:lineRule="auto"/>
            <w:ind w:left="1352" w:hanging="360"/>
          </w:pPr>
        </w:pPrChange>
      </w:pPr>
      <w:r w:rsidRPr="00B12333">
        <w:rPr>
          <w:rFonts w:ascii="Times New Roman" w:hAnsi="Times New Roman" w:cs="Times New Roman"/>
          <w:sz w:val="28"/>
          <w:szCs w:val="28"/>
          <w:lang w:val="en-US"/>
          <w:rPrChange w:id="1092" w:author="Борис Гогинян" w:date="2020-05-22T22:35:00Z">
            <w:rPr>
              <w:lang w:val="en-US"/>
            </w:rPr>
          </w:rPrChange>
        </w:rPr>
        <w:t>Roughness</w:t>
      </w:r>
      <w:r w:rsidR="00890A1D" w:rsidRPr="00B12333">
        <w:rPr>
          <w:rFonts w:ascii="Times New Roman" w:hAnsi="Times New Roman" w:cs="Times New Roman"/>
          <w:sz w:val="28"/>
          <w:szCs w:val="28"/>
          <w:lang w:val="en-US"/>
          <w:rPrChange w:id="1093" w:author="Борис Гогинян" w:date="2020-05-22T22:35:00Z">
            <w:rPr>
              <w:lang w:val="en-US"/>
            </w:rPr>
          </w:rPrChange>
        </w:rPr>
        <w:t xml:space="preserve"> – </w:t>
      </w:r>
      <w:r w:rsidR="00890A1D" w:rsidRPr="00B12333">
        <w:rPr>
          <w:rFonts w:ascii="Times New Roman" w:hAnsi="Times New Roman" w:cs="Times New Roman"/>
          <w:sz w:val="28"/>
          <w:szCs w:val="28"/>
          <w:rPrChange w:id="1094" w:author="Борис Гогинян" w:date="2020-05-22T22:35:00Z">
            <w:rPr/>
          </w:rPrChange>
        </w:rPr>
        <w:t xml:space="preserve">коэффициент шероховатости </w:t>
      </w:r>
      <m:oMath>
        <m:r>
          <w:rPr>
            <w:rFonts w:ascii="Cambria Math" w:hAnsi="Cambria Math" w:cs="Times New Roman"/>
            <w:sz w:val="28"/>
            <w:szCs w:val="28"/>
            <w:rPrChange w:id="1095" w:author="Борис Гогинян" w:date="2020-05-22T22:35:00Z">
              <w:rPr>
                <w:rFonts w:ascii="Cambria Math" w:hAnsi="Cambria Math"/>
              </w:rPr>
            </w:rPrChange>
          </w:rPr>
          <m:t>σ</m:t>
        </m:r>
      </m:oMath>
    </w:p>
    <w:p w14:paraId="514FCC9C" w14:textId="509F9DBB" w:rsidR="00B70A1F" w:rsidRPr="00AD4BD2" w:rsidRDefault="00B70A1F">
      <w:pPr>
        <w:shd w:val="clear" w:color="auto" w:fill="FFFFFF" w:themeFill="background1"/>
        <w:spacing w:after="0" w:line="276" w:lineRule="auto"/>
        <w:ind w:left="283"/>
        <w:rPr>
          <w:rFonts w:ascii="Times New Roman" w:hAnsi="Times New Roman" w:cs="Times New Roman"/>
          <w:sz w:val="28"/>
          <w:szCs w:val="28"/>
        </w:rPr>
        <w:pPrChange w:id="1096" w:author="Борис Гогинян" w:date="2020-05-22T22:24:00Z">
          <w:pPr>
            <w:shd w:val="clear" w:color="auto" w:fill="FFFFFF" w:themeFill="background1"/>
            <w:spacing w:after="0" w:line="276" w:lineRule="auto"/>
          </w:pPr>
        </w:pPrChange>
      </w:pPr>
      <w:r w:rsidRPr="00F13D22">
        <w:rPr>
          <w:rFonts w:ascii="Times New Roman" w:hAnsi="Times New Roman" w:cs="Times New Roman"/>
          <w:sz w:val="28"/>
          <w:szCs w:val="28"/>
        </w:rPr>
        <w:t xml:space="preserve">Также в качестве коэффициента Френеля здесь используется приближение Шлика [19]: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+(1-F(0))</m:t>
        </m:r>
        <m:sSup>
          <m:sSupPr>
            <m:ctrlPr>
              <w:rPr>
                <w:rFonts w:ascii="Cambria Math" w:hAnsi="Cambria Math" w:cs="Times New Roman"/>
                <w:i/>
                <w:sz w:val="28"/>
                <w:szCs w:val="28"/>
              </w:rPr>
            </m:ctrlPr>
          </m:sSup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sup>
            <m:r>
              <w:rPr>
                <w:rFonts w:ascii="Cambria Math" w:hAnsi="Cambria Math" w:cs="Times New Roman"/>
                <w:sz w:val="28"/>
                <w:szCs w:val="28"/>
              </w:rPr>
              <m:t>5</m:t>
            </m:r>
          </m:sup>
        </m:sSup>
      </m:oMath>
      <w:r w:rsidRPr="00F13D22">
        <w:rPr>
          <w:rFonts w:ascii="Times New Roman" w:hAnsi="Times New Roman" w:cs="Times New Roman"/>
          <w:sz w:val="28"/>
          <w:szCs w:val="28"/>
        </w:rPr>
        <w:t xml:space="preserve">, где </w:t>
      </w:r>
      <m:oMath>
        <m:r>
          <w:rPr>
            <w:rFonts w:ascii="Cambria Math" w:hAnsi="Cambria Math" w:cs="Times New Roman"/>
            <w:sz w:val="28"/>
            <w:szCs w:val="28"/>
          </w:rPr>
          <m:t>θ</m:t>
        </m:r>
      </m:oMath>
      <w:r w:rsidRPr="00AD4BD2">
        <w:rPr>
          <w:rFonts w:ascii="Times New Roman" w:hAnsi="Times New Roman" w:cs="Times New Roman"/>
          <w:sz w:val="28"/>
          <w:szCs w:val="28"/>
        </w:rPr>
        <w:t xml:space="preserve"> – угол падающей волны относительно нормали,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oMath>
      <w:r w:rsidRPr="00F13D22">
        <w:rPr>
          <w:rFonts w:ascii="Times New Roman" w:hAnsi="Times New Roman" w:cs="Times New Roman"/>
          <w:sz w:val="28"/>
          <w:szCs w:val="28"/>
        </w:rPr>
        <w:t xml:space="preserve"> – отражение при нормальном падении.</w:t>
      </w:r>
    </w:p>
    <w:p w14:paraId="114055EA" w14:textId="77777777" w:rsidR="0014631C" w:rsidRPr="00AD4BD2" w:rsidRDefault="0014631C" w:rsidP="00DF6EC8">
      <w:pPr>
        <w:shd w:val="clear" w:color="auto" w:fill="FFFFFF" w:themeFill="background1"/>
        <w:spacing w:after="0" w:line="276" w:lineRule="auto"/>
        <w:rPr>
          <w:rFonts w:ascii="Times New Roman" w:hAnsi="Times New Roman" w:cs="Times New Roman"/>
          <w:sz w:val="28"/>
          <w:szCs w:val="28"/>
        </w:rPr>
      </w:pPr>
    </w:p>
    <w:p w14:paraId="510396B6" w14:textId="51666CDF" w:rsidR="004F772F" w:rsidRPr="00F13D22" w:rsidRDefault="00FB1DC8" w:rsidP="00EB01A5">
      <w:pPr>
        <w:pStyle w:val="a5"/>
        <w:numPr>
          <w:ilvl w:val="0"/>
          <w:numId w:val="19"/>
        </w:numPr>
        <w:shd w:val="clear" w:color="auto" w:fill="FFFFFF" w:themeFill="background1"/>
        <w:spacing w:after="0" w:line="276" w:lineRule="auto"/>
        <w:rPr>
          <w:rFonts w:ascii="Times New Roman" w:hAnsi="Times New Roman" w:cs="Times New Roman"/>
          <w:sz w:val="28"/>
          <w:szCs w:val="28"/>
        </w:rPr>
      </w:pPr>
      <w:r w:rsidRPr="00AD4BD2">
        <w:rPr>
          <w:sz w:val="28"/>
          <w:szCs w:val="28"/>
          <w:rPrChange w:id="1097" w:author="Борис Гогинян" w:date="2020-05-22T22:35:00Z">
            <w:rPr/>
          </w:rPrChange>
        </w:rPr>
        <w:fldChar w:fldCharType="begin"/>
      </w:r>
      <w:r w:rsidRPr="00B12333">
        <w:rPr>
          <w:sz w:val="28"/>
          <w:szCs w:val="28"/>
          <w:rPrChange w:id="1098" w:author="Борис Гогинян" w:date="2020-05-22T22:35:00Z">
            <w:rPr/>
          </w:rPrChange>
        </w:rPr>
        <w:instrText xml:space="preserve"> HYPERLINK "https://docs.blender.org/manual/en/latest/render/shader_nodes/shader/emission.html" </w:instrText>
      </w:r>
      <w:r w:rsidRPr="00AD4BD2">
        <w:rPr>
          <w:rPrChange w:id="1099"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Emission</w:t>
      </w:r>
      <w:r w:rsidRPr="00AD4BD2">
        <w:rPr>
          <w:rStyle w:val="a3"/>
          <w:rFonts w:ascii="Times New Roman" w:hAnsi="Times New Roman" w:cs="Times New Roman"/>
          <w:color w:val="auto"/>
          <w:sz w:val="28"/>
          <w:szCs w:val="28"/>
          <w:u w:val="none"/>
          <w:lang w:val="en-US"/>
        </w:rPr>
        <w:fldChar w:fldCharType="end"/>
      </w:r>
      <w:r w:rsidR="00AE5A12" w:rsidRPr="00F13D22">
        <w:rPr>
          <w:rFonts w:ascii="Times New Roman" w:hAnsi="Times New Roman" w:cs="Times New Roman"/>
          <w:sz w:val="28"/>
          <w:szCs w:val="28"/>
        </w:rPr>
        <w:br/>
        <w:t>Шейдер используется для добавления освещения</w:t>
      </w:r>
      <w:r w:rsidR="004F772F" w:rsidRPr="00AD4BD2">
        <w:rPr>
          <w:rFonts w:ascii="Times New Roman" w:hAnsi="Times New Roman" w:cs="Times New Roman"/>
          <w:sz w:val="28"/>
          <w:szCs w:val="28"/>
        </w:rPr>
        <w:t>.</w:t>
      </w:r>
      <w:r w:rsidR="00E226F3" w:rsidRPr="00AD4BD2">
        <w:rPr>
          <w:rFonts w:ascii="Times New Roman" w:hAnsi="Times New Roman" w:cs="Times New Roman"/>
          <w:sz w:val="28"/>
          <w:szCs w:val="28"/>
        </w:rPr>
        <w:t xml:space="preserve"> Материал становится источником освещения</w:t>
      </w:r>
      <w:del w:id="1100" w:author="Борис Гогинян" w:date="2020-05-22T22:29:00Z">
        <w:r w:rsidR="00EE13F0" w:rsidRPr="00AD4BD2" w:rsidDel="00091A95">
          <w:rPr>
            <w:rFonts w:ascii="Times New Roman" w:hAnsi="Times New Roman" w:cs="Times New Roman"/>
            <w:sz w:val="28"/>
            <w:szCs w:val="28"/>
          </w:rPr>
          <w:delText>.</w:delText>
        </w:r>
      </w:del>
      <w:r w:rsidR="00EE13F0" w:rsidRPr="00AD4BD2">
        <w:rPr>
          <w:rFonts w:ascii="Times New Roman" w:hAnsi="Times New Roman" w:cs="Times New Roman"/>
          <w:sz w:val="28"/>
          <w:szCs w:val="28"/>
        </w:rPr>
        <w:t xml:space="preserve"> </w:t>
      </w:r>
      <w:r w:rsidR="00EE13F0" w:rsidRPr="00B12333">
        <w:rPr>
          <w:rFonts w:ascii="Times New Roman" w:hAnsi="Times New Roman" w:cs="Times New Roman"/>
          <w:sz w:val="28"/>
          <w:szCs w:val="28"/>
          <w:rPrChange w:id="1101" w:author="Борис Гогинян" w:date="2020-05-22T22:35:00Z">
            <w:rPr>
              <w:rFonts w:ascii="Times New Roman" w:hAnsi="Times New Roman" w:cs="Times New Roman"/>
              <w:sz w:val="28"/>
              <w:szCs w:val="24"/>
              <w:lang w:val="en-US"/>
            </w:rPr>
          </w:rPrChange>
        </w:rPr>
        <w:t>[</w:t>
      </w:r>
      <w:r w:rsidR="002D3A91" w:rsidRPr="00B12333">
        <w:rPr>
          <w:rFonts w:ascii="Times New Roman" w:hAnsi="Times New Roman" w:cs="Times New Roman"/>
          <w:sz w:val="28"/>
          <w:szCs w:val="28"/>
          <w:rPrChange w:id="1102" w:author="Борис Гогинян" w:date="2020-05-22T22:35:00Z">
            <w:rPr>
              <w:rFonts w:ascii="Times New Roman" w:hAnsi="Times New Roman" w:cs="Times New Roman"/>
              <w:sz w:val="28"/>
              <w:szCs w:val="24"/>
              <w:lang w:val="en-US"/>
            </w:rPr>
          </w:rPrChange>
        </w:rPr>
        <w:t>17</w:t>
      </w:r>
      <w:r w:rsidR="00EE13F0" w:rsidRPr="00B12333">
        <w:rPr>
          <w:rFonts w:ascii="Times New Roman" w:hAnsi="Times New Roman" w:cs="Times New Roman"/>
          <w:sz w:val="28"/>
          <w:szCs w:val="28"/>
          <w:rPrChange w:id="1103" w:author="Борис Гогинян" w:date="2020-05-22T22:35:00Z">
            <w:rPr>
              <w:rFonts w:ascii="Times New Roman" w:hAnsi="Times New Roman" w:cs="Times New Roman"/>
              <w:sz w:val="28"/>
              <w:szCs w:val="24"/>
              <w:lang w:val="en-US"/>
            </w:rPr>
          </w:rPrChange>
        </w:rPr>
        <w:t>]</w:t>
      </w:r>
      <w:ins w:id="1104" w:author="Борис Гогинян" w:date="2020-05-22T22:29:00Z">
        <w:r w:rsidR="00091A95" w:rsidRPr="00F13D22">
          <w:rPr>
            <w:rFonts w:ascii="Times New Roman" w:hAnsi="Times New Roman" w:cs="Times New Roman"/>
            <w:sz w:val="28"/>
            <w:szCs w:val="28"/>
          </w:rPr>
          <w:t>.</w:t>
        </w:r>
      </w:ins>
      <w:r w:rsidR="00EE13F0" w:rsidRPr="00B12333">
        <w:rPr>
          <w:rFonts w:ascii="Times New Roman" w:hAnsi="Times New Roman" w:cs="Times New Roman"/>
          <w:sz w:val="28"/>
          <w:szCs w:val="28"/>
          <w:rPrChange w:id="1105" w:author="Борис Гогинян" w:date="2020-05-22T22:35:00Z">
            <w:rPr>
              <w:rFonts w:ascii="Times New Roman" w:hAnsi="Times New Roman" w:cs="Times New Roman"/>
              <w:sz w:val="28"/>
              <w:szCs w:val="24"/>
              <w:lang w:val="en-US"/>
            </w:rPr>
          </w:rPrChange>
        </w:rPr>
        <w:t xml:space="preserve"> </w:t>
      </w:r>
    </w:p>
    <w:p w14:paraId="6BF5DC47" w14:textId="328EBE10" w:rsidR="00A6235B" w:rsidRPr="00B12333" w:rsidRDefault="00AE5A12">
      <w:pPr>
        <w:shd w:val="clear" w:color="auto" w:fill="FFFFFF" w:themeFill="background1"/>
        <w:spacing w:line="276" w:lineRule="auto"/>
        <w:ind w:firstLine="643"/>
        <w:rPr>
          <w:rFonts w:ascii="Times New Roman" w:hAnsi="Times New Roman" w:cs="Times New Roman"/>
          <w:sz w:val="28"/>
          <w:szCs w:val="28"/>
          <w:rPrChange w:id="1106" w:author="Борис Гогинян" w:date="2020-05-22T22:35:00Z">
            <w:rPr/>
          </w:rPrChange>
        </w:rPr>
        <w:pPrChange w:id="1107" w:author="Борис Гогинян" w:date="2020-05-22T22:24:00Z">
          <w:pPr>
            <w:pStyle w:val="a5"/>
            <w:shd w:val="clear" w:color="auto" w:fill="FFFFFF" w:themeFill="background1"/>
            <w:spacing w:line="276" w:lineRule="auto"/>
          </w:pPr>
        </w:pPrChange>
      </w:pPr>
      <w:r w:rsidRPr="00B12333">
        <w:rPr>
          <w:rFonts w:ascii="Times New Roman" w:hAnsi="Times New Roman" w:cs="Times New Roman"/>
          <w:sz w:val="28"/>
          <w:szCs w:val="28"/>
          <w:rPrChange w:id="1108" w:author="Борис Гогинян" w:date="2020-05-22T22:35:00Z">
            <w:rPr/>
          </w:rPrChange>
        </w:rPr>
        <w:t>В качестве параметров принимает</w:t>
      </w:r>
      <w:r w:rsidR="004F772F" w:rsidRPr="00B12333">
        <w:rPr>
          <w:rFonts w:ascii="Times New Roman" w:hAnsi="Times New Roman" w:cs="Times New Roman"/>
          <w:sz w:val="28"/>
          <w:szCs w:val="28"/>
          <w:rPrChange w:id="1109" w:author="Борис Гогинян" w:date="2020-05-22T22:35:00Z">
            <w:rPr/>
          </w:rPrChange>
        </w:rPr>
        <w:t>:</w:t>
      </w:r>
    </w:p>
    <w:p w14:paraId="31C1B481" w14:textId="4448A040" w:rsidR="004F772F" w:rsidRPr="00AD4BD2" w:rsidRDefault="004F772F">
      <w:pPr>
        <w:pStyle w:val="a5"/>
        <w:numPr>
          <w:ilvl w:val="0"/>
          <w:numId w:val="44"/>
        </w:numPr>
        <w:shd w:val="clear" w:color="auto" w:fill="FFFFFF" w:themeFill="background1"/>
        <w:spacing w:line="276" w:lineRule="auto"/>
        <w:rPr>
          <w:rFonts w:ascii="Times New Roman" w:hAnsi="Times New Roman" w:cs="Times New Roman"/>
          <w:sz w:val="28"/>
          <w:szCs w:val="28"/>
        </w:rPr>
        <w:pPrChange w:id="1110" w:author="Борис Гогинян" w:date="2020-05-22T22:26:00Z">
          <w:pPr>
            <w:pStyle w:val="a5"/>
            <w:numPr>
              <w:numId w:val="20"/>
            </w:numPr>
            <w:shd w:val="clear" w:color="auto" w:fill="FFFFFF" w:themeFill="background1"/>
            <w:spacing w:line="276" w:lineRule="auto"/>
            <w:ind w:left="1352" w:hanging="360"/>
          </w:pPr>
        </w:pPrChange>
      </w:pPr>
      <w:r w:rsidRPr="00F13D22">
        <w:rPr>
          <w:rFonts w:ascii="Times New Roman" w:hAnsi="Times New Roman" w:cs="Times New Roman"/>
          <w:sz w:val="28"/>
          <w:szCs w:val="28"/>
          <w:lang w:val="en-US"/>
        </w:rPr>
        <w:t>Color</w:t>
      </w:r>
      <w:r w:rsidRPr="00B12333">
        <w:rPr>
          <w:rFonts w:ascii="Times New Roman" w:hAnsi="Times New Roman" w:cs="Times New Roman"/>
          <w:sz w:val="28"/>
          <w:szCs w:val="28"/>
          <w:rPrChange w:id="1111" w:author="Борис Гогинян" w:date="2020-05-22T22:35:00Z">
            <w:rPr>
              <w:rFonts w:ascii="Times New Roman" w:hAnsi="Times New Roman" w:cs="Times New Roman"/>
              <w:sz w:val="28"/>
              <w:szCs w:val="24"/>
              <w:lang w:val="en-US"/>
            </w:rPr>
          </w:rPrChange>
        </w:rPr>
        <w:t xml:space="preserve"> – </w:t>
      </w:r>
      <w:r w:rsidRPr="00F13D22">
        <w:rPr>
          <w:rFonts w:ascii="Times New Roman" w:hAnsi="Times New Roman" w:cs="Times New Roman"/>
          <w:sz w:val="28"/>
          <w:szCs w:val="28"/>
        </w:rPr>
        <w:t>цвет источника;</w:t>
      </w:r>
    </w:p>
    <w:p w14:paraId="3EA94B8C" w14:textId="4D57CCF6" w:rsidR="00AE5A12" w:rsidRPr="00AD4BD2" w:rsidRDefault="004F772F">
      <w:pPr>
        <w:pStyle w:val="a5"/>
        <w:numPr>
          <w:ilvl w:val="0"/>
          <w:numId w:val="44"/>
        </w:numPr>
        <w:shd w:val="clear" w:color="auto" w:fill="FFFFFF" w:themeFill="background1"/>
        <w:spacing w:after="0" w:line="276" w:lineRule="auto"/>
        <w:rPr>
          <w:rFonts w:ascii="Times New Roman" w:hAnsi="Times New Roman" w:cs="Times New Roman"/>
          <w:sz w:val="28"/>
          <w:szCs w:val="28"/>
        </w:rPr>
        <w:pPrChange w:id="1112" w:author="Борис Гогинян" w:date="2020-05-22T22:26:00Z">
          <w:pPr>
            <w:pStyle w:val="a5"/>
            <w:numPr>
              <w:numId w:val="20"/>
            </w:numPr>
            <w:shd w:val="clear" w:color="auto" w:fill="FFFFFF" w:themeFill="background1"/>
            <w:spacing w:after="0" w:line="276" w:lineRule="auto"/>
            <w:ind w:left="1352" w:hanging="360"/>
          </w:pPr>
        </w:pPrChange>
      </w:pPr>
      <w:r w:rsidRPr="00AD4BD2">
        <w:rPr>
          <w:rFonts w:ascii="Times New Roman" w:hAnsi="Times New Roman" w:cs="Times New Roman"/>
          <w:sz w:val="28"/>
          <w:szCs w:val="28"/>
        </w:rPr>
        <w:t>Strength – сила источника света в Ваттах</w:t>
      </w:r>
      <w:r w:rsidR="00FE0E99" w:rsidRPr="00AD4BD2">
        <w:rPr>
          <w:rFonts w:ascii="Times New Roman" w:hAnsi="Times New Roman" w:cs="Times New Roman"/>
          <w:sz w:val="28"/>
          <w:szCs w:val="28"/>
        </w:rPr>
        <w:t>.</w:t>
      </w:r>
    </w:p>
    <w:p w14:paraId="6D3DC94A" w14:textId="77777777" w:rsidR="00DF6EC8" w:rsidRPr="00AD4BD2" w:rsidRDefault="00DF6EC8" w:rsidP="00DF6EC8">
      <w:pPr>
        <w:shd w:val="clear" w:color="auto" w:fill="FFFFFF" w:themeFill="background1"/>
        <w:spacing w:after="0" w:line="276" w:lineRule="auto"/>
        <w:ind w:left="720"/>
        <w:rPr>
          <w:rFonts w:ascii="Times New Roman" w:hAnsi="Times New Roman" w:cs="Times New Roman"/>
          <w:sz w:val="28"/>
          <w:szCs w:val="28"/>
        </w:rPr>
      </w:pPr>
    </w:p>
    <w:p w14:paraId="77867F7D" w14:textId="0C93ECB2" w:rsidR="00041D77" w:rsidRPr="00AD4BD2" w:rsidRDefault="00FB1DC8" w:rsidP="00EB01A5">
      <w:pPr>
        <w:pStyle w:val="a5"/>
        <w:numPr>
          <w:ilvl w:val="0"/>
          <w:numId w:val="19"/>
        </w:numPr>
        <w:shd w:val="clear" w:color="auto" w:fill="FFFFFF" w:themeFill="background1"/>
        <w:spacing w:after="0" w:line="276" w:lineRule="auto"/>
        <w:rPr>
          <w:rFonts w:ascii="Times New Roman" w:hAnsi="Times New Roman" w:cs="Times New Roman"/>
          <w:sz w:val="28"/>
          <w:szCs w:val="28"/>
          <w:lang w:val="en-US"/>
        </w:rPr>
      </w:pPr>
      <w:r w:rsidRPr="00AD4BD2">
        <w:rPr>
          <w:sz w:val="28"/>
          <w:szCs w:val="28"/>
          <w:rPrChange w:id="1113" w:author="Борис Гогинян" w:date="2020-05-22T22:35:00Z">
            <w:rPr/>
          </w:rPrChange>
        </w:rPr>
        <w:fldChar w:fldCharType="begin"/>
      </w:r>
      <w:r w:rsidRPr="00B12333">
        <w:rPr>
          <w:sz w:val="28"/>
          <w:szCs w:val="28"/>
          <w:rPrChange w:id="1114" w:author="Борис Гогинян" w:date="2020-05-22T22:35:00Z">
            <w:rPr/>
          </w:rPrChange>
        </w:rPr>
        <w:instrText xml:space="preserve"> HYPERLINK "https://docs.blender.org/manual/en/latest/render/shader_nodes/shader/glass.html" </w:instrText>
      </w:r>
      <w:r w:rsidRPr="00AD4BD2">
        <w:rPr>
          <w:rPrChange w:id="1115"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G</w:t>
      </w:r>
      <w:r w:rsidR="00890A1D" w:rsidRPr="00AD4BD2">
        <w:rPr>
          <w:rStyle w:val="a3"/>
          <w:rFonts w:ascii="Times New Roman" w:hAnsi="Times New Roman" w:cs="Times New Roman"/>
          <w:color w:val="auto"/>
          <w:sz w:val="28"/>
          <w:szCs w:val="28"/>
          <w:u w:val="none"/>
          <w:lang w:val="en-US"/>
        </w:rPr>
        <w:t>lossy</w:t>
      </w:r>
      <w:r w:rsidR="00A6235B" w:rsidRPr="00AD4BD2">
        <w:rPr>
          <w:rStyle w:val="a3"/>
          <w:rFonts w:ascii="Times New Roman" w:hAnsi="Times New Roman" w:cs="Times New Roman"/>
          <w:color w:val="auto"/>
          <w:sz w:val="28"/>
          <w:szCs w:val="28"/>
          <w:u w:val="none"/>
          <w:lang w:val="en-US"/>
        </w:rPr>
        <w:t xml:space="preserve"> BSDF</w:t>
      </w:r>
      <w:r w:rsidRPr="00AD4BD2">
        <w:rPr>
          <w:rStyle w:val="a3"/>
          <w:rFonts w:ascii="Times New Roman" w:hAnsi="Times New Roman" w:cs="Times New Roman"/>
          <w:color w:val="auto"/>
          <w:sz w:val="28"/>
          <w:szCs w:val="28"/>
          <w:u w:val="none"/>
          <w:lang w:val="en-US"/>
        </w:rPr>
        <w:fldChar w:fldCharType="end"/>
      </w:r>
      <w:r w:rsidR="00CE254F" w:rsidRPr="00F13D22">
        <w:rPr>
          <w:rFonts w:ascii="Times New Roman" w:hAnsi="Times New Roman" w:cs="Times New Roman"/>
          <w:sz w:val="28"/>
          <w:szCs w:val="28"/>
          <w:lang w:val="en-US"/>
        </w:rPr>
        <w:t xml:space="preserve"> </w:t>
      </w:r>
      <w:del w:id="1116" w:author="Борис Гогинян" w:date="2020-05-22T22:25:00Z">
        <w:r w:rsidR="00CE254F" w:rsidRPr="00AD4BD2" w:rsidDel="00091A95">
          <w:rPr>
            <w:rFonts w:ascii="Times New Roman" w:hAnsi="Times New Roman" w:cs="Times New Roman"/>
            <w:sz w:val="28"/>
            <w:szCs w:val="28"/>
            <w:lang w:val="en-US"/>
          </w:rPr>
          <w:delText>[21]</w:delText>
        </w:r>
      </w:del>
    </w:p>
    <w:p w14:paraId="5AB622A2" w14:textId="2436F135" w:rsidR="00041D77" w:rsidRPr="00B12333" w:rsidRDefault="00DF6EC8">
      <w:pPr>
        <w:shd w:val="clear" w:color="auto" w:fill="FFFFFF" w:themeFill="background1"/>
        <w:spacing w:after="0" w:line="276" w:lineRule="auto"/>
        <w:ind w:left="643"/>
        <w:rPr>
          <w:rFonts w:ascii="Times New Roman" w:hAnsi="Times New Roman" w:cs="Times New Roman"/>
          <w:sz w:val="28"/>
          <w:szCs w:val="28"/>
          <w:rPrChange w:id="1117" w:author="Борис Гогинян" w:date="2020-05-22T22:35:00Z">
            <w:rPr/>
          </w:rPrChange>
        </w:rPr>
        <w:pPrChange w:id="1118" w:author="Борис Гогинян" w:date="2020-05-22T22:24:00Z">
          <w:pPr>
            <w:pStyle w:val="a5"/>
            <w:shd w:val="clear" w:color="auto" w:fill="FFFFFF" w:themeFill="background1"/>
            <w:spacing w:after="0" w:line="276" w:lineRule="auto"/>
          </w:pPr>
        </w:pPrChange>
      </w:pPr>
      <w:r w:rsidRPr="00B12333">
        <w:rPr>
          <w:rFonts w:ascii="Times New Roman" w:hAnsi="Times New Roman" w:cs="Times New Roman"/>
          <w:sz w:val="28"/>
          <w:szCs w:val="28"/>
          <w:rPrChange w:id="1119" w:author="Борис Гогинян" w:date="2020-05-22T22:35:00Z">
            <w:rPr/>
          </w:rPrChange>
        </w:rPr>
        <w:t xml:space="preserve">Данный шейдер реализует отражающую свет поверхность, используя модель функции </w:t>
      </w:r>
      <w:r w:rsidRPr="00B12333">
        <w:rPr>
          <w:rFonts w:ascii="Times New Roman" w:hAnsi="Times New Roman" w:cs="Times New Roman"/>
          <w:sz w:val="28"/>
          <w:szCs w:val="28"/>
          <w:lang w:val="en-US"/>
          <w:rPrChange w:id="1120" w:author="Борис Гогинян" w:date="2020-05-22T22:35:00Z">
            <w:rPr>
              <w:lang w:val="en-US"/>
            </w:rPr>
          </w:rPrChange>
        </w:rPr>
        <w:t>BRDF</w:t>
      </w:r>
      <w:r w:rsidRPr="00B12333">
        <w:rPr>
          <w:rFonts w:ascii="Times New Roman" w:hAnsi="Times New Roman" w:cs="Times New Roman"/>
          <w:sz w:val="28"/>
          <w:szCs w:val="28"/>
          <w:rPrChange w:id="1121" w:author="Борис Гогинян" w:date="2020-05-22T22:35:00Z">
            <w:rPr/>
          </w:rPrChange>
        </w:rPr>
        <w:t xml:space="preserve"> Кука-Торренса [18]</w:t>
      </w:r>
      <w:ins w:id="1122" w:author="Борис Гогинян" w:date="2020-05-22T22:25:00Z">
        <w:r w:rsidR="00091A95" w:rsidRPr="00F13D22">
          <w:rPr>
            <w:rFonts w:ascii="Times New Roman" w:hAnsi="Times New Roman" w:cs="Times New Roman"/>
            <w:sz w:val="28"/>
            <w:szCs w:val="28"/>
          </w:rPr>
          <w:t>,</w:t>
        </w:r>
        <w:r w:rsidR="00091A95" w:rsidRPr="00B12333">
          <w:rPr>
            <w:rFonts w:ascii="Times New Roman" w:hAnsi="Times New Roman" w:cs="Times New Roman"/>
            <w:sz w:val="28"/>
            <w:szCs w:val="28"/>
            <w:rPrChange w:id="1123" w:author="Борис Гогинян" w:date="2020-05-22T22:35:00Z">
              <w:rPr>
                <w:rFonts w:ascii="Times New Roman" w:hAnsi="Times New Roman" w:cs="Times New Roman"/>
                <w:sz w:val="28"/>
                <w:szCs w:val="24"/>
                <w:lang w:val="en-US"/>
              </w:rPr>
            </w:rPrChange>
          </w:rPr>
          <w:t xml:space="preserve"> [21]</w:t>
        </w:r>
      </w:ins>
      <w:r w:rsidR="003C7CDC" w:rsidRPr="00B12333">
        <w:rPr>
          <w:rFonts w:ascii="Times New Roman" w:hAnsi="Times New Roman" w:cs="Times New Roman"/>
          <w:sz w:val="28"/>
          <w:szCs w:val="28"/>
          <w:rPrChange w:id="1124" w:author="Борис Гогинян" w:date="2020-05-22T22:35:00Z">
            <w:rPr/>
          </w:rPrChange>
        </w:rPr>
        <w:t>.</w:t>
      </w:r>
    </w:p>
    <w:p w14:paraId="0BFE6C46" w14:textId="77777777" w:rsidR="00B70A1F" w:rsidRPr="00F13D22" w:rsidRDefault="00B70A1F" w:rsidP="00B70A1F">
      <w:pPr>
        <w:pStyle w:val="a5"/>
        <w:shd w:val="clear" w:color="auto" w:fill="FFFFFF" w:themeFill="background1"/>
        <w:spacing w:after="0" w:line="276" w:lineRule="auto"/>
        <w:rPr>
          <w:rFonts w:ascii="Times New Roman" w:hAnsi="Times New Roman" w:cs="Times New Roman"/>
          <w:sz w:val="28"/>
          <w:szCs w:val="28"/>
        </w:rPr>
      </w:pPr>
    </w:p>
    <w:p w14:paraId="3390443A" w14:textId="4D639D8D" w:rsidR="004C2A23" w:rsidRPr="00AD4BD2" w:rsidRDefault="004C2A23" w:rsidP="00041D77">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Нужную функцию</w:t>
      </w:r>
      <w:r w:rsidR="003C7CDC" w:rsidRPr="00AD4BD2">
        <w:rPr>
          <w:rFonts w:ascii="Times New Roman" w:hAnsi="Times New Roman" w:cs="Times New Roman"/>
          <w:sz w:val="28"/>
          <w:szCs w:val="28"/>
        </w:rPr>
        <w:t xml:space="preserve"> распределения нормалей</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D</w:t>
      </w:r>
      <w:r w:rsidRPr="00AD4BD2">
        <w:rPr>
          <w:rFonts w:ascii="Times New Roman" w:hAnsi="Times New Roman" w:cs="Times New Roman"/>
          <w:sz w:val="28"/>
          <w:szCs w:val="28"/>
        </w:rPr>
        <w:t xml:space="preserve"> можно выбрать из</w:t>
      </w:r>
      <w:r w:rsidR="000D001C" w:rsidRPr="00AD4BD2">
        <w:rPr>
          <w:rFonts w:ascii="Times New Roman" w:hAnsi="Times New Roman" w:cs="Times New Roman"/>
          <w:sz w:val="28"/>
          <w:szCs w:val="28"/>
        </w:rPr>
        <w:t>:</w:t>
      </w:r>
    </w:p>
    <w:p w14:paraId="4505D9D4" w14:textId="77ACF3C1"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Sharp</w:t>
      </w:r>
      <w:r w:rsidR="000D001C" w:rsidRPr="00B12333">
        <w:rPr>
          <w:rFonts w:ascii="Times New Roman" w:hAnsi="Times New Roman" w:cs="Times New Roman"/>
          <w:sz w:val="28"/>
          <w:szCs w:val="28"/>
        </w:rPr>
        <w:t xml:space="preserve"> – идеальное отражение, шероховатость </w:t>
      </w:r>
      <w:commentRangeStart w:id="1125"/>
      <w:r w:rsidR="000D001C" w:rsidRPr="00B12333">
        <w:rPr>
          <w:rFonts w:ascii="Times New Roman" w:hAnsi="Times New Roman" w:cs="Times New Roman"/>
          <w:sz w:val="28"/>
          <w:szCs w:val="28"/>
        </w:rPr>
        <w:t>никак не учитывается</w:t>
      </w:r>
      <w:commentRangeEnd w:id="1125"/>
      <w:r w:rsidR="00352660" w:rsidRPr="00B12333">
        <w:rPr>
          <w:rStyle w:val="af1"/>
          <w:rFonts w:ascii="Times New Roman" w:hAnsi="Times New Roman" w:cs="Times New Roman"/>
          <w:sz w:val="28"/>
          <w:szCs w:val="28"/>
        </w:rPr>
        <w:commentReference w:id="1125"/>
      </w:r>
      <w:r w:rsidR="00FE0E99" w:rsidRPr="00B12333">
        <w:rPr>
          <w:rFonts w:ascii="Times New Roman" w:hAnsi="Times New Roman" w:cs="Times New Roman"/>
          <w:sz w:val="28"/>
          <w:szCs w:val="28"/>
        </w:rPr>
        <w:t>;</w:t>
      </w:r>
    </w:p>
    <w:p w14:paraId="20F3DF29" w14:textId="0D30E282"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GGX</w:t>
      </w:r>
      <w:r w:rsidR="00FE0E99" w:rsidRPr="00B12333">
        <w:rPr>
          <w:rFonts w:ascii="Times New Roman" w:hAnsi="Times New Roman" w:cs="Times New Roman"/>
          <w:sz w:val="28"/>
          <w:szCs w:val="28"/>
          <w:lang w:val="en-US"/>
        </w:rPr>
        <w:t>;</w:t>
      </w:r>
    </w:p>
    <w:p w14:paraId="60B7CA38" w14:textId="095A01EB"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Beckmann</w:t>
      </w:r>
      <w:r w:rsidR="00FE0E99" w:rsidRPr="00B12333">
        <w:rPr>
          <w:rFonts w:ascii="Times New Roman" w:hAnsi="Times New Roman" w:cs="Times New Roman"/>
          <w:sz w:val="28"/>
          <w:szCs w:val="28"/>
          <w:lang w:val="en-US"/>
        </w:rPr>
        <w:t>;</w:t>
      </w:r>
    </w:p>
    <w:p w14:paraId="2EE2D3B3" w14:textId="464F4BC7" w:rsidR="00DF6EC8"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Ashikhmin</w:t>
      </w:r>
      <w:r w:rsidRPr="00B12333">
        <w:rPr>
          <w:rFonts w:ascii="Times New Roman" w:hAnsi="Times New Roman" w:cs="Times New Roman"/>
          <w:sz w:val="28"/>
          <w:szCs w:val="28"/>
        </w:rPr>
        <w:t>-</w:t>
      </w:r>
      <w:r w:rsidRPr="00B12333">
        <w:rPr>
          <w:rFonts w:ascii="Times New Roman" w:hAnsi="Times New Roman" w:cs="Times New Roman"/>
          <w:sz w:val="28"/>
          <w:szCs w:val="28"/>
          <w:lang w:val="en-US"/>
        </w:rPr>
        <w:t>Shirley</w:t>
      </w:r>
      <w:r w:rsidR="00FE0E99" w:rsidRPr="00B12333">
        <w:rPr>
          <w:rFonts w:ascii="Times New Roman" w:hAnsi="Times New Roman" w:cs="Times New Roman"/>
          <w:sz w:val="28"/>
          <w:szCs w:val="28"/>
          <w:lang w:val="en-US"/>
        </w:rPr>
        <w:t>.</w:t>
      </w:r>
    </w:p>
    <w:p w14:paraId="79EEBF69" w14:textId="34A3DD1D" w:rsidR="00352660" w:rsidRPr="00B12333" w:rsidRDefault="00CE254F">
      <w:pPr>
        <w:shd w:val="clear" w:color="auto" w:fill="FFFFFF" w:themeFill="background1"/>
        <w:spacing w:line="276" w:lineRule="auto"/>
        <w:ind w:left="708"/>
        <w:rPr>
          <w:rFonts w:ascii="Times New Roman" w:hAnsi="Times New Roman" w:cs="Times New Roman"/>
          <w:sz w:val="28"/>
          <w:szCs w:val="28"/>
        </w:rPr>
        <w:pPrChange w:id="1126" w:author="Борис Гогинян" w:date="2020-05-22T22:24:00Z">
          <w:pPr>
            <w:shd w:val="clear" w:color="auto" w:fill="FFFFFF" w:themeFill="background1"/>
            <w:spacing w:line="276" w:lineRule="auto"/>
            <w:ind w:left="360"/>
          </w:pPr>
        </w:pPrChange>
      </w:pPr>
      <w:r w:rsidRPr="00B12333">
        <w:rPr>
          <w:rFonts w:ascii="Times New Roman" w:hAnsi="Times New Roman" w:cs="Times New Roman"/>
          <w:sz w:val="28"/>
          <w:szCs w:val="28"/>
        </w:rPr>
        <w:lastRenderedPageBreak/>
        <w:t>В исследовании использовались модели GGX и Beckmann, которые были описаны ранее. Подробное описание всех моделей функции распределения можно найти в [20</w:t>
      </w:r>
      <w:del w:id="1127" w:author="Борис Гогинян" w:date="2020-05-22T22:25:00Z">
        <w:r w:rsidRPr="00B12333" w:rsidDel="00091A95">
          <w:rPr>
            <w:rFonts w:ascii="Times New Roman" w:hAnsi="Times New Roman" w:cs="Times New Roman"/>
            <w:sz w:val="28"/>
            <w:szCs w:val="28"/>
          </w:rPr>
          <w:delText>, глава 9</w:delText>
        </w:r>
      </w:del>
      <w:r w:rsidRPr="00B12333">
        <w:rPr>
          <w:rFonts w:ascii="Times New Roman" w:hAnsi="Times New Roman" w:cs="Times New Roman"/>
          <w:sz w:val="28"/>
          <w:szCs w:val="28"/>
        </w:rPr>
        <w:t>]</w:t>
      </w:r>
      <w:ins w:id="1128" w:author="Борис Гогинян" w:date="2020-05-22T22:29:00Z">
        <w:r w:rsidR="00091A95" w:rsidRPr="00B12333">
          <w:rPr>
            <w:rFonts w:ascii="Times New Roman" w:hAnsi="Times New Roman" w:cs="Times New Roman"/>
            <w:sz w:val="28"/>
            <w:szCs w:val="28"/>
          </w:rPr>
          <w:t>.</w:t>
        </w:r>
      </w:ins>
    </w:p>
    <w:p w14:paraId="28103412" w14:textId="24BA5817" w:rsidR="00890A1D" w:rsidRPr="00AD4BD2" w:rsidRDefault="00FB1DC8">
      <w:pPr>
        <w:pStyle w:val="a5"/>
        <w:numPr>
          <w:ilvl w:val="0"/>
          <w:numId w:val="19"/>
        </w:numPr>
        <w:shd w:val="clear" w:color="auto" w:fill="FFFFFF" w:themeFill="background1"/>
        <w:spacing w:line="240" w:lineRule="auto"/>
        <w:rPr>
          <w:rFonts w:ascii="Times New Roman" w:hAnsi="Times New Roman" w:cs="Times New Roman"/>
          <w:sz w:val="28"/>
          <w:szCs w:val="28"/>
        </w:rPr>
        <w:pPrChange w:id="1129" w:author="Борис Гогинян" w:date="2020-05-22T22:24:00Z">
          <w:pPr>
            <w:pStyle w:val="a5"/>
            <w:numPr>
              <w:numId w:val="22"/>
            </w:numPr>
            <w:shd w:val="clear" w:color="auto" w:fill="FFFFFF" w:themeFill="background1"/>
            <w:spacing w:line="240" w:lineRule="auto"/>
            <w:ind w:hanging="360"/>
          </w:pPr>
        </w:pPrChange>
      </w:pPr>
      <w:r w:rsidRPr="00AD4BD2">
        <w:rPr>
          <w:sz w:val="28"/>
          <w:szCs w:val="28"/>
          <w:rPrChange w:id="1130" w:author="Борис Гогинян" w:date="2020-05-22T22:35:00Z">
            <w:rPr/>
          </w:rPrChange>
        </w:rPr>
        <w:fldChar w:fldCharType="begin"/>
      </w:r>
      <w:r w:rsidRPr="00B12333">
        <w:rPr>
          <w:sz w:val="28"/>
          <w:szCs w:val="28"/>
          <w:rPrChange w:id="1131" w:author="Борис Гогинян" w:date="2020-05-22T22:35:00Z">
            <w:rPr/>
          </w:rPrChange>
        </w:rPr>
        <w:instrText xml:space="preserve"> HYPERLINK "https://docs.blender.org/manual/en/latest/render/shader_nodes/shader/glossy.html" </w:instrText>
      </w:r>
      <w:r w:rsidRPr="00AD4BD2">
        <w:rPr>
          <w:rPrChange w:id="1132" w:author="Борис Гогинян" w:date="2020-05-22T22:35:00Z">
            <w:rPr>
              <w:rStyle w:val="a3"/>
              <w:rFonts w:ascii="Times New Roman" w:hAnsi="Times New Roman" w:cs="Times New Roman"/>
              <w:color w:val="auto"/>
              <w:sz w:val="28"/>
              <w:szCs w:val="28"/>
              <w:u w:val="none"/>
              <w:lang w:val="en-US"/>
            </w:rPr>
          </w:rPrChange>
        </w:rPr>
        <w:fldChar w:fldCharType="separate"/>
      </w:r>
      <w:r w:rsidR="00352660" w:rsidRPr="00AD4BD2">
        <w:rPr>
          <w:rStyle w:val="a3"/>
          <w:rFonts w:ascii="Times New Roman" w:hAnsi="Times New Roman" w:cs="Times New Roman"/>
          <w:color w:val="auto"/>
          <w:sz w:val="28"/>
          <w:szCs w:val="28"/>
          <w:u w:val="none"/>
          <w:lang w:val="en-US"/>
        </w:rPr>
        <w:t>Glass BSDF</w:t>
      </w:r>
      <w:r w:rsidRPr="00AD4BD2">
        <w:rPr>
          <w:rStyle w:val="a3"/>
          <w:rFonts w:ascii="Times New Roman" w:hAnsi="Times New Roman" w:cs="Times New Roman"/>
          <w:color w:val="auto"/>
          <w:sz w:val="28"/>
          <w:szCs w:val="28"/>
          <w:u w:val="none"/>
          <w:lang w:val="en-US"/>
        </w:rPr>
        <w:fldChar w:fldCharType="end"/>
      </w:r>
      <w:r w:rsidR="00CE254F" w:rsidRPr="00F13D22">
        <w:rPr>
          <w:rFonts w:ascii="Times New Roman" w:hAnsi="Times New Roman" w:cs="Times New Roman"/>
          <w:sz w:val="28"/>
          <w:szCs w:val="28"/>
          <w:lang w:val="en-US"/>
        </w:rPr>
        <w:t xml:space="preserve"> </w:t>
      </w:r>
      <w:del w:id="1133" w:author="Борис Гогинян" w:date="2020-05-22T22:25:00Z">
        <w:r w:rsidR="00CE254F" w:rsidRPr="00AD4BD2" w:rsidDel="00091A95">
          <w:rPr>
            <w:rFonts w:ascii="Times New Roman" w:hAnsi="Times New Roman" w:cs="Times New Roman"/>
            <w:sz w:val="28"/>
            <w:szCs w:val="28"/>
            <w:lang w:val="en-US"/>
          </w:rPr>
          <w:delText>[22]</w:delText>
        </w:r>
      </w:del>
    </w:p>
    <w:p w14:paraId="5BC37673" w14:textId="0B3B860F" w:rsidR="00352660" w:rsidRPr="00AD4BD2" w:rsidRDefault="00352660">
      <w:pPr>
        <w:shd w:val="clear" w:color="auto" w:fill="FFFFFF" w:themeFill="background1"/>
        <w:spacing w:line="276" w:lineRule="auto"/>
        <w:ind w:left="643"/>
        <w:rPr>
          <w:rFonts w:ascii="Times New Roman" w:hAnsi="Times New Roman" w:cs="Times New Roman"/>
          <w:sz w:val="28"/>
          <w:szCs w:val="28"/>
        </w:rPr>
        <w:pPrChange w:id="1134" w:author="Борис Гогинян" w:date="2020-05-22T22:25:00Z">
          <w:pPr>
            <w:shd w:val="clear" w:color="auto" w:fill="FFFFFF" w:themeFill="background1"/>
            <w:spacing w:line="276" w:lineRule="auto"/>
            <w:ind w:left="360"/>
          </w:pPr>
        </w:pPrChange>
      </w:pPr>
      <w:r w:rsidRPr="00AD4BD2">
        <w:rPr>
          <w:rFonts w:ascii="Times New Roman" w:hAnsi="Times New Roman" w:cs="Times New Roman"/>
          <w:sz w:val="28"/>
          <w:szCs w:val="28"/>
        </w:rPr>
        <w:t>Данная модель оптимизирована под стеклянную поверхность</w:t>
      </w:r>
      <w:ins w:id="1135" w:author="Борис Гогинян" w:date="2020-05-22T22:29:00Z">
        <w:r w:rsidR="00091A95" w:rsidRPr="00AD4BD2">
          <w:rPr>
            <w:rFonts w:ascii="Times New Roman" w:hAnsi="Times New Roman" w:cs="Times New Roman"/>
            <w:sz w:val="28"/>
            <w:szCs w:val="28"/>
          </w:rPr>
          <w:t xml:space="preserve"> </w:t>
        </w:r>
      </w:ins>
      <w:ins w:id="1136" w:author="Борис Гогинян" w:date="2020-05-22T22:25:00Z">
        <w:r w:rsidR="00091A95" w:rsidRPr="00B12333">
          <w:rPr>
            <w:rFonts w:ascii="Times New Roman" w:hAnsi="Times New Roman" w:cs="Times New Roman"/>
            <w:sz w:val="28"/>
            <w:szCs w:val="28"/>
            <w:rPrChange w:id="1137" w:author="Борис Гогинян" w:date="2020-05-22T22:35:00Z">
              <w:rPr>
                <w:rFonts w:ascii="Times New Roman" w:hAnsi="Times New Roman" w:cs="Times New Roman"/>
                <w:sz w:val="28"/>
                <w:szCs w:val="24"/>
                <w:lang w:val="en-US"/>
              </w:rPr>
            </w:rPrChange>
          </w:rPr>
          <w:t>[22]</w:t>
        </w:r>
      </w:ins>
      <w:r w:rsidRPr="00F13D22">
        <w:rPr>
          <w:rFonts w:ascii="Times New Roman" w:hAnsi="Times New Roman" w:cs="Times New Roman"/>
          <w:sz w:val="28"/>
          <w:szCs w:val="28"/>
        </w:rPr>
        <w:t xml:space="preserve">. </w:t>
      </w:r>
      <w:r w:rsidR="00CE254F" w:rsidRPr="00AD4BD2">
        <w:rPr>
          <w:rFonts w:ascii="Times New Roman" w:hAnsi="Times New Roman" w:cs="Times New Roman"/>
          <w:sz w:val="28"/>
          <w:szCs w:val="28"/>
        </w:rPr>
        <w:t xml:space="preserve">В ней используется </w:t>
      </w:r>
      <w:r w:rsidR="00CE254F" w:rsidRPr="00AD4BD2">
        <w:rPr>
          <w:rFonts w:ascii="Times New Roman" w:hAnsi="Times New Roman" w:cs="Times New Roman"/>
          <w:sz w:val="28"/>
          <w:szCs w:val="28"/>
          <w:lang w:val="en-US"/>
        </w:rPr>
        <w:t>BRDF</w:t>
      </w:r>
      <w:r w:rsidR="00CE254F" w:rsidRPr="00AD4BD2">
        <w:rPr>
          <w:rFonts w:ascii="Times New Roman" w:hAnsi="Times New Roman" w:cs="Times New Roman"/>
          <w:sz w:val="28"/>
          <w:szCs w:val="28"/>
        </w:rPr>
        <w:t xml:space="preserve"> Кука-Торренса [17]</w:t>
      </w:r>
      <w:r w:rsidR="00441FBD" w:rsidRPr="00AD4BD2">
        <w:rPr>
          <w:rFonts w:ascii="Times New Roman" w:hAnsi="Times New Roman" w:cs="Times New Roman"/>
          <w:sz w:val="28"/>
          <w:szCs w:val="28"/>
        </w:rPr>
        <w:t xml:space="preserve"> и есть возможность</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так же как в предыдущем шейдере</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выбрать используемое распределение для микрограней поверхности</w:t>
      </w:r>
      <w:r w:rsidR="00CE254F" w:rsidRPr="00AD4BD2">
        <w:rPr>
          <w:rFonts w:ascii="Times New Roman" w:hAnsi="Times New Roman" w:cs="Times New Roman"/>
          <w:sz w:val="28"/>
          <w:szCs w:val="28"/>
        </w:rPr>
        <w:t>, чтобы регулировать степень шероховатости стекла</w:t>
      </w:r>
      <w:r w:rsidR="00441FBD" w:rsidRPr="00AD4BD2">
        <w:rPr>
          <w:rFonts w:ascii="Times New Roman" w:hAnsi="Times New Roman" w:cs="Times New Roman"/>
          <w:sz w:val="28"/>
          <w:szCs w:val="28"/>
        </w:rPr>
        <w:t>:</w:t>
      </w:r>
    </w:p>
    <w:p w14:paraId="113352F7" w14:textId="148BEE8C" w:rsidR="00441FBD" w:rsidRPr="00AD4BD2" w:rsidRDefault="00441FBD">
      <w:pPr>
        <w:pStyle w:val="a5"/>
        <w:numPr>
          <w:ilvl w:val="0"/>
          <w:numId w:val="45"/>
        </w:numPr>
        <w:shd w:val="clear" w:color="auto" w:fill="FFFFFF" w:themeFill="background1"/>
        <w:spacing w:line="276" w:lineRule="auto"/>
        <w:rPr>
          <w:rFonts w:ascii="Times New Roman" w:hAnsi="Times New Roman" w:cs="Times New Roman"/>
          <w:sz w:val="28"/>
          <w:szCs w:val="28"/>
        </w:rPr>
        <w:pPrChange w:id="1138" w:author="Борис Гогинян" w:date="2020-05-22T22:26:00Z">
          <w:pPr>
            <w:pStyle w:val="a5"/>
            <w:numPr>
              <w:numId w:val="20"/>
            </w:numPr>
            <w:shd w:val="clear" w:color="auto" w:fill="FFFFFF" w:themeFill="background1"/>
            <w:spacing w:line="276" w:lineRule="auto"/>
            <w:ind w:left="1352" w:hanging="360"/>
          </w:pPr>
        </w:pPrChange>
      </w:pPr>
      <w:r w:rsidRPr="00AD4BD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790287A6" w14:textId="45057378" w:rsidR="00441FBD" w:rsidRPr="00AD4BD2" w:rsidRDefault="00441FBD">
      <w:pPr>
        <w:pStyle w:val="a5"/>
        <w:numPr>
          <w:ilvl w:val="0"/>
          <w:numId w:val="45"/>
        </w:numPr>
        <w:shd w:val="clear" w:color="auto" w:fill="FFFFFF" w:themeFill="background1"/>
        <w:spacing w:line="276" w:lineRule="auto"/>
        <w:ind w:left="1635"/>
        <w:rPr>
          <w:rFonts w:ascii="Times New Roman" w:hAnsi="Times New Roman" w:cs="Times New Roman"/>
          <w:sz w:val="28"/>
          <w:szCs w:val="28"/>
        </w:rPr>
        <w:pPrChange w:id="1139" w:author="Борис Гогинян" w:date="2020-05-22T22:26:00Z">
          <w:pPr>
            <w:pStyle w:val="a5"/>
            <w:numPr>
              <w:numId w:val="20"/>
            </w:numPr>
            <w:shd w:val="clear" w:color="auto" w:fill="FFFFFF" w:themeFill="background1"/>
            <w:spacing w:line="276" w:lineRule="auto"/>
            <w:ind w:left="1352" w:hanging="360"/>
          </w:pPr>
        </w:pPrChange>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2D62B316" w14:textId="06144087" w:rsidR="00441FBD" w:rsidRPr="00AD4BD2" w:rsidRDefault="00441FBD">
      <w:pPr>
        <w:pStyle w:val="a5"/>
        <w:numPr>
          <w:ilvl w:val="0"/>
          <w:numId w:val="45"/>
        </w:numPr>
        <w:shd w:val="clear" w:color="auto" w:fill="FFFFFF" w:themeFill="background1"/>
        <w:spacing w:line="276" w:lineRule="auto"/>
        <w:ind w:left="1635"/>
        <w:rPr>
          <w:rFonts w:ascii="Times New Roman" w:hAnsi="Times New Roman" w:cs="Times New Roman"/>
          <w:sz w:val="28"/>
          <w:szCs w:val="28"/>
        </w:rPr>
        <w:pPrChange w:id="1140" w:author="Борис Гогинян" w:date="2020-05-22T22:26:00Z">
          <w:pPr>
            <w:pStyle w:val="a5"/>
            <w:numPr>
              <w:numId w:val="20"/>
            </w:numPr>
            <w:shd w:val="clear" w:color="auto" w:fill="FFFFFF" w:themeFill="background1"/>
            <w:spacing w:line="276" w:lineRule="auto"/>
            <w:ind w:left="1352" w:hanging="360"/>
          </w:pPr>
        </w:pPrChange>
      </w:pPr>
      <w:commentRangeStart w:id="1141"/>
      <w:r w:rsidRPr="00AD4BD2">
        <w:rPr>
          <w:rFonts w:ascii="Times New Roman" w:hAnsi="Times New Roman" w:cs="Times New Roman"/>
          <w:sz w:val="28"/>
          <w:szCs w:val="28"/>
          <w:lang w:val="en-US"/>
        </w:rPr>
        <w:t>Beckmann</w:t>
      </w:r>
      <w:commentRangeEnd w:id="1141"/>
      <w:r w:rsidR="00AE5A12" w:rsidRPr="00B12333">
        <w:rPr>
          <w:rStyle w:val="af1"/>
          <w:sz w:val="28"/>
          <w:szCs w:val="28"/>
          <w:rPrChange w:id="1142" w:author="Борис Гогинян" w:date="2020-05-22T22:35:00Z">
            <w:rPr>
              <w:rStyle w:val="af1"/>
            </w:rPr>
          </w:rPrChange>
        </w:rPr>
        <w:commentReference w:id="1141"/>
      </w:r>
      <w:r w:rsidR="00FE0E99" w:rsidRPr="00F13D22">
        <w:rPr>
          <w:rFonts w:ascii="Times New Roman" w:hAnsi="Times New Roman" w:cs="Times New Roman"/>
          <w:sz w:val="28"/>
          <w:szCs w:val="28"/>
          <w:lang w:val="en-US"/>
        </w:rPr>
        <w:t>.</w:t>
      </w:r>
    </w:p>
    <w:p w14:paraId="29D43108" w14:textId="6D495E86" w:rsidR="00441FBD" w:rsidRPr="00AD4BD2" w:rsidRDefault="004F772F">
      <w:pPr>
        <w:shd w:val="clear" w:color="auto" w:fill="FFFFFF" w:themeFill="background1"/>
        <w:spacing w:line="276" w:lineRule="auto"/>
        <w:ind w:left="643"/>
        <w:rPr>
          <w:rFonts w:ascii="Times New Roman" w:hAnsi="Times New Roman" w:cs="Times New Roman"/>
          <w:sz w:val="28"/>
          <w:szCs w:val="28"/>
        </w:rPr>
        <w:pPrChange w:id="1143" w:author="Борис Гогинян" w:date="2020-05-22T22:25:00Z">
          <w:pPr>
            <w:shd w:val="clear" w:color="auto" w:fill="FFFFFF" w:themeFill="background1"/>
            <w:spacing w:line="276" w:lineRule="auto"/>
            <w:ind w:left="360"/>
          </w:pPr>
        </w:pPrChange>
      </w:pPr>
      <w:r w:rsidRPr="00AD4BD2">
        <w:rPr>
          <w:rFonts w:ascii="Times New Roman" w:hAnsi="Times New Roman" w:cs="Times New Roman"/>
          <w:sz w:val="28"/>
          <w:szCs w:val="28"/>
        </w:rPr>
        <w:t>Также через параметры задаются:</w:t>
      </w:r>
    </w:p>
    <w:p w14:paraId="566000A3" w14:textId="543449B6" w:rsidR="004F772F" w:rsidRPr="00AD4BD2" w:rsidRDefault="004F772F">
      <w:pPr>
        <w:pStyle w:val="a5"/>
        <w:numPr>
          <w:ilvl w:val="0"/>
          <w:numId w:val="23"/>
        </w:numPr>
        <w:shd w:val="clear" w:color="auto" w:fill="FFFFFF" w:themeFill="background1"/>
        <w:spacing w:line="276" w:lineRule="auto"/>
        <w:ind w:left="1363"/>
        <w:rPr>
          <w:rFonts w:ascii="Times New Roman" w:hAnsi="Times New Roman" w:cs="Times New Roman"/>
          <w:sz w:val="28"/>
          <w:szCs w:val="28"/>
        </w:rPr>
        <w:pPrChange w:id="1144" w:author="Борис Гогинян" w:date="2020-05-22T22:25:00Z">
          <w:pPr>
            <w:pStyle w:val="a5"/>
            <w:numPr>
              <w:numId w:val="23"/>
            </w:numPr>
            <w:shd w:val="clear" w:color="auto" w:fill="FFFFFF" w:themeFill="background1"/>
            <w:spacing w:line="276" w:lineRule="auto"/>
            <w:ind w:left="1080" w:hanging="360"/>
          </w:pPr>
        </w:pPrChange>
      </w:pPr>
      <w:r w:rsidRPr="00AD4BD2">
        <w:rPr>
          <w:rFonts w:ascii="Times New Roman" w:hAnsi="Times New Roman" w:cs="Times New Roman"/>
          <w:sz w:val="28"/>
          <w:szCs w:val="28"/>
        </w:rPr>
        <w:t>Color</w:t>
      </w:r>
      <w:r w:rsidR="009E4741" w:rsidRPr="00AD4BD2">
        <w:rPr>
          <w:rFonts w:ascii="Times New Roman" w:hAnsi="Times New Roman" w:cs="Times New Roman"/>
          <w:sz w:val="28"/>
          <w:szCs w:val="28"/>
        </w:rPr>
        <w:t xml:space="preserve"> </w:t>
      </w:r>
      <w:r w:rsidR="00FE0E99"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цвет стекла</w:t>
      </w:r>
      <w:r w:rsidR="00FE0E99" w:rsidRPr="00AD4BD2">
        <w:rPr>
          <w:rFonts w:ascii="Times New Roman" w:hAnsi="Times New Roman" w:cs="Times New Roman"/>
          <w:sz w:val="28"/>
          <w:szCs w:val="28"/>
          <w:lang w:val="en-US"/>
        </w:rPr>
        <w:t>;</w:t>
      </w:r>
    </w:p>
    <w:p w14:paraId="1B00E13B" w14:textId="4AD744E9" w:rsidR="004F772F" w:rsidRPr="00AD4BD2" w:rsidRDefault="004F772F">
      <w:pPr>
        <w:pStyle w:val="a5"/>
        <w:numPr>
          <w:ilvl w:val="0"/>
          <w:numId w:val="23"/>
        </w:numPr>
        <w:shd w:val="clear" w:color="auto" w:fill="FFFFFF" w:themeFill="background1"/>
        <w:spacing w:line="276" w:lineRule="auto"/>
        <w:ind w:left="1363"/>
        <w:rPr>
          <w:rFonts w:ascii="Times New Roman" w:hAnsi="Times New Roman" w:cs="Times New Roman"/>
          <w:sz w:val="28"/>
          <w:szCs w:val="28"/>
        </w:rPr>
        <w:pPrChange w:id="1145" w:author="Борис Гогинян" w:date="2020-05-22T22:25:00Z">
          <w:pPr>
            <w:pStyle w:val="a5"/>
            <w:numPr>
              <w:numId w:val="23"/>
            </w:numPr>
            <w:shd w:val="clear" w:color="auto" w:fill="FFFFFF" w:themeFill="background1"/>
            <w:spacing w:line="276" w:lineRule="auto"/>
            <w:ind w:left="1080" w:hanging="360"/>
          </w:pPr>
        </w:pPrChange>
      </w:pPr>
      <w:r w:rsidRPr="00AD4BD2">
        <w:rPr>
          <w:rFonts w:ascii="Times New Roman" w:hAnsi="Times New Roman" w:cs="Times New Roman"/>
          <w:sz w:val="28"/>
          <w:szCs w:val="28"/>
        </w:rPr>
        <w:t>Roughness</w:t>
      </w:r>
      <w:r w:rsidR="009E4741" w:rsidRPr="00AD4BD2">
        <w:rPr>
          <w:rFonts w:ascii="Times New Roman" w:hAnsi="Times New Roman" w:cs="Times New Roman"/>
          <w:sz w:val="28"/>
          <w:szCs w:val="28"/>
        </w:rPr>
        <w:t xml:space="preserve"> – шероховатость, задается с помощью </w:t>
      </w:r>
      <w:r w:rsidR="009E4741" w:rsidRPr="00AD4BD2">
        <w:rPr>
          <w:rFonts w:ascii="Times New Roman" w:hAnsi="Times New Roman" w:cs="Times New Roman"/>
          <w:sz w:val="28"/>
          <w:szCs w:val="28"/>
          <w:lang w:val="en-US"/>
        </w:rPr>
        <w:t>D</w:t>
      </w:r>
      <w:r w:rsidR="00FE0E99" w:rsidRPr="00AD4BD2">
        <w:rPr>
          <w:rFonts w:ascii="Times New Roman" w:hAnsi="Times New Roman" w:cs="Times New Roman"/>
          <w:sz w:val="28"/>
          <w:szCs w:val="28"/>
        </w:rPr>
        <w:t>;</w:t>
      </w:r>
    </w:p>
    <w:p w14:paraId="2733F75C" w14:textId="3B3CA59B" w:rsidR="00CE254F" w:rsidRPr="00AD4BD2" w:rsidRDefault="004F772F">
      <w:pPr>
        <w:pStyle w:val="a5"/>
        <w:numPr>
          <w:ilvl w:val="0"/>
          <w:numId w:val="23"/>
        </w:numPr>
        <w:shd w:val="clear" w:color="auto" w:fill="FFFFFF" w:themeFill="background1"/>
        <w:spacing w:line="276" w:lineRule="auto"/>
        <w:ind w:left="1363"/>
        <w:rPr>
          <w:rFonts w:ascii="Times New Roman" w:hAnsi="Times New Roman" w:cs="Times New Roman"/>
          <w:sz w:val="28"/>
          <w:szCs w:val="28"/>
        </w:rPr>
        <w:pPrChange w:id="1146" w:author="Борис Гогинян" w:date="2020-05-22T22:25:00Z">
          <w:pPr>
            <w:pStyle w:val="a5"/>
            <w:numPr>
              <w:numId w:val="23"/>
            </w:numPr>
            <w:shd w:val="clear" w:color="auto" w:fill="FFFFFF" w:themeFill="background1"/>
            <w:spacing w:line="276" w:lineRule="auto"/>
            <w:ind w:left="1080" w:hanging="360"/>
          </w:pPr>
        </w:pPrChange>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009E4741"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052B23F6" w14:textId="77777777" w:rsidR="00FE0E99" w:rsidRPr="00B12333" w:rsidRDefault="00FE0E99" w:rsidP="00CE254F">
      <w:pPr>
        <w:shd w:val="clear" w:color="auto" w:fill="FFFFFF" w:themeFill="background1"/>
        <w:spacing w:line="240" w:lineRule="auto"/>
        <w:ind w:left="360"/>
        <w:rPr>
          <w:sz w:val="28"/>
          <w:szCs w:val="28"/>
          <w:rPrChange w:id="1147" w:author="Борис Гогинян" w:date="2020-05-22T22:35:00Z">
            <w:rPr/>
          </w:rPrChange>
        </w:rPr>
      </w:pPr>
    </w:p>
    <w:p w14:paraId="10E7ED86" w14:textId="04D2D4A2" w:rsidR="00A6235B" w:rsidRPr="00F13D22" w:rsidRDefault="00FB1DC8">
      <w:pPr>
        <w:pStyle w:val="a5"/>
        <w:numPr>
          <w:ilvl w:val="0"/>
          <w:numId w:val="19"/>
        </w:numPr>
        <w:shd w:val="clear" w:color="auto" w:fill="FFFFFF" w:themeFill="background1"/>
        <w:spacing w:line="240" w:lineRule="auto"/>
        <w:rPr>
          <w:rFonts w:ascii="Times New Roman" w:hAnsi="Times New Roman" w:cs="Times New Roman"/>
          <w:sz w:val="28"/>
          <w:szCs w:val="28"/>
          <w:lang w:val="en-US"/>
        </w:rPr>
        <w:pPrChange w:id="1148" w:author="Борис Гогинян" w:date="2020-05-22T22:24:00Z">
          <w:pPr>
            <w:pStyle w:val="a5"/>
            <w:numPr>
              <w:numId w:val="22"/>
            </w:numPr>
            <w:shd w:val="clear" w:color="auto" w:fill="FFFFFF" w:themeFill="background1"/>
            <w:spacing w:line="240" w:lineRule="auto"/>
            <w:ind w:hanging="360"/>
          </w:pPr>
        </w:pPrChange>
      </w:pPr>
      <w:r w:rsidRPr="00AD4BD2">
        <w:rPr>
          <w:sz w:val="28"/>
          <w:szCs w:val="28"/>
          <w:rPrChange w:id="1149" w:author="Борис Гогинян" w:date="2020-05-22T22:35:00Z">
            <w:rPr/>
          </w:rPrChange>
        </w:rPr>
        <w:fldChar w:fldCharType="begin"/>
      </w:r>
      <w:r w:rsidRPr="00B12333">
        <w:rPr>
          <w:sz w:val="28"/>
          <w:szCs w:val="28"/>
          <w:rPrChange w:id="1150" w:author="Борис Гогинян" w:date="2020-05-22T22:35:00Z">
            <w:rPr/>
          </w:rPrChange>
        </w:rPr>
        <w:instrText xml:space="preserve"> HYPERLINK "https://docs.blender.org/manual/en/latest/render/shader_nodes/shader/principled.html" </w:instrText>
      </w:r>
      <w:r w:rsidRPr="00AD4BD2">
        <w:rPr>
          <w:rPrChange w:id="1151"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Principled BSDF</w:t>
      </w:r>
      <w:r w:rsidRPr="00AD4BD2">
        <w:rPr>
          <w:rStyle w:val="a3"/>
          <w:rFonts w:ascii="Times New Roman" w:hAnsi="Times New Roman" w:cs="Times New Roman"/>
          <w:color w:val="auto"/>
          <w:sz w:val="28"/>
          <w:szCs w:val="28"/>
          <w:u w:val="none"/>
          <w:lang w:val="en-US"/>
        </w:rPr>
        <w:fldChar w:fldCharType="end"/>
      </w:r>
    </w:p>
    <w:p w14:paraId="665C7AB0" w14:textId="42E7A60D" w:rsidR="009E4741" w:rsidRPr="00AD4BD2" w:rsidRDefault="009E4741" w:rsidP="00041D77">
      <w:pPr>
        <w:pStyle w:val="a5"/>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 xml:space="preserve">Аналог </w:t>
      </w:r>
      <w:r w:rsidRPr="00AD4BD2">
        <w:rPr>
          <w:rFonts w:ascii="Times New Roman" w:hAnsi="Times New Roman" w:cs="Times New Roman"/>
          <w:sz w:val="28"/>
          <w:szCs w:val="28"/>
          <w:lang w:val="en-US"/>
        </w:rPr>
        <w:t>asDisneyMaterial</w:t>
      </w:r>
      <w:r w:rsidR="00FB0CBB" w:rsidRPr="00AD4BD2">
        <w:rPr>
          <w:rFonts w:ascii="Times New Roman" w:hAnsi="Times New Roman" w:cs="Times New Roman"/>
          <w:sz w:val="28"/>
          <w:szCs w:val="28"/>
        </w:rPr>
        <w:t xml:space="preserve"> [33]</w:t>
      </w:r>
      <w:r w:rsidRPr="00AD4BD2">
        <w:rPr>
          <w:rFonts w:ascii="Times New Roman" w:hAnsi="Times New Roman" w:cs="Times New Roman"/>
          <w:sz w:val="28"/>
          <w:szCs w:val="28"/>
        </w:rPr>
        <w:t>. В данном шейдере соблюдаются те же принципы и присутствуют те же параметры, что и в оригинальной статье</w:t>
      </w:r>
      <w:r w:rsidR="00375796" w:rsidRPr="00AD4BD2">
        <w:rPr>
          <w:rFonts w:ascii="Times New Roman" w:hAnsi="Times New Roman" w:cs="Times New Roman"/>
          <w:sz w:val="28"/>
          <w:szCs w:val="28"/>
        </w:rPr>
        <w:t xml:space="preserve"> </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11</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 [23]</w:t>
      </w:r>
      <w:r w:rsidR="00FB0CBB" w:rsidRPr="00AD4BD2">
        <w:rPr>
          <w:rFonts w:ascii="Times New Roman" w:hAnsi="Times New Roman" w:cs="Times New Roman"/>
          <w:sz w:val="28"/>
          <w:szCs w:val="28"/>
        </w:rPr>
        <w:t>.</w:t>
      </w:r>
    </w:p>
    <w:p w14:paraId="387285F1" w14:textId="77777777" w:rsidR="00CE254F" w:rsidRPr="00AD4BD2" w:rsidRDefault="00CE254F" w:rsidP="00041D77">
      <w:pPr>
        <w:pStyle w:val="a5"/>
        <w:shd w:val="clear" w:color="auto" w:fill="FFFFFF" w:themeFill="background1"/>
        <w:spacing w:line="276" w:lineRule="auto"/>
        <w:rPr>
          <w:rFonts w:ascii="Times New Roman" w:hAnsi="Times New Roman" w:cs="Times New Roman"/>
          <w:sz w:val="28"/>
          <w:szCs w:val="28"/>
        </w:rPr>
      </w:pPr>
    </w:p>
    <w:p w14:paraId="26C34CF2" w14:textId="526EA751" w:rsidR="00A6235B" w:rsidRPr="00AD4BD2" w:rsidRDefault="00FB1DC8" w:rsidP="00EB01A5">
      <w:pPr>
        <w:pStyle w:val="a5"/>
        <w:numPr>
          <w:ilvl w:val="0"/>
          <w:numId w:val="19"/>
        </w:numPr>
        <w:shd w:val="clear" w:color="auto" w:fill="FFFFFF" w:themeFill="background1"/>
        <w:spacing w:line="276" w:lineRule="auto"/>
        <w:rPr>
          <w:rFonts w:ascii="Times New Roman" w:hAnsi="Times New Roman" w:cs="Times New Roman"/>
          <w:sz w:val="28"/>
          <w:szCs w:val="28"/>
        </w:rPr>
      </w:pPr>
      <w:r w:rsidRPr="00AD4BD2">
        <w:rPr>
          <w:sz w:val="28"/>
          <w:szCs w:val="28"/>
          <w:rPrChange w:id="1152" w:author="Борис Гогинян" w:date="2020-05-22T22:35:00Z">
            <w:rPr/>
          </w:rPrChange>
        </w:rPr>
        <w:fldChar w:fldCharType="begin"/>
      </w:r>
      <w:r w:rsidRPr="00B12333">
        <w:rPr>
          <w:sz w:val="28"/>
          <w:szCs w:val="28"/>
          <w:rPrChange w:id="1153" w:author="Борис Гогинян" w:date="2020-05-22T22:35:00Z">
            <w:rPr/>
          </w:rPrChange>
        </w:rPr>
        <w:instrText xml:space="preserve"> HYPERLINK "https://docs.blender.org/manual/en/latest/render/shader_nodes/shader/refraction.html" </w:instrText>
      </w:r>
      <w:r w:rsidRPr="00AD4BD2">
        <w:rPr>
          <w:rPrChange w:id="1154"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Refraction</w:t>
      </w:r>
      <w:r w:rsidR="00A6235B" w:rsidRPr="00AD4BD2">
        <w:rPr>
          <w:rStyle w:val="a3"/>
          <w:rFonts w:ascii="Times New Roman" w:hAnsi="Times New Roman" w:cs="Times New Roman"/>
          <w:color w:val="auto"/>
          <w:sz w:val="28"/>
          <w:szCs w:val="28"/>
          <w:u w:val="none"/>
        </w:rPr>
        <w:t xml:space="preserve"> </w:t>
      </w:r>
      <w:r w:rsidR="00A6235B" w:rsidRPr="00AD4BD2">
        <w:rPr>
          <w:rStyle w:val="a3"/>
          <w:rFonts w:ascii="Times New Roman" w:hAnsi="Times New Roman" w:cs="Times New Roman"/>
          <w:color w:val="auto"/>
          <w:sz w:val="28"/>
          <w:szCs w:val="28"/>
          <w:u w:val="none"/>
          <w:lang w:val="en-US"/>
        </w:rPr>
        <w:t>BSDF</w:t>
      </w:r>
      <w:r w:rsidRPr="00AD4BD2">
        <w:rPr>
          <w:rStyle w:val="a3"/>
          <w:rFonts w:ascii="Times New Roman" w:hAnsi="Times New Roman" w:cs="Times New Roman"/>
          <w:color w:val="auto"/>
          <w:sz w:val="28"/>
          <w:szCs w:val="28"/>
          <w:u w:val="none"/>
          <w:lang w:val="en-US"/>
        </w:rPr>
        <w:fldChar w:fldCharType="end"/>
      </w:r>
      <w:r w:rsidR="00FE0E99" w:rsidRPr="00F13D22">
        <w:rPr>
          <w:rFonts w:ascii="Times New Roman" w:hAnsi="Times New Roman" w:cs="Times New Roman"/>
          <w:sz w:val="28"/>
          <w:szCs w:val="28"/>
        </w:rPr>
        <w:t xml:space="preserve"> </w:t>
      </w:r>
      <w:del w:id="1155" w:author="Борис Гогинян" w:date="2020-05-22T22:25:00Z">
        <w:r w:rsidR="00FE0E99" w:rsidRPr="00AD4BD2" w:rsidDel="00091A95">
          <w:rPr>
            <w:rFonts w:ascii="Times New Roman" w:hAnsi="Times New Roman" w:cs="Times New Roman"/>
            <w:sz w:val="28"/>
            <w:szCs w:val="28"/>
          </w:rPr>
          <w:delText>[24]</w:delText>
        </w:r>
      </w:del>
      <w:r w:rsidR="009E4741" w:rsidRPr="00AD4BD2">
        <w:rPr>
          <w:rFonts w:ascii="Times New Roman" w:hAnsi="Times New Roman" w:cs="Times New Roman"/>
          <w:sz w:val="28"/>
          <w:szCs w:val="28"/>
        </w:rPr>
        <w:br/>
        <w:t>Данный шейдер заставляет материал пропускать преломленные лучи</w:t>
      </w:r>
      <w:del w:id="1156" w:author="Борис Гогинян" w:date="2020-05-22T22:28:00Z">
        <w:r w:rsidR="009E4741" w:rsidRPr="00AD4BD2" w:rsidDel="00091A95">
          <w:rPr>
            <w:rFonts w:ascii="Times New Roman" w:hAnsi="Times New Roman" w:cs="Times New Roman"/>
            <w:sz w:val="28"/>
            <w:szCs w:val="28"/>
          </w:rPr>
          <w:delText>.</w:delText>
        </w:r>
      </w:del>
      <w:r w:rsidR="009E4741" w:rsidRPr="00AD4BD2">
        <w:rPr>
          <w:rFonts w:ascii="Times New Roman" w:hAnsi="Times New Roman" w:cs="Times New Roman"/>
          <w:sz w:val="28"/>
          <w:szCs w:val="28"/>
        </w:rPr>
        <w:t xml:space="preserve"> </w:t>
      </w:r>
      <w:ins w:id="1157" w:author="Борис Гогинян" w:date="2020-05-22T22:25:00Z">
        <w:r w:rsidR="00091A95" w:rsidRPr="00AD4BD2">
          <w:rPr>
            <w:rFonts w:ascii="Times New Roman" w:hAnsi="Times New Roman" w:cs="Times New Roman"/>
            <w:sz w:val="28"/>
            <w:szCs w:val="28"/>
          </w:rPr>
          <w:t>[24]</w:t>
        </w:r>
      </w:ins>
      <w:ins w:id="1158" w:author="Борис Гогинян" w:date="2020-05-22T22:28:00Z">
        <w:r w:rsidR="00091A95" w:rsidRPr="00AD4BD2">
          <w:rPr>
            <w:rFonts w:ascii="Times New Roman" w:hAnsi="Times New Roman" w:cs="Times New Roman"/>
            <w:sz w:val="28"/>
            <w:szCs w:val="28"/>
          </w:rPr>
          <w:t>.</w:t>
        </w:r>
      </w:ins>
    </w:p>
    <w:p w14:paraId="1A31024E" w14:textId="455550DA" w:rsidR="00375796" w:rsidRPr="00B12333" w:rsidRDefault="00375796">
      <w:pPr>
        <w:shd w:val="clear" w:color="auto" w:fill="FFFFFF" w:themeFill="background1"/>
        <w:spacing w:line="276" w:lineRule="auto"/>
        <w:ind w:firstLine="643"/>
        <w:rPr>
          <w:rFonts w:ascii="Times New Roman" w:hAnsi="Times New Roman" w:cs="Times New Roman"/>
          <w:sz w:val="28"/>
          <w:szCs w:val="28"/>
          <w:rPrChange w:id="1159" w:author="Борис Гогинян" w:date="2020-05-22T22:35:00Z">
            <w:rPr/>
          </w:rPrChange>
        </w:rPr>
        <w:pPrChange w:id="1160" w:author="Борис Гогинян" w:date="2020-05-22T22:25:00Z">
          <w:pPr>
            <w:pStyle w:val="a5"/>
            <w:shd w:val="clear" w:color="auto" w:fill="FFFFFF" w:themeFill="background1"/>
            <w:spacing w:line="276" w:lineRule="auto"/>
          </w:pPr>
        </w:pPrChange>
      </w:pPr>
      <w:r w:rsidRPr="00B12333">
        <w:rPr>
          <w:rFonts w:ascii="Times New Roman" w:hAnsi="Times New Roman" w:cs="Times New Roman"/>
          <w:sz w:val="28"/>
          <w:szCs w:val="28"/>
          <w:rPrChange w:id="1161" w:author="Борис Гогинян" w:date="2020-05-22T22:35:00Z">
            <w:rPr/>
          </w:rPrChange>
        </w:rPr>
        <w:t xml:space="preserve">В нем так же можно выбрать </w:t>
      </w:r>
      <w:del w:id="1162" w:author="Борис Гогинян" w:date="2020-05-22T22:28:00Z">
        <w:r w:rsidRPr="00B12333" w:rsidDel="00091A95">
          <w:rPr>
            <w:rFonts w:ascii="Times New Roman" w:hAnsi="Times New Roman" w:cs="Times New Roman"/>
            <w:sz w:val="28"/>
            <w:szCs w:val="28"/>
            <w:rPrChange w:id="1163" w:author="Борис Гогинян" w:date="2020-05-22T22:35:00Z">
              <w:rPr/>
            </w:rPrChange>
          </w:rPr>
          <w:delText xml:space="preserve">способ </w:delText>
        </w:r>
      </w:del>
      <w:ins w:id="1164" w:author="Борис Гогинян" w:date="2020-05-22T22:28:00Z">
        <w:r w:rsidR="00091A95" w:rsidRPr="00F13D22">
          <w:rPr>
            <w:rFonts w:ascii="Times New Roman" w:hAnsi="Times New Roman" w:cs="Times New Roman"/>
            <w:sz w:val="28"/>
            <w:szCs w:val="28"/>
          </w:rPr>
          <w:t>модель</w:t>
        </w:r>
        <w:r w:rsidR="00091A95" w:rsidRPr="00B12333">
          <w:rPr>
            <w:rFonts w:ascii="Times New Roman" w:hAnsi="Times New Roman" w:cs="Times New Roman"/>
            <w:sz w:val="28"/>
            <w:szCs w:val="28"/>
            <w:rPrChange w:id="1165" w:author="Борис Гогинян" w:date="2020-05-22T22:35:00Z">
              <w:rPr/>
            </w:rPrChange>
          </w:rPr>
          <w:t xml:space="preserve"> </w:t>
        </w:r>
      </w:ins>
      <w:r w:rsidRPr="00B12333">
        <w:rPr>
          <w:rFonts w:ascii="Times New Roman" w:hAnsi="Times New Roman" w:cs="Times New Roman"/>
          <w:sz w:val="28"/>
          <w:szCs w:val="28"/>
          <w:rPrChange w:id="1166" w:author="Борис Гогинян" w:date="2020-05-22T22:35:00Z">
            <w:rPr/>
          </w:rPrChange>
        </w:rPr>
        <w:t>распределения:</w:t>
      </w:r>
    </w:p>
    <w:p w14:paraId="00A4D829" w14:textId="31004DB1"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2AC2ABC8" w14:textId="7DD28A6F"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Beckman</w:t>
      </w:r>
      <w:r w:rsidR="00FE0E99" w:rsidRPr="00AD4BD2">
        <w:rPr>
          <w:rFonts w:ascii="Times New Roman" w:hAnsi="Times New Roman" w:cs="Times New Roman"/>
          <w:sz w:val="28"/>
          <w:szCs w:val="28"/>
          <w:lang w:val="en-US"/>
        </w:rPr>
        <w:t>;</w:t>
      </w:r>
    </w:p>
    <w:p w14:paraId="455D53D4" w14:textId="15C00204" w:rsidR="00FE0E99"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09E54CDA" w14:textId="73EF2951" w:rsidR="00A6235B" w:rsidRPr="00AD4BD2" w:rsidRDefault="00FB1DC8" w:rsidP="00EB01A5">
      <w:pPr>
        <w:pStyle w:val="a5"/>
        <w:numPr>
          <w:ilvl w:val="0"/>
          <w:numId w:val="19"/>
        </w:numPr>
        <w:shd w:val="clear" w:color="auto" w:fill="FFFFFF" w:themeFill="background1"/>
        <w:spacing w:line="276" w:lineRule="auto"/>
        <w:rPr>
          <w:rFonts w:ascii="Times New Roman" w:hAnsi="Times New Roman" w:cs="Times New Roman"/>
          <w:sz w:val="28"/>
          <w:szCs w:val="28"/>
          <w:lang w:val="en-US"/>
        </w:rPr>
      </w:pPr>
      <w:r w:rsidRPr="00AD4BD2">
        <w:rPr>
          <w:sz w:val="28"/>
          <w:szCs w:val="28"/>
          <w:rPrChange w:id="1167" w:author="Борис Гогинян" w:date="2020-05-22T22:35:00Z">
            <w:rPr/>
          </w:rPrChange>
        </w:rPr>
        <w:fldChar w:fldCharType="begin"/>
      </w:r>
      <w:r w:rsidRPr="00B12333">
        <w:rPr>
          <w:sz w:val="28"/>
          <w:szCs w:val="28"/>
          <w:rPrChange w:id="1168" w:author="Борис Гогинян" w:date="2020-05-22T22:35:00Z">
            <w:rPr/>
          </w:rPrChange>
        </w:rPr>
        <w:instrText xml:space="preserve"> HYPERLINK "https://docs.blender.org/manual/en/latest/render/shader_nodes/shader/transparent.html" </w:instrText>
      </w:r>
      <w:r w:rsidRPr="00AD4BD2">
        <w:rPr>
          <w:rPrChange w:id="1169" w:author="Борис Гогинян" w:date="2020-05-22T22:35:00Z">
            <w:rPr>
              <w:rStyle w:val="a3"/>
              <w:rFonts w:ascii="Times New Roman" w:hAnsi="Times New Roman" w:cs="Times New Roman"/>
              <w:color w:val="auto"/>
              <w:sz w:val="28"/>
              <w:szCs w:val="28"/>
              <w:u w:val="none"/>
              <w:lang w:val="en-US"/>
            </w:rPr>
          </w:rPrChange>
        </w:rPr>
        <w:fldChar w:fldCharType="separate"/>
      </w:r>
      <w:r w:rsidR="00A6235B" w:rsidRPr="00AD4BD2">
        <w:rPr>
          <w:rStyle w:val="a3"/>
          <w:rFonts w:ascii="Times New Roman" w:hAnsi="Times New Roman" w:cs="Times New Roman"/>
          <w:color w:val="auto"/>
          <w:sz w:val="28"/>
          <w:szCs w:val="28"/>
          <w:u w:val="none"/>
          <w:lang w:val="en-US"/>
        </w:rPr>
        <w:t>Transparent BSDF</w:t>
      </w:r>
      <w:r w:rsidRPr="00AD4BD2">
        <w:rPr>
          <w:rStyle w:val="a3"/>
          <w:rFonts w:ascii="Times New Roman" w:hAnsi="Times New Roman" w:cs="Times New Roman"/>
          <w:color w:val="auto"/>
          <w:sz w:val="28"/>
          <w:szCs w:val="28"/>
          <w:u w:val="none"/>
          <w:lang w:val="en-US"/>
        </w:rPr>
        <w:fldChar w:fldCharType="end"/>
      </w:r>
      <w:r w:rsidR="00FE0E99" w:rsidRPr="00F13D22">
        <w:rPr>
          <w:rFonts w:ascii="Times New Roman" w:hAnsi="Times New Roman" w:cs="Times New Roman"/>
          <w:sz w:val="28"/>
          <w:szCs w:val="28"/>
          <w:lang w:val="en-US"/>
        </w:rPr>
        <w:t xml:space="preserve"> </w:t>
      </w:r>
      <w:del w:id="1170" w:author="Борис Гогинян" w:date="2020-05-22T22:28:00Z">
        <w:r w:rsidR="00FE0E99" w:rsidRPr="00AD4BD2" w:rsidDel="00091A95">
          <w:rPr>
            <w:rFonts w:ascii="Times New Roman" w:hAnsi="Times New Roman" w:cs="Times New Roman"/>
            <w:sz w:val="28"/>
            <w:szCs w:val="28"/>
            <w:lang w:val="en-US"/>
          </w:rPr>
          <w:delText>[25]</w:delText>
        </w:r>
      </w:del>
    </w:p>
    <w:p w14:paraId="03E61CA2" w14:textId="0ADFB912" w:rsidR="00375796" w:rsidRPr="00AD4BD2" w:rsidRDefault="00375796" w:rsidP="00041D77">
      <w:pPr>
        <w:pStyle w:val="a5"/>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Альфа-канал материала</w:t>
      </w:r>
      <w:ins w:id="1171" w:author="Борис Гогинян" w:date="2020-05-22T22:28:00Z">
        <w:r w:rsidR="00091A95" w:rsidRPr="00AD4BD2">
          <w:rPr>
            <w:rFonts w:ascii="Times New Roman" w:hAnsi="Times New Roman" w:cs="Times New Roman"/>
            <w:sz w:val="28"/>
            <w:szCs w:val="28"/>
          </w:rPr>
          <w:t xml:space="preserve"> </w:t>
        </w:r>
        <w:r w:rsidR="00091A95" w:rsidRPr="003554F8">
          <w:rPr>
            <w:rFonts w:ascii="Times New Roman" w:hAnsi="Times New Roman" w:cs="Times New Roman"/>
            <w:sz w:val="28"/>
            <w:szCs w:val="28"/>
            <w:rPrChange w:id="1172" w:author="Борис Гогинян" w:date="2020-05-22T22:48:00Z">
              <w:rPr>
                <w:rFonts w:ascii="Times New Roman" w:hAnsi="Times New Roman" w:cs="Times New Roman"/>
                <w:sz w:val="28"/>
                <w:szCs w:val="24"/>
                <w:lang w:val="en-US"/>
              </w:rPr>
            </w:rPrChange>
          </w:rPr>
          <w:t>[25]</w:t>
        </w:r>
      </w:ins>
      <w:r w:rsidRPr="00F13D22">
        <w:rPr>
          <w:rFonts w:ascii="Times New Roman" w:hAnsi="Times New Roman" w:cs="Times New Roman"/>
          <w:sz w:val="28"/>
          <w:szCs w:val="28"/>
        </w:rPr>
        <w:t xml:space="preserve">. Заставляет поверхность </w:t>
      </w:r>
      <w:r w:rsidRPr="00AD4BD2">
        <w:rPr>
          <w:rFonts w:ascii="Times New Roman" w:hAnsi="Times New Roman" w:cs="Times New Roman"/>
          <w:sz w:val="28"/>
          <w:szCs w:val="28"/>
        </w:rPr>
        <w:t>«растворяться», пропуская преломленные лучи, никак не влияя на их траекторию.</w:t>
      </w:r>
    </w:p>
    <w:p w14:paraId="2235C070" w14:textId="77777777" w:rsidR="00FB0CBB" w:rsidRPr="00AD4BD2" w:rsidRDefault="00FB0CBB" w:rsidP="00041D77">
      <w:pPr>
        <w:pStyle w:val="a5"/>
        <w:shd w:val="clear" w:color="auto" w:fill="FFFFFF" w:themeFill="background1"/>
        <w:spacing w:line="276" w:lineRule="auto"/>
        <w:rPr>
          <w:rFonts w:ascii="Times New Roman" w:hAnsi="Times New Roman" w:cs="Times New Roman"/>
          <w:sz w:val="28"/>
          <w:szCs w:val="28"/>
        </w:rPr>
      </w:pPr>
    </w:p>
    <w:p w14:paraId="55EB4B21" w14:textId="42DEC46E" w:rsidR="00A6235B" w:rsidRPr="00B12333" w:rsidRDefault="00041D77" w:rsidP="00D22B6C">
      <w:pPr>
        <w:shd w:val="clear" w:color="auto" w:fill="FFFFFF" w:themeFill="background1"/>
        <w:spacing w:line="240" w:lineRule="auto"/>
        <w:rPr>
          <w:rFonts w:ascii="Times New Roman" w:hAnsi="Times New Roman" w:cs="Times New Roman"/>
          <w:sz w:val="28"/>
          <w:szCs w:val="28"/>
          <w:rPrChange w:id="1173" w:author="Борис Гогинян" w:date="2020-05-22T22:35:00Z">
            <w:rPr>
              <w:rFonts w:ascii="Times New Roman" w:hAnsi="Times New Roman" w:cs="Times New Roman"/>
              <w:sz w:val="32"/>
            </w:rPr>
          </w:rPrChange>
        </w:rPr>
      </w:pPr>
      <w:r w:rsidRPr="00B12333">
        <w:rPr>
          <w:rFonts w:ascii="Times New Roman" w:hAnsi="Times New Roman" w:cs="Times New Roman"/>
          <w:sz w:val="28"/>
          <w:szCs w:val="28"/>
          <w:rPrChange w:id="1174" w:author="Борис Гогинян" w:date="2020-05-22T22:35:00Z">
            <w:rPr>
              <w:rFonts w:ascii="Times New Roman" w:hAnsi="Times New Roman" w:cs="Times New Roman"/>
              <w:sz w:val="32"/>
            </w:rPr>
          </w:rPrChange>
        </w:rPr>
        <w:t>В рендере</w:t>
      </w:r>
      <w:r w:rsidR="00A6235B" w:rsidRPr="00B12333">
        <w:rPr>
          <w:rFonts w:ascii="Times New Roman" w:hAnsi="Times New Roman" w:cs="Times New Roman"/>
          <w:sz w:val="28"/>
          <w:szCs w:val="28"/>
          <w:rPrChange w:id="1175" w:author="Борис Гогинян" w:date="2020-05-22T22:35:00Z">
            <w:rPr>
              <w:rFonts w:ascii="Times New Roman" w:hAnsi="Times New Roman" w:cs="Times New Roman"/>
              <w:sz w:val="32"/>
            </w:rPr>
          </w:rPrChange>
        </w:rPr>
        <w:t xml:space="preserve"> </w:t>
      </w:r>
      <w:r w:rsidR="00A6235B" w:rsidRPr="00B12333">
        <w:rPr>
          <w:rFonts w:ascii="Times New Roman" w:hAnsi="Times New Roman" w:cs="Times New Roman"/>
          <w:sz w:val="28"/>
          <w:szCs w:val="28"/>
          <w:lang w:val="en-US"/>
          <w:rPrChange w:id="1176" w:author="Борис Гогинян" w:date="2020-05-22T22:35:00Z">
            <w:rPr>
              <w:rFonts w:ascii="Times New Roman" w:hAnsi="Times New Roman" w:cs="Times New Roman"/>
              <w:sz w:val="32"/>
              <w:lang w:val="en-US"/>
            </w:rPr>
          </w:rPrChange>
        </w:rPr>
        <w:t>LuxCore</w:t>
      </w:r>
      <w:r w:rsidR="00A6235B" w:rsidRPr="00B12333">
        <w:rPr>
          <w:rFonts w:ascii="Times New Roman" w:hAnsi="Times New Roman" w:cs="Times New Roman"/>
          <w:sz w:val="28"/>
          <w:szCs w:val="28"/>
          <w:rPrChange w:id="1177" w:author="Борис Гогинян" w:date="2020-05-22T22:35:00Z">
            <w:rPr>
              <w:rFonts w:ascii="Times New Roman" w:hAnsi="Times New Roman" w:cs="Times New Roman"/>
              <w:sz w:val="32"/>
            </w:rPr>
          </w:rPrChange>
        </w:rPr>
        <w:t>:</w:t>
      </w:r>
    </w:p>
    <w:p w14:paraId="5014EAE1" w14:textId="26AA5C6D" w:rsidR="00A6235B" w:rsidRPr="00AD4BD2" w:rsidRDefault="00944653" w:rsidP="00EB01A5">
      <w:pPr>
        <w:pStyle w:val="a5"/>
        <w:numPr>
          <w:ilvl w:val="0"/>
          <w:numId w:val="25"/>
        </w:numPr>
        <w:spacing w:line="276" w:lineRule="auto"/>
        <w:rPr>
          <w:rFonts w:ascii="Times New Roman" w:hAnsi="Times New Roman" w:cs="Times New Roman"/>
          <w:sz w:val="28"/>
          <w:szCs w:val="28"/>
        </w:rPr>
      </w:pPr>
      <w:commentRangeStart w:id="1178"/>
      <w:r w:rsidRPr="00F13D22">
        <w:rPr>
          <w:rFonts w:ascii="Times New Roman" w:hAnsi="Times New Roman" w:cs="Times New Roman"/>
          <w:sz w:val="28"/>
          <w:szCs w:val="28"/>
          <w:lang w:val="en-US"/>
        </w:rPr>
        <w:t>Glass</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commentRangeEnd w:id="1178"/>
      <w:r w:rsidRPr="00B12333">
        <w:rPr>
          <w:rStyle w:val="af1"/>
          <w:sz w:val="28"/>
          <w:szCs w:val="28"/>
          <w:rPrChange w:id="1179" w:author="Борис Гогинян" w:date="2020-05-22T22:35:00Z">
            <w:rPr>
              <w:rStyle w:val="af1"/>
            </w:rPr>
          </w:rPrChange>
        </w:rPr>
        <w:commentReference w:id="1178"/>
      </w:r>
      <w:r w:rsidR="00FE0E99" w:rsidRPr="00F13D22">
        <w:rPr>
          <w:rFonts w:ascii="Times New Roman" w:hAnsi="Times New Roman" w:cs="Times New Roman"/>
          <w:sz w:val="28"/>
          <w:szCs w:val="28"/>
        </w:rPr>
        <w:t xml:space="preserve"> [26]</w:t>
      </w:r>
      <w:r w:rsidR="00375796" w:rsidRPr="00AD4BD2">
        <w:rPr>
          <w:rFonts w:ascii="Times New Roman" w:hAnsi="Times New Roman" w:cs="Times New Roman"/>
          <w:sz w:val="28"/>
          <w:szCs w:val="28"/>
        </w:rPr>
        <w:br/>
      </w:r>
      <w:r w:rsidR="006514DC" w:rsidRPr="00AD4BD2">
        <w:rPr>
          <w:rFonts w:ascii="Times New Roman" w:hAnsi="Times New Roman" w:cs="Times New Roman"/>
          <w:sz w:val="28"/>
          <w:szCs w:val="28"/>
        </w:rPr>
        <w:t>Стеклянная поверхность. Параметры:</w:t>
      </w:r>
    </w:p>
    <w:p w14:paraId="318EF958" w14:textId="08382251"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55007990" w14:textId="593BEE1B"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t>Reflection Color –</w:t>
      </w:r>
      <w:r w:rsidR="00FE0E99" w:rsidRPr="00AD4BD2">
        <w:rPr>
          <w:rFonts w:ascii="Times New Roman" w:hAnsi="Times New Roman" w:cs="Times New Roman"/>
          <w:sz w:val="28"/>
          <w:szCs w:val="28"/>
        </w:rPr>
        <w:t xml:space="preserve"> цвет отраженных лучей;</w:t>
      </w:r>
    </w:p>
    <w:p w14:paraId="3DCF8E8C" w14:textId="2F6F83FD"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lastRenderedPageBreak/>
        <w:t>Transmission Color – цвет преломленных лучей.</w:t>
      </w:r>
    </w:p>
    <w:p w14:paraId="642742EC"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79C16D9B" w14:textId="63EA3422"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del w:id="1180" w:author="Борис Гогинян" w:date="2020-05-22T22:28:00Z">
        <w:r w:rsidR="00FE0E99" w:rsidRPr="00AD4BD2" w:rsidDel="00091A95">
          <w:rPr>
            <w:rFonts w:ascii="Times New Roman" w:hAnsi="Times New Roman" w:cs="Times New Roman"/>
            <w:sz w:val="28"/>
            <w:szCs w:val="28"/>
          </w:rPr>
          <w:delText>[27]</w:delText>
        </w:r>
      </w:del>
      <w:r w:rsidR="00375796" w:rsidRPr="00AD4BD2">
        <w:rPr>
          <w:rFonts w:ascii="Times New Roman" w:hAnsi="Times New Roman" w:cs="Times New Roman"/>
          <w:sz w:val="28"/>
          <w:szCs w:val="28"/>
        </w:rPr>
        <w:br/>
        <w:t>Матовая поверхность</w:t>
      </w:r>
      <w:r w:rsidR="00EB143B" w:rsidRPr="00AD4BD2">
        <w:rPr>
          <w:rFonts w:ascii="Times New Roman" w:hAnsi="Times New Roman" w:cs="Times New Roman"/>
          <w:sz w:val="28"/>
          <w:szCs w:val="28"/>
        </w:rPr>
        <w:t>, равномерно рассеивающая свет</w:t>
      </w:r>
      <w:ins w:id="1181" w:author="Борис Гогинян" w:date="2020-05-22T22:28:00Z">
        <w:r w:rsidR="00091A95" w:rsidRPr="00AD4BD2">
          <w:rPr>
            <w:rFonts w:ascii="Times New Roman" w:hAnsi="Times New Roman" w:cs="Times New Roman"/>
            <w:sz w:val="28"/>
            <w:szCs w:val="28"/>
          </w:rPr>
          <w:t xml:space="preserve"> [27]</w:t>
        </w:r>
      </w:ins>
      <w:r w:rsidR="00EB143B" w:rsidRPr="00AD4BD2">
        <w:rPr>
          <w:rFonts w:ascii="Times New Roman" w:hAnsi="Times New Roman" w:cs="Times New Roman"/>
          <w:sz w:val="28"/>
          <w:szCs w:val="28"/>
        </w:rPr>
        <w:t>.</w:t>
      </w:r>
      <w:r w:rsidR="00EB143B" w:rsidRPr="00AD4BD2">
        <w:rPr>
          <w:rFonts w:ascii="Times New Roman" w:hAnsi="Times New Roman" w:cs="Times New Roman"/>
          <w:sz w:val="28"/>
          <w:szCs w:val="28"/>
        </w:rPr>
        <w:br/>
        <w:t>Параметры:</w:t>
      </w:r>
    </w:p>
    <w:p w14:paraId="0CB92170" w14:textId="29E65F90" w:rsidR="00EB143B" w:rsidRPr="00AD4BD2" w:rsidRDefault="00EB143B" w:rsidP="00EB01A5">
      <w:pPr>
        <w:pStyle w:val="a5"/>
        <w:numPr>
          <w:ilvl w:val="0"/>
          <w:numId w:val="26"/>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цвет поверхности</w:t>
      </w:r>
      <w:r w:rsidR="00FE0E99" w:rsidRPr="00AD4BD2">
        <w:rPr>
          <w:rFonts w:ascii="Times New Roman" w:hAnsi="Times New Roman" w:cs="Times New Roman"/>
          <w:sz w:val="28"/>
          <w:szCs w:val="28"/>
          <w:lang w:val="en-US"/>
        </w:rPr>
        <w:t>;</w:t>
      </w:r>
    </w:p>
    <w:p w14:paraId="1B0C0D52" w14:textId="736A9FA7" w:rsidR="00FB0CBB" w:rsidRPr="00AD4BD2" w:rsidRDefault="00EB143B" w:rsidP="00EB01A5">
      <w:pPr>
        <w:pStyle w:val="a5"/>
        <w:numPr>
          <w:ilvl w:val="0"/>
          <w:numId w:val="26"/>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5C7BCE84" w14:textId="77777777" w:rsidR="00640028" w:rsidRPr="00AD4BD2" w:rsidRDefault="00640028" w:rsidP="00640028">
      <w:pPr>
        <w:pStyle w:val="a5"/>
        <w:spacing w:line="276" w:lineRule="auto"/>
        <w:ind w:left="1440"/>
        <w:rPr>
          <w:rFonts w:ascii="Times New Roman" w:hAnsi="Times New Roman" w:cs="Times New Roman"/>
          <w:sz w:val="28"/>
          <w:szCs w:val="28"/>
          <w:lang w:val="en-US"/>
        </w:rPr>
      </w:pPr>
    </w:p>
    <w:p w14:paraId="23D215F3" w14:textId="40DDD359"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del w:id="1182" w:author="Борис Гогинян" w:date="2020-05-22T22:28:00Z">
        <w:r w:rsidR="00FE0E99" w:rsidRPr="00AD4BD2" w:rsidDel="00091A95">
          <w:rPr>
            <w:rFonts w:ascii="Times New Roman" w:hAnsi="Times New Roman" w:cs="Times New Roman"/>
            <w:sz w:val="28"/>
            <w:szCs w:val="28"/>
          </w:rPr>
          <w:delText>[28]</w:delText>
        </w:r>
      </w:del>
      <w:r w:rsidR="00EB143B" w:rsidRPr="00AD4BD2">
        <w:rPr>
          <w:rFonts w:ascii="Times New Roman" w:hAnsi="Times New Roman" w:cs="Times New Roman"/>
          <w:sz w:val="28"/>
          <w:szCs w:val="28"/>
        </w:rPr>
        <w:br/>
        <w:t>Матовая поверхность, учитывающая подповерхностное рассеивание</w:t>
      </w:r>
      <w:ins w:id="1183" w:author="Борис Гогинян" w:date="2020-05-22T22:28:00Z">
        <w:r w:rsidR="00091A95" w:rsidRPr="00AD4BD2">
          <w:rPr>
            <w:rFonts w:ascii="Times New Roman" w:hAnsi="Times New Roman" w:cs="Times New Roman"/>
            <w:sz w:val="28"/>
            <w:szCs w:val="28"/>
          </w:rPr>
          <w:t>[28].</w:t>
        </w:r>
      </w:ins>
    </w:p>
    <w:p w14:paraId="4D58FD01" w14:textId="77777777" w:rsidR="00EB143B" w:rsidRPr="00AD4BD2" w:rsidRDefault="00EB143B"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0FC30F24" w14:textId="7FBEFD36" w:rsidR="00944653"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rPr>
        <w:t>Reflection Color – цвет поверхности</w:t>
      </w:r>
      <w:r w:rsidR="00FE0E99" w:rsidRPr="00AD4BD2">
        <w:rPr>
          <w:rFonts w:ascii="Times New Roman" w:hAnsi="Times New Roman" w:cs="Times New Roman"/>
          <w:sz w:val="28"/>
          <w:szCs w:val="28"/>
          <w:lang w:val="en-US"/>
        </w:rPr>
        <w:t>;</w:t>
      </w:r>
    </w:p>
    <w:p w14:paraId="2E6B2553" w14:textId="6DF4433A" w:rsidR="00EB143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Transmission Color – равномерный цвет преломленного света, проходящего </w:t>
      </w:r>
      <w:r w:rsidR="00FE0E99" w:rsidRPr="00AD4BD2">
        <w:rPr>
          <w:rFonts w:ascii="Times New Roman" w:hAnsi="Times New Roman" w:cs="Times New Roman"/>
          <w:sz w:val="28"/>
          <w:szCs w:val="28"/>
        </w:rPr>
        <w:t>через материал;</w:t>
      </w:r>
    </w:p>
    <w:p w14:paraId="05DEECB2" w14:textId="2B3915DB" w:rsidR="00FB0CB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48083F96" w14:textId="77777777" w:rsidR="00640028" w:rsidRPr="00AD4BD2" w:rsidRDefault="00640028" w:rsidP="00640028">
      <w:pPr>
        <w:pStyle w:val="a5"/>
        <w:spacing w:line="276" w:lineRule="auto"/>
        <w:ind w:left="1515"/>
        <w:rPr>
          <w:rFonts w:ascii="Times New Roman" w:hAnsi="Times New Roman" w:cs="Times New Roman"/>
          <w:sz w:val="28"/>
          <w:szCs w:val="28"/>
        </w:rPr>
      </w:pPr>
    </w:p>
    <w:p w14:paraId="03D2D960" w14:textId="454E3B5F" w:rsidR="00FB0CBB" w:rsidRPr="00AD4BD2" w:rsidRDefault="00FB0CBB"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Mirror Material </w:t>
      </w:r>
      <w:del w:id="1184" w:author="Борис Гогинян" w:date="2020-05-22T22:28:00Z">
        <w:r w:rsidRPr="00AD4BD2" w:rsidDel="00091A95">
          <w:rPr>
            <w:rFonts w:ascii="Times New Roman" w:hAnsi="Times New Roman" w:cs="Times New Roman"/>
            <w:sz w:val="28"/>
            <w:szCs w:val="28"/>
            <w:lang w:val="en-US"/>
          </w:rPr>
          <w:delText>[29]</w:delText>
        </w:r>
      </w:del>
    </w:p>
    <w:p w14:paraId="6711339E" w14:textId="6B87E4BC"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Идеальная зеркально отражающая поверхность</w:t>
      </w:r>
      <w:ins w:id="1185" w:author="Борис Гогинян" w:date="2020-05-22T22:28:00Z">
        <w:r w:rsidR="00091A95" w:rsidRPr="00AD4BD2">
          <w:rPr>
            <w:rFonts w:ascii="Times New Roman" w:hAnsi="Times New Roman" w:cs="Times New Roman"/>
            <w:sz w:val="28"/>
            <w:szCs w:val="28"/>
          </w:rPr>
          <w:t xml:space="preserve"> </w:t>
        </w:r>
        <w:r w:rsidR="00091A95" w:rsidRPr="00AD4BD2">
          <w:rPr>
            <w:rFonts w:ascii="Times New Roman" w:hAnsi="Times New Roman" w:cs="Times New Roman"/>
            <w:sz w:val="28"/>
            <w:szCs w:val="28"/>
            <w:lang w:val="en-US"/>
          </w:rPr>
          <w:t>[29]</w:t>
        </w:r>
      </w:ins>
      <w:r w:rsidRPr="00AD4BD2">
        <w:rPr>
          <w:rFonts w:ascii="Times New Roman" w:hAnsi="Times New Roman" w:cs="Times New Roman"/>
          <w:sz w:val="28"/>
          <w:szCs w:val="28"/>
        </w:rPr>
        <w:t>.</w:t>
      </w:r>
    </w:p>
    <w:p w14:paraId="12CB17A4" w14:textId="1B8154A0"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53FACC82" w14:textId="0650F010" w:rsidR="00B06873" w:rsidRPr="00AD4BD2" w:rsidRDefault="00FB0CBB" w:rsidP="00EB01A5">
      <w:pPr>
        <w:pStyle w:val="a5"/>
        <w:numPr>
          <w:ilvl w:val="0"/>
          <w:numId w:val="38"/>
        </w:numPr>
        <w:spacing w:line="276" w:lineRule="auto"/>
        <w:rPr>
          <w:rFonts w:ascii="Times New Roman" w:hAnsi="Times New Roman" w:cs="Times New Roman"/>
          <w:sz w:val="28"/>
          <w:szCs w:val="28"/>
        </w:rPr>
      </w:pPr>
      <w:r w:rsidRPr="00AD4BD2">
        <w:rPr>
          <w:rFonts w:ascii="Times New Roman" w:hAnsi="Times New Roman" w:cs="Times New Roman"/>
          <w:sz w:val="28"/>
          <w:szCs w:val="28"/>
        </w:rPr>
        <w:t>Reflection Color – цвет зеркала. Позволяет изменять цвет отраженных лучей, направленных в камеру.</w:t>
      </w:r>
    </w:p>
    <w:p w14:paraId="6A164E28"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6F7441BA" w14:textId="5EC719DF" w:rsidR="00FB0CBB" w:rsidRPr="00AD4BD2" w:rsidRDefault="00944653" w:rsidP="00EB01A5">
      <w:pPr>
        <w:pStyle w:val="a5"/>
        <w:numPr>
          <w:ilvl w:val="0"/>
          <w:numId w:val="25"/>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Disney Material</w:t>
      </w:r>
      <w:r w:rsidR="00FB0CB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lang w:val="en-US"/>
        </w:rPr>
        <w:br/>
      </w:r>
      <w:r w:rsidR="00EB143B" w:rsidRPr="00AD4BD2">
        <w:rPr>
          <w:rFonts w:ascii="Times New Roman" w:hAnsi="Times New Roman" w:cs="Times New Roman"/>
          <w:sz w:val="28"/>
          <w:szCs w:val="28"/>
        </w:rPr>
        <w:t>Аналог</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шейдера</w:t>
      </w:r>
      <w:r w:rsidR="00EB143B" w:rsidRPr="00AD4BD2">
        <w:rPr>
          <w:rFonts w:ascii="Times New Roman" w:hAnsi="Times New Roman" w:cs="Times New Roman"/>
          <w:sz w:val="28"/>
          <w:szCs w:val="28"/>
          <w:lang w:val="en-US"/>
        </w:rPr>
        <w:t xml:space="preserve"> asDisneyMaterial</w:t>
      </w:r>
      <w:r w:rsidR="00FB0CBB" w:rsidRPr="00AD4BD2">
        <w:rPr>
          <w:rFonts w:ascii="Times New Roman" w:hAnsi="Times New Roman" w:cs="Times New Roman"/>
          <w:sz w:val="28"/>
          <w:szCs w:val="28"/>
          <w:lang w:val="en-US"/>
        </w:rPr>
        <w:t xml:space="preserve"> [33]</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и</w:t>
      </w:r>
      <w:r w:rsidR="00EB143B" w:rsidRPr="00AD4BD2">
        <w:rPr>
          <w:rFonts w:ascii="Times New Roman" w:hAnsi="Times New Roman" w:cs="Times New Roman"/>
          <w:sz w:val="28"/>
          <w:szCs w:val="28"/>
          <w:lang w:val="en-US"/>
        </w:rPr>
        <w:t xml:space="preserve"> Principled BSDF</w:t>
      </w:r>
      <w:r w:rsidR="00FB0CBB" w:rsidRPr="00AD4BD2">
        <w:rPr>
          <w:rFonts w:ascii="Times New Roman" w:hAnsi="Times New Roman" w:cs="Times New Roman"/>
          <w:sz w:val="28"/>
          <w:szCs w:val="28"/>
          <w:lang w:val="en-US"/>
        </w:rPr>
        <w:t xml:space="preserve"> [23]</w:t>
      </w:r>
      <w:r w:rsidR="00EB143B" w:rsidRPr="00AD4BD2">
        <w:rPr>
          <w:rFonts w:ascii="Times New Roman" w:hAnsi="Times New Roman" w:cs="Times New Roman"/>
          <w:sz w:val="28"/>
          <w:szCs w:val="28"/>
          <w:lang w:val="en-US"/>
        </w:rPr>
        <w:t>.</w:t>
      </w:r>
      <w:r w:rsidR="00FB0CBB" w:rsidRPr="00AD4BD2">
        <w:rPr>
          <w:rFonts w:ascii="Times New Roman" w:hAnsi="Times New Roman" w:cs="Times New Roman"/>
          <w:sz w:val="28"/>
          <w:szCs w:val="28"/>
          <w:lang w:val="en-US"/>
        </w:rPr>
        <w:t xml:space="preserve"> </w:t>
      </w:r>
      <w:r w:rsidR="00FE0E99" w:rsidRPr="00AD4BD2">
        <w:rPr>
          <w:rFonts w:ascii="Times New Roman" w:hAnsi="Times New Roman" w:cs="Times New Roman"/>
          <w:sz w:val="28"/>
          <w:szCs w:val="28"/>
          <w:lang w:val="en-US"/>
        </w:rPr>
        <w:t>[11]</w:t>
      </w:r>
    </w:p>
    <w:p w14:paraId="173868FD" w14:textId="77777777" w:rsidR="00640028" w:rsidRPr="00AD4BD2" w:rsidRDefault="00640028" w:rsidP="00640028">
      <w:pPr>
        <w:pStyle w:val="a5"/>
        <w:spacing w:line="276" w:lineRule="auto"/>
        <w:rPr>
          <w:rFonts w:ascii="Times New Roman" w:hAnsi="Times New Roman" w:cs="Times New Roman"/>
          <w:sz w:val="28"/>
          <w:szCs w:val="28"/>
          <w:lang w:val="en-US"/>
        </w:rPr>
      </w:pPr>
    </w:p>
    <w:p w14:paraId="02A2E8D9" w14:textId="05ECA8FC"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B0CBB" w:rsidRPr="00AD4BD2">
        <w:rPr>
          <w:rFonts w:ascii="Times New Roman" w:hAnsi="Times New Roman" w:cs="Times New Roman"/>
          <w:sz w:val="28"/>
          <w:szCs w:val="28"/>
        </w:rPr>
        <w:t xml:space="preserve"> </w:t>
      </w:r>
      <w:del w:id="1186" w:author="Борис Гогинян" w:date="2020-05-22T22:27:00Z">
        <w:r w:rsidR="00FB0CBB" w:rsidRPr="00AD4BD2" w:rsidDel="00091A95">
          <w:rPr>
            <w:rFonts w:ascii="Times New Roman" w:hAnsi="Times New Roman" w:cs="Times New Roman"/>
            <w:sz w:val="28"/>
            <w:szCs w:val="28"/>
          </w:rPr>
          <w:delText>[30]</w:delText>
        </w:r>
      </w:del>
      <w:r w:rsidR="00EB143B" w:rsidRPr="00AD4BD2">
        <w:rPr>
          <w:rFonts w:ascii="Times New Roman" w:hAnsi="Times New Roman" w:cs="Times New Roman"/>
          <w:sz w:val="28"/>
          <w:szCs w:val="28"/>
        </w:rPr>
        <w:br/>
      </w:r>
      <w:r w:rsidR="00F3683B" w:rsidRPr="00AD4BD2">
        <w:rPr>
          <w:rFonts w:ascii="Times New Roman" w:hAnsi="Times New Roman" w:cs="Times New Roman"/>
          <w:sz w:val="28"/>
          <w:szCs w:val="28"/>
        </w:rPr>
        <w:t>Глянцевый материал</w:t>
      </w:r>
      <w:ins w:id="1187" w:author="Борис Гогинян" w:date="2020-05-22T22:27:00Z">
        <w:r w:rsidR="00091A95" w:rsidRPr="00AD4BD2">
          <w:rPr>
            <w:rFonts w:ascii="Times New Roman" w:hAnsi="Times New Roman" w:cs="Times New Roman"/>
            <w:sz w:val="28"/>
            <w:szCs w:val="28"/>
          </w:rPr>
          <w:t xml:space="preserve"> [30]</w:t>
        </w:r>
      </w:ins>
      <w:r w:rsidR="00F3683B" w:rsidRPr="00AD4BD2">
        <w:rPr>
          <w:rFonts w:ascii="Times New Roman" w:hAnsi="Times New Roman" w:cs="Times New Roman"/>
          <w:sz w:val="28"/>
          <w:szCs w:val="28"/>
        </w:rPr>
        <w:t>. Параметры:</w:t>
      </w:r>
    </w:p>
    <w:p w14:paraId="73643FC3" w14:textId="1405C2B2"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диффузная компонента</w:t>
      </w:r>
      <w:r w:rsidR="00FE0E99" w:rsidRPr="00AD4BD2">
        <w:rPr>
          <w:rFonts w:ascii="Times New Roman" w:hAnsi="Times New Roman" w:cs="Times New Roman"/>
          <w:sz w:val="28"/>
          <w:szCs w:val="28"/>
          <w:lang w:val="en-US"/>
        </w:rPr>
        <w:t>;</w:t>
      </w:r>
    </w:p>
    <w:p w14:paraId="67EF0DCE" w14:textId="7633AA27" w:rsidR="00F3683B" w:rsidRPr="00AD4BD2" w:rsidRDefault="00F3683B" w:rsidP="00EB01A5">
      <w:pPr>
        <w:pStyle w:val="a5"/>
        <w:numPr>
          <w:ilvl w:val="0"/>
          <w:numId w:val="28"/>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Specular Color and IOR – </w:t>
      </w:r>
      <w:r w:rsidRPr="00AD4BD2">
        <w:rPr>
          <w:rFonts w:ascii="Times New Roman" w:hAnsi="Times New Roman" w:cs="Times New Roman"/>
          <w:sz w:val="28"/>
          <w:szCs w:val="28"/>
        </w:rPr>
        <w:t>зеркальная</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компонента</w:t>
      </w:r>
      <w:r w:rsidR="00FE0E99" w:rsidRPr="00AD4BD2">
        <w:rPr>
          <w:rFonts w:ascii="Times New Roman" w:hAnsi="Times New Roman" w:cs="Times New Roman"/>
          <w:sz w:val="28"/>
          <w:szCs w:val="28"/>
          <w:lang w:val="en-US"/>
        </w:rPr>
        <w:t>;</w:t>
      </w:r>
    </w:p>
    <w:p w14:paraId="58F17C50" w14:textId="5A34FA68"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Roughness </w:t>
      </w:r>
      <w:r w:rsidR="00FE0E99" w:rsidRPr="00AD4BD2">
        <w:rPr>
          <w:rFonts w:ascii="Times New Roman" w:hAnsi="Times New Roman" w:cs="Times New Roman"/>
          <w:sz w:val="28"/>
          <w:szCs w:val="28"/>
        </w:rPr>
        <w:t>–</w:t>
      </w:r>
      <w:r w:rsidRPr="00AD4BD2">
        <w:rPr>
          <w:rFonts w:ascii="Times New Roman" w:hAnsi="Times New Roman" w:cs="Times New Roman"/>
          <w:sz w:val="28"/>
          <w:szCs w:val="28"/>
        </w:rPr>
        <w:t xml:space="preserve"> шероховатость</w:t>
      </w:r>
      <w:r w:rsidR="00FE0E99" w:rsidRPr="00AD4BD2">
        <w:rPr>
          <w:rFonts w:ascii="Times New Roman" w:hAnsi="Times New Roman" w:cs="Times New Roman"/>
          <w:sz w:val="28"/>
          <w:szCs w:val="28"/>
          <w:lang w:val="en-US"/>
        </w:rPr>
        <w:t>;</w:t>
      </w:r>
    </w:p>
    <w:p w14:paraId="433AF928" w14:textId="3A657D41"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Absorption</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 </w:t>
      </w:r>
      <w:r w:rsidRPr="00AD4BD2">
        <w:rPr>
          <w:rFonts w:ascii="Times New Roman" w:hAnsi="Times New Roman" w:cs="Times New Roman"/>
          <w:sz w:val="28"/>
          <w:szCs w:val="28"/>
          <w:lang w:val="en-US"/>
        </w:rPr>
        <w:t>Depth</w:t>
      </w:r>
      <w:r w:rsidRPr="00AD4BD2">
        <w:rPr>
          <w:rFonts w:ascii="Times New Roman" w:hAnsi="Times New Roman" w:cs="Times New Roman"/>
          <w:sz w:val="28"/>
          <w:szCs w:val="28"/>
        </w:rPr>
        <w:t xml:space="preserve"> – цвет и глубина поглощения преломленных лучей</w:t>
      </w:r>
      <w:r w:rsidR="00FE0E99" w:rsidRPr="00AD4BD2">
        <w:rPr>
          <w:rFonts w:ascii="Times New Roman" w:hAnsi="Times New Roman" w:cs="Times New Roman"/>
          <w:sz w:val="28"/>
          <w:szCs w:val="28"/>
        </w:rPr>
        <w:t>;</w:t>
      </w:r>
    </w:p>
    <w:p w14:paraId="38F9A131" w14:textId="1A2FD2A6" w:rsidR="00FB0CB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Multibounce</w:t>
      </w:r>
      <w:r w:rsidRPr="00AD4BD2">
        <w:rPr>
          <w:rFonts w:ascii="Times New Roman" w:hAnsi="Times New Roman" w:cs="Times New Roman"/>
          <w:sz w:val="28"/>
          <w:szCs w:val="28"/>
        </w:rPr>
        <w:t xml:space="preserve"> – мягкое рассеивание света на поверхности, имитирующее ткань или кожу.</w:t>
      </w:r>
    </w:p>
    <w:p w14:paraId="71FAB94E" w14:textId="56356F4B"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del w:id="1188" w:author="Борис Гогинян" w:date="2020-05-22T22:27:00Z">
        <w:r w:rsidR="00FE0E99" w:rsidRPr="00AD4BD2" w:rsidDel="00091A95">
          <w:rPr>
            <w:rFonts w:ascii="Times New Roman" w:hAnsi="Times New Roman" w:cs="Times New Roman"/>
            <w:sz w:val="28"/>
            <w:szCs w:val="28"/>
          </w:rPr>
          <w:delText>[</w:delText>
        </w:r>
        <w:r w:rsidR="00FB0CBB" w:rsidRPr="00AD4BD2" w:rsidDel="00091A95">
          <w:rPr>
            <w:rFonts w:ascii="Times New Roman" w:hAnsi="Times New Roman" w:cs="Times New Roman"/>
            <w:sz w:val="28"/>
            <w:szCs w:val="28"/>
          </w:rPr>
          <w:delText>31</w:delText>
        </w:r>
        <w:r w:rsidR="00FE0E99" w:rsidRPr="00AD4BD2" w:rsidDel="00091A95">
          <w:rPr>
            <w:rFonts w:ascii="Times New Roman" w:hAnsi="Times New Roman" w:cs="Times New Roman"/>
            <w:sz w:val="28"/>
            <w:szCs w:val="28"/>
          </w:rPr>
          <w:delText>]</w:delText>
        </w:r>
      </w:del>
      <w:r w:rsidR="00F3683B" w:rsidRPr="00AD4BD2">
        <w:rPr>
          <w:rFonts w:ascii="Times New Roman" w:hAnsi="Times New Roman" w:cs="Times New Roman"/>
          <w:sz w:val="28"/>
          <w:szCs w:val="28"/>
        </w:rPr>
        <w:br/>
        <w:t>Материал, смешивающий в себе диффузную, зеркальную компоненты и подповерхностное рассеивание</w:t>
      </w:r>
      <w:ins w:id="1189" w:author="Борис Гогинян" w:date="2020-05-22T22:27:00Z">
        <w:r w:rsidR="00091A95" w:rsidRPr="00AD4BD2">
          <w:rPr>
            <w:rFonts w:ascii="Times New Roman" w:hAnsi="Times New Roman" w:cs="Times New Roman"/>
            <w:sz w:val="28"/>
            <w:szCs w:val="28"/>
          </w:rPr>
          <w:t xml:space="preserve"> [31]</w:t>
        </w:r>
      </w:ins>
      <w:r w:rsidR="00F3683B" w:rsidRPr="00AD4BD2">
        <w:rPr>
          <w:rFonts w:ascii="Times New Roman" w:hAnsi="Times New Roman" w:cs="Times New Roman"/>
          <w:sz w:val="28"/>
          <w:szCs w:val="28"/>
        </w:rPr>
        <w:t>.</w:t>
      </w:r>
    </w:p>
    <w:p w14:paraId="22D30337" w14:textId="2898C3F1" w:rsidR="00F3683B" w:rsidRPr="00AD4BD2" w:rsidRDefault="002D2F69"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такие же, как и у предыдущего за добавлением:</w:t>
      </w:r>
    </w:p>
    <w:p w14:paraId="7FD68529" w14:textId="377F26E4" w:rsidR="00FB0CBB" w:rsidRPr="00AD4BD2" w:rsidRDefault="002D2F69" w:rsidP="00EB01A5">
      <w:pPr>
        <w:pStyle w:val="a5"/>
        <w:numPr>
          <w:ilvl w:val="0"/>
          <w:numId w:val="29"/>
        </w:numPr>
        <w:spacing w:line="276" w:lineRule="auto"/>
        <w:rPr>
          <w:rFonts w:ascii="Times New Roman" w:hAnsi="Times New Roman" w:cs="Times New Roman"/>
          <w:sz w:val="28"/>
          <w:szCs w:val="28"/>
        </w:rPr>
      </w:pPr>
      <w:r w:rsidRPr="00AD4BD2">
        <w:rPr>
          <w:rFonts w:ascii="Times New Roman" w:hAnsi="Times New Roman" w:cs="Times New Roman"/>
          <w:sz w:val="28"/>
          <w:szCs w:val="28"/>
        </w:rPr>
        <w:t>Transmission Color – равномерный цвет преломленного света, проходящего через материал.</w:t>
      </w:r>
    </w:p>
    <w:p w14:paraId="0F04694D" w14:textId="3AB291BE"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lastRenderedPageBreak/>
        <w:t>Metal</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del w:id="1190" w:author="Борис Гогинян" w:date="2020-05-22T22:27:00Z">
        <w:r w:rsidR="00FE0E99" w:rsidRPr="00AD4BD2" w:rsidDel="00091A95">
          <w:rPr>
            <w:rFonts w:ascii="Times New Roman" w:hAnsi="Times New Roman" w:cs="Times New Roman"/>
            <w:sz w:val="28"/>
            <w:szCs w:val="28"/>
          </w:rPr>
          <w:delText>[</w:delText>
        </w:r>
        <w:r w:rsidR="00FB0CBB" w:rsidRPr="00AD4BD2" w:rsidDel="00091A95">
          <w:rPr>
            <w:rFonts w:ascii="Times New Roman" w:hAnsi="Times New Roman" w:cs="Times New Roman"/>
            <w:sz w:val="28"/>
            <w:szCs w:val="28"/>
          </w:rPr>
          <w:delText>32</w:delText>
        </w:r>
        <w:r w:rsidR="00FE0E99" w:rsidRPr="00AD4BD2" w:rsidDel="00091A95">
          <w:rPr>
            <w:rFonts w:ascii="Times New Roman" w:hAnsi="Times New Roman" w:cs="Times New Roman"/>
            <w:sz w:val="28"/>
            <w:szCs w:val="28"/>
          </w:rPr>
          <w:delText>]</w:delText>
        </w:r>
      </w:del>
      <w:r w:rsidR="002D2F69" w:rsidRPr="00AD4BD2">
        <w:rPr>
          <w:rFonts w:ascii="Times New Roman" w:hAnsi="Times New Roman" w:cs="Times New Roman"/>
          <w:sz w:val="28"/>
          <w:szCs w:val="28"/>
        </w:rPr>
        <w:br/>
        <w:t>Общая металлическая поверхность</w:t>
      </w:r>
      <w:ins w:id="1191" w:author="Борис Гогинян" w:date="2020-05-22T22:27:00Z">
        <w:r w:rsidR="00091A95" w:rsidRPr="00AD4BD2">
          <w:rPr>
            <w:rFonts w:ascii="Times New Roman" w:hAnsi="Times New Roman" w:cs="Times New Roman"/>
            <w:sz w:val="28"/>
            <w:szCs w:val="28"/>
          </w:rPr>
          <w:t xml:space="preserve"> [32]</w:t>
        </w:r>
      </w:ins>
      <w:r w:rsidR="002D2F69" w:rsidRPr="00AD4BD2">
        <w:rPr>
          <w:rFonts w:ascii="Times New Roman" w:hAnsi="Times New Roman" w:cs="Times New Roman"/>
          <w:sz w:val="28"/>
          <w:szCs w:val="28"/>
        </w:rPr>
        <w:t>. Пара</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t>метры:</w:t>
      </w:r>
    </w:p>
    <w:p w14:paraId="2BD6C998" w14:textId="5F56E879" w:rsidR="002D2F69"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Color/Fresnel Texture – </w:t>
      </w:r>
      <w:r w:rsidRPr="00AD4BD2">
        <w:rPr>
          <w:rFonts w:ascii="Times New Roman" w:hAnsi="Times New Roman" w:cs="Times New Roman"/>
          <w:sz w:val="28"/>
          <w:szCs w:val="28"/>
        </w:rPr>
        <w:t>цвет</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металла</w:t>
      </w:r>
      <w:r w:rsidR="00FE0E99" w:rsidRPr="00AD4BD2">
        <w:rPr>
          <w:rFonts w:ascii="Times New Roman" w:hAnsi="Times New Roman" w:cs="Times New Roman"/>
          <w:sz w:val="28"/>
          <w:szCs w:val="28"/>
          <w:lang w:val="en-US"/>
        </w:rPr>
        <w:t>;</w:t>
      </w:r>
    </w:p>
    <w:p w14:paraId="6E324FF2" w14:textId="7E73723B" w:rsidR="00A6235B"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Roughness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1B31DB19" w14:textId="70C60DD7" w:rsidR="00A6235B" w:rsidRPr="00B12333" w:rsidRDefault="00A6235B" w:rsidP="00A6235B">
      <w:pPr>
        <w:spacing w:after="0"/>
        <w:contextualSpacing/>
        <w:jc w:val="both"/>
        <w:rPr>
          <w:ins w:id="1192" w:author="Борис Гогинян" w:date="2020-05-22T20:46:00Z"/>
          <w:sz w:val="28"/>
          <w:szCs w:val="28"/>
          <w:rPrChange w:id="1193" w:author="Борис Гогинян" w:date="2020-05-22T22:35:00Z">
            <w:rPr>
              <w:ins w:id="1194" w:author="Борис Гогинян" w:date="2020-05-22T20:46:00Z"/>
            </w:rPr>
          </w:rPrChange>
        </w:rPr>
      </w:pPr>
    </w:p>
    <w:p w14:paraId="107CA854" w14:textId="202598F3" w:rsidR="000863AF" w:rsidRPr="00B12333" w:rsidRDefault="000863AF" w:rsidP="00A6235B">
      <w:pPr>
        <w:spacing w:after="0"/>
        <w:contextualSpacing/>
        <w:jc w:val="both"/>
        <w:rPr>
          <w:sz w:val="28"/>
          <w:szCs w:val="28"/>
          <w:rPrChange w:id="1195" w:author="Борис Гогинян" w:date="2020-05-22T22:35:00Z">
            <w:rPr/>
          </w:rPrChange>
        </w:rPr>
      </w:pPr>
    </w:p>
    <w:p w14:paraId="6E06E630" w14:textId="6D6399C8" w:rsidR="00A6235B" w:rsidRPr="00AD4BD2" w:rsidRDefault="00041D77" w:rsidP="00FB0CBB">
      <w:pPr>
        <w:ind w:firstLine="708"/>
        <w:rPr>
          <w:rFonts w:ascii="Times New Roman" w:hAnsi="Times New Roman" w:cs="Times New Roman"/>
          <w:sz w:val="28"/>
          <w:szCs w:val="28"/>
        </w:rPr>
      </w:pPr>
      <w:r w:rsidRPr="00F13D22">
        <w:rPr>
          <w:rFonts w:ascii="Times New Roman" w:hAnsi="Times New Roman" w:cs="Times New Roman"/>
          <w:sz w:val="28"/>
          <w:szCs w:val="28"/>
        </w:rPr>
        <w:t xml:space="preserve">Цифровое </w:t>
      </w:r>
      <w:r w:rsidRPr="00AD4BD2">
        <w:rPr>
          <w:rFonts w:ascii="Times New Roman" w:hAnsi="Times New Roman" w:cs="Times New Roman"/>
          <w:sz w:val="28"/>
          <w:szCs w:val="28"/>
        </w:rPr>
        <w:t>изображени</w:t>
      </w:r>
      <w:r w:rsidR="001A1175" w:rsidRPr="00AD4BD2">
        <w:rPr>
          <w:rFonts w:ascii="Times New Roman" w:hAnsi="Times New Roman" w:cs="Times New Roman"/>
          <w:sz w:val="28"/>
          <w:szCs w:val="28"/>
        </w:rPr>
        <w:t>е представляется в виде набора</w:t>
      </w:r>
      <w:r w:rsidRPr="00AD4BD2">
        <w:rPr>
          <w:rFonts w:ascii="Times New Roman" w:hAnsi="Times New Roman" w:cs="Times New Roman"/>
          <w:sz w:val="28"/>
          <w:szCs w:val="28"/>
        </w:rPr>
        <w:t xml:space="preserve"> пикселей</w:t>
      </w:r>
      <w:r w:rsidR="0056699A" w:rsidRPr="00AD4BD2">
        <w:rPr>
          <w:rFonts w:ascii="Times New Roman" w:hAnsi="Times New Roman" w:cs="Times New Roman"/>
          <w:sz w:val="28"/>
          <w:szCs w:val="28"/>
        </w:rPr>
        <w:t>,</w:t>
      </w:r>
      <w:r w:rsidRPr="00AD4BD2">
        <w:rPr>
          <w:rFonts w:ascii="Times New Roman" w:hAnsi="Times New Roman" w:cs="Times New Roman"/>
          <w:sz w:val="28"/>
          <w:szCs w:val="28"/>
        </w:rPr>
        <w:t xml:space="preserve"> выровненных по прямоугольной сетке. 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t>
      </w:r>
      <w:r w:rsidR="001A1175" w:rsidRPr="00AD4BD2">
        <w:rPr>
          <w:rFonts w:ascii="Times New Roman" w:hAnsi="Times New Roman" w:cs="Times New Roman"/>
          <w:sz w:val="28"/>
          <w:szCs w:val="28"/>
          <w:lang w:val="en-US"/>
        </w:rPr>
        <w:t>PBR</w:t>
      </w:r>
      <w:r w:rsidR="001A1175" w:rsidRPr="00AD4BD2">
        <w:rPr>
          <w:rFonts w:ascii="Times New Roman" w:hAnsi="Times New Roman" w:cs="Times New Roman"/>
          <w:sz w:val="28"/>
          <w:szCs w:val="28"/>
        </w:rPr>
        <w:t xml:space="preserve"> </w:t>
      </w:r>
      <w:r w:rsidRPr="00AD4BD2">
        <w:rPr>
          <w:rFonts w:ascii="Times New Roman" w:hAnsi="Times New Roman" w:cs="Times New Roman"/>
          <w:sz w:val="28"/>
          <w:szCs w:val="28"/>
        </w:rPr>
        <w:t>единственный способ получить информацию о функции изображения</w:t>
      </w:r>
      <w:r w:rsidR="001A1175" w:rsidRPr="00AD4BD2">
        <w:rPr>
          <w:rFonts w:ascii="Times New Roman" w:hAnsi="Times New Roman" w:cs="Times New Roman"/>
          <w:sz w:val="28"/>
          <w:szCs w:val="28"/>
        </w:rPr>
        <w:t xml:space="preserve"> – </w:t>
      </w:r>
      <w:r w:rsidRPr="00AD4BD2">
        <w:rPr>
          <w:rFonts w:ascii="Times New Roman" w:hAnsi="Times New Roman" w:cs="Times New Roman"/>
          <w:sz w:val="28"/>
          <w:szCs w:val="28"/>
        </w:rPr>
        <w:t>это взять ее образец с помощью трассировки лучей.</w:t>
      </w:r>
      <w:r w:rsidR="001A1175" w:rsidRPr="00AD4BD2">
        <w:rPr>
          <w:rFonts w:ascii="Times New Roman" w:hAnsi="Times New Roman" w:cs="Times New Roman"/>
          <w:sz w:val="28"/>
          <w:szCs w:val="28"/>
        </w:rPr>
        <w:t xml:space="preserve"> Изображение может быть создано только путем выборки</w:t>
      </w:r>
      <w:r w:rsidR="00BF510D" w:rsidRPr="00AD4BD2">
        <w:rPr>
          <w:rFonts w:ascii="Times New Roman" w:hAnsi="Times New Roman" w:cs="Times New Roman"/>
          <w:sz w:val="28"/>
          <w:szCs w:val="28"/>
        </w:rPr>
        <w:t xml:space="preserve"> значений</w:t>
      </w:r>
      <w:r w:rsidR="001A1175" w:rsidRPr="00AD4BD2">
        <w:rPr>
          <w:rFonts w:ascii="Times New Roman" w:hAnsi="Times New Roman" w:cs="Times New Roman"/>
          <w:sz w:val="28"/>
          <w:szCs w:val="28"/>
        </w:rPr>
        <w:t xml:space="preserve"> функции</w:t>
      </w:r>
      <w:ins w:id="1196" w:author="Борис Гогинян" w:date="2020-05-26T19:49:00Z">
        <w:r w:rsidR="00531FCD">
          <w:rPr>
            <w:rFonts w:ascii="Times New Roman" w:hAnsi="Times New Roman" w:cs="Times New Roman"/>
            <w:sz w:val="28"/>
            <w:szCs w:val="28"/>
          </w:rPr>
          <w:t xml:space="preserve"> изображения</w:t>
        </w:r>
      </w:ins>
      <w:r w:rsidR="008D133B" w:rsidRPr="00AD4BD2">
        <w:rPr>
          <w:rFonts w:ascii="Times New Roman" w:hAnsi="Times New Roman" w:cs="Times New Roman"/>
          <w:sz w:val="28"/>
          <w:szCs w:val="28"/>
        </w:rPr>
        <w:t>, которой является уравнение рендеринга,</w:t>
      </w:r>
      <w:r w:rsidR="001A1175" w:rsidRPr="00AD4BD2">
        <w:rPr>
          <w:rFonts w:ascii="Times New Roman" w:hAnsi="Times New Roman" w:cs="Times New Roman"/>
          <w:sz w:val="28"/>
          <w:szCs w:val="28"/>
        </w:rPr>
        <w:t xml:space="preserve"> в </w:t>
      </w:r>
      <w:r w:rsidR="00BF510D" w:rsidRPr="00AD4BD2">
        <w:rPr>
          <w:rFonts w:ascii="Times New Roman" w:hAnsi="Times New Roman" w:cs="Times New Roman"/>
          <w:sz w:val="28"/>
          <w:szCs w:val="28"/>
        </w:rPr>
        <w:t xml:space="preserve">конкретных </w:t>
      </w:r>
      <w:r w:rsidR="00AB7C9B" w:rsidRPr="00AD4BD2">
        <w:rPr>
          <w:rFonts w:ascii="Times New Roman" w:hAnsi="Times New Roman" w:cs="Times New Roman"/>
          <w:sz w:val="28"/>
          <w:szCs w:val="28"/>
        </w:rPr>
        <w:t>позициях пикселей. Другими словами, это уравнение определяет цвет пикселя на изображении.</w:t>
      </w:r>
      <w:r w:rsidR="00BF510D" w:rsidRPr="00AD4BD2">
        <w:rPr>
          <w:rFonts w:ascii="Times New Roman" w:hAnsi="Times New Roman" w:cs="Times New Roman"/>
          <w:sz w:val="28"/>
          <w:szCs w:val="28"/>
        </w:rPr>
        <w:t xml:space="preserve"> Чем больше выборок для разных пикселей, тем лучше</w:t>
      </w:r>
      <w:r w:rsidR="00AB7C9B" w:rsidRPr="00AD4BD2">
        <w:rPr>
          <w:rFonts w:ascii="Times New Roman" w:hAnsi="Times New Roman" w:cs="Times New Roman"/>
          <w:sz w:val="28"/>
          <w:szCs w:val="28"/>
        </w:rPr>
        <w:t xml:space="preserve"> качество</w:t>
      </w:r>
      <w:r w:rsidR="00BF510D" w:rsidRPr="00AD4BD2">
        <w:rPr>
          <w:rFonts w:ascii="Times New Roman" w:hAnsi="Times New Roman" w:cs="Times New Roman"/>
          <w:sz w:val="28"/>
          <w:szCs w:val="28"/>
        </w:rPr>
        <w:t>.</w:t>
      </w:r>
      <w:r w:rsidR="008D133B" w:rsidRPr="00AD4BD2">
        <w:rPr>
          <w:rFonts w:ascii="Times New Roman" w:hAnsi="Times New Roman" w:cs="Times New Roman"/>
          <w:sz w:val="28"/>
          <w:szCs w:val="28"/>
        </w:rPr>
        <w:t xml:space="preserve"> Для </w:t>
      </w:r>
      <w:r w:rsidR="0056699A" w:rsidRPr="00AD4BD2">
        <w:rPr>
          <w:rFonts w:ascii="Times New Roman" w:hAnsi="Times New Roman" w:cs="Times New Roman"/>
          <w:sz w:val="28"/>
          <w:szCs w:val="28"/>
        </w:rPr>
        <w:t>решения</w:t>
      </w:r>
      <w:r w:rsidR="008D133B" w:rsidRPr="00AD4BD2">
        <w:rPr>
          <w:rFonts w:ascii="Times New Roman" w:hAnsi="Times New Roman" w:cs="Times New Roman"/>
          <w:sz w:val="28"/>
          <w:szCs w:val="28"/>
        </w:rPr>
        <w:t xml:space="preserve"> этого уравнения</w:t>
      </w:r>
      <w:r w:rsidR="0056699A" w:rsidRPr="00AD4BD2">
        <w:rPr>
          <w:rFonts w:ascii="Times New Roman" w:hAnsi="Times New Roman" w:cs="Times New Roman"/>
          <w:sz w:val="28"/>
          <w:szCs w:val="28"/>
        </w:rPr>
        <w:t xml:space="preserve"> существует множество подходов, однако н</w:t>
      </w:r>
      <w:r w:rsidR="00AB7C9B" w:rsidRPr="00AD4BD2">
        <w:rPr>
          <w:rFonts w:ascii="Times New Roman" w:hAnsi="Times New Roman" w:cs="Times New Roman"/>
          <w:sz w:val="28"/>
          <w:szCs w:val="28"/>
        </w:rPr>
        <w:t xml:space="preserve">аибольшую популярность получили </w:t>
      </w:r>
      <w:r w:rsidR="0056699A" w:rsidRPr="00AD4BD2">
        <w:rPr>
          <w:rFonts w:ascii="Times New Roman" w:hAnsi="Times New Roman" w:cs="Times New Roman"/>
          <w:sz w:val="28"/>
          <w:szCs w:val="28"/>
        </w:rPr>
        <w:t>методы Монте-Карло для численного решения интегралов. Рассмотрим алгоритмы, основанные на этом методе, реализованные в рендерах и используемые</w:t>
      </w:r>
      <w:r w:rsidR="008D133B" w:rsidRPr="00AD4BD2">
        <w:rPr>
          <w:rFonts w:ascii="Times New Roman" w:hAnsi="Times New Roman" w:cs="Times New Roman"/>
          <w:sz w:val="28"/>
          <w:szCs w:val="28"/>
        </w:rPr>
        <w:t xml:space="preserve"> в </w:t>
      </w:r>
      <w:r w:rsidR="0056699A" w:rsidRPr="00AD4BD2">
        <w:rPr>
          <w:rFonts w:ascii="Times New Roman" w:hAnsi="Times New Roman" w:cs="Times New Roman"/>
          <w:sz w:val="28"/>
          <w:szCs w:val="28"/>
        </w:rPr>
        <w:t>исследовании.</w:t>
      </w:r>
      <w:r w:rsidR="00A6235B" w:rsidRPr="00AD4BD2">
        <w:rPr>
          <w:rFonts w:ascii="Times New Roman" w:hAnsi="Times New Roman" w:cs="Times New Roman"/>
          <w:sz w:val="28"/>
          <w:szCs w:val="28"/>
        </w:rPr>
        <w:br w:type="page"/>
      </w:r>
    </w:p>
    <w:p w14:paraId="19B9BD3F" w14:textId="6329C810" w:rsidR="00A6235B" w:rsidRPr="00B12333" w:rsidRDefault="00A6235B" w:rsidP="00A6235B">
      <w:pPr>
        <w:spacing w:after="0" w:line="360" w:lineRule="auto"/>
        <w:contextualSpacing/>
        <w:rPr>
          <w:rFonts w:ascii="Times New Roman" w:hAnsi="Times New Roman" w:cs="Times New Roman"/>
          <w:b/>
          <w:sz w:val="28"/>
          <w:szCs w:val="28"/>
          <w:rPrChange w:id="1197" w:author="Борис Гогинян" w:date="2020-05-22T22:35:00Z">
            <w:rPr>
              <w:rFonts w:ascii="Times New Roman" w:hAnsi="Times New Roman" w:cs="Times New Roman"/>
              <w:b/>
              <w:sz w:val="36"/>
              <w:szCs w:val="24"/>
            </w:rPr>
          </w:rPrChange>
        </w:rPr>
      </w:pPr>
      <w:r w:rsidRPr="00B12333">
        <w:rPr>
          <w:rFonts w:ascii="Times New Roman" w:hAnsi="Times New Roman" w:cs="Times New Roman"/>
          <w:b/>
          <w:sz w:val="28"/>
          <w:szCs w:val="28"/>
          <w:rPrChange w:id="1198" w:author="Борис Гогинян" w:date="2020-05-22T22:35:00Z">
            <w:rPr>
              <w:rFonts w:ascii="Times New Roman" w:hAnsi="Times New Roman" w:cs="Times New Roman"/>
              <w:b/>
              <w:sz w:val="36"/>
              <w:szCs w:val="24"/>
            </w:rPr>
          </w:rPrChange>
        </w:rPr>
        <w:lastRenderedPageBreak/>
        <w:t xml:space="preserve">Глава </w:t>
      </w:r>
      <w:r w:rsidR="00640028" w:rsidRPr="00B12333">
        <w:rPr>
          <w:rFonts w:ascii="Times New Roman" w:hAnsi="Times New Roman" w:cs="Times New Roman"/>
          <w:b/>
          <w:sz w:val="28"/>
          <w:szCs w:val="28"/>
          <w:rPrChange w:id="1199" w:author="Борис Гогинян" w:date="2020-05-22T22:35:00Z">
            <w:rPr>
              <w:rFonts w:ascii="Times New Roman" w:hAnsi="Times New Roman" w:cs="Times New Roman"/>
              <w:b/>
              <w:sz w:val="36"/>
              <w:szCs w:val="24"/>
            </w:rPr>
          </w:rPrChange>
        </w:rPr>
        <w:t>1.</w:t>
      </w:r>
      <w:r w:rsidRPr="00B12333">
        <w:rPr>
          <w:rFonts w:ascii="Times New Roman" w:hAnsi="Times New Roman" w:cs="Times New Roman"/>
          <w:b/>
          <w:sz w:val="28"/>
          <w:szCs w:val="28"/>
          <w:rPrChange w:id="1200" w:author="Борис Гогинян" w:date="2020-05-22T22:35:00Z">
            <w:rPr>
              <w:rFonts w:ascii="Times New Roman" w:hAnsi="Times New Roman" w:cs="Times New Roman"/>
              <w:b/>
              <w:sz w:val="36"/>
              <w:szCs w:val="24"/>
            </w:rPr>
          </w:rPrChange>
        </w:rPr>
        <w:t xml:space="preserve">3 </w:t>
      </w:r>
      <w:r w:rsidR="00AB7C9B" w:rsidRPr="00B12333">
        <w:rPr>
          <w:rFonts w:ascii="Times New Roman" w:hAnsi="Times New Roman" w:cs="Times New Roman"/>
          <w:b/>
          <w:sz w:val="28"/>
          <w:szCs w:val="28"/>
          <w:rPrChange w:id="1201" w:author="Борис Гогинян" w:date="2020-05-22T22:35:00Z">
            <w:rPr>
              <w:rFonts w:ascii="Times New Roman" w:hAnsi="Times New Roman" w:cs="Times New Roman"/>
              <w:b/>
              <w:sz w:val="36"/>
              <w:szCs w:val="24"/>
            </w:rPr>
          </w:rPrChange>
        </w:rPr>
        <w:t>Рендеры и алгоритмы трассировки</w:t>
      </w:r>
    </w:p>
    <w:p w14:paraId="059DCC78" w14:textId="77777777" w:rsidR="00A6235B" w:rsidRPr="00B12333" w:rsidRDefault="00A6235B" w:rsidP="00A6235B">
      <w:pPr>
        <w:pStyle w:val="a5"/>
        <w:spacing w:after="0" w:line="360" w:lineRule="auto"/>
        <w:ind w:left="360"/>
        <w:rPr>
          <w:rFonts w:ascii="Times New Roman" w:hAnsi="Times New Roman" w:cs="Times New Roman"/>
          <w:sz w:val="28"/>
          <w:szCs w:val="28"/>
          <w:rPrChange w:id="1202" w:author="Борис Гогинян" w:date="2020-05-22T22:35:00Z">
            <w:rPr>
              <w:rFonts w:ascii="Times New Roman" w:hAnsi="Times New Roman" w:cs="Times New Roman"/>
              <w:sz w:val="32"/>
              <w:szCs w:val="24"/>
            </w:rPr>
          </w:rPrChange>
        </w:rPr>
      </w:pPr>
      <w:r w:rsidRPr="00B12333">
        <w:rPr>
          <w:rFonts w:ascii="Times New Roman" w:hAnsi="Times New Roman" w:cs="Times New Roman"/>
          <w:sz w:val="28"/>
          <w:szCs w:val="28"/>
          <w:rPrChange w:id="1203" w:author="Борис Гогинян" w:date="2020-05-22T22:35:00Z">
            <w:rPr>
              <w:rFonts w:ascii="Times New Roman" w:hAnsi="Times New Roman" w:cs="Times New Roman"/>
              <w:sz w:val="32"/>
              <w:szCs w:val="24"/>
            </w:rPr>
          </w:rPrChange>
        </w:rPr>
        <w:t xml:space="preserve">Алгоритм </w:t>
      </w:r>
      <w:r w:rsidRPr="00B12333">
        <w:rPr>
          <w:rFonts w:ascii="Times New Roman" w:hAnsi="Times New Roman" w:cs="Times New Roman"/>
          <w:sz w:val="28"/>
          <w:szCs w:val="28"/>
          <w:lang w:val="en-US"/>
          <w:rPrChange w:id="1204" w:author="Борис Гогинян" w:date="2020-05-22T22:35:00Z">
            <w:rPr>
              <w:rFonts w:ascii="Times New Roman" w:hAnsi="Times New Roman" w:cs="Times New Roman"/>
              <w:sz w:val="32"/>
              <w:szCs w:val="24"/>
              <w:lang w:val="en-US"/>
            </w:rPr>
          </w:rPrChange>
        </w:rPr>
        <w:t>Path</w:t>
      </w:r>
      <w:r w:rsidRPr="00B12333">
        <w:rPr>
          <w:rFonts w:ascii="Times New Roman" w:hAnsi="Times New Roman" w:cs="Times New Roman"/>
          <w:sz w:val="28"/>
          <w:szCs w:val="28"/>
          <w:rPrChange w:id="1205" w:author="Борис Гогинян" w:date="2020-05-22T22:35:00Z">
            <w:rPr>
              <w:rFonts w:ascii="Times New Roman" w:hAnsi="Times New Roman" w:cs="Times New Roman"/>
              <w:sz w:val="32"/>
              <w:szCs w:val="24"/>
            </w:rPr>
          </w:rPrChange>
        </w:rPr>
        <w:t xml:space="preserve"> </w:t>
      </w:r>
      <w:r w:rsidRPr="00B12333">
        <w:rPr>
          <w:rFonts w:ascii="Times New Roman" w:hAnsi="Times New Roman" w:cs="Times New Roman"/>
          <w:sz w:val="28"/>
          <w:szCs w:val="28"/>
          <w:lang w:val="en-US"/>
          <w:rPrChange w:id="1206" w:author="Борис Гогинян" w:date="2020-05-22T22:35:00Z">
            <w:rPr>
              <w:rFonts w:ascii="Times New Roman" w:hAnsi="Times New Roman" w:cs="Times New Roman"/>
              <w:sz w:val="32"/>
              <w:szCs w:val="24"/>
              <w:lang w:val="en-US"/>
            </w:rPr>
          </w:rPrChange>
        </w:rPr>
        <w:t>Tracing</w:t>
      </w:r>
      <w:r w:rsidRPr="00B12333">
        <w:rPr>
          <w:rFonts w:ascii="Times New Roman" w:hAnsi="Times New Roman" w:cs="Times New Roman"/>
          <w:sz w:val="28"/>
          <w:szCs w:val="28"/>
          <w:rPrChange w:id="1207" w:author="Борис Гогинян" w:date="2020-05-22T22:35:00Z">
            <w:rPr>
              <w:rFonts w:ascii="Times New Roman" w:hAnsi="Times New Roman" w:cs="Times New Roman"/>
              <w:sz w:val="32"/>
              <w:szCs w:val="24"/>
            </w:rPr>
          </w:rPrChange>
        </w:rPr>
        <w:t xml:space="preserve"> </w:t>
      </w:r>
    </w:p>
    <w:p w14:paraId="11B9BC03" w14:textId="256AB890" w:rsidR="00A6235B" w:rsidRPr="00F13D22" w:rsidRDefault="00531FCD" w:rsidP="00A6235B">
      <w:pPr>
        <w:pStyle w:val="a5"/>
        <w:spacing w:after="0" w:line="360" w:lineRule="auto"/>
        <w:ind w:left="360"/>
        <w:rPr>
          <w:rFonts w:ascii="Times New Roman" w:hAnsi="Times New Roman" w:cs="Times New Roman"/>
          <w:sz w:val="28"/>
          <w:szCs w:val="28"/>
        </w:rPr>
      </w:pPr>
      <w:r>
        <w:rPr>
          <w:rFonts w:ascii="Times New Roman" w:hAnsi="Times New Roman" w:cs="Times New Roman"/>
          <w:noProof/>
          <w:sz w:val="28"/>
          <w:szCs w:val="28"/>
          <w:lang w:eastAsia="ru-RU"/>
        </w:rPr>
        <w:pict w14:anchorId="08DA9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99.5pt">
            <v:imagedata r:id="rId21" o:title="path_tracing"/>
          </v:shape>
        </w:pict>
      </w:r>
    </w:p>
    <w:p w14:paraId="1D6E7D35" w14:textId="4F203949" w:rsidR="00A6235B" w:rsidRPr="00B12333" w:rsidRDefault="009F17F0" w:rsidP="009F17F0">
      <w:pPr>
        <w:spacing w:line="360" w:lineRule="auto"/>
        <w:ind w:left="567"/>
        <w:contextualSpacing/>
        <w:jc w:val="center"/>
        <w:rPr>
          <w:rFonts w:ascii="Times New Roman" w:hAnsi="Times New Roman" w:cs="Times New Roman"/>
          <w:sz w:val="28"/>
          <w:szCs w:val="28"/>
          <w:rPrChange w:id="1208" w:author="Борис Гогинян" w:date="2020-05-22T22:35:00Z">
            <w:rPr>
              <w:rFonts w:ascii="Times New Roman" w:hAnsi="Times New Roman" w:cs="Times New Roman"/>
              <w:sz w:val="24"/>
              <w:szCs w:val="24"/>
            </w:rPr>
          </w:rPrChange>
        </w:rPr>
      </w:pPr>
      <w:commentRangeStart w:id="1209"/>
      <w:r w:rsidRPr="00B12333">
        <w:rPr>
          <w:rFonts w:ascii="Times New Roman" w:hAnsi="Times New Roman" w:cs="Times New Roman"/>
          <w:sz w:val="28"/>
          <w:szCs w:val="28"/>
          <w:rPrChange w:id="1210" w:author="Борис Гогинян" w:date="2020-05-22T22:35:00Z">
            <w:rPr>
              <w:rFonts w:ascii="Times New Roman" w:hAnsi="Times New Roman" w:cs="Times New Roman"/>
              <w:sz w:val="24"/>
              <w:szCs w:val="24"/>
            </w:rPr>
          </w:rPrChange>
        </w:rPr>
        <w:t xml:space="preserve">Рис. 6 Схема алгоритма трассировки пути </w:t>
      </w:r>
      <w:r w:rsidR="00663AD2" w:rsidRPr="00B12333">
        <w:rPr>
          <w:rFonts w:ascii="Times New Roman" w:hAnsi="Times New Roman" w:cs="Times New Roman"/>
          <w:sz w:val="28"/>
          <w:szCs w:val="28"/>
          <w:rPrChange w:id="1211" w:author="Борис Гогинян" w:date="2020-05-22T22:35:00Z">
            <w:rPr>
              <w:rFonts w:ascii="Times New Roman" w:hAnsi="Times New Roman" w:cs="Times New Roman"/>
              <w:sz w:val="24"/>
              <w:szCs w:val="24"/>
            </w:rPr>
          </w:rPrChange>
        </w:rPr>
        <w:t xml:space="preserve">без(слева) и </w:t>
      </w:r>
      <w:r w:rsidRPr="00B12333">
        <w:rPr>
          <w:rFonts w:ascii="Times New Roman" w:hAnsi="Times New Roman" w:cs="Times New Roman"/>
          <w:sz w:val="28"/>
          <w:szCs w:val="28"/>
          <w:rPrChange w:id="1212" w:author="Борис Гогинян" w:date="2020-05-22T22:35:00Z">
            <w:rPr>
              <w:rFonts w:ascii="Times New Roman" w:hAnsi="Times New Roman" w:cs="Times New Roman"/>
              <w:sz w:val="24"/>
              <w:szCs w:val="24"/>
            </w:rPr>
          </w:rPrChange>
        </w:rPr>
        <w:t>с</w:t>
      </w:r>
      <w:r w:rsidR="00663AD2" w:rsidRPr="00B12333">
        <w:rPr>
          <w:rFonts w:ascii="Times New Roman" w:hAnsi="Times New Roman" w:cs="Times New Roman"/>
          <w:sz w:val="28"/>
          <w:szCs w:val="28"/>
          <w:rPrChange w:id="1213" w:author="Борис Гогинян" w:date="2020-05-22T22:35:00Z">
            <w:rPr>
              <w:rFonts w:ascii="Times New Roman" w:hAnsi="Times New Roman" w:cs="Times New Roman"/>
              <w:sz w:val="24"/>
              <w:szCs w:val="24"/>
            </w:rPr>
          </w:rPrChange>
        </w:rPr>
        <w:t>(справа)</w:t>
      </w:r>
      <w:r w:rsidRPr="00B12333">
        <w:rPr>
          <w:rFonts w:ascii="Times New Roman" w:hAnsi="Times New Roman" w:cs="Times New Roman"/>
          <w:sz w:val="28"/>
          <w:szCs w:val="28"/>
          <w:rPrChange w:id="1214" w:author="Борис Гогинян" w:date="2020-05-22T22:35:00Z">
            <w:rPr>
              <w:rFonts w:ascii="Times New Roman" w:hAnsi="Times New Roman" w:cs="Times New Roman"/>
              <w:sz w:val="24"/>
              <w:szCs w:val="24"/>
            </w:rPr>
          </w:rPrChange>
        </w:rPr>
        <w:t xml:space="preserve"> вычислением </w:t>
      </w:r>
      <w:r w:rsidR="00663AD2" w:rsidRPr="00B12333">
        <w:rPr>
          <w:rFonts w:ascii="Times New Roman" w:hAnsi="Times New Roman" w:cs="Times New Roman"/>
          <w:sz w:val="28"/>
          <w:szCs w:val="28"/>
          <w:rPrChange w:id="1215" w:author="Борис Гогинян" w:date="2020-05-22T22:35:00Z">
            <w:rPr>
              <w:rFonts w:ascii="Times New Roman" w:hAnsi="Times New Roman" w:cs="Times New Roman"/>
              <w:sz w:val="24"/>
              <w:szCs w:val="24"/>
            </w:rPr>
          </w:rPrChange>
        </w:rPr>
        <w:t>глобального освещения</w:t>
      </w:r>
      <w:r w:rsidRPr="00B12333">
        <w:rPr>
          <w:rFonts w:ascii="Times New Roman" w:hAnsi="Times New Roman" w:cs="Times New Roman"/>
          <w:sz w:val="28"/>
          <w:szCs w:val="28"/>
          <w:rPrChange w:id="1216" w:author="Борис Гогинян" w:date="2020-05-22T22:35:00Z">
            <w:rPr>
              <w:rFonts w:ascii="Times New Roman" w:hAnsi="Times New Roman" w:cs="Times New Roman"/>
              <w:sz w:val="24"/>
              <w:szCs w:val="24"/>
            </w:rPr>
          </w:rPrChange>
        </w:rPr>
        <w:t>.</w:t>
      </w:r>
      <w:commentRangeEnd w:id="1209"/>
      <w:r w:rsidRPr="00B12333">
        <w:rPr>
          <w:rStyle w:val="af1"/>
          <w:sz w:val="28"/>
          <w:szCs w:val="28"/>
          <w:rPrChange w:id="1217" w:author="Борис Гогинян" w:date="2020-05-22T22:35:00Z">
            <w:rPr>
              <w:rStyle w:val="af1"/>
            </w:rPr>
          </w:rPrChange>
        </w:rPr>
        <w:commentReference w:id="1209"/>
      </w:r>
      <w:r w:rsidR="00866229" w:rsidRPr="00B12333">
        <w:rPr>
          <w:rFonts w:ascii="Times New Roman" w:hAnsi="Times New Roman" w:cs="Times New Roman"/>
          <w:sz w:val="28"/>
          <w:szCs w:val="28"/>
          <w:rPrChange w:id="1218" w:author="Борис Гогинян" w:date="2020-05-22T22:35:00Z">
            <w:rPr>
              <w:rFonts w:ascii="Times New Roman" w:hAnsi="Times New Roman" w:cs="Times New Roman"/>
              <w:sz w:val="24"/>
              <w:szCs w:val="24"/>
            </w:rPr>
          </w:rPrChange>
        </w:rPr>
        <w:t xml:space="preserve"> [34]</w:t>
      </w:r>
    </w:p>
    <w:p w14:paraId="32C623FC" w14:textId="53EC1F46" w:rsidR="00A6235B" w:rsidRPr="00B12333" w:rsidRDefault="00A6235B" w:rsidP="008D133B">
      <w:pPr>
        <w:spacing w:line="276" w:lineRule="auto"/>
        <w:ind w:firstLine="360"/>
        <w:rPr>
          <w:rFonts w:ascii="Times New Roman" w:hAnsi="Times New Roman" w:cs="Times New Roman"/>
          <w:b/>
          <w:sz w:val="28"/>
          <w:szCs w:val="28"/>
        </w:rPr>
      </w:pPr>
      <w:r w:rsidRPr="00B12333">
        <w:rPr>
          <w:rFonts w:ascii="Times New Roman" w:hAnsi="Times New Roman" w:cs="Times New Roman"/>
          <w:sz w:val="28"/>
          <w:szCs w:val="28"/>
        </w:rPr>
        <w:t xml:space="preserve">Алгоритм трассировки пути был предложен Джеймсом Т. Каджия в той же работе, в которой было описано уравнение рендеринга. Он заключается в симуляции пути светового луча для каждого пикселя в изображении: когда луч пересекается с поверхностью, в псевдослучайном направлении выпускается отраженный луч и в обратном направлении теневой луч. Трассировка пути причисляется к </w:t>
      </w:r>
      <w:r w:rsidRPr="00B12333">
        <w:rPr>
          <w:rFonts w:ascii="Times New Roman" w:hAnsi="Times New Roman" w:cs="Times New Roman"/>
          <w:sz w:val="28"/>
          <w:szCs w:val="28"/>
          <w:lang w:val="en-US"/>
        </w:rPr>
        <w:t>Gathering</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type</w:t>
      </w:r>
      <w:r w:rsidRPr="00B12333">
        <w:rPr>
          <w:rFonts w:ascii="Times New Roman" w:hAnsi="Times New Roman" w:cs="Times New Roman"/>
          <w:sz w:val="28"/>
          <w:szCs w:val="28"/>
        </w:rPr>
        <w:t xml:space="preserve"> алгоритмам,</w:t>
      </w:r>
      <w:ins w:id="1219" w:author="Борис Гогинян" w:date="2020-05-26T19:56:00Z">
        <w:r w:rsidR="00531FCD">
          <w:rPr>
            <w:rFonts w:ascii="Times New Roman" w:hAnsi="Times New Roman" w:cs="Times New Roman"/>
            <w:sz w:val="28"/>
            <w:szCs w:val="28"/>
          </w:rPr>
          <w:t xml:space="preserve"> которые</w:t>
        </w:r>
      </w:ins>
      <w:r w:rsidRPr="00B12333">
        <w:rPr>
          <w:rFonts w:ascii="Times New Roman" w:hAnsi="Times New Roman" w:cs="Times New Roman"/>
          <w:sz w:val="28"/>
          <w:szCs w:val="28"/>
        </w:rPr>
        <w:t xml:space="preserve"> начинают из положения камеры и «собирают» излучение посещенных точек</w:t>
      </w:r>
    </w:p>
    <w:p w14:paraId="765F4A31" w14:textId="77777777" w:rsidR="00A6235B" w:rsidRPr="00B12333" w:rsidRDefault="00A6235B" w:rsidP="00EB01A5">
      <w:pPr>
        <w:pStyle w:val="a5"/>
        <w:numPr>
          <w:ilvl w:val="0"/>
          <w:numId w:val="12"/>
        </w:numPr>
        <w:spacing w:line="276" w:lineRule="auto"/>
        <w:rPr>
          <w:rFonts w:ascii="Times New Roman" w:hAnsi="Times New Roman" w:cs="Times New Roman"/>
          <w:sz w:val="28"/>
          <w:szCs w:val="28"/>
          <w:rPrChange w:id="1220"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1221" w:author="Борис Гогинян" w:date="2020-05-22T22:35:00Z">
            <w:rPr>
              <w:rFonts w:ascii="Times New Roman" w:hAnsi="Times New Roman" w:cs="Times New Roman"/>
              <w:sz w:val="24"/>
              <w:szCs w:val="24"/>
            </w:rPr>
          </w:rPrChange>
        </w:rPr>
        <w:t>Из точки на экране выпускается луч и далее ищется пересечение его с каким-либо объектом.</w:t>
      </w:r>
    </w:p>
    <w:p w14:paraId="40AE3D3A" w14:textId="77777777" w:rsidR="00A6235B" w:rsidRPr="00B12333" w:rsidRDefault="00A6235B" w:rsidP="00EB01A5">
      <w:pPr>
        <w:pStyle w:val="a5"/>
        <w:numPr>
          <w:ilvl w:val="0"/>
          <w:numId w:val="12"/>
        </w:numPr>
        <w:spacing w:line="276" w:lineRule="auto"/>
        <w:rPr>
          <w:rFonts w:ascii="Times New Roman" w:hAnsi="Times New Roman" w:cs="Times New Roman"/>
          <w:sz w:val="28"/>
          <w:szCs w:val="28"/>
          <w:rPrChange w:id="1222"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1223" w:author="Борис Гогинян" w:date="2020-05-22T22:35:00Z">
            <w:rPr>
              <w:rFonts w:ascii="Times New Roman" w:hAnsi="Times New Roman" w:cs="Times New Roman"/>
              <w:sz w:val="24"/>
              <w:szCs w:val="24"/>
            </w:rPr>
          </w:rPrChange>
        </w:rPr>
        <w:t>Если пересечений нет, то возвращаем свет окружения, другими словами, фон.</w:t>
      </w:r>
    </w:p>
    <w:p w14:paraId="776FA49F" w14:textId="77777777" w:rsidR="00A6235B" w:rsidRPr="00B12333" w:rsidRDefault="00A6235B" w:rsidP="008D133B">
      <w:pPr>
        <w:pStyle w:val="a5"/>
        <w:spacing w:line="276" w:lineRule="auto"/>
        <w:rPr>
          <w:rFonts w:ascii="Times New Roman" w:hAnsi="Times New Roman" w:cs="Times New Roman"/>
          <w:sz w:val="28"/>
          <w:szCs w:val="28"/>
          <w:rPrChange w:id="1224"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1225" w:author="Борис Гогинян" w:date="2020-05-22T22:35:00Z">
            <w:rPr>
              <w:rFonts w:ascii="Times New Roman" w:hAnsi="Times New Roman" w:cs="Times New Roman"/>
              <w:sz w:val="24"/>
              <w:szCs w:val="24"/>
            </w:rPr>
          </w:rPrChange>
        </w:rPr>
        <w:t>Если пересечение произошло, то определяем альбедо объекта с как сумму его собственного излучения + прямое освещение источник света.</w:t>
      </w:r>
    </w:p>
    <w:p w14:paraId="110B5DB4" w14:textId="39A669C4" w:rsidR="00A6235B" w:rsidRPr="00B12333" w:rsidRDefault="00A6235B" w:rsidP="00EB01A5">
      <w:pPr>
        <w:pStyle w:val="a5"/>
        <w:numPr>
          <w:ilvl w:val="0"/>
          <w:numId w:val="12"/>
        </w:numPr>
        <w:spacing w:line="276" w:lineRule="auto"/>
        <w:rPr>
          <w:rFonts w:ascii="Times New Roman" w:hAnsi="Times New Roman" w:cs="Times New Roman"/>
          <w:sz w:val="28"/>
          <w:szCs w:val="28"/>
          <w:rPrChange w:id="1226"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1227" w:author="Борис Гогинян" w:date="2020-05-22T22:35:00Z">
            <w:rPr>
              <w:rFonts w:ascii="Times New Roman" w:hAnsi="Times New Roman" w:cs="Times New Roman"/>
              <w:sz w:val="24"/>
              <w:szCs w:val="24"/>
            </w:rPr>
          </w:rPrChange>
        </w:rPr>
        <w:t xml:space="preserve">Функция </w:t>
      </w:r>
      <w:r w:rsidRPr="00B12333">
        <w:rPr>
          <w:rFonts w:ascii="Consolas" w:hAnsi="Consolas" w:cs="Arial"/>
          <w:sz w:val="28"/>
          <w:szCs w:val="28"/>
          <w:lang w:val="en-US"/>
          <w:rPrChange w:id="1228" w:author="Борис Гогинян" w:date="2020-05-22T22:35:00Z">
            <w:rPr>
              <w:rFonts w:ascii="Consolas" w:hAnsi="Consolas" w:cs="Arial"/>
              <w:sz w:val="24"/>
              <w:szCs w:val="24"/>
              <w:lang w:val="en-US"/>
            </w:rPr>
          </w:rPrChange>
        </w:rPr>
        <w:t>BRDFSampling</w:t>
      </w:r>
      <w:r w:rsidRPr="00B12333">
        <w:rPr>
          <w:rFonts w:ascii="Arial" w:hAnsi="Arial" w:cs="Arial"/>
          <w:sz w:val="28"/>
          <w:szCs w:val="28"/>
          <w:rPrChange w:id="1229" w:author="Борис Гогинян" w:date="2020-05-22T22:35:00Z">
            <w:rPr>
              <w:rFonts w:ascii="Arial" w:hAnsi="Arial" w:cs="Arial"/>
              <w:sz w:val="24"/>
              <w:szCs w:val="24"/>
            </w:rPr>
          </w:rPrChange>
        </w:rPr>
        <w:t xml:space="preserve"> </w:t>
      </w:r>
      <w:r w:rsidRPr="00B12333">
        <w:rPr>
          <w:rFonts w:ascii="Times New Roman" w:hAnsi="Times New Roman" w:cs="Times New Roman"/>
          <w:sz w:val="28"/>
          <w:szCs w:val="28"/>
          <w:rPrChange w:id="1230" w:author="Борис Гогинян" w:date="2020-05-22T22:35:00Z">
            <w:rPr>
              <w:rFonts w:ascii="Times New Roman" w:hAnsi="Times New Roman" w:cs="Times New Roman"/>
              <w:sz w:val="24"/>
              <w:szCs w:val="24"/>
            </w:rPr>
          </w:rPrChange>
        </w:rPr>
        <w:t xml:space="preserve">находит новое направление </w:t>
      </w:r>
      <w:r w:rsidRPr="00B12333">
        <w:rPr>
          <w:rFonts w:ascii="Consolas" w:hAnsi="Consolas" w:cs="Arial"/>
          <w:sz w:val="28"/>
          <w:szCs w:val="28"/>
          <w:lang w:val="en-US"/>
          <w:rPrChange w:id="1231" w:author="Борис Гогинян" w:date="2020-05-22T22:35:00Z">
            <w:rPr>
              <w:rFonts w:ascii="Consolas" w:hAnsi="Consolas" w:cs="Arial"/>
              <w:sz w:val="24"/>
              <w:szCs w:val="18"/>
              <w:lang w:val="en-US"/>
            </w:rPr>
          </w:rPrChange>
        </w:rPr>
        <w:t>newray</w:t>
      </w:r>
      <w:r w:rsidR="007E16E7" w:rsidRPr="00B12333">
        <w:rPr>
          <w:rFonts w:ascii="Arial" w:hAnsi="Arial" w:cs="Arial"/>
          <w:sz w:val="28"/>
          <w:szCs w:val="28"/>
          <w:rPrChange w:id="1232" w:author="Борис Гогинян" w:date="2020-05-22T22:35:00Z">
            <w:rPr>
              <w:rFonts w:ascii="Arial" w:hAnsi="Arial" w:cs="Arial"/>
              <w:sz w:val="24"/>
              <w:szCs w:val="18"/>
            </w:rPr>
          </w:rPrChange>
        </w:rPr>
        <w:t xml:space="preserve">, </w:t>
      </w:r>
      <w:r w:rsidR="007E16E7" w:rsidRPr="00B12333">
        <w:rPr>
          <w:rFonts w:ascii="Times New Roman" w:hAnsi="Times New Roman" w:cs="Times New Roman"/>
          <w:sz w:val="28"/>
          <w:szCs w:val="28"/>
          <w:rPrChange w:id="1233" w:author="Борис Гогинян" w:date="2020-05-22T22:35:00Z">
            <w:rPr>
              <w:rFonts w:ascii="Times New Roman" w:hAnsi="Times New Roman" w:cs="Times New Roman"/>
              <w:sz w:val="24"/>
              <w:szCs w:val="18"/>
            </w:rPr>
          </w:rPrChange>
        </w:rPr>
        <w:t>используя различные оптимизационные методы, описанные далее.</w:t>
      </w:r>
      <w:r w:rsidRPr="00B12333">
        <w:rPr>
          <w:rFonts w:ascii="Times New Roman" w:hAnsi="Times New Roman" w:cs="Times New Roman"/>
          <w:sz w:val="28"/>
          <w:szCs w:val="28"/>
          <w:rPrChange w:id="1234" w:author="Борис Гогинян" w:date="2020-05-22T22:35:00Z">
            <w:rPr>
              <w:rFonts w:ascii="Times New Roman" w:hAnsi="Times New Roman" w:cs="Times New Roman"/>
              <w:sz w:val="24"/>
              <w:szCs w:val="24"/>
            </w:rPr>
          </w:rPrChange>
        </w:rPr>
        <w:t xml:space="preserve"> В</w:t>
      </w:r>
      <w:r w:rsidR="007E16E7" w:rsidRPr="00B12333">
        <w:rPr>
          <w:rFonts w:ascii="Times New Roman" w:hAnsi="Times New Roman" w:cs="Times New Roman"/>
          <w:sz w:val="28"/>
          <w:szCs w:val="28"/>
          <w:rPrChange w:id="1235" w:author="Борис Гогинян" w:date="2020-05-22T22:35:00Z">
            <w:rPr>
              <w:rFonts w:ascii="Times New Roman" w:hAnsi="Times New Roman" w:cs="Times New Roman"/>
              <w:sz w:val="24"/>
              <w:szCs w:val="24"/>
            </w:rPr>
          </w:rPrChange>
        </w:rPr>
        <w:t xml:space="preserve"> частности,</w:t>
      </w:r>
      <w:r w:rsidRPr="00B12333">
        <w:rPr>
          <w:rFonts w:ascii="Times New Roman" w:hAnsi="Times New Roman" w:cs="Times New Roman"/>
          <w:sz w:val="28"/>
          <w:szCs w:val="28"/>
          <w:rPrChange w:id="1236" w:author="Борис Гогинян" w:date="2020-05-22T22:35:00Z">
            <w:rPr>
              <w:rFonts w:ascii="Times New Roman" w:hAnsi="Times New Roman" w:cs="Times New Roman"/>
              <w:sz w:val="24"/>
              <w:szCs w:val="24"/>
            </w:rPr>
          </w:rPrChange>
        </w:rPr>
        <w:t xml:space="preserve"> метод р</w:t>
      </w:r>
      <w:commentRangeStart w:id="1237"/>
      <w:r w:rsidRPr="00B12333">
        <w:rPr>
          <w:rFonts w:ascii="Times New Roman" w:hAnsi="Times New Roman" w:cs="Times New Roman"/>
          <w:sz w:val="28"/>
          <w:szCs w:val="28"/>
          <w:rPrChange w:id="1238" w:author="Борис Гогинян" w:date="2020-05-22T22:35:00Z">
            <w:rPr>
              <w:rFonts w:ascii="Times New Roman" w:hAnsi="Times New Roman" w:cs="Times New Roman"/>
              <w:sz w:val="24"/>
              <w:szCs w:val="24"/>
            </w:rPr>
          </w:rPrChange>
        </w:rPr>
        <w:t>усской рулетки</w:t>
      </w:r>
      <w:commentRangeEnd w:id="1237"/>
      <w:r w:rsidRPr="00B12333">
        <w:rPr>
          <w:rStyle w:val="af1"/>
          <w:sz w:val="28"/>
          <w:szCs w:val="28"/>
          <w:rPrChange w:id="1239" w:author="Борис Гогинян" w:date="2020-05-22T22:35:00Z">
            <w:rPr>
              <w:rStyle w:val="af1"/>
            </w:rPr>
          </w:rPrChange>
        </w:rPr>
        <w:commentReference w:id="1237"/>
      </w:r>
      <w:r w:rsidR="007E16E7" w:rsidRPr="00B12333">
        <w:rPr>
          <w:rFonts w:ascii="Times New Roman" w:hAnsi="Times New Roman" w:cs="Times New Roman"/>
          <w:sz w:val="28"/>
          <w:szCs w:val="28"/>
          <w:rPrChange w:id="1240" w:author="Борис Гогинян" w:date="2020-05-22T22:35:00Z">
            <w:rPr>
              <w:rFonts w:ascii="Times New Roman" w:hAnsi="Times New Roman" w:cs="Times New Roman"/>
              <w:sz w:val="24"/>
              <w:szCs w:val="24"/>
            </w:rPr>
          </w:rPrChange>
        </w:rPr>
        <w:t xml:space="preserve">, позволяющий пропускать рекурсивный запуск </w:t>
      </w:r>
      <w:r w:rsidR="007E16E7" w:rsidRPr="00B12333">
        <w:rPr>
          <w:rFonts w:ascii="Consolas" w:eastAsia="Times New Roman" w:hAnsi="Consolas" w:cs="Times New Roman"/>
          <w:color w:val="000000"/>
          <w:sz w:val="28"/>
          <w:szCs w:val="28"/>
          <w:bdr w:val="none" w:sz="0" w:space="0" w:color="auto" w:frame="1"/>
          <w:lang w:val="en-US" w:eastAsia="ru-RU"/>
          <w:rPrChange w:id="1241" w:author="Борис Гогинян" w:date="2020-05-22T22:35:00Z">
            <w:rPr>
              <w:rFonts w:ascii="Consolas" w:eastAsia="Times New Roman" w:hAnsi="Consolas" w:cs="Times New Roman"/>
              <w:color w:val="000000"/>
              <w:szCs w:val="18"/>
              <w:bdr w:val="none" w:sz="0" w:space="0" w:color="auto" w:frame="1"/>
              <w:lang w:val="en-US" w:eastAsia="ru-RU"/>
            </w:rPr>
          </w:rPrChange>
        </w:rPr>
        <w:t>Trace</w:t>
      </w:r>
      <w:r w:rsidR="007E16E7" w:rsidRPr="00B12333">
        <w:rPr>
          <w:rFonts w:ascii="Consolas" w:eastAsia="Times New Roman" w:hAnsi="Consolas" w:cs="Times New Roman"/>
          <w:color w:val="000000"/>
          <w:sz w:val="28"/>
          <w:szCs w:val="28"/>
          <w:bdr w:val="none" w:sz="0" w:space="0" w:color="auto" w:frame="1"/>
          <w:lang w:eastAsia="ru-RU"/>
          <w:rPrChange w:id="1242" w:author="Борис Гогинян" w:date="2020-05-22T22:35:00Z">
            <w:rPr>
              <w:rFonts w:ascii="Consolas" w:eastAsia="Times New Roman" w:hAnsi="Consolas" w:cs="Times New Roman"/>
              <w:color w:val="000000"/>
              <w:szCs w:val="18"/>
              <w:bdr w:val="none" w:sz="0" w:space="0" w:color="auto" w:frame="1"/>
              <w:lang w:eastAsia="ru-RU"/>
            </w:rPr>
          </w:rPrChange>
        </w:rPr>
        <w:t>(</w:t>
      </w:r>
      <w:r w:rsidR="007E16E7" w:rsidRPr="00B12333">
        <w:rPr>
          <w:rFonts w:ascii="Consolas" w:eastAsia="Times New Roman" w:hAnsi="Consolas" w:cs="Times New Roman"/>
          <w:color w:val="000000"/>
          <w:sz w:val="28"/>
          <w:szCs w:val="28"/>
          <w:bdr w:val="none" w:sz="0" w:space="0" w:color="auto" w:frame="1"/>
          <w:lang w:val="en-US" w:eastAsia="ru-RU"/>
          <w:rPrChange w:id="1243" w:author="Борис Гогинян" w:date="2020-05-22T22:35:00Z">
            <w:rPr>
              <w:rFonts w:ascii="Consolas" w:eastAsia="Times New Roman" w:hAnsi="Consolas" w:cs="Times New Roman"/>
              <w:color w:val="000000"/>
              <w:szCs w:val="18"/>
              <w:bdr w:val="none" w:sz="0" w:space="0" w:color="auto" w:frame="1"/>
              <w:lang w:val="en-US" w:eastAsia="ru-RU"/>
            </w:rPr>
          </w:rPrChange>
        </w:rPr>
        <w:t>newray</w:t>
      </w:r>
      <w:r w:rsidR="007E16E7" w:rsidRPr="00B12333">
        <w:rPr>
          <w:rFonts w:ascii="Consolas" w:eastAsia="Times New Roman" w:hAnsi="Consolas" w:cs="Times New Roman"/>
          <w:color w:val="000000"/>
          <w:sz w:val="28"/>
          <w:szCs w:val="28"/>
          <w:bdr w:val="none" w:sz="0" w:space="0" w:color="auto" w:frame="1"/>
          <w:lang w:eastAsia="ru-RU"/>
          <w:rPrChange w:id="1244" w:author="Борис Гогинян" w:date="2020-05-22T22:35:00Z">
            <w:rPr>
              <w:rFonts w:ascii="Consolas" w:eastAsia="Times New Roman" w:hAnsi="Consolas" w:cs="Times New Roman"/>
              <w:color w:val="000000"/>
              <w:szCs w:val="18"/>
              <w:bdr w:val="none" w:sz="0" w:space="0" w:color="auto" w:frame="1"/>
              <w:lang w:eastAsia="ru-RU"/>
            </w:rPr>
          </w:rPrChange>
        </w:rPr>
        <w:t>)</w:t>
      </w:r>
      <w:r w:rsidR="007E16E7" w:rsidRPr="00B12333">
        <w:rPr>
          <w:rFonts w:ascii="Consolas" w:eastAsia="Times New Roman" w:hAnsi="Consolas" w:cs="Times New Roman"/>
          <w:color w:val="000000"/>
          <w:sz w:val="28"/>
          <w:szCs w:val="28"/>
          <w:bdr w:val="none" w:sz="0" w:space="0" w:color="auto" w:frame="1"/>
          <w:lang w:val="en-US" w:eastAsia="ru-RU"/>
          <w:rPrChange w:id="1245" w:author="Борис Гогинян" w:date="2020-05-22T22:35:00Z">
            <w:rPr>
              <w:rFonts w:ascii="Consolas" w:eastAsia="Times New Roman" w:hAnsi="Consolas" w:cs="Times New Roman"/>
              <w:color w:val="000000"/>
              <w:szCs w:val="18"/>
              <w:bdr w:val="none" w:sz="0" w:space="0" w:color="auto" w:frame="1"/>
              <w:lang w:val="en-US" w:eastAsia="ru-RU"/>
            </w:rPr>
          </w:rPrChange>
        </w:rPr>
        <w:t> </w:t>
      </w:r>
      <w:r w:rsidRPr="00B12333">
        <w:rPr>
          <w:rFonts w:ascii="Times New Roman" w:hAnsi="Times New Roman" w:cs="Times New Roman"/>
          <w:sz w:val="28"/>
          <w:szCs w:val="28"/>
          <w:rPrChange w:id="1246" w:author="Борис Гогинян" w:date="2020-05-22T22:35:00Z">
            <w:rPr>
              <w:rFonts w:ascii="Times New Roman" w:hAnsi="Times New Roman" w:cs="Times New Roman"/>
              <w:sz w:val="24"/>
              <w:szCs w:val="24"/>
            </w:rPr>
          </w:rPrChange>
        </w:rPr>
        <w:t>.</w:t>
      </w:r>
    </w:p>
    <w:p w14:paraId="7C167244" w14:textId="07966615" w:rsidR="00A6235B" w:rsidRPr="00B12333" w:rsidRDefault="00A6235B" w:rsidP="00EB01A5">
      <w:pPr>
        <w:pStyle w:val="a5"/>
        <w:numPr>
          <w:ilvl w:val="0"/>
          <w:numId w:val="12"/>
        </w:numPr>
        <w:spacing w:line="276" w:lineRule="auto"/>
        <w:rPr>
          <w:ins w:id="1247" w:author="Борис Гогинян" w:date="2020-05-22T22:10:00Z"/>
          <w:rFonts w:ascii="Times New Roman" w:hAnsi="Times New Roman" w:cs="Times New Roman"/>
          <w:sz w:val="28"/>
          <w:szCs w:val="28"/>
          <w:rPrChange w:id="1248" w:author="Борис Гогинян" w:date="2020-05-22T22:35:00Z">
            <w:rPr>
              <w:ins w:id="1249" w:author="Борис Гогинян" w:date="2020-05-22T22:10:00Z"/>
              <w:rFonts w:ascii="Arial" w:hAnsi="Arial" w:cs="Arial"/>
              <w:sz w:val="24"/>
              <w:szCs w:val="18"/>
            </w:rPr>
          </w:rPrChange>
        </w:rPr>
      </w:pPr>
      <w:r w:rsidRPr="00B12333">
        <w:rPr>
          <w:rFonts w:ascii="Times New Roman" w:hAnsi="Times New Roman" w:cs="Times New Roman"/>
          <w:sz w:val="28"/>
          <w:szCs w:val="28"/>
          <w:rPrChange w:id="1250" w:author="Борис Гогинян" w:date="2020-05-22T22:35:00Z">
            <w:rPr>
              <w:rFonts w:ascii="Times New Roman" w:hAnsi="Times New Roman" w:cs="Times New Roman"/>
              <w:sz w:val="24"/>
              <w:szCs w:val="24"/>
            </w:rPr>
          </w:rPrChange>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8"/>
            <w:szCs w:val="28"/>
            <w:lang w:val="en-US"/>
            <w:rPrChange w:id="1251" w:author="Борис Гогинян" w:date="2020-05-22T22:35:00Z">
              <w:rPr>
                <w:rFonts w:ascii="Cambria Math" w:hAnsi="Cambria Math" w:cs="Arial"/>
                <w:sz w:val="24"/>
                <w:szCs w:val="18"/>
                <w:lang w:val="en-US"/>
              </w:rPr>
            </w:rPrChange>
          </w:rPr>
          <m:t>w</m:t>
        </m:r>
      </m:oMath>
      <w:r w:rsidRPr="00B12333">
        <w:rPr>
          <w:rFonts w:ascii="Arial" w:hAnsi="Arial" w:cs="Arial"/>
          <w:sz w:val="28"/>
          <w:szCs w:val="28"/>
          <w:rPrChange w:id="1252" w:author="Борис Гогинян" w:date="2020-05-22T22:35:00Z">
            <w:rPr>
              <w:rFonts w:ascii="Arial" w:hAnsi="Arial" w:cs="Arial"/>
              <w:sz w:val="24"/>
              <w:szCs w:val="18"/>
            </w:rPr>
          </w:rPrChange>
        </w:rPr>
        <w:t xml:space="preserve">() </w:t>
      </w:r>
      <w:r w:rsidRPr="00B12333">
        <w:rPr>
          <w:rFonts w:ascii="Times New Roman" w:hAnsi="Times New Roman" w:cs="Times New Roman"/>
          <w:sz w:val="28"/>
          <w:szCs w:val="28"/>
          <w:rPrChange w:id="1253" w:author="Борис Гогинян" w:date="2020-05-22T22:35:00Z">
            <w:rPr>
              <w:rFonts w:ascii="Times New Roman" w:hAnsi="Times New Roman" w:cs="Times New Roman"/>
              <w:sz w:val="24"/>
              <w:szCs w:val="18"/>
            </w:rPr>
          </w:rPrChange>
        </w:rPr>
        <w:t>возвращает число, которое определяет степень влияния этой э</w:t>
      </w:r>
      <w:r w:rsidR="008D133B" w:rsidRPr="00B12333">
        <w:rPr>
          <w:rFonts w:ascii="Times New Roman" w:hAnsi="Times New Roman" w:cs="Times New Roman"/>
          <w:sz w:val="28"/>
          <w:szCs w:val="28"/>
          <w:rPrChange w:id="1254" w:author="Борис Гогинян" w:date="2020-05-22T22:35:00Z">
            <w:rPr>
              <w:rFonts w:ascii="Times New Roman" w:hAnsi="Times New Roman" w:cs="Times New Roman"/>
              <w:sz w:val="24"/>
              <w:szCs w:val="18"/>
            </w:rPr>
          </w:rPrChange>
        </w:rPr>
        <w:t xml:space="preserve">нерг. </w:t>
      </w:r>
      <w:r w:rsidRPr="00B12333">
        <w:rPr>
          <w:rFonts w:ascii="Times New Roman" w:hAnsi="Times New Roman" w:cs="Times New Roman"/>
          <w:sz w:val="28"/>
          <w:szCs w:val="28"/>
          <w:rPrChange w:id="1255" w:author="Борис Гогинян" w:date="2020-05-22T22:35:00Z">
            <w:rPr>
              <w:rFonts w:ascii="Times New Roman" w:hAnsi="Times New Roman" w:cs="Times New Roman"/>
              <w:sz w:val="24"/>
              <w:szCs w:val="18"/>
            </w:rPr>
          </w:rPrChange>
        </w:rPr>
        <w:t>я</w:t>
      </w:r>
      <w:r w:rsidR="008D133B" w:rsidRPr="00B12333">
        <w:rPr>
          <w:rFonts w:ascii="Times New Roman" w:hAnsi="Times New Roman" w:cs="Times New Roman"/>
          <w:sz w:val="28"/>
          <w:szCs w:val="28"/>
          <w:rPrChange w:id="1256" w:author="Борис Гогинян" w:date="2020-05-22T22:35:00Z">
            <w:rPr>
              <w:rFonts w:ascii="Times New Roman" w:hAnsi="Times New Roman" w:cs="Times New Roman"/>
              <w:sz w:val="24"/>
              <w:szCs w:val="18"/>
            </w:rPr>
          </w:rPrChange>
        </w:rPr>
        <w:t>ркости</w:t>
      </w:r>
      <w:r w:rsidRPr="00B12333">
        <w:rPr>
          <w:rFonts w:ascii="Times New Roman" w:hAnsi="Times New Roman" w:cs="Times New Roman"/>
          <w:sz w:val="28"/>
          <w:szCs w:val="28"/>
          <w:rPrChange w:id="1257" w:author="Борис Гогинян" w:date="2020-05-22T22:35:00Z">
            <w:rPr>
              <w:rFonts w:ascii="Times New Roman" w:hAnsi="Times New Roman" w:cs="Times New Roman"/>
              <w:sz w:val="24"/>
              <w:szCs w:val="18"/>
            </w:rPr>
          </w:rPrChange>
        </w:rPr>
        <w:t xml:space="preserve"> на первоначальный объект. Таким образом в данной строке происходит учет (сбор) влияния отражений луча от других объектов.</w:t>
      </w:r>
      <w:r w:rsidRPr="00B12333">
        <w:rPr>
          <w:rFonts w:ascii="Arial" w:hAnsi="Arial" w:cs="Arial"/>
          <w:sz w:val="28"/>
          <w:szCs w:val="28"/>
          <w:rPrChange w:id="1258" w:author="Борис Гогинян" w:date="2020-05-22T22:35:00Z">
            <w:rPr>
              <w:rFonts w:ascii="Arial" w:hAnsi="Arial" w:cs="Arial"/>
              <w:sz w:val="24"/>
              <w:szCs w:val="18"/>
            </w:rPr>
          </w:rPrChange>
        </w:rPr>
        <w:t xml:space="preserve"> </w:t>
      </w:r>
    </w:p>
    <w:p w14:paraId="3B9AA799" w14:textId="1CFB124D" w:rsidR="001A64F6" w:rsidRPr="00B12333" w:rsidRDefault="001A64F6">
      <w:pPr>
        <w:spacing w:line="276" w:lineRule="auto"/>
        <w:ind w:left="360"/>
        <w:rPr>
          <w:rFonts w:ascii="Times New Roman" w:hAnsi="Times New Roman" w:cs="Times New Roman"/>
          <w:sz w:val="28"/>
          <w:szCs w:val="28"/>
          <w:rPrChange w:id="1259" w:author="Борис Гогинян" w:date="2020-05-22T22:35:00Z">
            <w:rPr/>
          </w:rPrChange>
        </w:rPr>
        <w:pPrChange w:id="1260" w:author="Борис Гогинян" w:date="2020-05-22T22:11:00Z">
          <w:pPr>
            <w:pStyle w:val="a5"/>
            <w:numPr>
              <w:numId w:val="12"/>
            </w:numPr>
            <w:spacing w:line="276" w:lineRule="auto"/>
            <w:ind w:hanging="360"/>
          </w:pPr>
        </w:pPrChange>
      </w:pPr>
      <w:ins w:id="1261" w:author="Борис Гогинян" w:date="2020-05-22T22:10:00Z">
        <w:r w:rsidRPr="00B12333">
          <w:rPr>
            <w:rFonts w:ascii="Times New Roman" w:hAnsi="Times New Roman" w:cs="Times New Roman"/>
            <w:sz w:val="28"/>
            <w:szCs w:val="28"/>
            <w:rPrChange w:id="1262" w:author="Борис Гогинян" w:date="2020-05-22T22:35:00Z">
              <w:rPr>
                <w:rFonts w:ascii="Times New Roman" w:hAnsi="Times New Roman" w:cs="Times New Roman"/>
                <w:sz w:val="24"/>
                <w:szCs w:val="24"/>
              </w:rPr>
            </w:rPrChange>
          </w:rPr>
          <w:t>Псевдокод алгоритма в приложении А1</w:t>
        </w:r>
      </w:ins>
    </w:p>
    <w:p w14:paraId="042A9D88" w14:textId="4F528801"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263" w:author="Борис Гогинян" w:date="2020-05-22T22:10:00Z"/>
          <w:rFonts w:ascii="Consolas" w:eastAsia="Times New Roman" w:hAnsi="Consolas" w:cs="Times New Roman"/>
          <w:color w:val="5C5C5C"/>
          <w:sz w:val="28"/>
          <w:szCs w:val="28"/>
          <w:lang w:eastAsia="ru-RU"/>
          <w:rPrChange w:id="1264" w:author="Борис Гогинян" w:date="2020-05-22T22:35:00Z">
            <w:rPr>
              <w:del w:id="1265" w:author="Борис Гогинян" w:date="2020-05-22T22:10:00Z"/>
              <w:rFonts w:ascii="Consolas" w:eastAsia="Times New Roman" w:hAnsi="Consolas" w:cs="Times New Roman"/>
              <w:color w:val="5C5C5C"/>
              <w:sz w:val="18"/>
              <w:szCs w:val="18"/>
              <w:lang w:eastAsia="ru-RU"/>
            </w:rPr>
          </w:rPrChange>
        </w:rPr>
        <w:pPrChange w:id="1266"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267" w:author="Борис Гогинян" w:date="2020-05-22T22:10:00Z">
        <w:r w:rsidRPr="00B12333" w:rsidDel="001A64F6">
          <w:rPr>
            <w:rFonts w:ascii="Consolas" w:eastAsia="Times New Roman" w:hAnsi="Consolas" w:cs="Times New Roman"/>
            <w:color w:val="000000"/>
            <w:sz w:val="28"/>
            <w:szCs w:val="28"/>
            <w:bdr w:val="none" w:sz="0" w:space="0" w:color="auto" w:frame="1"/>
            <w:lang w:eastAsia="ru-RU"/>
            <w:rPrChange w:id="1268" w:author="Борис Гогинян" w:date="2020-05-22T22:35:00Z">
              <w:rPr>
                <w:rFonts w:ascii="Consolas" w:eastAsia="Times New Roman" w:hAnsi="Consolas" w:cs="Times New Roman"/>
                <w:color w:val="000000"/>
                <w:sz w:val="18"/>
                <w:szCs w:val="18"/>
                <w:bdr w:val="none" w:sz="0" w:space="0" w:color="auto" w:frame="1"/>
                <w:lang w:eastAsia="ru-RU"/>
              </w:rPr>
            </w:rPrChange>
          </w:rPr>
          <w:lastRenderedPageBreak/>
          <w:delText>Trace(ray){  </w:delText>
        </w:r>
      </w:del>
    </w:p>
    <w:p w14:paraId="71EA2393" w14:textId="0A6A0B6C"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269" w:author="Борис Гогинян" w:date="2020-05-22T22:10:00Z"/>
          <w:rFonts w:ascii="Consolas" w:eastAsia="Times New Roman" w:hAnsi="Consolas" w:cs="Times New Roman"/>
          <w:color w:val="5C5C5C"/>
          <w:sz w:val="28"/>
          <w:szCs w:val="28"/>
          <w:lang w:val="en-US" w:eastAsia="ru-RU"/>
          <w:rPrChange w:id="1270" w:author="Борис Гогинян" w:date="2020-05-22T22:35:00Z">
            <w:rPr>
              <w:del w:id="1271" w:author="Борис Гогинян" w:date="2020-05-22T22:10:00Z"/>
              <w:rFonts w:ascii="Consolas" w:eastAsia="Times New Roman" w:hAnsi="Consolas" w:cs="Times New Roman"/>
              <w:color w:val="5C5C5C"/>
              <w:sz w:val="18"/>
              <w:szCs w:val="18"/>
              <w:lang w:val="en-US" w:eastAsia="ru-RU"/>
            </w:rPr>
          </w:rPrChange>
        </w:rPr>
        <w:pPrChange w:id="1272"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273"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27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(object, vec_x) = FirstIntersect(ray)  </w:delText>
        </w:r>
      </w:del>
    </w:p>
    <w:p w14:paraId="3E63AEF2" w14:textId="0C42C0E0"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275" w:author="Борис Гогинян" w:date="2020-05-22T22:10:00Z"/>
          <w:rFonts w:ascii="Consolas" w:eastAsia="Times New Roman" w:hAnsi="Consolas" w:cs="Times New Roman"/>
          <w:color w:val="5C5C5C"/>
          <w:sz w:val="28"/>
          <w:szCs w:val="28"/>
          <w:lang w:val="en-US" w:eastAsia="ru-RU"/>
          <w:rPrChange w:id="1276" w:author="Борис Гогинян" w:date="2020-05-22T22:35:00Z">
            <w:rPr>
              <w:del w:id="1277" w:author="Борис Гогинян" w:date="2020-05-22T22:10:00Z"/>
              <w:rFonts w:ascii="Consolas" w:eastAsia="Times New Roman" w:hAnsi="Consolas" w:cs="Times New Roman"/>
              <w:color w:val="5C5C5C"/>
              <w:sz w:val="18"/>
              <w:szCs w:val="18"/>
              <w:lang w:val="en-US" w:eastAsia="ru-RU"/>
            </w:rPr>
          </w:rPrChange>
        </w:rPr>
        <w:pPrChange w:id="1278"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279"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28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281"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if</w:delText>
        </w:r>
        <w:r w:rsidRPr="00B12333" w:rsidDel="001A64F6">
          <w:rPr>
            <w:rFonts w:ascii="Consolas" w:eastAsia="Times New Roman" w:hAnsi="Consolas" w:cs="Times New Roman"/>
            <w:color w:val="000000"/>
            <w:sz w:val="28"/>
            <w:szCs w:val="28"/>
            <w:bdr w:val="none" w:sz="0" w:space="0" w:color="auto" w:frame="1"/>
            <w:lang w:val="en-US" w:eastAsia="ru-RU"/>
            <w:rPrChange w:id="128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!(intersection) </w:delText>
        </w:r>
        <w:r w:rsidRPr="00B12333" w:rsidDel="001A64F6">
          <w:rPr>
            <w:rFonts w:ascii="Consolas" w:eastAsia="Times New Roman" w:hAnsi="Consolas" w:cs="Times New Roman"/>
            <w:color w:val="008200"/>
            <w:sz w:val="28"/>
            <w:szCs w:val="28"/>
            <w:bdr w:val="none" w:sz="0" w:space="0" w:color="auto" w:frame="1"/>
            <w:lang w:val="en-US" w:eastAsia="ru-RU"/>
            <w:rPrChange w:id="1283"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284"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нет пересечения</w:delText>
        </w:r>
      </w:del>
    </w:p>
    <w:p w14:paraId="113B4D2A" w14:textId="708FEDE2"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285" w:author="Борис Гогинян" w:date="2020-05-22T22:10:00Z"/>
          <w:rFonts w:ascii="Consolas" w:eastAsia="Times New Roman" w:hAnsi="Consolas" w:cs="Times New Roman"/>
          <w:color w:val="5C5C5C"/>
          <w:sz w:val="28"/>
          <w:szCs w:val="28"/>
          <w:lang w:val="en-US" w:eastAsia="ru-RU"/>
          <w:rPrChange w:id="1286" w:author="Борис Гогинян" w:date="2020-05-22T22:35:00Z">
            <w:rPr>
              <w:del w:id="1287" w:author="Борис Гогинян" w:date="2020-05-22T22:10:00Z"/>
              <w:rFonts w:ascii="Consolas" w:eastAsia="Times New Roman" w:hAnsi="Consolas" w:cs="Times New Roman"/>
              <w:color w:val="5C5C5C"/>
              <w:sz w:val="18"/>
              <w:szCs w:val="18"/>
              <w:lang w:val="en-US" w:eastAsia="ru-RU"/>
            </w:rPr>
          </w:rPrChange>
        </w:rPr>
        <w:pPrChange w:id="1288"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289"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29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291"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return</w:delText>
        </w:r>
        <w:r w:rsidRPr="00B12333" w:rsidDel="001A64F6">
          <w:rPr>
            <w:rFonts w:ascii="Consolas" w:eastAsia="Times New Roman" w:hAnsi="Consolas" w:cs="Times New Roman"/>
            <w:color w:val="000000"/>
            <w:sz w:val="28"/>
            <w:szCs w:val="28"/>
            <w:bdr w:val="none" w:sz="0" w:space="0" w:color="auto" w:frame="1"/>
            <w:lang w:val="en-US" w:eastAsia="ru-RU"/>
            <w:rPrChange w:id="129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L_sky  </w:delText>
        </w:r>
      </w:del>
    </w:p>
    <w:p w14:paraId="2B0BF02B" w14:textId="65526590"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293" w:author="Борис Гогинян" w:date="2020-05-22T22:10:00Z"/>
          <w:rFonts w:ascii="Consolas" w:eastAsia="Times New Roman" w:hAnsi="Consolas" w:cs="Times New Roman"/>
          <w:color w:val="5C5C5C"/>
          <w:sz w:val="28"/>
          <w:szCs w:val="28"/>
          <w:lang w:val="en-US" w:eastAsia="ru-RU"/>
          <w:rPrChange w:id="1294" w:author="Борис Гогинян" w:date="2020-05-22T22:35:00Z">
            <w:rPr>
              <w:del w:id="1295" w:author="Борис Гогинян" w:date="2020-05-22T22:10:00Z"/>
              <w:rFonts w:ascii="Consolas" w:eastAsia="Times New Roman" w:hAnsi="Consolas" w:cs="Times New Roman"/>
              <w:color w:val="5C5C5C"/>
              <w:sz w:val="18"/>
              <w:szCs w:val="18"/>
              <w:lang w:val="en-US" w:eastAsia="ru-RU"/>
            </w:rPr>
          </w:rPrChange>
        </w:rPr>
        <w:pPrChange w:id="1296"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297"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29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04096609" w14:textId="521676B9"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299" w:author="Борис Гогинян" w:date="2020-05-22T22:10:00Z"/>
          <w:rFonts w:ascii="Consolas" w:eastAsia="Times New Roman" w:hAnsi="Consolas" w:cs="Times New Roman"/>
          <w:color w:val="5C5C5C"/>
          <w:sz w:val="28"/>
          <w:szCs w:val="28"/>
          <w:lang w:val="en-US" w:eastAsia="ru-RU"/>
          <w:rPrChange w:id="1300" w:author="Борис Гогинян" w:date="2020-05-22T22:35:00Z">
            <w:rPr>
              <w:del w:id="1301" w:author="Борис Гогинян" w:date="2020-05-22T22:10:00Z"/>
              <w:rFonts w:ascii="Consolas" w:eastAsia="Times New Roman" w:hAnsi="Consolas" w:cs="Times New Roman"/>
              <w:color w:val="5C5C5C"/>
              <w:sz w:val="18"/>
              <w:szCs w:val="18"/>
              <w:lang w:val="en-US" w:eastAsia="ru-RU"/>
            </w:rPr>
          </w:rPrChange>
        </w:rPr>
        <w:pPrChange w:id="1302"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303"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30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color = L_e(vec_x, -ray.direction ) + DirectLightsource(vec_x, -ray.direction)  </w:delText>
        </w:r>
      </w:del>
    </w:p>
    <w:p w14:paraId="779C1486" w14:textId="05054AA4"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305" w:author="Борис Гогинян" w:date="2020-05-22T22:10:00Z"/>
          <w:rFonts w:ascii="Consolas" w:eastAsia="Times New Roman" w:hAnsi="Consolas" w:cs="Times New Roman"/>
          <w:color w:val="5C5C5C"/>
          <w:sz w:val="28"/>
          <w:szCs w:val="28"/>
          <w:lang w:val="en-US" w:eastAsia="ru-RU"/>
          <w:rPrChange w:id="1306" w:author="Борис Гогинян" w:date="2020-05-22T22:35:00Z">
            <w:rPr>
              <w:del w:id="1307" w:author="Борис Гогинян" w:date="2020-05-22T22:10:00Z"/>
              <w:rFonts w:ascii="Consolas" w:eastAsia="Times New Roman" w:hAnsi="Consolas" w:cs="Times New Roman"/>
              <w:color w:val="5C5C5C"/>
              <w:sz w:val="18"/>
              <w:szCs w:val="18"/>
              <w:lang w:val="en-US" w:eastAsia="ru-RU"/>
            </w:rPr>
          </w:rPrChange>
        </w:rPr>
        <w:pPrChange w:id="1308"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309"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31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prob = BRDFSampling(-ray.direction, normal, newray)  </w:delText>
        </w:r>
      </w:del>
    </w:p>
    <w:p w14:paraId="39CC4DCB" w14:textId="21497003"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311" w:author="Борис Гогинян" w:date="2020-05-22T22:10:00Z"/>
          <w:rFonts w:ascii="Consolas" w:eastAsia="Times New Roman" w:hAnsi="Consolas" w:cs="Times New Roman"/>
          <w:color w:val="5C5C5C"/>
          <w:sz w:val="28"/>
          <w:szCs w:val="28"/>
          <w:lang w:eastAsia="ru-RU"/>
          <w:rPrChange w:id="1312" w:author="Борис Гогинян" w:date="2020-05-22T22:35:00Z">
            <w:rPr>
              <w:del w:id="1313" w:author="Борис Гогинян" w:date="2020-05-22T22:10:00Z"/>
              <w:rFonts w:ascii="Consolas" w:eastAsia="Times New Roman" w:hAnsi="Consolas" w:cs="Times New Roman"/>
              <w:color w:val="5C5C5C"/>
              <w:sz w:val="18"/>
              <w:szCs w:val="18"/>
              <w:lang w:eastAsia="ru-RU"/>
            </w:rPr>
          </w:rPrChange>
        </w:rPr>
        <w:pPrChange w:id="1314"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315"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31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eastAsia="ru-RU"/>
            <w:rPrChange w:id="1317" w:author="Борис Гогинян" w:date="2020-05-22T22:35:00Z">
              <w:rPr>
                <w:rFonts w:ascii="Consolas" w:eastAsia="Times New Roman" w:hAnsi="Consolas" w:cs="Times New Roman"/>
                <w:b/>
                <w:bCs/>
                <w:color w:val="006699"/>
                <w:sz w:val="18"/>
                <w:szCs w:val="18"/>
                <w:bdr w:val="none" w:sz="0" w:space="0" w:color="auto" w:frame="1"/>
                <w:lang w:eastAsia="ru-RU"/>
              </w:rPr>
            </w:rPrChange>
          </w:rPr>
          <w:delText>if</w:delText>
        </w:r>
        <w:r w:rsidRPr="00B12333" w:rsidDel="001A64F6">
          <w:rPr>
            <w:rFonts w:ascii="Consolas" w:eastAsia="Times New Roman" w:hAnsi="Consolas" w:cs="Times New Roman"/>
            <w:color w:val="000000"/>
            <w:sz w:val="28"/>
            <w:szCs w:val="28"/>
            <w:bdr w:val="none" w:sz="0" w:space="0" w:color="auto" w:frame="1"/>
            <w:lang w:eastAsia="ru-RU"/>
            <w:rPrChange w:id="1318"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r w:rsidRPr="00B12333" w:rsidDel="001A64F6">
          <w:rPr>
            <w:rFonts w:ascii="Consolas" w:eastAsia="Times New Roman" w:hAnsi="Consolas" w:cs="Times New Roman"/>
            <w:color w:val="000000"/>
            <w:sz w:val="28"/>
            <w:szCs w:val="28"/>
            <w:bdr w:val="none" w:sz="0" w:space="0" w:color="auto" w:frame="1"/>
            <w:lang w:val="en-US" w:eastAsia="ru-RU"/>
            <w:rPrChange w:id="131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eastAsia="ru-RU"/>
            <w:rPrChange w:id="132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prob =</w:delText>
        </w:r>
        <w:r w:rsidRPr="00B12333" w:rsidDel="001A64F6">
          <w:rPr>
            <w:rFonts w:ascii="Consolas" w:eastAsia="Times New Roman" w:hAnsi="Consolas" w:cs="Times New Roman"/>
            <w:color w:val="000000"/>
            <w:sz w:val="28"/>
            <w:szCs w:val="28"/>
            <w:bdr w:val="none" w:sz="0" w:space="0" w:color="auto" w:frame="1"/>
            <w:lang w:val="en-US" w:eastAsia="ru-RU"/>
            <w:rPrChange w:id="132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eastAsia="ru-RU"/>
            <w:rPrChange w:id="1322"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0</w:delText>
        </w:r>
        <w:r w:rsidRPr="00B12333" w:rsidDel="001A64F6">
          <w:rPr>
            <w:rFonts w:ascii="Consolas" w:eastAsia="Times New Roman" w:hAnsi="Consolas" w:cs="Times New Roman"/>
            <w:color w:val="000000"/>
            <w:sz w:val="28"/>
            <w:szCs w:val="28"/>
            <w:bdr w:val="none" w:sz="0" w:space="0" w:color="auto" w:frame="1"/>
            <w:lang w:val="en-US" w:eastAsia="ru-RU"/>
            <w:rPrChange w:id="132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eastAsia="ru-RU"/>
            <w:rPrChange w:id="132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6DD13AFC" w14:textId="431FE106"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325" w:author="Борис Гогинян" w:date="2020-05-22T22:10:00Z"/>
          <w:rFonts w:ascii="Consolas" w:eastAsia="Times New Roman" w:hAnsi="Consolas" w:cs="Times New Roman"/>
          <w:color w:val="5C5C5C"/>
          <w:sz w:val="28"/>
          <w:szCs w:val="28"/>
          <w:lang w:eastAsia="ru-RU"/>
          <w:rPrChange w:id="1326" w:author="Борис Гогинян" w:date="2020-05-22T22:35:00Z">
            <w:rPr>
              <w:del w:id="1327" w:author="Борис Гогинян" w:date="2020-05-22T22:10:00Z"/>
              <w:rFonts w:ascii="Consolas" w:eastAsia="Times New Roman" w:hAnsi="Consolas" w:cs="Times New Roman"/>
              <w:color w:val="5C5C5C"/>
              <w:sz w:val="18"/>
              <w:szCs w:val="18"/>
              <w:lang w:eastAsia="ru-RU"/>
            </w:rPr>
          </w:rPrChange>
        </w:rPr>
        <w:pPrChange w:id="1328"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329" w:author="Борис Гогинян" w:date="2020-05-22T22:10:00Z">
        <w:r w:rsidRPr="00B12333" w:rsidDel="001A64F6">
          <w:rPr>
            <w:rFonts w:ascii="Consolas" w:eastAsia="Times New Roman" w:hAnsi="Consolas" w:cs="Times New Roman"/>
            <w:color w:val="000000"/>
            <w:sz w:val="28"/>
            <w:szCs w:val="28"/>
            <w:bdr w:val="none" w:sz="0" w:space="0" w:color="auto" w:frame="1"/>
            <w:lang w:eastAsia="ru-RU"/>
            <w:rPrChange w:id="133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eastAsia="ru-RU"/>
            <w:rPrChange w:id="1331" w:author="Борис Гогинян" w:date="2020-05-22T22:35:00Z">
              <w:rPr>
                <w:rFonts w:ascii="Consolas" w:eastAsia="Times New Roman" w:hAnsi="Consolas" w:cs="Times New Roman"/>
                <w:b/>
                <w:bCs/>
                <w:color w:val="006699"/>
                <w:sz w:val="18"/>
                <w:szCs w:val="18"/>
                <w:bdr w:val="none" w:sz="0" w:space="0" w:color="auto" w:frame="1"/>
                <w:lang w:eastAsia="ru-RU"/>
              </w:rPr>
            </w:rPrChange>
          </w:rPr>
          <w:delText>return</w:delText>
        </w:r>
        <w:r w:rsidRPr="00B12333" w:rsidDel="001A64F6">
          <w:rPr>
            <w:rFonts w:ascii="Consolas" w:eastAsia="Times New Roman" w:hAnsi="Consolas" w:cs="Times New Roman"/>
            <w:color w:val="000000"/>
            <w:sz w:val="28"/>
            <w:szCs w:val="28"/>
            <w:bdr w:val="none" w:sz="0" w:space="0" w:color="auto" w:frame="1"/>
            <w:lang w:eastAsia="ru-RU"/>
            <w:rPrChange w:id="1332"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color  </w:delText>
        </w:r>
      </w:del>
    </w:p>
    <w:p w14:paraId="0ED0D860" w14:textId="13EACEED"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333" w:author="Борис Гогинян" w:date="2020-05-22T22:10:00Z"/>
          <w:rFonts w:ascii="Consolas" w:eastAsia="Times New Roman" w:hAnsi="Consolas" w:cs="Times New Roman"/>
          <w:color w:val="5C5C5C"/>
          <w:sz w:val="28"/>
          <w:szCs w:val="28"/>
          <w:lang w:eastAsia="ru-RU"/>
          <w:rPrChange w:id="1334" w:author="Борис Гогинян" w:date="2020-05-22T22:35:00Z">
            <w:rPr>
              <w:del w:id="1335" w:author="Борис Гогинян" w:date="2020-05-22T22:10:00Z"/>
              <w:rFonts w:ascii="Consolas" w:eastAsia="Times New Roman" w:hAnsi="Consolas" w:cs="Times New Roman"/>
              <w:color w:val="5C5C5C"/>
              <w:sz w:val="18"/>
              <w:szCs w:val="18"/>
              <w:lang w:eastAsia="ru-RU"/>
            </w:rPr>
          </w:rPrChange>
        </w:rPr>
        <w:pPrChange w:id="1336"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337" w:author="Борис Гогинян" w:date="2020-05-22T22:10:00Z">
        <w:r w:rsidRPr="00B12333" w:rsidDel="001A64F6">
          <w:rPr>
            <w:rFonts w:ascii="Consolas" w:eastAsia="Times New Roman" w:hAnsi="Consolas" w:cs="Times New Roman"/>
            <w:color w:val="000000"/>
            <w:sz w:val="28"/>
            <w:szCs w:val="28"/>
            <w:bdr w:val="none" w:sz="0" w:space="0" w:color="auto" w:frame="1"/>
            <w:lang w:eastAsia="ru-RU"/>
            <w:rPrChange w:id="1338"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7D09940B" w14:textId="530914A9" w:rsidR="00A6235B"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339" w:author="Борис Гогинян" w:date="2020-05-22T22:10:00Z"/>
          <w:rFonts w:ascii="Consolas" w:eastAsia="Times New Roman" w:hAnsi="Consolas" w:cs="Times New Roman"/>
          <w:color w:val="5C5C5C"/>
          <w:sz w:val="28"/>
          <w:szCs w:val="28"/>
          <w:lang w:val="en-US" w:eastAsia="ru-RU"/>
          <w:rPrChange w:id="1340" w:author="Борис Гогинян" w:date="2020-05-22T22:35:00Z">
            <w:rPr>
              <w:del w:id="1341" w:author="Борис Гогинян" w:date="2020-05-22T22:10:00Z"/>
              <w:rFonts w:ascii="Consolas" w:eastAsia="Times New Roman" w:hAnsi="Consolas" w:cs="Times New Roman"/>
              <w:color w:val="5C5C5C"/>
              <w:sz w:val="18"/>
              <w:szCs w:val="18"/>
              <w:lang w:val="en-US" w:eastAsia="ru-RU"/>
            </w:rPr>
          </w:rPrChange>
        </w:rPr>
        <w:pPrChange w:id="1342"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343"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34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color += Trace(newray) * w(newray.direction, normal, -ray.direction)/prob  </w:delText>
        </w:r>
      </w:del>
    </w:p>
    <w:p w14:paraId="73815A89" w14:textId="220A400B" w:rsidR="00A6235B" w:rsidRPr="00B12333" w:rsidDel="001A64F6" w:rsidRDefault="00A6235B">
      <w:pPr>
        <w:numPr>
          <w:ilvl w:val="0"/>
          <w:numId w:val="14"/>
        </w:numPr>
        <w:pBdr>
          <w:left w:val="single" w:sz="18" w:space="0" w:color="6CE26C"/>
        </w:pBdr>
        <w:shd w:val="clear" w:color="auto" w:fill="F8F8F8"/>
        <w:spacing w:before="100" w:beforeAutospacing="1" w:after="100" w:afterAutospacing="1" w:line="276" w:lineRule="auto"/>
        <w:rPr>
          <w:del w:id="1345" w:author="Борис Гогинян" w:date="2020-05-22T22:10:00Z"/>
          <w:rFonts w:ascii="Consolas" w:eastAsia="Times New Roman" w:hAnsi="Consolas" w:cs="Times New Roman"/>
          <w:color w:val="5C5C5C"/>
          <w:sz w:val="28"/>
          <w:szCs w:val="28"/>
          <w:lang w:eastAsia="ru-RU"/>
          <w:rPrChange w:id="1346" w:author="Борис Гогинян" w:date="2020-05-22T22:35:00Z">
            <w:rPr>
              <w:del w:id="1347" w:author="Борис Гогинян" w:date="2020-05-22T22:10:00Z"/>
              <w:rFonts w:ascii="Consolas" w:eastAsia="Times New Roman" w:hAnsi="Consolas" w:cs="Times New Roman"/>
              <w:color w:val="5C5C5C"/>
              <w:sz w:val="18"/>
              <w:szCs w:val="18"/>
              <w:lang w:eastAsia="ru-RU"/>
            </w:rPr>
          </w:rPrChange>
        </w:rPr>
        <w:pPrChange w:id="1348" w:author="Борис Гогинян" w:date="2020-05-22T22:10:00Z">
          <w:pPr>
            <w:numPr>
              <w:numId w:val="14"/>
            </w:numPr>
            <w:pBdr>
              <w:left w:val="single" w:sz="18" w:space="0" w:color="6CE26C"/>
            </w:pBdr>
            <w:shd w:val="clear" w:color="auto" w:fill="F8F8F8"/>
            <w:tabs>
              <w:tab w:val="num" w:pos="720"/>
            </w:tabs>
            <w:spacing w:beforeAutospacing="1" w:after="0" w:afterAutospacing="1" w:line="276" w:lineRule="auto"/>
            <w:ind w:left="720" w:hanging="360"/>
          </w:pPr>
        </w:pPrChange>
      </w:pPr>
      <w:del w:id="1349" w:author="Борис Гогинян" w:date="2020-05-22T22:10:00Z">
        <w:r w:rsidRPr="00B12333" w:rsidDel="001A64F6">
          <w:rPr>
            <w:rFonts w:ascii="Consolas" w:eastAsia="Times New Roman" w:hAnsi="Consolas" w:cs="Times New Roman"/>
            <w:color w:val="000000"/>
            <w:sz w:val="28"/>
            <w:szCs w:val="28"/>
            <w:bdr w:val="none" w:sz="0" w:space="0" w:color="auto" w:frame="1"/>
            <w:lang w:val="en-US" w:eastAsia="ru-RU"/>
            <w:rPrChange w:id="135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eastAsia="ru-RU"/>
            <w:rPrChange w:id="1351" w:author="Борис Гогинян" w:date="2020-05-22T22:35:00Z">
              <w:rPr>
                <w:rFonts w:ascii="Consolas" w:eastAsia="Times New Roman" w:hAnsi="Consolas" w:cs="Times New Roman"/>
                <w:b/>
                <w:bCs/>
                <w:color w:val="006699"/>
                <w:sz w:val="18"/>
                <w:szCs w:val="18"/>
                <w:bdr w:val="none" w:sz="0" w:space="0" w:color="auto" w:frame="1"/>
                <w:lang w:eastAsia="ru-RU"/>
              </w:rPr>
            </w:rPrChange>
          </w:rPr>
          <w:delText>return</w:delText>
        </w:r>
        <w:r w:rsidRPr="00B12333" w:rsidDel="001A64F6">
          <w:rPr>
            <w:rFonts w:ascii="Consolas" w:eastAsia="Times New Roman" w:hAnsi="Consolas" w:cs="Times New Roman"/>
            <w:color w:val="000000"/>
            <w:sz w:val="28"/>
            <w:szCs w:val="28"/>
            <w:bdr w:val="none" w:sz="0" w:space="0" w:color="auto" w:frame="1"/>
            <w:lang w:eastAsia="ru-RU"/>
            <w:rPrChange w:id="1352"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color  </w:delText>
        </w:r>
      </w:del>
    </w:p>
    <w:p w14:paraId="7D99700A" w14:textId="1E138EE5" w:rsidR="006D1E05" w:rsidRPr="00B12333" w:rsidDel="001A64F6" w:rsidRDefault="00A6235B">
      <w:pPr>
        <w:numPr>
          <w:ilvl w:val="0"/>
          <w:numId w:val="14"/>
        </w:numPr>
        <w:pBdr>
          <w:left w:val="single" w:sz="18" w:space="0" w:color="6CE26C"/>
        </w:pBdr>
        <w:shd w:val="clear" w:color="auto" w:fill="FFFFFF"/>
        <w:spacing w:before="100" w:beforeAutospacing="1" w:after="100" w:afterAutospacing="1" w:line="276" w:lineRule="auto"/>
        <w:rPr>
          <w:del w:id="1353" w:author="Борис Гогинян" w:date="2020-05-22T22:10:00Z"/>
          <w:rFonts w:ascii="Consolas" w:eastAsia="Times New Roman" w:hAnsi="Consolas" w:cs="Times New Roman"/>
          <w:color w:val="5C5C5C"/>
          <w:sz w:val="28"/>
          <w:szCs w:val="28"/>
          <w:lang w:eastAsia="ru-RU"/>
          <w:rPrChange w:id="1354" w:author="Борис Гогинян" w:date="2020-05-22T22:35:00Z">
            <w:rPr>
              <w:del w:id="1355" w:author="Борис Гогинян" w:date="2020-05-22T22:10:00Z"/>
              <w:rFonts w:ascii="Consolas" w:eastAsia="Times New Roman" w:hAnsi="Consolas" w:cs="Times New Roman"/>
              <w:color w:val="5C5C5C"/>
              <w:sz w:val="18"/>
              <w:szCs w:val="18"/>
              <w:lang w:eastAsia="ru-RU"/>
            </w:rPr>
          </w:rPrChange>
        </w:rPr>
        <w:pPrChange w:id="1356" w:author="Борис Гогинян" w:date="2020-05-22T22:10:00Z">
          <w:pPr>
            <w:numPr>
              <w:numId w:val="14"/>
            </w:numPr>
            <w:pBdr>
              <w:left w:val="single" w:sz="18" w:space="0" w:color="6CE26C"/>
            </w:pBdr>
            <w:shd w:val="clear" w:color="auto" w:fill="FFFFFF"/>
            <w:tabs>
              <w:tab w:val="num" w:pos="720"/>
            </w:tabs>
            <w:spacing w:beforeAutospacing="1" w:after="0" w:afterAutospacing="1" w:line="276" w:lineRule="auto"/>
            <w:ind w:left="720" w:hanging="360"/>
          </w:pPr>
        </w:pPrChange>
      </w:pPr>
      <w:del w:id="1357" w:author="Борис Гогинян" w:date="2020-05-22T22:10:00Z">
        <w:r w:rsidRPr="00B12333" w:rsidDel="001A64F6">
          <w:rPr>
            <w:rFonts w:ascii="Consolas" w:eastAsia="Times New Roman" w:hAnsi="Consolas" w:cs="Times New Roman"/>
            <w:color w:val="000000"/>
            <w:sz w:val="28"/>
            <w:szCs w:val="28"/>
            <w:bdr w:val="none" w:sz="0" w:space="0" w:color="auto" w:frame="1"/>
            <w:lang w:eastAsia="ru-RU"/>
            <w:rPrChange w:id="1358"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7E9736F3" w14:textId="77777777" w:rsidR="00A6235B" w:rsidRPr="003554F8" w:rsidRDefault="00A6235B" w:rsidP="00AB7C9B">
      <w:pPr>
        <w:spacing w:after="0" w:line="276" w:lineRule="auto"/>
        <w:ind w:firstLine="708"/>
        <w:rPr>
          <w:rFonts w:ascii="Times New Roman" w:hAnsi="Times New Roman" w:cs="Times New Roman"/>
          <w:sz w:val="28"/>
          <w:szCs w:val="28"/>
          <w:rPrChange w:id="1359" w:author="Борис Гогинян" w:date="2020-05-22T22:48:00Z">
            <w:rPr>
              <w:rFonts w:ascii="Times New Roman" w:hAnsi="Times New Roman" w:cs="Times New Roman"/>
              <w:sz w:val="32"/>
              <w:szCs w:val="24"/>
              <w:lang w:val="en-US"/>
            </w:rPr>
          </w:rPrChange>
        </w:rPr>
      </w:pPr>
      <w:r w:rsidRPr="00B12333">
        <w:rPr>
          <w:rFonts w:ascii="Times New Roman" w:hAnsi="Times New Roman" w:cs="Times New Roman"/>
          <w:sz w:val="28"/>
          <w:szCs w:val="28"/>
          <w:rPrChange w:id="1360" w:author="Борис Гогинян" w:date="2020-05-22T22:35:00Z">
            <w:rPr>
              <w:rFonts w:ascii="Times New Roman" w:hAnsi="Times New Roman" w:cs="Times New Roman"/>
              <w:sz w:val="32"/>
              <w:szCs w:val="24"/>
            </w:rPr>
          </w:rPrChange>
        </w:rPr>
        <w:t>Алгоритм</w:t>
      </w:r>
      <w:r w:rsidRPr="003554F8">
        <w:rPr>
          <w:rFonts w:ascii="Times New Roman" w:hAnsi="Times New Roman" w:cs="Times New Roman"/>
          <w:sz w:val="28"/>
          <w:szCs w:val="28"/>
          <w:rPrChange w:id="1361" w:author="Борис Гогинян" w:date="2020-05-22T22:48:00Z">
            <w:rPr>
              <w:rFonts w:ascii="Times New Roman" w:hAnsi="Times New Roman" w:cs="Times New Roman"/>
              <w:sz w:val="32"/>
              <w:szCs w:val="24"/>
              <w:lang w:val="en-US"/>
            </w:rPr>
          </w:rPrChange>
        </w:rPr>
        <w:t xml:space="preserve"> </w:t>
      </w:r>
      <w:r w:rsidRPr="00B12333">
        <w:rPr>
          <w:rFonts w:ascii="Times New Roman" w:hAnsi="Times New Roman" w:cs="Times New Roman"/>
          <w:sz w:val="28"/>
          <w:szCs w:val="28"/>
          <w:lang w:val="en-US"/>
          <w:rPrChange w:id="1362" w:author="Борис Гогинян" w:date="2020-05-22T22:35:00Z">
            <w:rPr>
              <w:rFonts w:ascii="Times New Roman" w:hAnsi="Times New Roman" w:cs="Times New Roman"/>
              <w:sz w:val="32"/>
              <w:szCs w:val="24"/>
              <w:lang w:val="en-US"/>
            </w:rPr>
          </w:rPrChange>
        </w:rPr>
        <w:t>Stochastic</w:t>
      </w:r>
      <w:r w:rsidRPr="003554F8">
        <w:rPr>
          <w:rFonts w:ascii="Times New Roman" w:hAnsi="Times New Roman" w:cs="Times New Roman"/>
          <w:sz w:val="28"/>
          <w:szCs w:val="28"/>
          <w:rPrChange w:id="1363" w:author="Борис Гогинян" w:date="2020-05-22T22:48:00Z">
            <w:rPr>
              <w:rFonts w:ascii="Times New Roman" w:hAnsi="Times New Roman" w:cs="Times New Roman"/>
              <w:sz w:val="32"/>
              <w:szCs w:val="24"/>
              <w:lang w:val="en-US"/>
            </w:rPr>
          </w:rPrChange>
        </w:rPr>
        <w:t xml:space="preserve"> </w:t>
      </w:r>
      <w:r w:rsidRPr="00B12333">
        <w:rPr>
          <w:rFonts w:ascii="Times New Roman" w:hAnsi="Times New Roman" w:cs="Times New Roman"/>
          <w:sz w:val="28"/>
          <w:szCs w:val="28"/>
          <w:lang w:val="en-US"/>
          <w:rPrChange w:id="1364" w:author="Борис Гогинян" w:date="2020-05-22T22:35:00Z">
            <w:rPr>
              <w:rFonts w:ascii="Times New Roman" w:hAnsi="Times New Roman" w:cs="Times New Roman"/>
              <w:sz w:val="32"/>
              <w:szCs w:val="24"/>
              <w:lang w:val="en-US"/>
            </w:rPr>
          </w:rPrChange>
        </w:rPr>
        <w:t>Progressive</w:t>
      </w:r>
      <w:r w:rsidRPr="003554F8">
        <w:rPr>
          <w:rFonts w:ascii="Times New Roman" w:hAnsi="Times New Roman" w:cs="Times New Roman"/>
          <w:sz w:val="28"/>
          <w:szCs w:val="28"/>
          <w:rPrChange w:id="1365" w:author="Борис Гогинян" w:date="2020-05-22T22:48:00Z">
            <w:rPr>
              <w:rFonts w:ascii="Times New Roman" w:hAnsi="Times New Roman" w:cs="Times New Roman"/>
              <w:sz w:val="32"/>
              <w:szCs w:val="24"/>
              <w:lang w:val="en-US"/>
            </w:rPr>
          </w:rPrChange>
        </w:rPr>
        <w:t xml:space="preserve"> </w:t>
      </w:r>
      <w:r w:rsidRPr="00B12333">
        <w:rPr>
          <w:rFonts w:ascii="Times New Roman" w:hAnsi="Times New Roman" w:cs="Times New Roman"/>
          <w:sz w:val="28"/>
          <w:szCs w:val="28"/>
          <w:lang w:val="en-US"/>
          <w:rPrChange w:id="1366" w:author="Борис Гогинян" w:date="2020-05-22T22:35:00Z">
            <w:rPr>
              <w:rFonts w:ascii="Times New Roman" w:hAnsi="Times New Roman" w:cs="Times New Roman"/>
              <w:sz w:val="32"/>
              <w:szCs w:val="24"/>
              <w:lang w:val="en-US"/>
            </w:rPr>
          </w:rPrChange>
        </w:rPr>
        <w:t>Photon</w:t>
      </w:r>
      <w:r w:rsidRPr="003554F8">
        <w:rPr>
          <w:rFonts w:ascii="Times New Roman" w:hAnsi="Times New Roman" w:cs="Times New Roman"/>
          <w:sz w:val="28"/>
          <w:szCs w:val="28"/>
          <w:rPrChange w:id="1367" w:author="Борис Гогинян" w:date="2020-05-22T22:48:00Z">
            <w:rPr>
              <w:rFonts w:ascii="Times New Roman" w:hAnsi="Times New Roman" w:cs="Times New Roman"/>
              <w:sz w:val="32"/>
              <w:szCs w:val="24"/>
              <w:lang w:val="en-US"/>
            </w:rPr>
          </w:rPrChange>
        </w:rPr>
        <w:t xml:space="preserve"> </w:t>
      </w:r>
      <w:r w:rsidRPr="00B12333">
        <w:rPr>
          <w:rFonts w:ascii="Times New Roman" w:hAnsi="Times New Roman" w:cs="Times New Roman"/>
          <w:sz w:val="28"/>
          <w:szCs w:val="28"/>
          <w:lang w:val="en-US"/>
          <w:rPrChange w:id="1368" w:author="Борис Гогинян" w:date="2020-05-22T22:35:00Z">
            <w:rPr>
              <w:rFonts w:ascii="Times New Roman" w:hAnsi="Times New Roman" w:cs="Times New Roman"/>
              <w:sz w:val="32"/>
              <w:szCs w:val="24"/>
              <w:lang w:val="en-US"/>
            </w:rPr>
          </w:rPrChange>
        </w:rPr>
        <w:t>Mapping</w:t>
      </w:r>
    </w:p>
    <w:p w14:paraId="206C6AC7" w14:textId="3CB0847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lang w:val="en-US"/>
        </w:rPr>
        <w:t>SPPM</w:t>
      </w:r>
      <w:r w:rsidRPr="003554F8">
        <w:rPr>
          <w:rFonts w:ascii="Times New Roman" w:hAnsi="Times New Roman" w:cs="Times New Roman"/>
          <w:sz w:val="28"/>
          <w:szCs w:val="28"/>
          <w:rPrChange w:id="1369"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Stochastic</w:t>
      </w:r>
      <w:r w:rsidRPr="003554F8">
        <w:rPr>
          <w:rFonts w:ascii="Times New Roman" w:hAnsi="Times New Roman" w:cs="Times New Roman"/>
          <w:sz w:val="28"/>
          <w:szCs w:val="28"/>
          <w:rPrChange w:id="1370"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Progressive</w:t>
      </w:r>
      <w:r w:rsidRPr="003554F8">
        <w:rPr>
          <w:rFonts w:ascii="Times New Roman" w:hAnsi="Times New Roman" w:cs="Times New Roman"/>
          <w:sz w:val="28"/>
          <w:szCs w:val="28"/>
          <w:rPrChange w:id="1371"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Photon</w:t>
      </w:r>
      <w:r w:rsidRPr="003554F8">
        <w:rPr>
          <w:rFonts w:ascii="Times New Roman" w:hAnsi="Times New Roman" w:cs="Times New Roman"/>
          <w:sz w:val="28"/>
          <w:szCs w:val="28"/>
          <w:rPrChange w:id="1372"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Mapping</w:t>
      </w:r>
      <w:r w:rsidRPr="003554F8">
        <w:rPr>
          <w:rFonts w:ascii="Times New Roman" w:hAnsi="Times New Roman" w:cs="Times New Roman"/>
          <w:sz w:val="28"/>
          <w:szCs w:val="28"/>
          <w:rPrChange w:id="1373" w:author="Борис Гогинян" w:date="2020-05-22T22:48:00Z">
            <w:rPr>
              <w:rFonts w:ascii="Times New Roman" w:hAnsi="Times New Roman" w:cs="Times New Roman"/>
              <w:sz w:val="28"/>
              <w:szCs w:val="28"/>
              <w:lang w:val="en-US"/>
            </w:rPr>
          </w:rPrChange>
        </w:rPr>
        <w:t xml:space="preserve">) – </w:t>
      </w:r>
      <w:r w:rsidRPr="00B12333">
        <w:rPr>
          <w:rFonts w:ascii="Times New Roman" w:hAnsi="Times New Roman" w:cs="Times New Roman"/>
          <w:sz w:val="28"/>
          <w:szCs w:val="28"/>
        </w:rPr>
        <w:t>это</w:t>
      </w:r>
      <w:r w:rsidRPr="003554F8">
        <w:rPr>
          <w:rFonts w:ascii="Times New Roman" w:hAnsi="Times New Roman" w:cs="Times New Roman"/>
          <w:sz w:val="28"/>
          <w:szCs w:val="28"/>
          <w:rPrChange w:id="1374"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модификация</w:t>
      </w:r>
      <w:r w:rsidRPr="003554F8">
        <w:rPr>
          <w:rFonts w:ascii="Times New Roman" w:hAnsi="Times New Roman" w:cs="Times New Roman"/>
          <w:sz w:val="28"/>
          <w:szCs w:val="28"/>
          <w:rPrChange w:id="1375"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PPM</w:t>
      </w:r>
      <w:r w:rsidRPr="003554F8">
        <w:rPr>
          <w:rFonts w:ascii="Times New Roman" w:hAnsi="Times New Roman" w:cs="Times New Roman"/>
          <w:sz w:val="28"/>
          <w:szCs w:val="28"/>
          <w:rPrChange w:id="1376"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Progressive</w:t>
      </w:r>
      <w:r w:rsidRPr="003554F8">
        <w:rPr>
          <w:rFonts w:ascii="Times New Roman" w:hAnsi="Times New Roman" w:cs="Times New Roman"/>
          <w:sz w:val="28"/>
          <w:szCs w:val="28"/>
          <w:rPrChange w:id="1377"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Photon</w:t>
      </w:r>
      <w:r w:rsidRPr="003554F8">
        <w:rPr>
          <w:rFonts w:ascii="Times New Roman" w:hAnsi="Times New Roman" w:cs="Times New Roman"/>
          <w:sz w:val="28"/>
          <w:szCs w:val="28"/>
          <w:rPrChange w:id="1378"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Mapping</w:t>
      </w:r>
      <w:r w:rsidRPr="003554F8">
        <w:rPr>
          <w:rFonts w:ascii="Times New Roman" w:hAnsi="Times New Roman" w:cs="Times New Roman"/>
          <w:sz w:val="28"/>
          <w:szCs w:val="28"/>
          <w:rPrChange w:id="1379"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который</w:t>
      </w:r>
      <w:r w:rsidRPr="003554F8">
        <w:rPr>
          <w:rFonts w:ascii="Times New Roman" w:hAnsi="Times New Roman" w:cs="Times New Roman"/>
          <w:sz w:val="28"/>
          <w:szCs w:val="28"/>
          <w:rPrChange w:id="1380"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в</w:t>
      </w:r>
      <w:r w:rsidRPr="003554F8">
        <w:rPr>
          <w:rFonts w:ascii="Times New Roman" w:hAnsi="Times New Roman" w:cs="Times New Roman"/>
          <w:sz w:val="28"/>
          <w:szCs w:val="28"/>
          <w:rPrChange w:id="1381"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свою</w:t>
      </w:r>
      <w:r w:rsidRPr="003554F8">
        <w:rPr>
          <w:rFonts w:ascii="Times New Roman" w:hAnsi="Times New Roman" w:cs="Times New Roman"/>
          <w:sz w:val="28"/>
          <w:szCs w:val="28"/>
          <w:rPrChange w:id="1382"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очередь</w:t>
      </w:r>
      <w:r w:rsidRPr="003554F8">
        <w:rPr>
          <w:rFonts w:ascii="Times New Roman" w:hAnsi="Times New Roman" w:cs="Times New Roman"/>
          <w:sz w:val="28"/>
          <w:szCs w:val="28"/>
          <w:rPrChange w:id="1383"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является</w:t>
      </w:r>
      <w:r w:rsidRPr="003554F8">
        <w:rPr>
          <w:rFonts w:ascii="Times New Roman" w:hAnsi="Times New Roman" w:cs="Times New Roman"/>
          <w:sz w:val="28"/>
          <w:szCs w:val="28"/>
          <w:rPrChange w:id="1384"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rPr>
        <w:t>модификацией</w:t>
      </w:r>
      <w:r w:rsidRPr="003554F8">
        <w:rPr>
          <w:rFonts w:ascii="Times New Roman" w:hAnsi="Times New Roman" w:cs="Times New Roman"/>
          <w:sz w:val="28"/>
          <w:szCs w:val="28"/>
          <w:rPrChange w:id="1385"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Photon</w:t>
      </w:r>
      <w:r w:rsidRPr="003554F8">
        <w:rPr>
          <w:rFonts w:ascii="Times New Roman" w:hAnsi="Times New Roman" w:cs="Times New Roman"/>
          <w:sz w:val="28"/>
          <w:szCs w:val="28"/>
          <w:rPrChange w:id="1386" w:author="Борис Гогинян" w:date="2020-05-22T22:48:00Z">
            <w:rPr>
              <w:rFonts w:ascii="Times New Roman" w:hAnsi="Times New Roman" w:cs="Times New Roman"/>
              <w:sz w:val="28"/>
              <w:szCs w:val="28"/>
              <w:lang w:val="en-US"/>
            </w:rPr>
          </w:rPrChange>
        </w:rPr>
        <w:t xml:space="preserve"> </w:t>
      </w:r>
      <w:r w:rsidRPr="00B12333">
        <w:rPr>
          <w:rFonts w:ascii="Times New Roman" w:hAnsi="Times New Roman" w:cs="Times New Roman"/>
          <w:sz w:val="28"/>
          <w:szCs w:val="28"/>
          <w:lang w:val="en-US"/>
        </w:rPr>
        <w:t>mapping</w:t>
      </w:r>
      <w:r w:rsidRPr="003554F8">
        <w:rPr>
          <w:rFonts w:ascii="Times New Roman" w:hAnsi="Times New Roman" w:cs="Times New Roman"/>
          <w:sz w:val="28"/>
          <w:szCs w:val="28"/>
          <w:rPrChange w:id="1387" w:author="Борис Гогинян" w:date="2020-05-22T22:48:00Z">
            <w:rPr>
              <w:rFonts w:ascii="Times New Roman" w:hAnsi="Times New Roman" w:cs="Times New Roman"/>
              <w:sz w:val="28"/>
              <w:szCs w:val="28"/>
              <w:lang w:val="en-US"/>
            </w:rPr>
          </w:rPrChange>
        </w:rPr>
        <w:t xml:space="preserve">. </w:t>
      </w:r>
      <w:r w:rsidR="006D1E05" w:rsidRPr="00B12333">
        <w:rPr>
          <w:rFonts w:ascii="Times New Roman" w:hAnsi="Times New Roman" w:cs="Times New Roman"/>
          <w:sz w:val="28"/>
          <w:szCs w:val="28"/>
        </w:rPr>
        <w:t>Рассмотрим по порядку каждый из них:</w:t>
      </w:r>
    </w:p>
    <w:p w14:paraId="6C2A2A09" w14:textId="43D7F7B2" w:rsidR="00F77AA6" w:rsidRDefault="006D1E05" w:rsidP="00AB7C9B">
      <w:pPr>
        <w:pStyle w:val="a5"/>
        <w:spacing w:after="0" w:line="276" w:lineRule="auto"/>
        <w:ind w:left="0" w:firstLine="708"/>
        <w:rPr>
          <w:ins w:id="1388" w:author="Борис Гогинян" w:date="2020-05-26T20:12:00Z"/>
          <w:rFonts w:ascii="Times New Roman" w:hAnsi="Times New Roman" w:cs="Times New Roman"/>
          <w:sz w:val="28"/>
          <w:szCs w:val="28"/>
        </w:rPr>
      </w:pPr>
      <w:r w:rsidRPr="00B12333">
        <w:rPr>
          <w:rFonts w:ascii="Times New Roman" w:hAnsi="Times New Roman" w:cs="Times New Roman"/>
          <w:sz w:val="28"/>
          <w:szCs w:val="28"/>
        </w:rPr>
        <w:t>Метод фотонных</w:t>
      </w:r>
      <w:r w:rsidR="00A6235B" w:rsidRPr="00B12333">
        <w:rPr>
          <w:rFonts w:ascii="Times New Roman" w:hAnsi="Times New Roman" w:cs="Times New Roman"/>
          <w:sz w:val="28"/>
          <w:szCs w:val="28"/>
        </w:rPr>
        <w:t xml:space="preserve"> карт (</w:t>
      </w:r>
      <w:r w:rsidR="00A6235B" w:rsidRPr="00B12333">
        <w:rPr>
          <w:rFonts w:ascii="Times New Roman" w:hAnsi="Times New Roman" w:cs="Times New Roman"/>
          <w:sz w:val="28"/>
          <w:szCs w:val="28"/>
          <w:lang w:val="en-US"/>
        </w:rPr>
        <w:t>photon</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mapping</w:t>
      </w:r>
      <w:r w:rsidR="00A6235B" w:rsidRPr="00B12333">
        <w:rPr>
          <w:rFonts w:ascii="Times New Roman" w:hAnsi="Times New Roman" w:cs="Times New Roman"/>
          <w:sz w:val="28"/>
          <w:szCs w:val="28"/>
        </w:rPr>
        <w:t xml:space="preserve">) </w:t>
      </w:r>
      <w:r w:rsidR="00866229" w:rsidRPr="00B12333">
        <w:rPr>
          <w:rFonts w:ascii="Times New Roman" w:hAnsi="Times New Roman" w:cs="Times New Roman"/>
          <w:sz w:val="28"/>
          <w:szCs w:val="28"/>
        </w:rPr>
        <w:t>[5]</w:t>
      </w:r>
      <w:r w:rsidR="00661711" w:rsidRPr="00B12333">
        <w:rPr>
          <w:rFonts w:ascii="Times New Roman" w:hAnsi="Times New Roman" w:cs="Times New Roman"/>
          <w:sz w:val="28"/>
          <w:szCs w:val="28"/>
        </w:rPr>
        <w:t xml:space="preserve">, </w:t>
      </w:r>
      <w:r w:rsidR="00661711" w:rsidRPr="00F77AA6">
        <w:rPr>
          <w:rFonts w:ascii="Times New Roman" w:hAnsi="Times New Roman" w:cs="Times New Roman"/>
          <w:sz w:val="28"/>
          <w:szCs w:val="28"/>
          <w:rPrChange w:id="1389" w:author="Борис Гогинян" w:date="2020-05-26T20:13:00Z">
            <w:rPr>
              <w:rFonts w:ascii="Times New Roman" w:hAnsi="Times New Roman" w:cs="Times New Roman"/>
              <w:sz w:val="28"/>
              <w:szCs w:val="28"/>
            </w:rPr>
          </w:rPrChange>
        </w:rPr>
        <w:t>[34</w:t>
      </w:r>
      <w:ins w:id="1390" w:author="Борис Гогинян" w:date="2020-05-26T20:13:00Z">
        <w:r w:rsidR="00F77AA6" w:rsidRPr="00F77AA6">
          <w:rPr>
            <w:rFonts w:ascii="Times New Roman" w:hAnsi="Times New Roman" w:cs="Times New Roman"/>
            <w:sz w:val="28"/>
            <w:szCs w:val="28"/>
            <w:rPrChange w:id="1391" w:author="Борис Гогинян" w:date="2020-05-26T20:13:00Z">
              <w:rPr>
                <w:rFonts w:ascii="Times New Roman" w:hAnsi="Times New Roman" w:cs="Times New Roman"/>
                <w:sz w:val="28"/>
                <w:szCs w:val="28"/>
                <w:lang w:val="en-US"/>
              </w:rPr>
            </w:rPrChange>
          </w:rPr>
          <w:t>]</w:t>
        </w:r>
        <w:r w:rsidR="00F77AA6" w:rsidRPr="00F77AA6">
          <w:rPr>
            <w:rFonts w:ascii="Times New Roman" w:hAnsi="Times New Roman" w:cs="Times New Roman"/>
            <w:sz w:val="28"/>
            <w:szCs w:val="28"/>
            <w:rPrChange w:id="1392" w:author="Борис Гогинян" w:date="2020-05-26T20:14:00Z">
              <w:rPr>
                <w:rFonts w:ascii="Times New Roman" w:hAnsi="Times New Roman" w:cs="Times New Roman"/>
                <w:sz w:val="28"/>
                <w:szCs w:val="28"/>
                <w:lang w:val="en-US"/>
              </w:rPr>
            </w:rPrChange>
          </w:rPr>
          <w:t xml:space="preserve"> </w:t>
        </w:r>
      </w:ins>
      <w:del w:id="1393" w:author="Борис Гогинян" w:date="2020-05-26T20:12:00Z">
        <w:r w:rsidR="00661711" w:rsidRPr="00F77AA6" w:rsidDel="00F77AA6">
          <w:rPr>
            <w:rFonts w:ascii="Times New Roman" w:hAnsi="Times New Roman" w:cs="Times New Roman"/>
            <w:sz w:val="28"/>
            <w:szCs w:val="28"/>
            <w:rPrChange w:id="1394" w:author="Борис Гогинян" w:date="2020-05-26T20:13:00Z">
              <w:rPr>
                <w:rFonts w:ascii="Times New Roman" w:hAnsi="Times New Roman" w:cs="Times New Roman"/>
                <w:sz w:val="28"/>
                <w:szCs w:val="28"/>
              </w:rPr>
            </w:rPrChange>
          </w:rPr>
          <w:delText>, глава 8]</w:delText>
        </w:r>
        <w:r w:rsidR="00866229" w:rsidRPr="00F77AA6" w:rsidDel="00F77AA6">
          <w:rPr>
            <w:rFonts w:ascii="Times New Roman" w:hAnsi="Times New Roman" w:cs="Times New Roman"/>
            <w:sz w:val="28"/>
            <w:szCs w:val="28"/>
            <w:rPrChange w:id="1395" w:author="Борис Гогинян" w:date="2020-05-26T20:13:00Z">
              <w:rPr>
                <w:rFonts w:ascii="Times New Roman" w:hAnsi="Times New Roman" w:cs="Times New Roman"/>
                <w:sz w:val="28"/>
                <w:szCs w:val="28"/>
              </w:rPr>
            </w:rPrChange>
          </w:rPr>
          <w:delText xml:space="preserve"> </w:delText>
        </w:r>
      </w:del>
      <w:r w:rsidR="00A6235B" w:rsidRPr="00F77AA6">
        <w:rPr>
          <w:rFonts w:ascii="Times New Roman" w:hAnsi="Times New Roman" w:cs="Times New Roman"/>
          <w:sz w:val="28"/>
          <w:szCs w:val="28"/>
          <w:rPrChange w:id="1396" w:author="Борис Гогинян" w:date="2020-05-26T20:13:00Z">
            <w:rPr>
              <w:rFonts w:ascii="Times New Roman" w:hAnsi="Times New Roman" w:cs="Times New Roman"/>
              <w:sz w:val="28"/>
              <w:szCs w:val="28"/>
            </w:rPr>
          </w:rPrChange>
        </w:rPr>
        <w:t xml:space="preserve">– </w:t>
      </w:r>
      <w:r w:rsidR="00A6235B" w:rsidRPr="00B12333">
        <w:rPr>
          <w:rFonts w:ascii="Times New Roman" w:hAnsi="Times New Roman" w:cs="Times New Roman"/>
          <w:sz w:val="28"/>
          <w:szCs w:val="28"/>
        </w:rPr>
        <w:t xml:space="preserve">двухэтапный алгоритм. </w:t>
      </w:r>
    </w:p>
    <w:p w14:paraId="7A492729" w14:textId="2D85416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На первом этапе из источника света выпускаются фотоны – набор данных вида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 вершины – точки на поверхности сцены, от которых он отражался; </w:t>
      </w:r>
    </w:p>
    <w:p w14:paraId="63704C0D" w14:textId="77777777" w:rsidR="00A6235B" w:rsidRPr="00B12333" w:rsidRDefault="00531FCD"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вектор направления из источника освещения в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w:t>
      </w:r>
    </w:p>
    <w:p w14:paraId="662267CF" w14:textId="77777777" w:rsidR="00A6235B" w:rsidRPr="00B12333" w:rsidRDefault="00531FCD"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t>
      </w:r>
      <w:r w:rsidR="00A6235B" w:rsidRPr="00B12333">
        <w:rPr>
          <w:rFonts w:ascii="Times New Roman" w:hAnsi="Times New Roman" w:cs="Times New Roman"/>
          <w:sz w:val="28"/>
          <w:szCs w:val="28"/>
          <w:lang w:val="en-US"/>
        </w:rPr>
        <w:t>BSDF</w:t>
      </w:r>
      <w:r w:rsidR="00A6235B" w:rsidRPr="00B12333">
        <w:rPr>
          <w:rFonts w:ascii="Times New Roman" w:hAnsi="Times New Roman" w:cs="Times New Roman"/>
          <w:sz w:val="28"/>
          <w:szCs w:val="28"/>
        </w:rPr>
        <w:t xml:space="preserve"> поверхности, энергетической яркости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B12333">
        <w:rPr>
          <w:rFonts w:ascii="Times New Roman" w:hAnsi="Times New Roman" w:cs="Times New Roman"/>
          <w:sz w:val="28"/>
          <w:szCs w:val="28"/>
        </w:rPr>
        <w:t xml:space="preserve"> и функции геометрии </w:t>
      </w:r>
      <w:r w:rsidR="00A6235B" w:rsidRPr="00B12333">
        <w:rPr>
          <w:rFonts w:ascii="Times New Roman" w:hAnsi="Times New Roman" w:cs="Times New Roman"/>
          <w:sz w:val="28"/>
          <w:szCs w:val="28"/>
          <w:lang w:val="en-US"/>
        </w:rPr>
        <w:t>G</w:t>
      </w:r>
      <w:r w:rsidR="00A6235B" w:rsidRPr="00B12333">
        <w:rPr>
          <w:rFonts w:ascii="Times New Roman" w:hAnsi="Times New Roman" w:cs="Times New Roman"/>
          <w:sz w:val="28"/>
          <w:szCs w:val="28"/>
        </w:rPr>
        <w:t>.</w:t>
      </w:r>
    </w:p>
    <w:p w14:paraId="50F56F47" w14:textId="77777777" w:rsidR="00A6235B" w:rsidRPr="00B12333" w:rsidRDefault="00A6235B" w:rsidP="00AB7C9B">
      <w:pPr>
        <w:pStyle w:val="a5"/>
        <w:spacing w:after="0" w:line="276" w:lineRule="auto"/>
        <w:ind w:left="0"/>
        <w:rPr>
          <w:rFonts w:ascii="Times New Roman" w:hAnsi="Times New Roman" w:cs="Times New Roman"/>
          <w:sz w:val="28"/>
          <w:szCs w:val="28"/>
        </w:rPr>
      </w:pPr>
      <w:r w:rsidRPr="00B12333">
        <w:rPr>
          <w:rFonts w:ascii="Times New Roman" w:hAnsi="Times New Roman" w:cs="Times New Roman"/>
          <w:sz w:val="28"/>
          <w:szCs w:val="28"/>
        </w:rPr>
        <w:t xml:space="preserve">Каждый такой набор сохраняется в кэше, и вся их совокупность называется фотонной картой. </w:t>
      </w:r>
    </w:p>
    <w:p w14:paraId="72BAD307" w14:textId="77777777" w:rsidR="00A6235B" w:rsidRPr="00B12333" w:rsidRDefault="00A6235B" w:rsidP="00AB7C9B">
      <w:pPr>
        <w:pStyle w:val="a5"/>
        <w:spacing w:after="0" w:line="276" w:lineRule="auto"/>
        <w:ind w:left="0" w:firstLine="708"/>
        <w:rPr>
          <w:rFonts w:ascii="Times New Roman" w:hAnsi="Times New Roman" w:cs="Times New Roman"/>
          <w:i/>
          <w:sz w:val="28"/>
          <w:szCs w:val="28"/>
        </w:rPr>
      </w:pPr>
      <w:r w:rsidRPr="00B12333">
        <w:rPr>
          <w:rFonts w:ascii="Times New Roman" w:hAnsi="Times New Roman" w:cs="Times New Roman"/>
          <w:i/>
          <w:sz w:val="28"/>
          <w:szCs w:val="28"/>
        </w:rPr>
        <w: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t>
      </w:r>
    </w:p>
    <w:p w14:paraId="043EA464" w14:textId="77777777"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Далее следует промежуточный оптимизационный этап построения </w:t>
      </w:r>
      <w:r w:rsidRPr="00B12333">
        <w:rPr>
          <w:rFonts w:ascii="Times New Roman" w:hAnsi="Times New Roman" w:cs="Times New Roman"/>
          <w:sz w:val="28"/>
          <w:szCs w:val="28"/>
          <w:lang w:val="en-US"/>
        </w:rPr>
        <w:t>kd</w:t>
      </w:r>
      <w:r w:rsidRPr="00B12333">
        <w:rPr>
          <w:rFonts w:ascii="Times New Roman" w:hAnsi="Times New Roman" w:cs="Times New Roman"/>
          <w:sz w:val="28"/>
          <w:szCs w:val="28"/>
        </w:rPr>
        <w:t xml:space="preserve">-дерева, которое понадобится в дальнейшем для нахождения </w:t>
      </w:r>
      <w:r w:rsidRPr="00B12333">
        <w:rPr>
          <w:rFonts w:ascii="Times New Roman" w:hAnsi="Times New Roman" w:cs="Times New Roman"/>
          <w:sz w:val="28"/>
          <w:szCs w:val="28"/>
          <w:lang w:val="en-US"/>
        </w:rPr>
        <w:t>k</w:t>
      </w:r>
      <w:r w:rsidRPr="00B12333">
        <w:rPr>
          <w:rFonts w:ascii="Times New Roman" w:hAnsi="Times New Roman" w:cs="Times New Roman"/>
          <w:sz w:val="28"/>
          <w:szCs w:val="28"/>
        </w:rPr>
        <w:t xml:space="preserve"> ближайших «освещенных» точек. </w:t>
      </w:r>
    </w:p>
    <w:p w14:paraId="723532B8" w14:textId="010CE94F"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На втором этапе лучи выпускаются из камеры в обратном направлении по путям лучей, которые достигли камеры на первом этапе. В каждой вершине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в окрестности некоторого радиуса, который задается как параметр, ищутся соседние фотоны для оценки непрямого освещения.</w:t>
      </w:r>
    </w:p>
    <w:p w14:paraId="12292705" w14:textId="10A21D53" w:rsidR="00E21E15" w:rsidRPr="00B12333" w:rsidRDefault="00531FCD" w:rsidP="00AB7C9B">
      <w:pPr>
        <w:spacing w:after="0" w:line="276" w:lineRule="auto"/>
        <w:ind w:left="207"/>
        <w:contextualSpacing/>
        <w:jc w:val="center"/>
        <w:rPr>
          <w:rFonts w:ascii="Times New Roman" w:hAnsi="Times New Roman" w:cs="Times New Roman"/>
          <w:sz w:val="28"/>
          <w:szCs w:val="28"/>
          <w:rPrChange w:id="1397" w:author="Борис Гогинян" w:date="2020-05-22T22:35:00Z">
            <w:rPr>
              <w:rFonts w:ascii="Times New Roman" w:hAnsi="Times New Roman" w:cs="Times New Roman"/>
              <w:sz w:val="24"/>
              <w:szCs w:val="24"/>
            </w:rPr>
          </w:rPrChange>
        </w:rPr>
      </w:pPr>
      <w:r>
        <w:rPr>
          <w:rFonts w:ascii="Times New Roman" w:hAnsi="Times New Roman" w:cs="Times New Roman"/>
          <w:sz w:val="28"/>
          <w:szCs w:val="28"/>
        </w:rPr>
        <w:pict w14:anchorId="27BB7E2E">
          <v:shape id="_x0000_i1026" type="#_x0000_t75" style="width:509.25pt;height:259.5pt">
            <v:imagedata r:id="rId22" o:title="photon mapping"/>
          </v:shape>
        </w:pict>
      </w:r>
      <w:r w:rsidR="00E21E15" w:rsidRPr="00B12333">
        <w:rPr>
          <w:rFonts w:ascii="Times New Roman" w:hAnsi="Times New Roman" w:cs="Times New Roman"/>
          <w:sz w:val="28"/>
          <w:szCs w:val="28"/>
          <w:rPrChange w:id="1398" w:author="Борис Гогинян" w:date="2020-05-22T22:35:00Z">
            <w:rPr>
              <w:rFonts w:ascii="Times New Roman" w:hAnsi="Times New Roman" w:cs="Times New Roman"/>
              <w:sz w:val="24"/>
              <w:szCs w:val="24"/>
            </w:rPr>
          </w:rPrChange>
        </w:rPr>
        <w:br/>
        <w:t>Рис. 10 Схема этапов метода фотонных карт</w:t>
      </w:r>
      <w:r w:rsidR="00866229" w:rsidRPr="00B12333">
        <w:rPr>
          <w:rFonts w:ascii="Times New Roman" w:hAnsi="Times New Roman" w:cs="Times New Roman"/>
          <w:sz w:val="28"/>
          <w:szCs w:val="28"/>
          <w:rPrChange w:id="1399" w:author="Борис Гогинян" w:date="2020-05-22T22:35:00Z">
            <w:rPr>
              <w:rFonts w:ascii="Times New Roman" w:hAnsi="Times New Roman" w:cs="Times New Roman"/>
              <w:sz w:val="24"/>
              <w:szCs w:val="24"/>
            </w:rPr>
          </w:rPrChange>
        </w:rPr>
        <w:t>. [34]</w:t>
      </w:r>
    </w:p>
    <w:p w14:paraId="7DE7A4FE" w14:textId="001EE614" w:rsidR="00A6235B" w:rsidRPr="00F13D22" w:rsidRDefault="00A6235B" w:rsidP="008D133B">
      <w:pPr>
        <w:spacing w:after="0" w:line="276" w:lineRule="auto"/>
        <w:rPr>
          <w:rFonts w:ascii="Times New Roman" w:hAnsi="Times New Roman" w:cs="Times New Roman"/>
          <w:sz w:val="28"/>
          <w:szCs w:val="28"/>
        </w:rPr>
      </w:pPr>
    </w:p>
    <w:p w14:paraId="4908D035" w14:textId="206A98A8"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00866229" w:rsidRPr="00AD4BD2">
        <w:rPr>
          <w:rFonts w:ascii="Times New Roman" w:hAnsi="Times New Roman" w:cs="Times New Roman"/>
          <w:sz w:val="28"/>
          <w:szCs w:val="28"/>
        </w:rPr>
        <w:t xml:space="preserve"> [5]</w:t>
      </w:r>
      <w:r w:rsidRPr="00AD4BD2">
        <w:rPr>
          <w:rFonts w:ascii="Times New Roman" w:hAnsi="Times New Roman" w:cs="Times New Roman"/>
          <w:sz w:val="28"/>
          <w:szCs w:val="28"/>
        </w:rPr>
        <w:t xml:space="preserve"> – реструктуризация метода фотонных карт.</w:t>
      </w:r>
      <w:r w:rsidR="00453C31"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t>
      </w:r>
      <w:r w:rsidRPr="00AD4BD2">
        <w:rPr>
          <w:rFonts w:ascii="Times New Roman" w:hAnsi="Times New Roman" w:cs="Times New Roman"/>
          <w:sz w:val="28"/>
          <w:szCs w:val="28"/>
          <w:lang w:val="en-US"/>
        </w:rPr>
        <w:t>visible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points</w:t>
      </w:r>
      <w:r w:rsidRPr="00AD4BD2">
        <w:rPr>
          <w:rFonts w:ascii="Times New Roman" w:hAnsi="Times New Roman" w:cs="Times New Roman"/>
          <w:sz w:val="28"/>
          <w:szCs w:val="28"/>
        </w:rPr>
        <w:t xml:space="preserve">). </w:t>
      </w:r>
    </w:p>
    <w:p w14:paraId="72286F65" w14:textId="77777777" w:rsidR="00A6235B" w:rsidRPr="00AD4BD2" w:rsidRDefault="00A6235B"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 xml:space="preserve">Далее, на втором этапе, фотоны испускаются из источника освещения и каждый из них при столкновении с поверхностью вносит свой вклад в энергетическую яркость ближайших видимых точек.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F13D22">
        <w:rPr>
          <w:rFonts w:ascii="Times New Roman" w:hAnsi="Times New Roman" w:cs="Times New Roman"/>
          <w:sz w:val="28"/>
          <w:szCs w:val="28"/>
        </w:rPr>
        <w:t>.</w:t>
      </w:r>
    </w:p>
    <w:p w14:paraId="14467659" w14:textId="77777777" w:rsidR="00A6235B" w:rsidRPr="00AD4BD2" w:rsidRDefault="00A6235B" w:rsidP="00AB7C9B">
      <w:pPr>
        <w:pStyle w:val="a5"/>
        <w:spacing w:after="0" w:line="276" w:lineRule="auto"/>
        <w:ind w:left="0" w:firstLine="708"/>
        <w:rPr>
          <w:rFonts w:ascii="Times New Roman" w:hAnsi="Times New Roman" w:cs="Times New Roman"/>
          <w:i/>
          <w:sz w:val="28"/>
          <w:szCs w:val="28"/>
        </w:rPr>
      </w:pPr>
      <w:r w:rsidRPr="00AD4BD2">
        <w:rPr>
          <w:rFonts w:ascii="Times New Roman" w:hAnsi="Times New Roman" w:cs="Times New Roman"/>
          <w:i/>
          <w:sz w:val="28"/>
          <w:szCs w:val="28"/>
        </w:rPr>
        <w:t xml:space="preserve">В данном способе также есть проблема памяти, которая связана с ограниченностью хранилища видимых точек. Поэтому для изображений с высоким разрешением или для тех, что требуют большого количества проходов, например, при создании эффекта размытости (англ. </w:t>
      </w:r>
      <w:r w:rsidRPr="00AD4BD2">
        <w:rPr>
          <w:rFonts w:ascii="Times New Roman" w:hAnsi="Times New Roman" w:cs="Times New Roman"/>
          <w:i/>
          <w:sz w:val="28"/>
          <w:szCs w:val="28"/>
          <w:lang w:val="en-US"/>
        </w:rPr>
        <w:t>blur</w:t>
      </w:r>
      <w:r w:rsidRPr="00AD4BD2">
        <w:rPr>
          <w:rFonts w:ascii="Times New Roman" w:hAnsi="Times New Roman" w:cs="Times New Roman"/>
          <w:i/>
          <w:sz w:val="28"/>
          <w:szCs w:val="28"/>
        </w:rPr>
        <w:t>) или при большой глубине резкости, память все еще может быть ограничением.</w:t>
      </w:r>
    </w:p>
    <w:p w14:paraId="6E36E329" w14:textId="77777777" w:rsidR="00A6235B" w:rsidRPr="00AD4BD2" w:rsidRDefault="00A6235B" w:rsidP="008D133B">
      <w:pPr>
        <w:pStyle w:val="a5"/>
        <w:spacing w:after="0" w:line="276" w:lineRule="auto"/>
        <w:ind w:left="360"/>
        <w:rPr>
          <w:rFonts w:ascii="Times New Roman" w:hAnsi="Times New Roman" w:cs="Times New Roman"/>
          <w:i/>
          <w:sz w:val="28"/>
          <w:szCs w:val="28"/>
        </w:rPr>
      </w:pPr>
    </w:p>
    <w:p w14:paraId="4AB589E4" w14:textId="40592C67"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Стохастический 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Stochastic</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Pr="00AD4BD2">
        <w:rPr>
          <w:rFonts w:ascii="Times New Roman" w:hAnsi="Times New Roman" w:cs="Times New Roman"/>
          <w:sz w:val="28"/>
          <w:szCs w:val="28"/>
        </w:rPr>
        <w:t xml:space="preserve"> – модификация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 не имеет никаких ограничений по памяти. Алгоритм итеративно повторяет этапы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На первом этапе, так же, как и в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лучи испускаются из камеры, но по более упрощенной модели, экономящей память (например, испускается только один луч для каждого пикселя). Далее </w:t>
      </w:r>
      <w:r w:rsidR="00E542CC" w:rsidRPr="00AD4BD2">
        <w:rPr>
          <w:rFonts w:ascii="Times New Roman" w:hAnsi="Times New Roman" w:cs="Times New Roman"/>
          <w:sz w:val="28"/>
          <w:szCs w:val="28"/>
        </w:rPr>
        <w:t>повторение второго</w:t>
      </w:r>
      <w:r w:rsidRPr="00AD4BD2">
        <w:rPr>
          <w:rFonts w:ascii="Times New Roman" w:hAnsi="Times New Roman" w:cs="Times New Roman"/>
          <w:sz w:val="28"/>
          <w:szCs w:val="28"/>
        </w:rPr>
        <w:t xml:space="preserve"> этап</w:t>
      </w:r>
      <w:r w:rsidR="00E542CC" w:rsidRPr="00AD4BD2">
        <w:rPr>
          <w:rFonts w:ascii="Times New Roman" w:hAnsi="Times New Roman" w:cs="Times New Roman"/>
          <w:sz w:val="28"/>
          <w:szCs w:val="28"/>
        </w:rPr>
        <w:t>а</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После этого видимые точки сбрасываются и создается новый массив с другим набором данных, процесс повторяется. </w:t>
      </w:r>
    </w:p>
    <w:p w14:paraId="597B0E12" w14:textId="4736C4EB" w:rsidR="00A6235B" w:rsidRPr="00AD4BD2" w:rsidDel="001A64F6" w:rsidRDefault="00A6235B">
      <w:pPr>
        <w:pStyle w:val="a5"/>
        <w:spacing w:after="0" w:line="276" w:lineRule="auto"/>
        <w:ind w:left="0" w:firstLine="708"/>
        <w:rPr>
          <w:del w:id="1400" w:author="Борис Гогинян" w:date="2020-05-22T22:03:00Z"/>
          <w:rFonts w:ascii="Times New Roman" w:hAnsi="Times New Roman" w:cs="Times New Roman"/>
          <w:sz w:val="28"/>
          <w:szCs w:val="28"/>
        </w:rPr>
        <w:pPrChange w:id="1401" w:author="Борис Гогинян" w:date="2020-05-22T22:03:00Z">
          <w:pPr>
            <w:spacing w:line="276" w:lineRule="auto"/>
          </w:pPr>
        </w:pPrChange>
      </w:pPr>
      <w:r w:rsidRPr="00AD4BD2">
        <w:rPr>
          <w:rFonts w:ascii="Times New Roman" w:hAnsi="Times New Roman" w:cs="Times New Roman"/>
          <w:sz w:val="28"/>
          <w:szCs w:val="28"/>
        </w:rPr>
        <w:t>Также постепенно с увеличением кол-ва проходов и, тем самым, увеличением кол-ва фотонов, содержащих информацию о точке поверхности, уменьшается окрестность поиска фотонов. 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t>
      </w:r>
    </w:p>
    <w:p w14:paraId="1B2D38A0" w14:textId="30B9B12B" w:rsidR="001A64F6" w:rsidRPr="00AD4BD2" w:rsidRDefault="001A64F6" w:rsidP="00AB7C9B">
      <w:pPr>
        <w:pStyle w:val="a5"/>
        <w:spacing w:after="0" w:line="276" w:lineRule="auto"/>
        <w:ind w:left="0" w:firstLine="708"/>
        <w:rPr>
          <w:ins w:id="1402" w:author="Борис Гогинян" w:date="2020-05-22T22:03:00Z"/>
          <w:rFonts w:ascii="Times New Roman" w:hAnsi="Times New Roman" w:cs="Times New Roman"/>
          <w:sz w:val="28"/>
          <w:szCs w:val="28"/>
        </w:rPr>
      </w:pPr>
    </w:p>
    <w:p w14:paraId="5ECE9E87" w14:textId="4D5D25B8" w:rsidR="001A64F6" w:rsidRPr="00AD4BD2" w:rsidRDefault="001A64F6" w:rsidP="00AB7C9B">
      <w:pPr>
        <w:pStyle w:val="a5"/>
        <w:spacing w:after="0" w:line="276" w:lineRule="auto"/>
        <w:ind w:left="0" w:firstLine="708"/>
        <w:rPr>
          <w:ins w:id="1403" w:author="Борис Гогинян" w:date="2020-05-22T22:03:00Z"/>
          <w:rFonts w:ascii="Times New Roman" w:hAnsi="Times New Roman" w:cs="Times New Roman"/>
          <w:sz w:val="28"/>
          <w:szCs w:val="28"/>
        </w:rPr>
      </w:pPr>
      <w:ins w:id="1404" w:author="Борис Гогинян" w:date="2020-05-22T22:11:00Z">
        <w:r w:rsidRPr="00AD4BD2">
          <w:rPr>
            <w:rFonts w:ascii="Times New Roman" w:hAnsi="Times New Roman" w:cs="Times New Roman"/>
            <w:sz w:val="28"/>
            <w:szCs w:val="28"/>
          </w:rPr>
          <w:t>Псевдокод алгоритма в приложении А2</w:t>
        </w:r>
      </w:ins>
    </w:p>
    <w:p w14:paraId="60D7AED1" w14:textId="17527AA1"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405" w:author="Борис Гогинян" w:date="2020-05-22T22:03:00Z"/>
          <w:rFonts w:ascii="Consolas" w:eastAsia="Times New Roman" w:hAnsi="Consolas" w:cs="Times New Roman"/>
          <w:color w:val="5C5C5C"/>
          <w:sz w:val="28"/>
          <w:szCs w:val="28"/>
          <w:lang w:eastAsia="ru-RU"/>
          <w:rPrChange w:id="1406" w:author="Борис Гогинян" w:date="2020-05-22T22:48:00Z">
            <w:rPr>
              <w:del w:id="1407" w:author="Борис Гогинян" w:date="2020-05-22T22:03:00Z"/>
              <w:rFonts w:ascii="Consolas" w:eastAsia="Times New Roman" w:hAnsi="Consolas" w:cs="Times New Roman"/>
              <w:color w:val="5C5C5C"/>
              <w:sz w:val="18"/>
              <w:szCs w:val="18"/>
              <w:lang w:val="en-US" w:eastAsia="ru-RU"/>
            </w:rPr>
          </w:rPrChange>
        </w:rPr>
      </w:pPr>
      <w:del w:id="1408" w:author="Борис Гогинян" w:date="2020-05-22T22:03:00Z">
        <w:r w:rsidRPr="00B12333" w:rsidDel="001A64F6">
          <w:rPr>
            <w:rFonts w:ascii="Consolas" w:eastAsia="Times New Roman" w:hAnsi="Consolas" w:cs="Times New Roman"/>
            <w:b/>
            <w:bCs/>
            <w:color w:val="006699"/>
            <w:sz w:val="28"/>
            <w:szCs w:val="28"/>
            <w:bdr w:val="none" w:sz="0" w:space="0" w:color="auto" w:frame="1"/>
            <w:lang w:val="en-US" w:eastAsia="ru-RU"/>
            <w:rPrChange w:id="1409"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void</w:delText>
        </w:r>
        <w:r w:rsidRPr="00B12333" w:rsidDel="001A64F6">
          <w:rPr>
            <w:rFonts w:ascii="Consolas" w:eastAsia="Times New Roman" w:hAnsi="Consolas" w:cs="Times New Roman"/>
            <w:color w:val="000000"/>
            <w:sz w:val="28"/>
            <w:szCs w:val="28"/>
            <w:bdr w:val="none" w:sz="0" w:space="0" w:color="auto" w:frame="1"/>
            <w:lang w:val="en-US" w:eastAsia="ru-RU"/>
            <w:rPrChange w:id="141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SPPMIntegrator</w:delText>
        </w:r>
        <w:r w:rsidRPr="003554F8" w:rsidDel="001A64F6">
          <w:rPr>
            <w:rFonts w:ascii="Consolas" w:eastAsia="Times New Roman" w:hAnsi="Consolas" w:cs="Times New Roman"/>
            <w:color w:val="000000"/>
            <w:sz w:val="28"/>
            <w:szCs w:val="28"/>
            <w:bdr w:val="none" w:sz="0" w:space="0" w:color="auto" w:frame="1"/>
            <w:lang w:eastAsia="ru-RU"/>
            <w:rPrChange w:id="141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1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Render</w:delText>
        </w:r>
        <w:r w:rsidRPr="003554F8" w:rsidDel="001A64F6">
          <w:rPr>
            <w:rFonts w:ascii="Consolas" w:eastAsia="Times New Roman" w:hAnsi="Consolas" w:cs="Times New Roman"/>
            <w:color w:val="000000"/>
            <w:sz w:val="28"/>
            <w:szCs w:val="28"/>
            <w:bdr w:val="none" w:sz="0" w:space="0" w:color="auto" w:frame="1"/>
            <w:lang w:eastAsia="ru-RU"/>
            <w:rPrChange w:id="141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006699"/>
            <w:sz w:val="28"/>
            <w:szCs w:val="28"/>
            <w:bdr w:val="none" w:sz="0" w:space="0" w:color="auto" w:frame="1"/>
            <w:lang w:val="en-US" w:eastAsia="ru-RU"/>
            <w:rPrChange w:id="1414"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const</w:delText>
        </w:r>
        <w:r w:rsidRPr="00B12333" w:rsidDel="001A64F6">
          <w:rPr>
            <w:rFonts w:ascii="Consolas" w:eastAsia="Times New Roman" w:hAnsi="Consolas" w:cs="Times New Roman"/>
            <w:color w:val="000000"/>
            <w:sz w:val="28"/>
            <w:szCs w:val="28"/>
            <w:bdr w:val="none" w:sz="0" w:space="0" w:color="auto" w:frame="1"/>
            <w:lang w:val="en-US" w:eastAsia="ru-RU"/>
            <w:rPrChange w:id="141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Scene </w:delText>
        </w:r>
        <w:r w:rsidRPr="003554F8" w:rsidDel="001A64F6">
          <w:rPr>
            <w:rFonts w:ascii="Consolas" w:eastAsia="Times New Roman" w:hAnsi="Consolas" w:cs="Times New Roman"/>
            <w:color w:val="000000"/>
            <w:sz w:val="28"/>
            <w:szCs w:val="28"/>
            <w:bdr w:val="none" w:sz="0" w:space="0" w:color="auto" w:frame="1"/>
            <w:lang w:eastAsia="ru-RU"/>
            <w:rPrChange w:id="141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&amp;</w:delText>
        </w:r>
        <w:r w:rsidRPr="00B12333" w:rsidDel="001A64F6">
          <w:rPr>
            <w:rFonts w:ascii="Consolas" w:eastAsia="Times New Roman" w:hAnsi="Consolas" w:cs="Times New Roman"/>
            <w:color w:val="000000"/>
            <w:sz w:val="28"/>
            <w:szCs w:val="28"/>
            <w:bdr w:val="none" w:sz="0" w:space="0" w:color="auto" w:frame="1"/>
            <w:lang w:val="en-US" w:eastAsia="ru-RU"/>
            <w:rPrChange w:id="141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scene</w:delText>
        </w:r>
        <w:r w:rsidRPr="003554F8" w:rsidDel="001A64F6">
          <w:rPr>
            <w:rFonts w:ascii="Consolas" w:eastAsia="Times New Roman" w:hAnsi="Consolas" w:cs="Times New Roman"/>
            <w:color w:val="000000"/>
            <w:sz w:val="28"/>
            <w:szCs w:val="28"/>
            <w:bdr w:val="none" w:sz="0" w:space="0" w:color="auto" w:frame="1"/>
            <w:lang w:eastAsia="ru-RU"/>
            <w:rPrChange w:id="141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1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42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2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4D5A5F71" w14:textId="1BD1FB4C"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422" w:author="Борис Гогинян" w:date="2020-05-22T22:03:00Z"/>
          <w:rFonts w:ascii="Consolas" w:eastAsia="Times New Roman" w:hAnsi="Consolas" w:cs="Times New Roman"/>
          <w:color w:val="5C5C5C"/>
          <w:sz w:val="28"/>
          <w:szCs w:val="28"/>
          <w:lang w:eastAsia="ru-RU"/>
          <w:rPrChange w:id="1423" w:author="Борис Гогинян" w:date="2020-05-22T22:48:00Z">
            <w:rPr>
              <w:del w:id="1424" w:author="Борис Гогинян" w:date="2020-05-22T22:03:00Z"/>
              <w:rFonts w:ascii="Consolas" w:eastAsia="Times New Roman" w:hAnsi="Consolas" w:cs="Times New Roman"/>
              <w:color w:val="5C5C5C"/>
              <w:sz w:val="18"/>
              <w:szCs w:val="18"/>
              <w:lang w:val="en-US" w:eastAsia="ru-RU"/>
            </w:rPr>
          </w:rPrChange>
        </w:rPr>
      </w:pPr>
      <w:del w:id="1425"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42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427"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428"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Initialize pixelBo</w:delText>
        </w:r>
        <w:r w:rsidR="00965D85" w:rsidRPr="00B12333" w:rsidDel="001A64F6">
          <w:rPr>
            <w:rFonts w:ascii="Consolas" w:eastAsia="Times New Roman" w:hAnsi="Consolas" w:cs="Times New Roman"/>
            <w:color w:val="008200"/>
            <w:sz w:val="28"/>
            <w:szCs w:val="28"/>
            <w:bdr w:val="none" w:sz="0" w:space="0" w:color="auto" w:frame="1"/>
            <w:lang w:val="en-US" w:eastAsia="ru-RU"/>
            <w:rPrChange w:id="1429"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unds and pixels array for SPPM</w:delText>
        </w:r>
        <w:r w:rsidRPr="00B12333" w:rsidDel="001A64F6">
          <w:rPr>
            <w:rFonts w:ascii="Consolas" w:eastAsia="Times New Roman" w:hAnsi="Consolas" w:cs="Times New Roman"/>
            <w:color w:val="000000"/>
            <w:sz w:val="28"/>
            <w:szCs w:val="28"/>
            <w:bdr w:val="none" w:sz="0" w:space="0" w:color="auto" w:frame="1"/>
            <w:lang w:val="en-US" w:eastAsia="ru-RU"/>
            <w:rPrChange w:id="143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F0C51E3" w14:textId="4ACFB628"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431" w:author="Борис Гогинян" w:date="2020-05-22T22:03:00Z"/>
          <w:rFonts w:ascii="Consolas" w:eastAsia="Times New Roman" w:hAnsi="Consolas" w:cs="Times New Roman"/>
          <w:color w:val="5C5C5C"/>
          <w:sz w:val="28"/>
          <w:szCs w:val="28"/>
          <w:lang w:eastAsia="ru-RU"/>
          <w:rPrChange w:id="1432" w:author="Борис Гогинян" w:date="2020-05-22T22:48:00Z">
            <w:rPr>
              <w:del w:id="1433" w:author="Борис Гогинян" w:date="2020-05-22T22:03:00Z"/>
              <w:rFonts w:ascii="Consolas" w:eastAsia="Times New Roman" w:hAnsi="Consolas" w:cs="Times New Roman"/>
              <w:color w:val="5C5C5C"/>
              <w:sz w:val="18"/>
              <w:szCs w:val="18"/>
              <w:lang w:val="en-US" w:eastAsia="ru-RU"/>
            </w:rPr>
          </w:rPrChange>
        </w:rPr>
      </w:pPr>
      <w:del w:id="1434"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43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commentRangeStart w:id="1436"/>
        <w:r w:rsidRPr="00B12333" w:rsidDel="001A64F6">
          <w:rPr>
            <w:rFonts w:ascii="Consolas" w:eastAsia="Times New Roman" w:hAnsi="Consolas" w:cs="Times New Roman"/>
            <w:color w:val="000000"/>
            <w:sz w:val="28"/>
            <w:szCs w:val="28"/>
            <w:bdr w:val="none" w:sz="0" w:space="0" w:color="auto" w:frame="1"/>
            <w:lang w:val="en-US" w:eastAsia="ru-RU"/>
            <w:rPrChange w:id="143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Bounds</w:delText>
        </w:r>
        <w:r w:rsidRPr="003554F8" w:rsidDel="001A64F6">
          <w:rPr>
            <w:rFonts w:ascii="Consolas" w:eastAsia="Times New Roman" w:hAnsi="Consolas" w:cs="Times New Roman"/>
            <w:color w:val="000000"/>
            <w:sz w:val="28"/>
            <w:szCs w:val="28"/>
            <w:bdr w:val="none" w:sz="0" w:space="0" w:color="auto" w:frame="1"/>
            <w:lang w:eastAsia="ru-RU"/>
            <w:rPrChange w:id="143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2</w:delText>
        </w:r>
        <w:r w:rsidRPr="00B12333" w:rsidDel="001A64F6">
          <w:rPr>
            <w:rFonts w:ascii="Consolas" w:eastAsia="Times New Roman" w:hAnsi="Consolas" w:cs="Times New Roman"/>
            <w:color w:val="000000"/>
            <w:sz w:val="28"/>
            <w:szCs w:val="28"/>
            <w:bdr w:val="none" w:sz="0" w:space="0" w:color="auto" w:frame="1"/>
            <w:lang w:val="en-US" w:eastAsia="ru-RU"/>
            <w:rPrChange w:id="14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 pixelBounds </w:delText>
        </w:r>
        <w:r w:rsidRPr="003554F8" w:rsidDel="001A64F6">
          <w:rPr>
            <w:rFonts w:ascii="Consolas" w:eastAsia="Times New Roman" w:hAnsi="Consolas" w:cs="Times New Roman"/>
            <w:color w:val="000000"/>
            <w:sz w:val="28"/>
            <w:szCs w:val="28"/>
            <w:bdr w:val="none" w:sz="0" w:space="0" w:color="auto" w:frame="1"/>
            <w:lang w:eastAsia="ru-RU"/>
            <w:rPrChange w:id="144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4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camera</w:delText>
        </w:r>
        <w:r w:rsidRPr="003554F8" w:rsidDel="001A64F6">
          <w:rPr>
            <w:rFonts w:ascii="Consolas" w:eastAsia="Times New Roman" w:hAnsi="Consolas" w:cs="Times New Roman"/>
            <w:color w:val="000000"/>
            <w:sz w:val="28"/>
            <w:szCs w:val="28"/>
            <w:bdr w:val="none" w:sz="0" w:space="0" w:color="auto" w:frame="1"/>
            <w:lang w:eastAsia="ru-RU"/>
            <w:rPrChange w:id="144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44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film</w:delText>
        </w:r>
        <w:r w:rsidRPr="003554F8" w:rsidDel="001A64F6">
          <w:rPr>
            <w:rFonts w:ascii="Consolas" w:eastAsia="Times New Roman" w:hAnsi="Consolas" w:cs="Times New Roman"/>
            <w:color w:val="000000"/>
            <w:sz w:val="28"/>
            <w:szCs w:val="28"/>
            <w:bdr w:val="none" w:sz="0" w:space="0" w:color="auto" w:frame="1"/>
            <w:lang w:eastAsia="ru-RU"/>
            <w:rPrChange w:id="144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44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croppedPixelBounds</w:delText>
        </w:r>
        <w:r w:rsidRPr="003554F8" w:rsidDel="001A64F6">
          <w:rPr>
            <w:rFonts w:ascii="Consolas" w:eastAsia="Times New Roman" w:hAnsi="Consolas" w:cs="Times New Roman"/>
            <w:color w:val="000000"/>
            <w:sz w:val="28"/>
            <w:szCs w:val="28"/>
            <w:bdr w:val="none" w:sz="0" w:space="0" w:color="auto" w:frame="1"/>
            <w:lang w:eastAsia="ru-RU"/>
            <w:rPrChange w:id="144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4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36AE3128" w14:textId="13CBE7F0"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448" w:author="Борис Гогинян" w:date="2020-05-22T22:03:00Z"/>
          <w:rFonts w:ascii="Consolas" w:eastAsia="Times New Roman" w:hAnsi="Consolas" w:cs="Times New Roman"/>
          <w:color w:val="5C5C5C"/>
          <w:sz w:val="28"/>
          <w:szCs w:val="28"/>
          <w:lang w:eastAsia="ru-RU"/>
          <w:rPrChange w:id="1449" w:author="Борис Гогинян" w:date="2020-05-22T22:35:00Z">
            <w:rPr>
              <w:del w:id="1450" w:author="Борис Гогинян" w:date="2020-05-22T22:03:00Z"/>
              <w:rFonts w:ascii="Consolas" w:eastAsia="Times New Roman" w:hAnsi="Consolas" w:cs="Times New Roman"/>
              <w:color w:val="5C5C5C"/>
              <w:sz w:val="18"/>
              <w:szCs w:val="18"/>
              <w:lang w:eastAsia="ru-RU"/>
            </w:rPr>
          </w:rPrChange>
        </w:rPr>
      </w:pPr>
      <w:del w:id="1451"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45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2E8B57"/>
            <w:sz w:val="28"/>
            <w:szCs w:val="28"/>
            <w:bdr w:val="none" w:sz="0" w:space="0" w:color="auto" w:frame="1"/>
            <w:lang w:eastAsia="ru-RU"/>
            <w:rPrChange w:id="1453" w:author="Борис Гогинян" w:date="2020-05-22T22:35:00Z">
              <w:rPr>
                <w:rFonts w:ascii="Consolas" w:eastAsia="Times New Roman" w:hAnsi="Consolas" w:cs="Times New Roman"/>
                <w:b/>
                <w:bCs/>
                <w:color w:val="2E8B57"/>
                <w:sz w:val="18"/>
                <w:szCs w:val="18"/>
                <w:bdr w:val="none" w:sz="0" w:space="0" w:color="auto" w:frame="1"/>
                <w:lang w:eastAsia="ru-RU"/>
              </w:rPr>
            </w:rPrChange>
          </w:rPr>
          <w:delText>int</w:delText>
        </w:r>
        <w:r w:rsidRPr="00B12333" w:rsidDel="001A64F6">
          <w:rPr>
            <w:rFonts w:ascii="Consolas" w:eastAsia="Times New Roman" w:hAnsi="Consolas" w:cs="Times New Roman"/>
            <w:color w:val="000000"/>
            <w:sz w:val="28"/>
            <w:szCs w:val="28"/>
            <w:bdr w:val="none" w:sz="0" w:space="0" w:color="auto" w:frame="1"/>
            <w:lang w:eastAsia="ru-RU"/>
            <w:rPrChange w:id="145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nPixels = pixelBounds.Area();  </w:delText>
        </w:r>
      </w:del>
    </w:p>
    <w:p w14:paraId="53A08E24" w14:textId="7B21ED6E"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455" w:author="Борис Гогинян" w:date="2020-05-22T22:03:00Z"/>
          <w:rFonts w:ascii="Consolas" w:eastAsia="Times New Roman" w:hAnsi="Consolas" w:cs="Times New Roman"/>
          <w:color w:val="5C5C5C"/>
          <w:sz w:val="28"/>
          <w:szCs w:val="28"/>
          <w:lang w:eastAsia="ru-RU"/>
          <w:rPrChange w:id="1456" w:author="Борис Гогинян" w:date="2020-05-22T22:48:00Z">
            <w:rPr>
              <w:del w:id="1457" w:author="Борис Гогинян" w:date="2020-05-22T22:03:00Z"/>
              <w:rFonts w:ascii="Consolas" w:eastAsia="Times New Roman" w:hAnsi="Consolas" w:cs="Times New Roman"/>
              <w:color w:val="5C5C5C"/>
              <w:sz w:val="18"/>
              <w:szCs w:val="18"/>
              <w:lang w:val="en-US" w:eastAsia="ru-RU"/>
            </w:rPr>
          </w:rPrChange>
        </w:rPr>
      </w:pPr>
      <w:del w:id="145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45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std</w:delText>
        </w:r>
        <w:r w:rsidRPr="003554F8" w:rsidDel="001A64F6">
          <w:rPr>
            <w:rFonts w:ascii="Consolas" w:eastAsia="Times New Roman" w:hAnsi="Consolas" w:cs="Times New Roman"/>
            <w:color w:val="000000"/>
            <w:sz w:val="28"/>
            <w:szCs w:val="28"/>
            <w:bdr w:val="none" w:sz="0" w:space="0" w:color="auto" w:frame="1"/>
            <w:lang w:eastAsia="ru-RU"/>
            <w:rPrChange w:id="146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6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unique</w:delText>
        </w:r>
        <w:r w:rsidRPr="003554F8" w:rsidDel="001A64F6">
          <w:rPr>
            <w:rFonts w:ascii="Consolas" w:eastAsia="Times New Roman" w:hAnsi="Consolas" w:cs="Times New Roman"/>
            <w:color w:val="000000"/>
            <w:sz w:val="28"/>
            <w:szCs w:val="28"/>
            <w:bdr w:val="none" w:sz="0" w:space="0" w:color="auto" w:frame="1"/>
            <w:lang w:eastAsia="ru-RU"/>
            <w:rPrChange w:id="146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_</w:delText>
        </w:r>
        <w:r w:rsidRPr="00B12333" w:rsidDel="001A64F6">
          <w:rPr>
            <w:rFonts w:ascii="Consolas" w:eastAsia="Times New Roman" w:hAnsi="Consolas" w:cs="Times New Roman"/>
            <w:color w:val="000000"/>
            <w:sz w:val="28"/>
            <w:szCs w:val="28"/>
            <w:bdr w:val="none" w:sz="0" w:space="0" w:color="auto" w:frame="1"/>
            <w:lang w:val="en-US" w:eastAsia="ru-RU"/>
            <w:rPrChange w:id="146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ptr</w:delText>
        </w:r>
        <w:r w:rsidRPr="003554F8" w:rsidDel="001A64F6">
          <w:rPr>
            <w:rFonts w:ascii="Consolas" w:eastAsia="Times New Roman" w:hAnsi="Consolas" w:cs="Times New Roman"/>
            <w:color w:val="000000"/>
            <w:sz w:val="28"/>
            <w:szCs w:val="28"/>
            <w:bdr w:val="none" w:sz="0" w:space="0" w:color="auto" w:frame="1"/>
            <w:lang w:eastAsia="ru-RU"/>
            <w:rPrChange w:id="146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46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SPPMPixel</w:delText>
        </w:r>
        <w:r w:rsidRPr="003554F8" w:rsidDel="001A64F6">
          <w:rPr>
            <w:rFonts w:ascii="Consolas" w:eastAsia="Times New Roman" w:hAnsi="Consolas" w:cs="Times New Roman"/>
            <w:color w:val="000000"/>
            <w:sz w:val="28"/>
            <w:szCs w:val="28"/>
            <w:bdr w:val="none" w:sz="0" w:space="0" w:color="auto" w:frame="1"/>
            <w:lang w:eastAsia="ru-RU"/>
            <w:rPrChange w:id="146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46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pixels</w:delText>
        </w:r>
        <w:r w:rsidRPr="003554F8" w:rsidDel="001A64F6">
          <w:rPr>
            <w:rFonts w:ascii="Consolas" w:eastAsia="Times New Roman" w:hAnsi="Consolas" w:cs="Times New Roman"/>
            <w:color w:val="000000"/>
            <w:sz w:val="28"/>
            <w:szCs w:val="28"/>
            <w:bdr w:val="none" w:sz="0" w:space="0" w:color="auto" w:frame="1"/>
            <w:lang w:eastAsia="ru-RU"/>
            <w:rPrChange w:id="146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006699"/>
            <w:sz w:val="28"/>
            <w:szCs w:val="28"/>
            <w:bdr w:val="none" w:sz="0" w:space="0" w:color="auto" w:frame="1"/>
            <w:lang w:val="en-US" w:eastAsia="ru-RU"/>
            <w:rPrChange w:id="1469"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new</w:delText>
        </w:r>
        <w:r w:rsidRPr="00B12333" w:rsidDel="001A64F6">
          <w:rPr>
            <w:rFonts w:ascii="Consolas" w:eastAsia="Times New Roman" w:hAnsi="Consolas" w:cs="Times New Roman"/>
            <w:color w:val="000000"/>
            <w:sz w:val="28"/>
            <w:szCs w:val="28"/>
            <w:bdr w:val="none" w:sz="0" w:space="0" w:color="auto" w:frame="1"/>
            <w:lang w:val="en-US" w:eastAsia="ru-RU"/>
            <w:rPrChange w:id="147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SPPMPixel</w:delText>
        </w:r>
        <w:r w:rsidRPr="003554F8" w:rsidDel="001A64F6">
          <w:rPr>
            <w:rFonts w:ascii="Consolas" w:eastAsia="Times New Roman" w:hAnsi="Consolas" w:cs="Times New Roman"/>
            <w:color w:val="000000"/>
            <w:sz w:val="28"/>
            <w:szCs w:val="28"/>
            <w:bdr w:val="none" w:sz="0" w:space="0" w:color="auto" w:frame="1"/>
            <w:lang w:eastAsia="ru-RU"/>
            <w:rPrChange w:id="147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7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nPixels</w:delText>
        </w:r>
        <w:r w:rsidRPr="003554F8" w:rsidDel="001A64F6">
          <w:rPr>
            <w:rFonts w:ascii="Consolas" w:eastAsia="Times New Roman" w:hAnsi="Consolas" w:cs="Times New Roman"/>
            <w:color w:val="000000"/>
            <w:sz w:val="28"/>
            <w:szCs w:val="28"/>
            <w:bdr w:val="none" w:sz="0" w:space="0" w:color="auto" w:frame="1"/>
            <w:lang w:eastAsia="ru-RU"/>
            <w:rPrChange w:id="147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7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179E746" w14:textId="45C4FC81"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475" w:author="Борис Гогинян" w:date="2020-05-22T22:03:00Z"/>
          <w:rFonts w:ascii="Consolas" w:eastAsia="Times New Roman" w:hAnsi="Consolas" w:cs="Times New Roman"/>
          <w:color w:val="5C5C5C"/>
          <w:sz w:val="28"/>
          <w:szCs w:val="28"/>
          <w:lang w:eastAsia="ru-RU"/>
          <w:rPrChange w:id="1476" w:author="Борис Гогинян" w:date="2020-05-22T22:48:00Z">
            <w:rPr>
              <w:del w:id="1477" w:author="Борис Гогинян" w:date="2020-05-22T22:03:00Z"/>
              <w:rFonts w:ascii="Consolas" w:eastAsia="Times New Roman" w:hAnsi="Consolas" w:cs="Times New Roman"/>
              <w:color w:val="5C5C5C"/>
              <w:sz w:val="18"/>
              <w:szCs w:val="18"/>
              <w:lang w:val="en-US" w:eastAsia="ru-RU"/>
            </w:rPr>
          </w:rPrChange>
        </w:rPr>
      </w:pPr>
      <w:del w:id="147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47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480"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148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48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1483"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48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 </w:delText>
        </w:r>
        <w:r w:rsidRPr="003554F8" w:rsidDel="001A64F6">
          <w:rPr>
            <w:rFonts w:ascii="Consolas" w:eastAsia="Times New Roman" w:hAnsi="Consolas" w:cs="Times New Roman"/>
            <w:color w:val="000000"/>
            <w:sz w:val="28"/>
            <w:szCs w:val="28"/>
            <w:bdr w:val="none" w:sz="0" w:space="0" w:color="auto" w:frame="1"/>
            <w:lang w:eastAsia="ru-RU"/>
            <w:rPrChange w:id="148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8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48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148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 </w:delText>
        </w:r>
        <w:r w:rsidRPr="003554F8" w:rsidDel="001A64F6">
          <w:rPr>
            <w:rFonts w:ascii="Consolas" w:eastAsia="Times New Roman" w:hAnsi="Consolas" w:cs="Times New Roman"/>
            <w:color w:val="000000"/>
            <w:sz w:val="28"/>
            <w:szCs w:val="28"/>
            <w:bdr w:val="none" w:sz="0" w:space="0" w:color="auto" w:frame="1"/>
            <w:lang w:eastAsia="ru-RU"/>
            <w:rPrChange w:id="148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49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nPixels</w:delText>
        </w:r>
        <w:r w:rsidRPr="003554F8" w:rsidDel="001A64F6">
          <w:rPr>
            <w:rFonts w:ascii="Consolas" w:eastAsia="Times New Roman" w:hAnsi="Consolas" w:cs="Times New Roman"/>
            <w:color w:val="000000"/>
            <w:sz w:val="28"/>
            <w:szCs w:val="28"/>
            <w:bdr w:val="none" w:sz="0" w:space="0" w:color="auto" w:frame="1"/>
            <w:lang w:eastAsia="ru-RU"/>
            <w:rPrChange w:id="149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9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49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9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w:delText>
        </w:r>
        <w:r w:rsidRPr="003554F8" w:rsidDel="001A64F6">
          <w:rPr>
            <w:rFonts w:ascii="Consolas" w:eastAsia="Times New Roman" w:hAnsi="Consolas" w:cs="Times New Roman"/>
            <w:color w:val="000000"/>
            <w:sz w:val="28"/>
            <w:szCs w:val="28"/>
            <w:bdr w:val="none" w:sz="0" w:space="0" w:color="auto" w:frame="1"/>
            <w:lang w:eastAsia="ru-RU"/>
            <w:rPrChange w:id="149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49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4CAA4D5C" w14:textId="4565BAFD"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497" w:author="Борис Гогинян" w:date="2020-05-22T22:03:00Z"/>
          <w:rFonts w:ascii="Consolas" w:eastAsia="Times New Roman" w:hAnsi="Consolas" w:cs="Times New Roman"/>
          <w:color w:val="5C5C5C"/>
          <w:sz w:val="28"/>
          <w:szCs w:val="28"/>
          <w:lang w:eastAsia="ru-RU"/>
          <w:rPrChange w:id="1498" w:author="Борис Гогинян" w:date="2020-05-22T22:35:00Z">
            <w:rPr>
              <w:del w:id="1499" w:author="Борис Гогинян" w:date="2020-05-22T22:03:00Z"/>
              <w:rFonts w:ascii="Consolas" w:eastAsia="Times New Roman" w:hAnsi="Consolas" w:cs="Times New Roman"/>
              <w:color w:val="5C5C5C"/>
              <w:sz w:val="18"/>
              <w:szCs w:val="18"/>
              <w:lang w:eastAsia="ru-RU"/>
            </w:rPr>
          </w:rPrChange>
        </w:rPr>
      </w:pPr>
      <w:del w:id="1500"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0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502"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pixels[i].radius = initialSearchRadius;  </w:delText>
        </w:r>
        <w:commentRangeEnd w:id="1436"/>
        <w:r w:rsidR="006514DC" w:rsidRPr="00B12333" w:rsidDel="001A64F6">
          <w:rPr>
            <w:rStyle w:val="af1"/>
            <w:sz w:val="28"/>
            <w:szCs w:val="28"/>
            <w:rPrChange w:id="1503" w:author="Борис Гогинян" w:date="2020-05-22T22:35:00Z">
              <w:rPr>
                <w:rStyle w:val="af1"/>
              </w:rPr>
            </w:rPrChange>
          </w:rPr>
          <w:commentReference w:id="1436"/>
        </w:r>
      </w:del>
    </w:p>
    <w:p w14:paraId="3C668F99" w14:textId="6397EE97"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504" w:author="Борис Гогинян" w:date="2020-05-22T22:03:00Z"/>
          <w:rFonts w:ascii="Consolas" w:eastAsia="Times New Roman" w:hAnsi="Consolas" w:cs="Times New Roman"/>
          <w:color w:val="5C5C5C"/>
          <w:sz w:val="28"/>
          <w:szCs w:val="28"/>
          <w:lang w:eastAsia="ru-RU"/>
          <w:rPrChange w:id="1505" w:author="Борис Гогинян" w:date="2020-05-22T22:35:00Z">
            <w:rPr>
              <w:del w:id="1506" w:author="Борис Гогинян" w:date="2020-05-22T22:03:00Z"/>
              <w:rFonts w:ascii="Consolas" w:eastAsia="Times New Roman" w:hAnsi="Consolas" w:cs="Times New Roman"/>
              <w:color w:val="5C5C5C"/>
              <w:sz w:val="18"/>
              <w:szCs w:val="18"/>
              <w:lang w:eastAsia="ru-RU"/>
            </w:rPr>
          </w:rPrChange>
        </w:rPr>
      </w:pPr>
      <w:del w:id="1507"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508"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459FBDDE" w14:textId="00E532E6"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509" w:author="Борис Гогинян" w:date="2020-05-22T22:03:00Z"/>
          <w:rFonts w:ascii="Consolas" w:eastAsia="Times New Roman" w:hAnsi="Consolas" w:cs="Times New Roman"/>
          <w:color w:val="5C5C5C"/>
          <w:sz w:val="28"/>
          <w:szCs w:val="28"/>
          <w:lang w:eastAsia="ru-RU"/>
          <w:rPrChange w:id="1510" w:author="Борис Гогинян" w:date="2020-05-22T22:35:00Z">
            <w:rPr>
              <w:del w:id="1511" w:author="Борис Гогинян" w:date="2020-05-22T22:03:00Z"/>
              <w:rFonts w:ascii="Consolas" w:eastAsia="Times New Roman" w:hAnsi="Consolas" w:cs="Times New Roman"/>
              <w:color w:val="5C5C5C"/>
              <w:sz w:val="18"/>
              <w:szCs w:val="18"/>
              <w:lang w:eastAsia="ru-RU"/>
            </w:rPr>
          </w:rPrChange>
        </w:rPr>
      </w:pPr>
      <w:del w:id="151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1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514"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515"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516"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Вычисление</w:delText>
        </w:r>
        <w:r w:rsidRPr="00B12333" w:rsidDel="001A64F6">
          <w:rPr>
            <w:rFonts w:ascii="Consolas" w:eastAsia="Times New Roman" w:hAnsi="Consolas" w:cs="Times New Roman"/>
            <w:color w:val="008200"/>
            <w:sz w:val="28"/>
            <w:szCs w:val="28"/>
            <w:bdr w:val="none" w:sz="0" w:space="0" w:color="auto" w:frame="1"/>
            <w:lang w:val="en-US" w:eastAsia="ru-RU"/>
            <w:rPrChange w:id="1517"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lightDistr </w:delText>
        </w:r>
        <w:r w:rsidR="006D30D7" w:rsidRPr="00B12333" w:rsidDel="001A64F6">
          <w:rPr>
            <w:rFonts w:ascii="Consolas" w:eastAsia="Times New Roman" w:hAnsi="Consolas" w:cs="Times New Roman"/>
            <w:color w:val="008200"/>
            <w:sz w:val="28"/>
            <w:szCs w:val="28"/>
            <w:bdr w:val="none" w:sz="0" w:space="0" w:color="auto" w:frame="1"/>
            <w:lang w:eastAsia="ru-RU"/>
            <w:rPrChange w:id="1518"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для испускания фотонов пропорционально</w:delText>
        </w:r>
        <w:r w:rsidR="0068375D" w:rsidRPr="00B12333" w:rsidDel="001A64F6">
          <w:rPr>
            <w:rFonts w:ascii="Consolas" w:eastAsia="Times New Roman" w:hAnsi="Consolas" w:cs="Times New Roman"/>
            <w:color w:val="008200"/>
            <w:sz w:val="28"/>
            <w:szCs w:val="28"/>
            <w:bdr w:val="none" w:sz="0" w:space="0" w:color="auto" w:frame="1"/>
            <w:lang w:eastAsia="ru-RU"/>
            <w:rPrChange w:id="1519"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xml:space="preserve"> силе</w:delText>
        </w:r>
        <w:r w:rsidR="006D30D7" w:rsidRPr="00B12333" w:rsidDel="001A64F6">
          <w:rPr>
            <w:rFonts w:ascii="Consolas" w:eastAsia="Times New Roman" w:hAnsi="Consolas" w:cs="Times New Roman"/>
            <w:color w:val="008200"/>
            <w:sz w:val="28"/>
            <w:szCs w:val="28"/>
            <w:bdr w:val="none" w:sz="0" w:space="0" w:color="auto" w:frame="1"/>
            <w:lang w:eastAsia="ru-RU"/>
            <w:rPrChange w:id="1520"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xml:space="preserve"> источника света</w:delText>
        </w:r>
        <w:r w:rsidRPr="00B12333" w:rsidDel="001A64F6">
          <w:rPr>
            <w:rFonts w:ascii="Consolas" w:eastAsia="Times New Roman" w:hAnsi="Consolas" w:cs="Times New Roman"/>
            <w:color w:val="008200"/>
            <w:sz w:val="28"/>
            <w:szCs w:val="28"/>
            <w:bdr w:val="none" w:sz="0" w:space="0" w:color="auto" w:frame="1"/>
            <w:lang w:val="en-US" w:eastAsia="ru-RU"/>
            <w:rPrChange w:id="1521"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val="en-US" w:eastAsia="ru-RU"/>
            <w:rPrChange w:id="152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C43CCF6" w14:textId="33FADF5F"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523" w:author="Борис Гогинян" w:date="2020-05-22T22:03:00Z"/>
          <w:rFonts w:ascii="Consolas" w:eastAsia="Times New Roman" w:hAnsi="Consolas" w:cs="Times New Roman"/>
          <w:color w:val="5C5C5C"/>
          <w:sz w:val="28"/>
          <w:szCs w:val="28"/>
          <w:lang w:eastAsia="ru-RU"/>
          <w:rPrChange w:id="1524" w:author="Борис Гогинян" w:date="2020-05-22T22:48:00Z">
            <w:rPr>
              <w:del w:id="1525" w:author="Борис Гогинян" w:date="2020-05-22T22:03:00Z"/>
              <w:rFonts w:ascii="Consolas" w:eastAsia="Times New Roman" w:hAnsi="Consolas" w:cs="Times New Roman"/>
              <w:color w:val="5C5C5C"/>
              <w:sz w:val="18"/>
              <w:szCs w:val="18"/>
              <w:lang w:val="en-US" w:eastAsia="ru-RU"/>
            </w:rPr>
          </w:rPrChange>
        </w:rPr>
      </w:pPr>
      <w:del w:id="1526"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2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std</w:delText>
        </w:r>
        <w:r w:rsidRPr="003554F8" w:rsidDel="001A64F6">
          <w:rPr>
            <w:rFonts w:ascii="Consolas" w:eastAsia="Times New Roman" w:hAnsi="Consolas" w:cs="Times New Roman"/>
            <w:color w:val="000000"/>
            <w:sz w:val="28"/>
            <w:szCs w:val="28"/>
            <w:bdr w:val="none" w:sz="0" w:space="0" w:color="auto" w:frame="1"/>
            <w:lang w:eastAsia="ru-RU"/>
            <w:rPrChange w:id="152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2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unique</w:delText>
        </w:r>
        <w:r w:rsidRPr="003554F8" w:rsidDel="001A64F6">
          <w:rPr>
            <w:rFonts w:ascii="Consolas" w:eastAsia="Times New Roman" w:hAnsi="Consolas" w:cs="Times New Roman"/>
            <w:color w:val="000000"/>
            <w:sz w:val="28"/>
            <w:szCs w:val="28"/>
            <w:bdr w:val="none" w:sz="0" w:space="0" w:color="auto" w:frame="1"/>
            <w:lang w:eastAsia="ru-RU"/>
            <w:rPrChange w:id="153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_</w:delText>
        </w:r>
        <w:r w:rsidRPr="00B12333" w:rsidDel="001A64F6">
          <w:rPr>
            <w:rFonts w:ascii="Consolas" w:eastAsia="Times New Roman" w:hAnsi="Consolas" w:cs="Times New Roman"/>
            <w:color w:val="000000"/>
            <w:sz w:val="28"/>
            <w:szCs w:val="28"/>
            <w:bdr w:val="none" w:sz="0" w:space="0" w:color="auto" w:frame="1"/>
            <w:lang w:val="en-US" w:eastAsia="ru-RU"/>
            <w:rPrChange w:id="153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ptr</w:delText>
        </w:r>
        <w:r w:rsidRPr="003554F8" w:rsidDel="001A64F6">
          <w:rPr>
            <w:rFonts w:ascii="Consolas" w:eastAsia="Times New Roman" w:hAnsi="Consolas" w:cs="Times New Roman"/>
            <w:color w:val="000000"/>
            <w:sz w:val="28"/>
            <w:szCs w:val="28"/>
            <w:bdr w:val="none" w:sz="0" w:space="0" w:color="auto" w:frame="1"/>
            <w:lang w:eastAsia="ru-RU"/>
            <w:rPrChange w:id="153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53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Distribution</w:delText>
        </w:r>
        <w:r w:rsidRPr="003554F8" w:rsidDel="001A64F6">
          <w:rPr>
            <w:rFonts w:ascii="Consolas" w:eastAsia="Times New Roman" w:hAnsi="Consolas" w:cs="Times New Roman"/>
            <w:color w:val="000000"/>
            <w:sz w:val="28"/>
            <w:szCs w:val="28"/>
            <w:bdr w:val="none" w:sz="0" w:space="0" w:color="auto" w:frame="1"/>
            <w:lang w:eastAsia="ru-RU"/>
            <w:rPrChange w:id="153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Pr="00B12333" w:rsidDel="001A64F6">
          <w:rPr>
            <w:rFonts w:ascii="Consolas" w:eastAsia="Times New Roman" w:hAnsi="Consolas" w:cs="Times New Roman"/>
            <w:color w:val="000000"/>
            <w:sz w:val="28"/>
            <w:szCs w:val="28"/>
            <w:bdr w:val="none" w:sz="0" w:space="0" w:color="auto" w:frame="1"/>
            <w:lang w:val="en-US" w:eastAsia="ru-RU"/>
            <w:rPrChange w:id="153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D</w:delText>
        </w:r>
        <w:r w:rsidRPr="003554F8" w:rsidDel="001A64F6">
          <w:rPr>
            <w:rFonts w:ascii="Consolas" w:eastAsia="Times New Roman" w:hAnsi="Consolas" w:cs="Times New Roman"/>
            <w:color w:val="000000"/>
            <w:sz w:val="28"/>
            <w:szCs w:val="28"/>
            <w:bdr w:val="none" w:sz="0" w:space="0" w:color="auto" w:frame="1"/>
            <w:lang w:eastAsia="ru-RU"/>
            <w:rPrChange w:id="153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53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lightDistr </w:delText>
        </w:r>
        <w:r w:rsidRPr="003554F8" w:rsidDel="001A64F6">
          <w:rPr>
            <w:rFonts w:ascii="Consolas" w:eastAsia="Times New Roman" w:hAnsi="Consolas" w:cs="Times New Roman"/>
            <w:color w:val="000000"/>
            <w:sz w:val="28"/>
            <w:szCs w:val="28"/>
            <w:bdr w:val="none" w:sz="0" w:space="0" w:color="auto" w:frame="1"/>
            <w:lang w:eastAsia="ru-RU"/>
            <w:rPrChange w:id="153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ComputeLightPowerDistribution</w:delText>
        </w:r>
        <w:r w:rsidRPr="003554F8" w:rsidDel="001A64F6">
          <w:rPr>
            <w:rFonts w:ascii="Consolas" w:eastAsia="Times New Roman" w:hAnsi="Consolas" w:cs="Times New Roman"/>
            <w:color w:val="000000"/>
            <w:sz w:val="28"/>
            <w:szCs w:val="28"/>
            <w:bdr w:val="none" w:sz="0" w:space="0" w:color="auto" w:frame="1"/>
            <w:lang w:eastAsia="ru-RU"/>
            <w:rPrChange w:id="154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4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scene</w:delText>
        </w:r>
        <w:r w:rsidRPr="003554F8" w:rsidDel="001A64F6">
          <w:rPr>
            <w:rFonts w:ascii="Consolas" w:eastAsia="Times New Roman" w:hAnsi="Consolas" w:cs="Times New Roman"/>
            <w:color w:val="000000"/>
            <w:sz w:val="28"/>
            <w:szCs w:val="28"/>
            <w:bdr w:val="none" w:sz="0" w:space="0" w:color="auto" w:frame="1"/>
            <w:lang w:eastAsia="ru-RU"/>
            <w:rPrChange w:id="154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4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701AAEA3" w14:textId="6194DA92"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544" w:author="Борис Гогинян" w:date="2020-05-22T22:03:00Z"/>
          <w:rFonts w:ascii="Consolas" w:eastAsia="Times New Roman" w:hAnsi="Consolas" w:cs="Times New Roman"/>
          <w:color w:val="5C5C5C"/>
          <w:sz w:val="28"/>
          <w:szCs w:val="28"/>
          <w:lang w:eastAsia="ru-RU"/>
          <w:rPrChange w:id="1545" w:author="Борис Гогинян" w:date="2020-05-22T22:48:00Z">
            <w:rPr>
              <w:del w:id="1546" w:author="Борис Гогинян" w:date="2020-05-22T22:03:00Z"/>
              <w:rFonts w:ascii="Consolas" w:eastAsia="Times New Roman" w:hAnsi="Consolas" w:cs="Times New Roman"/>
              <w:color w:val="5C5C5C"/>
              <w:sz w:val="18"/>
              <w:szCs w:val="18"/>
              <w:lang w:val="en-US" w:eastAsia="ru-RU"/>
            </w:rPr>
          </w:rPrChange>
        </w:rPr>
      </w:pPr>
      <w:del w:id="1547"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4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4AAAA909" w14:textId="5A26F68F"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549" w:author="Борис Гогинян" w:date="2020-05-22T22:03:00Z"/>
          <w:rFonts w:ascii="Consolas" w:eastAsia="Times New Roman" w:hAnsi="Consolas" w:cs="Times New Roman"/>
          <w:color w:val="5C5C5C"/>
          <w:sz w:val="28"/>
          <w:szCs w:val="28"/>
          <w:lang w:eastAsia="ru-RU"/>
          <w:rPrChange w:id="1550" w:author="Борис Гогинян" w:date="2020-05-22T22:48:00Z">
            <w:rPr>
              <w:del w:id="1551" w:author="Борис Гогинян" w:date="2020-05-22T22:03:00Z"/>
              <w:rFonts w:ascii="Consolas" w:eastAsia="Times New Roman" w:hAnsi="Consolas" w:cs="Times New Roman"/>
              <w:color w:val="5C5C5C"/>
              <w:sz w:val="18"/>
              <w:szCs w:val="18"/>
              <w:lang w:val="en-US" w:eastAsia="ru-RU"/>
            </w:rPr>
          </w:rPrChange>
        </w:rPr>
      </w:pPr>
      <w:del w:id="155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5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554"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555"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Perform n</w:delText>
        </w:r>
        <w:r w:rsidR="00965D85" w:rsidRPr="00B12333" w:rsidDel="001A64F6">
          <w:rPr>
            <w:rFonts w:ascii="Consolas" w:eastAsia="Times New Roman" w:hAnsi="Consolas" w:cs="Times New Roman"/>
            <w:color w:val="008200"/>
            <w:sz w:val="28"/>
            <w:szCs w:val="28"/>
            <w:bdr w:val="none" w:sz="0" w:space="0" w:color="auto" w:frame="1"/>
            <w:lang w:val="en-US" w:eastAsia="ru-RU"/>
            <w:rPrChange w:id="1556"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Iterations of SPPM integration</w:delText>
        </w:r>
        <w:r w:rsidRPr="00B12333" w:rsidDel="001A64F6">
          <w:rPr>
            <w:rFonts w:ascii="Consolas" w:eastAsia="Times New Roman" w:hAnsi="Consolas" w:cs="Times New Roman"/>
            <w:color w:val="008200"/>
            <w:sz w:val="28"/>
            <w:szCs w:val="28"/>
            <w:bdr w:val="none" w:sz="0" w:space="0" w:color="auto" w:frame="1"/>
            <w:lang w:val="en-US" w:eastAsia="ru-RU"/>
            <w:rPrChange w:id="1557"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val="en-US" w:eastAsia="ru-RU"/>
            <w:rPrChange w:id="155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023A7FF" w14:textId="1DF124EF"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559" w:author="Борис Гогинян" w:date="2020-05-22T22:03:00Z"/>
          <w:rFonts w:ascii="Consolas" w:eastAsia="Times New Roman" w:hAnsi="Consolas" w:cs="Times New Roman"/>
          <w:color w:val="5C5C5C"/>
          <w:sz w:val="28"/>
          <w:szCs w:val="28"/>
          <w:lang w:eastAsia="ru-RU"/>
          <w:rPrChange w:id="1560" w:author="Борис Гогинян" w:date="2020-05-22T22:35:00Z">
            <w:rPr>
              <w:del w:id="1561" w:author="Борис Гогинян" w:date="2020-05-22T22:03:00Z"/>
              <w:rFonts w:ascii="Consolas" w:eastAsia="Times New Roman" w:hAnsi="Consolas" w:cs="Times New Roman"/>
              <w:color w:val="5C5C5C"/>
              <w:sz w:val="18"/>
              <w:szCs w:val="18"/>
              <w:lang w:eastAsia="ru-RU"/>
            </w:rPr>
          </w:rPrChange>
        </w:rPr>
      </w:pPr>
      <w:del w:id="156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6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56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HaltonSampler sampler(nIterations, pixelBounds);  </w:delText>
        </w:r>
      </w:del>
    </w:p>
    <w:p w14:paraId="42F0A06D" w14:textId="065FB58D"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565" w:author="Борис Гогинян" w:date="2020-05-22T22:03:00Z"/>
          <w:rFonts w:ascii="Consolas" w:eastAsia="Times New Roman" w:hAnsi="Consolas" w:cs="Times New Roman"/>
          <w:color w:val="5C5C5C"/>
          <w:sz w:val="28"/>
          <w:szCs w:val="28"/>
          <w:lang w:eastAsia="ru-RU"/>
          <w:rPrChange w:id="1566" w:author="Борис Гогинян" w:date="2020-05-22T22:35:00Z">
            <w:rPr>
              <w:del w:id="1567" w:author="Борис Гогинян" w:date="2020-05-22T22:03:00Z"/>
              <w:rFonts w:ascii="Consolas" w:eastAsia="Times New Roman" w:hAnsi="Consolas" w:cs="Times New Roman"/>
              <w:color w:val="5C5C5C"/>
              <w:sz w:val="18"/>
              <w:szCs w:val="18"/>
              <w:lang w:eastAsia="ru-RU"/>
            </w:rPr>
          </w:rPrChange>
        </w:rPr>
      </w:pPr>
      <w:del w:id="156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6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570"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571"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572"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Вычисление кол-ва плиток для использования</w:delText>
        </w:r>
        <w:r w:rsidRPr="00B12333" w:rsidDel="001A64F6">
          <w:rPr>
            <w:rFonts w:ascii="Consolas" w:eastAsia="Times New Roman" w:hAnsi="Consolas" w:cs="Times New Roman"/>
            <w:color w:val="008200"/>
            <w:sz w:val="28"/>
            <w:szCs w:val="28"/>
            <w:bdr w:val="none" w:sz="0" w:space="0" w:color="auto" w:frame="1"/>
            <w:lang w:val="en-US" w:eastAsia="ru-RU"/>
            <w:rPrChange w:id="1573"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SPPM camera pass</w:delText>
        </w:r>
        <w:r w:rsidRPr="00B12333" w:rsidDel="001A64F6">
          <w:rPr>
            <w:rFonts w:ascii="Consolas" w:eastAsia="Times New Roman" w:hAnsi="Consolas" w:cs="Times New Roman"/>
            <w:color w:val="000000"/>
            <w:sz w:val="28"/>
            <w:szCs w:val="28"/>
            <w:bdr w:val="none" w:sz="0" w:space="0" w:color="auto" w:frame="1"/>
            <w:lang w:val="en-US" w:eastAsia="ru-RU"/>
            <w:rPrChange w:id="157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244757AE" w14:textId="02ADCDE8"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575" w:author="Борис Гогинян" w:date="2020-05-22T22:03:00Z"/>
          <w:rFonts w:ascii="Consolas" w:eastAsia="Times New Roman" w:hAnsi="Consolas" w:cs="Times New Roman"/>
          <w:color w:val="5C5C5C"/>
          <w:sz w:val="28"/>
          <w:szCs w:val="28"/>
          <w:lang w:eastAsia="ru-RU"/>
          <w:rPrChange w:id="1576" w:author="Борис Гогинян" w:date="2020-05-22T22:48:00Z">
            <w:rPr>
              <w:del w:id="1577" w:author="Борис Гогинян" w:date="2020-05-22T22:03:00Z"/>
              <w:rFonts w:ascii="Consolas" w:eastAsia="Times New Roman" w:hAnsi="Consolas" w:cs="Times New Roman"/>
              <w:color w:val="5C5C5C"/>
              <w:sz w:val="18"/>
              <w:szCs w:val="18"/>
              <w:lang w:val="en-US" w:eastAsia="ru-RU"/>
            </w:rPr>
          </w:rPrChange>
        </w:rPr>
      </w:pPr>
      <w:del w:id="157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57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580"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158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58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1583"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58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iter </w:delText>
        </w:r>
        <w:r w:rsidRPr="003554F8" w:rsidDel="001A64F6">
          <w:rPr>
            <w:rFonts w:ascii="Consolas" w:eastAsia="Times New Roman" w:hAnsi="Consolas" w:cs="Times New Roman"/>
            <w:color w:val="000000"/>
            <w:sz w:val="28"/>
            <w:szCs w:val="28"/>
            <w:bdr w:val="none" w:sz="0" w:space="0" w:color="auto" w:frame="1"/>
            <w:lang w:eastAsia="ru-RU"/>
            <w:rPrChange w:id="158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8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58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158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iter </w:delText>
        </w:r>
        <w:r w:rsidRPr="003554F8" w:rsidDel="001A64F6">
          <w:rPr>
            <w:rFonts w:ascii="Consolas" w:eastAsia="Times New Roman" w:hAnsi="Consolas" w:cs="Times New Roman"/>
            <w:color w:val="000000"/>
            <w:sz w:val="28"/>
            <w:szCs w:val="28"/>
            <w:bdr w:val="none" w:sz="0" w:space="0" w:color="auto" w:frame="1"/>
            <w:lang w:eastAsia="ru-RU"/>
            <w:rPrChange w:id="158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59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nIterations</w:delText>
        </w:r>
        <w:r w:rsidRPr="003554F8" w:rsidDel="001A64F6">
          <w:rPr>
            <w:rFonts w:ascii="Consolas" w:eastAsia="Times New Roman" w:hAnsi="Consolas" w:cs="Times New Roman"/>
            <w:color w:val="000000"/>
            <w:sz w:val="28"/>
            <w:szCs w:val="28"/>
            <w:bdr w:val="none" w:sz="0" w:space="0" w:color="auto" w:frame="1"/>
            <w:lang w:eastAsia="ru-RU"/>
            <w:rPrChange w:id="159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9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59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9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iter</w:delText>
        </w:r>
        <w:r w:rsidRPr="003554F8" w:rsidDel="001A64F6">
          <w:rPr>
            <w:rFonts w:ascii="Consolas" w:eastAsia="Times New Roman" w:hAnsi="Consolas" w:cs="Times New Roman"/>
            <w:color w:val="000000"/>
            <w:sz w:val="28"/>
            <w:szCs w:val="28"/>
            <w:bdr w:val="none" w:sz="0" w:space="0" w:color="auto" w:frame="1"/>
            <w:lang w:eastAsia="ru-RU"/>
            <w:rPrChange w:id="159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9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59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59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FFB7F22" w14:textId="0AB71F99"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599" w:author="Борис Гогинян" w:date="2020-05-22T22:03:00Z"/>
          <w:rFonts w:ascii="Consolas" w:eastAsia="Times New Roman" w:hAnsi="Consolas" w:cs="Times New Roman"/>
          <w:color w:val="5C5C5C"/>
          <w:sz w:val="28"/>
          <w:szCs w:val="28"/>
          <w:lang w:eastAsia="ru-RU"/>
          <w:rPrChange w:id="1600" w:author="Борис Гогинян" w:date="2020-05-22T22:35:00Z">
            <w:rPr>
              <w:del w:id="1601" w:author="Борис Гогинян" w:date="2020-05-22T22:03:00Z"/>
              <w:rFonts w:ascii="Consolas" w:eastAsia="Times New Roman" w:hAnsi="Consolas" w:cs="Times New Roman"/>
              <w:color w:val="5C5C5C"/>
              <w:sz w:val="18"/>
              <w:szCs w:val="18"/>
              <w:lang w:eastAsia="ru-RU"/>
            </w:rPr>
          </w:rPrChange>
        </w:rPr>
      </w:pPr>
      <w:del w:id="160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0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604"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605"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генерация</w:delText>
        </w:r>
        <w:r w:rsidRPr="00B12333" w:rsidDel="001A64F6">
          <w:rPr>
            <w:rFonts w:ascii="Consolas" w:eastAsia="Times New Roman" w:hAnsi="Consolas" w:cs="Times New Roman"/>
            <w:color w:val="008200"/>
            <w:sz w:val="28"/>
            <w:szCs w:val="28"/>
            <w:bdr w:val="none" w:sz="0" w:space="0" w:color="auto" w:frame="1"/>
            <w:lang w:eastAsia="ru-RU"/>
            <w:rPrChange w:id="1606"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SPPM </w:delText>
        </w:r>
        <w:r w:rsidR="006D30D7" w:rsidRPr="00B12333" w:rsidDel="001A64F6">
          <w:rPr>
            <w:rFonts w:ascii="Consolas" w:eastAsia="Times New Roman" w:hAnsi="Consolas" w:cs="Times New Roman"/>
            <w:color w:val="008200"/>
            <w:sz w:val="28"/>
            <w:szCs w:val="28"/>
            <w:bdr w:val="none" w:sz="0" w:space="0" w:color="auto" w:frame="1"/>
            <w:lang w:eastAsia="ru-RU"/>
            <w:rPrChange w:id="1607"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видимых точек</w:delText>
        </w:r>
        <w:r w:rsidRPr="00B12333" w:rsidDel="001A64F6">
          <w:rPr>
            <w:rFonts w:ascii="Consolas" w:eastAsia="Times New Roman" w:hAnsi="Consolas" w:cs="Times New Roman"/>
            <w:color w:val="008200"/>
            <w:sz w:val="28"/>
            <w:szCs w:val="28"/>
            <w:bdr w:val="none" w:sz="0" w:space="0" w:color="auto" w:frame="1"/>
            <w:lang w:eastAsia="ru-RU"/>
            <w:rPrChange w:id="1608"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60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4E491BC9" w14:textId="14DC2AF2"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10" w:author="Борис Гогинян" w:date="2020-05-22T22:03:00Z"/>
          <w:rFonts w:ascii="Consolas" w:eastAsia="Times New Roman" w:hAnsi="Consolas" w:cs="Times New Roman"/>
          <w:color w:val="5C5C5C"/>
          <w:sz w:val="28"/>
          <w:szCs w:val="28"/>
          <w:lang w:eastAsia="ru-RU"/>
          <w:rPrChange w:id="1611" w:author="Борис Гогинян" w:date="2020-05-22T22:48:00Z">
            <w:rPr>
              <w:del w:id="1612" w:author="Борис Гогинян" w:date="2020-05-22T22:03:00Z"/>
              <w:rFonts w:ascii="Consolas" w:eastAsia="Times New Roman" w:hAnsi="Consolas" w:cs="Times New Roman"/>
              <w:color w:val="5C5C5C"/>
              <w:sz w:val="18"/>
              <w:szCs w:val="18"/>
              <w:lang w:val="en-US" w:eastAsia="ru-RU"/>
            </w:rPr>
          </w:rPrChange>
        </w:rPr>
      </w:pPr>
      <w:del w:id="1613"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1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std</w:delText>
        </w:r>
        <w:r w:rsidRPr="003554F8" w:rsidDel="001A64F6">
          <w:rPr>
            <w:rFonts w:ascii="Consolas" w:eastAsia="Times New Roman" w:hAnsi="Consolas" w:cs="Times New Roman"/>
            <w:color w:val="000000"/>
            <w:sz w:val="28"/>
            <w:szCs w:val="28"/>
            <w:bdr w:val="none" w:sz="0" w:space="0" w:color="auto" w:frame="1"/>
            <w:lang w:eastAsia="ru-RU"/>
            <w:rPrChange w:id="161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61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vector</w:delText>
        </w:r>
        <w:r w:rsidRPr="003554F8" w:rsidDel="001A64F6">
          <w:rPr>
            <w:rFonts w:ascii="Consolas" w:eastAsia="Times New Roman" w:hAnsi="Consolas" w:cs="Times New Roman"/>
            <w:color w:val="000000"/>
            <w:sz w:val="28"/>
            <w:szCs w:val="28"/>
            <w:bdr w:val="none" w:sz="0" w:space="0" w:color="auto" w:frame="1"/>
            <w:lang w:eastAsia="ru-RU"/>
            <w:rPrChange w:id="161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61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MemoryArena</w:delText>
        </w:r>
        <w:r w:rsidRPr="003554F8" w:rsidDel="001A64F6">
          <w:rPr>
            <w:rFonts w:ascii="Consolas" w:eastAsia="Times New Roman" w:hAnsi="Consolas" w:cs="Times New Roman"/>
            <w:color w:val="000000"/>
            <w:sz w:val="28"/>
            <w:szCs w:val="28"/>
            <w:bdr w:val="none" w:sz="0" w:space="0" w:color="auto" w:frame="1"/>
            <w:lang w:eastAsia="ru-RU"/>
            <w:rPrChange w:id="161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62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perThreadArenas</w:delText>
        </w:r>
        <w:r w:rsidRPr="003554F8" w:rsidDel="001A64F6">
          <w:rPr>
            <w:rFonts w:ascii="Consolas" w:eastAsia="Times New Roman" w:hAnsi="Consolas" w:cs="Times New Roman"/>
            <w:color w:val="000000"/>
            <w:sz w:val="28"/>
            <w:szCs w:val="28"/>
            <w:bdr w:val="none" w:sz="0" w:space="0" w:color="auto" w:frame="1"/>
            <w:lang w:eastAsia="ru-RU"/>
            <w:rPrChange w:id="162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62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MaxThreadIndex</w:delText>
        </w:r>
        <w:r w:rsidRPr="003554F8" w:rsidDel="001A64F6">
          <w:rPr>
            <w:rFonts w:ascii="Consolas" w:eastAsia="Times New Roman" w:hAnsi="Consolas" w:cs="Times New Roman"/>
            <w:color w:val="000000"/>
            <w:sz w:val="28"/>
            <w:szCs w:val="28"/>
            <w:bdr w:val="none" w:sz="0" w:space="0" w:color="auto" w:frame="1"/>
            <w:lang w:eastAsia="ru-RU"/>
            <w:rPrChange w:id="162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62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65BBBF17" w14:textId="4B515AF8"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25" w:author="Борис Гогинян" w:date="2020-05-22T22:03:00Z"/>
          <w:rFonts w:ascii="Consolas" w:eastAsia="Times New Roman" w:hAnsi="Consolas" w:cs="Times New Roman"/>
          <w:color w:val="5C5C5C"/>
          <w:sz w:val="28"/>
          <w:szCs w:val="28"/>
          <w:lang w:eastAsia="ru-RU"/>
          <w:rPrChange w:id="1626" w:author="Борис Гогинян" w:date="2020-05-22T22:35:00Z">
            <w:rPr>
              <w:del w:id="1627" w:author="Борис Гогинян" w:date="2020-05-22T22:03:00Z"/>
              <w:rFonts w:ascii="Consolas" w:eastAsia="Times New Roman" w:hAnsi="Consolas" w:cs="Times New Roman"/>
              <w:color w:val="5C5C5C"/>
              <w:sz w:val="18"/>
              <w:szCs w:val="18"/>
              <w:lang w:eastAsia="ru-RU"/>
            </w:rPr>
          </w:rPrChange>
        </w:rPr>
      </w:pPr>
      <w:del w:id="162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2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63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ParallelFor2D(  </w:delText>
        </w:r>
      </w:del>
    </w:p>
    <w:p w14:paraId="6E9EC3B9" w14:textId="3F33F09D"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31" w:author="Борис Гогинян" w:date="2020-05-22T22:03:00Z"/>
          <w:rFonts w:ascii="Consolas" w:eastAsia="Times New Roman" w:hAnsi="Consolas" w:cs="Times New Roman"/>
          <w:color w:val="5C5C5C"/>
          <w:sz w:val="28"/>
          <w:szCs w:val="28"/>
          <w:lang w:eastAsia="ru-RU"/>
          <w:rPrChange w:id="1632" w:author="Борис Гогинян" w:date="2020-05-22T22:35:00Z">
            <w:rPr>
              <w:del w:id="1633" w:author="Борис Гогинян" w:date="2020-05-22T22:03:00Z"/>
              <w:rFonts w:ascii="Consolas" w:eastAsia="Times New Roman" w:hAnsi="Consolas" w:cs="Times New Roman"/>
              <w:color w:val="5C5C5C"/>
              <w:sz w:val="18"/>
              <w:szCs w:val="18"/>
              <w:lang w:eastAsia="ru-RU"/>
            </w:rPr>
          </w:rPrChange>
        </w:rPr>
      </w:pPr>
      <w:del w:id="163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63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[&amp;](Point2i tile) {  </w:delText>
        </w:r>
      </w:del>
    </w:p>
    <w:p w14:paraId="5BC77F66" w14:textId="664EEB07"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36" w:author="Борис Гогинян" w:date="2020-05-22T22:03:00Z"/>
          <w:rFonts w:ascii="Consolas" w:eastAsia="Times New Roman" w:hAnsi="Consolas" w:cs="Times New Roman"/>
          <w:color w:val="5C5C5C"/>
          <w:sz w:val="28"/>
          <w:szCs w:val="28"/>
          <w:lang w:eastAsia="ru-RU"/>
          <w:rPrChange w:id="1637" w:author="Борис Гогинян" w:date="2020-05-22T22:35:00Z">
            <w:rPr>
              <w:del w:id="1638" w:author="Борис Гогинян" w:date="2020-05-22T22:03:00Z"/>
              <w:rFonts w:ascii="Consolas" w:eastAsia="Times New Roman" w:hAnsi="Consolas" w:cs="Times New Roman"/>
              <w:color w:val="5C5C5C"/>
              <w:sz w:val="18"/>
              <w:szCs w:val="18"/>
              <w:lang w:eastAsia="ru-RU"/>
            </w:rPr>
          </w:rPrChange>
        </w:rPr>
      </w:pPr>
      <w:del w:id="163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64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MemoryArena &amp;arena = perThreadArenas[ThreadIndex];  </w:delText>
        </w:r>
      </w:del>
    </w:p>
    <w:p w14:paraId="0F6F5B2D" w14:textId="175F6B5A"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41" w:author="Борис Гогинян" w:date="2020-05-22T22:03:00Z"/>
          <w:rFonts w:ascii="Consolas" w:eastAsia="Times New Roman" w:hAnsi="Consolas" w:cs="Times New Roman"/>
          <w:color w:val="5C5C5C"/>
          <w:sz w:val="28"/>
          <w:szCs w:val="28"/>
          <w:lang w:eastAsia="ru-RU"/>
          <w:rPrChange w:id="1642" w:author="Борис Гогинян" w:date="2020-05-22T22:48:00Z">
            <w:rPr>
              <w:del w:id="1643" w:author="Борис Гогинян" w:date="2020-05-22T22:03:00Z"/>
              <w:rFonts w:ascii="Consolas" w:eastAsia="Times New Roman" w:hAnsi="Consolas" w:cs="Times New Roman"/>
              <w:color w:val="5C5C5C"/>
              <w:sz w:val="18"/>
              <w:szCs w:val="18"/>
              <w:lang w:val="en-US" w:eastAsia="ru-RU"/>
            </w:rPr>
          </w:rPrChange>
        </w:rPr>
      </w:pPr>
      <w:del w:id="1644"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4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646"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47"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Follow camera paths for tile in image for SPPM</w:delText>
        </w:r>
        <w:r w:rsidRPr="00B12333" w:rsidDel="001A64F6">
          <w:rPr>
            <w:rFonts w:ascii="Consolas" w:eastAsia="Times New Roman" w:hAnsi="Consolas" w:cs="Times New Roman"/>
            <w:color w:val="000000"/>
            <w:sz w:val="28"/>
            <w:szCs w:val="28"/>
            <w:bdr w:val="none" w:sz="0" w:space="0" w:color="auto" w:frame="1"/>
            <w:lang w:val="en-US" w:eastAsia="ru-RU"/>
            <w:rPrChange w:id="164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3E098F23" w14:textId="39CCF4B5"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49" w:author="Борис Гогинян" w:date="2020-05-22T22:03:00Z"/>
          <w:rFonts w:ascii="Consolas" w:eastAsia="Times New Roman" w:hAnsi="Consolas" w:cs="Times New Roman"/>
          <w:color w:val="5C5C5C"/>
          <w:sz w:val="28"/>
          <w:szCs w:val="28"/>
          <w:lang w:eastAsia="ru-RU"/>
          <w:rPrChange w:id="1650" w:author="Борис Гогинян" w:date="2020-05-22T22:35:00Z">
            <w:rPr>
              <w:del w:id="1651" w:author="Борис Гогинян" w:date="2020-05-22T22:03:00Z"/>
              <w:rFonts w:ascii="Consolas" w:eastAsia="Times New Roman" w:hAnsi="Consolas" w:cs="Times New Roman"/>
              <w:color w:val="5C5C5C"/>
              <w:sz w:val="18"/>
              <w:szCs w:val="18"/>
              <w:lang w:eastAsia="ru-RU"/>
            </w:rPr>
          </w:rPrChange>
        </w:rPr>
      </w:pPr>
      <w:del w:id="165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5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65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nTiles);  </w:delText>
        </w:r>
      </w:del>
    </w:p>
    <w:p w14:paraId="0FC4F7A0" w14:textId="42C31D53"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55" w:author="Борис Гогинян" w:date="2020-05-22T22:03:00Z"/>
          <w:rFonts w:ascii="Consolas" w:eastAsia="Times New Roman" w:hAnsi="Consolas" w:cs="Times New Roman"/>
          <w:color w:val="5C5C5C"/>
          <w:sz w:val="28"/>
          <w:szCs w:val="28"/>
          <w:lang w:eastAsia="ru-RU"/>
          <w:rPrChange w:id="1656" w:author="Борис Гогинян" w:date="2020-05-22T22:35:00Z">
            <w:rPr>
              <w:del w:id="1657" w:author="Борис Гогинян" w:date="2020-05-22T22:03:00Z"/>
              <w:rFonts w:ascii="Consolas" w:eastAsia="Times New Roman" w:hAnsi="Consolas" w:cs="Times New Roman"/>
              <w:color w:val="5C5C5C"/>
              <w:sz w:val="18"/>
              <w:szCs w:val="18"/>
              <w:lang w:eastAsia="ru-RU"/>
            </w:rPr>
          </w:rPrChange>
        </w:rPr>
      </w:pPr>
      <w:del w:id="165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5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660"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61"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commentRangeStart w:id="1662"/>
        <w:r w:rsidR="00965D85" w:rsidRPr="00B12333" w:rsidDel="001A64F6">
          <w:rPr>
            <w:rFonts w:ascii="Consolas" w:eastAsia="Times New Roman" w:hAnsi="Consolas" w:cs="Times New Roman"/>
            <w:color w:val="008200"/>
            <w:sz w:val="28"/>
            <w:szCs w:val="28"/>
            <w:bdr w:val="none" w:sz="0" w:space="0" w:color="auto" w:frame="1"/>
            <w:lang w:eastAsia="ru-RU"/>
            <w:rPrChange w:id="1663"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Создание сетки всех видимых точек</w:delText>
        </w:r>
        <w:commentRangeEnd w:id="1662"/>
        <w:r w:rsidR="006514DC" w:rsidRPr="00B12333" w:rsidDel="001A64F6">
          <w:rPr>
            <w:rStyle w:val="af1"/>
            <w:sz w:val="28"/>
            <w:szCs w:val="28"/>
            <w:rPrChange w:id="1664" w:author="Борис Гогинян" w:date="2020-05-22T22:35:00Z">
              <w:rPr>
                <w:rStyle w:val="af1"/>
              </w:rPr>
            </w:rPrChange>
          </w:rPr>
          <w:commentReference w:id="1662"/>
        </w:r>
      </w:del>
    </w:p>
    <w:p w14:paraId="125C7AA9" w14:textId="434D63B9"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65" w:author="Борис Гогинян" w:date="2020-05-22T22:03:00Z"/>
          <w:rFonts w:ascii="Consolas" w:eastAsia="Times New Roman" w:hAnsi="Consolas" w:cs="Times New Roman"/>
          <w:color w:val="5C5C5C"/>
          <w:sz w:val="28"/>
          <w:szCs w:val="28"/>
          <w:lang w:eastAsia="ru-RU"/>
          <w:rPrChange w:id="1666" w:author="Борис Гогинян" w:date="2020-05-22T22:48:00Z">
            <w:rPr>
              <w:del w:id="1667" w:author="Борис Гогинян" w:date="2020-05-22T22:03:00Z"/>
              <w:rFonts w:ascii="Consolas" w:eastAsia="Times New Roman" w:hAnsi="Consolas" w:cs="Times New Roman"/>
              <w:color w:val="5C5C5C"/>
              <w:sz w:val="18"/>
              <w:szCs w:val="18"/>
              <w:lang w:val="en-US" w:eastAsia="ru-RU"/>
            </w:rPr>
          </w:rPrChange>
        </w:rPr>
      </w:pPr>
      <w:del w:id="166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6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670"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71"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Allocate grid for SPPM visible points </w:delText>
        </w:r>
        <w:r w:rsidRPr="00B12333" w:rsidDel="001A64F6">
          <w:rPr>
            <w:rFonts w:ascii="Consolas" w:eastAsia="Times New Roman" w:hAnsi="Consolas" w:cs="Times New Roman"/>
            <w:color w:val="000000"/>
            <w:sz w:val="28"/>
            <w:szCs w:val="28"/>
            <w:bdr w:val="none" w:sz="0" w:space="0" w:color="auto" w:frame="1"/>
            <w:lang w:val="en-US" w:eastAsia="ru-RU"/>
            <w:rPrChange w:id="167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00DA6E74" w14:textId="4573FDA2"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73" w:author="Борис Гогинян" w:date="2020-05-22T22:03:00Z"/>
          <w:rFonts w:ascii="Consolas" w:eastAsia="Times New Roman" w:hAnsi="Consolas" w:cs="Times New Roman"/>
          <w:color w:val="5C5C5C"/>
          <w:sz w:val="28"/>
          <w:szCs w:val="28"/>
          <w:lang w:eastAsia="ru-RU"/>
          <w:rPrChange w:id="1674" w:author="Борис Гогинян" w:date="2020-05-22T22:48:00Z">
            <w:rPr>
              <w:del w:id="1675" w:author="Борис Гогинян" w:date="2020-05-22T22:03:00Z"/>
              <w:rFonts w:ascii="Consolas" w:eastAsia="Times New Roman" w:hAnsi="Consolas" w:cs="Times New Roman"/>
              <w:color w:val="5C5C5C"/>
              <w:sz w:val="18"/>
              <w:szCs w:val="18"/>
              <w:lang w:val="en-US" w:eastAsia="ru-RU"/>
            </w:rPr>
          </w:rPrChange>
        </w:rPr>
      </w:pPr>
      <w:del w:id="1676"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7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678"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79"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Compute grid bounds for SPPM visible points</w:delText>
        </w:r>
        <w:r w:rsidRPr="00B12333" w:rsidDel="001A64F6">
          <w:rPr>
            <w:rFonts w:ascii="Consolas" w:eastAsia="Times New Roman" w:hAnsi="Consolas" w:cs="Times New Roman"/>
            <w:color w:val="000000"/>
            <w:sz w:val="28"/>
            <w:szCs w:val="28"/>
            <w:bdr w:val="none" w:sz="0" w:space="0" w:color="auto" w:frame="1"/>
            <w:lang w:val="en-US" w:eastAsia="ru-RU"/>
            <w:rPrChange w:id="168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6CC0F70" w14:textId="10A2A78C"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81" w:author="Борис Гогинян" w:date="2020-05-22T22:03:00Z"/>
          <w:rFonts w:ascii="Consolas" w:eastAsia="Times New Roman" w:hAnsi="Consolas" w:cs="Times New Roman"/>
          <w:color w:val="5C5C5C"/>
          <w:sz w:val="28"/>
          <w:szCs w:val="28"/>
          <w:lang w:eastAsia="ru-RU"/>
          <w:rPrChange w:id="1682" w:author="Борис Гогинян" w:date="2020-05-22T22:48:00Z">
            <w:rPr>
              <w:del w:id="1683" w:author="Борис Гогинян" w:date="2020-05-22T22:03:00Z"/>
              <w:rFonts w:ascii="Consolas" w:eastAsia="Times New Roman" w:hAnsi="Consolas" w:cs="Times New Roman"/>
              <w:color w:val="5C5C5C"/>
              <w:sz w:val="18"/>
              <w:szCs w:val="18"/>
              <w:lang w:val="en-US" w:eastAsia="ru-RU"/>
            </w:rPr>
          </w:rPrChange>
        </w:rPr>
      </w:pPr>
      <w:del w:id="1684"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8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686"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87"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Compute resolution of SPPM grid in each dimension </w:delText>
        </w:r>
        <w:r w:rsidRPr="00B12333" w:rsidDel="001A64F6">
          <w:rPr>
            <w:rFonts w:ascii="Consolas" w:eastAsia="Times New Roman" w:hAnsi="Consolas" w:cs="Times New Roman"/>
            <w:color w:val="000000"/>
            <w:sz w:val="28"/>
            <w:szCs w:val="28"/>
            <w:bdr w:val="none" w:sz="0" w:space="0" w:color="auto" w:frame="1"/>
            <w:lang w:val="en-US" w:eastAsia="ru-RU"/>
            <w:rPrChange w:id="168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6D791779" w14:textId="348F890C"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689" w:author="Борис Гогинян" w:date="2020-05-22T22:03:00Z"/>
          <w:rFonts w:ascii="Consolas" w:eastAsia="Times New Roman" w:hAnsi="Consolas" w:cs="Times New Roman"/>
          <w:color w:val="5C5C5C"/>
          <w:sz w:val="28"/>
          <w:szCs w:val="28"/>
          <w:lang w:eastAsia="ru-RU"/>
          <w:rPrChange w:id="1690" w:author="Борис Гогинян" w:date="2020-05-22T22:48:00Z">
            <w:rPr>
              <w:del w:id="1691" w:author="Борис Гогинян" w:date="2020-05-22T22:03:00Z"/>
              <w:rFonts w:ascii="Consolas" w:eastAsia="Times New Roman" w:hAnsi="Consolas" w:cs="Times New Roman"/>
              <w:color w:val="5C5C5C"/>
              <w:sz w:val="18"/>
              <w:szCs w:val="18"/>
              <w:lang w:val="en-US" w:eastAsia="ru-RU"/>
            </w:rPr>
          </w:rPrChange>
        </w:rPr>
      </w:pPr>
      <w:del w:id="169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69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8200"/>
            <w:sz w:val="28"/>
            <w:szCs w:val="28"/>
            <w:bdr w:val="none" w:sz="0" w:space="0" w:color="auto" w:frame="1"/>
            <w:lang w:eastAsia="ru-RU"/>
            <w:rPrChange w:id="1694"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695"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Add visible points to SPPM grid</w:delText>
        </w:r>
        <w:r w:rsidRPr="00B12333" w:rsidDel="001A64F6">
          <w:rPr>
            <w:rFonts w:ascii="Consolas" w:eastAsia="Times New Roman" w:hAnsi="Consolas" w:cs="Times New Roman"/>
            <w:color w:val="000000"/>
            <w:sz w:val="28"/>
            <w:szCs w:val="28"/>
            <w:bdr w:val="none" w:sz="0" w:space="0" w:color="auto" w:frame="1"/>
            <w:lang w:val="en-US" w:eastAsia="ru-RU"/>
            <w:rPrChange w:id="169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98675D1" w14:textId="0CA39A94"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697" w:author="Борис Гогинян" w:date="2020-05-22T22:03:00Z"/>
          <w:rFonts w:ascii="Consolas" w:eastAsia="Times New Roman" w:hAnsi="Consolas" w:cs="Times New Roman"/>
          <w:color w:val="5C5C5C"/>
          <w:sz w:val="28"/>
          <w:szCs w:val="28"/>
          <w:lang w:eastAsia="ru-RU"/>
          <w:rPrChange w:id="1698" w:author="Борис Гогинян" w:date="2020-05-22T22:48:00Z">
            <w:rPr>
              <w:del w:id="1699" w:author="Борис Гогинян" w:date="2020-05-22T22:03:00Z"/>
              <w:rFonts w:ascii="Consolas" w:eastAsia="Times New Roman" w:hAnsi="Consolas" w:cs="Times New Roman"/>
              <w:color w:val="5C5C5C"/>
              <w:sz w:val="18"/>
              <w:szCs w:val="18"/>
              <w:lang w:val="en-US" w:eastAsia="ru-RU"/>
            </w:rPr>
          </w:rPrChange>
        </w:rPr>
      </w:pPr>
      <w:del w:id="1700"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0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662AC51" w14:textId="67C2ED47"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02" w:author="Борис Гогинян" w:date="2020-05-22T22:03:00Z"/>
          <w:rFonts w:ascii="Consolas" w:eastAsia="Times New Roman" w:hAnsi="Consolas" w:cs="Times New Roman"/>
          <w:color w:val="5C5C5C"/>
          <w:sz w:val="28"/>
          <w:szCs w:val="28"/>
          <w:lang w:eastAsia="ru-RU"/>
          <w:rPrChange w:id="1703" w:author="Борис Гогинян" w:date="2020-05-22T22:35:00Z">
            <w:rPr>
              <w:del w:id="1704" w:author="Борис Гогинян" w:date="2020-05-22T22:03:00Z"/>
              <w:rFonts w:ascii="Consolas" w:eastAsia="Times New Roman" w:hAnsi="Consolas" w:cs="Times New Roman"/>
              <w:color w:val="5C5C5C"/>
              <w:sz w:val="18"/>
              <w:szCs w:val="18"/>
              <w:lang w:eastAsia="ru-RU"/>
            </w:rPr>
          </w:rPrChange>
        </w:rPr>
      </w:pPr>
      <w:del w:id="1705"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0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707"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708"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Отслеживание траектории фотонов и объединение вклада в эя</w:delText>
        </w:r>
      </w:del>
    </w:p>
    <w:p w14:paraId="62796DA6" w14:textId="2881DA00"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09" w:author="Борис Гогинян" w:date="2020-05-22T22:03:00Z"/>
          <w:rFonts w:ascii="Consolas" w:eastAsia="Times New Roman" w:hAnsi="Consolas" w:cs="Times New Roman"/>
          <w:color w:val="5C5C5C"/>
          <w:sz w:val="28"/>
          <w:szCs w:val="28"/>
          <w:lang w:eastAsia="ru-RU"/>
          <w:rPrChange w:id="1710" w:author="Борис Гогинян" w:date="2020-05-22T22:48:00Z">
            <w:rPr>
              <w:del w:id="1711" w:author="Борис Гогинян" w:date="2020-05-22T22:03:00Z"/>
              <w:rFonts w:ascii="Consolas" w:eastAsia="Times New Roman" w:hAnsi="Consolas" w:cs="Times New Roman"/>
              <w:color w:val="5C5C5C"/>
              <w:sz w:val="18"/>
              <w:szCs w:val="18"/>
              <w:lang w:val="en-US" w:eastAsia="ru-RU"/>
            </w:rPr>
          </w:rPrChange>
        </w:rPr>
      </w:pPr>
      <w:del w:id="171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1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std</w:delText>
        </w:r>
        <w:r w:rsidRPr="003554F8" w:rsidDel="001A64F6">
          <w:rPr>
            <w:rFonts w:ascii="Consolas" w:eastAsia="Times New Roman" w:hAnsi="Consolas" w:cs="Times New Roman"/>
            <w:color w:val="000000"/>
            <w:sz w:val="28"/>
            <w:szCs w:val="28"/>
            <w:bdr w:val="none" w:sz="0" w:space="0" w:color="auto" w:frame="1"/>
            <w:lang w:eastAsia="ru-RU"/>
            <w:rPrChange w:id="171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71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vector</w:delText>
        </w:r>
        <w:r w:rsidRPr="003554F8" w:rsidDel="001A64F6">
          <w:rPr>
            <w:rFonts w:ascii="Consolas" w:eastAsia="Times New Roman" w:hAnsi="Consolas" w:cs="Times New Roman"/>
            <w:color w:val="000000"/>
            <w:sz w:val="28"/>
            <w:szCs w:val="28"/>
            <w:bdr w:val="none" w:sz="0" w:space="0" w:color="auto" w:frame="1"/>
            <w:lang w:eastAsia="ru-RU"/>
            <w:rPrChange w:id="171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71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MemoryArena</w:delText>
        </w:r>
        <w:r w:rsidRPr="003554F8" w:rsidDel="001A64F6">
          <w:rPr>
            <w:rFonts w:ascii="Consolas" w:eastAsia="Times New Roman" w:hAnsi="Consolas" w:cs="Times New Roman"/>
            <w:color w:val="000000"/>
            <w:sz w:val="28"/>
            <w:szCs w:val="28"/>
            <w:bdr w:val="none" w:sz="0" w:space="0" w:color="auto" w:frame="1"/>
            <w:lang w:eastAsia="ru-RU"/>
            <w:rPrChange w:id="171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171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photonShootArenas</w:delText>
        </w:r>
        <w:r w:rsidRPr="003554F8" w:rsidDel="001A64F6">
          <w:rPr>
            <w:rFonts w:ascii="Consolas" w:eastAsia="Times New Roman" w:hAnsi="Consolas" w:cs="Times New Roman"/>
            <w:color w:val="000000"/>
            <w:sz w:val="28"/>
            <w:szCs w:val="28"/>
            <w:bdr w:val="none" w:sz="0" w:space="0" w:color="auto" w:frame="1"/>
            <w:lang w:eastAsia="ru-RU"/>
            <w:rPrChange w:id="172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72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MaxThreadIndex</w:delText>
        </w:r>
        <w:r w:rsidRPr="003554F8" w:rsidDel="001A64F6">
          <w:rPr>
            <w:rFonts w:ascii="Consolas" w:eastAsia="Times New Roman" w:hAnsi="Consolas" w:cs="Times New Roman"/>
            <w:color w:val="000000"/>
            <w:sz w:val="28"/>
            <w:szCs w:val="28"/>
            <w:bdr w:val="none" w:sz="0" w:space="0" w:color="auto" w:frame="1"/>
            <w:lang w:eastAsia="ru-RU"/>
            <w:rPrChange w:id="172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72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67706B6B" w14:textId="3705B132"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24" w:author="Борис Гогинян" w:date="2020-05-22T22:03:00Z"/>
          <w:rFonts w:ascii="Consolas" w:eastAsia="Times New Roman" w:hAnsi="Consolas" w:cs="Times New Roman"/>
          <w:color w:val="5C5C5C"/>
          <w:sz w:val="28"/>
          <w:szCs w:val="28"/>
          <w:lang w:eastAsia="ru-RU"/>
          <w:rPrChange w:id="1725" w:author="Борис Гогинян" w:date="2020-05-22T22:35:00Z">
            <w:rPr>
              <w:del w:id="1726" w:author="Борис Гогинян" w:date="2020-05-22T22:03:00Z"/>
              <w:rFonts w:ascii="Consolas" w:eastAsia="Times New Roman" w:hAnsi="Consolas" w:cs="Times New Roman"/>
              <w:color w:val="5C5C5C"/>
              <w:sz w:val="18"/>
              <w:szCs w:val="18"/>
              <w:lang w:eastAsia="ru-RU"/>
            </w:rPr>
          </w:rPrChange>
        </w:rPr>
      </w:pPr>
      <w:del w:id="1727"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2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72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ParallelFor(  </w:delText>
        </w:r>
      </w:del>
    </w:p>
    <w:p w14:paraId="5ED5DA36" w14:textId="6860E058"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30" w:author="Борис Гогинян" w:date="2020-05-22T22:03:00Z"/>
          <w:rFonts w:ascii="Consolas" w:eastAsia="Times New Roman" w:hAnsi="Consolas" w:cs="Times New Roman"/>
          <w:color w:val="5C5C5C"/>
          <w:sz w:val="28"/>
          <w:szCs w:val="28"/>
          <w:lang w:eastAsia="ru-RU"/>
          <w:rPrChange w:id="1731" w:author="Борис Гогинян" w:date="2020-05-22T22:35:00Z">
            <w:rPr>
              <w:del w:id="1732" w:author="Борис Гогинян" w:date="2020-05-22T22:03:00Z"/>
              <w:rFonts w:ascii="Consolas" w:eastAsia="Times New Roman" w:hAnsi="Consolas" w:cs="Times New Roman"/>
              <w:color w:val="5C5C5C"/>
              <w:sz w:val="18"/>
              <w:szCs w:val="18"/>
              <w:lang w:eastAsia="ru-RU"/>
            </w:rPr>
          </w:rPrChange>
        </w:rPr>
      </w:pPr>
      <w:del w:id="1733"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73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[&amp;](</w:delText>
        </w:r>
        <w:r w:rsidRPr="00B12333" w:rsidDel="001A64F6">
          <w:rPr>
            <w:rFonts w:ascii="Consolas" w:eastAsia="Times New Roman" w:hAnsi="Consolas" w:cs="Times New Roman"/>
            <w:b/>
            <w:bCs/>
            <w:color w:val="2E8B57"/>
            <w:sz w:val="28"/>
            <w:szCs w:val="28"/>
            <w:bdr w:val="none" w:sz="0" w:space="0" w:color="auto" w:frame="1"/>
            <w:lang w:eastAsia="ru-RU"/>
            <w:rPrChange w:id="1735" w:author="Борис Гогинян" w:date="2020-05-22T22:35:00Z">
              <w:rPr>
                <w:rFonts w:ascii="Consolas" w:eastAsia="Times New Roman" w:hAnsi="Consolas" w:cs="Times New Roman"/>
                <w:b/>
                <w:bCs/>
                <w:color w:val="2E8B57"/>
                <w:sz w:val="18"/>
                <w:szCs w:val="18"/>
                <w:bdr w:val="none" w:sz="0" w:space="0" w:color="auto" w:frame="1"/>
                <w:lang w:eastAsia="ru-RU"/>
              </w:rPr>
            </w:rPrChange>
          </w:rPr>
          <w:delText>int</w:delText>
        </w:r>
        <w:r w:rsidRPr="00B12333" w:rsidDel="001A64F6">
          <w:rPr>
            <w:rFonts w:ascii="Consolas" w:eastAsia="Times New Roman" w:hAnsi="Consolas" w:cs="Times New Roman"/>
            <w:color w:val="000000"/>
            <w:sz w:val="28"/>
            <w:szCs w:val="28"/>
            <w:bdr w:val="none" w:sz="0" w:space="0" w:color="auto" w:frame="1"/>
            <w:lang w:eastAsia="ru-RU"/>
            <w:rPrChange w:id="1736"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photonIndex) {  </w:delText>
        </w:r>
      </w:del>
    </w:p>
    <w:p w14:paraId="4D212A80" w14:textId="6B587101"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37" w:author="Борис Гогинян" w:date="2020-05-22T22:03:00Z"/>
          <w:rFonts w:ascii="Consolas" w:eastAsia="Times New Roman" w:hAnsi="Consolas" w:cs="Times New Roman"/>
          <w:color w:val="5C5C5C"/>
          <w:sz w:val="28"/>
          <w:szCs w:val="28"/>
          <w:lang w:eastAsia="ru-RU"/>
          <w:rPrChange w:id="1738" w:author="Борис Гогинян" w:date="2020-05-22T22:35:00Z">
            <w:rPr>
              <w:del w:id="1739" w:author="Борис Гогинян" w:date="2020-05-22T22:03:00Z"/>
              <w:rFonts w:ascii="Consolas" w:eastAsia="Times New Roman" w:hAnsi="Consolas" w:cs="Times New Roman"/>
              <w:color w:val="5C5C5C"/>
              <w:sz w:val="18"/>
              <w:szCs w:val="18"/>
              <w:lang w:eastAsia="ru-RU"/>
            </w:rPr>
          </w:rPrChange>
        </w:rPr>
      </w:pPr>
      <w:del w:id="1740"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741"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MemoryArena &amp;arena = photonShootArenas[ThreadIndex];  </w:delText>
        </w:r>
      </w:del>
    </w:p>
    <w:p w14:paraId="0C684506" w14:textId="7E43629F"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42" w:author="Борис Гогинян" w:date="2020-05-22T22:03:00Z"/>
          <w:rFonts w:ascii="Consolas" w:eastAsia="Times New Roman" w:hAnsi="Consolas" w:cs="Times New Roman"/>
          <w:color w:val="5C5C5C"/>
          <w:sz w:val="28"/>
          <w:szCs w:val="28"/>
          <w:lang w:eastAsia="ru-RU"/>
          <w:rPrChange w:id="1743" w:author="Борис Гогинян" w:date="2020-05-22T22:35:00Z">
            <w:rPr>
              <w:del w:id="1744" w:author="Борис Гогинян" w:date="2020-05-22T22:03:00Z"/>
              <w:rFonts w:ascii="Consolas" w:eastAsia="Times New Roman" w:hAnsi="Consolas" w:cs="Times New Roman"/>
              <w:color w:val="5C5C5C"/>
              <w:sz w:val="18"/>
              <w:szCs w:val="18"/>
              <w:lang w:eastAsia="ru-RU"/>
            </w:rPr>
          </w:rPrChange>
        </w:rPr>
      </w:pPr>
      <w:del w:id="1745"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4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747"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1748"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749"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xml:space="preserve">Следование по пути фотона для </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1750"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photon</w:delText>
        </w:r>
        <w:r w:rsidR="006D30D7" w:rsidRPr="00B12333" w:rsidDel="001A64F6">
          <w:rPr>
            <w:rFonts w:ascii="Consolas" w:eastAsia="Times New Roman" w:hAnsi="Consolas" w:cs="Times New Roman"/>
            <w:color w:val="008200"/>
            <w:sz w:val="28"/>
            <w:szCs w:val="28"/>
            <w:bdr w:val="none" w:sz="0" w:space="0" w:color="auto" w:frame="1"/>
            <w:lang w:eastAsia="ru-RU"/>
            <w:rPrChange w:id="1751"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_</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1752"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Index</w:delText>
        </w:r>
        <w:r w:rsidRPr="00B12333" w:rsidDel="001A64F6">
          <w:rPr>
            <w:rFonts w:ascii="Consolas" w:eastAsia="Times New Roman" w:hAnsi="Consolas" w:cs="Times New Roman"/>
            <w:color w:val="000000"/>
            <w:sz w:val="28"/>
            <w:szCs w:val="28"/>
            <w:bdr w:val="none" w:sz="0" w:space="0" w:color="auto" w:frame="1"/>
            <w:lang w:val="en-US" w:eastAsia="ru-RU"/>
            <w:rPrChange w:id="175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72CA676" w14:textId="2CD990D7"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54" w:author="Борис Гогинян" w:date="2020-05-22T22:03:00Z"/>
          <w:rFonts w:ascii="Consolas" w:eastAsia="Times New Roman" w:hAnsi="Consolas" w:cs="Times New Roman"/>
          <w:color w:val="5C5C5C"/>
          <w:sz w:val="28"/>
          <w:szCs w:val="28"/>
          <w:lang w:eastAsia="ru-RU"/>
          <w:rPrChange w:id="1755" w:author="Борис Гогинян" w:date="2020-05-22T22:35:00Z">
            <w:rPr>
              <w:del w:id="1756" w:author="Борис Гогинян" w:date="2020-05-22T22:03:00Z"/>
              <w:rFonts w:ascii="Consolas" w:eastAsia="Times New Roman" w:hAnsi="Consolas" w:cs="Times New Roman"/>
              <w:color w:val="5C5C5C"/>
              <w:sz w:val="18"/>
              <w:szCs w:val="18"/>
              <w:lang w:eastAsia="ru-RU"/>
            </w:rPr>
          </w:rPrChange>
        </w:rPr>
      </w:pPr>
      <w:del w:id="1757"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5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75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arena.Reset();  </w:delText>
        </w:r>
      </w:del>
    </w:p>
    <w:p w14:paraId="26FAC7F2" w14:textId="28B6ED09"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60" w:author="Борис Гогинян" w:date="2020-05-22T22:03:00Z"/>
          <w:rFonts w:ascii="Consolas" w:eastAsia="Times New Roman" w:hAnsi="Consolas" w:cs="Times New Roman"/>
          <w:color w:val="5C5C5C"/>
          <w:sz w:val="28"/>
          <w:szCs w:val="28"/>
          <w:lang w:eastAsia="ru-RU"/>
          <w:rPrChange w:id="1761" w:author="Борис Гогинян" w:date="2020-05-22T22:35:00Z">
            <w:rPr>
              <w:del w:id="1762" w:author="Борис Гогинян" w:date="2020-05-22T22:03:00Z"/>
              <w:rFonts w:ascii="Consolas" w:eastAsia="Times New Roman" w:hAnsi="Consolas" w:cs="Times New Roman"/>
              <w:color w:val="5C5C5C"/>
              <w:sz w:val="18"/>
              <w:szCs w:val="18"/>
              <w:lang w:eastAsia="ru-RU"/>
            </w:rPr>
          </w:rPrChange>
        </w:rPr>
      </w:pPr>
      <w:del w:id="1763"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76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photonsPerIteration, 8192);  </w:delText>
        </w:r>
      </w:del>
    </w:p>
    <w:p w14:paraId="7DD568E6" w14:textId="60AFB380"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65" w:author="Борис Гогинян" w:date="2020-05-22T22:03:00Z"/>
          <w:rFonts w:ascii="Consolas" w:eastAsia="Times New Roman" w:hAnsi="Consolas" w:cs="Times New Roman"/>
          <w:color w:val="5C5C5C"/>
          <w:sz w:val="28"/>
          <w:szCs w:val="28"/>
          <w:lang w:eastAsia="ru-RU"/>
          <w:rPrChange w:id="1766" w:author="Борис Гогинян" w:date="2020-05-22T22:35:00Z">
            <w:rPr>
              <w:del w:id="1767" w:author="Борис Гогинян" w:date="2020-05-22T22:03:00Z"/>
              <w:rFonts w:ascii="Consolas" w:eastAsia="Times New Roman" w:hAnsi="Consolas" w:cs="Times New Roman"/>
              <w:color w:val="5C5C5C"/>
              <w:sz w:val="18"/>
              <w:szCs w:val="18"/>
              <w:lang w:eastAsia="ru-RU"/>
            </w:rPr>
          </w:rPrChange>
        </w:rPr>
      </w:pPr>
      <w:del w:id="1768"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76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7F264586" w14:textId="66D8F953"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70" w:author="Борис Гогинян" w:date="2020-05-22T22:03:00Z"/>
          <w:rFonts w:ascii="Consolas" w:eastAsia="Times New Roman" w:hAnsi="Consolas" w:cs="Times New Roman"/>
          <w:color w:val="5C5C5C"/>
          <w:sz w:val="28"/>
          <w:szCs w:val="28"/>
          <w:lang w:eastAsia="ru-RU"/>
          <w:rPrChange w:id="1771" w:author="Борис Гогинян" w:date="2020-05-22T22:35:00Z">
            <w:rPr>
              <w:del w:id="1772" w:author="Борис Гогинян" w:date="2020-05-22T22:03:00Z"/>
              <w:rFonts w:ascii="Consolas" w:eastAsia="Times New Roman" w:hAnsi="Consolas" w:cs="Times New Roman"/>
              <w:color w:val="5C5C5C"/>
              <w:sz w:val="18"/>
              <w:szCs w:val="18"/>
              <w:lang w:eastAsia="ru-RU"/>
            </w:rPr>
          </w:rPrChange>
        </w:rPr>
      </w:pPr>
      <w:del w:id="1773"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77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7A461D30" w14:textId="475FFFD9"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775" w:author="Борис Гогинян" w:date="2020-05-22T22:03:00Z"/>
          <w:rFonts w:ascii="Consolas" w:eastAsia="Times New Roman" w:hAnsi="Consolas" w:cs="Times New Roman"/>
          <w:color w:val="5C5C5C"/>
          <w:sz w:val="28"/>
          <w:szCs w:val="28"/>
          <w:lang w:eastAsia="ru-RU"/>
          <w:rPrChange w:id="1776" w:author="Борис Гогинян" w:date="2020-05-22T22:35:00Z">
            <w:rPr>
              <w:del w:id="1777" w:author="Борис Гогинян" w:date="2020-05-22T22:03:00Z"/>
              <w:rFonts w:ascii="Consolas" w:eastAsia="Times New Roman" w:hAnsi="Consolas" w:cs="Times New Roman"/>
              <w:color w:val="5C5C5C"/>
              <w:sz w:val="18"/>
              <w:szCs w:val="18"/>
              <w:lang w:eastAsia="ru-RU"/>
            </w:rPr>
          </w:rPrChange>
        </w:rPr>
      </w:pPr>
      <w:del w:id="177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7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780"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781"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965D85" w:rsidRPr="00B12333" w:rsidDel="001A64F6">
          <w:rPr>
            <w:rFonts w:ascii="Consolas" w:eastAsia="Times New Roman" w:hAnsi="Consolas" w:cs="Times New Roman"/>
            <w:color w:val="008200"/>
            <w:sz w:val="28"/>
            <w:szCs w:val="28"/>
            <w:bdr w:val="none" w:sz="0" w:space="0" w:color="auto" w:frame="1"/>
            <w:lang w:eastAsia="ru-RU"/>
            <w:rPrChange w:id="1782"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Обновление значения пикселей из этого прохода фотонов</w:delText>
        </w:r>
      </w:del>
    </w:p>
    <w:p w14:paraId="6EDAAFD9" w14:textId="59074609"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783" w:author="Борис Гогинян" w:date="2020-05-22T22:03:00Z"/>
          <w:rFonts w:ascii="Consolas" w:eastAsia="Times New Roman" w:hAnsi="Consolas" w:cs="Times New Roman"/>
          <w:color w:val="5C5C5C"/>
          <w:sz w:val="28"/>
          <w:szCs w:val="28"/>
          <w:lang w:eastAsia="ru-RU"/>
          <w:rPrChange w:id="1784" w:author="Борис Гогинян" w:date="2020-05-22T22:48:00Z">
            <w:rPr>
              <w:del w:id="1785" w:author="Борис Гогинян" w:date="2020-05-22T22:03:00Z"/>
              <w:rFonts w:ascii="Consolas" w:eastAsia="Times New Roman" w:hAnsi="Consolas" w:cs="Times New Roman"/>
              <w:color w:val="5C5C5C"/>
              <w:sz w:val="18"/>
              <w:szCs w:val="18"/>
              <w:lang w:val="en-US" w:eastAsia="ru-RU"/>
            </w:rPr>
          </w:rPrChange>
        </w:rPr>
      </w:pPr>
      <w:del w:id="1786"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78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788"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178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79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1791"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79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 </w:delText>
        </w:r>
        <w:r w:rsidRPr="003554F8" w:rsidDel="001A64F6">
          <w:rPr>
            <w:rFonts w:ascii="Consolas" w:eastAsia="Times New Roman" w:hAnsi="Consolas" w:cs="Times New Roman"/>
            <w:color w:val="000000"/>
            <w:sz w:val="28"/>
            <w:szCs w:val="28"/>
            <w:bdr w:val="none" w:sz="0" w:space="0" w:color="auto" w:frame="1"/>
            <w:lang w:eastAsia="ru-RU"/>
            <w:rPrChange w:id="179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79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79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179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 </w:delText>
        </w:r>
        <w:r w:rsidRPr="003554F8" w:rsidDel="001A64F6">
          <w:rPr>
            <w:rFonts w:ascii="Consolas" w:eastAsia="Times New Roman" w:hAnsi="Consolas" w:cs="Times New Roman"/>
            <w:color w:val="000000"/>
            <w:sz w:val="28"/>
            <w:szCs w:val="28"/>
            <w:bdr w:val="none" w:sz="0" w:space="0" w:color="auto" w:frame="1"/>
            <w:lang w:eastAsia="ru-RU"/>
            <w:rPrChange w:id="179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79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nPixels</w:delText>
        </w:r>
        <w:r w:rsidRPr="003554F8" w:rsidDel="001A64F6">
          <w:rPr>
            <w:rFonts w:ascii="Consolas" w:eastAsia="Times New Roman" w:hAnsi="Consolas" w:cs="Times New Roman"/>
            <w:color w:val="000000"/>
            <w:sz w:val="28"/>
            <w:szCs w:val="28"/>
            <w:bdr w:val="none" w:sz="0" w:space="0" w:color="auto" w:frame="1"/>
            <w:lang w:eastAsia="ru-RU"/>
            <w:rPrChange w:id="179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0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80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0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w:delText>
        </w:r>
        <w:r w:rsidRPr="003554F8" w:rsidDel="001A64F6">
          <w:rPr>
            <w:rFonts w:ascii="Consolas" w:eastAsia="Times New Roman" w:hAnsi="Consolas" w:cs="Times New Roman"/>
            <w:color w:val="000000"/>
            <w:sz w:val="28"/>
            <w:szCs w:val="28"/>
            <w:bdr w:val="none" w:sz="0" w:space="0" w:color="auto" w:frame="1"/>
            <w:lang w:eastAsia="ru-RU"/>
            <w:rPrChange w:id="180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0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80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0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69909F2" w14:textId="2B7A2D4C"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07" w:author="Борис Гогинян" w:date="2020-05-22T22:03:00Z"/>
          <w:rFonts w:ascii="Consolas" w:eastAsia="Times New Roman" w:hAnsi="Consolas" w:cs="Times New Roman"/>
          <w:color w:val="5C5C5C"/>
          <w:sz w:val="28"/>
          <w:szCs w:val="28"/>
          <w:lang w:eastAsia="ru-RU"/>
          <w:rPrChange w:id="1808" w:author="Борис Гогинян" w:date="2020-05-22T22:35:00Z">
            <w:rPr>
              <w:del w:id="1809" w:author="Борис Гогинян" w:date="2020-05-22T22:03:00Z"/>
              <w:rFonts w:ascii="Consolas" w:eastAsia="Times New Roman" w:hAnsi="Consolas" w:cs="Times New Roman"/>
              <w:color w:val="5C5C5C"/>
              <w:sz w:val="18"/>
              <w:szCs w:val="18"/>
              <w:lang w:eastAsia="ru-RU"/>
            </w:rPr>
          </w:rPrChange>
        </w:rPr>
      </w:pPr>
      <w:del w:id="1810"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81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812"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SPPMPixel &amp;p = pixels[i];  </w:delText>
        </w:r>
      </w:del>
    </w:p>
    <w:p w14:paraId="481F7B54" w14:textId="3C3D830C"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13" w:author="Борис Гогинян" w:date="2020-05-22T22:03:00Z"/>
          <w:rFonts w:ascii="Consolas" w:eastAsia="Times New Roman" w:hAnsi="Consolas" w:cs="Times New Roman"/>
          <w:color w:val="5C5C5C"/>
          <w:sz w:val="28"/>
          <w:szCs w:val="28"/>
          <w:lang w:eastAsia="ru-RU"/>
          <w:rPrChange w:id="1814" w:author="Борис Гогинян" w:date="2020-05-22T22:35:00Z">
            <w:rPr>
              <w:del w:id="1815" w:author="Борис Гогинян" w:date="2020-05-22T22:03:00Z"/>
              <w:rFonts w:ascii="Consolas" w:eastAsia="Times New Roman" w:hAnsi="Consolas" w:cs="Times New Roman"/>
              <w:color w:val="5C5C5C"/>
              <w:sz w:val="18"/>
              <w:szCs w:val="18"/>
              <w:lang w:eastAsia="ru-RU"/>
            </w:rPr>
          </w:rPrChange>
        </w:rPr>
      </w:pPr>
      <w:del w:id="1816"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17"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eastAsia="ru-RU"/>
            <w:rPrChange w:id="1818" w:author="Борис Гогинян" w:date="2020-05-22T22:35:00Z">
              <w:rPr>
                <w:rFonts w:ascii="Consolas" w:eastAsia="Times New Roman" w:hAnsi="Consolas" w:cs="Times New Roman"/>
                <w:b/>
                <w:bCs/>
                <w:color w:val="006699"/>
                <w:sz w:val="18"/>
                <w:szCs w:val="18"/>
                <w:bdr w:val="none" w:sz="0" w:space="0" w:color="auto" w:frame="1"/>
                <w:lang w:eastAsia="ru-RU"/>
              </w:rPr>
            </w:rPrChange>
          </w:rPr>
          <w:delText>if</w:delText>
        </w:r>
        <w:r w:rsidRPr="00B12333" w:rsidDel="001A64F6">
          <w:rPr>
            <w:rFonts w:ascii="Consolas" w:eastAsia="Times New Roman" w:hAnsi="Consolas" w:cs="Times New Roman"/>
            <w:color w:val="000000"/>
            <w:sz w:val="28"/>
            <w:szCs w:val="28"/>
            <w:bdr w:val="none" w:sz="0" w:space="0" w:color="auto" w:frame="1"/>
            <w:lang w:eastAsia="ru-RU"/>
            <w:rPrChange w:id="181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(p.M &gt; 0) {  </w:delText>
        </w:r>
      </w:del>
    </w:p>
    <w:p w14:paraId="7ACB2D5D" w14:textId="2FA2D7CB"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20" w:author="Борис Гогинян" w:date="2020-05-22T22:03:00Z"/>
          <w:rFonts w:ascii="Consolas" w:eastAsia="Times New Roman" w:hAnsi="Consolas" w:cs="Times New Roman"/>
          <w:color w:val="5C5C5C"/>
          <w:sz w:val="28"/>
          <w:szCs w:val="28"/>
          <w:lang w:eastAsia="ru-RU"/>
          <w:rPrChange w:id="1821" w:author="Борис Гогинян" w:date="2020-05-22T22:35:00Z">
            <w:rPr>
              <w:del w:id="1822" w:author="Борис Гогинян" w:date="2020-05-22T22:03:00Z"/>
              <w:rFonts w:ascii="Consolas" w:eastAsia="Times New Roman" w:hAnsi="Consolas" w:cs="Times New Roman"/>
              <w:color w:val="5C5C5C"/>
              <w:sz w:val="18"/>
              <w:szCs w:val="18"/>
              <w:lang w:eastAsia="ru-RU"/>
            </w:rPr>
          </w:rPrChange>
        </w:rPr>
      </w:pPr>
      <w:del w:id="1823"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82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825"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826"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827"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обновление кол-ва фотонов, радиуса поиска ближайших фотонов</w:delText>
        </w:r>
        <w:r w:rsidRPr="00B12333" w:rsidDel="001A64F6">
          <w:rPr>
            <w:rFonts w:ascii="Consolas" w:eastAsia="Times New Roman" w:hAnsi="Consolas" w:cs="Times New Roman"/>
            <w:color w:val="000000"/>
            <w:sz w:val="28"/>
            <w:szCs w:val="28"/>
            <w:bdr w:val="none" w:sz="0" w:space="0" w:color="auto" w:frame="1"/>
            <w:lang w:val="en-US" w:eastAsia="ru-RU"/>
            <w:rPrChange w:id="182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F983F8B" w14:textId="0CF95AEB"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29" w:author="Борис Гогинян" w:date="2020-05-22T22:03:00Z"/>
          <w:rFonts w:ascii="Consolas" w:eastAsia="Times New Roman" w:hAnsi="Consolas" w:cs="Times New Roman"/>
          <w:color w:val="5C5C5C"/>
          <w:sz w:val="28"/>
          <w:szCs w:val="28"/>
          <w:lang w:eastAsia="ru-RU"/>
          <w:rPrChange w:id="1830" w:author="Борис Гогинян" w:date="2020-05-22T22:35:00Z">
            <w:rPr>
              <w:del w:id="1831" w:author="Борис Гогинян" w:date="2020-05-22T22:03:00Z"/>
              <w:rFonts w:ascii="Consolas" w:eastAsia="Times New Roman" w:hAnsi="Consolas" w:cs="Times New Roman"/>
              <w:color w:val="5C5C5C"/>
              <w:sz w:val="18"/>
              <w:szCs w:val="18"/>
              <w:lang w:eastAsia="ru-RU"/>
            </w:rPr>
          </w:rPrChange>
        </w:rPr>
      </w:pPr>
      <w:del w:id="183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83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83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p.M = 0;  </w:delText>
        </w:r>
      </w:del>
    </w:p>
    <w:p w14:paraId="6ECAB3F3" w14:textId="0246E586"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35" w:author="Борис Гогинян" w:date="2020-05-22T22:03:00Z"/>
          <w:rFonts w:ascii="Consolas" w:eastAsia="Times New Roman" w:hAnsi="Consolas" w:cs="Times New Roman"/>
          <w:color w:val="5C5C5C"/>
          <w:sz w:val="28"/>
          <w:szCs w:val="28"/>
          <w:lang w:eastAsia="ru-RU"/>
          <w:rPrChange w:id="1836" w:author="Борис Гогинян" w:date="2020-05-22T22:48:00Z">
            <w:rPr>
              <w:del w:id="1837" w:author="Борис Гогинян" w:date="2020-05-22T22:03:00Z"/>
              <w:rFonts w:ascii="Consolas" w:eastAsia="Times New Roman" w:hAnsi="Consolas" w:cs="Times New Roman"/>
              <w:color w:val="5C5C5C"/>
              <w:sz w:val="18"/>
              <w:szCs w:val="18"/>
              <w:lang w:val="en-US" w:eastAsia="ru-RU"/>
            </w:rPr>
          </w:rPrChange>
        </w:rPr>
      </w:pPr>
      <w:del w:id="183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8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1840"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184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84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1843"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84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j </w:delText>
        </w:r>
        <w:r w:rsidRPr="003554F8" w:rsidDel="001A64F6">
          <w:rPr>
            <w:rFonts w:ascii="Consolas" w:eastAsia="Times New Roman" w:hAnsi="Consolas" w:cs="Times New Roman"/>
            <w:color w:val="000000"/>
            <w:sz w:val="28"/>
            <w:szCs w:val="28"/>
            <w:bdr w:val="none" w:sz="0" w:space="0" w:color="auto" w:frame="1"/>
            <w:lang w:eastAsia="ru-RU"/>
            <w:rPrChange w:id="184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4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84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184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j </w:delText>
        </w:r>
        <w:r w:rsidRPr="003554F8" w:rsidDel="001A64F6">
          <w:rPr>
            <w:rFonts w:ascii="Consolas" w:eastAsia="Times New Roman" w:hAnsi="Consolas" w:cs="Times New Roman"/>
            <w:color w:val="000000"/>
            <w:sz w:val="28"/>
            <w:szCs w:val="28"/>
            <w:bdr w:val="none" w:sz="0" w:space="0" w:color="auto" w:frame="1"/>
            <w:lang w:eastAsia="ru-RU"/>
            <w:rPrChange w:id="184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185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Spectrum</w:delText>
        </w:r>
        <w:r w:rsidRPr="003554F8" w:rsidDel="001A64F6">
          <w:rPr>
            <w:rFonts w:ascii="Consolas" w:eastAsia="Times New Roman" w:hAnsi="Consolas" w:cs="Times New Roman"/>
            <w:color w:val="000000"/>
            <w:sz w:val="28"/>
            <w:szCs w:val="28"/>
            <w:bdr w:val="none" w:sz="0" w:space="0" w:color="auto" w:frame="1"/>
            <w:lang w:eastAsia="ru-RU"/>
            <w:rPrChange w:id="185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5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nSamples</w:delText>
        </w:r>
        <w:r w:rsidRPr="003554F8" w:rsidDel="001A64F6">
          <w:rPr>
            <w:rFonts w:ascii="Consolas" w:eastAsia="Times New Roman" w:hAnsi="Consolas" w:cs="Times New Roman"/>
            <w:color w:val="000000"/>
            <w:sz w:val="28"/>
            <w:szCs w:val="28"/>
            <w:bdr w:val="none" w:sz="0" w:space="0" w:color="auto" w:frame="1"/>
            <w:lang w:eastAsia="ru-RU"/>
            <w:rPrChange w:id="185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5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85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5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j</w:delText>
        </w:r>
        <w:r w:rsidRPr="003554F8" w:rsidDel="001A64F6">
          <w:rPr>
            <w:rFonts w:ascii="Consolas" w:eastAsia="Times New Roman" w:hAnsi="Consolas" w:cs="Times New Roman"/>
            <w:color w:val="000000"/>
            <w:sz w:val="28"/>
            <w:szCs w:val="28"/>
            <w:bdr w:val="none" w:sz="0" w:space="0" w:color="auto" w:frame="1"/>
            <w:lang w:eastAsia="ru-RU"/>
            <w:rPrChange w:id="185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85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7166662A" w14:textId="3EDAF4FD"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59" w:author="Борис Гогинян" w:date="2020-05-22T22:03:00Z"/>
          <w:rFonts w:ascii="Consolas" w:eastAsia="Times New Roman" w:hAnsi="Consolas" w:cs="Times New Roman"/>
          <w:color w:val="5C5C5C"/>
          <w:sz w:val="28"/>
          <w:szCs w:val="28"/>
          <w:lang w:eastAsia="ru-RU"/>
          <w:rPrChange w:id="1860" w:author="Борис Гогинян" w:date="2020-05-22T22:35:00Z">
            <w:rPr>
              <w:del w:id="1861" w:author="Борис Гогинян" w:date="2020-05-22T22:03:00Z"/>
              <w:rFonts w:ascii="Consolas" w:eastAsia="Times New Roman" w:hAnsi="Consolas" w:cs="Times New Roman"/>
              <w:color w:val="5C5C5C"/>
              <w:sz w:val="18"/>
              <w:szCs w:val="18"/>
              <w:lang w:eastAsia="ru-RU"/>
            </w:rPr>
          </w:rPrChange>
        </w:rPr>
      </w:pPr>
      <w:del w:id="186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86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186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p.Phi[j] = (Float)0;  </w:delText>
        </w:r>
      </w:del>
    </w:p>
    <w:p w14:paraId="006A40E3" w14:textId="0B576469"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65" w:author="Борис Гогинян" w:date="2020-05-22T22:03:00Z"/>
          <w:rFonts w:ascii="Consolas" w:eastAsia="Times New Roman" w:hAnsi="Consolas" w:cs="Times New Roman"/>
          <w:color w:val="5C5C5C"/>
          <w:sz w:val="28"/>
          <w:szCs w:val="28"/>
          <w:lang w:eastAsia="ru-RU"/>
          <w:rPrChange w:id="1866" w:author="Борис Гогинян" w:date="2020-05-22T22:35:00Z">
            <w:rPr>
              <w:del w:id="1867" w:author="Борис Гогинян" w:date="2020-05-22T22:03:00Z"/>
              <w:rFonts w:ascii="Consolas" w:eastAsia="Times New Roman" w:hAnsi="Consolas" w:cs="Times New Roman"/>
              <w:color w:val="5C5C5C"/>
              <w:sz w:val="18"/>
              <w:szCs w:val="18"/>
              <w:lang w:eastAsia="ru-RU"/>
            </w:rPr>
          </w:rPrChange>
        </w:rPr>
      </w:pPr>
      <w:del w:id="1868"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6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07480009" w14:textId="140F4305"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70" w:author="Борис Гогинян" w:date="2020-05-22T22:03:00Z"/>
          <w:rFonts w:ascii="Consolas" w:eastAsia="Times New Roman" w:hAnsi="Consolas" w:cs="Times New Roman"/>
          <w:color w:val="5C5C5C"/>
          <w:sz w:val="28"/>
          <w:szCs w:val="28"/>
          <w:lang w:eastAsia="ru-RU"/>
          <w:rPrChange w:id="1871" w:author="Борис Гогинян" w:date="2020-05-22T22:35:00Z">
            <w:rPr>
              <w:del w:id="1872" w:author="Борис Гогинян" w:date="2020-05-22T22:03:00Z"/>
              <w:rFonts w:ascii="Consolas" w:eastAsia="Times New Roman" w:hAnsi="Consolas" w:cs="Times New Roman"/>
              <w:color w:val="5C5C5C"/>
              <w:sz w:val="18"/>
              <w:szCs w:val="18"/>
              <w:lang w:eastAsia="ru-RU"/>
            </w:rPr>
          </w:rPrChange>
        </w:rPr>
      </w:pPr>
      <w:del w:id="1873"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7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r w:rsidR="00965D85" w:rsidRPr="00B12333" w:rsidDel="001A64F6">
          <w:rPr>
            <w:rFonts w:ascii="Consolas" w:eastAsia="Times New Roman" w:hAnsi="Consolas" w:cs="Times New Roman"/>
            <w:color w:val="008200"/>
            <w:sz w:val="28"/>
            <w:szCs w:val="28"/>
            <w:bdr w:val="none" w:sz="0" w:space="0" w:color="auto" w:frame="1"/>
            <w:lang w:eastAsia="ru-RU"/>
            <w:rPrChange w:id="1875"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сброс VisiblePoint в пикселе</w:delText>
        </w:r>
      </w:del>
    </w:p>
    <w:p w14:paraId="70361C41" w14:textId="719BD89A"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76" w:author="Борис Гогинян" w:date="2020-05-22T22:03:00Z"/>
          <w:rFonts w:ascii="Consolas" w:eastAsia="Times New Roman" w:hAnsi="Consolas" w:cs="Times New Roman"/>
          <w:color w:val="5C5C5C"/>
          <w:sz w:val="28"/>
          <w:szCs w:val="28"/>
          <w:lang w:eastAsia="ru-RU"/>
          <w:rPrChange w:id="1877" w:author="Борис Гогинян" w:date="2020-05-22T22:35:00Z">
            <w:rPr>
              <w:del w:id="1878" w:author="Борис Гогинян" w:date="2020-05-22T22:03:00Z"/>
              <w:rFonts w:ascii="Consolas" w:eastAsia="Times New Roman" w:hAnsi="Consolas" w:cs="Times New Roman"/>
              <w:color w:val="5C5C5C"/>
              <w:sz w:val="18"/>
              <w:szCs w:val="18"/>
              <w:lang w:eastAsia="ru-RU"/>
            </w:rPr>
          </w:rPrChange>
        </w:rPr>
      </w:pPr>
      <w:del w:id="187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8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p.vp.beta = 0.;  </w:delText>
        </w:r>
      </w:del>
    </w:p>
    <w:p w14:paraId="66E6DDCA" w14:textId="3AC9AD43"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81" w:author="Борис Гогинян" w:date="2020-05-22T22:03:00Z"/>
          <w:rFonts w:ascii="Consolas" w:eastAsia="Times New Roman" w:hAnsi="Consolas" w:cs="Times New Roman"/>
          <w:color w:val="5C5C5C"/>
          <w:sz w:val="28"/>
          <w:szCs w:val="28"/>
          <w:lang w:eastAsia="ru-RU"/>
          <w:rPrChange w:id="1882" w:author="Борис Гогинян" w:date="2020-05-22T22:35:00Z">
            <w:rPr>
              <w:del w:id="1883" w:author="Борис Гогинян" w:date="2020-05-22T22:03:00Z"/>
              <w:rFonts w:ascii="Consolas" w:eastAsia="Times New Roman" w:hAnsi="Consolas" w:cs="Times New Roman"/>
              <w:color w:val="5C5C5C"/>
              <w:sz w:val="18"/>
              <w:szCs w:val="18"/>
              <w:lang w:eastAsia="ru-RU"/>
            </w:rPr>
          </w:rPrChange>
        </w:rPr>
      </w:pPr>
      <w:del w:id="188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8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p.vp.bsdf = nullptr;  </w:delText>
        </w:r>
      </w:del>
    </w:p>
    <w:p w14:paraId="41D76D78" w14:textId="75C1F3BD"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86" w:author="Борис Гогинян" w:date="2020-05-22T22:03:00Z"/>
          <w:rFonts w:ascii="Consolas" w:eastAsia="Times New Roman" w:hAnsi="Consolas" w:cs="Times New Roman"/>
          <w:color w:val="5C5C5C"/>
          <w:sz w:val="28"/>
          <w:szCs w:val="28"/>
          <w:lang w:eastAsia="ru-RU"/>
          <w:rPrChange w:id="1887" w:author="Борис Гогинян" w:date="2020-05-22T22:35:00Z">
            <w:rPr>
              <w:del w:id="1888" w:author="Борис Гогинян" w:date="2020-05-22T22:03:00Z"/>
              <w:rFonts w:ascii="Consolas" w:eastAsia="Times New Roman" w:hAnsi="Consolas" w:cs="Times New Roman"/>
              <w:color w:val="5C5C5C"/>
              <w:sz w:val="18"/>
              <w:szCs w:val="18"/>
              <w:lang w:eastAsia="ru-RU"/>
            </w:rPr>
          </w:rPrChange>
        </w:rPr>
      </w:pPr>
      <w:del w:id="188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9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008F5B55" w14:textId="0ED4BBFC"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891" w:author="Борис Гогинян" w:date="2020-05-22T22:03:00Z"/>
          <w:rFonts w:ascii="Consolas" w:eastAsia="Times New Roman" w:hAnsi="Consolas" w:cs="Times New Roman"/>
          <w:color w:val="5C5C5C"/>
          <w:sz w:val="28"/>
          <w:szCs w:val="28"/>
          <w:lang w:eastAsia="ru-RU"/>
          <w:rPrChange w:id="1892" w:author="Борис Гогинян" w:date="2020-05-22T22:35:00Z">
            <w:rPr>
              <w:del w:id="1893" w:author="Борис Гогинян" w:date="2020-05-22T22:03:00Z"/>
              <w:rFonts w:ascii="Consolas" w:eastAsia="Times New Roman" w:hAnsi="Consolas" w:cs="Times New Roman"/>
              <w:color w:val="5C5C5C"/>
              <w:sz w:val="18"/>
              <w:szCs w:val="18"/>
              <w:lang w:eastAsia="ru-RU"/>
            </w:rPr>
          </w:rPrChange>
        </w:rPr>
      </w:pPr>
      <w:del w:id="189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89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16AF6AFA" w14:textId="30203D01"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896" w:author="Борис Гогинян" w:date="2020-05-22T22:03:00Z"/>
          <w:rFonts w:ascii="Consolas" w:eastAsia="Times New Roman" w:hAnsi="Consolas" w:cs="Times New Roman"/>
          <w:color w:val="5C5C5C"/>
          <w:sz w:val="28"/>
          <w:szCs w:val="28"/>
          <w:lang w:eastAsia="ru-RU"/>
          <w:rPrChange w:id="1897" w:author="Борис Гогинян" w:date="2020-05-22T22:35:00Z">
            <w:rPr>
              <w:del w:id="1898" w:author="Борис Гогинян" w:date="2020-05-22T22:03:00Z"/>
              <w:rFonts w:ascii="Consolas" w:eastAsia="Times New Roman" w:hAnsi="Consolas" w:cs="Times New Roman"/>
              <w:color w:val="5C5C5C"/>
              <w:sz w:val="18"/>
              <w:szCs w:val="18"/>
              <w:lang w:eastAsia="ru-RU"/>
            </w:rPr>
          </w:rPrChange>
        </w:rPr>
      </w:pPr>
      <w:del w:id="189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90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62A7BAE8" w14:textId="71A5D56B"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901" w:author="Борис Гогинян" w:date="2020-05-22T22:03:00Z"/>
          <w:rFonts w:ascii="Consolas" w:eastAsia="Times New Roman" w:hAnsi="Consolas" w:cs="Times New Roman"/>
          <w:color w:val="5C5C5C"/>
          <w:sz w:val="28"/>
          <w:szCs w:val="28"/>
          <w:lang w:eastAsia="ru-RU"/>
          <w:rPrChange w:id="1902" w:author="Борис Гогинян" w:date="2020-05-22T22:35:00Z">
            <w:rPr>
              <w:del w:id="1903" w:author="Борис Гогинян" w:date="2020-05-22T22:03:00Z"/>
              <w:rFonts w:ascii="Consolas" w:eastAsia="Times New Roman" w:hAnsi="Consolas" w:cs="Times New Roman"/>
              <w:color w:val="5C5C5C"/>
              <w:sz w:val="18"/>
              <w:szCs w:val="18"/>
              <w:lang w:eastAsia="ru-RU"/>
            </w:rPr>
          </w:rPrChange>
        </w:rPr>
      </w:pPr>
      <w:del w:id="190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190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651524CA" w14:textId="38D1588F" w:rsidR="006D30D7"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906" w:author="Борис Гогинян" w:date="2020-05-22T22:03:00Z"/>
          <w:rFonts w:ascii="Consolas" w:eastAsia="Times New Roman" w:hAnsi="Consolas" w:cs="Times New Roman"/>
          <w:color w:val="5C5C5C"/>
          <w:sz w:val="28"/>
          <w:szCs w:val="28"/>
          <w:lang w:eastAsia="ru-RU"/>
          <w:rPrChange w:id="1907" w:author="Борис Гогинян" w:date="2020-05-22T22:35:00Z">
            <w:rPr>
              <w:del w:id="1908" w:author="Борис Гогинян" w:date="2020-05-22T22:03:00Z"/>
              <w:rFonts w:ascii="Consolas" w:eastAsia="Times New Roman" w:hAnsi="Consolas" w:cs="Times New Roman"/>
              <w:color w:val="5C5C5C"/>
              <w:sz w:val="18"/>
              <w:szCs w:val="18"/>
              <w:lang w:eastAsia="ru-RU"/>
            </w:rPr>
          </w:rPrChange>
        </w:rPr>
      </w:pPr>
      <w:del w:id="1909"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91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1911"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1912"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1913"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xml:space="preserve">Периодическое сохранение изображения </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1914"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SPPM</w:delText>
        </w:r>
        <w:r w:rsidR="006D30D7" w:rsidRPr="00B12333" w:rsidDel="001A64F6">
          <w:rPr>
            <w:rFonts w:ascii="Consolas" w:eastAsia="Times New Roman" w:hAnsi="Consolas" w:cs="Times New Roman"/>
            <w:color w:val="008200"/>
            <w:sz w:val="28"/>
            <w:szCs w:val="28"/>
            <w:bdr w:val="none" w:sz="0" w:space="0" w:color="auto" w:frame="1"/>
            <w:lang w:eastAsia="ru-RU"/>
            <w:rPrChange w:id="1915"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 xml:space="preserve"> в </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1916"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film</w:delText>
        </w:r>
      </w:del>
    </w:p>
    <w:p w14:paraId="1FBED56A" w14:textId="696CB057" w:rsidR="00A6235B" w:rsidRPr="003554F8" w:rsidDel="001A64F6" w:rsidRDefault="006D30D7" w:rsidP="00EB01A5">
      <w:pPr>
        <w:numPr>
          <w:ilvl w:val="0"/>
          <w:numId w:val="13"/>
        </w:numPr>
        <w:pBdr>
          <w:left w:val="single" w:sz="18" w:space="0" w:color="6CE26C"/>
        </w:pBdr>
        <w:shd w:val="clear" w:color="auto" w:fill="F8F8F8"/>
        <w:spacing w:beforeAutospacing="1" w:after="0" w:afterAutospacing="1" w:line="276" w:lineRule="auto"/>
        <w:rPr>
          <w:del w:id="1917" w:author="Борис Гогинян" w:date="2020-05-22T22:03:00Z"/>
          <w:rFonts w:ascii="Consolas" w:eastAsia="Times New Roman" w:hAnsi="Consolas" w:cs="Times New Roman"/>
          <w:color w:val="5C5C5C"/>
          <w:sz w:val="28"/>
          <w:szCs w:val="28"/>
          <w:lang w:eastAsia="ru-RU"/>
          <w:rPrChange w:id="1918" w:author="Борис Гогинян" w:date="2020-05-22T22:48:00Z">
            <w:rPr>
              <w:del w:id="1919" w:author="Борис Гогинян" w:date="2020-05-22T22:03:00Z"/>
              <w:rFonts w:ascii="Consolas" w:eastAsia="Times New Roman" w:hAnsi="Consolas" w:cs="Times New Roman"/>
              <w:color w:val="5C5C5C"/>
              <w:sz w:val="18"/>
              <w:szCs w:val="18"/>
              <w:lang w:val="en-US" w:eastAsia="ru-RU"/>
            </w:rPr>
          </w:rPrChange>
        </w:rPr>
      </w:pPr>
      <w:del w:id="1920" w:author="Борис Гогинян" w:date="2020-05-22T22:03:00Z">
        <w:r w:rsidRPr="00B12333" w:rsidDel="001A64F6">
          <w:rPr>
            <w:rFonts w:ascii="Consolas" w:eastAsia="Times New Roman" w:hAnsi="Consolas" w:cs="Times New Roman"/>
            <w:b/>
            <w:bCs/>
            <w:color w:val="006699"/>
            <w:sz w:val="28"/>
            <w:szCs w:val="28"/>
            <w:bdr w:val="none" w:sz="0" w:space="0" w:color="auto" w:frame="1"/>
            <w:lang w:eastAsia="ru-RU"/>
            <w:rPrChange w:id="1921" w:author="Борис Гогинян" w:date="2020-05-22T22:35:00Z">
              <w:rPr>
                <w:rFonts w:ascii="Consolas" w:eastAsia="Times New Roman" w:hAnsi="Consolas" w:cs="Times New Roman"/>
                <w:b/>
                <w:bCs/>
                <w:color w:val="006699"/>
                <w:sz w:val="18"/>
                <w:szCs w:val="18"/>
                <w:bdr w:val="none" w:sz="0" w:space="0" w:color="auto" w:frame="1"/>
                <w:lang w:eastAsia="ru-RU"/>
              </w:rPr>
            </w:rPrChange>
          </w:rPr>
          <w:delText xml:space="preserve">                  </w:delText>
        </w:r>
        <w:r w:rsidR="00A6235B" w:rsidRPr="00B12333" w:rsidDel="001A64F6">
          <w:rPr>
            <w:rFonts w:ascii="Consolas" w:eastAsia="Times New Roman" w:hAnsi="Consolas" w:cs="Times New Roman"/>
            <w:b/>
            <w:bCs/>
            <w:color w:val="006699"/>
            <w:sz w:val="28"/>
            <w:szCs w:val="28"/>
            <w:bdr w:val="none" w:sz="0" w:space="0" w:color="auto" w:frame="1"/>
            <w:lang w:val="en-US" w:eastAsia="ru-RU"/>
            <w:rPrChange w:id="1922"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if</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2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2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2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iter </w:delText>
        </w:r>
        <w:r w:rsidR="00A6235B" w:rsidRPr="003554F8" w:rsidDel="001A64F6">
          <w:rPr>
            <w:rFonts w:ascii="Consolas" w:eastAsia="Times New Roman" w:hAnsi="Consolas" w:cs="Times New Roman"/>
            <w:color w:val="000000"/>
            <w:sz w:val="28"/>
            <w:szCs w:val="28"/>
            <w:bdr w:val="none" w:sz="0" w:space="0" w:color="auto" w:frame="1"/>
            <w:lang w:eastAsia="ru-RU"/>
            <w:rPrChange w:id="192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2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2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2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3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3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nIterations </w:delText>
        </w:r>
        <w:r w:rsidR="00A6235B" w:rsidRPr="003554F8" w:rsidDel="001A64F6">
          <w:rPr>
            <w:rFonts w:ascii="Consolas" w:eastAsia="Times New Roman" w:hAnsi="Consolas" w:cs="Times New Roman"/>
            <w:color w:val="000000"/>
            <w:sz w:val="28"/>
            <w:szCs w:val="28"/>
            <w:bdr w:val="none" w:sz="0" w:space="0" w:color="auto" w:frame="1"/>
            <w:lang w:eastAsia="ru-RU"/>
            <w:rPrChange w:id="193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3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3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3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iter </w:delText>
        </w:r>
        <w:r w:rsidR="00A6235B" w:rsidRPr="003554F8" w:rsidDel="001A64F6">
          <w:rPr>
            <w:rFonts w:ascii="Consolas" w:eastAsia="Times New Roman" w:hAnsi="Consolas" w:cs="Times New Roman"/>
            <w:color w:val="000000"/>
            <w:sz w:val="28"/>
            <w:szCs w:val="28"/>
            <w:bdr w:val="none" w:sz="0" w:space="0" w:color="auto" w:frame="1"/>
            <w:lang w:eastAsia="ru-RU"/>
            <w:rPrChange w:id="193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3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3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4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4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writeFrequency</w:delText>
        </w:r>
        <w:r w:rsidR="00A6235B" w:rsidRPr="003554F8" w:rsidDel="001A64F6">
          <w:rPr>
            <w:rFonts w:ascii="Consolas" w:eastAsia="Times New Roman" w:hAnsi="Consolas" w:cs="Times New Roman"/>
            <w:color w:val="000000"/>
            <w:sz w:val="28"/>
            <w:szCs w:val="28"/>
            <w:bdr w:val="none" w:sz="0" w:space="0" w:color="auto" w:frame="1"/>
            <w:lang w:eastAsia="ru-RU"/>
            <w:rPrChange w:id="194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4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4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4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4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4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00A6235B" w:rsidRPr="003554F8" w:rsidDel="001A64F6">
          <w:rPr>
            <w:rFonts w:ascii="Consolas" w:eastAsia="Times New Roman" w:hAnsi="Consolas" w:cs="Times New Roman"/>
            <w:color w:val="000000"/>
            <w:sz w:val="28"/>
            <w:szCs w:val="28"/>
            <w:bdr w:val="none" w:sz="0" w:space="0" w:color="auto" w:frame="1"/>
            <w:lang w:eastAsia="ru-RU"/>
            <w:rPrChange w:id="194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00A6235B" w:rsidRPr="00B12333" w:rsidDel="001A64F6">
          <w:rPr>
            <w:rFonts w:ascii="Consolas" w:eastAsia="Times New Roman" w:hAnsi="Consolas" w:cs="Times New Roman"/>
            <w:color w:val="000000"/>
            <w:sz w:val="28"/>
            <w:szCs w:val="28"/>
            <w:bdr w:val="none" w:sz="0" w:space="0" w:color="auto" w:frame="1"/>
            <w:lang w:val="en-US" w:eastAsia="ru-RU"/>
            <w:rPrChange w:id="194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770DFEC6" w14:textId="0C37A8E3"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950" w:author="Борис Гогинян" w:date="2020-05-22T22:03:00Z"/>
          <w:rFonts w:ascii="Consolas" w:eastAsia="Times New Roman" w:hAnsi="Consolas" w:cs="Times New Roman"/>
          <w:color w:val="5C5C5C"/>
          <w:sz w:val="28"/>
          <w:szCs w:val="28"/>
          <w:lang w:eastAsia="ru-RU"/>
          <w:rPrChange w:id="1951" w:author="Борис Гогинян" w:date="2020-05-22T22:48:00Z">
            <w:rPr>
              <w:del w:id="1952" w:author="Борис Гогинян" w:date="2020-05-22T22:03:00Z"/>
              <w:rFonts w:ascii="Consolas" w:eastAsia="Times New Roman" w:hAnsi="Consolas" w:cs="Times New Roman"/>
              <w:color w:val="5C5C5C"/>
              <w:sz w:val="18"/>
              <w:szCs w:val="18"/>
              <w:lang w:val="en-US" w:eastAsia="ru-RU"/>
            </w:rPr>
          </w:rPrChange>
        </w:rPr>
      </w:pPr>
      <w:del w:id="1953"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95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2E8B57"/>
            <w:sz w:val="28"/>
            <w:szCs w:val="28"/>
            <w:bdr w:val="none" w:sz="0" w:space="0" w:color="auto" w:frame="1"/>
            <w:lang w:val="en-US" w:eastAsia="ru-RU"/>
            <w:rPrChange w:id="1955"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95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w:delText>
        </w:r>
        <w:r w:rsidRPr="003554F8" w:rsidDel="001A64F6">
          <w:rPr>
            <w:rFonts w:ascii="Consolas" w:eastAsia="Times New Roman" w:hAnsi="Consolas" w:cs="Times New Roman"/>
            <w:color w:val="000000"/>
            <w:sz w:val="28"/>
            <w:szCs w:val="28"/>
            <w:bdr w:val="none" w:sz="0" w:space="0" w:color="auto" w:frame="1"/>
            <w:lang w:eastAsia="ru-RU"/>
            <w:rPrChange w:id="195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195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95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6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pixelBounds</w:delText>
        </w:r>
        <w:r w:rsidRPr="003554F8" w:rsidDel="001A64F6">
          <w:rPr>
            <w:rFonts w:ascii="Consolas" w:eastAsia="Times New Roman" w:hAnsi="Consolas" w:cs="Times New Roman"/>
            <w:color w:val="000000"/>
            <w:sz w:val="28"/>
            <w:szCs w:val="28"/>
            <w:bdr w:val="none" w:sz="0" w:space="0" w:color="auto" w:frame="1"/>
            <w:lang w:eastAsia="ru-RU"/>
            <w:rPrChange w:id="196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6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pMin</w:delText>
        </w:r>
        <w:r w:rsidRPr="003554F8" w:rsidDel="001A64F6">
          <w:rPr>
            <w:rFonts w:ascii="Consolas" w:eastAsia="Times New Roman" w:hAnsi="Consolas" w:cs="Times New Roman"/>
            <w:color w:val="000000"/>
            <w:sz w:val="28"/>
            <w:szCs w:val="28"/>
            <w:bdr w:val="none" w:sz="0" w:space="0" w:color="auto" w:frame="1"/>
            <w:lang w:eastAsia="ru-RU"/>
            <w:rPrChange w:id="196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6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x</w:delText>
        </w:r>
        <w:r w:rsidRPr="003554F8" w:rsidDel="001A64F6">
          <w:rPr>
            <w:rFonts w:ascii="Consolas" w:eastAsia="Times New Roman" w:hAnsi="Consolas" w:cs="Times New Roman"/>
            <w:color w:val="000000"/>
            <w:sz w:val="28"/>
            <w:szCs w:val="28"/>
            <w:bdr w:val="none" w:sz="0" w:space="0" w:color="auto" w:frame="1"/>
            <w:lang w:eastAsia="ru-RU"/>
            <w:rPrChange w:id="196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6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6EF3E5C4" w14:textId="5AE75EEB"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1967" w:author="Борис Гогинян" w:date="2020-05-22T22:03:00Z"/>
          <w:rFonts w:ascii="Consolas" w:eastAsia="Times New Roman" w:hAnsi="Consolas" w:cs="Times New Roman"/>
          <w:color w:val="5C5C5C"/>
          <w:sz w:val="28"/>
          <w:szCs w:val="28"/>
          <w:lang w:eastAsia="ru-RU"/>
          <w:rPrChange w:id="1968" w:author="Борис Гогинян" w:date="2020-05-22T22:48:00Z">
            <w:rPr>
              <w:del w:id="1969" w:author="Борис Гогинян" w:date="2020-05-22T22:03:00Z"/>
              <w:rFonts w:ascii="Consolas" w:eastAsia="Times New Roman" w:hAnsi="Consolas" w:cs="Times New Roman"/>
              <w:color w:val="5C5C5C"/>
              <w:sz w:val="18"/>
              <w:szCs w:val="18"/>
              <w:lang w:val="en-US" w:eastAsia="ru-RU"/>
            </w:rPr>
          </w:rPrChange>
        </w:rPr>
      </w:pPr>
      <w:del w:id="1970"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97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2E8B57"/>
            <w:sz w:val="28"/>
            <w:szCs w:val="28"/>
            <w:bdr w:val="none" w:sz="0" w:space="0" w:color="auto" w:frame="1"/>
            <w:lang w:val="en-US" w:eastAsia="ru-RU"/>
            <w:rPrChange w:id="1972"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197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w:delText>
        </w:r>
        <w:r w:rsidRPr="003554F8" w:rsidDel="001A64F6">
          <w:rPr>
            <w:rFonts w:ascii="Consolas" w:eastAsia="Times New Roman" w:hAnsi="Consolas" w:cs="Times New Roman"/>
            <w:color w:val="000000"/>
            <w:sz w:val="28"/>
            <w:szCs w:val="28"/>
            <w:bdr w:val="none" w:sz="0" w:space="0" w:color="auto" w:frame="1"/>
            <w:lang w:eastAsia="ru-RU"/>
            <w:rPrChange w:id="197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Pr="00B12333" w:rsidDel="001A64F6">
          <w:rPr>
            <w:rFonts w:ascii="Consolas" w:eastAsia="Times New Roman" w:hAnsi="Consolas" w:cs="Times New Roman"/>
            <w:color w:val="000000"/>
            <w:sz w:val="28"/>
            <w:szCs w:val="28"/>
            <w:bdr w:val="none" w:sz="0" w:space="0" w:color="auto" w:frame="1"/>
            <w:lang w:val="en-US" w:eastAsia="ru-RU"/>
            <w:rPrChange w:id="197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97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7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pixelBounds</w:delText>
        </w:r>
        <w:r w:rsidRPr="003554F8" w:rsidDel="001A64F6">
          <w:rPr>
            <w:rFonts w:ascii="Consolas" w:eastAsia="Times New Roman" w:hAnsi="Consolas" w:cs="Times New Roman"/>
            <w:color w:val="000000"/>
            <w:sz w:val="28"/>
            <w:szCs w:val="28"/>
            <w:bdr w:val="none" w:sz="0" w:space="0" w:color="auto" w:frame="1"/>
            <w:lang w:eastAsia="ru-RU"/>
            <w:rPrChange w:id="197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7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pMax</w:delText>
        </w:r>
        <w:r w:rsidRPr="003554F8" w:rsidDel="001A64F6">
          <w:rPr>
            <w:rFonts w:ascii="Consolas" w:eastAsia="Times New Roman" w:hAnsi="Consolas" w:cs="Times New Roman"/>
            <w:color w:val="000000"/>
            <w:sz w:val="28"/>
            <w:szCs w:val="28"/>
            <w:bdr w:val="none" w:sz="0" w:space="0" w:color="auto" w:frame="1"/>
            <w:lang w:eastAsia="ru-RU"/>
            <w:rPrChange w:id="198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8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x</w:delText>
        </w:r>
        <w:r w:rsidRPr="003554F8" w:rsidDel="001A64F6">
          <w:rPr>
            <w:rFonts w:ascii="Consolas" w:eastAsia="Times New Roman" w:hAnsi="Consolas" w:cs="Times New Roman"/>
            <w:color w:val="000000"/>
            <w:sz w:val="28"/>
            <w:szCs w:val="28"/>
            <w:bdr w:val="none" w:sz="0" w:space="0" w:color="auto" w:frame="1"/>
            <w:lang w:eastAsia="ru-RU"/>
            <w:rPrChange w:id="198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8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1DC28984" w14:textId="01F863AA"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1984" w:author="Борис Гогинян" w:date="2020-05-22T22:03:00Z"/>
          <w:rFonts w:ascii="Consolas" w:eastAsia="Times New Roman" w:hAnsi="Consolas" w:cs="Times New Roman"/>
          <w:color w:val="5C5C5C"/>
          <w:sz w:val="28"/>
          <w:szCs w:val="28"/>
          <w:lang w:eastAsia="ru-RU"/>
          <w:rPrChange w:id="1985" w:author="Борис Гогинян" w:date="2020-05-22T22:48:00Z">
            <w:rPr>
              <w:del w:id="1986" w:author="Борис Гогинян" w:date="2020-05-22T22:03:00Z"/>
              <w:rFonts w:ascii="Consolas" w:eastAsia="Times New Roman" w:hAnsi="Consolas" w:cs="Times New Roman"/>
              <w:color w:val="5C5C5C"/>
              <w:sz w:val="18"/>
              <w:szCs w:val="18"/>
              <w:lang w:val="en-US" w:eastAsia="ru-RU"/>
            </w:rPr>
          </w:rPrChange>
        </w:rPr>
      </w:pPr>
      <w:del w:id="1987"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198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uint</w:delText>
        </w:r>
        <w:r w:rsidRPr="003554F8" w:rsidDel="001A64F6">
          <w:rPr>
            <w:rFonts w:ascii="Consolas" w:eastAsia="Times New Roman" w:hAnsi="Consolas" w:cs="Times New Roman"/>
            <w:color w:val="000000"/>
            <w:sz w:val="28"/>
            <w:szCs w:val="28"/>
            <w:bdr w:val="none" w:sz="0" w:space="0" w:color="auto" w:frame="1"/>
            <w:lang w:eastAsia="ru-RU"/>
            <w:rPrChange w:id="198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64_</w:delText>
        </w:r>
        <w:r w:rsidRPr="00B12333" w:rsidDel="001A64F6">
          <w:rPr>
            <w:rFonts w:ascii="Consolas" w:eastAsia="Times New Roman" w:hAnsi="Consolas" w:cs="Times New Roman"/>
            <w:color w:val="000000"/>
            <w:sz w:val="28"/>
            <w:szCs w:val="28"/>
            <w:bdr w:val="none" w:sz="0" w:space="0" w:color="auto" w:frame="1"/>
            <w:lang w:val="en-US" w:eastAsia="ru-RU"/>
            <w:rPrChange w:id="199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t Np </w:delText>
        </w:r>
        <w:r w:rsidRPr="003554F8" w:rsidDel="001A64F6">
          <w:rPr>
            <w:rFonts w:ascii="Consolas" w:eastAsia="Times New Roman" w:hAnsi="Consolas" w:cs="Times New Roman"/>
            <w:color w:val="000000"/>
            <w:sz w:val="28"/>
            <w:szCs w:val="28"/>
            <w:bdr w:val="none" w:sz="0" w:space="0" w:color="auto" w:frame="1"/>
            <w:lang w:eastAsia="ru-RU"/>
            <w:rPrChange w:id="199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9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199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9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uint</w:delText>
        </w:r>
        <w:r w:rsidRPr="003554F8" w:rsidDel="001A64F6">
          <w:rPr>
            <w:rFonts w:ascii="Consolas" w:eastAsia="Times New Roman" w:hAnsi="Consolas" w:cs="Times New Roman"/>
            <w:color w:val="000000"/>
            <w:sz w:val="28"/>
            <w:szCs w:val="28"/>
            <w:bdr w:val="none" w:sz="0" w:space="0" w:color="auto" w:frame="1"/>
            <w:lang w:eastAsia="ru-RU"/>
            <w:rPrChange w:id="199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64_</w:delText>
        </w:r>
        <w:r w:rsidRPr="00B12333" w:rsidDel="001A64F6">
          <w:rPr>
            <w:rFonts w:ascii="Consolas" w:eastAsia="Times New Roman" w:hAnsi="Consolas" w:cs="Times New Roman"/>
            <w:color w:val="000000"/>
            <w:sz w:val="28"/>
            <w:szCs w:val="28"/>
            <w:bdr w:val="none" w:sz="0" w:space="0" w:color="auto" w:frame="1"/>
            <w:lang w:val="en-US" w:eastAsia="ru-RU"/>
            <w:rPrChange w:id="199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t</w:delText>
        </w:r>
        <w:r w:rsidRPr="003554F8" w:rsidDel="001A64F6">
          <w:rPr>
            <w:rFonts w:ascii="Consolas" w:eastAsia="Times New Roman" w:hAnsi="Consolas" w:cs="Times New Roman"/>
            <w:color w:val="000000"/>
            <w:sz w:val="28"/>
            <w:szCs w:val="28"/>
            <w:bdr w:val="none" w:sz="0" w:space="0" w:color="auto" w:frame="1"/>
            <w:lang w:eastAsia="ru-RU"/>
            <w:rPrChange w:id="199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199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iter </w:delText>
        </w:r>
        <w:r w:rsidRPr="003554F8" w:rsidDel="001A64F6">
          <w:rPr>
            <w:rFonts w:ascii="Consolas" w:eastAsia="Times New Roman" w:hAnsi="Consolas" w:cs="Times New Roman"/>
            <w:color w:val="000000"/>
            <w:sz w:val="28"/>
            <w:szCs w:val="28"/>
            <w:bdr w:val="none" w:sz="0" w:space="0" w:color="auto" w:frame="1"/>
            <w:lang w:eastAsia="ru-RU"/>
            <w:rPrChange w:id="199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0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0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Pr="00B12333" w:rsidDel="001A64F6">
          <w:rPr>
            <w:rFonts w:ascii="Consolas" w:eastAsia="Times New Roman" w:hAnsi="Consolas" w:cs="Times New Roman"/>
            <w:color w:val="000000"/>
            <w:sz w:val="28"/>
            <w:szCs w:val="28"/>
            <w:bdr w:val="none" w:sz="0" w:space="0" w:color="auto" w:frame="1"/>
            <w:lang w:val="en-US" w:eastAsia="ru-RU"/>
            <w:rPrChange w:id="200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0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0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0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0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uint</w:delText>
        </w:r>
        <w:r w:rsidRPr="003554F8" w:rsidDel="001A64F6">
          <w:rPr>
            <w:rFonts w:ascii="Consolas" w:eastAsia="Times New Roman" w:hAnsi="Consolas" w:cs="Times New Roman"/>
            <w:color w:val="000000"/>
            <w:sz w:val="28"/>
            <w:szCs w:val="28"/>
            <w:bdr w:val="none" w:sz="0" w:space="0" w:color="auto" w:frame="1"/>
            <w:lang w:eastAsia="ru-RU"/>
            <w:rPrChange w:id="200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64_</w:delText>
        </w:r>
        <w:r w:rsidRPr="00B12333" w:rsidDel="001A64F6">
          <w:rPr>
            <w:rFonts w:ascii="Consolas" w:eastAsia="Times New Roman" w:hAnsi="Consolas" w:cs="Times New Roman"/>
            <w:color w:val="000000"/>
            <w:sz w:val="28"/>
            <w:szCs w:val="28"/>
            <w:bdr w:val="none" w:sz="0" w:space="0" w:color="auto" w:frame="1"/>
            <w:lang w:val="en-US" w:eastAsia="ru-RU"/>
            <w:rPrChange w:id="200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t</w:delText>
        </w:r>
        <w:r w:rsidRPr="003554F8" w:rsidDel="001A64F6">
          <w:rPr>
            <w:rFonts w:ascii="Consolas" w:eastAsia="Times New Roman" w:hAnsi="Consolas" w:cs="Times New Roman"/>
            <w:color w:val="000000"/>
            <w:sz w:val="28"/>
            <w:szCs w:val="28"/>
            <w:bdr w:val="none" w:sz="0" w:space="0" w:color="auto" w:frame="1"/>
            <w:lang w:eastAsia="ru-RU"/>
            <w:rPrChange w:id="200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1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photonsPerIteration</w:delText>
        </w:r>
        <w:r w:rsidRPr="003554F8" w:rsidDel="001A64F6">
          <w:rPr>
            <w:rFonts w:ascii="Consolas" w:eastAsia="Times New Roman" w:hAnsi="Consolas" w:cs="Times New Roman"/>
            <w:color w:val="000000"/>
            <w:sz w:val="28"/>
            <w:szCs w:val="28"/>
            <w:bdr w:val="none" w:sz="0" w:space="0" w:color="auto" w:frame="1"/>
            <w:lang w:eastAsia="ru-RU"/>
            <w:rPrChange w:id="201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1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4B22436D" w14:textId="0E876E7E"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013" w:author="Борис Гогинян" w:date="2020-05-22T22:03:00Z"/>
          <w:rFonts w:ascii="Consolas" w:eastAsia="Times New Roman" w:hAnsi="Consolas" w:cs="Times New Roman"/>
          <w:color w:val="5C5C5C"/>
          <w:sz w:val="28"/>
          <w:szCs w:val="28"/>
          <w:lang w:eastAsia="ru-RU"/>
          <w:rPrChange w:id="2014" w:author="Борис Гогинян" w:date="2020-05-22T22:48:00Z">
            <w:rPr>
              <w:del w:id="2015" w:author="Борис Гогинян" w:date="2020-05-22T22:03:00Z"/>
              <w:rFonts w:ascii="Consolas" w:eastAsia="Times New Roman" w:hAnsi="Consolas" w:cs="Times New Roman"/>
              <w:color w:val="5C5C5C"/>
              <w:sz w:val="18"/>
              <w:szCs w:val="18"/>
              <w:lang w:val="en-US" w:eastAsia="ru-RU"/>
            </w:rPr>
          </w:rPrChange>
        </w:rPr>
      </w:pPr>
      <w:del w:id="2016"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01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std</w:delText>
        </w:r>
        <w:r w:rsidRPr="003554F8" w:rsidDel="001A64F6">
          <w:rPr>
            <w:rFonts w:ascii="Consolas" w:eastAsia="Times New Roman" w:hAnsi="Consolas" w:cs="Times New Roman"/>
            <w:color w:val="000000"/>
            <w:sz w:val="28"/>
            <w:szCs w:val="28"/>
            <w:bdr w:val="none" w:sz="0" w:space="0" w:color="auto" w:frame="1"/>
            <w:lang w:eastAsia="ru-RU"/>
            <w:rPrChange w:id="201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1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unique</w:delText>
        </w:r>
        <w:r w:rsidRPr="003554F8" w:rsidDel="001A64F6">
          <w:rPr>
            <w:rFonts w:ascii="Consolas" w:eastAsia="Times New Roman" w:hAnsi="Consolas" w:cs="Times New Roman"/>
            <w:color w:val="000000"/>
            <w:sz w:val="28"/>
            <w:szCs w:val="28"/>
            <w:bdr w:val="none" w:sz="0" w:space="0" w:color="auto" w:frame="1"/>
            <w:lang w:eastAsia="ru-RU"/>
            <w:rPrChange w:id="202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_</w:delText>
        </w:r>
        <w:r w:rsidRPr="00B12333" w:rsidDel="001A64F6">
          <w:rPr>
            <w:rFonts w:ascii="Consolas" w:eastAsia="Times New Roman" w:hAnsi="Consolas" w:cs="Times New Roman"/>
            <w:color w:val="000000"/>
            <w:sz w:val="28"/>
            <w:szCs w:val="28"/>
            <w:bdr w:val="none" w:sz="0" w:space="0" w:color="auto" w:frame="1"/>
            <w:lang w:val="en-US" w:eastAsia="ru-RU"/>
            <w:rPrChange w:id="202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ptr</w:delText>
        </w:r>
        <w:r w:rsidRPr="003554F8" w:rsidDel="001A64F6">
          <w:rPr>
            <w:rFonts w:ascii="Consolas" w:eastAsia="Times New Roman" w:hAnsi="Consolas" w:cs="Times New Roman"/>
            <w:color w:val="000000"/>
            <w:sz w:val="28"/>
            <w:szCs w:val="28"/>
            <w:bdr w:val="none" w:sz="0" w:space="0" w:color="auto" w:frame="1"/>
            <w:lang w:eastAsia="ru-RU"/>
            <w:rPrChange w:id="202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202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Spectrum</w:delText>
        </w:r>
        <w:r w:rsidRPr="003554F8" w:rsidDel="001A64F6">
          <w:rPr>
            <w:rFonts w:ascii="Consolas" w:eastAsia="Times New Roman" w:hAnsi="Consolas" w:cs="Times New Roman"/>
            <w:color w:val="000000"/>
            <w:sz w:val="28"/>
            <w:szCs w:val="28"/>
            <w:bdr w:val="none" w:sz="0" w:space="0" w:color="auto" w:frame="1"/>
            <w:lang w:eastAsia="ru-RU"/>
            <w:rPrChange w:id="202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202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image</w:delText>
        </w:r>
        <w:r w:rsidRPr="003554F8" w:rsidDel="001A64F6">
          <w:rPr>
            <w:rFonts w:ascii="Consolas" w:eastAsia="Times New Roman" w:hAnsi="Consolas" w:cs="Times New Roman"/>
            <w:color w:val="000000"/>
            <w:sz w:val="28"/>
            <w:szCs w:val="28"/>
            <w:bdr w:val="none" w:sz="0" w:space="0" w:color="auto" w:frame="1"/>
            <w:lang w:eastAsia="ru-RU"/>
            <w:rPrChange w:id="202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006699"/>
            <w:sz w:val="28"/>
            <w:szCs w:val="28"/>
            <w:bdr w:val="none" w:sz="0" w:space="0" w:color="auto" w:frame="1"/>
            <w:lang w:val="en-US" w:eastAsia="ru-RU"/>
            <w:rPrChange w:id="2027"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new</w:delText>
        </w:r>
        <w:r w:rsidRPr="00B12333" w:rsidDel="001A64F6">
          <w:rPr>
            <w:rFonts w:ascii="Consolas" w:eastAsia="Times New Roman" w:hAnsi="Consolas" w:cs="Times New Roman"/>
            <w:color w:val="000000"/>
            <w:sz w:val="28"/>
            <w:szCs w:val="28"/>
            <w:bdr w:val="none" w:sz="0" w:space="0" w:color="auto" w:frame="1"/>
            <w:lang w:val="en-US" w:eastAsia="ru-RU"/>
            <w:rPrChange w:id="202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Spectrum</w:delText>
        </w:r>
        <w:r w:rsidRPr="003554F8" w:rsidDel="001A64F6">
          <w:rPr>
            <w:rFonts w:ascii="Consolas" w:eastAsia="Times New Roman" w:hAnsi="Consolas" w:cs="Times New Roman"/>
            <w:color w:val="000000"/>
            <w:sz w:val="28"/>
            <w:szCs w:val="28"/>
            <w:bdr w:val="none" w:sz="0" w:space="0" w:color="auto" w:frame="1"/>
            <w:lang w:eastAsia="ru-RU"/>
            <w:rPrChange w:id="202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3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pixelBounds</w:delText>
        </w:r>
        <w:r w:rsidRPr="003554F8" w:rsidDel="001A64F6">
          <w:rPr>
            <w:rFonts w:ascii="Consolas" w:eastAsia="Times New Roman" w:hAnsi="Consolas" w:cs="Times New Roman"/>
            <w:color w:val="000000"/>
            <w:sz w:val="28"/>
            <w:szCs w:val="28"/>
            <w:bdr w:val="none" w:sz="0" w:space="0" w:color="auto" w:frame="1"/>
            <w:lang w:eastAsia="ru-RU"/>
            <w:rPrChange w:id="203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3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Area</w:delText>
        </w:r>
        <w:r w:rsidRPr="003554F8" w:rsidDel="001A64F6">
          <w:rPr>
            <w:rFonts w:ascii="Consolas" w:eastAsia="Times New Roman" w:hAnsi="Consolas" w:cs="Times New Roman"/>
            <w:color w:val="000000"/>
            <w:sz w:val="28"/>
            <w:szCs w:val="28"/>
            <w:bdr w:val="none" w:sz="0" w:space="0" w:color="auto" w:frame="1"/>
            <w:lang w:eastAsia="ru-RU"/>
            <w:rPrChange w:id="203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3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7C818875" w14:textId="51440537"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035" w:author="Борис Гогинян" w:date="2020-05-22T22:03:00Z"/>
          <w:rFonts w:ascii="Consolas" w:eastAsia="Times New Roman" w:hAnsi="Consolas" w:cs="Times New Roman"/>
          <w:color w:val="5C5C5C"/>
          <w:sz w:val="28"/>
          <w:szCs w:val="28"/>
          <w:lang w:eastAsia="ru-RU"/>
          <w:rPrChange w:id="2036" w:author="Борис Гогинян" w:date="2020-05-22T22:35:00Z">
            <w:rPr>
              <w:del w:id="2037" w:author="Борис Гогинян" w:date="2020-05-22T22:03:00Z"/>
              <w:rFonts w:ascii="Consolas" w:eastAsia="Times New Roman" w:hAnsi="Consolas" w:cs="Times New Roman"/>
              <w:color w:val="5C5C5C"/>
              <w:sz w:val="18"/>
              <w:szCs w:val="18"/>
              <w:lang w:eastAsia="ru-RU"/>
            </w:rPr>
          </w:rPrChange>
        </w:rPr>
      </w:pPr>
      <w:del w:id="203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0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2E8B57"/>
            <w:sz w:val="28"/>
            <w:szCs w:val="28"/>
            <w:bdr w:val="none" w:sz="0" w:space="0" w:color="auto" w:frame="1"/>
            <w:lang w:eastAsia="ru-RU"/>
            <w:rPrChange w:id="2040" w:author="Борис Гогинян" w:date="2020-05-22T22:35:00Z">
              <w:rPr>
                <w:rFonts w:ascii="Consolas" w:eastAsia="Times New Roman" w:hAnsi="Consolas" w:cs="Times New Roman"/>
                <w:b/>
                <w:bCs/>
                <w:color w:val="2E8B57"/>
                <w:sz w:val="18"/>
                <w:szCs w:val="18"/>
                <w:bdr w:val="none" w:sz="0" w:space="0" w:color="auto" w:frame="1"/>
                <w:lang w:eastAsia="ru-RU"/>
              </w:rPr>
            </w:rPrChange>
          </w:rPr>
          <w:delText>int</w:delText>
        </w:r>
        <w:r w:rsidRPr="00B12333" w:rsidDel="001A64F6">
          <w:rPr>
            <w:rFonts w:ascii="Consolas" w:eastAsia="Times New Roman" w:hAnsi="Consolas" w:cs="Times New Roman"/>
            <w:color w:val="000000"/>
            <w:sz w:val="28"/>
            <w:szCs w:val="28"/>
            <w:bdr w:val="none" w:sz="0" w:space="0" w:color="auto" w:frame="1"/>
            <w:lang w:eastAsia="ru-RU"/>
            <w:rPrChange w:id="2041"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offset = 0;  </w:delText>
        </w:r>
      </w:del>
    </w:p>
    <w:p w14:paraId="105CE4DF" w14:textId="2340FD69"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042" w:author="Борис Гогинян" w:date="2020-05-22T22:03:00Z"/>
          <w:rFonts w:ascii="Consolas" w:eastAsia="Times New Roman" w:hAnsi="Consolas" w:cs="Times New Roman"/>
          <w:color w:val="5C5C5C"/>
          <w:sz w:val="28"/>
          <w:szCs w:val="28"/>
          <w:lang w:eastAsia="ru-RU"/>
          <w:rPrChange w:id="2043" w:author="Борис Гогинян" w:date="2020-05-22T22:48:00Z">
            <w:rPr>
              <w:del w:id="2044" w:author="Борис Гогинян" w:date="2020-05-22T22:03:00Z"/>
              <w:rFonts w:ascii="Consolas" w:eastAsia="Times New Roman" w:hAnsi="Consolas" w:cs="Times New Roman"/>
              <w:color w:val="5C5C5C"/>
              <w:sz w:val="18"/>
              <w:szCs w:val="18"/>
              <w:lang w:val="en-US" w:eastAsia="ru-RU"/>
            </w:rPr>
          </w:rPrChange>
        </w:rPr>
      </w:pPr>
      <w:del w:id="2045"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046"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2047"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204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4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2050"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205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y </w:delText>
        </w:r>
        <w:r w:rsidRPr="003554F8" w:rsidDel="001A64F6">
          <w:rPr>
            <w:rFonts w:ascii="Consolas" w:eastAsia="Times New Roman" w:hAnsi="Consolas" w:cs="Times New Roman"/>
            <w:color w:val="000000"/>
            <w:sz w:val="28"/>
            <w:szCs w:val="28"/>
            <w:bdr w:val="none" w:sz="0" w:space="0" w:color="auto" w:frame="1"/>
            <w:lang w:eastAsia="ru-RU"/>
            <w:rPrChange w:id="205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5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pixelBounds</w:delText>
        </w:r>
        <w:r w:rsidRPr="003554F8" w:rsidDel="001A64F6">
          <w:rPr>
            <w:rFonts w:ascii="Consolas" w:eastAsia="Times New Roman" w:hAnsi="Consolas" w:cs="Times New Roman"/>
            <w:color w:val="000000"/>
            <w:sz w:val="28"/>
            <w:szCs w:val="28"/>
            <w:bdr w:val="none" w:sz="0" w:space="0" w:color="auto" w:frame="1"/>
            <w:lang w:eastAsia="ru-RU"/>
            <w:rPrChange w:id="205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5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pMin</w:delText>
        </w:r>
        <w:r w:rsidRPr="003554F8" w:rsidDel="001A64F6">
          <w:rPr>
            <w:rFonts w:ascii="Consolas" w:eastAsia="Times New Roman" w:hAnsi="Consolas" w:cs="Times New Roman"/>
            <w:color w:val="000000"/>
            <w:sz w:val="28"/>
            <w:szCs w:val="28"/>
            <w:bdr w:val="none" w:sz="0" w:space="0" w:color="auto" w:frame="1"/>
            <w:lang w:eastAsia="ru-RU"/>
            <w:rPrChange w:id="205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5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y</w:delText>
        </w:r>
        <w:r w:rsidRPr="003554F8" w:rsidDel="001A64F6">
          <w:rPr>
            <w:rFonts w:ascii="Consolas" w:eastAsia="Times New Roman" w:hAnsi="Consolas" w:cs="Times New Roman"/>
            <w:color w:val="000000"/>
            <w:sz w:val="28"/>
            <w:szCs w:val="28"/>
            <w:bdr w:val="none" w:sz="0" w:space="0" w:color="auto" w:frame="1"/>
            <w:lang w:eastAsia="ru-RU"/>
            <w:rPrChange w:id="205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5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y </w:delText>
        </w:r>
        <w:r w:rsidRPr="003554F8" w:rsidDel="001A64F6">
          <w:rPr>
            <w:rFonts w:ascii="Consolas" w:eastAsia="Times New Roman" w:hAnsi="Consolas" w:cs="Times New Roman"/>
            <w:color w:val="000000"/>
            <w:sz w:val="28"/>
            <w:szCs w:val="28"/>
            <w:bdr w:val="none" w:sz="0" w:space="0" w:color="auto" w:frame="1"/>
            <w:lang w:eastAsia="ru-RU"/>
            <w:rPrChange w:id="206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206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pixelBounds</w:delText>
        </w:r>
        <w:r w:rsidRPr="003554F8" w:rsidDel="001A64F6">
          <w:rPr>
            <w:rFonts w:ascii="Consolas" w:eastAsia="Times New Roman" w:hAnsi="Consolas" w:cs="Times New Roman"/>
            <w:color w:val="000000"/>
            <w:sz w:val="28"/>
            <w:szCs w:val="28"/>
            <w:bdr w:val="none" w:sz="0" w:space="0" w:color="auto" w:frame="1"/>
            <w:lang w:eastAsia="ru-RU"/>
            <w:rPrChange w:id="206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6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pMax</w:delText>
        </w:r>
        <w:r w:rsidRPr="003554F8" w:rsidDel="001A64F6">
          <w:rPr>
            <w:rFonts w:ascii="Consolas" w:eastAsia="Times New Roman" w:hAnsi="Consolas" w:cs="Times New Roman"/>
            <w:color w:val="000000"/>
            <w:sz w:val="28"/>
            <w:szCs w:val="28"/>
            <w:bdr w:val="none" w:sz="0" w:space="0" w:color="auto" w:frame="1"/>
            <w:lang w:eastAsia="ru-RU"/>
            <w:rPrChange w:id="206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6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y</w:delText>
        </w:r>
        <w:r w:rsidRPr="003554F8" w:rsidDel="001A64F6">
          <w:rPr>
            <w:rFonts w:ascii="Consolas" w:eastAsia="Times New Roman" w:hAnsi="Consolas" w:cs="Times New Roman"/>
            <w:color w:val="000000"/>
            <w:sz w:val="28"/>
            <w:szCs w:val="28"/>
            <w:bdr w:val="none" w:sz="0" w:space="0" w:color="auto" w:frame="1"/>
            <w:lang w:eastAsia="ru-RU"/>
            <w:rPrChange w:id="206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6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6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6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y</w:delText>
        </w:r>
        <w:r w:rsidRPr="003554F8" w:rsidDel="001A64F6">
          <w:rPr>
            <w:rFonts w:ascii="Consolas" w:eastAsia="Times New Roman" w:hAnsi="Consolas" w:cs="Times New Roman"/>
            <w:color w:val="000000"/>
            <w:sz w:val="28"/>
            <w:szCs w:val="28"/>
            <w:bdr w:val="none" w:sz="0" w:space="0" w:color="auto" w:frame="1"/>
            <w:lang w:eastAsia="ru-RU"/>
            <w:rPrChange w:id="207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7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7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7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6C4F5EF" w14:textId="7CBF4459" w:rsidR="00A6235B" w:rsidRPr="003554F8"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074" w:author="Борис Гогинян" w:date="2020-05-22T22:03:00Z"/>
          <w:rFonts w:ascii="Consolas" w:eastAsia="Times New Roman" w:hAnsi="Consolas" w:cs="Times New Roman"/>
          <w:color w:val="5C5C5C"/>
          <w:sz w:val="28"/>
          <w:szCs w:val="28"/>
          <w:lang w:eastAsia="ru-RU"/>
          <w:rPrChange w:id="2075" w:author="Борис Гогинян" w:date="2020-05-22T22:48:00Z">
            <w:rPr>
              <w:del w:id="2076" w:author="Борис Гогинян" w:date="2020-05-22T22:03:00Z"/>
              <w:rFonts w:ascii="Consolas" w:eastAsia="Times New Roman" w:hAnsi="Consolas" w:cs="Times New Roman"/>
              <w:color w:val="5C5C5C"/>
              <w:sz w:val="18"/>
              <w:szCs w:val="18"/>
              <w:lang w:val="en-US" w:eastAsia="ru-RU"/>
            </w:rPr>
          </w:rPrChange>
        </w:rPr>
      </w:pPr>
      <w:del w:id="2077"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078"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b/>
            <w:bCs/>
            <w:color w:val="006699"/>
            <w:sz w:val="28"/>
            <w:szCs w:val="28"/>
            <w:bdr w:val="none" w:sz="0" w:space="0" w:color="auto" w:frame="1"/>
            <w:lang w:val="en-US" w:eastAsia="ru-RU"/>
            <w:rPrChange w:id="2079" w:author="Борис Гогинян" w:date="2020-05-22T22:35:00Z">
              <w:rPr>
                <w:rFonts w:ascii="Consolas" w:eastAsia="Times New Roman" w:hAnsi="Consolas" w:cs="Times New Roman"/>
                <w:b/>
                <w:bCs/>
                <w:color w:val="006699"/>
                <w:sz w:val="18"/>
                <w:szCs w:val="18"/>
                <w:bdr w:val="none" w:sz="0" w:space="0" w:color="auto" w:frame="1"/>
                <w:lang w:val="en-US" w:eastAsia="ru-RU"/>
              </w:rPr>
            </w:rPrChange>
          </w:rPr>
          <w:delText>for</w:delText>
        </w:r>
        <w:r w:rsidRPr="00B12333" w:rsidDel="001A64F6">
          <w:rPr>
            <w:rFonts w:ascii="Consolas" w:eastAsia="Times New Roman" w:hAnsi="Consolas" w:cs="Times New Roman"/>
            <w:color w:val="000000"/>
            <w:sz w:val="28"/>
            <w:szCs w:val="28"/>
            <w:bdr w:val="none" w:sz="0" w:space="0" w:color="auto" w:frame="1"/>
            <w:lang w:val="en-US" w:eastAsia="ru-RU"/>
            <w:rPrChange w:id="2080"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8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b/>
            <w:bCs/>
            <w:color w:val="2E8B57"/>
            <w:sz w:val="28"/>
            <w:szCs w:val="28"/>
            <w:bdr w:val="none" w:sz="0" w:space="0" w:color="auto" w:frame="1"/>
            <w:lang w:val="en-US" w:eastAsia="ru-RU"/>
            <w:rPrChange w:id="2082" w:author="Борис Гогинян" w:date="2020-05-22T22:35:00Z">
              <w:rPr>
                <w:rFonts w:ascii="Consolas" w:eastAsia="Times New Roman" w:hAnsi="Consolas" w:cs="Times New Roman"/>
                <w:b/>
                <w:bCs/>
                <w:color w:val="2E8B57"/>
                <w:sz w:val="18"/>
                <w:szCs w:val="18"/>
                <w:bdr w:val="none" w:sz="0" w:space="0" w:color="auto" w:frame="1"/>
                <w:lang w:val="en-US" w:eastAsia="ru-RU"/>
              </w:rPr>
            </w:rPrChange>
          </w:rPr>
          <w:delText>int</w:delText>
        </w:r>
        <w:r w:rsidRPr="00B12333" w:rsidDel="001A64F6">
          <w:rPr>
            <w:rFonts w:ascii="Consolas" w:eastAsia="Times New Roman" w:hAnsi="Consolas" w:cs="Times New Roman"/>
            <w:color w:val="000000"/>
            <w:sz w:val="28"/>
            <w:szCs w:val="28"/>
            <w:bdr w:val="none" w:sz="0" w:space="0" w:color="auto" w:frame="1"/>
            <w:lang w:val="en-US" w:eastAsia="ru-RU"/>
            <w:rPrChange w:id="208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 </w:delText>
        </w:r>
        <w:r w:rsidRPr="003554F8" w:rsidDel="001A64F6">
          <w:rPr>
            <w:rFonts w:ascii="Consolas" w:eastAsia="Times New Roman" w:hAnsi="Consolas" w:cs="Times New Roman"/>
            <w:color w:val="000000"/>
            <w:sz w:val="28"/>
            <w:szCs w:val="28"/>
            <w:bdr w:val="none" w:sz="0" w:space="0" w:color="auto" w:frame="1"/>
            <w:lang w:eastAsia="ru-RU"/>
            <w:rPrChange w:id="208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8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w:delText>
        </w:r>
        <w:r w:rsidRPr="003554F8" w:rsidDel="001A64F6">
          <w:rPr>
            <w:rFonts w:ascii="Consolas" w:eastAsia="Times New Roman" w:hAnsi="Consolas" w:cs="Times New Roman"/>
            <w:color w:val="000000"/>
            <w:sz w:val="28"/>
            <w:szCs w:val="28"/>
            <w:bdr w:val="none" w:sz="0" w:space="0" w:color="auto" w:frame="1"/>
            <w:lang w:eastAsia="ru-RU"/>
            <w:rPrChange w:id="208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0;</w:delText>
        </w:r>
        <w:r w:rsidRPr="00B12333" w:rsidDel="001A64F6">
          <w:rPr>
            <w:rFonts w:ascii="Consolas" w:eastAsia="Times New Roman" w:hAnsi="Consolas" w:cs="Times New Roman"/>
            <w:color w:val="000000"/>
            <w:sz w:val="28"/>
            <w:szCs w:val="28"/>
            <w:bdr w:val="none" w:sz="0" w:space="0" w:color="auto" w:frame="1"/>
            <w:lang w:val="en-US" w:eastAsia="ru-RU"/>
            <w:rPrChange w:id="208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 </w:delText>
        </w:r>
        <w:r w:rsidRPr="003554F8" w:rsidDel="001A64F6">
          <w:rPr>
            <w:rFonts w:ascii="Consolas" w:eastAsia="Times New Roman" w:hAnsi="Consolas" w:cs="Times New Roman"/>
            <w:color w:val="000000"/>
            <w:sz w:val="28"/>
            <w:szCs w:val="28"/>
            <w:bdr w:val="none" w:sz="0" w:space="0" w:color="auto" w:frame="1"/>
            <w:lang w:eastAsia="ru-RU"/>
            <w:rPrChange w:id="208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&lt;</w:delText>
        </w:r>
        <w:r w:rsidRPr="00B12333" w:rsidDel="001A64F6">
          <w:rPr>
            <w:rFonts w:ascii="Consolas" w:eastAsia="Times New Roman" w:hAnsi="Consolas" w:cs="Times New Roman"/>
            <w:color w:val="000000"/>
            <w:sz w:val="28"/>
            <w:szCs w:val="28"/>
            <w:bdr w:val="none" w:sz="0" w:space="0" w:color="auto" w:frame="1"/>
            <w:lang w:val="en-US" w:eastAsia="ru-RU"/>
            <w:rPrChange w:id="208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x</w:delText>
        </w:r>
        <w:r w:rsidRPr="003554F8" w:rsidDel="001A64F6">
          <w:rPr>
            <w:rFonts w:ascii="Consolas" w:eastAsia="Times New Roman" w:hAnsi="Consolas" w:cs="Times New Roman"/>
            <w:color w:val="000000"/>
            <w:sz w:val="28"/>
            <w:szCs w:val="28"/>
            <w:bdr w:val="none" w:sz="0" w:space="0" w:color="auto" w:frame="1"/>
            <w:lang w:eastAsia="ru-RU"/>
            <w:rPrChange w:id="209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1;</w:delText>
        </w:r>
        <w:r w:rsidRPr="00B12333" w:rsidDel="001A64F6">
          <w:rPr>
            <w:rFonts w:ascii="Consolas" w:eastAsia="Times New Roman" w:hAnsi="Consolas" w:cs="Times New Roman"/>
            <w:color w:val="000000"/>
            <w:sz w:val="28"/>
            <w:szCs w:val="28"/>
            <w:bdr w:val="none" w:sz="0" w:space="0" w:color="auto" w:frame="1"/>
            <w:lang w:val="en-US" w:eastAsia="ru-RU"/>
            <w:rPrChange w:id="209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9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9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x</w:delText>
        </w:r>
        <w:r w:rsidRPr="003554F8" w:rsidDel="001A64F6">
          <w:rPr>
            <w:rFonts w:ascii="Consolas" w:eastAsia="Times New Roman" w:hAnsi="Consolas" w:cs="Times New Roman"/>
            <w:color w:val="000000"/>
            <w:sz w:val="28"/>
            <w:szCs w:val="28"/>
            <w:bdr w:val="none" w:sz="0" w:space="0" w:color="auto" w:frame="1"/>
            <w:lang w:eastAsia="ru-RU"/>
            <w:rPrChange w:id="209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9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3554F8" w:rsidDel="001A64F6">
          <w:rPr>
            <w:rFonts w:ascii="Consolas" w:eastAsia="Times New Roman" w:hAnsi="Consolas" w:cs="Times New Roman"/>
            <w:color w:val="000000"/>
            <w:sz w:val="28"/>
            <w:szCs w:val="28"/>
            <w:bdr w:val="none" w:sz="0" w:space="0" w:color="auto" w:frame="1"/>
            <w:lang w:eastAsia="ru-RU"/>
            <w:rPrChange w:id="209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09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D1BB122" w14:textId="2CFB95DA"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098" w:author="Борис Гогинян" w:date="2020-05-22T22:03:00Z"/>
          <w:rFonts w:ascii="Consolas" w:eastAsia="Times New Roman" w:hAnsi="Consolas" w:cs="Times New Roman"/>
          <w:color w:val="5C5C5C"/>
          <w:sz w:val="28"/>
          <w:szCs w:val="28"/>
          <w:lang w:eastAsia="ru-RU"/>
          <w:rPrChange w:id="2099" w:author="Борис Гогинян" w:date="2020-05-22T22:35:00Z">
            <w:rPr>
              <w:del w:id="2100" w:author="Борис Гогинян" w:date="2020-05-22T22:03:00Z"/>
              <w:rFonts w:ascii="Consolas" w:eastAsia="Times New Roman" w:hAnsi="Consolas" w:cs="Times New Roman"/>
              <w:color w:val="5C5C5C"/>
              <w:sz w:val="18"/>
              <w:szCs w:val="18"/>
              <w:lang w:eastAsia="ru-RU"/>
            </w:rPr>
          </w:rPrChange>
        </w:rPr>
      </w:pPr>
      <w:del w:id="2101"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102"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8200"/>
            <w:sz w:val="28"/>
            <w:szCs w:val="28"/>
            <w:bdr w:val="none" w:sz="0" w:space="0" w:color="auto" w:frame="1"/>
            <w:lang w:eastAsia="ru-RU"/>
            <w:rPrChange w:id="2103"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w:delText>
        </w:r>
        <w:r w:rsidRPr="00B12333" w:rsidDel="001A64F6">
          <w:rPr>
            <w:rFonts w:ascii="Consolas" w:eastAsia="Times New Roman" w:hAnsi="Consolas" w:cs="Times New Roman"/>
            <w:color w:val="008200"/>
            <w:sz w:val="28"/>
            <w:szCs w:val="28"/>
            <w:bdr w:val="none" w:sz="0" w:space="0" w:color="auto" w:frame="1"/>
            <w:lang w:val="en-US" w:eastAsia="ru-RU"/>
            <w:rPrChange w:id="2104"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w:delText>
        </w:r>
        <w:r w:rsidR="006D30D7" w:rsidRPr="00B12333" w:rsidDel="001A64F6">
          <w:rPr>
            <w:rFonts w:ascii="Consolas" w:eastAsia="Times New Roman" w:hAnsi="Consolas" w:cs="Times New Roman"/>
            <w:color w:val="008200"/>
            <w:sz w:val="28"/>
            <w:szCs w:val="28"/>
            <w:bdr w:val="none" w:sz="0" w:space="0" w:color="auto" w:frame="1"/>
            <w:lang w:eastAsia="ru-RU"/>
            <w:rPrChange w:id="2105"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вычисление эя</w:delText>
        </w:r>
        <w:r w:rsidRPr="00B12333" w:rsidDel="001A64F6">
          <w:rPr>
            <w:rFonts w:ascii="Consolas" w:eastAsia="Times New Roman" w:hAnsi="Consolas" w:cs="Times New Roman"/>
            <w:color w:val="008200"/>
            <w:sz w:val="28"/>
            <w:szCs w:val="28"/>
            <w:bdr w:val="none" w:sz="0" w:space="0" w:color="auto" w:frame="1"/>
            <w:lang w:val="en-US" w:eastAsia="ru-RU"/>
            <w:rPrChange w:id="2106"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L </w:delText>
        </w:r>
        <w:r w:rsidR="006D30D7" w:rsidRPr="00B12333" w:rsidDel="001A64F6">
          <w:rPr>
            <w:rFonts w:ascii="Consolas" w:eastAsia="Times New Roman" w:hAnsi="Consolas" w:cs="Times New Roman"/>
            <w:color w:val="008200"/>
            <w:sz w:val="28"/>
            <w:szCs w:val="28"/>
            <w:bdr w:val="none" w:sz="0" w:space="0" w:color="auto" w:frame="1"/>
            <w:lang w:eastAsia="ru-RU"/>
            <w:rPrChange w:id="2107" w:author="Борис Гогинян" w:date="2020-05-22T22:35:00Z">
              <w:rPr>
                <w:rFonts w:ascii="Consolas" w:eastAsia="Times New Roman" w:hAnsi="Consolas" w:cs="Times New Roman"/>
                <w:color w:val="008200"/>
                <w:sz w:val="18"/>
                <w:szCs w:val="18"/>
                <w:bdr w:val="none" w:sz="0" w:space="0" w:color="auto" w:frame="1"/>
                <w:lang w:eastAsia="ru-RU"/>
              </w:rPr>
            </w:rPrChange>
          </w:rPr>
          <w:delText>для пикселя</w:delText>
        </w:r>
        <w:r w:rsidR="006D30D7" w:rsidRPr="00B12333" w:rsidDel="001A64F6">
          <w:rPr>
            <w:rFonts w:ascii="Consolas" w:eastAsia="Times New Roman" w:hAnsi="Consolas" w:cs="Times New Roman"/>
            <w:color w:val="008200"/>
            <w:sz w:val="28"/>
            <w:szCs w:val="28"/>
            <w:bdr w:val="none" w:sz="0" w:space="0" w:color="auto" w:frame="1"/>
            <w:lang w:val="en-US" w:eastAsia="ru-RU"/>
            <w:rPrChange w:id="2108" w:author="Борис Гогинян" w:date="2020-05-22T22:35:00Z">
              <w:rPr>
                <w:rFonts w:ascii="Consolas" w:eastAsia="Times New Roman" w:hAnsi="Consolas" w:cs="Times New Roman"/>
                <w:color w:val="008200"/>
                <w:sz w:val="18"/>
                <w:szCs w:val="18"/>
                <w:bdr w:val="none" w:sz="0" w:space="0" w:color="auto" w:frame="1"/>
                <w:lang w:val="en-US" w:eastAsia="ru-RU"/>
              </w:rPr>
            </w:rPrChange>
          </w:rPr>
          <w:delText> SPPM</w:delText>
        </w:r>
      </w:del>
    </w:p>
    <w:p w14:paraId="0A6740FE" w14:textId="0A9E2891"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09" w:author="Борис Гогинян" w:date="2020-05-22T22:03:00Z"/>
          <w:rFonts w:ascii="Consolas" w:eastAsia="Times New Roman" w:hAnsi="Consolas" w:cs="Times New Roman"/>
          <w:color w:val="5C5C5C"/>
          <w:sz w:val="28"/>
          <w:szCs w:val="28"/>
          <w:lang w:eastAsia="ru-RU"/>
          <w:rPrChange w:id="2110" w:author="Борис Гогинян" w:date="2020-05-22T22:35:00Z">
            <w:rPr>
              <w:del w:id="2111" w:author="Борис Гогинян" w:date="2020-05-22T22:03:00Z"/>
              <w:rFonts w:ascii="Consolas" w:eastAsia="Times New Roman" w:hAnsi="Consolas" w:cs="Times New Roman"/>
              <w:color w:val="5C5C5C"/>
              <w:sz w:val="18"/>
              <w:szCs w:val="18"/>
              <w:lang w:eastAsia="ru-RU"/>
            </w:rPr>
          </w:rPrChange>
        </w:rPr>
      </w:pPr>
      <w:del w:id="2112"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11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211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image[offset++] = L;  </w:delText>
        </w:r>
      </w:del>
    </w:p>
    <w:p w14:paraId="3635095F" w14:textId="03B25273"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115" w:author="Борис Гогинян" w:date="2020-05-22T22:03:00Z"/>
          <w:rFonts w:ascii="Consolas" w:eastAsia="Times New Roman" w:hAnsi="Consolas" w:cs="Times New Roman"/>
          <w:color w:val="5C5C5C"/>
          <w:sz w:val="28"/>
          <w:szCs w:val="28"/>
          <w:lang w:eastAsia="ru-RU"/>
          <w:rPrChange w:id="2116" w:author="Борис Гогинян" w:date="2020-05-22T22:35:00Z">
            <w:rPr>
              <w:del w:id="2117" w:author="Борис Гогинян" w:date="2020-05-22T22:03:00Z"/>
              <w:rFonts w:ascii="Consolas" w:eastAsia="Times New Roman" w:hAnsi="Consolas" w:cs="Times New Roman"/>
              <w:color w:val="5C5C5C"/>
              <w:sz w:val="18"/>
              <w:szCs w:val="18"/>
              <w:lang w:eastAsia="ru-RU"/>
            </w:rPr>
          </w:rPrChange>
        </w:rPr>
      </w:pPr>
      <w:del w:id="2118"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19"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2BB544B9" w14:textId="20D1D1BD"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20" w:author="Борис Гогинян" w:date="2020-05-22T22:03:00Z"/>
          <w:rFonts w:ascii="Consolas" w:eastAsia="Times New Roman" w:hAnsi="Consolas" w:cs="Times New Roman"/>
          <w:color w:val="5C5C5C"/>
          <w:sz w:val="28"/>
          <w:szCs w:val="28"/>
          <w:lang w:eastAsia="ru-RU"/>
          <w:rPrChange w:id="2121" w:author="Борис Гогинян" w:date="2020-05-22T22:35:00Z">
            <w:rPr>
              <w:del w:id="2122" w:author="Борис Гогинян" w:date="2020-05-22T22:03:00Z"/>
              <w:rFonts w:ascii="Consolas" w:eastAsia="Times New Roman" w:hAnsi="Consolas" w:cs="Times New Roman"/>
              <w:color w:val="5C5C5C"/>
              <w:sz w:val="18"/>
              <w:szCs w:val="18"/>
              <w:lang w:eastAsia="ru-RU"/>
            </w:rPr>
          </w:rPrChange>
        </w:rPr>
      </w:pPr>
      <w:del w:id="2123"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24"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641A446C" w14:textId="2BD8CC86" w:rsidR="00A6235B" w:rsidRPr="003554F8"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125" w:author="Борис Гогинян" w:date="2020-05-22T22:03:00Z"/>
          <w:rFonts w:ascii="Consolas" w:eastAsia="Times New Roman" w:hAnsi="Consolas" w:cs="Times New Roman"/>
          <w:color w:val="5C5C5C"/>
          <w:sz w:val="28"/>
          <w:szCs w:val="28"/>
          <w:lang w:eastAsia="ru-RU"/>
          <w:rPrChange w:id="2126" w:author="Борис Гогинян" w:date="2020-05-22T22:48:00Z">
            <w:rPr>
              <w:del w:id="2127" w:author="Борис Гогинян" w:date="2020-05-22T22:03:00Z"/>
              <w:rFonts w:ascii="Consolas" w:eastAsia="Times New Roman" w:hAnsi="Consolas" w:cs="Times New Roman"/>
              <w:color w:val="5C5C5C"/>
              <w:sz w:val="18"/>
              <w:szCs w:val="18"/>
              <w:lang w:val="en-US" w:eastAsia="ru-RU"/>
            </w:rPr>
          </w:rPrChange>
        </w:rPr>
      </w:pPr>
      <w:del w:id="2128"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12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camera</w:delText>
        </w:r>
        <w:r w:rsidRPr="003554F8" w:rsidDel="001A64F6">
          <w:rPr>
            <w:rFonts w:ascii="Consolas" w:eastAsia="Times New Roman" w:hAnsi="Consolas" w:cs="Times New Roman"/>
            <w:color w:val="000000"/>
            <w:sz w:val="28"/>
            <w:szCs w:val="28"/>
            <w:bdr w:val="none" w:sz="0" w:space="0" w:color="auto" w:frame="1"/>
            <w:lang w:eastAsia="ru-RU"/>
            <w:rPrChange w:id="213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2131"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film</w:delText>
        </w:r>
        <w:r w:rsidRPr="003554F8" w:rsidDel="001A64F6">
          <w:rPr>
            <w:rFonts w:ascii="Consolas" w:eastAsia="Times New Roman" w:hAnsi="Consolas" w:cs="Times New Roman"/>
            <w:color w:val="000000"/>
            <w:sz w:val="28"/>
            <w:szCs w:val="28"/>
            <w:bdr w:val="none" w:sz="0" w:space="0" w:color="auto" w:frame="1"/>
            <w:lang w:eastAsia="ru-RU"/>
            <w:rPrChange w:id="213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-&gt;</w:delText>
        </w:r>
        <w:r w:rsidRPr="00B12333" w:rsidDel="001A64F6">
          <w:rPr>
            <w:rFonts w:ascii="Consolas" w:eastAsia="Times New Roman" w:hAnsi="Consolas" w:cs="Times New Roman"/>
            <w:color w:val="000000"/>
            <w:sz w:val="28"/>
            <w:szCs w:val="28"/>
            <w:bdr w:val="none" w:sz="0" w:space="0" w:color="auto" w:frame="1"/>
            <w:lang w:val="en-US" w:eastAsia="ru-RU"/>
            <w:rPrChange w:id="2133"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SetImage</w:delText>
        </w:r>
        <w:r w:rsidRPr="003554F8" w:rsidDel="001A64F6">
          <w:rPr>
            <w:rFonts w:ascii="Consolas" w:eastAsia="Times New Roman" w:hAnsi="Consolas" w:cs="Times New Roman"/>
            <w:color w:val="000000"/>
            <w:sz w:val="28"/>
            <w:szCs w:val="28"/>
            <w:bdr w:val="none" w:sz="0" w:space="0" w:color="auto" w:frame="1"/>
            <w:lang w:eastAsia="ru-RU"/>
            <w:rPrChange w:id="2134"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135"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image</w:delText>
        </w:r>
        <w:r w:rsidRPr="003554F8" w:rsidDel="001A64F6">
          <w:rPr>
            <w:rFonts w:ascii="Consolas" w:eastAsia="Times New Roman" w:hAnsi="Consolas" w:cs="Times New Roman"/>
            <w:color w:val="000000"/>
            <w:sz w:val="28"/>
            <w:szCs w:val="28"/>
            <w:bdr w:val="none" w:sz="0" w:space="0" w:color="auto" w:frame="1"/>
            <w:lang w:eastAsia="ru-RU"/>
            <w:rPrChange w:id="2136"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137"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get</w:delText>
        </w:r>
        <w:r w:rsidRPr="003554F8" w:rsidDel="001A64F6">
          <w:rPr>
            <w:rFonts w:ascii="Consolas" w:eastAsia="Times New Roman" w:hAnsi="Consolas" w:cs="Times New Roman"/>
            <w:color w:val="000000"/>
            <w:sz w:val="28"/>
            <w:szCs w:val="28"/>
            <w:bdr w:val="none" w:sz="0" w:space="0" w:color="auto" w:frame="1"/>
            <w:lang w:eastAsia="ru-RU"/>
            <w:rPrChange w:id="213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delText>());</w:delText>
        </w:r>
        <w:r w:rsidRPr="00B12333" w:rsidDel="001A64F6">
          <w:rPr>
            <w:rFonts w:ascii="Consolas" w:eastAsia="Times New Roman" w:hAnsi="Consolas" w:cs="Times New Roman"/>
            <w:color w:val="000000"/>
            <w:sz w:val="28"/>
            <w:szCs w:val="28"/>
            <w:bdr w:val="none" w:sz="0" w:space="0" w:color="auto" w:frame="1"/>
            <w:lang w:val="en-US" w:eastAsia="ru-RU"/>
            <w:rPrChange w:id="2139"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del>
    </w:p>
    <w:p w14:paraId="5EBFCD8E" w14:textId="367DB48D"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40" w:author="Борис Гогинян" w:date="2020-05-22T22:03:00Z"/>
          <w:rFonts w:ascii="Consolas" w:eastAsia="Times New Roman" w:hAnsi="Consolas" w:cs="Times New Roman"/>
          <w:color w:val="5C5C5C"/>
          <w:sz w:val="28"/>
          <w:szCs w:val="28"/>
          <w:lang w:eastAsia="ru-RU"/>
          <w:rPrChange w:id="2141" w:author="Борис Гогинян" w:date="2020-05-22T22:35:00Z">
            <w:rPr>
              <w:del w:id="2142" w:author="Борис Гогинян" w:date="2020-05-22T22:03:00Z"/>
              <w:rFonts w:ascii="Consolas" w:eastAsia="Times New Roman" w:hAnsi="Consolas" w:cs="Times New Roman"/>
              <w:color w:val="5C5C5C"/>
              <w:sz w:val="18"/>
              <w:szCs w:val="18"/>
              <w:lang w:eastAsia="ru-RU"/>
            </w:rPr>
          </w:rPrChange>
        </w:rPr>
      </w:pPr>
      <w:del w:id="2143" w:author="Борис Гогинян" w:date="2020-05-22T22:03:00Z">
        <w:r w:rsidRPr="00B12333" w:rsidDel="001A64F6">
          <w:rPr>
            <w:rFonts w:ascii="Consolas" w:eastAsia="Times New Roman" w:hAnsi="Consolas" w:cs="Times New Roman"/>
            <w:color w:val="000000"/>
            <w:sz w:val="28"/>
            <w:szCs w:val="28"/>
            <w:bdr w:val="none" w:sz="0" w:space="0" w:color="auto" w:frame="1"/>
            <w:lang w:val="en-US" w:eastAsia="ru-RU"/>
            <w:rPrChange w:id="2144" w:author="Борис Гогинян" w:date="2020-05-22T22:35:00Z">
              <w:rPr>
                <w:rFonts w:ascii="Consolas" w:eastAsia="Times New Roman" w:hAnsi="Consolas" w:cs="Times New Roman"/>
                <w:color w:val="000000"/>
                <w:sz w:val="18"/>
                <w:szCs w:val="18"/>
                <w:bdr w:val="none" w:sz="0" w:space="0" w:color="auto" w:frame="1"/>
                <w:lang w:val="en-US" w:eastAsia="ru-RU"/>
              </w:rPr>
            </w:rPrChange>
          </w:rPr>
          <w:delText>                  </w:delText>
        </w:r>
        <w:r w:rsidRPr="00B12333" w:rsidDel="001A64F6">
          <w:rPr>
            <w:rFonts w:ascii="Consolas" w:eastAsia="Times New Roman" w:hAnsi="Consolas" w:cs="Times New Roman"/>
            <w:color w:val="000000"/>
            <w:sz w:val="28"/>
            <w:szCs w:val="28"/>
            <w:bdr w:val="none" w:sz="0" w:space="0" w:color="auto" w:frame="1"/>
            <w:lang w:eastAsia="ru-RU"/>
            <w:rPrChange w:id="214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camera-&gt;film-&gt;WriteImage();  </w:delText>
        </w:r>
      </w:del>
    </w:p>
    <w:p w14:paraId="7F3DB71E" w14:textId="6023A9D1"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146" w:author="Борис Гогинян" w:date="2020-05-22T22:03:00Z"/>
          <w:rFonts w:ascii="Consolas" w:eastAsia="Times New Roman" w:hAnsi="Consolas" w:cs="Times New Roman"/>
          <w:color w:val="5C5C5C"/>
          <w:sz w:val="28"/>
          <w:szCs w:val="28"/>
          <w:lang w:eastAsia="ru-RU"/>
          <w:rPrChange w:id="2147" w:author="Борис Гогинян" w:date="2020-05-22T22:35:00Z">
            <w:rPr>
              <w:del w:id="2148" w:author="Борис Гогинян" w:date="2020-05-22T22:03:00Z"/>
              <w:rFonts w:ascii="Consolas" w:eastAsia="Times New Roman" w:hAnsi="Consolas" w:cs="Times New Roman"/>
              <w:color w:val="5C5C5C"/>
              <w:sz w:val="18"/>
              <w:szCs w:val="18"/>
              <w:lang w:eastAsia="ru-RU"/>
            </w:rPr>
          </w:rPrChange>
        </w:rPr>
      </w:pPr>
      <w:del w:id="214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5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7DA707BC" w14:textId="711CECB3"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51" w:author="Борис Гогинян" w:date="2020-05-22T22:03:00Z"/>
          <w:rFonts w:ascii="Consolas" w:eastAsia="Times New Roman" w:hAnsi="Consolas" w:cs="Times New Roman"/>
          <w:color w:val="5C5C5C"/>
          <w:sz w:val="28"/>
          <w:szCs w:val="28"/>
          <w:lang w:eastAsia="ru-RU"/>
          <w:rPrChange w:id="2152" w:author="Борис Гогинян" w:date="2020-05-22T22:35:00Z">
            <w:rPr>
              <w:del w:id="2153" w:author="Борис Гогинян" w:date="2020-05-22T22:03:00Z"/>
              <w:rFonts w:ascii="Consolas" w:eastAsia="Times New Roman" w:hAnsi="Consolas" w:cs="Times New Roman"/>
              <w:color w:val="5C5C5C"/>
              <w:sz w:val="18"/>
              <w:szCs w:val="18"/>
              <w:lang w:eastAsia="ru-RU"/>
            </w:rPr>
          </w:rPrChange>
        </w:rPr>
      </w:pPr>
      <w:del w:id="215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5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0BE0B1A9" w14:textId="1B640F23"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156" w:author="Борис Гогинян" w:date="2020-05-22T22:03:00Z"/>
          <w:rFonts w:ascii="Consolas" w:eastAsia="Times New Roman" w:hAnsi="Consolas" w:cs="Times New Roman"/>
          <w:color w:val="5C5C5C"/>
          <w:sz w:val="28"/>
          <w:szCs w:val="28"/>
          <w:lang w:eastAsia="ru-RU"/>
          <w:rPrChange w:id="2157" w:author="Борис Гогинян" w:date="2020-05-22T22:35:00Z">
            <w:rPr>
              <w:del w:id="2158" w:author="Борис Гогинян" w:date="2020-05-22T22:03:00Z"/>
              <w:rFonts w:ascii="Consolas" w:eastAsia="Times New Roman" w:hAnsi="Consolas" w:cs="Times New Roman"/>
              <w:color w:val="5C5C5C"/>
              <w:sz w:val="18"/>
              <w:szCs w:val="18"/>
              <w:lang w:eastAsia="ru-RU"/>
            </w:rPr>
          </w:rPrChange>
        </w:rPr>
      </w:pPr>
      <w:del w:id="215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6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  </w:delText>
        </w:r>
      </w:del>
    </w:p>
    <w:p w14:paraId="460C4556" w14:textId="2F01F9A0"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61" w:author="Борис Гогинян" w:date="2020-05-22T22:03:00Z"/>
          <w:rFonts w:ascii="Consolas" w:eastAsia="Times New Roman" w:hAnsi="Consolas" w:cs="Times New Roman"/>
          <w:color w:val="5C5C5C"/>
          <w:sz w:val="28"/>
          <w:szCs w:val="28"/>
          <w:lang w:eastAsia="ru-RU"/>
          <w:rPrChange w:id="2162" w:author="Борис Гогинян" w:date="2020-05-22T22:35:00Z">
            <w:rPr>
              <w:del w:id="2163" w:author="Борис Гогинян" w:date="2020-05-22T22:03:00Z"/>
              <w:rFonts w:ascii="Consolas" w:eastAsia="Times New Roman" w:hAnsi="Consolas" w:cs="Times New Roman"/>
              <w:color w:val="5C5C5C"/>
              <w:sz w:val="18"/>
              <w:szCs w:val="18"/>
              <w:lang w:eastAsia="ru-RU"/>
            </w:rPr>
          </w:rPrChange>
        </w:rPr>
      </w:pPr>
      <w:del w:id="216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6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5FCCBCC5" w14:textId="11911110" w:rsidR="00A6235B" w:rsidRPr="00B12333" w:rsidDel="001A64F6" w:rsidRDefault="00A6235B" w:rsidP="00EB01A5">
      <w:pPr>
        <w:numPr>
          <w:ilvl w:val="0"/>
          <w:numId w:val="13"/>
        </w:numPr>
        <w:pBdr>
          <w:left w:val="single" w:sz="18" w:space="0" w:color="6CE26C"/>
        </w:pBdr>
        <w:shd w:val="clear" w:color="auto" w:fill="F8F8F8"/>
        <w:spacing w:beforeAutospacing="1" w:after="0" w:afterAutospacing="1" w:line="276" w:lineRule="auto"/>
        <w:rPr>
          <w:del w:id="2166" w:author="Борис Гогинян" w:date="2020-05-22T22:03:00Z"/>
          <w:rFonts w:ascii="Consolas" w:eastAsia="Times New Roman" w:hAnsi="Consolas" w:cs="Times New Roman"/>
          <w:color w:val="5C5C5C"/>
          <w:sz w:val="28"/>
          <w:szCs w:val="28"/>
          <w:lang w:eastAsia="ru-RU"/>
          <w:rPrChange w:id="2167" w:author="Борис Гогинян" w:date="2020-05-22T22:35:00Z">
            <w:rPr>
              <w:del w:id="2168" w:author="Борис Гогинян" w:date="2020-05-22T22:03:00Z"/>
              <w:rFonts w:ascii="Consolas" w:eastAsia="Times New Roman" w:hAnsi="Consolas" w:cs="Times New Roman"/>
              <w:color w:val="5C5C5C"/>
              <w:sz w:val="18"/>
              <w:szCs w:val="18"/>
              <w:lang w:eastAsia="ru-RU"/>
            </w:rPr>
          </w:rPrChange>
        </w:rPr>
      </w:pPr>
      <w:del w:id="2169"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70"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4C72CB2D" w14:textId="4294C158" w:rsidR="00A6235B" w:rsidRPr="00B12333" w:rsidDel="001A64F6" w:rsidRDefault="00A6235B" w:rsidP="00EB01A5">
      <w:pPr>
        <w:numPr>
          <w:ilvl w:val="0"/>
          <w:numId w:val="13"/>
        </w:numPr>
        <w:pBdr>
          <w:left w:val="single" w:sz="18" w:space="0" w:color="6CE26C"/>
        </w:pBdr>
        <w:shd w:val="clear" w:color="auto" w:fill="FFFFFF"/>
        <w:spacing w:beforeAutospacing="1" w:after="0" w:afterAutospacing="1" w:line="276" w:lineRule="auto"/>
        <w:rPr>
          <w:del w:id="2171" w:author="Борис Гогинян" w:date="2020-05-22T22:03:00Z"/>
          <w:rFonts w:ascii="Consolas" w:eastAsia="Times New Roman" w:hAnsi="Consolas" w:cs="Times New Roman"/>
          <w:color w:val="5C5C5C"/>
          <w:sz w:val="28"/>
          <w:szCs w:val="28"/>
          <w:lang w:eastAsia="ru-RU"/>
          <w:rPrChange w:id="2172" w:author="Борис Гогинян" w:date="2020-05-22T22:35:00Z">
            <w:rPr>
              <w:del w:id="2173" w:author="Борис Гогинян" w:date="2020-05-22T22:03:00Z"/>
              <w:rFonts w:ascii="Consolas" w:eastAsia="Times New Roman" w:hAnsi="Consolas" w:cs="Times New Roman"/>
              <w:color w:val="5C5C5C"/>
              <w:sz w:val="18"/>
              <w:szCs w:val="18"/>
              <w:lang w:eastAsia="ru-RU"/>
            </w:rPr>
          </w:rPrChange>
        </w:rPr>
      </w:pPr>
      <w:del w:id="2174" w:author="Борис Гогинян" w:date="2020-05-22T22:03:00Z">
        <w:r w:rsidRPr="00B12333" w:rsidDel="001A64F6">
          <w:rPr>
            <w:rFonts w:ascii="Consolas" w:eastAsia="Times New Roman" w:hAnsi="Consolas" w:cs="Times New Roman"/>
            <w:color w:val="000000"/>
            <w:sz w:val="28"/>
            <w:szCs w:val="28"/>
            <w:bdr w:val="none" w:sz="0" w:space="0" w:color="auto" w:frame="1"/>
            <w:lang w:eastAsia="ru-RU"/>
            <w:rPrChange w:id="2175" w:author="Борис Гогинян" w:date="2020-05-22T22:35:00Z">
              <w:rPr>
                <w:rFonts w:ascii="Consolas" w:eastAsia="Times New Roman" w:hAnsi="Consolas" w:cs="Times New Roman"/>
                <w:color w:val="000000"/>
                <w:sz w:val="18"/>
                <w:szCs w:val="18"/>
                <w:bdr w:val="none" w:sz="0" w:space="0" w:color="auto" w:frame="1"/>
                <w:lang w:eastAsia="ru-RU"/>
              </w:rPr>
            </w:rPrChange>
          </w:rPr>
          <w:delText>}  </w:delText>
        </w:r>
      </w:del>
    </w:p>
    <w:p w14:paraId="6BB487FE" w14:textId="5854F560" w:rsidR="009F17F0" w:rsidRPr="00B12333" w:rsidRDefault="009F17F0">
      <w:pPr>
        <w:pStyle w:val="a5"/>
        <w:spacing w:after="0" w:line="276" w:lineRule="auto"/>
        <w:ind w:left="0" w:firstLine="708"/>
        <w:rPr>
          <w:sz w:val="28"/>
          <w:szCs w:val="28"/>
          <w:shd w:val="clear" w:color="auto" w:fill="FFFFFF"/>
          <w:rPrChange w:id="2176" w:author="Борис Гогинян" w:date="2020-05-22T22:35:00Z">
            <w:rPr>
              <w:shd w:val="clear" w:color="auto" w:fill="FFFFFF"/>
            </w:rPr>
          </w:rPrChange>
        </w:rPr>
        <w:pPrChange w:id="2177" w:author="Борис Гогинян" w:date="2020-05-22T22:03:00Z">
          <w:pPr>
            <w:spacing w:line="276" w:lineRule="auto"/>
          </w:pPr>
        </w:pPrChange>
      </w:pPr>
    </w:p>
    <w:p w14:paraId="0770AAAF" w14:textId="14A9D7D3" w:rsidR="00A6235B" w:rsidRPr="003554F8" w:rsidRDefault="00A6235B" w:rsidP="00AB7C9B">
      <w:pPr>
        <w:spacing w:after="0" w:line="276" w:lineRule="auto"/>
        <w:rPr>
          <w:rFonts w:ascii="Times New Roman" w:hAnsi="Times New Roman" w:cs="Times New Roman"/>
          <w:sz w:val="28"/>
          <w:szCs w:val="28"/>
          <w:rPrChange w:id="2178" w:author="Борис Гогинян" w:date="2020-05-22T22:48:00Z">
            <w:rPr>
              <w:rFonts w:ascii="Times New Roman" w:hAnsi="Times New Roman" w:cs="Times New Roman"/>
              <w:sz w:val="32"/>
              <w:szCs w:val="24"/>
              <w:lang w:val="en-US"/>
            </w:rPr>
          </w:rPrChange>
        </w:rPr>
      </w:pPr>
      <w:r w:rsidRPr="00B12333">
        <w:rPr>
          <w:rFonts w:ascii="Times New Roman" w:hAnsi="Times New Roman" w:cs="Times New Roman"/>
          <w:sz w:val="28"/>
          <w:szCs w:val="28"/>
          <w:rPrChange w:id="2179" w:author="Борис Гогинян" w:date="2020-05-22T22:35:00Z">
            <w:rPr>
              <w:rFonts w:ascii="Times New Roman" w:hAnsi="Times New Roman" w:cs="Times New Roman"/>
              <w:sz w:val="32"/>
              <w:szCs w:val="24"/>
            </w:rPr>
          </w:rPrChange>
        </w:rPr>
        <w:t>Алгоритм</w:t>
      </w:r>
      <w:r w:rsidRPr="003554F8">
        <w:rPr>
          <w:rFonts w:ascii="Times New Roman" w:hAnsi="Times New Roman" w:cs="Times New Roman"/>
          <w:sz w:val="28"/>
          <w:szCs w:val="28"/>
          <w:rPrChange w:id="2180" w:author="Борис Гогинян" w:date="2020-05-22T22:48:00Z">
            <w:rPr>
              <w:rFonts w:ascii="Times New Roman" w:hAnsi="Times New Roman" w:cs="Times New Roman"/>
              <w:sz w:val="32"/>
              <w:szCs w:val="24"/>
              <w:lang w:val="en-US"/>
            </w:rPr>
          </w:rPrChange>
        </w:rPr>
        <w:t xml:space="preserve"> </w:t>
      </w:r>
      <w:r w:rsidR="001C3CCE" w:rsidRPr="00B12333">
        <w:rPr>
          <w:rFonts w:ascii="Times New Roman" w:hAnsi="Times New Roman" w:cs="Times New Roman"/>
          <w:sz w:val="28"/>
          <w:szCs w:val="28"/>
          <w:lang w:val="en-US"/>
          <w:rPrChange w:id="2181" w:author="Борис Гогинян" w:date="2020-05-22T22:35:00Z">
            <w:rPr>
              <w:rFonts w:ascii="Times New Roman" w:hAnsi="Times New Roman" w:cs="Times New Roman"/>
              <w:sz w:val="32"/>
              <w:szCs w:val="24"/>
              <w:lang w:val="en-US"/>
            </w:rPr>
          </w:rPrChange>
        </w:rPr>
        <w:t>Bidirectional</w:t>
      </w:r>
      <w:r w:rsidR="001C3CCE" w:rsidRPr="003554F8">
        <w:rPr>
          <w:rFonts w:ascii="Times New Roman" w:hAnsi="Times New Roman" w:cs="Times New Roman"/>
          <w:sz w:val="28"/>
          <w:szCs w:val="28"/>
          <w:rPrChange w:id="2182" w:author="Борис Гогинян" w:date="2020-05-22T22:48:00Z">
            <w:rPr>
              <w:rFonts w:ascii="Times New Roman" w:hAnsi="Times New Roman" w:cs="Times New Roman"/>
              <w:sz w:val="32"/>
              <w:szCs w:val="24"/>
              <w:lang w:val="en-US"/>
            </w:rPr>
          </w:rPrChange>
        </w:rPr>
        <w:t xml:space="preserve"> </w:t>
      </w:r>
      <w:r w:rsidR="001C3CCE" w:rsidRPr="00B12333">
        <w:rPr>
          <w:rFonts w:ascii="Times New Roman" w:hAnsi="Times New Roman" w:cs="Times New Roman"/>
          <w:sz w:val="28"/>
          <w:szCs w:val="28"/>
          <w:lang w:val="en-US"/>
          <w:rPrChange w:id="2183" w:author="Борис Гогинян" w:date="2020-05-22T22:35:00Z">
            <w:rPr>
              <w:rFonts w:ascii="Times New Roman" w:hAnsi="Times New Roman" w:cs="Times New Roman"/>
              <w:sz w:val="32"/>
              <w:szCs w:val="24"/>
              <w:lang w:val="en-US"/>
            </w:rPr>
          </w:rPrChange>
        </w:rPr>
        <w:t>path</w:t>
      </w:r>
      <w:r w:rsidR="001C3CCE" w:rsidRPr="003554F8">
        <w:rPr>
          <w:rFonts w:ascii="Times New Roman" w:hAnsi="Times New Roman" w:cs="Times New Roman"/>
          <w:sz w:val="28"/>
          <w:szCs w:val="28"/>
          <w:rPrChange w:id="2184" w:author="Борис Гогинян" w:date="2020-05-22T22:48:00Z">
            <w:rPr>
              <w:rFonts w:ascii="Times New Roman" w:hAnsi="Times New Roman" w:cs="Times New Roman"/>
              <w:sz w:val="32"/>
              <w:szCs w:val="24"/>
              <w:lang w:val="en-US"/>
            </w:rPr>
          </w:rPrChange>
        </w:rPr>
        <w:t>-</w:t>
      </w:r>
      <w:r w:rsidR="001C3CCE" w:rsidRPr="00B12333">
        <w:rPr>
          <w:rFonts w:ascii="Times New Roman" w:hAnsi="Times New Roman" w:cs="Times New Roman"/>
          <w:sz w:val="28"/>
          <w:szCs w:val="28"/>
          <w:lang w:val="en-US"/>
          <w:rPrChange w:id="2185" w:author="Борис Гогинян" w:date="2020-05-22T22:35:00Z">
            <w:rPr>
              <w:rFonts w:ascii="Times New Roman" w:hAnsi="Times New Roman" w:cs="Times New Roman"/>
              <w:sz w:val="32"/>
              <w:szCs w:val="24"/>
              <w:lang w:val="en-US"/>
            </w:rPr>
          </w:rPrChange>
        </w:rPr>
        <w:t>tracing</w:t>
      </w:r>
      <w:r w:rsidR="00D90D50" w:rsidRPr="003554F8">
        <w:rPr>
          <w:rFonts w:ascii="Times New Roman" w:hAnsi="Times New Roman" w:cs="Times New Roman"/>
          <w:sz w:val="28"/>
          <w:szCs w:val="28"/>
          <w:rPrChange w:id="2186" w:author="Борис Гогинян" w:date="2020-05-22T22:48:00Z">
            <w:rPr>
              <w:rFonts w:ascii="Times New Roman" w:hAnsi="Times New Roman" w:cs="Times New Roman"/>
              <w:sz w:val="32"/>
              <w:szCs w:val="24"/>
              <w:lang w:val="en-US"/>
            </w:rPr>
          </w:rPrChange>
        </w:rPr>
        <w:t xml:space="preserve"> (</w:t>
      </w:r>
      <w:r w:rsidR="00D90D50" w:rsidRPr="00B12333">
        <w:rPr>
          <w:rFonts w:ascii="Times New Roman" w:hAnsi="Times New Roman" w:cs="Times New Roman"/>
          <w:sz w:val="28"/>
          <w:szCs w:val="28"/>
          <w:lang w:val="en-US"/>
          <w:rPrChange w:id="2187" w:author="Борис Гогинян" w:date="2020-05-22T22:35:00Z">
            <w:rPr>
              <w:rFonts w:ascii="Times New Roman" w:hAnsi="Times New Roman" w:cs="Times New Roman"/>
              <w:sz w:val="32"/>
              <w:szCs w:val="24"/>
              <w:lang w:val="en-US"/>
            </w:rPr>
          </w:rPrChange>
        </w:rPr>
        <w:t>BDTP</w:t>
      </w:r>
      <w:r w:rsidR="00D90D50" w:rsidRPr="003554F8">
        <w:rPr>
          <w:rFonts w:ascii="Times New Roman" w:hAnsi="Times New Roman" w:cs="Times New Roman"/>
          <w:sz w:val="28"/>
          <w:szCs w:val="28"/>
          <w:rPrChange w:id="2188" w:author="Борис Гогинян" w:date="2020-05-22T22:48:00Z">
            <w:rPr>
              <w:rFonts w:ascii="Times New Roman" w:hAnsi="Times New Roman" w:cs="Times New Roman"/>
              <w:sz w:val="32"/>
              <w:szCs w:val="24"/>
              <w:lang w:val="en-US"/>
            </w:rPr>
          </w:rPrChange>
        </w:rPr>
        <w:t>)</w:t>
      </w:r>
      <w:r w:rsidR="00866229" w:rsidRPr="003554F8">
        <w:rPr>
          <w:rFonts w:ascii="Times New Roman" w:hAnsi="Times New Roman" w:cs="Times New Roman"/>
          <w:sz w:val="28"/>
          <w:szCs w:val="28"/>
          <w:rPrChange w:id="2189" w:author="Борис Гогинян" w:date="2020-05-22T22:48:00Z">
            <w:rPr>
              <w:rFonts w:ascii="Times New Roman" w:hAnsi="Times New Roman" w:cs="Times New Roman"/>
              <w:sz w:val="32"/>
              <w:szCs w:val="24"/>
              <w:lang w:val="en-US"/>
            </w:rPr>
          </w:rPrChange>
        </w:rPr>
        <w:t xml:space="preserve"> [5]</w:t>
      </w:r>
    </w:p>
    <w:p w14:paraId="5D4A1F84" w14:textId="3B7244B3" w:rsidR="00513BC8" w:rsidRPr="00AD4BD2" w:rsidRDefault="008512F9"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 xml:space="preserve">BDPT сначала последовательно строит путь начиная с точки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на камере. Следующая вершина,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находится путем вычисления первого пересечения вдоль луча камеры. Другая вершина находится путем </w:t>
      </w:r>
      <w:r w:rsidR="009F17F0" w:rsidRPr="00AD4BD2">
        <w:rPr>
          <w:rFonts w:ascii="Times New Roman" w:hAnsi="Times New Roman" w:cs="Times New Roman"/>
          <w:sz w:val="28"/>
          <w:szCs w:val="28"/>
        </w:rPr>
        <w:t>семплирования</w:t>
      </w:r>
      <w:r w:rsidRPr="00AD4BD2">
        <w:rPr>
          <w:rFonts w:ascii="Times New Roman" w:hAnsi="Times New Roman" w:cs="Times New Roman"/>
          <w:sz w:val="28"/>
          <w:szCs w:val="28"/>
        </w:rPr>
        <w:t xml:space="preserve"> BSDF в точке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и </w:t>
      </w:r>
      <w:r w:rsidRPr="00AD4BD2">
        <w:rPr>
          <w:rFonts w:ascii="Times New Roman" w:hAnsi="Times New Roman" w:cs="Times New Roman"/>
          <w:sz w:val="28"/>
          <w:szCs w:val="28"/>
        </w:rPr>
        <w:lastRenderedPageBreak/>
        <w:t xml:space="preserve">трассировки луча, чтобы найти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oMath>
      <w:r w:rsidRPr="00AD4BD2">
        <w:rPr>
          <w:rFonts w:ascii="Times New Roman" w:hAnsi="Times New Roman" w:cs="Times New Roman"/>
          <w:sz w:val="28"/>
          <w:szCs w:val="28"/>
        </w:rPr>
        <w:t xml:space="preserve">, и так далее. Результирующий путь </w:t>
      </w:r>
      <w:r w:rsidR="00513BC8" w:rsidRPr="00AD4BD2">
        <w:rPr>
          <w:rFonts w:ascii="Times New Roman" w:hAnsi="Times New Roman" w:cs="Times New Roman"/>
          <w:sz w:val="28"/>
          <w:szCs w:val="28"/>
        </w:rPr>
        <w:t xml:space="preserve">из </w:t>
      </w:r>
      <w:r w:rsidRPr="00AD4BD2">
        <w:rPr>
          <w:rFonts w:ascii="Times New Roman" w:hAnsi="Times New Roman" w:cs="Times New Roman"/>
          <w:sz w:val="28"/>
          <w:szCs w:val="28"/>
        </w:rPr>
        <w:t>t вершин</w:t>
      </w:r>
      <w:r w:rsidR="00513BC8" w:rsidRPr="00AD4BD2">
        <w:rPr>
          <w:rFonts w:ascii="Times New Roman" w:hAnsi="Times New Roman" w:cs="Times New Roman"/>
          <w:sz w:val="28"/>
          <w:szCs w:val="28"/>
        </w:rPr>
        <w:t>:</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t-1</m:t>
            </m:r>
          </m:sub>
        </m:sSub>
      </m:oMath>
      <w:r w:rsidRPr="00AD4BD2">
        <w:rPr>
          <w:rFonts w:ascii="Times New Roman" w:hAnsi="Times New Roman" w:cs="Times New Roman"/>
          <w:sz w:val="28"/>
          <w:szCs w:val="28"/>
        </w:rPr>
        <w:t xml:space="preserve">. </w:t>
      </w:r>
    </w:p>
    <w:p w14:paraId="31B2CAB6" w14:textId="13CFC18A" w:rsidR="008512F9" w:rsidRPr="00AD4BD2" w:rsidRDefault="00513BC8"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Аналогично</w:t>
      </w:r>
      <w:r w:rsidR="008512F9" w:rsidRPr="00AD4BD2">
        <w:rPr>
          <w:rFonts w:ascii="Times New Roman" w:hAnsi="Times New Roman" w:cs="Times New Roman"/>
          <w:sz w:val="28"/>
          <w:szCs w:val="28"/>
        </w:rPr>
        <w:t xml:space="preserve">, начиная с точки на источнике света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 xml:space="preserve"> (используя </w:t>
      </w:r>
      <w:r w:rsidRPr="00AD4BD2">
        <w:rPr>
          <w:rFonts w:ascii="Times New Roman" w:hAnsi="Times New Roman" w:cs="Times New Roman"/>
          <w:sz w:val="28"/>
          <w:szCs w:val="28"/>
        </w:rPr>
        <w:t xml:space="preserve">соответствующие </w:t>
      </w:r>
      <w:r w:rsidR="00D90D50" w:rsidRPr="00AD4BD2">
        <w:rPr>
          <w:rFonts w:ascii="Times New Roman" w:hAnsi="Times New Roman" w:cs="Times New Roman"/>
          <w:sz w:val="28"/>
          <w:szCs w:val="28"/>
        </w:rPr>
        <w:t>характеристики поверхности (</w:t>
      </w:r>
      <w:r w:rsidRPr="00AD4BD2">
        <w:rPr>
          <w:rFonts w:ascii="Times New Roman" w:hAnsi="Times New Roman" w:cs="Times New Roman"/>
          <w:sz w:val="28"/>
          <w:szCs w:val="28"/>
        </w:rPr>
        <w:t>BSDF</w:t>
      </w:r>
      <w:r w:rsidR="00D90D50" w:rsidRPr="00AD4BD2">
        <w:rPr>
          <w:rFonts w:ascii="Times New Roman" w:hAnsi="Times New Roman" w:cs="Times New Roman"/>
          <w:sz w:val="28"/>
          <w:szCs w:val="28"/>
        </w:rPr>
        <w:t>)</w:t>
      </w:r>
      <w:r w:rsidR="008512F9" w:rsidRPr="00AD4BD2">
        <w:rPr>
          <w:rFonts w:ascii="Times New Roman" w:hAnsi="Times New Roman" w:cs="Times New Roman"/>
          <w:sz w:val="28"/>
          <w:szCs w:val="28"/>
        </w:rPr>
        <w:t xml:space="preserve"> в каждой вершине), создает</w:t>
      </w:r>
      <w:r w:rsidRPr="00AD4BD2">
        <w:rPr>
          <w:rFonts w:ascii="Times New Roman" w:hAnsi="Times New Roman" w:cs="Times New Roman"/>
          <w:sz w:val="28"/>
          <w:szCs w:val="28"/>
        </w:rPr>
        <w:t>ся световой подпуть из s вершин:</w:t>
      </w:r>
      <w:r w:rsidR="008512F9"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s-1</m:t>
            </m:r>
          </m:sub>
        </m:sSub>
      </m:oMath>
      <w:r w:rsidR="008512F9" w:rsidRPr="00AD4BD2">
        <w:rPr>
          <w:rFonts w:ascii="Times New Roman" w:hAnsi="Times New Roman" w:cs="Times New Roman"/>
          <w:sz w:val="28"/>
          <w:szCs w:val="28"/>
        </w:rPr>
        <w:t>.</w:t>
      </w:r>
    </w:p>
    <w:p w14:paraId="33178541" w14:textId="3D285D1D" w:rsidR="008512F9" w:rsidRPr="00AD4BD2" w:rsidRDefault="00513BC8" w:rsidP="00AB7C9B">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П</w:t>
      </w:r>
      <w:r w:rsidR="008512F9" w:rsidRPr="00AD4BD2">
        <w:rPr>
          <w:rFonts w:ascii="Times New Roman" w:hAnsi="Times New Roman" w:cs="Times New Roman"/>
          <w:sz w:val="28"/>
          <w:szCs w:val="28"/>
        </w:rPr>
        <w:t xml:space="preserve">олный путь </w:t>
      </w:r>
      <w:r w:rsidRPr="00AD4BD2">
        <w:rPr>
          <w:rFonts w:ascii="Times New Roman" w:hAnsi="Times New Roman" w:cs="Times New Roman"/>
          <w:sz w:val="28"/>
          <w:szCs w:val="28"/>
        </w:rPr>
        <w:t>есть соединение вершин подпутей:</w:t>
      </w:r>
    </w:p>
    <w:p w14:paraId="285FDFFD" w14:textId="3591D3D2" w:rsidR="008512F9" w:rsidRPr="00AD4BD2" w:rsidRDefault="00AB3BAD" w:rsidP="00AB7C9B">
      <w:pPr>
        <w:spacing w:after="0" w:line="276" w:lineRule="auto"/>
        <w:ind w:left="567"/>
        <w:contextualSpacing/>
        <w:rPr>
          <w:rFonts w:ascii="Times New Roman" w:hAnsi="Times New Roman" w:cs="Times New Roman"/>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x-1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y-1</m:t>
              </m:r>
            </m:sub>
          </m:sSub>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m:oMathPara>
    </w:p>
    <w:p w14:paraId="6FA0A457" w14:textId="24C2AF71" w:rsidR="006D1E05" w:rsidRPr="00AD4BD2" w:rsidRDefault="00513BC8"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где x </w:t>
      </w:r>
      <m:oMath>
        <m:r>
          <w:rPr>
            <w:rFonts w:ascii="Cambria Math" w:hAnsi="Cambria Math" w:cs="Times New Roman"/>
            <w:sz w:val="28"/>
            <w:szCs w:val="28"/>
          </w:rPr>
          <m:t>≤</m:t>
        </m:r>
      </m:oMath>
      <w:r w:rsidRPr="00AD4BD2">
        <w:rPr>
          <w:rFonts w:ascii="Times New Roman" w:hAnsi="Times New Roman" w:cs="Times New Roman"/>
          <w:sz w:val="28"/>
          <w:szCs w:val="28"/>
        </w:rPr>
        <w:t xml:space="preserve"> s и y</w:t>
      </w:r>
      <w:r w:rsidR="00FE1CE8" w:rsidRPr="00AD4BD2">
        <w:rPr>
          <w:rFonts w:ascii="Times New Roman" w:hAnsi="Times New Roman" w:cs="Times New Roman"/>
          <w:sz w:val="28"/>
          <w:szCs w:val="28"/>
        </w:rPr>
        <w:t xml:space="preserve"> </w:t>
      </w:r>
      <m:oMath>
        <m:r>
          <w:rPr>
            <w:rFonts w:ascii="Cambria Math" w:hAnsi="Cambria Math" w:cs="Times New Roman"/>
            <w:sz w:val="28"/>
            <w:szCs w:val="28"/>
          </w:rPr>
          <m:t>≤</m:t>
        </m:r>
      </m:oMath>
      <w:r w:rsidR="00AB3BAD" w:rsidRPr="00AD4BD2">
        <w:rPr>
          <w:rFonts w:ascii="Times New Roman" w:hAnsi="Times New Roman" w:cs="Times New Roman"/>
          <w:sz w:val="28"/>
          <w:szCs w:val="28"/>
        </w:rPr>
        <w:t xml:space="preserve"> t.</w:t>
      </w:r>
    </w:p>
    <w:p w14:paraId="3F2CD242" w14:textId="2E1AFF63" w:rsidR="00FA52B1" w:rsidRPr="00AD4BD2" w:rsidRDefault="00C95EA0"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Можно выделить три способа улучшения алгоритма</w:t>
      </w:r>
      <w:r w:rsidR="00AB3BAD" w:rsidRPr="00AD4BD2">
        <w:rPr>
          <w:rFonts w:ascii="Times New Roman" w:hAnsi="Times New Roman" w:cs="Times New Roman"/>
          <w:sz w:val="28"/>
          <w:szCs w:val="28"/>
        </w:rPr>
        <w:t>:</w:t>
      </w:r>
    </w:p>
    <w:p w14:paraId="2883C1E8" w14:textId="48BC565A" w:rsidR="00AB3BAD" w:rsidRPr="00AD4BD2" w:rsidRDefault="00C95EA0"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1) </w:t>
      </w:r>
      <w:r w:rsidR="00AB3BAD" w:rsidRPr="00AD4BD2">
        <w:rPr>
          <w:rFonts w:ascii="Times New Roman" w:hAnsi="Times New Roman" w:cs="Times New Roman"/>
          <w:sz w:val="28"/>
          <w:szCs w:val="28"/>
        </w:rPr>
        <w:t xml:space="preserve">Подпути могут быть использованы повторно. Если задан путь </w:t>
      </w:r>
      <m:oMath>
        <m:r>
          <w:rPr>
            <w:rFonts w:ascii="Cambria Math" w:hAnsi="Cambria Math" w:cs="Times New Roman"/>
            <w:sz w:val="28"/>
            <w:szCs w:val="28"/>
            <w:lang w:val="en-US"/>
          </w:rPr>
          <m:t>P</m:t>
        </m:r>
      </m:oMath>
      <w:r w:rsidR="00AB3BAD" w:rsidRPr="00AD4BD2">
        <w:rPr>
          <w:rFonts w:ascii="Times New Roman" w:hAnsi="Times New Roman" w:cs="Times New Roman"/>
          <w:sz w:val="28"/>
          <w:szCs w:val="28"/>
        </w:rPr>
        <w:t>, то</w:t>
      </w:r>
      <w:r w:rsidR="00FA16C6" w:rsidRPr="00AD4BD2">
        <w:rPr>
          <w:rFonts w:ascii="Times New Roman" w:hAnsi="Times New Roman" w:cs="Times New Roman"/>
          <w:sz w:val="28"/>
          <w:szCs w:val="28"/>
        </w:rPr>
        <w:t xml:space="preserve"> соединяя всевозможными способами различные комбинации префиксов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lang w:val="en-US"/>
              </w:rPr>
              <m:t>i</m:t>
            </m:r>
          </m:sub>
        </m:sSub>
        <m:r>
          <w:rPr>
            <w:rFonts w:ascii="Cambria Math" w:hAnsi="Cambria Math" w:cs="Times New Roman"/>
            <w:sz w:val="28"/>
            <w:szCs w:val="28"/>
          </w:rPr>
          <m:t>, 1&lt;i&lt;s</m:t>
        </m:r>
      </m:oMath>
      <w:r w:rsidR="00AB3BAD" w:rsidRPr="00AD4BD2">
        <w:rPr>
          <w:rFonts w:ascii="Times New Roman" w:hAnsi="Times New Roman" w:cs="Times New Roman"/>
          <w:sz w:val="28"/>
          <w:szCs w:val="28"/>
        </w:rPr>
        <w:t xml:space="preserve"> </w:t>
      </w:r>
      <w:r w:rsidR="00FA16C6" w:rsidRPr="00AD4BD2">
        <w:rPr>
          <w:rFonts w:ascii="Times New Roman" w:hAnsi="Times New Roman" w:cs="Times New Roman"/>
          <w:sz w:val="28"/>
          <w:szCs w:val="28"/>
        </w:rPr>
        <w:t xml:space="preserve">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j</m:t>
            </m:r>
          </m:sub>
        </m:sSub>
        <m:r>
          <w:rPr>
            <w:rFonts w:ascii="Cambria Math" w:hAnsi="Cambria Math" w:cs="Times New Roman"/>
            <w:sz w:val="28"/>
            <w:szCs w:val="28"/>
          </w:rPr>
          <m:t>, 1&lt;j&lt;t</m:t>
        </m:r>
      </m:oMath>
      <w:r w:rsidR="00FA16C6" w:rsidRPr="00AD4BD2">
        <w:rPr>
          <w:rFonts w:ascii="Times New Roman" w:hAnsi="Times New Roman" w:cs="Times New Roman"/>
          <w:sz w:val="28"/>
          <w:szCs w:val="28"/>
        </w:rPr>
        <w:t xml:space="preserve"> , можно построить множество уникальных путей длины </w:t>
      </w:r>
      <m:oMath>
        <m:r>
          <w:rPr>
            <w:rFonts w:ascii="Cambria Math" w:hAnsi="Cambria Math" w:cs="Times New Roman"/>
            <w:sz w:val="28"/>
            <w:szCs w:val="28"/>
          </w:rPr>
          <m:t>2&lt;l&lt;s+</m:t>
        </m:r>
        <m:r>
          <w:rPr>
            <w:rFonts w:ascii="Cambria Math" w:hAnsi="Cambria Math" w:cs="Times New Roman"/>
            <w:sz w:val="28"/>
            <w:szCs w:val="28"/>
            <w:lang w:val="en-US"/>
          </w:rPr>
          <m:t>t</m:t>
        </m:r>
      </m:oMath>
      <w:r w:rsidR="00FA52B1" w:rsidRPr="00AD4BD2">
        <w:rPr>
          <w:rFonts w:ascii="Times New Roman" w:hAnsi="Times New Roman" w:cs="Times New Roman"/>
          <w:sz w:val="28"/>
          <w:szCs w:val="28"/>
        </w:rPr>
        <w:t>.</w:t>
      </w:r>
    </w:p>
    <w:p w14:paraId="5ECED60F" w14:textId="100CEA20"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2) </w:t>
      </w:r>
      <w:r w:rsidR="00C95EA0" w:rsidRPr="00AD4BD2">
        <w:rPr>
          <w:rFonts w:ascii="Times New Roman" w:hAnsi="Times New Roman" w:cs="Times New Roman"/>
          <w:sz w:val="28"/>
          <w:szCs w:val="28"/>
        </w:rPr>
        <w:t xml:space="preserve">Нельзя </w:t>
      </w:r>
      <w:r w:rsidR="00441924" w:rsidRPr="00AD4BD2">
        <w:rPr>
          <w:rFonts w:ascii="Times New Roman" w:hAnsi="Times New Roman" w:cs="Times New Roman"/>
          <w:sz w:val="28"/>
          <w:szCs w:val="28"/>
        </w:rPr>
        <w: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 например, таковыми являются техники прямого освещения.</w:t>
      </w:r>
    </w:p>
    <w:p w14:paraId="3F10FB20" w14:textId="6381E4D4"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3) </w:t>
      </w:r>
      <w:r w:rsidR="009D7BE0" w:rsidRPr="00AD4BD2">
        <w:rPr>
          <w:rFonts w:ascii="Times New Roman" w:hAnsi="Times New Roman" w:cs="Times New Roman"/>
          <w:sz w:val="28"/>
          <w:szCs w:val="28"/>
        </w:rPr>
        <w:t>Можно</w:t>
      </w:r>
      <w:r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оценивать различные стратегии</w:t>
      </w:r>
      <w:r w:rsidRPr="00AD4BD2">
        <w:rPr>
          <w:rFonts w:ascii="Times New Roman" w:hAnsi="Times New Roman" w:cs="Times New Roman"/>
          <w:sz w:val="28"/>
          <w:szCs w:val="28"/>
        </w:rPr>
        <w:t xml:space="preserve"> для генерации путей</w:t>
      </w:r>
      <w:r w:rsidR="009D7BE0" w:rsidRPr="00AD4BD2">
        <w:rPr>
          <w:rFonts w:ascii="Times New Roman" w:hAnsi="Times New Roman" w:cs="Times New Roman"/>
          <w:sz w:val="28"/>
          <w:szCs w:val="28"/>
        </w:rPr>
        <w:t xml:space="preserve"> определенной длины, потому что</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очевидно</w:t>
      </w:r>
      <w:r w:rsidRPr="00AD4BD2">
        <w:rPr>
          <w:rFonts w:ascii="Times New Roman" w:hAnsi="Times New Roman" w:cs="Times New Roman"/>
          <w:sz w:val="28"/>
          <w:szCs w:val="28"/>
        </w:rPr>
        <w:t>, что н</w:t>
      </w:r>
      <w:r w:rsidR="00D90D50" w:rsidRPr="00AD4BD2">
        <w:rPr>
          <w:rFonts w:ascii="Times New Roman" w:hAnsi="Times New Roman" w:cs="Times New Roman"/>
          <w:sz w:val="28"/>
          <w:szCs w:val="28"/>
        </w:rPr>
        <w:t>екоторые стра</w:t>
      </w:r>
      <w:r w:rsidR="009D7BE0" w:rsidRPr="00AD4BD2">
        <w:rPr>
          <w:rFonts w:ascii="Times New Roman" w:hAnsi="Times New Roman" w:cs="Times New Roman"/>
          <w:sz w:val="28"/>
          <w:szCs w:val="28"/>
        </w:rPr>
        <w:t xml:space="preserve">тегии, которые хороши для создания </w:t>
      </w:r>
      <w:r w:rsidR="00D90D50" w:rsidRPr="00AD4BD2">
        <w:rPr>
          <w:rFonts w:ascii="Times New Roman" w:hAnsi="Times New Roman" w:cs="Times New Roman"/>
          <w:sz w:val="28"/>
          <w:szCs w:val="28"/>
        </w:rPr>
        <w:t>о</w:t>
      </w:r>
      <w:r w:rsidR="009D7BE0" w:rsidRPr="00AD4BD2">
        <w:rPr>
          <w:rFonts w:ascii="Times New Roman" w:hAnsi="Times New Roman" w:cs="Times New Roman"/>
          <w:sz w:val="28"/>
          <w:szCs w:val="28"/>
        </w:rPr>
        <w:t>дних</w:t>
      </w:r>
      <w:r w:rsidR="00D90D50" w:rsidRPr="00AD4BD2">
        <w:rPr>
          <w:rFonts w:ascii="Times New Roman" w:hAnsi="Times New Roman" w:cs="Times New Roman"/>
          <w:sz w:val="28"/>
          <w:szCs w:val="28"/>
        </w:rPr>
        <w:t xml:space="preserve"> видов </w:t>
      </w:r>
      <w:r w:rsidR="009D7BE0" w:rsidRPr="00AD4BD2">
        <w:rPr>
          <w:rFonts w:ascii="Times New Roman" w:hAnsi="Times New Roman" w:cs="Times New Roman"/>
          <w:sz w:val="28"/>
          <w:szCs w:val="28"/>
        </w:rPr>
        <w:t>траекторий</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могут быть</w:t>
      </w:r>
      <w:r w:rsidR="00D90D50" w:rsidRPr="00AD4BD2">
        <w:rPr>
          <w:rFonts w:ascii="Times New Roman" w:hAnsi="Times New Roman" w:cs="Times New Roman"/>
          <w:sz w:val="28"/>
          <w:szCs w:val="28"/>
        </w:rPr>
        <w:t xml:space="preserve"> плохи для других.</w:t>
      </w:r>
      <w:r w:rsidRPr="00AD4BD2">
        <w:rPr>
          <w:rFonts w:ascii="Times New Roman" w:hAnsi="Times New Roman" w:cs="Times New Roman"/>
          <w:sz w:val="28"/>
          <w:szCs w:val="28"/>
        </w:rPr>
        <w:t xml:space="preserve"> </w:t>
      </w:r>
    </w:p>
    <w:p w14:paraId="14DDEE7B" w14:textId="70F23ACF"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Множественная выборка</w:t>
      </w:r>
      <w:r w:rsidR="009D7BE0" w:rsidRPr="00AD4BD2">
        <w:rPr>
          <w:rFonts w:ascii="Times New Roman" w:hAnsi="Times New Roman" w:cs="Times New Roman"/>
          <w:sz w:val="28"/>
          <w:szCs w:val="28"/>
        </w:rPr>
        <w:t xml:space="preserve"> по</w:t>
      </w:r>
      <w:r w:rsidRPr="00AD4BD2">
        <w:rPr>
          <w:rFonts w:ascii="Times New Roman" w:hAnsi="Times New Roman" w:cs="Times New Roman"/>
          <w:sz w:val="28"/>
          <w:szCs w:val="28"/>
        </w:rPr>
        <w:t xml:space="preserve"> важности</w:t>
      </w:r>
      <w:r w:rsidR="00D90D50" w:rsidRPr="00AD4BD2">
        <w:rPr>
          <w:rFonts w:ascii="Times New Roman" w:hAnsi="Times New Roman" w:cs="Times New Roman"/>
          <w:sz w:val="28"/>
          <w:szCs w:val="28"/>
        </w:rPr>
        <w:t xml:space="preserve"> (англ. Multiple importance sampling)</w:t>
      </w:r>
      <w:r w:rsidRPr="00AD4BD2">
        <w:rPr>
          <w:rFonts w:ascii="Times New Roman" w:hAnsi="Times New Roman" w:cs="Times New Roman"/>
          <w:sz w:val="28"/>
          <w:szCs w:val="28"/>
        </w:rPr>
        <w:t xml:space="preserve"> может быть применена для </w:t>
      </w:r>
      <w:r w:rsidR="00D90D50" w:rsidRPr="00AD4BD2">
        <w:rPr>
          <w:rFonts w:ascii="Times New Roman" w:hAnsi="Times New Roman" w:cs="Times New Roman"/>
          <w:sz w:val="28"/>
          <w:szCs w:val="28"/>
        </w:rPr>
        <w:t xml:space="preserve">оценивания стратегий и использования их там, где они лучше всего подходят. </w:t>
      </w:r>
      <w:r w:rsidRPr="00AD4BD2">
        <w:rPr>
          <w:rFonts w:ascii="Times New Roman" w:hAnsi="Times New Roman" w:cs="Times New Roman"/>
          <w:sz w:val="28"/>
          <w:szCs w:val="28"/>
        </w:rPr>
        <w:t>Это применение MIS имеет решающее значение для эффективности BDPT.</w:t>
      </w:r>
    </w:p>
    <w:p w14:paraId="51B30E9E" w14:textId="77777777" w:rsidR="00FA52B1" w:rsidRPr="00AD4BD2" w:rsidRDefault="00FA52B1" w:rsidP="008D133B">
      <w:pPr>
        <w:spacing w:after="0" w:line="276" w:lineRule="auto"/>
        <w:rPr>
          <w:rFonts w:ascii="Times New Roman" w:hAnsi="Times New Roman" w:cs="Times New Roman"/>
          <w:sz w:val="28"/>
          <w:szCs w:val="28"/>
        </w:rPr>
      </w:pPr>
    </w:p>
    <w:p w14:paraId="7BBBE92B" w14:textId="402DF6C0" w:rsidR="001C3CCE" w:rsidRPr="00B12333" w:rsidRDefault="00531FCD" w:rsidP="008D133B">
      <w:pPr>
        <w:spacing w:after="0" w:line="276" w:lineRule="auto"/>
        <w:ind w:left="567"/>
        <w:contextualSpacing/>
        <w:rPr>
          <w:rFonts w:ascii="Times New Roman" w:hAnsi="Times New Roman" w:cs="Times New Roman"/>
          <w:sz w:val="28"/>
          <w:szCs w:val="28"/>
          <w:rPrChange w:id="2190" w:author="Борис Гогинян" w:date="2020-05-22T22:35:00Z">
            <w:rPr>
              <w:rFonts w:ascii="Times New Roman" w:hAnsi="Times New Roman" w:cs="Times New Roman"/>
              <w:sz w:val="24"/>
              <w:szCs w:val="24"/>
            </w:rPr>
          </w:rPrChange>
        </w:rPr>
      </w:pPr>
      <w:r>
        <w:rPr>
          <w:rFonts w:ascii="Times New Roman" w:hAnsi="Times New Roman" w:cs="Times New Roman"/>
          <w:noProof/>
          <w:sz w:val="28"/>
          <w:szCs w:val="28"/>
          <w:lang w:eastAsia="ru-RU"/>
        </w:rPr>
        <w:pict w14:anchorId="0E16D681">
          <v:shape id="_x0000_i1027" type="#_x0000_t75" style="width:483.75pt;height:231pt">
            <v:imagedata r:id="rId23" o:title="bidir path tracing"/>
          </v:shape>
        </w:pict>
      </w:r>
    </w:p>
    <w:p w14:paraId="72ED08E2" w14:textId="3D497146" w:rsidR="001C3CCE" w:rsidRPr="00B12333" w:rsidRDefault="001C3CCE" w:rsidP="008D133B">
      <w:pPr>
        <w:spacing w:after="0" w:line="276" w:lineRule="auto"/>
        <w:ind w:left="567"/>
        <w:contextualSpacing/>
        <w:jc w:val="center"/>
        <w:rPr>
          <w:rFonts w:ascii="Times New Roman" w:hAnsi="Times New Roman" w:cs="Times New Roman"/>
          <w:sz w:val="28"/>
          <w:szCs w:val="28"/>
          <w:rPrChange w:id="2191" w:author="Борис Гогинян" w:date="2020-05-22T22:35:00Z">
            <w:rPr>
              <w:rFonts w:ascii="Times New Roman" w:hAnsi="Times New Roman" w:cs="Times New Roman"/>
              <w:sz w:val="24"/>
              <w:szCs w:val="24"/>
            </w:rPr>
          </w:rPrChange>
        </w:rPr>
      </w:pPr>
      <w:r w:rsidRPr="00B12333">
        <w:rPr>
          <w:rFonts w:ascii="Times New Roman" w:hAnsi="Times New Roman" w:cs="Times New Roman"/>
          <w:sz w:val="28"/>
          <w:szCs w:val="28"/>
          <w:rPrChange w:id="2192" w:author="Борис Гогинян" w:date="2020-05-22T22:35:00Z">
            <w:rPr>
              <w:rFonts w:ascii="Times New Roman" w:hAnsi="Times New Roman" w:cs="Times New Roman"/>
              <w:sz w:val="24"/>
              <w:szCs w:val="24"/>
            </w:rPr>
          </w:rPrChange>
        </w:rPr>
        <w:lastRenderedPageBreak/>
        <w:t>Рис. 7 Схема алгоритма двунаправленной трассировки пути с единичным детерминированным шагом.</w:t>
      </w:r>
      <w:r w:rsidR="00866229" w:rsidRPr="00B12333">
        <w:rPr>
          <w:rFonts w:ascii="Times New Roman" w:hAnsi="Times New Roman" w:cs="Times New Roman"/>
          <w:sz w:val="28"/>
          <w:szCs w:val="28"/>
          <w:rPrChange w:id="2193" w:author="Борис Гогинян" w:date="2020-05-22T22:35:00Z">
            <w:rPr>
              <w:rFonts w:ascii="Times New Roman" w:hAnsi="Times New Roman" w:cs="Times New Roman"/>
              <w:sz w:val="24"/>
              <w:szCs w:val="24"/>
            </w:rPr>
          </w:rPrChange>
        </w:rPr>
        <w:t xml:space="preserve"> [34]</w:t>
      </w:r>
    </w:p>
    <w:p w14:paraId="3FCFB634" w14:textId="3C5FE1FF" w:rsidR="009D7BE0" w:rsidRPr="00B12333" w:rsidRDefault="009D7BE0" w:rsidP="008D133B">
      <w:pPr>
        <w:spacing w:line="276" w:lineRule="auto"/>
        <w:rPr>
          <w:rFonts w:ascii="Times New Roman" w:hAnsi="Times New Roman" w:cs="Times New Roman"/>
          <w:color w:val="000000"/>
          <w:sz w:val="28"/>
          <w:szCs w:val="28"/>
          <w:shd w:val="clear" w:color="auto" w:fill="FFFFFF"/>
          <w:rPrChange w:id="2194" w:author="Борис Гогинян" w:date="2020-05-22T22:35:00Z">
            <w:rPr>
              <w:rFonts w:ascii="Times New Roman" w:hAnsi="Times New Roman" w:cs="Times New Roman"/>
              <w:color w:val="000000"/>
              <w:shd w:val="clear" w:color="auto" w:fill="FFFFFF"/>
            </w:rPr>
          </w:rPrChange>
        </w:rPr>
      </w:pPr>
    </w:p>
    <w:p w14:paraId="63AE7D6C" w14:textId="77777777" w:rsidR="00640028" w:rsidRPr="00B12333" w:rsidRDefault="00640028">
      <w:pPr>
        <w:rPr>
          <w:rFonts w:ascii="Times New Roman" w:hAnsi="Times New Roman" w:cs="Times New Roman"/>
          <w:color w:val="000000"/>
          <w:sz w:val="28"/>
          <w:szCs w:val="28"/>
          <w:shd w:val="clear" w:color="auto" w:fill="FFFFFF"/>
          <w:rPrChange w:id="2195" w:author="Борис Гогинян" w:date="2020-05-22T22:35:00Z">
            <w:rPr>
              <w:rFonts w:ascii="Times New Roman" w:hAnsi="Times New Roman" w:cs="Times New Roman"/>
              <w:color w:val="000000"/>
              <w:sz w:val="36"/>
              <w:shd w:val="clear" w:color="auto" w:fill="FFFFFF"/>
            </w:rPr>
          </w:rPrChange>
        </w:rPr>
      </w:pPr>
      <w:del w:id="2196" w:author="Борис Гогинян" w:date="2020-05-24T21:12:00Z">
        <w:r w:rsidRPr="00B12333" w:rsidDel="008D5741">
          <w:rPr>
            <w:rFonts w:ascii="Times New Roman" w:hAnsi="Times New Roman" w:cs="Times New Roman"/>
            <w:color w:val="000000"/>
            <w:sz w:val="28"/>
            <w:szCs w:val="28"/>
            <w:shd w:val="clear" w:color="auto" w:fill="FFFFFF"/>
            <w:rPrChange w:id="2197" w:author="Борис Гогинян" w:date="2020-05-22T22:35:00Z">
              <w:rPr>
                <w:rFonts w:ascii="Times New Roman" w:hAnsi="Times New Roman" w:cs="Times New Roman"/>
                <w:color w:val="000000"/>
                <w:sz w:val="36"/>
                <w:shd w:val="clear" w:color="auto" w:fill="FFFFFF"/>
              </w:rPr>
            </w:rPrChange>
          </w:rPr>
          <w:br w:type="page"/>
        </w:r>
      </w:del>
    </w:p>
    <w:p w14:paraId="19BA3E83" w14:textId="3D9DA422" w:rsidR="00A6235B" w:rsidRPr="00B12333" w:rsidRDefault="00667911">
      <w:pPr>
        <w:spacing w:line="276" w:lineRule="auto"/>
        <w:jc w:val="center"/>
        <w:rPr>
          <w:rFonts w:ascii="Times New Roman" w:hAnsi="Times New Roman" w:cs="Times New Roman"/>
          <w:color w:val="000000"/>
          <w:sz w:val="28"/>
          <w:szCs w:val="28"/>
          <w:shd w:val="clear" w:color="auto" w:fill="FFFFFF"/>
          <w:rPrChange w:id="2198" w:author="Борис Гогинян" w:date="2020-05-22T22:35:00Z">
            <w:rPr>
              <w:rFonts w:ascii="Times New Roman" w:hAnsi="Times New Roman" w:cs="Times New Roman"/>
              <w:color w:val="000000"/>
              <w:sz w:val="36"/>
              <w:shd w:val="clear" w:color="auto" w:fill="FFFFFF"/>
            </w:rPr>
          </w:rPrChange>
        </w:rPr>
        <w:pPrChange w:id="2199" w:author="Борис Гогинян" w:date="2020-05-24T21:12:00Z">
          <w:pPr>
            <w:spacing w:line="276" w:lineRule="auto"/>
          </w:pPr>
        </w:pPrChange>
      </w:pPr>
      <w:r w:rsidRPr="00B12333">
        <w:rPr>
          <w:rFonts w:ascii="Times New Roman" w:hAnsi="Times New Roman" w:cs="Times New Roman"/>
          <w:color w:val="000000"/>
          <w:sz w:val="28"/>
          <w:szCs w:val="28"/>
          <w:shd w:val="clear" w:color="auto" w:fill="FFFFFF"/>
          <w:rPrChange w:id="2200" w:author="Борис Гогинян" w:date="2020-05-22T22:35:00Z">
            <w:rPr>
              <w:rFonts w:ascii="Times New Roman" w:hAnsi="Times New Roman" w:cs="Times New Roman"/>
              <w:color w:val="000000"/>
              <w:sz w:val="36"/>
              <w:shd w:val="clear" w:color="auto" w:fill="FFFFFF"/>
            </w:rPr>
          </w:rPrChange>
        </w:rPr>
        <w:t>Оптимизационные</w:t>
      </w:r>
      <w:r w:rsidR="006D1E05" w:rsidRPr="00B12333">
        <w:rPr>
          <w:rFonts w:ascii="Times New Roman" w:hAnsi="Times New Roman" w:cs="Times New Roman"/>
          <w:color w:val="000000"/>
          <w:sz w:val="28"/>
          <w:szCs w:val="28"/>
          <w:shd w:val="clear" w:color="auto" w:fill="FFFFFF"/>
          <w:rPrChange w:id="2201" w:author="Борис Гогинян" w:date="2020-05-22T22:35:00Z">
            <w:rPr>
              <w:rFonts w:ascii="Times New Roman" w:hAnsi="Times New Roman" w:cs="Times New Roman"/>
              <w:color w:val="000000"/>
              <w:sz w:val="36"/>
              <w:shd w:val="clear" w:color="auto" w:fill="FFFFFF"/>
            </w:rPr>
          </w:rPrChange>
        </w:rPr>
        <w:t xml:space="preserve"> </w:t>
      </w:r>
      <w:commentRangeStart w:id="2202"/>
      <w:r w:rsidR="006D1E05" w:rsidRPr="00B12333">
        <w:rPr>
          <w:rFonts w:ascii="Times New Roman" w:hAnsi="Times New Roman" w:cs="Times New Roman"/>
          <w:color w:val="000000"/>
          <w:sz w:val="28"/>
          <w:szCs w:val="28"/>
          <w:shd w:val="clear" w:color="auto" w:fill="FFFFFF"/>
          <w:rPrChange w:id="2203" w:author="Борис Гогинян" w:date="2020-05-22T22:35:00Z">
            <w:rPr>
              <w:rFonts w:ascii="Times New Roman" w:hAnsi="Times New Roman" w:cs="Times New Roman"/>
              <w:color w:val="000000"/>
              <w:sz w:val="36"/>
              <w:shd w:val="clear" w:color="auto" w:fill="FFFFFF"/>
            </w:rPr>
          </w:rPrChange>
        </w:rPr>
        <w:t>методы</w:t>
      </w:r>
      <w:commentRangeEnd w:id="2202"/>
      <w:r w:rsidR="006514DC" w:rsidRPr="00B12333">
        <w:rPr>
          <w:rStyle w:val="af1"/>
          <w:sz w:val="28"/>
          <w:szCs w:val="28"/>
          <w:rPrChange w:id="2204" w:author="Борис Гогинян" w:date="2020-05-22T22:35:00Z">
            <w:rPr>
              <w:rStyle w:val="af1"/>
            </w:rPr>
          </w:rPrChange>
        </w:rPr>
        <w:commentReference w:id="2202"/>
      </w:r>
    </w:p>
    <w:p w14:paraId="22E745A4" w14:textId="3525C439" w:rsidR="00640028" w:rsidRPr="00AD4BD2" w:rsidRDefault="006D1E05" w:rsidP="00640028">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Для каждого алгоритма существуют способы ускорить его работу. </w:t>
      </w:r>
      <w:r w:rsidR="0071051D" w:rsidRPr="00AD4BD2">
        <w:rPr>
          <w:rFonts w:ascii="Times New Roman" w:hAnsi="Times New Roman" w:cs="Times New Roman"/>
          <w:color w:val="000000"/>
          <w:sz w:val="28"/>
          <w:szCs w:val="28"/>
          <w:shd w:val="clear" w:color="auto" w:fill="FFFFFF"/>
        </w:rPr>
        <w:t xml:space="preserve">Общая идея состоит в том, чтобы выбирать те лучи, которые вносят наибольший вклад в изображение. </w:t>
      </w:r>
      <w:r w:rsidRPr="00AD4BD2">
        <w:rPr>
          <w:rFonts w:ascii="Times New Roman" w:hAnsi="Times New Roman" w:cs="Times New Roman"/>
          <w:color w:val="000000"/>
          <w:sz w:val="28"/>
          <w:szCs w:val="28"/>
          <w:shd w:val="clear" w:color="auto" w:fill="FFFFFF"/>
        </w:rPr>
        <w:t>Рассмотрим некоторые основные способы, которые упоминались выше</w:t>
      </w:r>
      <w:r w:rsidR="00640028" w:rsidRPr="00AD4BD2">
        <w:rPr>
          <w:rFonts w:ascii="Times New Roman" w:hAnsi="Times New Roman" w:cs="Times New Roman"/>
          <w:color w:val="000000"/>
          <w:sz w:val="28"/>
          <w:szCs w:val="28"/>
          <w:shd w:val="clear" w:color="auto" w:fill="FFFFFF"/>
        </w:rPr>
        <w:t>.</w:t>
      </w:r>
    </w:p>
    <w:p w14:paraId="18FCD719" w14:textId="1ACF6F23" w:rsidR="00A6235B" w:rsidRPr="00B12333" w:rsidRDefault="00944653" w:rsidP="00AB7C9B">
      <w:pPr>
        <w:spacing w:line="276" w:lineRule="auto"/>
        <w:ind w:firstLine="708"/>
        <w:rPr>
          <w:rFonts w:ascii="Times New Roman" w:hAnsi="Times New Roman" w:cs="Times New Roman"/>
          <w:sz w:val="28"/>
          <w:szCs w:val="28"/>
          <w:rPrChange w:id="2205" w:author="Борис Гогинян" w:date="2020-05-22T22:35:00Z">
            <w:rPr>
              <w:rFonts w:ascii="Times New Roman" w:hAnsi="Times New Roman" w:cs="Times New Roman"/>
              <w:sz w:val="32"/>
            </w:rPr>
          </w:rPrChange>
        </w:rPr>
      </w:pPr>
      <w:r w:rsidRPr="00B12333">
        <w:rPr>
          <w:rFonts w:ascii="Times New Roman" w:hAnsi="Times New Roman" w:cs="Times New Roman"/>
          <w:sz w:val="28"/>
          <w:szCs w:val="28"/>
          <w:rPrChange w:id="2206" w:author="Борис Гогинян" w:date="2020-05-22T22:35:00Z">
            <w:rPr>
              <w:rFonts w:ascii="Times New Roman" w:hAnsi="Times New Roman" w:cs="Times New Roman"/>
              <w:sz w:val="32"/>
            </w:rPr>
          </w:rPrChange>
        </w:rPr>
        <w:t xml:space="preserve">Выборка по важности (англ. </w:t>
      </w:r>
      <w:r w:rsidR="00A6235B" w:rsidRPr="00B12333">
        <w:rPr>
          <w:rFonts w:ascii="Times New Roman" w:hAnsi="Times New Roman" w:cs="Times New Roman"/>
          <w:sz w:val="28"/>
          <w:szCs w:val="28"/>
          <w:lang w:val="en-US"/>
          <w:rPrChange w:id="2207" w:author="Борис Гогинян" w:date="2020-05-22T22:35:00Z">
            <w:rPr>
              <w:rFonts w:ascii="Times New Roman" w:hAnsi="Times New Roman" w:cs="Times New Roman"/>
              <w:sz w:val="32"/>
              <w:lang w:val="en-US"/>
            </w:rPr>
          </w:rPrChange>
        </w:rPr>
        <w:t>Importance</w:t>
      </w:r>
      <w:r w:rsidR="00A6235B" w:rsidRPr="00B12333">
        <w:rPr>
          <w:rFonts w:ascii="Times New Roman" w:hAnsi="Times New Roman" w:cs="Times New Roman"/>
          <w:sz w:val="28"/>
          <w:szCs w:val="28"/>
          <w:rPrChange w:id="2208" w:author="Борис Гогинян" w:date="2020-05-22T22:35:00Z">
            <w:rPr>
              <w:rFonts w:ascii="Times New Roman" w:hAnsi="Times New Roman" w:cs="Times New Roman"/>
              <w:sz w:val="32"/>
            </w:rPr>
          </w:rPrChange>
        </w:rPr>
        <w:t xml:space="preserve"> </w:t>
      </w:r>
      <w:r w:rsidR="00A6235B" w:rsidRPr="00B12333">
        <w:rPr>
          <w:rFonts w:ascii="Times New Roman" w:hAnsi="Times New Roman" w:cs="Times New Roman"/>
          <w:sz w:val="28"/>
          <w:szCs w:val="28"/>
          <w:lang w:val="en-US"/>
          <w:rPrChange w:id="2209" w:author="Борис Гогинян" w:date="2020-05-22T22:35:00Z">
            <w:rPr>
              <w:rFonts w:ascii="Times New Roman" w:hAnsi="Times New Roman" w:cs="Times New Roman"/>
              <w:sz w:val="32"/>
              <w:lang w:val="en-US"/>
            </w:rPr>
          </w:rPrChange>
        </w:rPr>
        <w:t>sampling</w:t>
      </w:r>
      <w:r w:rsidRPr="00B12333">
        <w:rPr>
          <w:rFonts w:ascii="Times New Roman" w:hAnsi="Times New Roman" w:cs="Times New Roman"/>
          <w:sz w:val="28"/>
          <w:szCs w:val="28"/>
          <w:rPrChange w:id="2210" w:author="Борис Гогинян" w:date="2020-05-22T22:35:00Z">
            <w:rPr>
              <w:rFonts w:ascii="Times New Roman" w:hAnsi="Times New Roman" w:cs="Times New Roman"/>
              <w:sz w:val="32"/>
            </w:rPr>
          </w:rPrChange>
        </w:rPr>
        <w:t>)</w:t>
      </w:r>
      <w:r w:rsidR="00866229" w:rsidRPr="00B12333">
        <w:rPr>
          <w:rFonts w:ascii="Times New Roman" w:hAnsi="Times New Roman" w:cs="Times New Roman"/>
          <w:sz w:val="28"/>
          <w:szCs w:val="28"/>
          <w:rPrChange w:id="2211" w:author="Борис Гогинян" w:date="2020-05-22T22:35:00Z">
            <w:rPr>
              <w:rFonts w:ascii="Times New Roman" w:hAnsi="Times New Roman" w:cs="Times New Roman"/>
              <w:sz w:val="32"/>
            </w:rPr>
          </w:rPrChange>
        </w:rPr>
        <w:t xml:space="preserve"> [5]</w:t>
      </w:r>
    </w:p>
    <w:p w14:paraId="36D493B4" w14:textId="35F3B174" w:rsidR="00A6235B" w:rsidRPr="00AD4BD2" w:rsidRDefault="00A6235B"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sidR="006514DC" w:rsidRPr="00AD4BD2">
        <w:rPr>
          <w:rFonts w:ascii="Times New Roman" w:hAnsi="Times New Roman" w:cs="Times New Roman"/>
          <w:color w:val="000000"/>
          <w:sz w:val="28"/>
          <w:szCs w:val="28"/>
          <w:shd w:val="clear" w:color="auto" w:fill="FFFFFF"/>
        </w:rPr>
        <w:t xml:space="preserve">функции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следует выпускать больше лучей. </w:t>
      </w:r>
    </w:p>
    <w:p w14:paraId="4EEAD1C9" w14:textId="667EDA84" w:rsidR="0071051D" w:rsidRPr="00AD4BD2" w:rsidRDefault="0071051D"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Приближение Монте-Карло (Monte-Carlo estimator) – аппроксимация уравнения рендеринга:</w:t>
      </w:r>
    </w:p>
    <w:p w14:paraId="68586320" w14:textId="2C7B8B85" w:rsidR="0071051D" w:rsidRPr="00AD4BD2" w:rsidRDefault="00531FCD" w:rsidP="008D133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F</m:t>
              </m:r>
            </m:e>
            <m:sub>
              <m:r>
                <w:rPr>
                  <w:rFonts w:ascii="Cambria Math" w:hAnsi="Cambria Math" w:cs="Times New Roman"/>
                  <w:color w:val="000000"/>
                  <w:sz w:val="28"/>
                  <w:szCs w:val="28"/>
                  <w:shd w:val="clear" w:color="auto" w:fill="FFFFFF"/>
                </w:rPr>
                <m:t>N</m:t>
              </m:r>
            </m:sub>
          </m:sSub>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N</m:t>
              </m:r>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r>
                <w:rPr>
                  <w:rFonts w:ascii="Cambria Math" w:hAnsi="Cambria Math" w:cs="Times New Roman"/>
                  <w:color w:val="000000"/>
                  <w:sz w:val="28"/>
                  <w:szCs w:val="28"/>
                  <w:shd w:val="clear" w:color="auto" w:fill="FFFFFF"/>
                </w:rPr>
                <m:t>N</m:t>
              </m:r>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r>
                    <w:rPr>
                      <w:rFonts w:ascii="Cambria Math" w:hAnsi="Cambria Math" w:cs="Times New Roman"/>
                      <w:color w:val="000000"/>
                      <w:sz w:val="28"/>
                      <w:szCs w:val="28"/>
                      <w:shd w:val="clear" w:color="auto" w:fill="FFFFFF"/>
                    </w:rPr>
                    <m:t>p(</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e>
          </m:nary>
        </m:oMath>
      </m:oMathPara>
    </w:p>
    <w:p w14:paraId="1AA42717" w14:textId="088CD4B6" w:rsidR="0071051D" w:rsidRPr="00AD4BD2" w:rsidRDefault="0071051D" w:rsidP="008D133B">
      <w:pPr>
        <w:spacing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0, 1</m:t>
            </m:r>
          </m:e>
        </m:d>
      </m:oMath>
      <w:r w:rsidRPr="00AD4BD2">
        <w:rPr>
          <w:rFonts w:ascii="Times New Roman" w:hAnsi="Times New Roman" w:cs="Times New Roman"/>
          <w:color w:val="000000"/>
          <w:sz w:val="28"/>
          <w:szCs w:val="28"/>
          <w:shd w:val="clear" w:color="auto" w:fill="FFFFFF"/>
        </w:rPr>
        <w:t xml:space="preserve"> –</w:t>
      </w:r>
      <w:r w:rsidR="00A26A8D" w:rsidRPr="00AD4BD2">
        <w:rPr>
          <w:rFonts w:ascii="Times New Roman" w:hAnsi="Times New Roman" w:cs="Times New Roman"/>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случ.</w:t>
      </w:r>
      <w:r w:rsidRPr="00AD4BD2">
        <w:rPr>
          <w:rFonts w:ascii="Times New Roman" w:hAnsi="Times New Roman" w:cs="Times New Roman"/>
          <w:color w:val="000000"/>
          <w:sz w:val="28"/>
          <w:szCs w:val="28"/>
          <w:shd w:val="clear" w:color="auto" w:fill="FFFFFF"/>
        </w:rPr>
        <w:t xml:space="preserve"> </w:t>
      </w:r>
      <w:r w:rsidR="00B00809" w:rsidRPr="00AD4BD2">
        <w:rPr>
          <w:rFonts w:ascii="Times New Roman" w:hAnsi="Times New Roman" w:cs="Times New Roman"/>
          <w:color w:val="000000"/>
          <w:sz w:val="28"/>
          <w:szCs w:val="28"/>
          <w:shd w:val="clear" w:color="auto" w:fill="FFFFFF"/>
        </w:rPr>
        <w:t>в</w:t>
      </w:r>
      <w:r w:rsidRPr="00AD4BD2">
        <w:rPr>
          <w:rFonts w:ascii="Times New Roman" w:hAnsi="Times New Roman" w:cs="Times New Roman"/>
          <w:color w:val="000000"/>
          <w:sz w:val="28"/>
          <w:szCs w:val="28"/>
          <w:shd w:val="clear" w:color="auto" w:fill="FFFFFF"/>
        </w:rPr>
        <w:t>еличины</w:t>
      </w:r>
      <w:r w:rsidR="00B00809" w:rsidRPr="00AD4BD2">
        <w:rPr>
          <w:rFonts w:ascii="Times New Roman" w:hAnsi="Times New Roman" w:cs="Times New Roman"/>
          <w:color w:val="000000"/>
          <w:sz w:val="28"/>
          <w:szCs w:val="28"/>
          <w:shd w:val="clear" w:color="auto" w:fill="FFFFFF"/>
        </w:rPr>
        <w:t>,</w:t>
      </w:r>
      <w:r w:rsidR="00A26A8D" w:rsidRPr="00AD4BD2">
        <w:rPr>
          <w:rFonts w:ascii="Times New Roman" w:hAnsi="Times New Roman" w:cs="Times New Roman"/>
          <w:color w:val="000000"/>
          <w:sz w:val="28"/>
          <w:szCs w:val="28"/>
          <w:shd w:val="clear" w:color="auto" w:fill="FFFFFF"/>
        </w:rPr>
        <w:t xml:space="preserve"> распределенные </w:t>
      </w:r>
      <w:r w:rsidR="00416637" w:rsidRPr="00AD4BD2">
        <w:rPr>
          <w:rFonts w:ascii="Times New Roman" w:hAnsi="Times New Roman" w:cs="Times New Roman"/>
          <w:color w:val="000000"/>
          <w:sz w:val="28"/>
          <w:szCs w:val="28"/>
          <w:shd w:val="clear" w:color="auto" w:fill="FFFFFF"/>
        </w:rPr>
        <w:t xml:space="preserve">в соответствии с плотностью </w:t>
      </w:r>
      <m:oMath>
        <m:r>
          <w:rPr>
            <w:rFonts w:ascii="Cambria Math" w:hAnsi="Cambria Math" w:cs="Times New Roman"/>
            <w:color w:val="000000"/>
            <w:sz w:val="28"/>
            <w:szCs w:val="28"/>
            <w:shd w:val="clear" w:color="auto" w:fill="FFFFFF"/>
          </w:rPr>
          <m:t>p(x)</m:t>
        </m:r>
      </m:oMath>
      <w:r w:rsidR="0066677D" w:rsidRPr="00AD4BD2">
        <w:rPr>
          <w:rFonts w:ascii="Times New Roman" w:hAnsi="Times New Roman" w:cs="Times New Roman"/>
          <w:color w:val="000000"/>
          <w:sz w:val="28"/>
          <w:szCs w:val="28"/>
          <w:shd w:val="clear" w:color="auto" w:fill="FFFFFF"/>
        </w:rPr>
        <w:t>;</w:t>
      </w:r>
    </w:p>
    <w:p w14:paraId="48EF767B" w14:textId="2AFB63FF" w:rsidR="0071051D" w:rsidRPr="00AD4BD2" w:rsidRDefault="0071051D" w:rsidP="008D133B">
      <w:pPr>
        <w:spacing w:line="276" w:lineRule="auto"/>
        <w:rPr>
          <w:rFonts w:ascii="Times New Roman" w:hAnsi="Times New Roman" w:cs="Times New Roman"/>
          <w:color w:val="000000"/>
          <w:sz w:val="28"/>
          <w:szCs w:val="28"/>
          <w:shd w:val="clear" w:color="auto" w:fill="FFFFFF"/>
          <w:lang w:val="en-US"/>
        </w:rPr>
      </w:pPr>
      <m:oMath>
        <m:r>
          <w:rPr>
            <w:rFonts w:ascii="Cambria Math" w:hAnsi="Cambria Math" w:cs="Times New Roman"/>
            <w:color w:val="000000"/>
            <w:sz w:val="28"/>
            <w:szCs w:val="28"/>
            <w:shd w:val="clear" w:color="auto" w:fill="FFFFFF"/>
          </w:rPr>
          <m:t>p(x)</m:t>
        </m:r>
      </m:oMath>
      <w:r w:rsidRPr="00AD4BD2">
        <w:rPr>
          <w:rFonts w:ascii="Times New Roman" w:hAnsi="Times New Roman" w:cs="Times New Roman"/>
          <w:color w:val="000000"/>
          <w:sz w:val="28"/>
          <w:szCs w:val="28"/>
          <w:shd w:val="clear" w:color="auto" w:fill="FFFFFF"/>
        </w:rPr>
        <w:t xml:space="preserve"> – функция плотности вероятности (англ.</w:t>
      </w:r>
      <w:r w:rsidRPr="00B12333">
        <w:rPr>
          <w:sz w:val="28"/>
          <w:szCs w:val="28"/>
          <w:rPrChange w:id="2212" w:author="Борис Гогинян" w:date="2020-05-22T22:35:00Z">
            <w:rPr/>
          </w:rPrChange>
        </w:rPr>
        <w:t xml:space="preserve"> </w:t>
      </w:r>
      <w:r w:rsidRPr="00AD4BD2">
        <w:rPr>
          <w:rFonts w:ascii="Times New Roman" w:hAnsi="Times New Roman" w:cs="Times New Roman"/>
          <w:color w:val="000000"/>
          <w:sz w:val="28"/>
          <w:szCs w:val="28"/>
          <w:shd w:val="clear" w:color="auto" w:fill="FFFFFF"/>
          <w:lang w:val="en-US"/>
        </w:rPr>
        <w:t>Probability density function)</w:t>
      </w:r>
      <w:r w:rsidR="0066677D" w:rsidRPr="00AD4BD2">
        <w:rPr>
          <w:rFonts w:ascii="Times New Roman" w:hAnsi="Times New Roman" w:cs="Times New Roman"/>
          <w:color w:val="000000"/>
          <w:sz w:val="28"/>
          <w:szCs w:val="28"/>
          <w:shd w:val="clear" w:color="auto" w:fill="FFFFFF"/>
          <w:lang w:val="en-US"/>
        </w:rPr>
        <w:t>,</w:t>
      </w:r>
    </w:p>
    <w:p w14:paraId="3D92F20E" w14:textId="641478D7" w:rsidR="0066677D" w:rsidRPr="00FC00D9" w:rsidRDefault="0066677D" w:rsidP="008D133B">
      <w:pPr>
        <w:spacing w:line="276" w:lineRule="auto"/>
        <w:rPr>
          <w:rFonts w:ascii="Times New Roman" w:hAnsi="Times New Roman" w:cs="Times New Roman"/>
          <w:color w:val="000000"/>
          <w:sz w:val="28"/>
          <w:szCs w:val="28"/>
          <w:shd w:val="clear" w:color="auto" w:fill="FFFFFF"/>
          <w:rPrChange w:id="2213" w:author="Борис Гогинян" w:date="2020-05-25T19:37:00Z">
            <w:rPr>
              <w:rFonts w:ascii="Times New Roman" w:hAnsi="Times New Roman" w:cs="Times New Roman"/>
              <w:color w:val="000000"/>
              <w:sz w:val="28"/>
              <w:szCs w:val="28"/>
              <w:shd w:val="clear" w:color="auto" w:fill="FFFFFF"/>
              <w:lang w:val="en-US"/>
            </w:rPr>
          </w:rPrChange>
        </w:rPr>
      </w:pPr>
      <w:r w:rsidRPr="00AD4BD2">
        <w:rPr>
          <w:rFonts w:ascii="Times New Roman" w:hAnsi="Times New Roman" w:cs="Times New Roman"/>
          <w:color w:val="000000"/>
          <w:sz w:val="28"/>
          <w:szCs w:val="28"/>
          <w:shd w:val="clear" w:color="auto" w:fill="FFFFFF"/>
        </w:rPr>
        <w:t>Причем</w:t>
      </w:r>
      <w:r w:rsidRPr="00FC00D9">
        <w:rPr>
          <w:rFonts w:ascii="Times New Roman" w:hAnsi="Times New Roman" w:cs="Times New Roman"/>
          <w:color w:val="000000"/>
          <w:sz w:val="28"/>
          <w:szCs w:val="28"/>
          <w:shd w:val="clear" w:color="auto" w:fill="FFFFFF"/>
          <w:rPrChange w:id="2214" w:author="Борис Гогинян" w:date="2020-05-25T19:37:00Z">
            <w:rPr>
              <w:rFonts w:ascii="Times New Roman" w:hAnsi="Times New Roman" w:cs="Times New Roman"/>
              <w:color w:val="000000"/>
              <w:sz w:val="28"/>
              <w:szCs w:val="28"/>
              <w:shd w:val="clear" w:color="auto" w:fill="FFFFFF"/>
              <w:lang w:val="en-US"/>
            </w:rPr>
          </w:rPrChange>
        </w:rPr>
        <w:t xml:space="preserve"> </w:t>
      </w:r>
      <w:r w:rsidRPr="00AD4BD2">
        <w:rPr>
          <w:rFonts w:ascii="Times New Roman" w:hAnsi="Times New Roman" w:cs="Times New Roman"/>
          <w:color w:val="000000"/>
          <w:sz w:val="28"/>
          <w:szCs w:val="28"/>
          <w:shd w:val="clear" w:color="auto" w:fill="FFFFFF"/>
        </w:rPr>
        <w:t>должно</w:t>
      </w:r>
      <w:r w:rsidRPr="00FC00D9">
        <w:rPr>
          <w:rFonts w:ascii="Times New Roman" w:hAnsi="Times New Roman" w:cs="Times New Roman"/>
          <w:color w:val="000000"/>
          <w:sz w:val="28"/>
          <w:szCs w:val="28"/>
          <w:shd w:val="clear" w:color="auto" w:fill="FFFFFF"/>
          <w:rPrChange w:id="2215" w:author="Борис Гогинян" w:date="2020-05-25T19:37:00Z">
            <w:rPr>
              <w:rFonts w:ascii="Times New Roman" w:hAnsi="Times New Roman" w:cs="Times New Roman"/>
              <w:color w:val="000000"/>
              <w:sz w:val="28"/>
              <w:szCs w:val="28"/>
              <w:shd w:val="clear" w:color="auto" w:fill="FFFFFF"/>
              <w:lang w:val="en-US"/>
            </w:rPr>
          </w:rPrChange>
        </w:rPr>
        <w:t xml:space="preserve"> </w:t>
      </w:r>
      <w:r w:rsidRPr="00AD4BD2">
        <w:rPr>
          <w:rFonts w:ascii="Times New Roman" w:hAnsi="Times New Roman" w:cs="Times New Roman"/>
          <w:color w:val="000000"/>
          <w:sz w:val="28"/>
          <w:szCs w:val="28"/>
          <w:shd w:val="clear" w:color="auto" w:fill="FFFFFF"/>
        </w:rPr>
        <w:t>выполнятся</w:t>
      </w:r>
      <w:r w:rsidRPr="00FC00D9">
        <w:rPr>
          <w:rFonts w:ascii="Times New Roman" w:hAnsi="Times New Roman" w:cs="Times New Roman"/>
          <w:color w:val="000000"/>
          <w:sz w:val="28"/>
          <w:szCs w:val="28"/>
          <w:shd w:val="clear" w:color="auto" w:fill="FFFFFF"/>
          <w:rPrChange w:id="2216" w:author="Борис Гогинян" w:date="2020-05-25T19:37:00Z">
            <w:rPr>
              <w:rFonts w:ascii="Times New Roman" w:hAnsi="Times New Roman" w:cs="Times New Roman"/>
              <w:color w:val="000000"/>
              <w:sz w:val="28"/>
              <w:szCs w:val="28"/>
              <w:shd w:val="clear" w:color="auto" w:fill="FFFFFF"/>
              <w:lang w:val="en-US"/>
            </w:rPr>
          </w:rPrChange>
        </w:rPr>
        <w:t xml:space="preserve"> </w:t>
      </w:r>
      <m:oMath>
        <m:r>
          <w:rPr>
            <w:rFonts w:ascii="Cambria Math" w:hAnsi="Cambria Math" w:cs="Times New Roman"/>
            <w:color w:val="000000"/>
            <w:sz w:val="28"/>
            <w:szCs w:val="28"/>
            <w:shd w:val="clear" w:color="auto" w:fill="FFFFFF"/>
            <w:rPrChange w:id="2217" w:author="Борис Гогинян" w:date="2020-05-25T19:37:00Z">
              <w:rPr>
                <w:rFonts w:ascii="Cambria Math" w:hAnsi="Cambria Math" w:cs="Times New Roman"/>
                <w:color w:val="000000"/>
                <w:sz w:val="28"/>
                <w:szCs w:val="28"/>
                <w:shd w:val="clear" w:color="auto" w:fill="FFFFFF"/>
                <w:lang w:val="en-US"/>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rPrChange w:id="2218" w:author="Борис Гогинян" w:date="2020-05-25T19:37:00Z">
              <w:rPr>
                <w:rFonts w:ascii="Cambria Math" w:hAnsi="Cambria Math" w:cs="Times New Roman"/>
                <w:color w:val="000000"/>
                <w:sz w:val="28"/>
                <w:szCs w:val="28"/>
                <w:shd w:val="clear" w:color="auto" w:fill="FFFFFF"/>
                <w:lang w:val="en-US"/>
              </w:rPr>
            </w:rPrChange>
          </w:rPr>
          <m:t xml:space="preserve">: </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e>
        </m:d>
        <m:r>
          <w:rPr>
            <w:rFonts w:ascii="Cambria Math" w:hAnsi="Cambria Math" w:cs="Times New Roman"/>
            <w:color w:val="000000"/>
            <w:sz w:val="28"/>
            <w:szCs w:val="28"/>
            <w:shd w:val="clear" w:color="auto" w:fill="FFFFFF"/>
            <w:rPrChange w:id="2219" w:author="Борис Гогинян" w:date="2020-05-25T19:37:00Z">
              <w:rPr>
                <w:rFonts w:ascii="Cambria Math" w:hAnsi="Cambria Math" w:cs="Times New Roman"/>
                <w:color w:val="000000"/>
                <w:sz w:val="28"/>
                <w:szCs w:val="28"/>
                <w:shd w:val="clear" w:color="auto" w:fill="FFFFFF"/>
                <w:lang w:val="en-US"/>
              </w:rPr>
            </w:rPrChange>
          </w:rPr>
          <m:t>&gt;0⇒</m:t>
        </m:r>
        <m:r>
          <w:rPr>
            <w:rFonts w:ascii="Cambria Math" w:hAnsi="Cambria Math" w:cs="Times New Roman"/>
            <w:color w:val="000000"/>
            <w:sz w:val="28"/>
            <w:szCs w:val="28"/>
            <w:shd w:val="clear" w:color="auto" w:fill="FFFFFF"/>
          </w:rPr>
          <m:t>p</m:t>
        </m:r>
        <m:r>
          <w:rPr>
            <w:rFonts w:ascii="Cambria Math" w:hAnsi="Cambria Math" w:cs="Times New Roman"/>
            <w:color w:val="000000"/>
            <w:sz w:val="28"/>
            <w:szCs w:val="28"/>
            <w:shd w:val="clear" w:color="auto" w:fill="FFFFFF"/>
            <w:rPrChange w:id="2220" w:author="Борис Гогинян" w:date="2020-05-25T19:37:00Z">
              <w:rPr>
                <w:rFonts w:ascii="Cambria Math" w:hAnsi="Cambria Math" w:cs="Times New Roman"/>
                <w:color w:val="000000"/>
                <w:sz w:val="28"/>
                <w:szCs w:val="28"/>
                <w:shd w:val="clear" w:color="auto" w:fill="FFFFFF"/>
                <w:lang w:val="en-US"/>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rPrChange w:id="2221" w:author="Борис Гогинян" w:date="2020-05-25T19:37:00Z">
              <w:rPr>
                <w:rFonts w:ascii="Cambria Math" w:hAnsi="Cambria Math" w:cs="Times New Roman"/>
                <w:color w:val="000000"/>
                <w:sz w:val="28"/>
                <w:szCs w:val="28"/>
                <w:shd w:val="clear" w:color="auto" w:fill="FFFFFF"/>
                <w:lang w:val="en-US"/>
              </w:rPr>
            </w:rPrChange>
          </w:rPr>
          <m:t>)≠0</m:t>
        </m:r>
      </m:oMath>
      <w:r w:rsidRPr="00FC00D9">
        <w:rPr>
          <w:rFonts w:ascii="Times New Roman" w:hAnsi="Times New Roman" w:cs="Times New Roman"/>
          <w:color w:val="000000"/>
          <w:sz w:val="28"/>
          <w:szCs w:val="28"/>
          <w:shd w:val="clear" w:color="auto" w:fill="FFFFFF"/>
          <w:rPrChange w:id="2222" w:author="Борис Гогинян" w:date="2020-05-25T19:37:00Z">
            <w:rPr>
              <w:rFonts w:ascii="Times New Roman" w:hAnsi="Times New Roman" w:cs="Times New Roman"/>
              <w:color w:val="000000"/>
              <w:sz w:val="28"/>
              <w:szCs w:val="28"/>
              <w:shd w:val="clear" w:color="auto" w:fill="FFFFFF"/>
              <w:lang w:val="en-US"/>
            </w:rPr>
          </w:rPrChange>
        </w:rPr>
        <w:t xml:space="preserve"> ;</w:t>
      </w:r>
    </w:p>
    <w:p w14:paraId="3D1DADA2" w14:textId="55DEB911" w:rsidR="0066677D" w:rsidRPr="00AD4BD2" w:rsidRDefault="0066677D"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N</m:t>
        </m:r>
      </m:oMath>
      <w:r w:rsidRPr="00AD4BD2">
        <w:rPr>
          <w:rFonts w:ascii="Times New Roman" w:hAnsi="Times New Roman" w:cs="Times New Roman"/>
          <w:iCs/>
          <w:color w:val="000000"/>
          <w:sz w:val="28"/>
          <w:szCs w:val="28"/>
          <w:shd w:val="clear" w:color="auto" w:fill="FFFFFF"/>
        </w:rPr>
        <w:t xml:space="preserve"> </w:t>
      </w:r>
      <w:r w:rsidR="00A26A8D" w:rsidRPr="00AD4BD2">
        <w:rPr>
          <w:rFonts w:ascii="Times New Roman" w:hAnsi="Times New Roman" w:cs="Times New Roman"/>
          <w:iCs/>
          <w:color w:val="000000"/>
          <w:sz w:val="28"/>
          <w:szCs w:val="28"/>
          <w:shd w:val="clear" w:color="auto" w:fill="FFFFFF"/>
        </w:rPr>
        <w:t>кол-во случайных величин</w:t>
      </w:r>
      <w:r w:rsidRPr="00AD4BD2">
        <w:rPr>
          <w:iCs/>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D408DE" w:rsidRPr="00AD4BD2">
        <w:rPr>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w:t>
      </w:r>
    </w:p>
    <w:p w14:paraId="19DB0B3B" w14:textId="3108C92F" w:rsidR="00D408DE" w:rsidRPr="00AD4BD2" w:rsidRDefault="00D408DE"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f(</m:t>
        </m:r>
        <m:r>
          <w:rPr>
            <w:rFonts w:ascii="Cambria Math" w:hAnsi="Cambria Math" w:cs="Times New Roman"/>
            <w:color w:val="000000"/>
            <w:sz w:val="28"/>
            <w:szCs w:val="28"/>
            <w:shd w:val="clear" w:color="auto" w:fill="FFFFFF"/>
            <w:lang w:val="en-US"/>
          </w:rPr>
          <m:t>x</m:t>
        </m:r>
        <m:r>
          <w:rPr>
            <w:rFonts w:ascii="Cambria Math" w:hAnsi="Cambria Math" w:cs="Times New Roman"/>
            <w:color w:val="000000"/>
            <w:sz w:val="28"/>
            <w:szCs w:val="28"/>
            <w:shd w:val="clear" w:color="auto" w:fill="FFFFFF"/>
          </w:rPr>
          <m:t>)</m:t>
        </m:r>
      </m:oMath>
      <w:r w:rsidRPr="00AD4BD2">
        <w:rPr>
          <w:rFonts w:ascii="Times New Roman" w:hAnsi="Times New Roman" w:cs="Times New Roman"/>
          <w:color w:val="000000"/>
          <w:sz w:val="28"/>
          <w:szCs w:val="28"/>
          <w:shd w:val="clear" w:color="auto" w:fill="FFFFFF"/>
        </w:rPr>
        <w:t xml:space="preserve"> – подынтегральное выражение.</w:t>
      </w:r>
    </w:p>
    <w:p w14:paraId="0A793030" w14:textId="7ED1A763" w:rsidR="00A6235B" w:rsidRPr="00B12333" w:rsidRDefault="00D408DE" w:rsidP="00866229">
      <w:pPr>
        <w:spacing w:after="0" w:line="276" w:lineRule="auto"/>
        <w:rPr>
          <w:color w:val="0563C1" w:themeColor="hyperlink"/>
          <w:sz w:val="28"/>
          <w:szCs w:val="28"/>
          <w:u w:val="single"/>
          <w:rPrChange w:id="2223" w:author="Борис Гогинян" w:date="2020-05-22T22:35:00Z">
            <w:rPr>
              <w:color w:val="0563C1" w:themeColor="hyperlink"/>
              <w:u w:val="single"/>
            </w:rPr>
          </w:rPrChange>
        </w:rPr>
      </w:pPr>
      <w:r w:rsidRPr="00AD4BD2">
        <w:rPr>
          <w:rFonts w:ascii="Times New Roman" w:hAnsi="Times New Roman" w:cs="Times New Roman"/>
          <w:sz w:val="28"/>
          <w:szCs w:val="28"/>
        </w:rPr>
        <w:t>Выборка по важности – метод уменьшения дисперсии, которая поз</w:t>
      </w:r>
      <w:r w:rsidR="00416637" w:rsidRPr="00AD4BD2">
        <w:rPr>
          <w:rFonts w:ascii="Times New Roman" w:hAnsi="Times New Roman" w:cs="Times New Roman"/>
          <w:sz w:val="28"/>
          <w:szCs w:val="28"/>
        </w:rPr>
        <w:t>воляет оценке сходиться быстрее путем контролирования</w:t>
      </w:r>
      <w:r w:rsidRPr="00AD4BD2">
        <w:rPr>
          <w:rFonts w:ascii="Times New Roman" w:hAnsi="Times New Roman" w:cs="Times New Roman"/>
          <w:sz w:val="28"/>
          <w:szCs w:val="28"/>
        </w:rPr>
        <w:t xml:space="preserve"> </w:t>
      </w:r>
      <w:r w:rsidR="00416637" w:rsidRPr="00AD4BD2">
        <w:rPr>
          <w:rFonts w:ascii="Times New Roman" w:hAnsi="Times New Roman" w:cs="Times New Roman"/>
          <w:color w:val="000000"/>
          <w:sz w:val="28"/>
          <w:szCs w:val="28"/>
          <w:shd w:val="clear" w:color="auto" w:fill="FFFFFF"/>
          <w:lang w:val="en-US"/>
        </w:rPr>
        <w:t>PDF</w:t>
      </w:r>
      <w:r w:rsidR="00416637" w:rsidRPr="00AD4BD2">
        <w:rPr>
          <w:rFonts w:ascii="Times New Roman" w:hAnsi="Times New Roman" w:cs="Times New Roman"/>
          <w:color w:val="000000"/>
          <w:sz w:val="28"/>
          <w:szCs w:val="28"/>
          <w:shd w:val="clear" w:color="auto" w:fill="FFFFFF"/>
        </w:rPr>
        <w:t xml:space="preserve">, а значит и выбираемых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416637" w:rsidRPr="00AD4BD2">
        <w:rPr>
          <w:rFonts w:ascii="Times New Roman" w:hAnsi="Times New Roman" w:cs="Times New Roman"/>
          <w:color w:val="000000"/>
          <w:sz w:val="28"/>
          <w:szCs w:val="28"/>
          <w:shd w:val="clear" w:color="auto" w:fill="FFFFFF"/>
        </w:rPr>
        <w:t>.</w:t>
      </w:r>
      <w:r w:rsidR="00416637" w:rsidRPr="00AD4BD2">
        <w:rPr>
          <w:rFonts w:ascii="Times New Roman" w:hAnsi="Times New Roman" w:cs="Times New Roman"/>
          <w:color w:val="000000"/>
          <w:sz w:val="28"/>
          <w:szCs w:val="28"/>
          <w:shd w:val="clear" w:color="auto" w:fill="FFFFFF"/>
        </w:rPr>
        <w:br/>
        <w:t xml:space="preserve">Чем больше </w:t>
      </w:r>
      <m:oMath>
        <m:r>
          <w:rPr>
            <w:rFonts w:ascii="Cambria Math" w:hAnsi="Cambria Math" w:cs="Times New Roman"/>
            <w:color w:val="000000"/>
            <w:sz w:val="28"/>
            <w:szCs w:val="28"/>
            <w:shd w:val="clear" w:color="auto" w:fill="FFFFFF"/>
          </w:rPr>
          <m:t>p(x)</m:t>
        </m:r>
      </m:oMath>
      <w:r w:rsidR="00416637" w:rsidRPr="00AD4BD2">
        <w:rPr>
          <w:rFonts w:ascii="Times New Roman" w:hAnsi="Times New Roman" w:cs="Times New Roman"/>
          <w:color w:val="000000"/>
          <w:sz w:val="28"/>
          <w:szCs w:val="28"/>
          <w:shd w:val="clear" w:color="auto" w:fill="FFFFFF"/>
        </w:rPr>
        <w:t xml:space="preserve"> похожа на </w: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en-US"/>
              </w:rPr>
              <m:t>x</m:t>
            </m:r>
          </m:e>
        </m:d>
      </m:oMath>
      <w:r w:rsidR="00416637" w:rsidRPr="00AD4BD2">
        <w:rPr>
          <w:rFonts w:ascii="Times New Roman" w:hAnsi="Times New Roman" w:cs="Times New Roman"/>
          <w:color w:val="000000"/>
          <w:sz w:val="28"/>
          <w:szCs w:val="28"/>
          <w:shd w:val="clear" w:color="auto" w:fill="FFFFFF"/>
        </w:rPr>
        <w:t>, тем точнее оценка.</w:t>
      </w:r>
      <w:r w:rsidR="00B00809" w:rsidRPr="00AD4BD2">
        <w:rPr>
          <w:rFonts w:ascii="Times New Roman" w:hAnsi="Times New Roman" w:cs="Times New Roman"/>
          <w:color w:val="000000"/>
          <w:sz w:val="28"/>
          <w:szCs w:val="28"/>
          <w:shd w:val="clear" w:color="auto" w:fill="FFFFFF"/>
        </w:rPr>
        <w:br/>
      </w:r>
    </w:p>
    <w:p w14:paraId="5C4F8830" w14:textId="0DC187F4" w:rsidR="009A2544" w:rsidRPr="00B12333" w:rsidRDefault="00416637" w:rsidP="00AB7C9B">
      <w:pPr>
        <w:spacing w:line="276" w:lineRule="auto"/>
        <w:rPr>
          <w:rFonts w:ascii="Times New Roman" w:hAnsi="Times New Roman" w:cs="Times New Roman"/>
          <w:sz w:val="28"/>
          <w:szCs w:val="28"/>
          <w:rPrChange w:id="2224" w:author="Борис Гогинян" w:date="2020-05-22T22:35:00Z">
            <w:rPr>
              <w:rFonts w:ascii="Times New Roman" w:hAnsi="Times New Roman" w:cs="Times New Roman"/>
              <w:sz w:val="32"/>
              <w:szCs w:val="24"/>
            </w:rPr>
          </w:rPrChange>
        </w:rPr>
      </w:pPr>
      <w:r w:rsidRPr="00B12333">
        <w:rPr>
          <w:rFonts w:ascii="Times New Roman" w:hAnsi="Times New Roman" w:cs="Times New Roman"/>
          <w:sz w:val="28"/>
          <w:szCs w:val="28"/>
          <w:rPrChange w:id="2225" w:author="Борис Гогинян" w:date="2020-05-22T22:35:00Z">
            <w:rPr>
              <w:rFonts w:ascii="Times New Roman" w:hAnsi="Times New Roman" w:cs="Times New Roman"/>
              <w:sz w:val="32"/>
              <w:szCs w:val="24"/>
            </w:rPr>
          </w:rPrChange>
        </w:rPr>
        <w:t xml:space="preserve">Множественная </w:t>
      </w:r>
      <w:r w:rsidRPr="00B12333">
        <w:rPr>
          <w:rFonts w:ascii="Times New Roman" w:hAnsi="Times New Roman" w:cs="Times New Roman"/>
          <w:sz w:val="28"/>
          <w:szCs w:val="28"/>
          <w:rPrChange w:id="2226" w:author="Борис Гогинян" w:date="2020-05-22T22:35:00Z">
            <w:rPr>
              <w:rFonts w:ascii="Times New Roman" w:hAnsi="Times New Roman" w:cs="Times New Roman"/>
              <w:sz w:val="32"/>
            </w:rPr>
          </w:rPrChange>
        </w:rPr>
        <w:t xml:space="preserve">выборка по важности (англ. </w:t>
      </w:r>
      <w:r w:rsidR="006D1E05" w:rsidRPr="00B12333">
        <w:rPr>
          <w:rFonts w:ascii="Times New Roman" w:hAnsi="Times New Roman" w:cs="Times New Roman"/>
          <w:sz w:val="28"/>
          <w:szCs w:val="28"/>
          <w:lang w:val="en-US"/>
          <w:rPrChange w:id="2227" w:author="Борис Гогинян" w:date="2020-05-22T22:35:00Z">
            <w:rPr>
              <w:rFonts w:ascii="Times New Roman" w:hAnsi="Times New Roman" w:cs="Times New Roman"/>
              <w:sz w:val="32"/>
              <w:szCs w:val="24"/>
              <w:lang w:val="en-US"/>
            </w:rPr>
          </w:rPrChange>
        </w:rPr>
        <w:t>Multiple</w:t>
      </w:r>
      <w:r w:rsidR="006D1E05" w:rsidRPr="00B12333">
        <w:rPr>
          <w:rFonts w:ascii="Times New Roman" w:hAnsi="Times New Roman" w:cs="Times New Roman"/>
          <w:sz w:val="28"/>
          <w:szCs w:val="28"/>
          <w:rPrChange w:id="2228" w:author="Борис Гогинян" w:date="2020-05-22T22:35:00Z">
            <w:rPr>
              <w:rFonts w:ascii="Times New Roman" w:hAnsi="Times New Roman" w:cs="Times New Roman"/>
              <w:sz w:val="32"/>
              <w:szCs w:val="24"/>
            </w:rPr>
          </w:rPrChange>
        </w:rPr>
        <w:t xml:space="preserve"> </w:t>
      </w:r>
      <w:r w:rsidR="006D1E05" w:rsidRPr="00B12333">
        <w:rPr>
          <w:rFonts w:ascii="Times New Roman" w:hAnsi="Times New Roman" w:cs="Times New Roman"/>
          <w:sz w:val="28"/>
          <w:szCs w:val="28"/>
          <w:lang w:val="en-US"/>
          <w:rPrChange w:id="2229" w:author="Борис Гогинян" w:date="2020-05-22T22:35:00Z">
            <w:rPr>
              <w:rFonts w:ascii="Times New Roman" w:hAnsi="Times New Roman" w:cs="Times New Roman"/>
              <w:sz w:val="32"/>
              <w:szCs w:val="24"/>
              <w:lang w:val="en-US"/>
            </w:rPr>
          </w:rPrChange>
        </w:rPr>
        <w:t>importance</w:t>
      </w:r>
      <w:r w:rsidR="006D1E05" w:rsidRPr="00B12333">
        <w:rPr>
          <w:rFonts w:ascii="Times New Roman" w:hAnsi="Times New Roman" w:cs="Times New Roman"/>
          <w:sz w:val="28"/>
          <w:szCs w:val="28"/>
          <w:rPrChange w:id="2230" w:author="Борис Гогинян" w:date="2020-05-22T22:35:00Z">
            <w:rPr>
              <w:rFonts w:ascii="Times New Roman" w:hAnsi="Times New Roman" w:cs="Times New Roman"/>
              <w:sz w:val="32"/>
              <w:szCs w:val="24"/>
            </w:rPr>
          </w:rPrChange>
        </w:rPr>
        <w:t xml:space="preserve"> </w:t>
      </w:r>
      <w:r w:rsidR="006D1E05" w:rsidRPr="00B12333">
        <w:rPr>
          <w:rFonts w:ascii="Times New Roman" w:hAnsi="Times New Roman" w:cs="Times New Roman"/>
          <w:sz w:val="28"/>
          <w:szCs w:val="28"/>
          <w:lang w:val="en-US"/>
          <w:rPrChange w:id="2231" w:author="Борис Гогинян" w:date="2020-05-22T22:35:00Z">
            <w:rPr>
              <w:rFonts w:ascii="Times New Roman" w:hAnsi="Times New Roman" w:cs="Times New Roman"/>
              <w:sz w:val="32"/>
              <w:szCs w:val="24"/>
              <w:lang w:val="en-US"/>
            </w:rPr>
          </w:rPrChange>
        </w:rPr>
        <w:t>sampling</w:t>
      </w:r>
      <w:r w:rsidRPr="00B12333">
        <w:rPr>
          <w:rFonts w:ascii="Times New Roman" w:hAnsi="Times New Roman" w:cs="Times New Roman"/>
          <w:sz w:val="28"/>
          <w:szCs w:val="28"/>
          <w:rPrChange w:id="2232" w:author="Борис Гогинян" w:date="2020-05-22T22:35:00Z">
            <w:rPr>
              <w:rFonts w:ascii="Times New Roman" w:hAnsi="Times New Roman" w:cs="Times New Roman"/>
              <w:sz w:val="32"/>
              <w:szCs w:val="24"/>
            </w:rPr>
          </w:rPrChange>
        </w:rPr>
        <w:t>)</w:t>
      </w:r>
      <w:r w:rsidR="00866229" w:rsidRPr="00B12333">
        <w:rPr>
          <w:rFonts w:ascii="Times New Roman" w:hAnsi="Times New Roman" w:cs="Times New Roman"/>
          <w:sz w:val="28"/>
          <w:szCs w:val="28"/>
          <w:rPrChange w:id="2233" w:author="Борис Гогинян" w:date="2020-05-22T22:35:00Z">
            <w:rPr>
              <w:rFonts w:ascii="Times New Roman" w:hAnsi="Times New Roman" w:cs="Times New Roman"/>
              <w:sz w:val="32"/>
              <w:szCs w:val="24"/>
            </w:rPr>
          </w:rPrChange>
        </w:rPr>
        <w:t xml:space="preserve"> </w:t>
      </w:r>
    </w:p>
    <w:p w14:paraId="21BEBA62" w14:textId="67069FE5" w:rsidR="00416637" w:rsidRPr="00AD4BD2" w:rsidRDefault="00EE6102"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Применяется для уменьшения дисперсии интегралов вида </w:t>
      </w:r>
      <m:oMath>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dx</m:t>
            </m:r>
          </m:e>
        </m:nary>
      </m:oMath>
      <w:r w:rsidRPr="00AD4BD2">
        <w:rPr>
          <w:rFonts w:ascii="Times New Roman" w:hAnsi="Times New Roman" w:cs="Times New Roman"/>
          <w:sz w:val="28"/>
          <w:szCs w:val="28"/>
        </w:rPr>
        <w:t>.</w:t>
      </w:r>
    </w:p>
    <w:p w14:paraId="04310F61" w14:textId="4EF0CD40"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Целью является получение хотя бы одной функции плотности вероятности, которая будет похожа на форму подынтегральной функции.</w:t>
      </w:r>
    </w:p>
    <w:p w14:paraId="06FEE6F2" w14:textId="4BD48D1D"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Пусть есть </w:t>
      </w:r>
      <w:r w:rsidRPr="00AD4BD2">
        <w:rPr>
          <w:rFonts w:ascii="Times New Roman" w:hAnsi="Times New Roman" w:cs="Times New Roman"/>
          <w:sz w:val="28"/>
          <w:szCs w:val="28"/>
          <w:lang w:val="en-US"/>
        </w:rPr>
        <w:t>PDF</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f</m:t>
            </m:r>
          </m:sub>
        </m:sSub>
      </m:oMath>
      <w:r w:rsidRPr="00AD4BD2">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g</m:t>
            </m:r>
          </m:sub>
        </m:sSub>
      </m:oMath>
      <w:r w:rsidRPr="00AD4BD2">
        <w:rPr>
          <w:rFonts w:ascii="Times New Roman" w:hAnsi="Times New Roman" w:cs="Times New Roman"/>
          <w:sz w:val="28"/>
          <w:szCs w:val="28"/>
        </w:rPr>
        <w:t xml:space="preserve"> функций </w:t>
      </w:r>
      <m:oMath>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x</m:t>
            </m:r>
          </m:e>
        </m:d>
        <m:r>
          <w:rPr>
            <w:rFonts w:ascii="Cambria Math" w:hAnsi="Cambria Math" w:cs="Times New Roman"/>
            <w:sz w:val="28"/>
            <w:szCs w:val="28"/>
          </w:rPr>
          <m:t xml:space="preserve"> и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AD4BD2">
        <w:rPr>
          <w:rFonts w:ascii="Times New Roman" w:hAnsi="Times New Roman" w:cs="Times New Roman"/>
          <w:sz w:val="28"/>
          <w:szCs w:val="28"/>
        </w:rPr>
        <w:t xml:space="preserve"> соответственно.</w:t>
      </w:r>
    </w:p>
    <w:p w14:paraId="34367E08" w14:textId="16881CBD" w:rsidR="00EE6102" w:rsidRPr="00AD4BD2" w:rsidRDefault="009F604A"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lastRenderedPageBreak/>
        <w:t>Тогда новое приближение</w:t>
      </w:r>
      <w:r w:rsidR="00EE6102" w:rsidRPr="00AD4BD2">
        <w:rPr>
          <w:rFonts w:ascii="Times New Roman" w:hAnsi="Times New Roman" w:cs="Times New Roman"/>
          <w:sz w:val="28"/>
          <w:szCs w:val="28"/>
        </w:rPr>
        <w:t xml:space="preserve"> Монте-Карло имеет вид:</w:t>
      </w:r>
    </w:p>
    <w:p w14:paraId="6439DDE5" w14:textId="53DA16E4" w:rsidR="00836D2C" w:rsidRPr="00AD4BD2" w:rsidRDefault="00531FCD" w:rsidP="00AB7C9B">
      <w:pPr>
        <w:spacing w:line="276" w:lineRule="auto"/>
        <w:rPr>
          <w:rFonts w:ascii="Times New Roman" w:hAnsi="Times New Roman" w:cs="Times New Roman"/>
          <w:color w:val="000000"/>
          <w:sz w:val="28"/>
          <w:szCs w:val="28"/>
          <w:shd w:val="clear" w:color="auto" w:fill="FFFFFF"/>
        </w:rPr>
      </w:pPr>
      <m:oMathPara>
        <m:oMath>
          <m:f>
            <m:fPr>
              <m:ctrlPr>
                <w:rPr>
                  <w:rFonts w:ascii="Cambria Math" w:hAnsi="Cambria Math" w:cs="Times New Roman"/>
                  <w:i/>
                  <w:sz w:val="28"/>
                  <w:szCs w:val="28"/>
                </w:rPr>
              </m:ctrlPr>
            </m:fPr>
            <m:num>
              <m:r>
                <w:rPr>
                  <w:rFonts w:ascii="Cambria Math" w:hAnsi="Cambria Math" w:cs="Times New Roman"/>
                  <w:sz w:val="28"/>
                  <w:szCs w:val="28"/>
                  <w:rPrChange w:id="2234" w:author="Борис Гогинян" w:date="2020-05-22T22:35:00Z">
                    <w:rPr>
                      <w:rFonts w:ascii="Cambria Math" w:hAnsi="Cambria Math" w:cs="Times New Roman"/>
                      <w:sz w:val="32"/>
                      <w:szCs w:val="24"/>
                    </w:rPr>
                  </w:rPrChange>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35" w:author="Борис Гогинян" w:date="2020-05-22T22:35:00Z">
                        <w:rPr>
                          <w:rFonts w:ascii="Cambria Math" w:hAnsi="Cambria Math" w:cs="Times New Roman"/>
                          <w:sz w:val="32"/>
                          <w:szCs w:val="24"/>
                          <w:lang w:val="en-US"/>
                        </w:rPr>
                      </w:rPrChange>
                    </w:rPr>
                    <m:t>n</m:t>
                  </m:r>
                </m:e>
                <m:sub>
                  <m:r>
                    <w:rPr>
                      <w:rFonts w:ascii="Cambria Math" w:hAnsi="Cambria Math" w:cs="Times New Roman"/>
                      <w:sz w:val="28"/>
                      <w:szCs w:val="28"/>
                      <w:lang w:val="en-US"/>
                      <w:rPrChange w:id="2236" w:author="Борис Гогинян" w:date="2020-05-22T22:35:00Z">
                        <w:rPr>
                          <w:rFonts w:ascii="Cambria Math" w:hAnsi="Cambria Math" w:cs="Times New Roman"/>
                          <w:sz w:val="32"/>
                          <w:szCs w:val="24"/>
                          <w:lang w:val="en-US"/>
                        </w:rPr>
                      </w:rPrChange>
                    </w:rPr>
                    <m:t>f</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f</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f>
            <m:fPr>
              <m:ctrlPr>
                <w:rPr>
                  <w:rFonts w:ascii="Cambria Math" w:hAnsi="Cambria Math" w:cs="Times New Roman"/>
                  <w:i/>
                  <w:sz w:val="28"/>
                  <w:szCs w:val="28"/>
                </w:rPr>
              </m:ctrlPr>
            </m:fPr>
            <m:num>
              <m:r>
                <w:rPr>
                  <w:rFonts w:ascii="Cambria Math" w:hAnsi="Cambria Math" w:cs="Times New Roman"/>
                  <w:sz w:val="28"/>
                  <w:szCs w:val="28"/>
                  <w:rPrChange w:id="2237" w:author="Борис Гогинян" w:date="2020-05-22T22:35:00Z">
                    <w:rPr>
                      <w:rFonts w:ascii="Cambria Math" w:hAnsi="Cambria Math" w:cs="Times New Roman"/>
                      <w:sz w:val="32"/>
                      <w:szCs w:val="24"/>
                    </w:rPr>
                  </w:rPrChange>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38" w:author="Борис Гогинян" w:date="2020-05-22T22:35:00Z">
                        <w:rPr>
                          <w:rFonts w:ascii="Cambria Math" w:hAnsi="Cambria Math" w:cs="Times New Roman"/>
                          <w:sz w:val="32"/>
                          <w:szCs w:val="24"/>
                          <w:lang w:val="en-US"/>
                        </w:rPr>
                      </w:rPrChange>
                    </w:rPr>
                    <m:t>n</m:t>
                  </m:r>
                </m:e>
                <m:sub>
                  <m:r>
                    <w:rPr>
                      <w:rFonts w:ascii="Cambria Math" w:hAnsi="Cambria Math" w:cs="Times New Roman"/>
                      <w:sz w:val="28"/>
                      <w:szCs w:val="28"/>
                      <w:lang w:val="en-US"/>
                      <w:rPrChange w:id="2239" w:author="Борис Гогинян" w:date="2020-05-22T22:35:00Z">
                        <w:rPr>
                          <w:rFonts w:ascii="Cambria Math" w:hAnsi="Cambria Math" w:cs="Times New Roman"/>
                          <w:sz w:val="32"/>
                          <w:szCs w:val="24"/>
                          <w:lang w:val="en-US"/>
                        </w:rPr>
                      </w:rPrChange>
                    </w:rPr>
                    <m:t>g</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j=1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g</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oMath>
      </m:oMathPara>
    </w:p>
    <w:p w14:paraId="70AD14DF" w14:textId="6B681048" w:rsidR="00836D2C" w:rsidRPr="00B12333" w:rsidRDefault="00836D2C" w:rsidP="00AB7C9B">
      <w:pPr>
        <w:spacing w:line="276" w:lineRule="auto"/>
        <w:rPr>
          <w:rFonts w:ascii="Times New Roman" w:hAnsi="Times New Roman" w:cs="Times New Roman"/>
          <w:color w:val="000000"/>
          <w:sz w:val="28"/>
          <w:szCs w:val="28"/>
          <w:shd w:val="clear" w:color="auto" w:fill="FFFFFF"/>
        </w:rPr>
      </w:pPr>
      <w:r w:rsidRPr="00B12333">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B12333">
        <w:rPr>
          <w:rFonts w:ascii="Times New Roman" w:hAnsi="Times New Roman" w:cs="Times New Roman"/>
          <w:color w:val="000000"/>
          <w:sz w:val="28"/>
          <w:szCs w:val="28"/>
          <w:shd w:val="clear" w:color="auto" w:fill="FFFFFF"/>
        </w:rPr>
        <w:t>;</w:t>
      </w:r>
    </w:p>
    <w:p w14:paraId="50502719" w14:textId="7F97AE4A" w:rsidR="00836D2C" w:rsidRPr="00B12333" w:rsidRDefault="00531FCD"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oMath>
      <w:r w:rsidR="00836D2C"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B12333">
        <w:rPr>
          <w:rFonts w:ascii="Times New Roman" w:hAnsi="Times New Roman" w:cs="Times New Roman"/>
          <w:color w:val="000000"/>
          <w:sz w:val="28"/>
          <w:szCs w:val="28"/>
          <w:shd w:val="clear" w:color="auto" w:fill="FFFFFF"/>
        </w:rPr>
        <w:t>;</w:t>
      </w:r>
    </w:p>
    <w:p w14:paraId="79064331" w14:textId="529A0C04" w:rsidR="00836D2C" w:rsidRPr="00AD4BD2" w:rsidRDefault="00531FCD"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 xml:space="preserve">, </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oMath>
      <w:r w:rsidR="00836D2C" w:rsidRPr="00AD4BD2">
        <w:rPr>
          <w:rFonts w:ascii="Times New Roman" w:hAnsi="Times New Roman" w:cs="Times New Roman"/>
          <w:color w:val="000000"/>
          <w:sz w:val="28"/>
          <w:szCs w:val="28"/>
          <w:shd w:val="clear" w:color="auto" w:fill="FFFFFF"/>
        </w:rPr>
        <w:t xml:space="preserve"> – весовые функции, которые должны подбираться так, чтобы мат. ожидание данной оценки равнялось подынтегральной </w:t>
      </w:r>
      <w:r w:rsidR="00836D2C" w:rsidRPr="00B12333">
        <w:rPr>
          <w:rFonts w:ascii="Times New Roman" w:hAnsi="Times New Roman" w:cs="Times New Roman"/>
          <w:color w:val="000000"/>
          <w:sz w:val="28"/>
          <w:szCs w:val="28"/>
          <w:shd w:val="clear" w:color="auto" w:fill="FFFFFF"/>
        </w:rPr>
        <w:t xml:space="preserve">функции </w: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sidRPr="00B12333">
        <w:rPr>
          <w:rFonts w:ascii="Times New Roman" w:hAnsi="Times New Roman" w:cs="Times New Roman"/>
          <w:sz w:val="28"/>
          <w:szCs w:val="28"/>
        </w:rPr>
        <w:t>, а также</w:t>
      </w:r>
      <w:r w:rsidR="00C742C8" w:rsidRPr="00AD4BD2">
        <w:rPr>
          <w:rFonts w:ascii="Times New Roman" w:hAnsi="Times New Roman" w:cs="Times New Roman"/>
          <w:sz w:val="28"/>
          <w:szCs w:val="28"/>
        </w:rPr>
        <w:t xml:space="preserve"> учитывать всевозможные способы выбора сл. вл.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C742C8" w:rsidRPr="00AD4BD2">
        <w:rPr>
          <w:rFonts w:ascii="Times New Roman" w:hAnsi="Times New Roman" w:cs="Times New Roman"/>
          <w:color w:val="000000"/>
          <w:sz w:val="28"/>
          <w:szCs w:val="28"/>
          <w:shd w:val="clear" w:color="auto" w:fill="FFFFFF"/>
        </w:rPr>
        <w:t xml:space="preserve"> и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oMath>
      <w:r w:rsidR="00C742C8" w:rsidRPr="00AD4BD2">
        <w:rPr>
          <w:rFonts w:ascii="Times New Roman" w:hAnsi="Times New Roman" w:cs="Times New Roman"/>
          <w:color w:val="000000"/>
          <w:sz w:val="28"/>
          <w:szCs w:val="28"/>
          <w:shd w:val="clear" w:color="auto" w:fill="FFFFFF"/>
        </w:rPr>
        <w:t>.</w:t>
      </w:r>
    </w:p>
    <w:p w14:paraId="7ACBD9EE" w14:textId="322B6273" w:rsidR="00C742C8" w:rsidRPr="00B12333" w:rsidRDefault="00C742C8" w:rsidP="00AB7C9B">
      <w:pPr>
        <w:spacing w:line="276" w:lineRule="auto"/>
        <w:rPr>
          <w:rFonts w:ascii="Times New Roman" w:hAnsi="Times New Roman" w:cs="Times New Roman"/>
          <w:color w:val="000000"/>
          <w:sz w:val="28"/>
          <w:szCs w:val="28"/>
          <w:shd w:val="clear" w:color="auto" w:fill="FFFFFF"/>
          <w:rPrChange w:id="2240" w:author="Борис Гогинян" w:date="2020-05-22T22:35:00Z">
            <w:rPr>
              <w:rFonts w:ascii="Times New Roman" w:hAnsi="Times New Roman" w:cs="Times New Roman"/>
              <w:color w:val="000000"/>
              <w:sz w:val="24"/>
              <w:shd w:val="clear" w:color="auto" w:fill="FFFFFF"/>
            </w:rPr>
          </w:rPrChange>
        </w:rPr>
      </w:pPr>
      <w:r w:rsidRPr="00AD4BD2">
        <w:rPr>
          <w:rFonts w:ascii="Times New Roman" w:hAnsi="Times New Roman" w:cs="Times New Roman"/>
          <w:color w:val="000000"/>
          <w:sz w:val="28"/>
          <w:szCs w:val="28"/>
          <w:shd w:val="clear" w:color="auto" w:fill="FFFFFF"/>
        </w:rPr>
        <w:t xml:space="preserve">Примером такой функции может быть так называемая </w:t>
      </w:r>
      <w:commentRangeStart w:id="2241"/>
      <w:r w:rsidRPr="00AD4BD2">
        <w:rPr>
          <w:rFonts w:ascii="Times New Roman" w:hAnsi="Times New Roman" w:cs="Times New Roman"/>
          <w:color w:val="000000"/>
          <w:sz w:val="28"/>
          <w:szCs w:val="28"/>
          <w:shd w:val="clear" w:color="auto" w:fill="FFFFFF"/>
        </w:rPr>
        <w:t xml:space="preserve">балансировочная эвристика </w:t>
      </w:r>
      <w:commentRangeEnd w:id="2241"/>
      <w:r w:rsidR="007C321C" w:rsidRPr="00B12333">
        <w:rPr>
          <w:rStyle w:val="af1"/>
          <w:sz w:val="28"/>
          <w:szCs w:val="28"/>
          <w:rPrChange w:id="2242" w:author="Борис Гогинян" w:date="2020-05-22T22:35:00Z">
            <w:rPr>
              <w:rStyle w:val="af1"/>
            </w:rPr>
          </w:rPrChange>
        </w:rPr>
        <w:commentReference w:id="2241"/>
      </w:r>
      <w:r w:rsidRPr="00AD4BD2">
        <w:rPr>
          <w:rFonts w:ascii="Times New Roman" w:hAnsi="Times New Roman" w:cs="Times New Roman"/>
          <w:color w:val="000000"/>
          <w:sz w:val="28"/>
          <w:szCs w:val="28"/>
          <w:shd w:val="clear" w:color="auto" w:fill="FFFFFF"/>
        </w:rPr>
        <w:t>(англ. the balance heuristic) [</w:t>
      </w:r>
      <w:r w:rsidR="00866229" w:rsidRPr="00AD4BD2">
        <w:rPr>
          <w:rFonts w:ascii="Times New Roman" w:hAnsi="Times New Roman" w:cs="Times New Roman"/>
          <w:color w:val="000000"/>
          <w:sz w:val="28"/>
          <w:szCs w:val="28"/>
          <w:shd w:val="clear" w:color="auto" w:fill="FFFFFF"/>
        </w:rPr>
        <w:t>35]</w:t>
      </w:r>
      <w:r w:rsidRPr="00B12333">
        <w:rPr>
          <w:rFonts w:ascii="Times New Roman" w:hAnsi="Times New Roman" w:cs="Times New Roman"/>
          <w:color w:val="000000"/>
          <w:sz w:val="28"/>
          <w:szCs w:val="28"/>
          <w:shd w:val="clear" w:color="auto" w:fill="FFFFFF"/>
          <w:rPrChange w:id="2243" w:author="Борис Гогинян" w:date="2020-05-22T22:35:00Z">
            <w:rPr>
              <w:rFonts w:ascii="Times New Roman" w:hAnsi="Times New Roman" w:cs="Times New Roman"/>
              <w:color w:val="000000"/>
              <w:sz w:val="24"/>
              <w:shd w:val="clear" w:color="auto" w:fill="FFFFFF"/>
            </w:rPr>
          </w:rPrChange>
        </w:rPr>
        <w:t xml:space="preserve"> </w:t>
      </w:r>
      <w:r w:rsidRPr="00AD4BD2">
        <w:rPr>
          <w:rFonts w:ascii="Times New Roman" w:hAnsi="Times New Roman" w:cs="Times New Roman"/>
          <w:color w:val="000000"/>
          <w:sz w:val="28"/>
          <w:szCs w:val="28"/>
          <w:shd w:val="clear" w:color="auto" w:fill="FFFFFF"/>
        </w:rPr>
        <w:t>:</w:t>
      </w:r>
    </w:p>
    <w:p w14:paraId="1CFF64E0" w14:textId="7DD9B0A0" w:rsidR="009A2544" w:rsidRPr="00AD4BD2" w:rsidRDefault="00531FCD" w:rsidP="00AB7C9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k</m:t>
              </m:r>
            </m:sub>
          </m:sSub>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44" w:author="Борис Гогинян" w:date="2020-05-22T22:35:00Z">
                        <w:rPr>
                          <w:rFonts w:ascii="Cambria Math" w:hAnsi="Cambria Math" w:cs="Times New Roman"/>
                          <w:sz w:val="32"/>
                          <w:szCs w:val="24"/>
                          <w:lang w:val="en-US"/>
                        </w:rPr>
                      </w:rPrChange>
                    </w:rPr>
                    <m:t>n</m:t>
                  </m:r>
                </m:e>
                <m:sub>
                  <m:r>
                    <w:rPr>
                      <w:rFonts w:ascii="Cambria Math" w:hAnsi="Cambria Math" w:cs="Times New Roman"/>
                      <w:sz w:val="28"/>
                      <w:szCs w:val="28"/>
                      <w:lang w:val="en-US"/>
                      <w:rPrChange w:id="2245" w:author="Борис Гогинян" w:date="2020-05-22T22:35:00Z">
                        <w:rPr>
                          <w:rFonts w:ascii="Cambria Math" w:hAnsi="Cambria Math" w:cs="Times New Roman"/>
                          <w:sz w:val="32"/>
                          <w:szCs w:val="24"/>
                          <w:lang w:val="en-US"/>
                        </w:rPr>
                      </w:rPrChange>
                    </w:rPr>
                    <m:t>k</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46" w:author="Борис Гогинян" w:date="2020-05-22T22:35:00Z">
                        <w:rPr>
                          <w:rFonts w:ascii="Cambria Math" w:hAnsi="Cambria Math" w:cs="Times New Roman"/>
                          <w:sz w:val="32"/>
                          <w:szCs w:val="24"/>
                          <w:lang w:val="en-US"/>
                        </w:rPr>
                      </w:rPrChange>
                    </w:rPr>
                    <m:t>p</m:t>
                  </m:r>
                </m:e>
                <m:sub>
                  <m:r>
                    <w:rPr>
                      <w:rFonts w:ascii="Cambria Math" w:hAnsi="Cambria Math" w:cs="Times New Roman"/>
                      <w:sz w:val="28"/>
                      <w:szCs w:val="28"/>
                      <w:lang w:val="en-US"/>
                      <w:rPrChange w:id="2247" w:author="Борис Гогинян" w:date="2020-05-22T22:35:00Z">
                        <w:rPr>
                          <w:rFonts w:ascii="Cambria Math" w:hAnsi="Cambria Math" w:cs="Times New Roman"/>
                          <w:sz w:val="32"/>
                          <w:szCs w:val="24"/>
                          <w:lang w:val="en-US"/>
                        </w:rPr>
                      </w:rPrChange>
                    </w:rPr>
                    <m:t>k</m:t>
                  </m:r>
                </m:sub>
              </m:sSub>
              <m:r>
                <w:rPr>
                  <w:rFonts w:ascii="Cambria Math" w:hAnsi="Cambria Math" w:cs="Times New Roman"/>
                  <w:sz w:val="28"/>
                  <w:szCs w:val="28"/>
                  <w:lang w:val="en-US"/>
                  <w:rPrChange w:id="2248" w:author="Борис Гогинян" w:date="2020-05-22T22:35:00Z">
                    <w:rPr>
                      <w:rFonts w:ascii="Cambria Math" w:hAnsi="Cambria Math" w:cs="Times New Roman"/>
                      <w:sz w:val="32"/>
                      <w:szCs w:val="24"/>
                      <w:lang w:val="en-US"/>
                    </w:rPr>
                  </w:rPrChange>
                </w:rPr>
                <m:t>(x)</m:t>
              </m:r>
            </m:num>
            <m:den>
              <m:nary>
                <m:naryPr>
                  <m:chr m:val="∑"/>
                  <m:limLoc m:val="undOvr"/>
                  <m:supHide m:val="1"/>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49" w:author="Борис Гогинян" w:date="2020-05-22T22:35:00Z">
                            <w:rPr>
                              <w:rFonts w:ascii="Cambria Math" w:hAnsi="Cambria Math" w:cs="Times New Roman"/>
                              <w:sz w:val="32"/>
                              <w:szCs w:val="24"/>
                              <w:lang w:val="en-US"/>
                            </w:rPr>
                          </w:rPrChange>
                        </w:rPr>
                        <m:t>n</m:t>
                      </m:r>
                    </m:e>
                    <m:sub>
                      <m:r>
                        <w:rPr>
                          <w:rFonts w:ascii="Cambria Math" w:hAnsi="Cambria Math" w:cs="Times New Roman"/>
                          <w:sz w:val="28"/>
                          <w:szCs w:val="28"/>
                          <w:lang w:val="en-US"/>
                          <w:rPrChange w:id="2250" w:author="Борис Гогинян" w:date="2020-05-22T22:35:00Z">
                            <w:rPr>
                              <w:rFonts w:ascii="Cambria Math" w:hAnsi="Cambria Math" w:cs="Times New Roman"/>
                              <w:sz w:val="32"/>
                              <w:szCs w:val="24"/>
                              <w:lang w:val="en-US"/>
                            </w:rPr>
                          </w:rPrChange>
                        </w:rPr>
                        <m:t>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Change w:id="2251" w:author="Борис Гогинян" w:date="2020-05-22T22:35:00Z">
                            <w:rPr>
                              <w:rFonts w:ascii="Cambria Math" w:hAnsi="Cambria Math" w:cs="Times New Roman"/>
                              <w:sz w:val="32"/>
                              <w:szCs w:val="24"/>
                              <w:lang w:val="en-US"/>
                            </w:rPr>
                          </w:rPrChange>
                        </w:rPr>
                        <m:t>p</m:t>
                      </m:r>
                    </m:e>
                    <m:sub>
                      <m:r>
                        <w:rPr>
                          <w:rFonts w:ascii="Cambria Math" w:hAnsi="Cambria Math" w:cs="Times New Roman"/>
                          <w:sz w:val="28"/>
                          <w:szCs w:val="28"/>
                          <w:lang w:val="en-US"/>
                          <w:rPrChange w:id="2252" w:author="Борис Гогинян" w:date="2020-05-22T22:35:00Z">
                            <w:rPr>
                              <w:rFonts w:ascii="Cambria Math" w:hAnsi="Cambria Math" w:cs="Times New Roman"/>
                              <w:sz w:val="32"/>
                              <w:szCs w:val="24"/>
                              <w:lang w:val="en-US"/>
                            </w:rPr>
                          </w:rPrChange>
                        </w:rPr>
                        <m:t>i</m:t>
                      </m:r>
                    </m:sub>
                  </m:sSub>
                  <m:r>
                    <w:rPr>
                      <w:rFonts w:ascii="Cambria Math" w:hAnsi="Cambria Math" w:cs="Times New Roman"/>
                      <w:sz w:val="28"/>
                      <w:szCs w:val="28"/>
                      <w:lang w:val="en-US"/>
                      <w:rPrChange w:id="2253" w:author="Борис Гогинян" w:date="2020-05-22T22:35:00Z">
                        <w:rPr>
                          <w:rFonts w:ascii="Cambria Math" w:hAnsi="Cambria Math" w:cs="Times New Roman"/>
                          <w:sz w:val="32"/>
                          <w:szCs w:val="24"/>
                          <w:lang w:val="en-US"/>
                        </w:rPr>
                      </w:rPrChange>
                    </w:rPr>
                    <m:t>(x)</m:t>
                  </m:r>
                </m:e>
              </m:nary>
            </m:den>
          </m:f>
        </m:oMath>
      </m:oMathPara>
    </w:p>
    <w:p w14:paraId="2359F019" w14:textId="77777777" w:rsidR="00866229" w:rsidRPr="00AD4BD2" w:rsidRDefault="00866229" w:rsidP="00AB7C9B">
      <w:pPr>
        <w:spacing w:line="276" w:lineRule="auto"/>
        <w:rPr>
          <w:rFonts w:ascii="Times New Roman" w:hAnsi="Times New Roman" w:cs="Times New Roman"/>
          <w:color w:val="000000"/>
          <w:sz w:val="28"/>
          <w:szCs w:val="28"/>
          <w:shd w:val="clear" w:color="auto" w:fill="FFFFFF"/>
        </w:rPr>
      </w:pPr>
    </w:p>
    <w:p w14:paraId="153D3487" w14:textId="25BD7E2D" w:rsidR="009F604A" w:rsidRPr="00B12333" w:rsidRDefault="009F604A" w:rsidP="00866229">
      <w:pPr>
        <w:spacing w:before="240" w:line="276" w:lineRule="auto"/>
        <w:contextualSpacing/>
        <w:rPr>
          <w:rFonts w:ascii="Times New Roman" w:hAnsi="Times New Roman" w:cs="Times New Roman"/>
          <w:bCs/>
          <w:sz w:val="28"/>
          <w:szCs w:val="28"/>
          <w:rPrChange w:id="2254" w:author="Борис Гогинян" w:date="2020-05-22T22:35:00Z">
            <w:rPr>
              <w:rFonts w:ascii="Times New Roman" w:hAnsi="Times New Roman" w:cs="Times New Roman"/>
              <w:bCs/>
              <w:sz w:val="32"/>
              <w:szCs w:val="32"/>
            </w:rPr>
          </w:rPrChange>
        </w:rPr>
      </w:pPr>
      <w:r w:rsidRPr="00B12333">
        <w:rPr>
          <w:rFonts w:ascii="Times New Roman" w:hAnsi="Times New Roman" w:cs="Times New Roman"/>
          <w:sz w:val="28"/>
          <w:szCs w:val="28"/>
          <w:rPrChange w:id="2255" w:author="Борис Гогинян" w:date="2020-05-22T22:35:00Z">
            <w:rPr>
              <w:rFonts w:ascii="Times New Roman" w:hAnsi="Times New Roman" w:cs="Times New Roman"/>
              <w:sz w:val="32"/>
              <w:szCs w:val="32"/>
            </w:rPr>
          </w:rPrChange>
        </w:rPr>
        <w:t xml:space="preserve">Русская рулетка и расщепление (англ. </w:t>
      </w:r>
      <w:r w:rsidR="00A6235B" w:rsidRPr="00B12333">
        <w:rPr>
          <w:rFonts w:ascii="Times New Roman" w:hAnsi="Times New Roman" w:cs="Times New Roman"/>
          <w:sz w:val="28"/>
          <w:szCs w:val="28"/>
          <w:lang w:val="en-US"/>
          <w:rPrChange w:id="2256" w:author="Борис Гогинян" w:date="2020-05-22T22:35:00Z">
            <w:rPr>
              <w:rFonts w:ascii="Times New Roman" w:hAnsi="Times New Roman" w:cs="Times New Roman"/>
              <w:sz w:val="32"/>
              <w:szCs w:val="32"/>
              <w:lang w:val="en-US"/>
            </w:rPr>
          </w:rPrChange>
        </w:rPr>
        <w:t>Russian</w:t>
      </w:r>
      <w:r w:rsidR="00A6235B" w:rsidRPr="00B12333">
        <w:rPr>
          <w:rFonts w:ascii="Times New Roman" w:hAnsi="Times New Roman" w:cs="Times New Roman"/>
          <w:sz w:val="28"/>
          <w:szCs w:val="28"/>
          <w:rPrChange w:id="2257" w:author="Борис Гогинян" w:date="2020-05-22T22:35:00Z">
            <w:rPr>
              <w:rFonts w:ascii="Times New Roman" w:hAnsi="Times New Roman" w:cs="Times New Roman"/>
              <w:sz w:val="32"/>
              <w:szCs w:val="32"/>
            </w:rPr>
          </w:rPrChange>
        </w:rPr>
        <w:t xml:space="preserve"> </w:t>
      </w:r>
      <w:r w:rsidR="00A6235B" w:rsidRPr="00B12333">
        <w:rPr>
          <w:rFonts w:ascii="Times New Roman" w:hAnsi="Times New Roman" w:cs="Times New Roman"/>
          <w:sz w:val="28"/>
          <w:szCs w:val="28"/>
          <w:lang w:val="en-US"/>
          <w:rPrChange w:id="2258" w:author="Борис Гогинян" w:date="2020-05-22T22:35:00Z">
            <w:rPr>
              <w:rFonts w:ascii="Times New Roman" w:hAnsi="Times New Roman" w:cs="Times New Roman"/>
              <w:sz w:val="32"/>
              <w:szCs w:val="32"/>
              <w:lang w:val="en-US"/>
            </w:rPr>
          </w:rPrChange>
        </w:rPr>
        <w:t>roulette</w:t>
      </w:r>
      <w:r w:rsidR="00E21E15" w:rsidRPr="00B12333">
        <w:rPr>
          <w:rFonts w:ascii="Times New Roman" w:hAnsi="Times New Roman" w:cs="Times New Roman"/>
          <w:bCs/>
          <w:sz w:val="28"/>
          <w:szCs w:val="28"/>
          <w:rPrChange w:id="2259" w:author="Борис Гогинян" w:date="2020-05-22T22:35:00Z">
            <w:rPr>
              <w:rFonts w:ascii="Times New Roman" w:hAnsi="Times New Roman" w:cs="Times New Roman"/>
              <w:bCs/>
              <w:sz w:val="32"/>
              <w:szCs w:val="32"/>
            </w:rPr>
          </w:rPrChange>
        </w:rPr>
        <w:t xml:space="preserve"> </w:t>
      </w:r>
      <w:r w:rsidR="00E21E15" w:rsidRPr="00B12333">
        <w:rPr>
          <w:rFonts w:ascii="Times New Roman" w:hAnsi="Times New Roman" w:cs="Times New Roman"/>
          <w:bCs/>
          <w:sz w:val="28"/>
          <w:szCs w:val="28"/>
          <w:lang w:val="en-US"/>
          <w:rPrChange w:id="2260" w:author="Борис Гогинян" w:date="2020-05-22T22:35:00Z">
            <w:rPr>
              <w:rFonts w:ascii="Times New Roman" w:hAnsi="Times New Roman" w:cs="Times New Roman"/>
              <w:bCs/>
              <w:sz w:val="32"/>
              <w:szCs w:val="32"/>
              <w:lang w:val="en-US"/>
            </w:rPr>
          </w:rPrChange>
        </w:rPr>
        <w:t>and</w:t>
      </w:r>
      <w:r w:rsidR="00E21E15" w:rsidRPr="00B12333">
        <w:rPr>
          <w:rFonts w:ascii="Times New Roman" w:hAnsi="Times New Roman" w:cs="Times New Roman"/>
          <w:bCs/>
          <w:sz w:val="28"/>
          <w:szCs w:val="28"/>
          <w:rPrChange w:id="2261" w:author="Борис Гогинян" w:date="2020-05-22T22:35:00Z">
            <w:rPr>
              <w:rFonts w:ascii="Times New Roman" w:hAnsi="Times New Roman" w:cs="Times New Roman"/>
              <w:bCs/>
              <w:sz w:val="32"/>
              <w:szCs w:val="32"/>
            </w:rPr>
          </w:rPrChange>
        </w:rPr>
        <w:t xml:space="preserve"> </w:t>
      </w:r>
      <w:r w:rsidR="00E21E15" w:rsidRPr="00B12333">
        <w:rPr>
          <w:rFonts w:ascii="Times New Roman" w:hAnsi="Times New Roman" w:cs="Times New Roman"/>
          <w:bCs/>
          <w:sz w:val="28"/>
          <w:szCs w:val="28"/>
          <w:lang w:val="en-US"/>
          <w:rPrChange w:id="2262" w:author="Борис Гогинян" w:date="2020-05-22T22:35:00Z">
            <w:rPr>
              <w:rFonts w:ascii="Times New Roman" w:hAnsi="Times New Roman" w:cs="Times New Roman"/>
              <w:bCs/>
              <w:sz w:val="32"/>
              <w:szCs w:val="32"/>
              <w:lang w:val="en-US"/>
            </w:rPr>
          </w:rPrChange>
        </w:rPr>
        <w:t>Splitting</w:t>
      </w:r>
      <w:r w:rsidRPr="00B12333">
        <w:rPr>
          <w:rFonts w:ascii="Times New Roman" w:hAnsi="Times New Roman" w:cs="Times New Roman"/>
          <w:bCs/>
          <w:sz w:val="28"/>
          <w:szCs w:val="28"/>
          <w:rPrChange w:id="2263" w:author="Борис Гогинян" w:date="2020-05-22T22:35:00Z">
            <w:rPr>
              <w:rFonts w:ascii="Times New Roman" w:hAnsi="Times New Roman" w:cs="Times New Roman"/>
              <w:bCs/>
              <w:sz w:val="32"/>
              <w:szCs w:val="32"/>
            </w:rPr>
          </w:rPrChange>
        </w:rPr>
        <w:t>)</w:t>
      </w:r>
      <w:r w:rsidR="00866229" w:rsidRPr="00B12333">
        <w:rPr>
          <w:rFonts w:ascii="Times New Roman" w:hAnsi="Times New Roman" w:cs="Times New Roman"/>
          <w:bCs/>
          <w:sz w:val="28"/>
          <w:szCs w:val="28"/>
          <w:rPrChange w:id="2264" w:author="Борис Гогинян" w:date="2020-05-22T22:35:00Z">
            <w:rPr>
              <w:rFonts w:ascii="Times New Roman" w:hAnsi="Times New Roman" w:cs="Times New Roman"/>
              <w:bCs/>
              <w:sz w:val="32"/>
              <w:szCs w:val="32"/>
            </w:rPr>
          </w:rPrChange>
        </w:rPr>
        <w:t xml:space="preserve"> [5]</w:t>
      </w:r>
    </w:p>
    <w:p w14:paraId="677F0D6A" w14:textId="2A627CE8" w:rsidR="002F6B7F" w:rsidRPr="00B12333" w:rsidRDefault="00E21E15" w:rsidP="00AB7C9B">
      <w:pPr>
        <w:spacing w:line="276" w:lineRule="auto"/>
        <w:ind w:firstLine="708"/>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t>
      </w:r>
    </w:p>
    <w:p w14:paraId="1F5E9BBD" w14:textId="77777777" w:rsidR="002F6B7F" w:rsidRPr="00AD4BD2" w:rsidRDefault="002F6B7F">
      <w:pPr>
        <w:spacing w:line="276" w:lineRule="auto"/>
        <w:contextualSpacing/>
        <w:jc w:val="center"/>
        <w:rPr>
          <w:rFonts w:ascii="Times New Roman" w:hAnsi="Times New Roman" w:cs="Times New Roman"/>
          <w:bCs/>
          <w:sz w:val="28"/>
          <w:szCs w:val="28"/>
        </w:rPr>
        <w:pPrChange w:id="2265" w:author="Борис Гогинян" w:date="2020-05-24T21:12:00Z">
          <w:pPr>
            <w:spacing w:line="276" w:lineRule="auto"/>
            <w:contextualSpacing/>
          </w:pPr>
        </w:pPrChange>
      </w:pPr>
    </w:p>
    <w:p w14:paraId="2928A27F" w14:textId="25B4857F" w:rsidR="002F6B7F" w:rsidRPr="00B12333" w:rsidRDefault="002F6B7F" w:rsidP="00AB7C9B">
      <w:pPr>
        <w:spacing w:line="276" w:lineRule="auto"/>
        <w:contextualSpacing/>
        <w:rPr>
          <w:rFonts w:ascii="Times New Roman" w:hAnsi="Times New Roman" w:cs="Times New Roman"/>
          <w:bCs/>
          <w:sz w:val="28"/>
          <w:szCs w:val="28"/>
          <w:rPrChange w:id="2266" w:author="Борис Гогинян" w:date="2020-05-22T22:35:00Z">
            <w:rPr>
              <w:rFonts w:ascii="Times New Roman" w:hAnsi="Times New Roman" w:cs="Times New Roman"/>
              <w:bCs/>
              <w:sz w:val="26"/>
              <w:szCs w:val="26"/>
            </w:rPr>
          </w:rPrChange>
        </w:rPr>
      </w:pPr>
      <w:commentRangeStart w:id="2267"/>
      <w:r w:rsidRPr="00B12333">
        <w:rPr>
          <w:rFonts w:ascii="Times New Roman" w:hAnsi="Times New Roman" w:cs="Times New Roman"/>
          <w:bCs/>
          <w:sz w:val="28"/>
          <w:szCs w:val="28"/>
        </w:rPr>
        <w:t>Русская рулетка</w:t>
      </w:r>
      <w:commentRangeEnd w:id="2267"/>
      <w:r w:rsidR="002B0DC8" w:rsidRPr="00B12333">
        <w:rPr>
          <w:rStyle w:val="af1"/>
          <w:sz w:val="28"/>
          <w:szCs w:val="28"/>
          <w:rPrChange w:id="2268" w:author="Борис Гогинян" w:date="2020-05-22T22:35:00Z">
            <w:rPr>
              <w:rStyle w:val="af1"/>
            </w:rPr>
          </w:rPrChange>
        </w:rPr>
        <w:commentReference w:id="2267"/>
      </w:r>
      <w:r w:rsidRPr="00B12333">
        <w:rPr>
          <w:rFonts w:ascii="Times New Roman" w:hAnsi="Times New Roman" w:cs="Times New Roman"/>
          <w:bCs/>
          <w:sz w:val="28"/>
          <w:szCs w:val="28"/>
        </w:rPr>
        <w:t xml:space="preserve">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sidRPr="00B12333">
        <w:rPr>
          <w:rFonts w:ascii="Times New Roman" w:hAnsi="Times New Roman" w:cs="Times New Roman"/>
          <w:bCs/>
          <w:sz w:val="28"/>
          <w:szCs w:val="28"/>
        </w:rPr>
        <w:t xml:space="preserve"> значение функции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w:t>
      </w:r>
      <w:r w:rsidR="00775E49" w:rsidRPr="00B12333">
        <w:rPr>
          <w:rFonts w:ascii="Times New Roman" w:hAnsi="Times New Roman" w:cs="Times New Roman"/>
          <w:bCs/>
          <w:sz w:val="28"/>
          <w:szCs w:val="28"/>
        </w:rPr>
        <w: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t>
      </w:r>
      <w:r w:rsidR="00775E49" w:rsidRPr="00B12333">
        <w:rPr>
          <w:rFonts w:ascii="Times New Roman" w:hAnsi="Times New Roman" w:cs="Times New Roman"/>
          <w:bCs/>
          <w:sz w:val="28"/>
          <w:szCs w:val="28"/>
          <w:rPrChange w:id="2269" w:author="Борис Гогинян" w:date="2020-05-22T22:35:00Z">
            <w:rPr>
              <w:rFonts w:ascii="Times New Roman" w:hAnsi="Times New Roman" w:cs="Times New Roman"/>
              <w:bCs/>
              <w:sz w:val="26"/>
              <w:szCs w:val="26"/>
            </w:rPr>
          </w:rPrChange>
        </w:rPr>
        <w:t>(</w:t>
      </w:r>
      <m:oMath>
        <m:d>
          <m:dPr>
            <m:begChr m:val="|"/>
            <m:endChr m:val="|"/>
            <m:ctrlPr>
              <w:rPr>
                <w:rFonts w:ascii="Cambria Math" w:hAnsi="Cambria Math" w:cs="Times New Roman"/>
                <w:bCs/>
                <w:i/>
                <w:sz w:val="28"/>
                <w:szCs w:val="28"/>
              </w:rPr>
            </m:ctrlPr>
          </m:dPr>
          <m:e>
            <m:func>
              <m:funcPr>
                <m:ctrlPr>
                  <w:rPr>
                    <w:rFonts w:ascii="Cambria Math" w:hAnsi="Cambria Math" w:cs="Times New Roman"/>
                    <w:bCs/>
                    <w:i/>
                    <w:sz w:val="28"/>
                    <w:szCs w:val="28"/>
                  </w:rPr>
                </m:ctrlPr>
              </m:funcPr>
              <m:fName>
                <m:r>
                  <m:rPr>
                    <m:sty m:val="p"/>
                  </m:rPr>
                  <w:rPr>
                    <w:rFonts w:ascii="Cambria Math" w:hAnsi="Cambria Math" w:cs="Times New Roman"/>
                    <w:sz w:val="28"/>
                    <w:szCs w:val="28"/>
                    <w:rPrChange w:id="2270" w:author="Борис Гогинян" w:date="2020-05-22T22:35:00Z">
                      <w:rPr>
                        <w:rFonts w:ascii="Cambria Math" w:hAnsi="Cambria Math" w:cs="Times New Roman"/>
                        <w:sz w:val="26"/>
                        <w:szCs w:val="26"/>
                      </w:rPr>
                    </w:rPrChange>
                  </w:rPr>
                  <m:t>cos</m:t>
                </m:r>
              </m:fName>
              <m:e>
                <m:r>
                  <w:rPr>
                    <w:rFonts w:ascii="Cambria Math" w:hAnsi="Cambria Math" w:cs="Times New Roman"/>
                    <w:sz w:val="28"/>
                    <w:szCs w:val="28"/>
                    <w:rPrChange w:id="2271" w:author="Борис Гогинян" w:date="2020-05-22T22:35:00Z">
                      <w:rPr>
                        <w:rFonts w:ascii="Cambria Math" w:hAnsi="Cambria Math" w:cs="Times New Roman"/>
                        <w:sz w:val="26"/>
                        <w:szCs w:val="26"/>
                      </w:rPr>
                    </w:rPrChange>
                  </w:rPr>
                  <m:t>θ</m:t>
                </m:r>
              </m:e>
            </m:func>
            <m:r>
              <m:rPr>
                <m:sty m:val="p"/>
              </m:rPr>
              <w:rPr>
                <w:rFonts w:ascii="Cambria Math" w:hAnsi="Cambria Math" w:cs="Times New Roman"/>
                <w:sz w:val="28"/>
                <w:szCs w:val="28"/>
                <w:rPrChange w:id="2272" w:author="Борис Гогинян" w:date="2020-05-22T22:35:00Z">
                  <w:rPr>
                    <w:rFonts w:ascii="Cambria Math" w:hAnsi="Cambria Math" w:cs="Times New Roman"/>
                    <w:sz w:val="26"/>
                    <w:szCs w:val="26"/>
                  </w:rPr>
                </w:rPrChange>
              </w:rPr>
              <m:t xml:space="preserve"> </m:t>
            </m:r>
          </m:e>
        </m:d>
        <m:r>
          <w:rPr>
            <w:rFonts w:ascii="Cambria Math" w:hAnsi="Cambria Math" w:cs="Times New Roman"/>
            <w:sz w:val="28"/>
            <w:szCs w:val="28"/>
            <w:rPrChange w:id="2273" w:author="Борис Гогинян" w:date="2020-05-22T22:35:00Z">
              <w:rPr>
                <w:rFonts w:ascii="Cambria Math" w:hAnsi="Cambria Math" w:cs="Times New Roman"/>
                <w:sz w:val="26"/>
                <w:szCs w:val="26"/>
              </w:rPr>
            </w:rPrChange>
          </w:rPr>
          <m:t>=0+ε</m:t>
        </m:r>
      </m:oMath>
      <w:r w:rsidR="00775E49" w:rsidRPr="00B12333">
        <w:rPr>
          <w:rFonts w:ascii="Times New Roman" w:hAnsi="Times New Roman" w:cs="Times New Roman"/>
          <w:bCs/>
          <w:sz w:val="28"/>
          <w:szCs w:val="28"/>
          <w:rPrChange w:id="2274" w:author="Борис Гогинян" w:date="2020-05-22T22:35:00Z">
            <w:rPr>
              <w:rFonts w:ascii="Times New Roman" w:hAnsi="Times New Roman" w:cs="Times New Roman"/>
              <w:bCs/>
              <w:sz w:val="26"/>
              <w:szCs w:val="26"/>
            </w:rPr>
          </w:rPrChange>
        </w:rPr>
        <w:t>).</w:t>
      </w:r>
    </w:p>
    <w:p w14:paraId="19721049" w14:textId="3FC62E07" w:rsidR="002B0DC8" w:rsidRPr="00B12333" w:rsidRDefault="002B0DC8" w:rsidP="00AB7C9B">
      <w:pPr>
        <w:spacing w:line="276" w:lineRule="auto"/>
        <w:contextualSpacing/>
        <w:rPr>
          <w:rFonts w:ascii="Times New Roman" w:hAnsi="Times New Roman" w:cs="Times New Roman"/>
          <w:bCs/>
          <w:sz w:val="28"/>
          <w:szCs w:val="28"/>
          <w:rPrChange w:id="2275" w:author="Борис Гогинян" w:date="2020-05-22T22:35:00Z">
            <w:rPr>
              <w:rFonts w:ascii="Times New Roman" w:hAnsi="Times New Roman" w:cs="Times New Roman"/>
              <w:bCs/>
              <w:sz w:val="26"/>
              <w:szCs w:val="26"/>
            </w:rPr>
          </w:rPrChange>
        </w:rPr>
      </w:pPr>
    </w:p>
    <w:p w14:paraId="30E089F3" w14:textId="66FCB9EE" w:rsidR="002B0DC8" w:rsidRPr="00AD4BD2" w:rsidRDefault="002B0DC8"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t>
      </w:r>
      <w:r w:rsidR="001A08F6" w:rsidRPr="00AD4BD2">
        <w:rPr>
          <w:rFonts w:ascii="Times New Roman" w:hAnsi="Times New Roman" w:cs="Times New Roman"/>
          <w:bCs/>
          <w:sz w:val="28"/>
          <w:szCs w:val="28"/>
        </w:rPr>
        <w:t xml:space="preserve">100 случайных величин, то необходимо проследить траекторию преломленных и отраженных в направлении камеры лучей. Используя обычный метод, алгоритм просчитывал бы 200 лучей в целом. Но 100 отраженных лучей – это избыток. </w:t>
      </w:r>
    </w:p>
    <w:p w14:paraId="0875CF68" w14:textId="0C77D140" w:rsidR="001A08F6" w:rsidRPr="00AD4BD2" w:rsidRDefault="001A08F6" w:rsidP="00AB7C9B">
      <w:pPr>
        <w:spacing w:line="276" w:lineRule="auto"/>
        <w:contextualSpacing/>
        <w:rPr>
          <w:rFonts w:ascii="Times New Roman" w:hAnsi="Times New Roman" w:cs="Times New Roman"/>
          <w:bCs/>
          <w:sz w:val="28"/>
          <w:szCs w:val="28"/>
        </w:rPr>
      </w:pPr>
    </w:p>
    <w:p w14:paraId="6BA33A59" w14:textId="609671E2" w:rsidR="001A08F6" w:rsidRPr="00AD4BD2" w:rsidRDefault="001A08F6"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С помощью расщепления приближение для такого случая можно заменить на следующее:</w:t>
      </w:r>
    </w:p>
    <w:p w14:paraId="069BDDD2" w14:textId="4D685EBE" w:rsidR="001A08F6" w:rsidRPr="00B12333" w:rsidRDefault="00531FCD" w:rsidP="00AB7C9B">
      <w:pPr>
        <w:spacing w:line="276" w:lineRule="auto"/>
        <w:contextualSpacing/>
        <w:rPr>
          <w:rFonts w:ascii="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NM</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NM</m:t>
              </m:r>
            </m:den>
          </m:f>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 xml:space="preserve">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f>
                    <m:fPr>
                      <m:ctrlPr>
                        <w:rPr>
                          <w:rFonts w:ascii="Cambria Math" w:hAnsi="Cambria Math" w:cs="Times New Roman"/>
                          <w:bCs/>
                          <w:i/>
                          <w:sz w:val="28"/>
                          <w:szCs w:val="28"/>
                        </w:rPr>
                      </m:ctrlPr>
                    </m:fPr>
                    <m:num>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den>
                  </m:f>
                </m:e>
              </m:nary>
            </m:e>
          </m:nary>
        </m:oMath>
      </m:oMathPara>
    </w:p>
    <w:p w14:paraId="3807847A" w14:textId="4558F7BD" w:rsidR="007E16E7" w:rsidRPr="00B12333" w:rsidRDefault="007E16E7" w:rsidP="00AB7C9B">
      <w:pPr>
        <w:spacing w:line="276" w:lineRule="auto"/>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sidRPr="00B12333">
        <w:rPr>
          <w:rFonts w:ascii="Times New Roman" w:hAnsi="Times New Roman" w:cs="Times New Roman"/>
          <w:bCs/>
          <w:sz w:val="28"/>
          <w:szCs w:val="28"/>
        </w:rPr>
        <w:t xml:space="preserve"> – направление на источник света</w:t>
      </w:r>
    </w:p>
    <w:p w14:paraId="0124D4C5" w14:textId="781DEDF6" w:rsidR="007E16E7" w:rsidRPr="00B12333" w:rsidRDefault="007E16E7" w:rsidP="00AB7C9B">
      <w:pPr>
        <w:spacing w:line="276" w:lineRule="auto"/>
        <w:contextualSpacing/>
        <w:rPr>
          <w:rFonts w:ascii="Times New Roman" w:hAnsi="Times New Roman" w:cs="Times New Roman"/>
          <w:bCs/>
          <w:sz w:val="28"/>
          <w:szCs w:val="28"/>
        </w:rPr>
      </w:pPr>
      <m:oMath>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 координаты пикселя на изображении</w:t>
      </w:r>
    </w:p>
    <w:p w14:paraId="67C9EF26" w14:textId="2E4EE587" w:rsidR="00E21E15" w:rsidRPr="00B12333" w:rsidRDefault="00E21E15" w:rsidP="00AB7C9B">
      <w:pPr>
        <w:spacing w:line="276" w:lineRule="auto"/>
        <w:contextualSpacing/>
        <w:rPr>
          <w:rFonts w:ascii="Times New Roman" w:hAnsi="Times New Roman" w:cs="Times New Roman"/>
          <w:sz w:val="28"/>
          <w:szCs w:val="28"/>
        </w:rPr>
      </w:pPr>
    </w:p>
    <w:p w14:paraId="718B6B61" w14:textId="40E5AF7C" w:rsidR="00AB7C9B" w:rsidRPr="00B12333" w:rsidRDefault="00AB7C9B" w:rsidP="00AB7C9B">
      <w:pPr>
        <w:spacing w:line="276" w:lineRule="auto"/>
        <w:rPr>
          <w:rFonts w:ascii="Times New Roman" w:hAnsi="Times New Roman" w:cs="Times New Roman"/>
          <w:sz w:val="28"/>
          <w:szCs w:val="28"/>
          <w:rPrChange w:id="2276" w:author="Борис Гогинян" w:date="2020-05-22T22:35:00Z">
            <w:rPr>
              <w:rFonts w:ascii="Times New Roman" w:hAnsi="Times New Roman" w:cs="Times New Roman"/>
              <w:sz w:val="24"/>
            </w:rPr>
          </w:rPrChange>
        </w:rPr>
      </w:pPr>
    </w:p>
    <w:p w14:paraId="4689F320" w14:textId="77777777" w:rsidR="00866229" w:rsidRPr="00AD4BD2" w:rsidRDefault="00866229" w:rsidP="00AB7C9B">
      <w:pPr>
        <w:spacing w:line="276" w:lineRule="auto"/>
        <w:rPr>
          <w:rFonts w:ascii="Times New Roman" w:hAnsi="Times New Roman" w:cs="Times New Roman"/>
          <w:sz w:val="28"/>
          <w:szCs w:val="28"/>
        </w:rPr>
      </w:pPr>
    </w:p>
    <w:p w14:paraId="2A944EE8" w14:textId="7FB583BA" w:rsidR="00A6235B" w:rsidRPr="00AD4BD2" w:rsidRDefault="00310266" w:rsidP="00AB7C9B">
      <w:pPr>
        <w:spacing w:line="276" w:lineRule="auto"/>
        <w:rPr>
          <w:rFonts w:ascii="Times New Roman" w:hAnsi="Times New Roman" w:cs="Times New Roman"/>
          <w:sz w:val="28"/>
          <w:szCs w:val="28"/>
        </w:rPr>
      </w:pPr>
      <w:r w:rsidRPr="00AD4BD2">
        <w:rPr>
          <w:rFonts w:ascii="Times New Roman" w:hAnsi="Times New Roman" w:cs="Times New Roman"/>
          <w:sz w:val="28"/>
          <w:szCs w:val="28"/>
        </w:rPr>
        <w:t>В исследуемых рендерах реализованы следующие алгоритмы:</w:t>
      </w:r>
    </w:p>
    <w:p w14:paraId="37922DB7" w14:textId="3A1A9D93"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Cycles</w:t>
      </w:r>
    </w:p>
    <w:p w14:paraId="2688E613" w14:textId="0DB17CF6" w:rsidR="006514DC" w:rsidRPr="00AD4BD2" w:rsidRDefault="006514DC" w:rsidP="00AB7C9B">
      <w:pPr>
        <w:pStyle w:val="a5"/>
        <w:spacing w:line="276" w:lineRule="auto"/>
        <w:ind w:left="1440"/>
        <w:rPr>
          <w:rFonts w:ascii="Times New Roman" w:hAnsi="Times New Roman" w:cs="Times New Roman"/>
          <w:sz w:val="28"/>
          <w:szCs w:val="28"/>
          <w:lang w:val="en-US"/>
        </w:rPr>
      </w:pPr>
      <w:r w:rsidRPr="00AD4BD2">
        <w:rPr>
          <w:rFonts w:ascii="Times New Roman" w:hAnsi="Times New Roman" w:cs="Times New Roman"/>
          <w:sz w:val="28"/>
          <w:szCs w:val="28"/>
        </w:rPr>
        <w:t xml:space="preserve">Алгоритм </w:t>
      </w:r>
      <w:r w:rsidRPr="00AD4BD2">
        <w:rPr>
          <w:rFonts w:ascii="Times New Roman" w:hAnsi="Times New Roman" w:cs="Times New Roman"/>
          <w:sz w:val="28"/>
          <w:szCs w:val="28"/>
          <w:lang w:val="en-US"/>
        </w:rPr>
        <w:t>Path Tracing</w:t>
      </w:r>
    </w:p>
    <w:p w14:paraId="6D13919A" w14:textId="5920B611" w:rsidR="00661711" w:rsidRPr="009C43CD" w:rsidRDefault="009C43CD" w:rsidP="00AB7C9B">
      <w:pPr>
        <w:pStyle w:val="a5"/>
        <w:spacing w:line="276" w:lineRule="auto"/>
        <w:ind w:left="1440"/>
        <w:rPr>
          <w:rFonts w:ascii="Times New Roman" w:hAnsi="Times New Roman" w:cs="Times New Roman"/>
          <w:sz w:val="28"/>
          <w:szCs w:val="28"/>
          <w:rPrChange w:id="2277" w:author="Борис Гогинян" w:date="2020-05-23T04:39:00Z">
            <w:rPr>
              <w:rFonts w:ascii="Times New Roman" w:hAnsi="Times New Roman" w:cs="Times New Roman"/>
              <w:sz w:val="28"/>
              <w:lang w:val="en-US"/>
            </w:rPr>
          </w:rPrChange>
        </w:rPr>
      </w:pPr>
      <w:ins w:id="2278" w:author="Борис Гогинян" w:date="2020-05-23T04:38:00Z">
        <w:r>
          <w:rPr>
            <w:rFonts w:ascii="Times New Roman" w:hAnsi="Times New Roman" w:cs="Times New Roman"/>
            <w:sz w:val="28"/>
            <w:szCs w:val="28"/>
          </w:rPr>
          <w:t xml:space="preserve">В исследовании использовалась версия </w:t>
        </w:r>
      </w:ins>
      <w:ins w:id="2279" w:author="Борис Гогинян" w:date="2020-05-23T04:39:00Z">
        <w:r>
          <w:rPr>
            <w:rFonts w:ascii="Times New Roman" w:hAnsi="Times New Roman" w:cs="Times New Roman"/>
            <w:sz w:val="28"/>
            <w:szCs w:val="28"/>
            <w:lang w:val="en-US"/>
          </w:rPr>
          <w:t>Blender</w:t>
        </w:r>
        <w:r w:rsidRPr="009C43CD">
          <w:rPr>
            <w:rFonts w:ascii="Times New Roman" w:hAnsi="Times New Roman" w:cs="Times New Roman"/>
            <w:sz w:val="28"/>
            <w:szCs w:val="28"/>
            <w:rPrChange w:id="2280" w:author="Борис Гогинян" w:date="2020-05-23T04:39:00Z">
              <w:rPr>
                <w:rFonts w:ascii="Times New Roman" w:hAnsi="Times New Roman" w:cs="Times New Roman"/>
                <w:sz w:val="28"/>
                <w:szCs w:val="28"/>
                <w:lang w:val="en-US"/>
              </w:rPr>
            </w:rPrChange>
          </w:rPr>
          <w:t xml:space="preserve"> 2.82</w:t>
        </w:r>
      </w:ins>
    </w:p>
    <w:p w14:paraId="67CE6ED3" w14:textId="3F7E7EA1" w:rsidR="006514DC" w:rsidRPr="00AD4BD2" w:rsidRDefault="006514DC" w:rsidP="00EB01A5">
      <w:pPr>
        <w:pStyle w:val="a5"/>
        <w:numPr>
          <w:ilvl w:val="1"/>
          <w:numId w:val="13"/>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LuxCore</w:t>
      </w:r>
      <w:r w:rsidRPr="00AD4BD2">
        <w:rPr>
          <w:rFonts w:ascii="Times New Roman" w:hAnsi="Times New Roman" w:cs="Times New Roman"/>
          <w:sz w:val="28"/>
          <w:szCs w:val="28"/>
          <w:lang w:val="en-US"/>
        </w:rPr>
        <w:br/>
      </w:r>
      <w:r w:rsidR="00310266"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Bidirectional path-tracing</w:t>
      </w:r>
    </w:p>
    <w:p w14:paraId="72CCB11D" w14:textId="7FFCE4FC" w:rsidR="00866229" w:rsidRPr="00AD4BD2" w:rsidRDefault="00866229" w:rsidP="00866229">
      <w:pPr>
        <w:pStyle w:val="a5"/>
        <w:spacing w:line="276" w:lineRule="auto"/>
        <w:ind w:left="1440"/>
        <w:rPr>
          <w:rFonts w:ascii="Times New Roman" w:hAnsi="Times New Roman" w:cs="Times New Roman"/>
          <w:sz w:val="28"/>
          <w:szCs w:val="28"/>
        </w:rPr>
      </w:pPr>
      <w:r w:rsidRPr="00AD4BD2">
        <w:rPr>
          <w:rFonts w:ascii="Times New Roman" w:hAnsi="Times New Roman" w:cs="Times New Roman"/>
          <w:sz w:val="28"/>
          <w:szCs w:val="28"/>
        </w:rPr>
        <w:t xml:space="preserve">Также в этом рендере есть технология </w:t>
      </w:r>
      <w:r w:rsidR="00661711" w:rsidRPr="00AD4BD2">
        <w:rPr>
          <w:rFonts w:ascii="Times New Roman" w:hAnsi="Times New Roman" w:cs="Times New Roman"/>
          <w:sz w:val="28"/>
          <w:szCs w:val="28"/>
        </w:rPr>
        <w:t xml:space="preserve">PhotonGI cache [36], которая включает в себя 3 функции: </w:t>
      </w:r>
    </w:p>
    <w:p w14:paraId="23E9A4F0" w14:textId="349BE993" w:rsidR="00661711" w:rsidRPr="00AD4BD2" w:rsidRDefault="00661711" w:rsidP="00EB01A5">
      <w:pPr>
        <w:pStyle w:val="a5"/>
        <w:numPr>
          <w:ilvl w:val="0"/>
          <w:numId w:val="39"/>
        </w:numPr>
        <w:spacing w:line="276" w:lineRule="auto"/>
        <w:rPr>
          <w:rFonts w:ascii="Times New Roman" w:hAnsi="Times New Roman" w:cs="Times New Roman"/>
          <w:sz w:val="28"/>
          <w:szCs w:val="28"/>
        </w:rPr>
      </w:pPr>
      <w:r w:rsidRPr="00AD4BD2">
        <w:rPr>
          <w:rFonts w:ascii="Times New Roman" w:hAnsi="Times New Roman" w:cs="Times New Roman"/>
          <w:sz w:val="28"/>
          <w:szCs w:val="28"/>
        </w:rPr>
        <w:t>Direct light cache – кеш прямого освещения;</w:t>
      </w:r>
    </w:p>
    <w:p w14:paraId="3EBA2519" w14:textId="64EB3281" w:rsidR="00661711" w:rsidRPr="00AD4BD2" w:rsidRDefault="00661711" w:rsidP="00EB01A5">
      <w:pPr>
        <w:pStyle w:val="a5"/>
        <w:numPr>
          <w:ilvl w:val="0"/>
          <w:numId w:val="39"/>
        </w:numPr>
        <w:spacing w:line="276" w:lineRule="auto"/>
        <w:rPr>
          <w:rFonts w:ascii="Times New Roman" w:hAnsi="Times New Roman" w:cs="Times New Roman"/>
          <w:sz w:val="28"/>
          <w:szCs w:val="28"/>
        </w:rPr>
      </w:pPr>
      <w:r w:rsidRPr="00AD4BD2">
        <w:rPr>
          <w:rFonts w:ascii="Times New Roman" w:hAnsi="Times New Roman" w:cs="Times New Roman"/>
          <w:sz w:val="28"/>
          <w:szCs w:val="28"/>
        </w:rPr>
        <w:t>Indirect light cache – кеш непрямого освещения;</w:t>
      </w:r>
    </w:p>
    <w:p w14:paraId="5869A37E" w14:textId="7FA8718C" w:rsidR="00661711" w:rsidRDefault="00661711" w:rsidP="00EB01A5">
      <w:pPr>
        <w:pStyle w:val="a5"/>
        <w:numPr>
          <w:ilvl w:val="0"/>
          <w:numId w:val="39"/>
        </w:numPr>
        <w:spacing w:line="276" w:lineRule="auto"/>
        <w:rPr>
          <w:ins w:id="2281" w:author="Борис Гогинян" w:date="2020-05-23T04:39:00Z"/>
          <w:rFonts w:ascii="Times New Roman" w:hAnsi="Times New Roman" w:cs="Times New Roman"/>
          <w:sz w:val="28"/>
          <w:szCs w:val="28"/>
        </w:rPr>
      </w:pPr>
      <w:r w:rsidRPr="00AD4BD2">
        <w:rPr>
          <w:rFonts w:ascii="Times New Roman" w:hAnsi="Times New Roman" w:cs="Times New Roman"/>
          <w:sz w:val="28"/>
          <w:szCs w:val="28"/>
        </w:rPr>
        <w:t>Caustic cache – кеш каустик.</w:t>
      </w:r>
    </w:p>
    <w:p w14:paraId="7C191027" w14:textId="3E147886" w:rsidR="009C43CD" w:rsidRPr="009C43CD" w:rsidRDefault="009C43CD">
      <w:pPr>
        <w:spacing w:line="276" w:lineRule="auto"/>
        <w:ind w:left="1416"/>
        <w:rPr>
          <w:rFonts w:ascii="Times New Roman" w:hAnsi="Times New Roman" w:cs="Times New Roman"/>
          <w:sz w:val="28"/>
          <w:szCs w:val="28"/>
          <w:lang w:val="en-US"/>
          <w:rPrChange w:id="2282" w:author="Борис Гогинян" w:date="2020-05-23T04:39:00Z">
            <w:rPr>
              <w:rFonts w:ascii="Times New Roman" w:hAnsi="Times New Roman" w:cs="Times New Roman"/>
              <w:sz w:val="28"/>
            </w:rPr>
          </w:rPrChange>
        </w:rPr>
        <w:pPrChange w:id="2283" w:author="Борис Гогинян" w:date="2020-05-23T04:39:00Z">
          <w:pPr>
            <w:pStyle w:val="a5"/>
            <w:numPr>
              <w:numId w:val="39"/>
            </w:numPr>
            <w:spacing w:line="276" w:lineRule="auto"/>
            <w:ind w:left="2160" w:hanging="360"/>
          </w:pPr>
        </w:pPrChange>
      </w:pPr>
      <w:ins w:id="2284" w:author="Борис Гогинян" w:date="2020-05-23T04:39:00Z">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2.4</w:t>
        </w:r>
      </w:ins>
    </w:p>
    <w:p w14:paraId="57ACE734" w14:textId="17954903" w:rsidR="00661711" w:rsidRPr="00AD4BD2" w:rsidRDefault="00661711" w:rsidP="00661711">
      <w:pPr>
        <w:spacing w:line="276" w:lineRule="auto"/>
        <w:ind w:left="1416"/>
        <w:rPr>
          <w:rFonts w:ascii="Times New Roman" w:hAnsi="Times New Roman" w:cs="Times New Roman"/>
          <w:sz w:val="28"/>
          <w:szCs w:val="28"/>
        </w:rPr>
      </w:pPr>
      <w:r w:rsidRPr="00AD4BD2">
        <w:rPr>
          <w:rFonts w:ascii="Times New Roman" w:hAnsi="Times New Roman" w:cs="Times New Roman"/>
          <w:sz w:val="28"/>
          <w:szCs w:val="28"/>
        </w:rPr>
        <w:t xml:space="preserve">Данная технология основана на методе фотонных карт [34, глава 8]. В комбинации с </w:t>
      </w:r>
      <w:r w:rsidRPr="00AD4BD2">
        <w:rPr>
          <w:rFonts w:ascii="Times New Roman" w:hAnsi="Times New Roman" w:cs="Times New Roman"/>
          <w:sz w:val="28"/>
          <w:szCs w:val="28"/>
          <w:lang w:val="en-US"/>
        </w:rPr>
        <w:t>Path</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tracing</w:t>
      </w:r>
      <w:r w:rsidRPr="00AD4BD2">
        <w:rPr>
          <w:rFonts w:ascii="Times New Roman" w:hAnsi="Times New Roman" w:cs="Times New Roman"/>
          <w:sz w:val="28"/>
          <w:szCs w:val="28"/>
        </w:rPr>
        <w:t xml:space="preserve"> данный алгоритм хорошо подходит для просчета сложного освещения. </w:t>
      </w:r>
    </w:p>
    <w:p w14:paraId="72FF8F80" w14:textId="0376A8AD"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appleseed</w:t>
      </w:r>
    </w:p>
    <w:p w14:paraId="2A074460" w14:textId="48F0359B" w:rsidR="00A6235B" w:rsidRDefault="006514DC" w:rsidP="00661711">
      <w:pPr>
        <w:pStyle w:val="a5"/>
        <w:spacing w:line="276" w:lineRule="auto"/>
        <w:ind w:left="1440"/>
        <w:rPr>
          <w:ins w:id="2285" w:author="Борис Гогинян" w:date="2020-05-23T16:00:00Z"/>
          <w:rFonts w:ascii="Times New Roman" w:hAnsi="Times New Roman" w:cs="Times New Roman"/>
          <w:sz w:val="28"/>
          <w:szCs w:val="28"/>
          <w:lang w:val="en-US"/>
        </w:rPr>
      </w:pPr>
      <w:r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w:t>
      </w:r>
      <w:r w:rsidR="00310266" w:rsidRPr="00AD4BD2">
        <w:rPr>
          <w:rFonts w:ascii="Times New Roman" w:hAnsi="Times New Roman" w:cs="Times New Roman"/>
          <w:sz w:val="28"/>
          <w:szCs w:val="28"/>
          <w:lang w:val="en-US"/>
        </w:rPr>
        <w:t>Stochastic Progressive Photon Mapping</w:t>
      </w:r>
    </w:p>
    <w:p w14:paraId="42454E8E" w14:textId="7073C6F2" w:rsidR="00E860FF" w:rsidRDefault="00E860FF" w:rsidP="00661711">
      <w:pPr>
        <w:pStyle w:val="a5"/>
        <w:spacing w:line="276" w:lineRule="auto"/>
        <w:ind w:left="1440"/>
        <w:rPr>
          <w:ins w:id="2286" w:author="Борис Гогинян" w:date="2020-05-23T16:00:00Z"/>
          <w:rFonts w:ascii="Times New Roman" w:hAnsi="Times New Roman" w:cs="Times New Roman"/>
          <w:sz w:val="28"/>
          <w:szCs w:val="28"/>
        </w:rPr>
      </w:pPr>
      <w:ins w:id="2287" w:author="Борис Гогинян" w:date="2020-05-23T16:00:00Z">
        <w:r>
          <w:rPr>
            <w:rFonts w:ascii="Times New Roman" w:hAnsi="Times New Roman" w:cs="Times New Roman"/>
            <w:sz w:val="28"/>
            <w:szCs w:val="28"/>
          </w:rPr>
          <w:t>Для просчета прямого освещения можно выбрать способ просчета:</w:t>
        </w:r>
      </w:ins>
    </w:p>
    <w:p w14:paraId="24A4160E" w14:textId="1E359E50" w:rsidR="00E860FF" w:rsidRPr="00E860FF" w:rsidRDefault="00E860FF">
      <w:pPr>
        <w:pStyle w:val="a5"/>
        <w:numPr>
          <w:ilvl w:val="0"/>
          <w:numId w:val="53"/>
        </w:numPr>
        <w:spacing w:line="276" w:lineRule="auto"/>
        <w:rPr>
          <w:ins w:id="2288" w:author="Борис Гогинян" w:date="2020-05-23T16:01:00Z"/>
          <w:rFonts w:ascii="Times New Roman" w:hAnsi="Times New Roman" w:cs="Times New Roman"/>
          <w:sz w:val="28"/>
          <w:szCs w:val="28"/>
          <w:rPrChange w:id="2289" w:author="Борис Гогинян" w:date="2020-05-23T16:01:00Z">
            <w:rPr>
              <w:ins w:id="2290" w:author="Борис Гогинян" w:date="2020-05-23T16:01:00Z"/>
              <w:rFonts w:ascii="Times New Roman" w:hAnsi="Times New Roman" w:cs="Times New Roman"/>
              <w:sz w:val="28"/>
              <w:szCs w:val="28"/>
              <w:lang w:val="en-US"/>
            </w:rPr>
          </w:rPrChange>
        </w:rPr>
        <w:pPrChange w:id="2291" w:author="Борис Гогинян" w:date="2020-05-23T16:00:00Z">
          <w:pPr>
            <w:pStyle w:val="a5"/>
            <w:spacing w:line="276" w:lineRule="auto"/>
            <w:ind w:left="1440"/>
          </w:pPr>
        </w:pPrChange>
      </w:pPr>
      <w:ins w:id="2292" w:author="Борис Гогинян" w:date="2020-05-23T16:01:00Z">
        <w:r>
          <w:rPr>
            <w:rFonts w:ascii="Times New Roman" w:hAnsi="Times New Roman" w:cs="Times New Roman"/>
            <w:sz w:val="28"/>
            <w:szCs w:val="28"/>
          </w:rPr>
          <w:t xml:space="preserve">с помощью </w:t>
        </w:r>
        <w:r>
          <w:rPr>
            <w:rFonts w:ascii="Times New Roman" w:hAnsi="Times New Roman" w:cs="Times New Roman"/>
            <w:sz w:val="28"/>
            <w:szCs w:val="28"/>
            <w:lang w:val="en-US"/>
          </w:rPr>
          <w:t>Path Tracing</w:t>
        </w:r>
      </w:ins>
    </w:p>
    <w:p w14:paraId="0A0712A5" w14:textId="0A863055" w:rsidR="00E860FF" w:rsidRPr="00E860FF" w:rsidRDefault="00E860FF">
      <w:pPr>
        <w:pStyle w:val="a5"/>
        <w:numPr>
          <w:ilvl w:val="0"/>
          <w:numId w:val="53"/>
        </w:numPr>
        <w:spacing w:line="276" w:lineRule="auto"/>
        <w:rPr>
          <w:ins w:id="2293" w:author="Борис Гогинян" w:date="2020-05-23T16:01:00Z"/>
          <w:rFonts w:ascii="Times New Roman" w:hAnsi="Times New Roman" w:cs="Times New Roman"/>
          <w:sz w:val="28"/>
          <w:szCs w:val="28"/>
          <w:rPrChange w:id="2294" w:author="Борис Гогинян" w:date="2020-05-23T16:01:00Z">
            <w:rPr>
              <w:ins w:id="2295" w:author="Борис Гогинян" w:date="2020-05-23T16:01:00Z"/>
              <w:rFonts w:ascii="Times New Roman" w:hAnsi="Times New Roman" w:cs="Times New Roman"/>
              <w:sz w:val="28"/>
              <w:szCs w:val="28"/>
              <w:lang w:val="en-US"/>
            </w:rPr>
          </w:rPrChange>
        </w:rPr>
        <w:pPrChange w:id="2296" w:author="Борис Гогинян" w:date="2020-05-23T16:00:00Z">
          <w:pPr>
            <w:pStyle w:val="a5"/>
            <w:spacing w:line="276" w:lineRule="auto"/>
            <w:ind w:left="1440"/>
          </w:pPr>
        </w:pPrChange>
      </w:pPr>
      <w:ins w:id="2297" w:author="Борис Гогинян" w:date="2020-05-23T16:01:00Z">
        <w:r>
          <w:rPr>
            <w:rFonts w:ascii="Times New Roman" w:hAnsi="Times New Roman" w:cs="Times New Roman"/>
            <w:sz w:val="28"/>
            <w:szCs w:val="28"/>
          </w:rPr>
          <w:t xml:space="preserve">с помощью </w:t>
        </w:r>
        <w:r>
          <w:rPr>
            <w:rFonts w:ascii="Times New Roman" w:hAnsi="Times New Roman" w:cs="Times New Roman"/>
            <w:sz w:val="28"/>
            <w:szCs w:val="28"/>
            <w:lang w:val="en-US"/>
          </w:rPr>
          <w:t>SPPM</w:t>
        </w:r>
      </w:ins>
    </w:p>
    <w:p w14:paraId="58F8EC44" w14:textId="20EA95BD" w:rsidR="00E860FF" w:rsidRPr="00E860FF" w:rsidRDefault="00E860FF">
      <w:pPr>
        <w:pStyle w:val="a5"/>
        <w:numPr>
          <w:ilvl w:val="0"/>
          <w:numId w:val="53"/>
        </w:numPr>
        <w:spacing w:line="276" w:lineRule="auto"/>
        <w:rPr>
          <w:ins w:id="2298" w:author="Борис Гогинян" w:date="2020-05-23T04:39:00Z"/>
          <w:rFonts w:ascii="Times New Roman" w:hAnsi="Times New Roman" w:cs="Times New Roman"/>
          <w:sz w:val="28"/>
          <w:szCs w:val="28"/>
          <w:rPrChange w:id="2299" w:author="Борис Гогинян" w:date="2020-05-23T16:00:00Z">
            <w:rPr>
              <w:ins w:id="2300" w:author="Борис Гогинян" w:date="2020-05-23T04:39:00Z"/>
              <w:rFonts w:ascii="Times New Roman" w:hAnsi="Times New Roman" w:cs="Times New Roman"/>
              <w:sz w:val="28"/>
              <w:szCs w:val="28"/>
              <w:lang w:val="en-US"/>
            </w:rPr>
          </w:rPrChange>
        </w:rPr>
        <w:pPrChange w:id="2301" w:author="Борис Гогинян" w:date="2020-05-23T16:00:00Z">
          <w:pPr>
            <w:pStyle w:val="a5"/>
            <w:spacing w:line="276" w:lineRule="auto"/>
            <w:ind w:left="1440"/>
          </w:pPr>
        </w:pPrChange>
      </w:pPr>
      <w:ins w:id="2302" w:author="Борис Гогинян" w:date="2020-05-23T16:01:00Z">
        <w:r>
          <w:rPr>
            <w:rFonts w:ascii="Times New Roman" w:hAnsi="Times New Roman" w:cs="Times New Roman"/>
            <w:sz w:val="28"/>
            <w:szCs w:val="28"/>
          </w:rPr>
          <w:t>без просчета</w:t>
        </w:r>
      </w:ins>
    </w:p>
    <w:p w14:paraId="7C93BE8B" w14:textId="4AFBAD28" w:rsidR="009C43CD" w:rsidRPr="00AD4BD2" w:rsidRDefault="009C43CD" w:rsidP="00661711">
      <w:pPr>
        <w:pStyle w:val="a5"/>
        <w:spacing w:line="276" w:lineRule="auto"/>
        <w:ind w:left="1440"/>
        <w:rPr>
          <w:rFonts w:ascii="Times New Roman" w:hAnsi="Times New Roman" w:cs="Times New Roman"/>
          <w:sz w:val="28"/>
          <w:szCs w:val="28"/>
          <w:lang w:val="en-US"/>
        </w:rPr>
      </w:pPr>
      <w:ins w:id="2303" w:author="Борис Гогинян" w:date="2020-05-23T04:39:00Z">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2.2</w:t>
        </w:r>
      </w:ins>
    </w:p>
    <w:p w14:paraId="7337AA13" w14:textId="63307E6E" w:rsidR="00A6235B" w:rsidRPr="00B12333" w:rsidRDefault="00A6235B" w:rsidP="00661711">
      <w:pPr>
        <w:rPr>
          <w:rFonts w:ascii="Times New Roman" w:hAnsi="Times New Roman" w:cs="Times New Roman"/>
          <w:sz w:val="28"/>
          <w:szCs w:val="28"/>
          <w:lang w:val="en-US"/>
          <w:rPrChange w:id="2304" w:author="Борис Гогинян" w:date="2020-05-22T22:35:00Z">
            <w:rPr>
              <w:rFonts w:ascii="Times New Roman" w:hAnsi="Times New Roman" w:cs="Times New Roman"/>
              <w:sz w:val="32"/>
              <w:szCs w:val="24"/>
              <w:lang w:val="en-US"/>
            </w:rPr>
          </w:rPrChange>
        </w:rPr>
      </w:pPr>
      <w:r w:rsidRPr="00B12333">
        <w:rPr>
          <w:rFonts w:ascii="Times New Roman" w:hAnsi="Times New Roman" w:cs="Times New Roman"/>
          <w:sz w:val="28"/>
          <w:szCs w:val="28"/>
          <w:lang w:val="en-US"/>
          <w:rPrChange w:id="2305" w:author="Борис Гогинян" w:date="2020-05-22T22:35:00Z">
            <w:rPr>
              <w:rFonts w:ascii="Times New Roman" w:hAnsi="Times New Roman" w:cs="Times New Roman"/>
              <w:sz w:val="32"/>
              <w:szCs w:val="24"/>
              <w:lang w:val="en-US"/>
            </w:rPr>
          </w:rPrChange>
        </w:rPr>
        <w:br w:type="page"/>
      </w:r>
    </w:p>
    <w:p w14:paraId="48092E83" w14:textId="34FEEFFD" w:rsidR="00A6235B" w:rsidRPr="00B12333" w:rsidRDefault="00A6235B" w:rsidP="00661711">
      <w:pPr>
        <w:rPr>
          <w:rFonts w:ascii="Times New Roman" w:hAnsi="Times New Roman" w:cs="Times New Roman"/>
          <w:sz w:val="28"/>
          <w:szCs w:val="28"/>
          <w:rPrChange w:id="2306" w:author="Борис Гогинян" w:date="2020-05-22T22:35:00Z">
            <w:rPr>
              <w:rFonts w:ascii="Times New Roman" w:hAnsi="Times New Roman" w:cs="Times New Roman"/>
              <w:sz w:val="24"/>
              <w:szCs w:val="24"/>
            </w:rPr>
          </w:rPrChange>
        </w:rPr>
      </w:pPr>
      <w:r w:rsidRPr="00B12333">
        <w:rPr>
          <w:rFonts w:ascii="Times New Roman" w:hAnsi="Times New Roman" w:cs="Times New Roman"/>
          <w:b/>
          <w:iCs/>
          <w:sz w:val="28"/>
          <w:szCs w:val="28"/>
          <w:rPrChange w:id="2307" w:author="Борис Гогинян" w:date="2020-05-22T22:35:00Z">
            <w:rPr>
              <w:rFonts w:ascii="Times New Roman" w:hAnsi="Times New Roman" w:cs="Times New Roman"/>
              <w:b/>
              <w:iCs/>
              <w:sz w:val="36"/>
              <w:szCs w:val="32"/>
            </w:rPr>
          </w:rPrChange>
        </w:rPr>
        <w:lastRenderedPageBreak/>
        <w:t xml:space="preserve">Глава </w:t>
      </w:r>
      <w:r w:rsidR="00640028" w:rsidRPr="00B12333">
        <w:rPr>
          <w:rFonts w:ascii="Times New Roman" w:hAnsi="Times New Roman" w:cs="Times New Roman"/>
          <w:b/>
          <w:iCs/>
          <w:sz w:val="28"/>
          <w:szCs w:val="28"/>
          <w:rPrChange w:id="2308" w:author="Борис Гогинян" w:date="2020-05-22T22:35:00Z">
            <w:rPr>
              <w:rFonts w:ascii="Times New Roman" w:hAnsi="Times New Roman" w:cs="Times New Roman"/>
              <w:b/>
              <w:iCs/>
              <w:sz w:val="36"/>
              <w:szCs w:val="32"/>
            </w:rPr>
          </w:rPrChange>
        </w:rPr>
        <w:t>1.</w:t>
      </w:r>
      <w:r w:rsidRPr="00B12333">
        <w:rPr>
          <w:rFonts w:ascii="Times New Roman" w:hAnsi="Times New Roman" w:cs="Times New Roman"/>
          <w:b/>
          <w:iCs/>
          <w:sz w:val="28"/>
          <w:szCs w:val="28"/>
          <w:rPrChange w:id="2309" w:author="Борис Гогинян" w:date="2020-05-22T22:35:00Z">
            <w:rPr>
              <w:rFonts w:ascii="Times New Roman" w:hAnsi="Times New Roman" w:cs="Times New Roman"/>
              <w:b/>
              <w:iCs/>
              <w:sz w:val="36"/>
              <w:szCs w:val="32"/>
            </w:rPr>
          </w:rPrChange>
        </w:rPr>
        <w:t>4 Способ сравнения</w:t>
      </w:r>
      <w:r w:rsidRPr="00AD4BD2" w:rsidDel="00296B2D">
        <w:rPr>
          <w:rFonts w:ascii="Times New Roman" w:eastAsia="Times New Roman" w:hAnsi="Times New Roman" w:cs="Times New Roman"/>
          <w:b/>
          <w:sz w:val="28"/>
          <w:szCs w:val="28"/>
          <w:highlight w:val="white"/>
        </w:rPr>
        <w:t xml:space="preserve"> </w:t>
      </w:r>
    </w:p>
    <w:p w14:paraId="5507F431" w14:textId="519AD2A9" w:rsidR="00F06E98" w:rsidRPr="00B12333" w:rsidRDefault="00A6235B" w:rsidP="00AB7C9B">
      <w:pPr>
        <w:pStyle w:val="11"/>
        <w:spacing w:line="276" w:lineRule="auto"/>
        <w:ind w:right="6" w:firstLine="567"/>
        <w:rPr>
          <w:rFonts w:ascii="Times New Roman" w:eastAsia="Times New Roman" w:hAnsi="Times New Roman" w:cs="Times New Roman"/>
          <w:sz w:val="28"/>
          <w:szCs w:val="28"/>
          <w:highlight w:val="white"/>
        </w:rPr>
      </w:pPr>
      <w:r w:rsidRPr="00B12333">
        <w:rPr>
          <w:rFonts w:ascii="Times New Roman" w:eastAsia="Times New Roman" w:hAnsi="Times New Roman" w:cs="Times New Roman"/>
          <w:sz w:val="28"/>
          <w:szCs w:val="28"/>
          <w:highlight w:val="white"/>
        </w:rPr>
        <w:t>Основная метрика для сравнения изображений –</w:t>
      </w:r>
      <w:r w:rsidR="00F06E98"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PSNR</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peak</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signal</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to</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noise</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ratio</w:t>
      </w:r>
      <w:r w:rsidRPr="00B12333">
        <w:rPr>
          <w:rFonts w:ascii="Times New Roman" w:eastAsia="Times New Roman" w:hAnsi="Times New Roman" w:cs="Times New Roman"/>
          <w:sz w:val="28"/>
          <w:szCs w:val="28"/>
          <w:highlight w:val="white"/>
        </w:rPr>
        <w:t>)</w:t>
      </w:r>
      <w:r w:rsidR="00F06E98" w:rsidRPr="00B12333">
        <w:rPr>
          <w:rFonts w:ascii="Times New Roman" w:eastAsia="Times New Roman" w:hAnsi="Times New Roman" w:cs="Times New Roman"/>
          <w:sz w:val="28"/>
          <w:szCs w:val="28"/>
          <w:highlight w:val="white"/>
        </w:rPr>
        <w:t xml:space="preserve"> </w:t>
      </w:r>
      <w:r w:rsidR="00F06E98" w:rsidRPr="00B12333">
        <w:rPr>
          <w:rFonts w:ascii="Times New Roman" w:eastAsia="Times New Roman" w:hAnsi="Times New Roman" w:cs="Times New Roman"/>
          <w:sz w:val="28"/>
          <w:szCs w:val="28"/>
        </w:rPr>
        <w:t>– пиковое отношение сигнала к шуму.</w:t>
      </w:r>
      <w:r w:rsidR="00661711" w:rsidRPr="00B12333">
        <w:rPr>
          <w:rFonts w:ascii="Times New Roman" w:eastAsia="Times New Roman" w:hAnsi="Times New Roman" w:cs="Times New Roman"/>
          <w:sz w:val="28"/>
          <w:szCs w:val="28"/>
        </w:rPr>
        <w:t xml:space="preserve"> </w:t>
      </w:r>
      <w:r w:rsidR="00661711" w:rsidRPr="00B12333">
        <w:rPr>
          <w:rFonts w:ascii="Times New Roman" w:eastAsia="Times New Roman" w:hAnsi="Times New Roman" w:cs="Times New Roman"/>
          <w:sz w:val="28"/>
          <w:szCs w:val="28"/>
          <w:lang w:val="en-US"/>
        </w:rPr>
        <w:t>[37]</w:t>
      </w:r>
      <w:r w:rsidR="00F06E98" w:rsidRPr="00B12333">
        <w:rPr>
          <w:rFonts w:ascii="Times New Roman" w:eastAsia="Times New Roman" w:hAnsi="Times New Roman" w:cs="Times New Roman"/>
          <w:sz w:val="28"/>
          <w:szCs w:val="28"/>
        </w:rPr>
        <w:t xml:space="preserve"> </w:t>
      </w:r>
      <w:r w:rsidR="00F06E98" w:rsidRPr="00B12333">
        <w:rPr>
          <w:rFonts w:ascii="Times New Roman" w:eastAsia="Times New Roman" w:hAnsi="Times New Roman" w:cs="Times New Roman"/>
          <w:sz w:val="28"/>
          <w:szCs w:val="28"/>
          <w:lang w:val="en-US"/>
        </w:rPr>
        <w:t>PSNR</w:t>
      </w:r>
      <w:r w:rsidR="00F06E98" w:rsidRPr="00B12333">
        <w:rPr>
          <w:rFonts w:ascii="Times New Roman" w:eastAsia="Times New Roman" w:hAnsi="Times New Roman" w:cs="Times New Roman"/>
          <w:sz w:val="28"/>
          <w:szCs w:val="28"/>
        </w:rPr>
        <w:t xml:space="preserve"> определяется через среднеквадратическую ошибку (англ. mean squared error):</w:t>
      </w:r>
    </w:p>
    <w:p w14:paraId="79F3A02E" w14:textId="6B6B1467" w:rsidR="00A6235B" w:rsidRPr="00B12333" w:rsidRDefault="00A6235B" w:rsidP="00AB7C9B">
      <w:pPr>
        <w:pStyle w:val="11"/>
        <w:spacing w:line="276" w:lineRule="auto"/>
        <w:ind w:right="6"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MSE</m:t>
          </m:r>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n</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-1</m:t>
              </m:r>
            </m:sup>
            <m:e>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sup>
                <m:e>
                  <m:sSup>
                    <m:sSupPr>
                      <m:ctrlPr>
                        <w:rPr>
                          <w:rFonts w:ascii="Cambria Math" w:eastAsia="Times New Roman" w:hAnsi="Cambria Math" w:cs="Times New Roman"/>
                          <w:i/>
                          <w:sz w:val="28"/>
                          <w:szCs w:val="28"/>
                          <w:lang w:val="en-US"/>
                        </w:rPr>
                      </m:ctrlPr>
                    </m:sSupPr>
                    <m:e>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j</m:t>
                              </m:r>
                            </m:e>
                          </m:d>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e>
                      </m:d>
                    </m:e>
                    <m:sup>
                      <m:r>
                        <w:rPr>
                          <w:rFonts w:ascii="Cambria Math" w:eastAsia="Times New Roman" w:hAnsi="Cambria Math" w:cs="Times New Roman"/>
                          <w:sz w:val="28"/>
                          <w:szCs w:val="28"/>
                        </w:rPr>
                        <m:t>2</m:t>
                      </m:r>
                    </m:sup>
                  </m:sSup>
                </m:e>
              </m:nary>
            </m:e>
          </m:nary>
        </m:oMath>
      </m:oMathPara>
    </w:p>
    <w:p w14:paraId="3B479521" w14:textId="77777777" w:rsidR="00CA2C74"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I</m:t>
        </m:r>
      </m:oMath>
      <w:r w:rsidRPr="00B12333">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B12333">
        <w:rPr>
          <w:rFonts w:ascii="Times New Roman" w:eastAsia="Times New Roman" w:hAnsi="Times New Roman" w:cs="Times New Roman"/>
          <w:sz w:val="28"/>
          <w:szCs w:val="28"/>
        </w:rPr>
        <w:t xml:space="preserve"> изображения размера </w:t>
      </w:r>
      <w:r w:rsidRPr="00B12333">
        <w:rPr>
          <w:rFonts w:ascii="Times New Roman" w:eastAsia="Times New Roman" w:hAnsi="Times New Roman" w:cs="Times New Roman"/>
          <w:i/>
          <w:sz w:val="28"/>
          <w:szCs w:val="28"/>
        </w:rPr>
        <w:t>m×n</w:t>
      </w:r>
      <w:r w:rsidRPr="00B12333">
        <w:rPr>
          <w:rFonts w:ascii="Times New Roman" w:eastAsia="Times New Roman" w:hAnsi="Times New Roman" w:cs="Times New Roman"/>
          <w:sz w:val="28"/>
          <w:szCs w:val="28"/>
        </w:rPr>
        <w:t xml:space="preserve">, последнее из которых считается зашумленным приближением другого. </w:t>
      </w:r>
    </w:p>
    <w:p w14:paraId="1254F57B" w14:textId="271BAB44" w:rsidR="00A6235B"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Для цветных изображений с тремя цветовыми каналами (RGB) MSE – это сумма всех квадратов разностей значений, разделенна</w:t>
      </w:r>
      <w:r w:rsidR="009C1689" w:rsidRPr="00B12333">
        <w:rPr>
          <w:rFonts w:ascii="Times New Roman" w:eastAsia="Times New Roman" w:hAnsi="Times New Roman" w:cs="Times New Roman"/>
          <w:sz w:val="28"/>
          <w:szCs w:val="28"/>
        </w:rPr>
        <w:t>я на размер изображения и на 3</w:t>
      </w:r>
      <w:r w:rsidRPr="00B12333">
        <w:rPr>
          <w:rFonts w:ascii="Times New Roman" w:eastAsia="Times New Roman" w:hAnsi="Times New Roman" w:cs="Times New Roman"/>
          <w:sz w:val="28"/>
          <w:szCs w:val="28"/>
        </w:rPr>
        <w:t>. Кроме того, для цветных изображений изображение преобразуется в другой цветовой формат – YCbCr, и PSNR сообщается по каждому каналу</w:t>
      </w:r>
      <w:r w:rsidR="00CA2C74" w:rsidRPr="00B12333">
        <w:rPr>
          <w:rFonts w:ascii="Times New Roman" w:eastAsia="Times New Roman" w:hAnsi="Times New Roman" w:cs="Times New Roman"/>
          <w:sz w:val="28"/>
          <w:szCs w:val="28"/>
        </w:rPr>
        <w:t>.</w:t>
      </w:r>
    </w:p>
    <w:p w14:paraId="6969044A" w14:textId="6C8B2C86" w:rsidR="00A6235B" w:rsidRPr="00B12333" w:rsidRDefault="00A6235B" w:rsidP="00661711">
      <w:pPr>
        <w:pStyle w:val="11"/>
        <w:spacing w:line="360" w:lineRule="auto"/>
        <w:ind w:right="7" w:firstLine="567"/>
        <w:jc w:val="both"/>
        <w:rPr>
          <w:rFonts w:ascii="Times New Roman" w:eastAsia="Times New Roman" w:hAnsi="Times New Roman" w:cs="Times New Roman"/>
          <w:sz w:val="28"/>
          <w:szCs w:val="28"/>
          <w:highlight w:val="white"/>
          <w:lang w:val="en-US"/>
        </w:rPr>
      </w:pPr>
      <m:oMathPara>
        <m:oMath>
          <m:r>
            <w:rPr>
              <w:rFonts w:ascii="Cambria Math" w:eastAsia="Times New Roman" w:hAnsi="Cambria Math" w:cs="Times New Roman"/>
              <w:sz w:val="28"/>
              <w:szCs w:val="28"/>
            </w:rPr>
            <m:t xml:space="preserve">PSNR=10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10</m:t>
              </m:r>
            </m:sub>
          </m:sSub>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MSE</m:t>
                  </m:r>
                </m:den>
              </m:f>
            </m:e>
          </m:d>
        </m:oMath>
      </m:oMathPara>
    </w:p>
    <w:p w14:paraId="07AA4D42" w14:textId="77777777" w:rsidR="00661711" w:rsidRPr="00B12333" w:rsidRDefault="00CA2C74" w:rsidP="00661711">
      <w:pPr>
        <w:pStyle w:val="11"/>
        <w:spacing w:line="276" w:lineRule="auto"/>
        <w:ind w:right="7" w:firstLine="567"/>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highlight w:val="white"/>
        </w:rPr>
        <w:t>где</w:t>
      </w:r>
      <w:r w:rsidR="00A6235B" w:rsidRPr="00B12333">
        <w:rPr>
          <w:rFonts w:ascii="Times New Roman" w:eastAsia="Times New Roman" w:hAnsi="Times New Roman" w:cs="Times New Roman"/>
          <w:sz w:val="28"/>
          <w:szCs w:val="28"/>
          <w:highlight w:val="white"/>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B12333">
        <w:rPr>
          <w:rFonts w:ascii="Times New Roman" w:eastAsia="Times New Roman" w:hAnsi="Times New Roman" w:cs="Times New Roman"/>
          <w:sz w:val="28"/>
          <w:szCs w:val="28"/>
        </w:rPr>
        <w:t xml:space="preserve"> – максимальное значе</w:t>
      </w:r>
      <w:r w:rsidRPr="00B12333">
        <w:rPr>
          <w:rFonts w:ascii="Times New Roman" w:eastAsia="Times New Roman" w:hAnsi="Times New Roman" w:cs="Times New Roman"/>
          <w:sz w:val="28"/>
          <w:szCs w:val="28"/>
        </w:rPr>
        <w:t>ние яркости пикселя изображения.</w:t>
      </w:r>
    </w:p>
    <w:p w14:paraId="7CD67A00" w14:textId="1854C8DC" w:rsidR="00A6235B" w:rsidRPr="00B12333" w:rsidRDefault="00CA2C74" w:rsidP="00661711">
      <w:pPr>
        <w:pStyle w:val="11"/>
        <w:spacing w:line="276" w:lineRule="auto"/>
        <w:ind w:right="7" w:firstLine="567"/>
        <w:rPr>
          <w:rFonts w:ascii="Consolas" w:eastAsia="Times New Roman" w:hAnsi="Consolas" w:cs="Times New Roman"/>
          <w:sz w:val="28"/>
          <w:szCs w:val="28"/>
          <w:rPrChange w:id="2310" w:author="Борис Гогинян" w:date="2020-05-22T22:35:00Z">
            <w:rPr>
              <w:rFonts w:ascii="Consolas" w:eastAsia="Times New Roman" w:hAnsi="Consolas" w:cs="Times New Roman"/>
              <w:sz w:val="24"/>
              <w:szCs w:val="28"/>
            </w:rPr>
          </w:rPrChange>
        </w:rPr>
      </w:pPr>
      <w:r w:rsidRPr="00B12333">
        <w:rPr>
          <w:rFonts w:ascii="Times New Roman" w:eastAsia="Times New Roman" w:hAnsi="Times New Roman" w:cs="Times New Roman"/>
          <w:sz w:val="28"/>
          <w:szCs w:val="28"/>
        </w:rPr>
        <w:br/>
        <w:t xml:space="preserve">В данном исследовании используется функция модуля </w:t>
      </w:r>
      <w:r w:rsidRPr="00B12333">
        <w:rPr>
          <w:rFonts w:ascii="Consolas" w:eastAsia="Times New Roman" w:hAnsi="Consolas" w:cs="Times New Roman"/>
          <w:sz w:val="28"/>
          <w:szCs w:val="28"/>
          <w:rPrChange w:id="2311" w:author="Борис Гогинян" w:date="2020-05-22T22:35:00Z">
            <w:rPr>
              <w:rFonts w:ascii="Consolas" w:eastAsia="Times New Roman" w:hAnsi="Consolas" w:cs="Times New Roman"/>
              <w:sz w:val="24"/>
              <w:szCs w:val="28"/>
            </w:rPr>
          </w:rPrChange>
        </w:rPr>
        <w:t xml:space="preserve">skimage.metrics </w:t>
      </w:r>
      <w:r w:rsidRPr="00B12333">
        <w:rPr>
          <w:rFonts w:ascii="Times New Roman" w:eastAsia="Times New Roman" w:hAnsi="Times New Roman" w:cs="Times New Roman"/>
          <w:sz w:val="28"/>
          <w:szCs w:val="28"/>
        </w:rPr>
        <w:t>языка</w:t>
      </w:r>
      <w:r w:rsidRPr="00B12333">
        <w:rPr>
          <w:rFonts w:ascii="Consolas" w:eastAsia="Times New Roman" w:hAnsi="Consolas" w:cs="Times New Roman"/>
          <w:sz w:val="28"/>
          <w:szCs w:val="28"/>
        </w:rPr>
        <w:t xml:space="preserve"> </w:t>
      </w:r>
      <w:r w:rsidRPr="00B12333">
        <w:rPr>
          <w:rFonts w:ascii="Consolas" w:eastAsia="Times New Roman" w:hAnsi="Consolas" w:cs="Times New Roman"/>
          <w:sz w:val="28"/>
          <w:szCs w:val="28"/>
          <w:lang w:val="en-US"/>
          <w:rPrChange w:id="2312" w:author="Борис Гогинян" w:date="2020-05-22T22:35:00Z">
            <w:rPr>
              <w:rFonts w:ascii="Consolas" w:eastAsia="Times New Roman" w:hAnsi="Consolas" w:cs="Times New Roman"/>
              <w:sz w:val="24"/>
              <w:szCs w:val="28"/>
              <w:lang w:val="en-US"/>
            </w:rPr>
          </w:rPrChange>
        </w:rPr>
        <w:t>Python</w:t>
      </w:r>
      <w:r w:rsidRPr="00B12333">
        <w:rPr>
          <w:rFonts w:ascii="Consolas" w:eastAsia="Times New Roman" w:hAnsi="Consolas" w:cs="Times New Roman"/>
          <w:sz w:val="28"/>
          <w:szCs w:val="28"/>
        </w:rPr>
        <w:t xml:space="preserve">: </w:t>
      </w:r>
      <w:r w:rsidRPr="00B12333">
        <w:rPr>
          <w:rFonts w:ascii="Consolas" w:eastAsia="Times New Roman" w:hAnsi="Consolas" w:cs="Times New Roman"/>
          <w:sz w:val="28"/>
          <w:szCs w:val="28"/>
          <w:rPrChange w:id="2313" w:author="Борис Гогинян" w:date="2020-05-22T22:35:00Z">
            <w:rPr>
              <w:rFonts w:ascii="Consolas" w:eastAsia="Times New Roman" w:hAnsi="Consolas" w:cs="Times New Roman"/>
              <w:sz w:val="24"/>
              <w:szCs w:val="28"/>
            </w:rPr>
          </w:rPrChange>
        </w:rPr>
        <w:t>peak_signal_noise_ratio(image_true, image_test, data_range=None)</w:t>
      </w:r>
      <w:r w:rsidR="00661711" w:rsidRPr="00B12333">
        <w:rPr>
          <w:rFonts w:ascii="Consolas" w:eastAsia="Times New Roman" w:hAnsi="Consolas" w:cs="Times New Roman"/>
          <w:sz w:val="28"/>
          <w:szCs w:val="28"/>
          <w:rPrChange w:id="2314" w:author="Борис Гогинян" w:date="2020-05-22T22:35:00Z">
            <w:rPr>
              <w:rFonts w:ascii="Consolas" w:eastAsia="Times New Roman" w:hAnsi="Consolas" w:cs="Times New Roman"/>
              <w:sz w:val="24"/>
              <w:szCs w:val="28"/>
            </w:rPr>
          </w:rPrChange>
        </w:rPr>
        <w:t>[38]</w:t>
      </w:r>
    </w:p>
    <w:p w14:paraId="2A554B2F" w14:textId="77777777" w:rsidR="00661711" w:rsidRPr="00B12333" w:rsidRDefault="00661711" w:rsidP="00661711">
      <w:pPr>
        <w:pStyle w:val="11"/>
        <w:spacing w:line="276" w:lineRule="auto"/>
        <w:ind w:right="7" w:firstLine="567"/>
        <w:rPr>
          <w:rFonts w:ascii="Consolas" w:eastAsia="Times New Roman" w:hAnsi="Consolas" w:cs="Times New Roman"/>
          <w:sz w:val="28"/>
          <w:szCs w:val="28"/>
          <w:rPrChange w:id="2315" w:author="Борис Гогинян" w:date="2020-05-22T22:35:00Z">
            <w:rPr>
              <w:rFonts w:ascii="Consolas" w:eastAsia="Times New Roman" w:hAnsi="Consolas" w:cs="Times New Roman"/>
              <w:sz w:val="24"/>
              <w:szCs w:val="28"/>
            </w:rPr>
          </w:rPrChange>
        </w:rPr>
      </w:pPr>
    </w:p>
    <w:p w14:paraId="7649848A" w14:textId="77777777" w:rsidR="00326C5A" w:rsidRDefault="00CA2C74" w:rsidP="00661711">
      <w:pPr>
        <w:pStyle w:val="11"/>
        <w:spacing w:line="276" w:lineRule="auto"/>
        <w:ind w:right="7" w:firstLine="567"/>
        <w:rPr>
          <w:ins w:id="2316" w:author="Борис Гогинян" w:date="2020-05-23T15:12:00Z"/>
          <w:rFonts w:ascii="Consolas" w:eastAsia="Times New Roman" w:hAnsi="Consolas" w:cs="Times New Roman"/>
          <w:sz w:val="28"/>
          <w:szCs w:val="28"/>
        </w:rPr>
      </w:pPr>
      <w:r w:rsidRPr="00B12333">
        <w:rPr>
          <w:rFonts w:ascii="Times New Roman" w:eastAsia="Times New Roman" w:hAnsi="Times New Roman" w:cs="Times New Roman"/>
          <w:sz w:val="28"/>
          <w:szCs w:val="28"/>
        </w:rPr>
        <w:t>Для конвертации изображения и одновременно нормировани</w:t>
      </w:r>
      <w:r w:rsidR="00661711" w:rsidRPr="00B12333">
        <w:rPr>
          <w:rFonts w:ascii="Times New Roman" w:eastAsia="Times New Roman" w:hAnsi="Times New Roman" w:cs="Times New Roman"/>
          <w:sz w:val="28"/>
          <w:szCs w:val="28"/>
        </w:rPr>
        <w:t xml:space="preserve">я яркости используется </w:t>
      </w:r>
      <w:del w:id="2317" w:author="Борис Гогинян" w:date="2020-05-22T22:39:00Z">
        <w:r w:rsidR="00661711" w:rsidRPr="00B12333" w:rsidDel="00B12333">
          <w:rPr>
            <w:rFonts w:ascii="Times New Roman" w:eastAsia="Times New Roman" w:hAnsi="Times New Roman" w:cs="Times New Roman"/>
            <w:sz w:val="28"/>
            <w:szCs w:val="28"/>
          </w:rPr>
          <w:delText xml:space="preserve">следующий </w:delText>
        </w:r>
      </w:del>
      <w:r w:rsidR="00661711" w:rsidRPr="00B12333">
        <w:rPr>
          <w:rFonts w:ascii="Times New Roman" w:eastAsia="Times New Roman" w:hAnsi="Times New Roman" w:cs="Times New Roman"/>
          <w:sz w:val="28"/>
          <w:szCs w:val="28"/>
        </w:rPr>
        <w:t xml:space="preserve">код </w:t>
      </w:r>
      <w:ins w:id="2318" w:author="Борис Гогинян" w:date="2020-05-22T22:39:00Z">
        <w:r w:rsidR="00B12333" w:rsidRPr="00B12333">
          <w:rPr>
            <w:rFonts w:ascii="Times New Roman" w:eastAsia="Times New Roman" w:hAnsi="Times New Roman" w:cs="Times New Roman"/>
            <w:sz w:val="28"/>
            <w:szCs w:val="28"/>
            <w:rPrChange w:id="2319" w:author="Борис Гогинян" w:date="2020-05-22T22:39:00Z">
              <w:rPr>
                <w:rFonts w:ascii="Times New Roman" w:eastAsia="Times New Roman" w:hAnsi="Times New Roman" w:cs="Times New Roman"/>
                <w:sz w:val="28"/>
                <w:szCs w:val="28"/>
                <w:lang w:val="en-US"/>
              </w:rPr>
            </w:rPrChange>
          </w:rPr>
          <w:t>[</w:t>
        </w:r>
        <w:r w:rsidR="00B12333">
          <w:rPr>
            <w:rFonts w:ascii="Times New Roman" w:eastAsia="Times New Roman" w:hAnsi="Times New Roman" w:cs="Times New Roman"/>
            <w:sz w:val="28"/>
            <w:szCs w:val="28"/>
          </w:rPr>
          <w:t>приложение А3</w:t>
        </w:r>
        <w:r w:rsidR="00B12333" w:rsidRPr="00B12333">
          <w:rPr>
            <w:rFonts w:ascii="Times New Roman" w:eastAsia="Times New Roman" w:hAnsi="Times New Roman" w:cs="Times New Roman"/>
            <w:sz w:val="28"/>
            <w:szCs w:val="28"/>
            <w:rPrChange w:id="2320" w:author="Борис Гогинян" w:date="2020-05-22T22:39:00Z">
              <w:rPr>
                <w:rFonts w:ascii="Times New Roman" w:eastAsia="Times New Roman" w:hAnsi="Times New Roman" w:cs="Times New Roman"/>
                <w:sz w:val="28"/>
                <w:szCs w:val="28"/>
                <w:lang w:val="en-US"/>
              </w:rPr>
            </w:rPrChange>
          </w:rPr>
          <w:t>]</w:t>
        </w:r>
        <w:r w:rsidR="00B12333">
          <w:rPr>
            <w:rFonts w:ascii="Times New Roman" w:eastAsia="Times New Roman" w:hAnsi="Times New Roman" w:cs="Times New Roman"/>
            <w:sz w:val="28"/>
            <w:szCs w:val="28"/>
          </w:rPr>
          <w:t xml:space="preserve"> </w:t>
        </w:r>
      </w:ins>
      <w:r w:rsidR="00661711" w:rsidRPr="00B12333">
        <w:rPr>
          <w:rFonts w:ascii="Times New Roman" w:eastAsia="Times New Roman" w:hAnsi="Times New Roman" w:cs="Times New Roman"/>
          <w:sz w:val="28"/>
          <w:szCs w:val="28"/>
        </w:rPr>
        <w:t>из нескольких</w:t>
      </w:r>
      <w:r w:rsidRPr="00B12333">
        <w:rPr>
          <w:rFonts w:ascii="Times New Roman" w:eastAsia="Times New Roman" w:hAnsi="Times New Roman" w:cs="Times New Roman"/>
          <w:sz w:val="28"/>
          <w:szCs w:val="28"/>
        </w:rPr>
        <w:t xml:space="preserve"> функций модуля </w:t>
      </w:r>
      <w:r w:rsidRPr="00B12333">
        <w:rPr>
          <w:rFonts w:ascii="Consolas" w:eastAsia="Times New Roman" w:hAnsi="Consolas" w:cs="Times New Roman"/>
          <w:sz w:val="28"/>
          <w:szCs w:val="28"/>
          <w:lang w:val="en-US"/>
        </w:rPr>
        <w:t>cv</w:t>
      </w:r>
      <w:r w:rsidRPr="00B12333">
        <w:rPr>
          <w:rFonts w:ascii="Consolas" w:eastAsia="Times New Roman" w:hAnsi="Consolas" w:cs="Times New Roman"/>
          <w:sz w:val="28"/>
          <w:szCs w:val="28"/>
        </w:rPr>
        <w:t>2</w:t>
      </w:r>
      <w:ins w:id="2321" w:author="Борис Гогинян" w:date="2020-05-22T22:39:00Z">
        <w:r w:rsidR="00B12333">
          <w:rPr>
            <w:rFonts w:ascii="Consolas" w:eastAsia="Times New Roman" w:hAnsi="Consolas" w:cs="Times New Roman"/>
            <w:sz w:val="28"/>
            <w:szCs w:val="28"/>
          </w:rPr>
          <w:t>.</w:t>
        </w:r>
      </w:ins>
    </w:p>
    <w:p w14:paraId="035C1758" w14:textId="77777777" w:rsidR="00326C5A" w:rsidRDefault="00326C5A" w:rsidP="00661711">
      <w:pPr>
        <w:pStyle w:val="11"/>
        <w:spacing w:line="276" w:lineRule="auto"/>
        <w:ind w:right="7" w:firstLine="567"/>
        <w:rPr>
          <w:ins w:id="2322" w:author="Борис Гогинян" w:date="2020-05-23T15:12:00Z"/>
          <w:rFonts w:ascii="Consolas" w:eastAsia="Times New Roman" w:hAnsi="Consolas" w:cs="Times New Roman"/>
          <w:sz w:val="28"/>
          <w:szCs w:val="28"/>
        </w:rPr>
      </w:pPr>
    </w:p>
    <w:p w14:paraId="69C80176" w14:textId="0E26728F" w:rsidR="00CA2C74" w:rsidRPr="00326C5A" w:rsidRDefault="00326C5A" w:rsidP="00661711">
      <w:pPr>
        <w:pStyle w:val="11"/>
        <w:spacing w:line="276" w:lineRule="auto"/>
        <w:ind w:right="7" w:firstLine="567"/>
        <w:rPr>
          <w:rFonts w:ascii="Consolas" w:eastAsia="Times New Roman" w:hAnsi="Consolas" w:cs="Times New Roman"/>
          <w:b/>
          <w:bCs/>
          <w:color w:val="006699"/>
          <w:sz w:val="28"/>
          <w:szCs w:val="28"/>
          <w:bdr w:val="none" w:sz="0" w:space="0" w:color="auto" w:frame="1"/>
          <w:rPrChange w:id="2323" w:author="Борис Гогинян" w:date="2020-05-23T15:15:00Z">
            <w:rPr>
              <w:rFonts w:ascii="Times New Roman" w:eastAsia="Times New Roman" w:hAnsi="Times New Roman" w:cs="Times New Roman"/>
              <w:sz w:val="28"/>
              <w:szCs w:val="28"/>
            </w:rPr>
          </w:rPrChange>
        </w:rPr>
      </w:pPr>
      <w:ins w:id="2324" w:author="Борис Гогинян" w:date="2020-05-23T15:12:00Z">
        <w:r w:rsidRPr="00326C5A">
          <w:rPr>
            <w:rFonts w:ascii="Times New Roman" w:eastAsia="Times New Roman" w:hAnsi="Times New Roman" w:cs="Times New Roman"/>
            <w:sz w:val="28"/>
            <w:szCs w:val="28"/>
            <w:rPrChange w:id="2325" w:author="Борис Гогинян" w:date="2020-05-23T15:15:00Z">
              <w:rPr>
                <w:rFonts w:ascii="Consolas" w:eastAsia="Times New Roman" w:hAnsi="Consolas" w:cs="Times New Roman"/>
                <w:sz w:val="28"/>
                <w:szCs w:val="28"/>
              </w:rPr>
            </w:rPrChange>
          </w:rPr>
          <w:t xml:space="preserve">Для исследования </w:t>
        </w:r>
      </w:ins>
      <w:ins w:id="2326" w:author="Борис Гогинян" w:date="2020-05-23T15:13:00Z">
        <w:r w:rsidRPr="00326C5A">
          <w:rPr>
            <w:rFonts w:ascii="Times New Roman" w:eastAsia="Times New Roman" w:hAnsi="Times New Roman" w:cs="Times New Roman"/>
            <w:sz w:val="28"/>
            <w:szCs w:val="28"/>
            <w:rPrChange w:id="2327" w:author="Борис Гогинян" w:date="2020-05-23T15:15:00Z">
              <w:rPr>
                <w:rFonts w:ascii="Consolas" w:eastAsia="Times New Roman" w:hAnsi="Consolas" w:cs="Times New Roman"/>
                <w:sz w:val="28"/>
                <w:szCs w:val="28"/>
              </w:rPr>
            </w:rPrChange>
          </w:rPr>
          <w:t>распараллеливания</w:t>
        </w:r>
      </w:ins>
      <w:ins w:id="2328" w:author="Борис Гогинян" w:date="2020-05-23T15:12:00Z">
        <w:r w:rsidRPr="00326C5A">
          <w:rPr>
            <w:rFonts w:ascii="Times New Roman" w:eastAsia="Times New Roman" w:hAnsi="Times New Roman" w:cs="Times New Roman"/>
            <w:sz w:val="28"/>
            <w:szCs w:val="28"/>
            <w:rPrChange w:id="2329" w:author="Борис Гогинян" w:date="2020-05-23T15:15:00Z">
              <w:rPr>
                <w:rFonts w:ascii="Consolas" w:eastAsia="Times New Roman" w:hAnsi="Consolas" w:cs="Times New Roman"/>
                <w:sz w:val="28"/>
                <w:szCs w:val="28"/>
              </w:rPr>
            </w:rPrChange>
          </w:rPr>
          <w:t xml:space="preserve"> алгоритм </w:t>
        </w:r>
      </w:ins>
      <w:ins w:id="2330" w:author="Борис Гогинян" w:date="2020-05-23T15:14:00Z">
        <w:r w:rsidRPr="00326C5A">
          <w:rPr>
            <w:rFonts w:ascii="Times New Roman" w:eastAsia="Times New Roman" w:hAnsi="Times New Roman" w:cs="Times New Roman"/>
            <w:sz w:val="28"/>
            <w:szCs w:val="28"/>
            <w:rPrChange w:id="2331" w:author="Борис Гогинян" w:date="2020-05-23T15:15:00Z">
              <w:rPr>
                <w:rFonts w:ascii="Consolas" w:eastAsia="Times New Roman" w:hAnsi="Consolas" w:cs="Times New Roman"/>
                <w:sz w:val="28"/>
                <w:szCs w:val="28"/>
              </w:rPr>
            </w:rPrChange>
          </w:rPr>
          <w:t>поочерёдно</w:t>
        </w:r>
      </w:ins>
      <w:ins w:id="2332" w:author="Борис Гогинян" w:date="2020-05-23T15:13:00Z">
        <w:r w:rsidRPr="00326C5A">
          <w:rPr>
            <w:rFonts w:ascii="Times New Roman" w:eastAsia="Times New Roman" w:hAnsi="Times New Roman" w:cs="Times New Roman"/>
            <w:sz w:val="28"/>
            <w:szCs w:val="28"/>
            <w:rPrChange w:id="2333" w:author="Борис Гогинян" w:date="2020-05-23T15:15:00Z">
              <w:rPr>
                <w:rFonts w:ascii="Consolas" w:eastAsia="Times New Roman" w:hAnsi="Consolas" w:cs="Times New Roman"/>
                <w:sz w:val="28"/>
                <w:szCs w:val="28"/>
              </w:rPr>
            </w:rPrChange>
          </w:rPr>
          <w:t xml:space="preserve"> </w:t>
        </w:r>
      </w:ins>
      <w:ins w:id="2334" w:author="Борис Гогинян" w:date="2020-05-23T15:12:00Z">
        <w:r w:rsidRPr="00326C5A">
          <w:rPr>
            <w:rFonts w:ascii="Times New Roman" w:eastAsia="Times New Roman" w:hAnsi="Times New Roman" w:cs="Times New Roman"/>
            <w:sz w:val="28"/>
            <w:szCs w:val="28"/>
            <w:rPrChange w:id="2335" w:author="Борис Гогинян" w:date="2020-05-23T15:15:00Z">
              <w:rPr>
                <w:rFonts w:ascii="Consolas" w:eastAsia="Times New Roman" w:hAnsi="Consolas" w:cs="Times New Roman"/>
                <w:sz w:val="28"/>
                <w:szCs w:val="28"/>
              </w:rPr>
            </w:rPrChange>
          </w:rPr>
          <w:t>запускался на 6 и 12 потоках</w:t>
        </w:r>
      </w:ins>
      <w:ins w:id="2336" w:author="Борис Гогинян" w:date="2020-05-23T15:13:00Z">
        <w:r w:rsidRPr="00326C5A">
          <w:rPr>
            <w:rFonts w:ascii="Times New Roman" w:eastAsia="Times New Roman" w:hAnsi="Times New Roman" w:cs="Times New Roman"/>
            <w:sz w:val="28"/>
            <w:szCs w:val="28"/>
            <w:rPrChange w:id="2337" w:author="Борис Гогинян" w:date="2020-05-23T15:15:00Z">
              <w:rPr>
                <w:rFonts w:ascii="Consolas" w:eastAsia="Times New Roman" w:hAnsi="Consolas" w:cs="Times New Roman"/>
                <w:sz w:val="28"/>
                <w:szCs w:val="28"/>
              </w:rPr>
            </w:rPrChange>
          </w:rPr>
          <w:t xml:space="preserve">. </w:t>
        </w:r>
      </w:ins>
      <w:del w:id="2338" w:author="Борис Гогинян" w:date="2020-05-22T22:39:00Z">
        <w:r w:rsidR="00CA2C74" w:rsidRPr="00326C5A" w:rsidDel="00B12333">
          <w:rPr>
            <w:rFonts w:ascii="Consolas" w:eastAsia="Times New Roman" w:hAnsi="Consolas" w:cs="Times New Roman"/>
            <w:b/>
            <w:bCs/>
            <w:color w:val="006699"/>
            <w:sz w:val="28"/>
            <w:szCs w:val="28"/>
            <w:bdr w:val="none" w:sz="0" w:space="0" w:color="auto" w:frame="1"/>
            <w:rPrChange w:id="2339" w:author="Борис Гогинян" w:date="2020-05-23T15:15:00Z">
              <w:rPr>
                <w:rFonts w:ascii="Times New Roman" w:eastAsia="Times New Roman" w:hAnsi="Times New Roman" w:cs="Times New Roman"/>
                <w:sz w:val="28"/>
                <w:szCs w:val="28"/>
              </w:rPr>
            </w:rPrChange>
          </w:rPr>
          <w:delText>:</w:delText>
        </w:r>
      </w:del>
    </w:p>
    <w:p w14:paraId="613A35A0" w14:textId="20A943DA" w:rsidR="00CA2C74" w:rsidRPr="00B12333" w:rsidDel="00B12333" w:rsidRDefault="00CA2C74" w:rsidP="00EB01A5">
      <w:pPr>
        <w:numPr>
          <w:ilvl w:val="0"/>
          <w:numId w:val="31"/>
        </w:numPr>
        <w:pBdr>
          <w:left w:val="single" w:sz="18" w:space="0" w:color="6CE26C"/>
        </w:pBdr>
        <w:shd w:val="clear" w:color="auto" w:fill="FFFFFF"/>
        <w:spacing w:beforeAutospacing="1" w:after="0" w:afterAutospacing="1" w:line="210" w:lineRule="atLeast"/>
        <w:rPr>
          <w:del w:id="2340" w:author="Борис Гогинян" w:date="2020-05-22T22:39:00Z"/>
          <w:rFonts w:ascii="Consolas" w:eastAsia="Times New Roman" w:hAnsi="Consolas" w:cs="Times New Roman"/>
          <w:color w:val="5C5C5C"/>
          <w:sz w:val="28"/>
          <w:szCs w:val="28"/>
          <w:lang w:eastAsia="ru-RU"/>
          <w:rPrChange w:id="2341" w:author="Борис Гогинян" w:date="2020-05-22T22:35:00Z">
            <w:rPr>
              <w:del w:id="2342" w:author="Борис Гогинян" w:date="2020-05-22T22:39:00Z"/>
              <w:rFonts w:ascii="Consolas" w:eastAsia="Times New Roman" w:hAnsi="Consolas" w:cs="Times New Roman"/>
              <w:color w:val="5C5C5C"/>
              <w:sz w:val="20"/>
              <w:szCs w:val="18"/>
              <w:lang w:eastAsia="ru-RU"/>
            </w:rPr>
          </w:rPrChange>
        </w:rPr>
      </w:pPr>
      <w:del w:id="2343" w:author="Борис Гогинян" w:date="2020-05-22T22:39:00Z">
        <w:r w:rsidRPr="00B12333" w:rsidDel="00B12333">
          <w:rPr>
            <w:rFonts w:ascii="Consolas" w:eastAsia="Times New Roman" w:hAnsi="Consolas" w:cs="Times New Roman"/>
            <w:b/>
            <w:bCs/>
            <w:color w:val="006699"/>
            <w:sz w:val="28"/>
            <w:szCs w:val="28"/>
            <w:bdr w:val="none" w:sz="0" w:space="0" w:color="auto" w:frame="1"/>
            <w:lang w:eastAsia="ru-RU"/>
            <w:rPrChange w:id="2344" w:author="Борис Гогинян" w:date="2020-05-22T22:35:00Z">
              <w:rPr>
                <w:rFonts w:ascii="Consolas" w:eastAsia="Times New Roman" w:hAnsi="Consolas" w:cs="Times New Roman"/>
                <w:b/>
                <w:bCs/>
                <w:color w:val="006699"/>
                <w:sz w:val="20"/>
                <w:szCs w:val="18"/>
                <w:bdr w:val="none" w:sz="0" w:space="0" w:color="auto" w:frame="1"/>
                <w:lang w:eastAsia="ru-RU"/>
              </w:rPr>
            </w:rPrChange>
          </w:rPr>
          <w:delText>def</w:delText>
        </w:r>
        <w:r w:rsidRPr="00B12333" w:rsidDel="00B12333">
          <w:rPr>
            <w:rFonts w:ascii="Consolas" w:eastAsia="Times New Roman" w:hAnsi="Consolas" w:cs="Times New Roman"/>
            <w:color w:val="000000"/>
            <w:sz w:val="28"/>
            <w:szCs w:val="28"/>
            <w:bdr w:val="none" w:sz="0" w:space="0" w:color="auto" w:frame="1"/>
            <w:lang w:eastAsia="ru-RU"/>
            <w:rPrChange w:id="2345"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 hisEqulColor(img):  </w:delText>
        </w:r>
      </w:del>
    </w:p>
    <w:p w14:paraId="11282F91" w14:textId="50A465A1" w:rsidR="00CA2C74" w:rsidRPr="003554F8" w:rsidDel="00B12333" w:rsidRDefault="00CA2C74" w:rsidP="00EB01A5">
      <w:pPr>
        <w:numPr>
          <w:ilvl w:val="0"/>
          <w:numId w:val="31"/>
        </w:numPr>
        <w:pBdr>
          <w:left w:val="single" w:sz="18" w:space="0" w:color="6CE26C"/>
        </w:pBdr>
        <w:shd w:val="clear" w:color="auto" w:fill="F8F8F8"/>
        <w:spacing w:beforeAutospacing="1" w:after="0" w:afterAutospacing="1" w:line="210" w:lineRule="atLeast"/>
        <w:rPr>
          <w:del w:id="2346" w:author="Борис Гогинян" w:date="2020-05-22T22:39:00Z"/>
          <w:rFonts w:ascii="Consolas" w:eastAsia="Times New Roman" w:hAnsi="Consolas" w:cs="Times New Roman"/>
          <w:color w:val="5C5C5C"/>
          <w:sz w:val="28"/>
          <w:szCs w:val="28"/>
          <w:lang w:eastAsia="ru-RU"/>
          <w:rPrChange w:id="2347" w:author="Борис Гогинян" w:date="2020-05-22T22:48:00Z">
            <w:rPr>
              <w:del w:id="2348" w:author="Борис Гогинян" w:date="2020-05-22T22:39:00Z"/>
              <w:rFonts w:ascii="Consolas" w:eastAsia="Times New Roman" w:hAnsi="Consolas" w:cs="Times New Roman"/>
              <w:color w:val="5C5C5C"/>
              <w:sz w:val="20"/>
              <w:szCs w:val="18"/>
              <w:lang w:val="en-US" w:eastAsia="ru-RU"/>
            </w:rPr>
          </w:rPrChange>
        </w:rPr>
      </w:pPr>
      <w:del w:id="2349" w:author="Борис Гогинян" w:date="2020-05-22T22:39:00Z">
        <w:r w:rsidRPr="00B12333" w:rsidDel="00B12333">
          <w:rPr>
            <w:rFonts w:ascii="Consolas" w:eastAsia="Times New Roman" w:hAnsi="Consolas" w:cs="Times New Roman"/>
            <w:color w:val="000000"/>
            <w:sz w:val="28"/>
            <w:szCs w:val="28"/>
            <w:bdr w:val="none" w:sz="0" w:space="0" w:color="auto" w:frame="1"/>
            <w:lang w:val="en-US" w:eastAsia="ru-RU"/>
            <w:rPrChange w:id="2350"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    ycrcb</w:delText>
        </w:r>
        <w:r w:rsidRPr="003554F8" w:rsidDel="00B12333">
          <w:rPr>
            <w:rFonts w:ascii="Consolas" w:eastAsia="Times New Roman" w:hAnsi="Consolas" w:cs="Times New Roman"/>
            <w:color w:val="000000"/>
            <w:sz w:val="28"/>
            <w:szCs w:val="28"/>
            <w:bdr w:val="none" w:sz="0" w:space="0" w:color="auto" w:frame="1"/>
            <w:lang w:eastAsia="ru-RU"/>
            <w:rPrChange w:id="2351"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w:delText>
        </w:r>
        <w:r w:rsidRPr="00B12333" w:rsidDel="00B12333">
          <w:rPr>
            <w:rFonts w:ascii="Consolas" w:eastAsia="Times New Roman" w:hAnsi="Consolas" w:cs="Times New Roman"/>
            <w:color w:val="000000"/>
            <w:sz w:val="28"/>
            <w:szCs w:val="28"/>
            <w:bdr w:val="none" w:sz="0" w:space="0" w:color="auto" w:frame="1"/>
            <w:lang w:val="en-US" w:eastAsia="ru-RU"/>
            <w:rPrChange w:id="2352"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cv</w:delText>
        </w:r>
        <w:r w:rsidRPr="003554F8" w:rsidDel="00B12333">
          <w:rPr>
            <w:rFonts w:ascii="Consolas" w:eastAsia="Times New Roman" w:hAnsi="Consolas" w:cs="Times New Roman"/>
            <w:color w:val="000000"/>
            <w:sz w:val="28"/>
            <w:szCs w:val="28"/>
            <w:bdr w:val="none" w:sz="0" w:space="0" w:color="auto" w:frame="1"/>
            <w:lang w:eastAsia="ru-RU"/>
            <w:rPrChange w:id="2353"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2.</w:delText>
        </w:r>
        <w:r w:rsidRPr="00B12333" w:rsidDel="00B12333">
          <w:rPr>
            <w:rFonts w:ascii="Consolas" w:eastAsia="Times New Roman" w:hAnsi="Consolas" w:cs="Times New Roman"/>
            <w:color w:val="000000"/>
            <w:sz w:val="28"/>
            <w:szCs w:val="28"/>
            <w:bdr w:val="none" w:sz="0" w:space="0" w:color="auto" w:frame="1"/>
            <w:lang w:val="en-US" w:eastAsia="ru-RU"/>
            <w:rPrChange w:id="2354"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cvtColor</w:delText>
        </w:r>
        <w:r w:rsidRPr="003554F8" w:rsidDel="00B12333">
          <w:rPr>
            <w:rFonts w:ascii="Consolas" w:eastAsia="Times New Roman" w:hAnsi="Consolas" w:cs="Times New Roman"/>
            <w:color w:val="000000"/>
            <w:sz w:val="28"/>
            <w:szCs w:val="28"/>
            <w:bdr w:val="none" w:sz="0" w:space="0" w:color="auto" w:frame="1"/>
            <w:lang w:eastAsia="ru-RU"/>
            <w:rPrChange w:id="2355"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w:delText>
        </w:r>
        <w:r w:rsidRPr="00B12333" w:rsidDel="00B12333">
          <w:rPr>
            <w:rFonts w:ascii="Consolas" w:eastAsia="Times New Roman" w:hAnsi="Consolas" w:cs="Times New Roman"/>
            <w:color w:val="000000"/>
            <w:sz w:val="28"/>
            <w:szCs w:val="28"/>
            <w:bdr w:val="none" w:sz="0" w:space="0" w:color="auto" w:frame="1"/>
            <w:lang w:val="en-US" w:eastAsia="ru-RU"/>
            <w:rPrChange w:id="2356"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img</w:delText>
        </w:r>
        <w:r w:rsidRPr="003554F8" w:rsidDel="00B12333">
          <w:rPr>
            <w:rFonts w:ascii="Consolas" w:eastAsia="Times New Roman" w:hAnsi="Consolas" w:cs="Times New Roman"/>
            <w:color w:val="000000"/>
            <w:sz w:val="28"/>
            <w:szCs w:val="28"/>
            <w:bdr w:val="none" w:sz="0" w:space="0" w:color="auto" w:frame="1"/>
            <w:lang w:eastAsia="ru-RU"/>
            <w:rPrChange w:id="2357"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w:delText>
        </w:r>
        <w:r w:rsidRPr="00B12333" w:rsidDel="00B12333">
          <w:rPr>
            <w:rFonts w:ascii="Consolas" w:eastAsia="Times New Roman" w:hAnsi="Consolas" w:cs="Times New Roman"/>
            <w:color w:val="000000"/>
            <w:sz w:val="28"/>
            <w:szCs w:val="28"/>
            <w:bdr w:val="none" w:sz="0" w:space="0" w:color="auto" w:frame="1"/>
            <w:lang w:val="en-US" w:eastAsia="ru-RU"/>
            <w:rPrChange w:id="2358"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cv</w:delText>
        </w:r>
        <w:r w:rsidRPr="003554F8" w:rsidDel="00B12333">
          <w:rPr>
            <w:rFonts w:ascii="Consolas" w:eastAsia="Times New Roman" w:hAnsi="Consolas" w:cs="Times New Roman"/>
            <w:color w:val="000000"/>
            <w:sz w:val="28"/>
            <w:szCs w:val="28"/>
            <w:bdr w:val="none" w:sz="0" w:space="0" w:color="auto" w:frame="1"/>
            <w:lang w:eastAsia="ru-RU"/>
            <w:rPrChange w:id="2359"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2.</w:delText>
        </w:r>
        <w:r w:rsidRPr="00B12333" w:rsidDel="00B12333">
          <w:rPr>
            <w:rFonts w:ascii="Consolas" w:eastAsia="Times New Roman" w:hAnsi="Consolas" w:cs="Times New Roman"/>
            <w:color w:val="000000"/>
            <w:sz w:val="28"/>
            <w:szCs w:val="28"/>
            <w:bdr w:val="none" w:sz="0" w:space="0" w:color="auto" w:frame="1"/>
            <w:lang w:val="en-US" w:eastAsia="ru-RU"/>
            <w:rPrChange w:id="2360"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COLOR</w:delText>
        </w:r>
        <w:r w:rsidRPr="003554F8" w:rsidDel="00B12333">
          <w:rPr>
            <w:rFonts w:ascii="Consolas" w:eastAsia="Times New Roman" w:hAnsi="Consolas" w:cs="Times New Roman"/>
            <w:color w:val="000000"/>
            <w:sz w:val="28"/>
            <w:szCs w:val="28"/>
            <w:bdr w:val="none" w:sz="0" w:space="0" w:color="auto" w:frame="1"/>
            <w:lang w:eastAsia="ru-RU"/>
            <w:rPrChange w:id="2361"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_</w:delText>
        </w:r>
        <w:r w:rsidRPr="00B12333" w:rsidDel="00B12333">
          <w:rPr>
            <w:rFonts w:ascii="Consolas" w:eastAsia="Times New Roman" w:hAnsi="Consolas" w:cs="Times New Roman"/>
            <w:color w:val="000000"/>
            <w:sz w:val="28"/>
            <w:szCs w:val="28"/>
            <w:bdr w:val="none" w:sz="0" w:space="0" w:color="auto" w:frame="1"/>
            <w:lang w:val="en-US" w:eastAsia="ru-RU"/>
            <w:rPrChange w:id="2362"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BGR</w:delText>
        </w:r>
        <w:r w:rsidRPr="003554F8" w:rsidDel="00B12333">
          <w:rPr>
            <w:rFonts w:ascii="Consolas" w:eastAsia="Times New Roman" w:hAnsi="Consolas" w:cs="Times New Roman"/>
            <w:color w:val="000000"/>
            <w:sz w:val="28"/>
            <w:szCs w:val="28"/>
            <w:bdr w:val="none" w:sz="0" w:space="0" w:color="auto" w:frame="1"/>
            <w:lang w:eastAsia="ru-RU"/>
            <w:rPrChange w:id="2363"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2</w:delText>
        </w:r>
        <w:r w:rsidRPr="00B12333" w:rsidDel="00B12333">
          <w:rPr>
            <w:rFonts w:ascii="Consolas" w:eastAsia="Times New Roman" w:hAnsi="Consolas" w:cs="Times New Roman"/>
            <w:color w:val="000000"/>
            <w:sz w:val="28"/>
            <w:szCs w:val="28"/>
            <w:bdr w:val="none" w:sz="0" w:space="0" w:color="auto" w:frame="1"/>
            <w:lang w:val="en-US" w:eastAsia="ru-RU"/>
            <w:rPrChange w:id="2364"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YCR</w:delText>
        </w:r>
        <w:r w:rsidRPr="003554F8" w:rsidDel="00B12333">
          <w:rPr>
            <w:rFonts w:ascii="Consolas" w:eastAsia="Times New Roman" w:hAnsi="Consolas" w:cs="Times New Roman"/>
            <w:color w:val="000000"/>
            <w:sz w:val="28"/>
            <w:szCs w:val="28"/>
            <w:bdr w:val="none" w:sz="0" w:space="0" w:color="auto" w:frame="1"/>
            <w:lang w:eastAsia="ru-RU"/>
            <w:rPrChange w:id="2365"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_</w:delText>
        </w:r>
        <w:r w:rsidRPr="00B12333" w:rsidDel="00B12333">
          <w:rPr>
            <w:rFonts w:ascii="Consolas" w:eastAsia="Times New Roman" w:hAnsi="Consolas" w:cs="Times New Roman"/>
            <w:color w:val="000000"/>
            <w:sz w:val="28"/>
            <w:szCs w:val="28"/>
            <w:bdr w:val="none" w:sz="0" w:space="0" w:color="auto" w:frame="1"/>
            <w:lang w:val="en-US" w:eastAsia="ru-RU"/>
            <w:rPrChange w:id="2366"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CB</w:delText>
        </w:r>
        <w:r w:rsidRPr="003554F8" w:rsidDel="00B12333">
          <w:rPr>
            <w:rFonts w:ascii="Consolas" w:eastAsia="Times New Roman" w:hAnsi="Consolas" w:cs="Times New Roman"/>
            <w:color w:val="000000"/>
            <w:sz w:val="28"/>
            <w:szCs w:val="28"/>
            <w:bdr w:val="none" w:sz="0" w:space="0" w:color="auto" w:frame="1"/>
            <w:lang w:eastAsia="ru-RU"/>
            <w:rPrChange w:id="2367" w:author="Борис Гогинян" w:date="2020-05-22T22:48:00Z">
              <w:rPr>
                <w:rFonts w:ascii="Consolas" w:eastAsia="Times New Roman" w:hAnsi="Consolas" w:cs="Times New Roman"/>
                <w:color w:val="000000"/>
                <w:sz w:val="20"/>
                <w:szCs w:val="18"/>
                <w:bdr w:val="none" w:sz="0" w:space="0" w:color="auto" w:frame="1"/>
                <w:lang w:val="en-US" w:eastAsia="ru-RU"/>
              </w:rPr>
            </w:rPrChange>
          </w:rPr>
          <w:delText>)</w:delText>
        </w:r>
        <w:r w:rsidRPr="00B12333" w:rsidDel="00B12333">
          <w:rPr>
            <w:rFonts w:ascii="Consolas" w:eastAsia="Times New Roman" w:hAnsi="Consolas" w:cs="Times New Roman"/>
            <w:color w:val="000000"/>
            <w:sz w:val="28"/>
            <w:szCs w:val="28"/>
            <w:bdr w:val="none" w:sz="0" w:space="0" w:color="auto" w:frame="1"/>
            <w:lang w:val="en-US" w:eastAsia="ru-RU"/>
            <w:rPrChange w:id="2368"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  </w:delText>
        </w:r>
      </w:del>
    </w:p>
    <w:p w14:paraId="4DB58B7E" w14:textId="59BBDCD6" w:rsidR="00CA2C74" w:rsidRPr="00B12333" w:rsidDel="00B12333" w:rsidRDefault="00CA2C74" w:rsidP="00EB01A5">
      <w:pPr>
        <w:numPr>
          <w:ilvl w:val="0"/>
          <w:numId w:val="31"/>
        </w:numPr>
        <w:pBdr>
          <w:left w:val="single" w:sz="18" w:space="0" w:color="6CE26C"/>
        </w:pBdr>
        <w:shd w:val="clear" w:color="auto" w:fill="FFFFFF"/>
        <w:spacing w:beforeAutospacing="1" w:after="0" w:afterAutospacing="1" w:line="210" w:lineRule="atLeast"/>
        <w:rPr>
          <w:del w:id="2369" w:author="Борис Гогинян" w:date="2020-05-22T22:39:00Z"/>
          <w:rFonts w:ascii="Consolas" w:eastAsia="Times New Roman" w:hAnsi="Consolas" w:cs="Times New Roman"/>
          <w:color w:val="5C5C5C"/>
          <w:sz w:val="28"/>
          <w:szCs w:val="28"/>
          <w:lang w:eastAsia="ru-RU"/>
          <w:rPrChange w:id="2370" w:author="Борис Гогинян" w:date="2020-05-22T22:35:00Z">
            <w:rPr>
              <w:del w:id="2371" w:author="Борис Гогинян" w:date="2020-05-22T22:39:00Z"/>
              <w:rFonts w:ascii="Consolas" w:eastAsia="Times New Roman" w:hAnsi="Consolas" w:cs="Times New Roman"/>
              <w:color w:val="5C5C5C"/>
              <w:sz w:val="20"/>
              <w:szCs w:val="18"/>
              <w:lang w:eastAsia="ru-RU"/>
            </w:rPr>
          </w:rPrChange>
        </w:rPr>
      </w:pPr>
      <w:del w:id="2372" w:author="Борис Гогинян" w:date="2020-05-22T22:39:00Z">
        <w:r w:rsidRPr="00B12333" w:rsidDel="00B12333">
          <w:rPr>
            <w:rFonts w:ascii="Consolas" w:eastAsia="Times New Roman" w:hAnsi="Consolas" w:cs="Times New Roman"/>
            <w:color w:val="000000"/>
            <w:sz w:val="28"/>
            <w:szCs w:val="28"/>
            <w:bdr w:val="none" w:sz="0" w:space="0" w:color="auto" w:frame="1"/>
            <w:lang w:val="en-US" w:eastAsia="ru-RU"/>
            <w:rPrChange w:id="2373" w:author="Борис Гогинян" w:date="2020-05-22T22:35:00Z">
              <w:rPr>
                <w:rFonts w:ascii="Consolas" w:eastAsia="Times New Roman" w:hAnsi="Consolas" w:cs="Times New Roman"/>
                <w:color w:val="000000"/>
                <w:sz w:val="20"/>
                <w:szCs w:val="18"/>
                <w:bdr w:val="none" w:sz="0" w:space="0" w:color="auto" w:frame="1"/>
                <w:lang w:val="en-US" w:eastAsia="ru-RU"/>
              </w:rPr>
            </w:rPrChange>
          </w:rPr>
          <w:delText>    </w:delText>
        </w:r>
        <w:r w:rsidRPr="00B12333" w:rsidDel="00B12333">
          <w:rPr>
            <w:rFonts w:ascii="Consolas" w:eastAsia="Times New Roman" w:hAnsi="Consolas" w:cs="Times New Roman"/>
            <w:color w:val="000000"/>
            <w:sz w:val="28"/>
            <w:szCs w:val="28"/>
            <w:bdr w:val="none" w:sz="0" w:space="0" w:color="auto" w:frame="1"/>
            <w:lang w:eastAsia="ru-RU"/>
            <w:rPrChange w:id="2374"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channels=cv2.split(ycrcb)  </w:delText>
        </w:r>
      </w:del>
    </w:p>
    <w:p w14:paraId="48B534FE" w14:textId="25D88204" w:rsidR="00CA2C74" w:rsidRPr="00B12333" w:rsidDel="00B12333" w:rsidRDefault="00CA2C74" w:rsidP="00EB01A5">
      <w:pPr>
        <w:numPr>
          <w:ilvl w:val="0"/>
          <w:numId w:val="31"/>
        </w:numPr>
        <w:pBdr>
          <w:left w:val="single" w:sz="18" w:space="0" w:color="6CE26C"/>
        </w:pBdr>
        <w:shd w:val="clear" w:color="auto" w:fill="F8F8F8"/>
        <w:spacing w:beforeAutospacing="1" w:after="0" w:afterAutospacing="1" w:line="210" w:lineRule="atLeast"/>
        <w:rPr>
          <w:del w:id="2375" w:author="Борис Гогинян" w:date="2020-05-22T22:39:00Z"/>
          <w:rFonts w:ascii="Consolas" w:eastAsia="Times New Roman" w:hAnsi="Consolas" w:cs="Times New Roman"/>
          <w:color w:val="5C5C5C"/>
          <w:sz w:val="28"/>
          <w:szCs w:val="28"/>
          <w:lang w:eastAsia="ru-RU"/>
          <w:rPrChange w:id="2376" w:author="Борис Гогинян" w:date="2020-05-22T22:35:00Z">
            <w:rPr>
              <w:del w:id="2377" w:author="Борис Гогинян" w:date="2020-05-22T22:39:00Z"/>
              <w:rFonts w:ascii="Consolas" w:eastAsia="Times New Roman" w:hAnsi="Consolas" w:cs="Times New Roman"/>
              <w:color w:val="5C5C5C"/>
              <w:sz w:val="20"/>
              <w:szCs w:val="18"/>
              <w:lang w:eastAsia="ru-RU"/>
            </w:rPr>
          </w:rPrChange>
        </w:rPr>
      </w:pPr>
      <w:del w:id="2378" w:author="Борис Гогинян" w:date="2020-05-22T22:39:00Z">
        <w:r w:rsidRPr="00B12333" w:rsidDel="00B12333">
          <w:rPr>
            <w:rFonts w:ascii="Consolas" w:eastAsia="Times New Roman" w:hAnsi="Consolas" w:cs="Times New Roman"/>
            <w:color w:val="000000"/>
            <w:sz w:val="28"/>
            <w:szCs w:val="28"/>
            <w:bdr w:val="none" w:sz="0" w:space="0" w:color="auto" w:frame="1"/>
            <w:lang w:eastAsia="ru-RU"/>
            <w:rPrChange w:id="2379"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    cv2.equalizeHist(channels[0],channels[0])  </w:delText>
        </w:r>
      </w:del>
    </w:p>
    <w:p w14:paraId="6ABED467" w14:textId="39C61450" w:rsidR="00CA2C74" w:rsidRPr="00B12333" w:rsidDel="00B12333" w:rsidRDefault="00CA2C74" w:rsidP="00EB01A5">
      <w:pPr>
        <w:numPr>
          <w:ilvl w:val="0"/>
          <w:numId w:val="31"/>
        </w:numPr>
        <w:pBdr>
          <w:left w:val="single" w:sz="18" w:space="0" w:color="6CE26C"/>
        </w:pBdr>
        <w:shd w:val="clear" w:color="auto" w:fill="FFFFFF"/>
        <w:spacing w:beforeAutospacing="1" w:after="0" w:afterAutospacing="1" w:line="210" w:lineRule="atLeast"/>
        <w:rPr>
          <w:del w:id="2380" w:author="Борис Гогинян" w:date="2020-05-22T22:39:00Z"/>
          <w:rFonts w:ascii="Consolas" w:eastAsia="Times New Roman" w:hAnsi="Consolas" w:cs="Times New Roman"/>
          <w:color w:val="5C5C5C"/>
          <w:sz w:val="28"/>
          <w:szCs w:val="28"/>
          <w:lang w:eastAsia="ru-RU"/>
          <w:rPrChange w:id="2381" w:author="Борис Гогинян" w:date="2020-05-22T22:35:00Z">
            <w:rPr>
              <w:del w:id="2382" w:author="Борис Гогинян" w:date="2020-05-22T22:39:00Z"/>
              <w:rFonts w:ascii="Consolas" w:eastAsia="Times New Roman" w:hAnsi="Consolas" w:cs="Times New Roman"/>
              <w:color w:val="5C5C5C"/>
              <w:sz w:val="20"/>
              <w:szCs w:val="18"/>
              <w:lang w:eastAsia="ru-RU"/>
            </w:rPr>
          </w:rPrChange>
        </w:rPr>
      </w:pPr>
      <w:del w:id="2383" w:author="Борис Гогинян" w:date="2020-05-22T22:39:00Z">
        <w:r w:rsidRPr="00B12333" w:rsidDel="00B12333">
          <w:rPr>
            <w:rFonts w:ascii="Consolas" w:eastAsia="Times New Roman" w:hAnsi="Consolas" w:cs="Times New Roman"/>
            <w:color w:val="000000"/>
            <w:sz w:val="28"/>
            <w:szCs w:val="28"/>
            <w:bdr w:val="none" w:sz="0" w:space="0" w:color="auto" w:frame="1"/>
            <w:lang w:eastAsia="ru-RU"/>
            <w:rPrChange w:id="2384"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    cv2.merge(channels,ycrcb)  </w:delText>
        </w:r>
      </w:del>
    </w:p>
    <w:p w14:paraId="35E77558" w14:textId="1BE2320A" w:rsidR="00CA2C74" w:rsidRPr="00B12333" w:rsidDel="00B12333" w:rsidRDefault="00CA2C74" w:rsidP="00EB01A5">
      <w:pPr>
        <w:numPr>
          <w:ilvl w:val="0"/>
          <w:numId w:val="31"/>
        </w:numPr>
        <w:pBdr>
          <w:left w:val="single" w:sz="18" w:space="0" w:color="6CE26C"/>
        </w:pBdr>
        <w:shd w:val="clear" w:color="auto" w:fill="F8F8F8"/>
        <w:spacing w:beforeAutospacing="1" w:after="0" w:afterAutospacing="1" w:line="210" w:lineRule="atLeast"/>
        <w:rPr>
          <w:del w:id="2385" w:author="Борис Гогинян" w:date="2020-05-22T22:39:00Z"/>
          <w:rFonts w:ascii="Consolas" w:eastAsia="Times New Roman" w:hAnsi="Consolas" w:cs="Times New Roman"/>
          <w:color w:val="5C5C5C"/>
          <w:sz w:val="28"/>
          <w:szCs w:val="28"/>
          <w:lang w:eastAsia="ru-RU"/>
          <w:rPrChange w:id="2386" w:author="Борис Гогинян" w:date="2020-05-22T22:35:00Z">
            <w:rPr>
              <w:del w:id="2387" w:author="Борис Гогинян" w:date="2020-05-22T22:39:00Z"/>
              <w:rFonts w:ascii="Consolas" w:eastAsia="Times New Roman" w:hAnsi="Consolas" w:cs="Times New Roman"/>
              <w:color w:val="5C5C5C"/>
              <w:sz w:val="20"/>
              <w:szCs w:val="18"/>
              <w:lang w:eastAsia="ru-RU"/>
            </w:rPr>
          </w:rPrChange>
        </w:rPr>
      </w:pPr>
      <w:del w:id="2388" w:author="Борис Гогинян" w:date="2020-05-22T22:39:00Z">
        <w:r w:rsidRPr="00B12333" w:rsidDel="00B12333">
          <w:rPr>
            <w:rFonts w:ascii="Consolas" w:eastAsia="Times New Roman" w:hAnsi="Consolas" w:cs="Times New Roman"/>
            <w:color w:val="000000"/>
            <w:sz w:val="28"/>
            <w:szCs w:val="28"/>
            <w:bdr w:val="none" w:sz="0" w:space="0" w:color="auto" w:frame="1"/>
            <w:lang w:eastAsia="ru-RU"/>
            <w:rPrChange w:id="2389"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    </w:delText>
        </w:r>
        <w:r w:rsidRPr="00B12333" w:rsidDel="00B12333">
          <w:rPr>
            <w:rFonts w:ascii="Consolas" w:eastAsia="Times New Roman" w:hAnsi="Consolas" w:cs="Times New Roman"/>
            <w:b/>
            <w:bCs/>
            <w:color w:val="006699"/>
            <w:sz w:val="28"/>
            <w:szCs w:val="28"/>
            <w:bdr w:val="none" w:sz="0" w:space="0" w:color="auto" w:frame="1"/>
            <w:lang w:eastAsia="ru-RU"/>
            <w:rPrChange w:id="2390" w:author="Борис Гогинян" w:date="2020-05-22T22:35:00Z">
              <w:rPr>
                <w:rFonts w:ascii="Consolas" w:eastAsia="Times New Roman" w:hAnsi="Consolas" w:cs="Times New Roman"/>
                <w:b/>
                <w:bCs/>
                <w:color w:val="006699"/>
                <w:sz w:val="20"/>
                <w:szCs w:val="18"/>
                <w:bdr w:val="none" w:sz="0" w:space="0" w:color="auto" w:frame="1"/>
                <w:lang w:eastAsia="ru-RU"/>
              </w:rPr>
            </w:rPrChange>
          </w:rPr>
          <w:delText>return</w:delText>
        </w:r>
        <w:r w:rsidRPr="00B12333" w:rsidDel="00B12333">
          <w:rPr>
            <w:rFonts w:ascii="Consolas" w:eastAsia="Times New Roman" w:hAnsi="Consolas" w:cs="Times New Roman"/>
            <w:color w:val="000000"/>
            <w:sz w:val="28"/>
            <w:szCs w:val="28"/>
            <w:bdr w:val="none" w:sz="0" w:space="0" w:color="auto" w:frame="1"/>
            <w:lang w:eastAsia="ru-RU"/>
            <w:rPrChange w:id="2391" w:author="Борис Гогинян" w:date="2020-05-22T22:35:00Z">
              <w:rPr>
                <w:rFonts w:ascii="Consolas" w:eastAsia="Times New Roman" w:hAnsi="Consolas" w:cs="Times New Roman"/>
                <w:color w:val="000000"/>
                <w:sz w:val="20"/>
                <w:szCs w:val="18"/>
                <w:bdr w:val="none" w:sz="0" w:space="0" w:color="auto" w:frame="1"/>
                <w:lang w:eastAsia="ru-RU"/>
              </w:rPr>
            </w:rPrChange>
          </w:rPr>
          <w:delText> img  </w:delText>
        </w:r>
      </w:del>
    </w:p>
    <w:p w14:paraId="13F26582" w14:textId="77777777" w:rsidR="00CA2C74" w:rsidRPr="00B12333" w:rsidRDefault="00CA2C74" w:rsidP="00CA2C74">
      <w:pPr>
        <w:pStyle w:val="11"/>
        <w:spacing w:line="360" w:lineRule="auto"/>
        <w:ind w:right="7" w:firstLine="567"/>
        <w:rPr>
          <w:rFonts w:ascii="Times New Roman" w:eastAsia="Times New Roman" w:hAnsi="Times New Roman" w:cs="Times New Roman"/>
          <w:sz w:val="28"/>
          <w:szCs w:val="28"/>
        </w:rPr>
      </w:pPr>
    </w:p>
    <w:p w14:paraId="6075E45A" w14:textId="77777777" w:rsidR="00F06E98" w:rsidRPr="00B12333" w:rsidRDefault="00F06E98">
      <w:pPr>
        <w:rPr>
          <w:rFonts w:ascii="Times New Roman" w:eastAsia="Times New Roman" w:hAnsi="Times New Roman" w:cs="Times New Roman"/>
          <w:sz w:val="28"/>
          <w:szCs w:val="28"/>
          <w:rPrChange w:id="2392" w:author="Борис Гогинян" w:date="2020-05-22T22:35:00Z">
            <w:rPr>
              <w:rFonts w:ascii="Times New Roman" w:eastAsia="Times New Roman" w:hAnsi="Times New Roman" w:cs="Times New Roman"/>
              <w:sz w:val="24"/>
              <w:szCs w:val="24"/>
            </w:rPr>
          </w:rPrChange>
        </w:rPr>
      </w:pPr>
      <w:r w:rsidRPr="00B12333">
        <w:rPr>
          <w:rFonts w:ascii="Times New Roman" w:eastAsia="Times New Roman" w:hAnsi="Times New Roman" w:cs="Times New Roman"/>
          <w:sz w:val="28"/>
          <w:szCs w:val="28"/>
          <w:rPrChange w:id="2393" w:author="Борис Гогинян" w:date="2020-05-22T22:35:00Z">
            <w:rPr>
              <w:rFonts w:ascii="Times New Roman" w:eastAsia="Times New Roman" w:hAnsi="Times New Roman" w:cs="Times New Roman"/>
              <w:sz w:val="24"/>
              <w:szCs w:val="24"/>
            </w:rPr>
          </w:rPrChange>
        </w:rPr>
        <w:br w:type="page"/>
      </w:r>
    </w:p>
    <w:p w14:paraId="3BAAB03A" w14:textId="73776F36" w:rsidR="00A6235B" w:rsidRDefault="00640028" w:rsidP="00F06E98">
      <w:pPr>
        <w:spacing w:after="0"/>
        <w:ind w:firstLine="567"/>
        <w:jc w:val="both"/>
        <w:rPr>
          <w:ins w:id="2394" w:author="Борис Гогинян" w:date="2020-05-23T15:07:00Z"/>
          <w:rFonts w:ascii="Times New Roman" w:hAnsi="Times New Roman" w:cs="Times New Roman"/>
          <w:b/>
          <w:iCs/>
          <w:sz w:val="28"/>
          <w:szCs w:val="28"/>
        </w:rPr>
      </w:pPr>
      <w:r w:rsidRPr="00B12333">
        <w:rPr>
          <w:rFonts w:ascii="Times New Roman" w:hAnsi="Times New Roman" w:cs="Times New Roman"/>
          <w:b/>
          <w:iCs/>
          <w:sz w:val="28"/>
          <w:szCs w:val="28"/>
          <w:rPrChange w:id="2395" w:author="Борис Гогинян" w:date="2020-05-22T22:35:00Z">
            <w:rPr>
              <w:rFonts w:ascii="Times New Roman" w:hAnsi="Times New Roman" w:cs="Times New Roman"/>
              <w:b/>
              <w:iCs/>
              <w:sz w:val="36"/>
              <w:szCs w:val="32"/>
            </w:rPr>
          </w:rPrChange>
        </w:rPr>
        <w:lastRenderedPageBreak/>
        <w:t>2</w:t>
      </w:r>
      <w:r w:rsidR="00A6235B" w:rsidRPr="00B12333">
        <w:rPr>
          <w:rFonts w:ascii="Times New Roman" w:hAnsi="Times New Roman" w:cs="Times New Roman"/>
          <w:b/>
          <w:iCs/>
          <w:sz w:val="28"/>
          <w:szCs w:val="28"/>
          <w:rPrChange w:id="2396" w:author="Борис Гогинян" w:date="2020-05-22T22:35:00Z">
            <w:rPr>
              <w:rFonts w:ascii="Times New Roman" w:hAnsi="Times New Roman" w:cs="Times New Roman"/>
              <w:b/>
              <w:iCs/>
              <w:sz w:val="36"/>
              <w:szCs w:val="32"/>
            </w:rPr>
          </w:rPrChange>
        </w:rPr>
        <w:t xml:space="preserve"> Эксперименты</w:t>
      </w:r>
    </w:p>
    <w:p w14:paraId="47F26F64" w14:textId="732B6A54" w:rsidR="00326C5A" w:rsidRPr="00326C5A" w:rsidRDefault="00326C5A" w:rsidP="00F06E98">
      <w:pPr>
        <w:spacing w:after="0"/>
        <w:ind w:firstLine="567"/>
        <w:jc w:val="both"/>
        <w:rPr>
          <w:ins w:id="2397" w:author="Борис Гогинян" w:date="2020-05-23T15:10:00Z"/>
          <w:rFonts w:ascii="Times New Roman" w:hAnsi="Times New Roman" w:cs="Times New Roman"/>
          <w:iCs/>
          <w:sz w:val="28"/>
          <w:szCs w:val="28"/>
        </w:rPr>
      </w:pPr>
      <w:ins w:id="2398" w:author="Борис Гогинян" w:date="2020-05-23T15:08:00Z">
        <w:r>
          <w:rPr>
            <w:rFonts w:ascii="Times New Roman" w:hAnsi="Times New Roman" w:cs="Times New Roman"/>
            <w:iCs/>
            <w:sz w:val="28"/>
            <w:szCs w:val="28"/>
          </w:rPr>
          <w:t xml:space="preserve">Все эксперименты проводились на </w:t>
        </w:r>
        <w:r>
          <w:rPr>
            <w:rFonts w:ascii="Times New Roman" w:hAnsi="Times New Roman" w:cs="Times New Roman"/>
            <w:iCs/>
            <w:sz w:val="28"/>
            <w:szCs w:val="28"/>
            <w:lang w:val="en-US"/>
          </w:rPr>
          <w:t>CPU</w:t>
        </w:r>
        <w:r w:rsidRPr="00326C5A">
          <w:rPr>
            <w:rFonts w:ascii="Times New Roman" w:hAnsi="Times New Roman" w:cs="Times New Roman"/>
            <w:iCs/>
            <w:sz w:val="28"/>
            <w:szCs w:val="28"/>
            <w:rPrChange w:id="2399" w:author="Борис Гогинян" w:date="2020-05-23T15:10:00Z">
              <w:rPr>
                <w:rFonts w:ascii="Times New Roman" w:hAnsi="Times New Roman" w:cs="Times New Roman"/>
                <w:iCs/>
                <w:sz w:val="28"/>
                <w:szCs w:val="28"/>
                <w:lang w:val="en-US"/>
              </w:rPr>
            </w:rPrChange>
          </w:rPr>
          <w:t xml:space="preserve"> </w:t>
        </w:r>
      </w:ins>
      <w:ins w:id="2400" w:author="Борис Гогинян" w:date="2020-05-23T15:09:00Z">
        <w:r>
          <w:rPr>
            <w:rFonts w:ascii="Times New Roman" w:hAnsi="Times New Roman" w:cs="Times New Roman"/>
            <w:iCs/>
            <w:sz w:val="28"/>
            <w:szCs w:val="28"/>
            <w:lang w:val="en-US"/>
          </w:rPr>
          <w:t>AMD</w:t>
        </w:r>
        <w:r w:rsidRPr="00326C5A">
          <w:rPr>
            <w:rFonts w:ascii="Times New Roman" w:hAnsi="Times New Roman" w:cs="Times New Roman"/>
            <w:iCs/>
            <w:sz w:val="28"/>
            <w:szCs w:val="28"/>
            <w:rPrChange w:id="2401" w:author="Борис Гогинян" w:date="2020-05-23T15:10:00Z">
              <w:rPr>
                <w:rFonts w:ascii="Times New Roman" w:hAnsi="Times New Roman" w:cs="Times New Roman"/>
                <w:iCs/>
                <w:sz w:val="28"/>
                <w:szCs w:val="28"/>
                <w:lang w:val="en-US"/>
              </w:rPr>
            </w:rPrChange>
          </w:rPr>
          <w:t xml:space="preserve"> </w:t>
        </w:r>
        <w:r>
          <w:rPr>
            <w:rFonts w:ascii="Times New Roman" w:hAnsi="Times New Roman" w:cs="Times New Roman"/>
            <w:iCs/>
            <w:sz w:val="28"/>
            <w:szCs w:val="28"/>
            <w:lang w:val="en-US"/>
          </w:rPr>
          <w:t>Ryzen</w:t>
        </w:r>
      </w:ins>
      <w:ins w:id="2402" w:author="Борис Гогинян" w:date="2020-05-23T15:10:00Z">
        <w:r w:rsidRPr="00326C5A">
          <w:rPr>
            <w:rFonts w:ascii="Times New Roman" w:hAnsi="Times New Roman" w:cs="Times New Roman"/>
            <w:iCs/>
            <w:sz w:val="28"/>
            <w:szCs w:val="28"/>
            <w:rPrChange w:id="2403" w:author="Борис Гогинян" w:date="2020-05-23T15:10:00Z">
              <w:rPr>
                <w:rFonts w:ascii="Times New Roman" w:hAnsi="Times New Roman" w:cs="Times New Roman"/>
                <w:iCs/>
                <w:sz w:val="28"/>
                <w:szCs w:val="28"/>
                <w:lang w:val="en-US"/>
              </w:rPr>
            </w:rPrChange>
          </w:rPr>
          <w:t xml:space="preserve"> 5 3600 3.60 </w:t>
        </w:r>
        <w:r>
          <w:rPr>
            <w:rFonts w:ascii="Times New Roman" w:hAnsi="Times New Roman" w:cs="Times New Roman"/>
            <w:iCs/>
            <w:sz w:val="28"/>
            <w:szCs w:val="28"/>
          </w:rPr>
          <w:t>ГГц</w:t>
        </w:r>
      </w:ins>
      <w:ins w:id="2404" w:author="Борис Гогинян" w:date="2020-05-23T15:11:00Z">
        <w:r w:rsidRPr="00326C5A">
          <w:rPr>
            <w:rFonts w:ascii="Times New Roman" w:hAnsi="Times New Roman" w:cs="Times New Roman"/>
            <w:iCs/>
            <w:sz w:val="28"/>
            <w:szCs w:val="28"/>
            <w:rPrChange w:id="2405" w:author="Борис Гогинян" w:date="2020-05-23T15:11:00Z">
              <w:rPr>
                <w:rFonts w:ascii="Times New Roman" w:hAnsi="Times New Roman" w:cs="Times New Roman"/>
                <w:iCs/>
                <w:sz w:val="28"/>
                <w:szCs w:val="28"/>
                <w:lang w:val="en-US"/>
              </w:rPr>
            </w:rPrChange>
          </w:rPr>
          <w:t>.</w:t>
        </w:r>
      </w:ins>
    </w:p>
    <w:p w14:paraId="5D0D5F1F" w14:textId="0308801B" w:rsidR="00326C5A" w:rsidRPr="0062374B" w:rsidRDefault="00326C5A" w:rsidP="00F06E98">
      <w:pPr>
        <w:spacing w:after="0"/>
        <w:ind w:firstLine="567"/>
        <w:jc w:val="both"/>
        <w:rPr>
          <w:rFonts w:ascii="Times New Roman" w:hAnsi="Times New Roman" w:cs="Times New Roman"/>
          <w:iCs/>
          <w:sz w:val="28"/>
          <w:szCs w:val="28"/>
          <w:rPrChange w:id="2406" w:author="Борис Гогинян" w:date="2020-05-25T20:42:00Z">
            <w:rPr>
              <w:rFonts w:ascii="Times New Roman" w:hAnsi="Times New Roman" w:cs="Times New Roman"/>
              <w:b/>
              <w:iCs/>
              <w:sz w:val="36"/>
              <w:szCs w:val="32"/>
            </w:rPr>
          </w:rPrChange>
        </w:rPr>
      </w:pPr>
      <w:ins w:id="2407" w:author="Борис Гогинян" w:date="2020-05-23T15:10:00Z">
        <w:r>
          <w:rPr>
            <w:rFonts w:ascii="Times New Roman" w:hAnsi="Times New Roman" w:cs="Times New Roman"/>
            <w:iCs/>
            <w:sz w:val="28"/>
            <w:szCs w:val="28"/>
          </w:rPr>
          <w:t xml:space="preserve">Операционная система </w:t>
        </w:r>
        <w:r>
          <w:rPr>
            <w:rFonts w:ascii="Times New Roman" w:hAnsi="Times New Roman" w:cs="Times New Roman"/>
            <w:iCs/>
            <w:sz w:val="28"/>
            <w:szCs w:val="28"/>
            <w:lang w:val="en-US"/>
          </w:rPr>
          <w:t>Windows</w:t>
        </w:r>
        <w:r w:rsidRPr="00531FCD">
          <w:rPr>
            <w:rFonts w:ascii="Times New Roman" w:hAnsi="Times New Roman" w:cs="Times New Roman"/>
            <w:iCs/>
            <w:sz w:val="28"/>
            <w:szCs w:val="28"/>
            <w:rPrChange w:id="2408" w:author="Борис Гогинян" w:date="2020-05-26T19:49:00Z">
              <w:rPr>
                <w:rFonts w:ascii="Times New Roman" w:hAnsi="Times New Roman" w:cs="Times New Roman"/>
                <w:iCs/>
                <w:sz w:val="28"/>
                <w:szCs w:val="28"/>
                <w:lang w:val="en-US"/>
              </w:rPr>
            </w:rPrChange>
          </w:rPr>
          <w:t xml:space="preserve"> 10.</w:t>
        </w:r>
      </w:ins>
      <w:ins w:id="2409" w:author="Борис Гогинян" w:date="2020-05-23T15:11:00Z">
        <w:r w:rsidRPr="00531FCD">
          <w:rPr>
            <w:rFonts w:ascii="Times New Roman" w:hAnsi="Times New Roman" w:cs="Times New Roman"/>
            <w:iCs/>
            <w:sz w:val="28"/>
            <w:szCs w:val="28"/>
            <w:rPrChange w:id="2410" w:author="Борис Гогинян" w:date="2020-05-26T19:49:00Z">
              <w:rPr>
                <w:rFonts w:ascii="Times New Roman" w:hAnsi="Times New Roman" w:cs="Times New Roman"/>
                <w:iCs/>
                <w:sz w:val="28"/>
                <w:szCs w:val="28"/>
                <w:lang w:val="en-US"/>
              </w:rPr>
            </w:rPrChange>
          </w:rPr>
          <w:t xml:space="preserve"> </w:t>
        </w:r>
      </w:ins>
      <w:ins w:id="2411" w:author="Борис Гогинян" w:date="2020-05-25T20:42:00Z">
        <w:r w:rsidR="0062374B">
          <w:rPr>
            <w:rFonts w:ascii="Times New Roman" w:hAnsi="Times New Roman" w:cs="Times New Roman"/>
            <w:iCs/>
            <w:sz w:val="28"/>
            <w:szCs w:val="28"/>
          </w:rPr>
          <w:t>Разрешение изображения: 1920х1080.</w:t>
        </w:r>
      </w:ins>
    </w:p>
    <w:p w14:paraId="1E37748B" w14:textId="70E25CB3" w:rsidR="00A6235B" w:rsidRDefault="009C43CD">
      <w:pPr>
        <w:pStyle w:val="11"/>
        <w:numPr>
          <w:ilvl w:val="0"/>
          <w:numId w:val="50"/>
        </w:numPr>
        <w:spacing w:line="360" w:lineRule="auto"/>
        <w:ind w:right="7"/>
        <w:jc w:val="both"/>
        <w:rPr>
          <w:ins w:id="2412" w:author="Борис Гогинян" w:date="2020-05-23T04:40:00Z"/>
          <w:rFonts w:ascii="Times New Roman" w:eastAsia="Times New Roman" w:hAnsi="Times New Roman" w:cs="Times New Roman"/>
          <w:sz w:val="28"/>
          <w:szCs w:val="28"/>
          <w:highlight w:val="white"/>
        </w:rPr>
        <w:pPrChange w:id="2413" w:author="Борис Гогинян" w:date="2020-05-23T04:40:00Z">
          <w:pPr>
            <w:pStyle w:val="11"/>
            <w:spacing w:line="360" w:lineRule="auto"/>
            <w:ind w:right="7" w:firstLine="567"/>
            <w:jc w:val="both"/>
          </w:pPr>
        </w:pPrChange>
      </w:pPr>
      <w:ins w:id="2414" w:author="Борис Гогинян" w:date="2020-05-23T04:40:00Z">
        <w:r>
          <w:rPr>
            <w:rFonts w:ascii="Times New Roman" w:eastAsia="Times New Roman" w:hAnsi="Times New Roman" w:cs="Times New Roman"/>
            <w:sz w:val="28"/>
            <w:szCs w:val="28"/>
            <w:highlight w:val="white"/>
          </w:rPr>
          <w:t>Стеклянный стакан</w:t>
        </w:r>
      </w:ins>
      <w:ins w:id="2415" w:author="Борис Гогинян" w:date="2020-05-23T12:39:00Z">
        <w:r w:rsidR="0063548C">
          <w:rPr>
            <w:rFonts w:ascii="Times New Roman" w:eastAsia="Times New Roman" w:hAnsi="Times New Roman" w:cs="Times New Roman"/>
            <w:sz w:val="28"/>
            <w:szCs w:val="28"/>
            <w:highlight w:val="white"/>
          </w:rPr>
          <w:t xml:space="preserve"> </w:t>
        </w:r>
        <w:r w:rsidR="0063548C">
          <w:rPr>
            <w:rFonts w:ascii="Times New Roman" w:eastAsia="Times New Roman" w:hAnsi="Times New Roman" w:cs="Times New Roman"/>
            <w:sz w:val="28"/>
            <w:szCs w:val="28"/>
            <w:highlight w:val="white"/>
            <w:lang w:val="en-US"/>
          </w:rPr>
          <w:t>[</w:t>
        </w:r>
        <w:r w:rsidR="0063548C">
          <w:rPr>
            <w:rFonts w:ascii="Times New Roman" w:eastAsia="Times New Roman" w:hAnsi="Times New Roman" w:cs="Times New Roman"/>
            <w:sz w:val="28"/>
            <w:szCs w:val="28"/>
            <w:highlight w:val="white"/>
          </w:rPr>
          <w:t xml:space="preserve">Приложение </w:t>
        </w:r>
        <w:r w:rsidR="0063548C">
          <w:rPr>
            <w:rFonts w:ascii="Times New Roman" w:eastAsia="Times New Roman" w:hAnsi="Times New Roman" w:cs="Times New Roman"/>
            <w:sz w:val="28"/>
            <w:szCs w:val="28"/>
            <w:highlight w:val="white"/>
            <w:lang w:val="en-US"/>
          </w:rPr>
          <w:t>B1]</w:t>
        </w:r>
      </w:ins>
    </w:p>
    <w:p w14:paraId="08008D49" w14:textId="0E5E399C" w:rsidR="009C43CD" w:rsidRPr="00E860FF" w:rsidRDefault="009C43CD">
      <w:pPr>
        <w:pStyle w:val="11"/>
        <w:numPr>
          <w:ilvl w:val="0"/>
          <w:numId w:val="51"/>
        </w:numPr>
        <w:tabs>
          <w:tab w:val="left" w:pos="3660"/>
        </w:tabs>
        <w:spacing w:line="360" w:lineRule="auto"/>
        <w:ind w:right="7"/>
        <w:jc w:val="both"/>
        <w:rPr>
          <w:ins w:id="2416" w:author="Борис Гогинян" w:date="2020-05-23T15:59:00Z"/>
          <w:rFonts w:ascii="Times New Roman" w:eastAsia="Times New Roman" w:hAnsi="Times New Roman" w:cs="Times New Roman"/>
          <w:sz w:val="28"/>
          <w:szCs w:val="28"/>
          <w:highlight w:val="white"/>
          <w:rPrChange w:id="2417" w:author="Борис Гогинян" w:date="2020-05-23T15:59:00Z">
            <w:rPr>
              <w:ins w:id="2418" w:author="Борис Гогинян" w:date="2020-05-23T15:59:00Z"/>
              <w:rFonts w:ascii="Times New Roman" w:eastAsia="Times New Roman" w:hAnsi="Times New Roman" w:cs="Times New Roman"/>
              <w:sz w:val="28"/>
              <w:szCs w:val="28"/>
              <w:highlight w:val="white"/>
              <w:lang w:val="en-US"/>
            </w:rPr>
          </w:rPrChange>
        </w:rPr>
        <w:pPrChange w:id="2419" w:author="Борис Гогинян" w:date="2020-05-23T15:06:00Z">
          <w:pPr>
            <w:pStyle w:val="11"/>
            <w:spacing w:line="360" w:lineRule="auto"/>
            <w:ind w:right="7" w:firstLine="567"/>
            <w:jc w:val="both"/>
          </w:pPr>
        </w:pPrChange>
      </w:pPr>
      <w:ins w:id="2420" w:author="Борис Гогинян" w:date="2020-05-23T04:40:00Z">
        <w:r>
          <w:rPr>
            <w:rFonts w:ascii="Times New Roman" w:eastAsia="Times New Roman" w:hAnsi="Times New Roman" w:cs="Times New Roman"/>
            <w:sz w:val="28"/>
            <w:szCs w:val="28"/>
            <w:highlight w:val="white"/>
          </w:rPr>
          <w:t xml:space="preserve">В </w:t>
        </w:r>
        <w:r w:rsidR="00A77944">
          <w:rPr>
            <w:rFonts w:ascii="Times New Roman" w:eastAsia="Times New Roman" w:hAnsi="Times New Roman" w:cs="Times New Roman"/>
            <w:sz w:val="28"/>
            <w:szCs w:val="28"/>
            <w:highlight w:val="white"/>
            <w:lang w:val="en-US"/>
          </w:rPr>
          <w:t>applesee</w:t>
        </w:r>
      </w:ins>
      <w:ins w:id="2421" w:author="Борис Гогинян" w:date="2020-05-23T11:48:00Z">
        <w:r w:rsidR="00A77944">
          <w:rPr>
            <w:rFonts w:ascii="Times New Roman" w:eastAsia="Times New Roman" w:hAnsi="Times New Roman" w:cs="Times New Roman"/>
            <w:sz w:val="28"/>
            <w:szCs w:val="28"/>
            <w:highlight w:val="white"/>
            <w:lang w:val="en-US"/>
          </w:rPr>
          <w:t>d</w:t>
        </w:r>
        <w:r w:rsidR="00A77944" w:rsidRPr="00326C5A">
          <w:rPr>
            <w:rFonts w:ascii="Times New Roman" w:eastAsia="Times New Roman" w:hAnsi="Times New Roman" w:cs="Times New Roman"/>
            <w:sz w:val="28"/>
            <w:szCs w:val="28"/>
            <w:highlight w:val="white"/>
            <w:rPrChange w:id="2422" w:author="Борис Гогинян" w:date="2020-05-23T15:06:00Z">
              <w:rPr>
                <w:rFonts w:ascii="Times New Roman" w:eastAsia="Times New Roman" w:hAnsi="Times New Roman" w:cs="Times New Roman"/>
                <w:sz w:val="28"/>
                <w:szCs w:val="28"/>
                <w:highlight w:val="white"/>
                <w:lang w:val="en-US"/>
              </w:rPr>
            </w:rPrChange>
          </w:rPr>
          <w:t xml:space="preserve"> </w:t>
        </w:r>
      </w:ins>
      <w:ins w:id="2423" w:author="Борис Гогинян" w:date="2020-05-23T15:05:00Z">
        <w:r w:rsidR="00536DFA">
          <w:rPr>
            <w:rFonts w:ascii="Times New Roman" w:eastAsia="Times New Roman" w:hAnsi="Times New Roman" w:cs="Times New Roman"/>
            <w:sz w:val="28"/>
            <w:szCs w:val="28"/>
            <w:highlight w:val="white"/>
          </w:rPr>
          <w:t>и</w:t>
        </w:r>
      </w:ins>
      <w:ins w:id="2424" w:author="Борис Гогинян" w:date="2020-05-23T12:22:00Z">
        <w:r w:rsidR="00392E67">
          <w:rPr>
            <w:rFonts w:ascii="Times New Roman" w:eastAsia="Times New Roman" w:hAnsi="Times New Roman" w:cs="Times New Roman"/>
            <w:sz w:val="28"/>
            <w:szCs w:val="28"/>
            <w:highlight w:val="white"/>
          </w:rPr>
          <w:t xml:space="preserve">спользуется алгоритм </w:t>
        </w:r>
        <w:r w:rsidR="00392E67">
          <w:rPr>
            <w:rFonts w:ascii="Times New Roman" w:eastAsia="Times New Roman" w:hAnsi="Times New Roman" w:cs="Times New Roman"/>
            <w:sz w:val="28"/>
            <w:szCs w:val="28"/>
            <w:highlight w:val="white"/>
            <w:lang w:val="en-US"/>
          </w:rPr>
          <w:t>SPPM</w:t>
        </w:r>
      </w:ins>
    </w:p>
    <w:p w14:paraId="4FD4BCEF" w14:textId="0B506484" w:rsidR="00E860FF" w:rsidRPr="00E860FF" w:rsidRDefault="00E860FF">
      <w:pPr>
        <w:pStyle w:val="11"/>
        <w:tabs>
          <w:tab w:val="left" w:pos="3660"/>
        </w:tabs>
        <w:spacing w:line="360" w:lineRule="auto"/>
        <w:ind w:left="1647" w:right="7"/>
        <w:jc w:val="both"/>
        <w:rPr>
          <w:ins w:id="2425" w:author="Борис Гогинян" w:date="2020-05-23T16:02:00Z"/>
          <w:rFonts w:ascii="Times New Roman" w:eastAsia="Times New Roman" w:hAnsi="Times New Roman" w:cs="Times New Roman"/>
          <w:sz w:val="28"/>
          <w:szCs w:val="28"/>
          <w:highlight w:val="white"/>
          <w:rPrChange w:id="2426" w:author="Борис Гогинян" w:date="2020-05-23T16:02:00Z">
            <w:rPr>
              <w:ins w:id="2427" w:author="Борис Гогинян" w:date="2020-05-23T16:02:00Z"/>
              <w:rFonts w:ascii="Times New Roman" w:eastAsia="Times New Roman" w:hAnsi="Times New Roman" w:cs="Times New Roman"/>
              <w:sz w:val="28"/>
              <w:szCs w:val="28"/>
              <w:highlight w:val="white"/>
              <w:lang w:val="en-US"/>
            </w:rPr>
          </w:rPrChange>
        </w:rPr>
        <w:pPrChange w:id="2428" w:author="Борис Гогинян" w:date="2020-05-23T15:59:00Z">
          <w:pPr>
            <w:pStyle w:val="11"/>
            <w:spacing w:line="360" w:lineRule="auto"/>
            <w:ind w:right="7" w:firstLine="567"/>
            <w:jc w:val="both"/>
          </w:pPr>
        </w:pPrChange>
      </w:pPr>
      <w:ins w:id="2429" w:author="Борис Гогинян" w:date="2020-05-23T15:59:00Z">
        <w:r>
          <w:rPr>
            <w:rFonts w:ascii="Times New Roman" w:eastAsia="Times New Roman" w:hAnsi="Times New Roman" w:cs="Times New Roman"/>
            <w:sz w:val="28"/>
            <w:szCs w:val="28"/>
            <w:highlight w:val="white"/>
          </w:rPr>
          <w:t xml:space="preserve">Для обсчета прямого освещения используется </w:t>
        </w:r>
      </w:ins>
      <w:ins w:id="2430" w:author="Борис Гогинян" w:date="2020-05-23T16:02:00Z">
        <w:r>
          <w:rPr>
            <w:rFonts w:ascii="Times New Roman" w:eastAsia="Times New Roman" w:hAnsi="Times New Roman" w:cs="Times New Roman"/>
            <w:sz w:val="28"/>
            <w:szCs w:val="28"/>
            <w:highlight w:val="white"/>
            <w:lang w:val="en-US"/>
          </w:rPr>
          <w:t>SPPM</w:t>
        </w:r>
      </w:ins>
    </w:p>
    <w:p w14:paraId="7C1DD843" w14:textId="77777777" w:rsidR="00E860FF" w:rsidRPr="00973F19" w:rsidRDefault="00E860FF" w:rsidP="00E860FF">
      <w:pPr>
        <w:pStyle w:val="11"/>
        <w:tabs>
          <w:tab w:val="left" w:pos="3660"/>
        </w:tabs>
        <w:spacing w:line="360" w:lineRule="auto"/>
        <w:ind w:left="1647" w:right="7"/>
        <w:jc w:val="both"/>
        <w:rPr>
          <w:ins w:id="2431" w:author="Борис Гогинян" w:date="2020-05-23T16:02:00Z"/>
          <w:rFonts w:ascii="Times New Roman" w:eastAsia="Times New Roman" w:hAnsi="Times New Roman" w:cs="Times New Roman"/>
          <w:sz w:val="28"/>
          <w:szCs w:val="28"/>
          <w:highlight w:val="white"/>
        </w:rPr>
      </w:pPr>
      <w:ins w:id="2432" w:author="Борис Гогинян" w:date="2020-05-23T16:02:00Z">
        <w:r>
          <w:rPr>
            <w:rFonts w:ascii="Times New Roman" w:eastAsia="Times New Roman" w:hAnsi="Times New Roman" w:cs="Times New Roman"/>
            <w:sz w:val="28"/>
            <w:szCs w:val="28"/>
            <w:highlight w:val="white"/>
          </w:rPr>
          <w:t>Кол-во испускаемых лучей из источника: 10</w:t>
        </w:r>
        <w:r>
          <w:rPr>
            <w:rFonts w:ascii="Times New Roman" w:eastAsia="Times New Roman" w:hAnsi="Times New Roman" w:cs="Times New Roman"/>
            <w:sz w:val="28"/>
            <w:szCs w:val="28"/>
            <w:highlight w:val="white"/>
            <w:lang w:val="en-US"/>
          </w:rPr>
          <w:t>M</w:t>
        </w:r>
        <w:r>
          <w:rPr>
            <w:rFonts w:ascii="Times New Roman" w:eastAsia="Times New Roman" w:hAnsi="Times New Roman" w:cs="Times New Roman"/>
            <w:sz w:val="28"/>
            <w:szCs w:val="28"/>
            <w:highlight w:val="white"/>
          </w:rPr>
          <w:t>;</w:t>
        </w:r>
      </w:ins>
    </w:p>
    <w:p w14:paraId="1FFE817F" w14:textId="5DD5AD80" w:rsidR="00E860FF" w:rsidRDefault="00E860FF" w:rsidP="00E860FF">
      <w:pPr>
        <w:pStyle w:val="11"/>
        <w:tabs>
          <w:tab w:val="left" w:pos="3660"/>
        </w:tabs>
        <w:spacing w:line="360" w:lineRule="auto"/>
        <w:ind w:left="1647" w:right="7"/>
        <w:jc w:val="both"/>
        <w:rPr>
          <w:ins w:id="2433" w:author="Борис Гогинян" w:date="2020-05-23T16:03:00Z"/>
          <w:rFonts w:ascii="Times New Roman" w:eastAsia="Times New Roman" w:hAnsi="Times New Roman" w:cs="Times New Roman"/>
          <w:sz w:val="28"/>
          <w:szCs w:val="28"/>
          <w:highlight w:val="white"/>
        </w:rPr>
      </w:pPr>
      <w:ins w:id="2434" w:author="Борис Гогинян" w:date="2020-05-23T16:02:00Z">
        <w:r>
          <w:rPr>
            <w:rFonts w:ascii="Times New Roman" w:eastAsia="Times New Roman" w:hAnsi="Times New Roman" w:cs="Times New Roman"/>
            <w:sz w:val="28"/>
            <w:szCs w:val="28"/>
            <w:highlight w:val="white"/>
          </w:rPr>
          <w:t>Радиус окрестности: 0.1;</w:t>
        </w:r>
      </w:ins>
    </w:p>
    <w:p w14:paraId="696DF677" w14:textId="38151A14" w:rsidR="00E860FF" w:rsidRDefault="00E860FF" w:rsidP="00E860FF">
      <w:pPr>
        <w:pStyle w:val="11"/>
        <w:tabs>
          <w:tab w:val="left" w:pos="3660"/>
        </w:tabs>
        <w:spacing w:line="360" w:lineRule="auto"/>
        <w:ind w:left="1647" w:right="7"/>
        <w:jc w:val="both"/>
        <w:rPr>
          <w:ins w:id="2435" w:author="Борис Гогинян" w:date="2020-05-23T16:06:00Z"/>
          <w:rFonts w:ascii="Times New Roman" w:eastAsia="Times New Roman" w:hAnsi="Times New Roman" w:cs="Times New Roman"/>
          <w:sz w:val="28"/>
          <w:szCs w:val="28"/>
          <w:highlight w:val="white"/>
        </w:rPr>
      </w:pPr>
      <w:ins w:id="2436" w:author="Борис Гогинян" w:date="2020-05-23T16:03:00Z">
        <w:r>
          <w:rPr>
            <w:rFonts w:ascii="Times New Roman" w:eastAsia="Times New Roman" w:hAnsi="Times New Roman" w:cs="Times New Roman"/>
            <w:sz w:val="28"/>
            <w:szCs w:val="28"/>
            <w:highlight w:val="white"/>
          </w:rPr>
          <w:t xml:space="preserve">Начальное кол-во отскоков </w:t>
        </w:r>
      </w:ins>
      <w:ins w:id="2437" w:author="Борис Гогинян" w:date="2020-05-23T16:04:00Z">
        <w:r>
          <w:rPr>
            <w:rFonts w:ascii="Times New Roman" w:eastAsia="Times New Roman" w:hAnsi="Times New Roman" w:cs="Times New Roman"/>
            <w:sz w:val="28"/>
            <w:szCs w:val="28"/>
            <w:highlight w:val="white"/>
          </w:rPr>
          <w:t xml:space="preserve">возможных отражений до </w:t>
        </w:r>
      </w:ins>
      <w:ins w:id="2438" w:author="Борис Гогинян" w:date="2020-05-23T16:05:00Z">
        <w:r>
          <w:rPr>
            <w:rFonts w:ascii="Times New Roman" w:eastAsia="Times New Roman" w:hAnsi="Times New Roman" w:cs="Times New Roman"/>
            <w:sz w:val="28"/>
            <w:szCs w:val="28"/>
            <w:highlight w:val="white"/>
          </w:rPr>
          <w:t>ограничения семплирования с помощью русской рулет</w:t>
        </w:r>
      </w:ins>
      <w:ins w:id="2439" w:author="Борис Гогинян" w:date="2020-05-23T16:06:00Z">
        <w:r>
          <w:rPr>
            <w:rFonts w:ascii="Times New Roman" w:eastAsia="Times New Roman" w:hAnsi="Times New Roman" w:cs="Times New Roman"/>
            <w:sz w:val="28"/>
            <w:szCs w:val="28"/>
            <w:highlight w:val="white"/>
          </w:rPr>
          <w:t>к</w:t>
        </w:r>
      </w:ins>
      <w:ins w:id="2440" w:author="Борис Гогинян" w:date="2020-05-23T16:05:00Z">
        <w:r>
          <w:rPr>
            <w:rFonts w:ascii="Times New Roman" w:eastAsia="Times New Roman" w:hAnsi="Times New Roman" w:cs="Times New Roman"/>
            <w:sz w:val="28"/>
            <w:szCs w:val="28"/>
            <w:highlight w:val="white"/>
          </w:rPr>
          <w:t>и</w:t>
        </w:r>
      </w:ins>
      <w:ins w:id="2441" w:author="Борис Гогинян" w:date="2020-05-23T16:03:00Z">
        <w:r>
          <w:rPr>
            <w:rFonts w:ascii="Times New Roman" w:eastAsia="Times New Roman" w:hAnsi="Times New Roman" w:cs="Times New Roman"/>
            <w:sz w:val="28"/>
            <w:szCs w:val="28"/>
            <w:highlight w:val="white"/>
          </w:rPr>
          <w:t>:</w:t>
        </w:r>
      </w:ins>
      <w:ins w:id="2442" w:author="Борис Гогинян" w:date="2020-05-23T16:06:00Z">
        <w:r>
          <w:rPr>
            <w:rFonts w:ascii="Times New Roman" w:eastAsia="Times New Roman" w:hAnsi="Times New Roman" w:cs="Times New Roman"/>
            <w:sz w:val="28"/>
            <w:szCs w:val="28"/>
            <w:highlight w:val="white"/>
          </w:rPr>
          <w:t xml:space="preserve"> 6</w:t>
        </w:r>
      </w:ins>
    </w:p>
    <w:p w14:paraId="5D1BAD71" w14:textId="0CB3CC0B" w:rsidR="00BD55FF" w:rsidRPr="00326C5A" w:rsidRDefault="00E860FF">
      <w:pPr>
        <w:pStyle w:val="11"/>
        <w:tabs>
          <w:tab w:val="left" w:pos="3660"/>
        </w:tabs>
        <w:spacing w:line="360" w:lineRule="auto"/>
        <w:ind w:left="1647" w:right="7"/>
        <w:jc w:val="both"/>
        <w:rPr>
          <w:ins w:id="2443" w:author="Борис Гогинян" w:date="2020-05-23T15:06:00Z"/>
          <w:rFonts w:ascii="Times New Roman" w:eastAsia="Times New Roman" w:hAnsi="Times New Roman" w:cs="Times New Roman"/>
          <w:sz w:val="28"/>
          <w:szCs w:val="28"/>
          <w:highlight w:val="white"/>
          <w:rPrChange w:id="2444" w:author="Борис Гогинян" w:date="2020-05-23T15:06:00Z">
            <w:rPr>
              <w:ins w:id="2445" w:author="Борис Гогинян" w:date="2020-05-23T15:06:00Z"/>
              <w:rFonts w:ascii="Times New Roman" w:eastAsia="Times New Roman" w:hAnsi="Times New Roman" w:cs="Times New Roman"/>
              <w:sz w:val="28"/>
              <w:szCs w:val="28"/>
              <w:highlight w:val="white"/>
              <w:lang w:val="en-US"/>
            </w:rPr>
          </w:rPrChange>
        </w:rPr>
        <w:pPrChange w:id="2446" w:author="Борис Гогинян" w:date="2020-05-23T16:07:00Z">
          <w:pPr>
            <w:pStyle w:val="11"/>
            <w:spacing w:line="360" w:lineRule="auto"/>
            <w:ind w:right="7" w:firstLine="567"/>
            <w:jc w:val="both"/>
          </w:pPr>
        </w:pPrChange>
      </w:pPr>
      <w:ins w:id="2447" w:author="Борис Гогинян" w:date="2020-05-23T16:06:00Z">
        <w:r>
          <w:rPr>
            <w:rFonts w:ascii="Times New Roman" w:eastAsia="Times New Roman" w:hAnsi="Times New Roman" w:cs="Times New Roman"/>
            <w:sz w:val="28"/>
            <w:szCs w:val="28"/>
            <w:highlight w:val="white"/>
          </w:rPr>
          <w:t xml:space="preserve">Кол-во итераций (семплов): </w:t>
        </w:r>
      </w:ins>
      <w:ins w:id="2448" w:author="Борис Гогинян" w:date="2020-05-23T16:07:00Z">
        <w:r>
          <w:rPr>
            <w:rFonts w:ascii="Times New Roman" w:eastAsia="Times New Roman" w:hAnsi="Times New Roman" w:cs="Times New Roman"/>
            <w:sz w:val="28"/>
            <w:szCs w:val="28"/>
            <w:highlight w:val="white"/>
          </w:rPr>
          <w:t>25, 52, 156, 370</w:t>
        </w:r>
      </w:ins>
      <w:ins w:id="2449" w:author="Борис Гогинян" w:date="2020-05-23T16:06:00Z">
        <w:r>
          <w:rPr>
            <w:rFonts w:ascii="Times New Roman" w:eastAsia="Times New Roman" w:hAnsi="Times New Roman" w:cs="Times New Roman"/>
            <w:sz w:val="28"/>
            <w:szCs w:val="28"/>
            <w:highlight w:val="white"/>
          </w:rPr>
          <w:t>.</w:t>
        </w:r>
      </w:ins>
    </w:p>
    <w:p w14:paraId="3642314B" w14:textId="065D6ACC" w:rsidR="00BD55FF" w:rsidRPr="00BD55FF" w:rsidRDefault="00326C5A">
      <w:pPr>
        <w:pStyle w:val="11"/>
        <w:numPr>
          <w:ilvl w:val="0"/>
          <w:numId w:val="51"/>
        </w:numPr>
        <w:tabs>
          <w:tab w:val="left" w:pos="3660"/>
        </w:tabs>
        <w:spacing w:line="360" w:lineRule="auto"/>
        <w:ind w:right="7"/>
        <w:jc w:val="both"/>
        <w:rPr>
          <w:ins w:id="2450" w:author="Борис Гогинян" w:date="2020-05-23T15:16:00Z"/>
          <w:rFonts w:ascii="Times New Roman" w:eastAsia="Times New Roman" w:hAnsi="Times New Roman" w:cs="Times New Roman"/>
          <w:sz w:val="28"/>
          <w:szCs w:val="28"/>
          <w:highlight w:val="white"/>
          <w:rPrChange w:id="2451" w:author="Борис Гогинян" w:date="2020-05-23T15:16:00Z">
            <w:rPr>
              <w:ins w:id="2452" w:author="Борис Гогинян" w:date="2020-05-23T15:16:00Z"/>
              <w:highlight w:val="white"/>
            </w:rPr>
          </w:rPrChange>
        </w:rPr>
      </w:pPr>
      <w:ins w:id="2453" w:author="Борис Гогинян" w:date="2020-05-23T15:06:00Z">
        <w:r>
          <w:rPr>
            <w:rFonts w:ascii="Times New Roman" w:eastAsia="Times New Roman" w:hAnsi="Times New Roman" w:cs="Times New Roman"/>
            <w:sz w:val="28"/>
            <w:szCs w:val="28"/>
            <w:highlight w:val="white"/>
            <w:lang w:val="en-US"/>
          </w:rPr>
          <w:t>Cycles</w:t>
        </w:r>
      </w:ins>
    </w:p>
    <w:p w14:paraId="37C5A2FF" w14:textId="4D83FB66" w:rsidR="00BD55FF" w:rsidRDefault="003403F6">
      <w:pPr>
        <w:pStyle w:val="11"/>
        <w:tabs>
          <w:tab w:val="left" w:pos="3660"/>
        </w:tabs>
        <w:spacing w:line="360" w:lineRule="auto"/>
        <w:ind w:left="1647" w:right="7"/>
        <w:jc w:val="both"/>
        <w:rPr>
          <w:ins w:id="2454" w:author="Борис Гогинян" w:date="2020-05-23T15:54:00Z"/>
          <w:rFonts w:ascii="Times New Roman" w:eastAsia="Times New Roman" w:hAnsi="Times New Roman" w:cs="Times New Roman"/>
          <w:sz w:val="28"/>
          <w:szCs w:val="28"/>
          <w:highlight w:val="white"/>
          <w:lang w:val="en-US"/>
        </w:rPr>
        <w:pPrChange w:id="2455" w:author="Борис Гогинян" w:date="2020-05-23T15:16:00Z">
          <w:pPr>
            <w:pStyle w:val="11"/>
            <w:spacing w:line="360" w:lineRule="auto"/>
            <w:ind w:right="7" w:firstLine="567"/>
            <w:jc w:val="both"/>
          </w:pPr>
        </w:pPrChange>
      </w:pPr>
      <w:ins w:id="2456" w:author="Борис Гогинян" w:date="2020-05-23T15:54:00Z">
        <w:r>
          <w:rPr>
            <w:rFonts w:ascii="Times New Roman" w:eastAsia="Times New Roman" w:hAnsi="Times New Roman" w:cs="Times New Roman"/>
            <w:sz w:val="28"/>
            <w:szCs w:val="28"/>
            <w:highlight w:val="white"/>
          </w:rPr>
          <w:t xml:space="preserve">Используется алгоритм </w:t>
        </w:r>
        <w:r>
          <w:rPr>
            <w:rFonts w:ascii="Times New Roman" w:eastAsia="Times New Roman" w:hAnsi="Times New Roman" w:cs="Times New Roman"/>
            <w:sz w:val="28"/>
            <w:szCs w:val="28"/>
            <w:highlight w:val="white"/>
            <w:lang w:val="en-US"/>
          </w:rPr>
          <w:t>Path Tracing.</w:t>
        </w:r>
      </w:ins>
    </w:p>
    <w:p w14:paraId="50781DAC" w14:textId="4C56D1A6" w:rsidR="003403F6" w:rsidRDefault="003403F6" w:rsidP="003403F6">
      <w:pPr>
        <w:pStyle w:val="11"/>
        <w:tabs>
          <w:tab w:val="left" w:pos="3660"/>
        </w:tabs>
        <w:spacing w:line="360" w:lineRule="auto"/>
        <w:ind w:left="1647" w:right="7"/>
        <w:jc w:val="both"/>
        <w:rPr>
          <w:ins w:id="2457" w:author="Борис Гогинян" w:date="2020-05-23T15:55:00Z"/>
          <w:rFonts w:ascii="Times New Roman" w:eastAsia="Times New Roman" w:hAnsi="Times New Roman" w:cs="Times New Roman"/>
          <w:sz w:val="28"/>
          <w:szCs w:val="28"/>
          <w:highlight w:val="white"/>
        </w:rPr>
      </w:pPr>
      <w:ins w:id="2458" w:author="Борис Гогинян" w:date="2020-05-23T15:55:00Z">
        <w:r>
          <w:rPr>
            <w:rFonts w:ascii="Times New Roman" w:eastAsia="Times New Roman" w:hAnsi="Times New Roman" w:cs="Times New Roman"/>
            <w:sz w:val="28"/>
            <w:szCs w:val="28"/>
            <w:highlight w:val="white"/>
          </w:rPr>
          <w:t>Максимальное кол-во отражений</w:t>
        </w:r>
      </w:ins>
      <w:ins w:id="2459" w:author="Борис Гогинян" w:date="2020-05-23T15:57:00Z">
        <w:r w:rsidR="00E860FF" w:rsidRPr="00E860FF">
          <w:rPr>
            <w:rFonts w:ascii="Times New Roman" w:eastAsia="Times New Roman" w:hAnsi="Times New Roman" w:cs="Times New Roman"/>
            <w:sz w:val="28"/>
            <w:szCs w:val="28"/>
            <w:highlight w:val="white"/>
            <w:rPrChange w:id="2460" w:author="Борис Гогинян" w:date="2020-05-23T15:57:00Z">
              <w:rPr>
                <w:rFonts w:ascii="Times New Roman" w:eastAsia="Times New Roman" w:hAnsi="Times New Roman" w:cs="Times New Roman"/>
                <w:sz w:val="28"/>
                <w:szCs w:val="28"/>
                <w:highlight w:val="white"/>
                <w:lang w:val="en-US"/>
              </w:rPr>
            </w:rPrChange>
          </w:rPr>
          <w:t>/</w:t>
        </w:r>
        <w:r w:rsidR="00E860FF">
          <w:rPr>
            <w:rFonts w:ascii="Times New Roman" w:eastAsia="Times New Roman" w:hAnsi="Times New Roman" w:cs="Times New Roman"/>
            <w:sz w:val="28"/>
            <w:szCs w:val="28"/>
            <w:highlight w:val="white"/>
          </w:rPr>
          <w:t>преломлений</w:t>
        </w:r>
      </w:ins>
      <w:ins w:id="2461" w:author="Борис Гогинян" w:date="2020-05-23T15:55:00Z">
        <w:r>
          <w:rPr>
            <w:rFonts w:ascii="Times New Roman" w:eastAsia="Times New Roman" w:hAnsi="Times New Roman" w:cs="Times New Roman"/>
            <w:sz w:val="28"/>
            <w:szCs w:val="28"/>
            <w:highlight w:val="white"/>
          </w:rPr>
          <w:t xml:space="preserve"> лучей </w:t>
        </w:r>
        <w:r w:rsidRPr="00973F19">
          <w:rPr>
            <w:rFonts w:ascii="Times New Roman" w:eastAsia="Times New Roman" w:hAnsi="Times New Roman" w:cs="Times New Roman"/>
            <w:sz w:val="28"/>
            <w:szCs w:val="28"/>
            <w:highlight w:val="white"/>
          </w:rPr>
          <w:t xml:space="preserve">испускаемых </w:t>
        </w:r>
        <w:r>
          <w:rPr>
            <w:rFonts w:ascii="Times New Roman" w:eastAsia="Times New Roman" w:hAnsi="Times New Roman" w:cs="Times New Roman"/>
            <w:sz w:val="28"/>
            <w:szCs w:val="28"/>
            <w:highlight w:val="white"/>
          </w:rPr>
          <w:t>от камеры от:</w:t>
        </w:r>
      </w:ins>
    </w:p>
    <w:p w14:paraId="2B171F82" w14:textId="76B1A888" w:rsidR="003403F6" w:rsidRDefault="003403F6" w:rsidP="003403F6">
      <w:pPr>
        <w:pStyle w:val="11"/>
        <w:numPr>
          <w:ilvl w:val="0"/>
          <w:numId w:val="52"/>
        </w:numPr>
        <w:tabs>
          <w:tab w:val="left" w:pos="3660"/>
        </w:tabs>
        <w:spacing w:line="360" w:lineRule="auto"/>
        <w:ind w:right="7"/>
        <w:jc w:val="both"/>
        <w:rPr>
          <w:ins w:id="2462" w:author="Борис Гогинян" w:date="2020-05-23T15:55:00Z"/>
          <w:rFonts w:ascii="Times New Roman" w:eastAsia="Times New Roman" w:hAnsi="Times New Roman" w:cs="Times New Roman"/>
          <w:sz w:val="28"/>
          <w:szCs w:val="28"/>
          <w:highlight w:val="white"/>
        </w:rPr>
      </w:pPr>
      <w:ins w:id="2463" w:author="Борис Гогинян" w:date="2020-05-23T15:55:00Z">
        <w:r>
          <w:rPr>
            <w:rFonts w:ascii="Times New Roman" w:eastAsia="Times New Roman" w:hAnsi="Times New Roman" w:cs="Times New Roman"/>
            <w:sz w:val="28"/>
            <w:szCs w:val="28"/>
            <w:highlight w:val="white"/>
          </w:rPr>
          <w:t xml:space="preserve">Диффузной поверхности – </w:t>
        </w:r>
        <w:r w:rsidR="0062374B">
          <w:rPr>
            <w:rFonts w:ascii="Times New Roman" w:eastAsia="Times New Roman" w:hAnsi="Times New Roman" w:cs="Times New Roman"/>
            <w:sz w:val="28"/>
            <w:szCs w:val="28"/>
            <w:highlight w:val="white"/>
            <w:lang w:val="en-US"/>
          </w:rPr>
          <w:t>780</w:t>
        </w:r>
        <w:r>
          <w:rPr>
            <w:rFonts w:ascii="Times New Roman" w:eastAsia="Times New Roman" w:hAnsi="Times New Roman" w:cs="Times New Roman"/>
            <w:sz w:val="28"/>
            <w:szCs w:val="28"/>
            <w:highlight w:val="white"/>
          </w:rPr>
          <w:t>;</w:t>
        </w:r>
      </w:ins>
    </w:p>
    <w:p w14:paraId="312097C4" w14:textId="29D1A345" w:rsidR="003403F6" w:rsidRDefault="003403F6" w:rsidP="003403F6">
      <w:pPr>
        <w:pStyle w:val="11"/>
        <w:numPr>
          <w:ilvl w:val="0"/>
          <w:numId w:val="52"/>
        </w:numPr>
        <w:tabs>
          <w:tab w:val="left" w:pos="3660"/>
        </w:tabs>
        <w:spacing w:line="360" w:lineRule="auto"/>
        <w:ind w:right="7"/>
        <w:jc w:val="both"/>
        <w:rPr>
          <w:ins w:id="2464" w:author="Борис Гогинян" w:date="2020-05-23T15:55:00Z"/>
          <w:rFonts w:ascii="Times New Roman" w:eastAsia="Times New Roman" w:hAnsi="Times New Roman" w:cs="Times New Roman"/>
          <w:sz w:val="28"/>
          <w:szCs w:val="28"/>
          <w:highlight w:val="white"/>
        </w:rPr>
      </w:pPr>
      <w:ins w:id="2465" w:author="Борис Гогинян" w:date="2020-05-23T15:55:00Z">
        <w:r>
          <w:rPr>
            <w:rFonts w:ascii="Times New Roman" w:eastAsia="Times New Roman" w:hAnsi="Times New Roman" w:cs="Times New Roman"/>
            <w:sz w:val="28"/>
            <w:szCs w:val="28"/>
            <w:highlight w:val="white"/>
          </w:rPr>
          <w:t xml:space="preserve">Глянцевой </w:t>
        </w:r>
      </w:ins>
      <w:ins w:id="2466" w:author="Борис Гогинян" w:date="2020-05-23T15:59:00Z">
        <w:r w:rsidR="00E860FF">
          <w:rPr>
            <w:rFonts w:ascii="Times New Roman" w:eastAsia="Times New Roman" w:hAnsi="Times New Roman" w:cs="Times New Roman"/>
            <w:sz w:val="28"/>
            <w:szCs w:val="28"/>
            <w:highlight w:val="white"/>
          </w:rPr>
          <w:t xml:space="preserve">поверхности </w:t>
        </w:r>
      </w:ins>
      <w:ins w:id="2467" w:author="Борис Гогинян" w:date="2020-05-23T15:55:00Z">
        <w:r>
          <w:rPr>
            <w:rFonts w:ascii="Times New Roman" w:eastAsia="Times New Roman" w:hAnsi="Times New Roman" w:cs="Times New Roman"/>
            <w:sz w:val="28"/>
            <w:szCs w:val="28"/>
            <w:highlight w:val="white"/>
          </w:rPr>
          <w:t xml:space="preserve">– </w:t>
        </w:r>
        <w:r w:rsidR="0062374B">
          <w:rPr>
            <w:rFonts w:ascii="Times New Roman" w:eastAsia="Times New Roman" w:hAnsi="Times New Roman" w:cs="Times New Roman"/>
            <w:sz w:val="28"/>
            <w:szCs w:val="28"/>
            <w:highlight w:val="white"/>
            <w:lang w:val="en-US"/>
          </w:rPr>
          <w:t>9750</w:t>
        </w:r>
        <w:r>
          <w:rPr>
            <w:rFonts w:ascii="Times New Roman" w:eastAsia="Times New Roman" w:hAnsi="Times New Roman" w:cs="Times New Roman"/>
            <w:sz w:val="28"/>
            <w:szCs w:val="28"/>
            <w:highlight w:val="white"/>
          </w:rPr>
          <w:t>;</w:t>
        </w:r>
      </w:ins>
    </w:p>
    <w:p w14:paraId="4A6B165D" w14:textId="4A0FAB1F" w:rsidR="003403F6" w:rsidRDefault="00E860FF" w:rsidP="003403F6">
      <w:pPr>
        <w:pStyle w:val="11"/>
        <w:numPr>
          <w:ilvl w:val="0"/>
          <w:numId w:val="52"/>
        </w:numPr>
        <w:tabs>
          <w:tab w:val="left" w:pos="3660"/>
        </w:tabs>
        <w:spacing w:line="360" w:lineRule="auto"/>
        <w:ind w:right="7"/>
        <w:jc w:val="both"/>
        <w:rPr>
          <w:ins w:id="2468" w:author="Борис Гогинян" w:date="2020-05-23T15:57:00Z"/>
          <w:rFonts w:ascii="Times New Roman" w:eastAsia="Times New Roman" w:hAnsi="Times New Roman" w:cs="Times New Roman"/>
          <w:sz w:val="28"/>
          <w:szCs w:val="28"/>
          <w:highlight w:val="white"/>
        </w:rPr>
      </w:pPr>
      <w:ins w:id="2469" w:author="Борис Гогинян" w:date="2020-05-23T15:58:00Z">
        <w:r>
          <w:rPr>
            <w:rFonts w:ascii="Times New Roman" w:eastAsia="Times New Roman" w:hAnsi="Times New Roman" w:cs="Times New Roman"/>
            <w:sz w:val="28"/>
            <w:szCs w:val="28"/>
            <w:highlight w:val="white"/>
          </w:rPr>
          <w:t xml:space="preserve">Пропускающей поверхности </w:t>
        </w:r>
      </w:ins>
      <w:ins w:id="2470" w:author="Борис Гогинян" w:date="2020-05-23T15:59:00Z">
        <w:r>
          <w:rPr>
            <w:rFonts w:ascii="Times New Roman" w:eastAsia="Times New Roman" w:hAnsi="Times New Roman" w:cs="Times New Roman"/>
            <w:sz w:val="28"/>
            <w:szCs w:val="28"/>
            <w:highlight w:val="white"/>
          </w:rPr>
          <w:t>–</w:t>
        </w:r>
      </w:ins>
      <w:ins w:id="2471" w:author="Борис Гогинян" w:date="2020-05-23T15:58:00Z">
        <w:r w:rsidR="0062374B">
          <w:rPr>
            <w:rFonts w:ascii="Times New Roman" w:eastAsia="Times New Roman" w:hAnsi="Times New Roman" w:cs="Times New Roman"/>
            <w:sz w:val="28"/>
            <w:szCs w:val="28"/>
            <w:highlight w:val="white"/>
          </w:rPr>
          <w:t xml:space="preserve"> 7800</w:t>
        </w:r>
      </w:ins>
      <w:ins w:id="2472" w:author="Борис Гогинян" w:date="2020-05-23T15:55:00Z">
        <w:r w:rsidR="003403F6">
          <w:rPr>
            <w:rFonts w:ascii="Times New Roman" w:eastAsia="Times New Roman" w:hAnsi="Times New Roman" w:cs="Times New Roman"/>
            <w:sz w:val="28"/>
            <w:szCs w:val="28"/>
            <w:highlight w:val="white"/>
          </w:rPr>
          <w:t>;</w:t>
        </w:r>
      </w:ins>
    </w:p>
    <w:p w14:paraId="5A15953F" w14:textId="5BEBBC99" w:rsidR="00E860FF" w:rsidRPr="00E860FF" w:rsidRDefault="00E860FF">
      <w:pPr>
        <w:pStyle w:val="11"/>
        <w:tabs>
          <w:tab w:val="left" w:pos="3660"/>
        </w:tabs>
        <w:spacing w:line="360" w:lineRule="auto"/>
        <w:ind w:left="1647" w:right="7"/>
        <w:jc w:val="both"/>
        <w:rPr>
          <w:ins w:id="2473" w:author="Борис Гогинян" w:date="2020-05-23T15:05:00Z"/>
          <w:rFonts w:ascii="Times New Roman" w:eastAsia="Times New Roman" w:hAnsi="Times New Roman" w:cs="Times New Roman"/>
          <w:sz w:val="28"/>
          <w:szCs w:val="28"/>
          <w:highlight w:val="white"/>
          <w:rPrChange w:id="2474" w:author="Борис Гогинян" w:date="2020-05-23T16:07:00Z">
            <w:rPr>
              <w:ins w:id="2475" w:author="Борис Гогинян" w:date="2020-05-23T15:05:00Z"/>
              <w:rFonts w:ascii="Times New Roman" w:eastAsia="Times New Roman" w:hAnsi="Times New Roman" w:cs="Times New Roman"/>
              <w:sz w:val="28"/>
              <w:szCs w:val="28"/>
              <w:highlight w:val="white"/>
              <w:lang w:val="en-US"/>
            </w:rPr>
          </w:rPrChange>
        </w:rPr>
        <w:pPrChange w:id="2476" w:author="Борис Гогинян" w:date="2020-05-23T16:08:00Z">
          <w:pPr>
            <w:pStyle w:val="11"/>
            <w:spacing w:line="360" w:lineRule="auto"/>
            <w:ind w:right="7" w:firstLine="567"/>
            <w:jc w:val="both"/>
          </w:pPr>
        </w:pPrChange>
      </w:pPr>
      <w:ins w:id="2477" w:author="Борис Гогинян" w:date="2020-05-23T16:08:00Z">
        <w:r w:rsidRPr="00E860FF">
          <w:rPr>
            <w:rFonts w:ascii="Times New Roman" w:eastAsia="Times New Roman" w:hAnsi="Times New Roman" w:cs="Times New Roman"/>
            <w:sz w:val="28"/>
            <w:szCs w:val="28"/>
          </w:rPr>
          <w:t>Кол-во итер</w:t>
        </w:r>
        <w:r w:rsidR="00B669C8">
          <w:rPr>
            <w:rFonts w:ascii="Times New Roman" w:eastAsia="Times New Roman" w:hAnsi="Times New Roman" w:cs="Times New Roman"/>
            <w:sz w:val="28"/>
            <w:szCs w:val="28"/>
          </w:rPr>
          <w:t>аций</w:t>
        </w:r>
        <w:r w:rsidR="0062374B">
          <w:rPr>
            <w:rFonts w:ascii="Times New Roman" w:eastAsia="Times New Roman" w:hAnsi="Times New Roman" w:cs="Times New Roman"/>
            <w:sz w:val="28"/>
            <w:szCs w:val="28"/>
          </w:rPr>
          <w:t xml:space="preserve"> (семплов): 17, 32, 89, 195</w:t>
        </w:r>
        <w:r w:rsidRPr="00E860FF">
          <w:rPr>
            <w:rFonts w:ascii="Times New Roman" w:eastAsia="Times New Roman" w:hAnsi="Times New Roman" w:cs="Times New Roman"/>
            <w:sz w:val="28"/>
            <w:szCs w:val="28"/>
          </w:rPr>
          <w:t>.</w:t>
        </w:r>
      </w:ins>
    </w:p>
    <w:p w14:paraId="1BE60DEC" w14:textId="376CC590" w:rsidR="00BD55FF" w:rsidRPr="00BD55FF" w:rsidRDefault="00536DFA">
      <w:pPr>
        <w:pStyle w:val="11"/>
        <w:numPr>
          <w:ilvl w:val="0"/>
          <w:numId w:val="51"/>
        </w:numPr>
        <w:tabs>
          <w:tab w:val="left" w:pos="3660"/>
        </w:tabs>
        <w:spacing w:line="360" w:lineRule="auto"/>
        <w:ind w:right="7"/>
        <w:jc w:val="both"/>
        <w:rPr>
          <w:ins w:id="2478" w:author="Борис Гогинян" w:date="2020-05-23T15:19:00Z"/>
          <w:rFonts w:ascii="Times New Roman" w:eastAsia="Times New Roman" w:hAnsi="Times New Roman" w:cs="Times New Roman"/>
          <w:sz w:val="28"/>
          <w:szCs w:val="28"/>
          <w:highlight w:val="white"/>
          <w:lang w:val="en-US"/>
          <w:rPrChange w:id="2479" w:author="Борис Гогинян" w:date="2020-05-23T15:19:00Z">
            <w:rPr>
              <w:ins w:id="2480" w:author="Борис Гогинян" w:date="2020-05-23T15:19:00Z"/>
              <w:highlight w:val="white"/>
              <w:lang w:val="en-US"/>
            </w:rPr>
          </w:rPrChange>
        </w:rPr>
      </w:pPr>
      <w:ins w:id="2481" w:author="Борис Гогинян" w:date="2020-05-23T15:05:00Z">
        <w:r>
          <w:rPr>
            <w:rFonts w:ascii="Times New Roman" w:eastAsia="Times New Roman" w:hAnsi="Times New Roman" w:cs="Times New Roman"/>
            <w:sz w:val="28"/>
            <w:szCs w:val="28"/>
            <w:highlight w:val="white"/>
          </w:rPr>
          <w:t xml:space="preserve">В </w:t>
        </w:r>
        <w:r>
          <w:rPr>
            <w:rFonts w:ascii="Times New Roman" w:eastAsia="Times New Roman" w:hAnsi="Times New Roman" w:cs="Times New Roman"/>
            <w:sz w:val="28"/>
            <w:szCs w:val="28"/>
            <w:highlight w:val="white"/>
            <w:lang w:val="en-US"/>
          </w:rPr>
          <w:t>LuxCore</w:t>
        </w:r>
      </w:ins>
    </w:p>
    <w:p w14:paraId="2FE94B6B" w14:textId="6F1CD5B1" w:rsidR="00BD55FF" w:rsidRPr="00BD55FF" w:rsidRDefault="00BD55FF">
      <w:pPr>
        <w:pStyle w:val="11"/>
        <w:tabs>
          <w:tab w:val="left" w:pos="3660"/>
        </w:tabs>
        <w:spacing w:line="360" w:lineRule="auto"/>
        <w:ind w:left="1647" w:right="7"/>
        <w:jc w:val="both"/>
        <w:rPr>
          <w:ins w:id="2482" w:author="Борис Гогинян" w:date="2020-05-23T15:22:00Z"/>
          <w:rFonts w:ascii="Times New Roman" w:eastAsia="Times New Roman" w:hAnsi="Times New Roman" w:cs="Times New Roman"/>
          <w:sz w:val="28"/>
          <w:szCs w:val="28"/>
          <w:highlight w:val="white"/>
          <w:lang w:val="en-US"/>
          <w:rPrChange w:id="2483" w:author="Борис Гогинян" w:date="2020-05-23T15:22:00Z">
            <w:rPr>
              <w:ins w:id="2484" w:author="Борис Гогинян" w:date="2020-05-23T15:22:00Z"/>
              <w:rFonts w:ascii="Times New Roman" w:eastAsia="Times New Roman" w:hAnsi="Times New Roman" w:cs="Times New Roman"/>
              <w:sz w:val="28"/>
              <w:szCs w:val="28"/>
              <w:highlight w:val="white"/>
            </w:rPr>
          </w:rPrChange>
        </w:rPr>
        <w:pPrChange w:id="2485" w:author="Борис Гогинян" w:date="2020-05-23T15:22:00Z">
          <w:pPr>
            <w:pStyle w:val="11"/>
            <w:spacing w:line="360" w:lineRule="auto"/>
            <w:ind w:right="7" w:firstLine="567"/>
            <w:jc w:val="both"/>
          </w:pPr>
        </w:pPrChange>
      </w:pPr>
      <w:ins w:id="2486" w:author="Борис Гогинян" w:date="2020-05-23T15:19:00Z">
        <w:r>
          <w:rPr>
            <w:rFonts w:ascii="Times New Roman" w:eastAsia="Times New Roman" w:hAnsi="Times New Roman" w:cs="Times New Roman"/>
            <w:sz w:val="28"/>
            <w:szCs w:val="28"/>
            <w:highlight w:val="white"/>
          </w:rPr>
          <w:t>Используется</w:t>
        </w:r>
        <w:r w:rsidRPr="00BD55FF">
          <w:rPr>
            <w:rFonts w:ascii="Times New Roman" w:eastAsia="Times New Roman" w:hAnsi="Times New Roman" w:cs="Times New Roman"/>
            <w:sz w:val="28"/>
            <w:szCs w:val="28"/>
            <w:highlight w:val="white"/>
            <w:lang w:val="en-US"/>
            <w:rPrChange w:id="2487" w:author="Борис Гогинян" w:date="2020-05-23T15:21:00Z">
              <w:rPr>
                <w:rFonts w:ascii="Times New Roman" w:eastAsia="Times New Roman" w:hAnsi="Times New Roman" w:cs="Times New Roman"/>
                <w:sz w:val="28"/>
                <w:szCs w:val="28"/>
                <w:highlight w:val="white"/>
              </w:rPr>
            </w:rPrChange>
          </w:rPr>
          <w:t xml:space="preserve"> </w:t>
        </w:r>
        <w:r>
          <w:rPr>
            <w:rFonts w:ascii="Times New Roman" w:eastAsia="Times New Roman" w:hAnsi="Times New Roman" w:cs="Times New Roman"/>
            <w:sz w:val="28"/>
            <w:szCs w:val="28"/>
            <w:highlight w:val="white"/>
          </w:rPr>
          <w:t>алгоритм</w:t>
        </w:r>
        <w:r w:rsidRPr="00BD55FF">
          <w:rPr>
            <w:rFonts w:ascii="Times New Roman" w:eastAsia="Times New Roman" w:hAnsi="Times New Roman" w:cs="Times New Roman"/>
            <w:sz w:val="28"/>
            <w:szCs w:val="28"/>
            <w:highlight w:val="white"/>
            <w:lang w:val="en-US"/>
            <w:rPrChange w:id="2488" w:author="Борис Гогинян" w:date="2020-05-23T15:21:00Z">
              <w:rPr>
                <w:rFonts w:ascii="Times New Roman" w:eastAsia="Times New Roman" w:hAnsi="Times New Roman" w:cs="Times New Roman"/>
                <w:sz w:val="28"/>
                <w:szCs w:val="28"/>
                <w:highlight w:val="white"/>
              </w:rPr>
            </w:rPrChange>
          </w:rPr>
          <w:t xml:space="preserve"> </w:t>
        </w:r>
        <w:r>
          <w:rPr>
            <w:rFonts w:ascii="Times New Roman" w:eastAsia="Times New Roman" w:hAnsi="Times New Roman" w:cs="Times New Roman"/>
            <w:sz w:val="28"/>
            <w:szCs w:val="28"/>
            <w:highlight w:val="white"/>
            <w:lang w:val="en-US"/>
          </w:rPr>
          <w:t>Path Tracing + Caustic light cache</w:t>
        </w:r>
      </w:ins>
      <w:ins w:id="2489" w:author="Борис Гогинян" w:date="2020-05-23T15:22:00Z">
        <w:r w:rsidR="00FA7F34">
          <w:rPr>
            <w:rFonts w:ascii="Times New Roman" w:eastAsia="Times New Roman" w:hAnsi="Times New Roman" w:cs="Times New Roman"/>
            <w:sz w:val="28"/>
            <w:szCs w:val="28"/>
            <w:highlight w:val="white"/>
            <w:lang w:val="en-US"/>
          </w:rPr>
          <w:t>;</w:t>
        </w:r>
      </w:ins>
    </w:p>
    <w:p w14:paraId="4CCDCF0B" w14:textId="0CFE9256" w:rsidR="00BD55FF" w:rsidRPr="00FA7F34" w:rsidRDefault="00BD55FF">
      <w:pPr>
        <w:pStyle w:val="11"/>
        <w:tabs>
          <w:tab w:val="left" w:pos="3660"/>
        </w:tabs>
        <w:spacing w:line="360" w:lineRule="auto"/>
        <w:ind w:left="1647" w:right="7"/>
        <w:jc w:val="both"/>
        <w:rPr>
          <w:ins w:id="2490" w:author="Борис Гогинян" w:date="2020-05-23T15:24:00Z"/>
          <w:rFonts w:ascii="Times New Roman" w:eastAsia="Times New Roman" w:hAnsi="Times New Roman" w:cs="Times New Roman"/>
          <w:sz w:val="28"/>
          <w:szCs w:val="28"/>
          <w:highlight w:val="white"/>
          <w:rPrChange w:id="2491" w:author="Борис Гогинян" w:date="2020-05-23T15:26:00Z">
            <w:rPr>
              <w:ins w:id="2492" w:author="Борис Гогинян" w:date="2020-05-23T15:24:00Z"/>
              <w:rFonts w:ascii="Times New Roman" w:eastAsia="Times New Roman" w:hAnsi="Times New Roman" w:cs="Times New Roman"/>
              <w:sz w:val="28"/>
              <w:szCs w:val="28"/>
              <w:highlight w:val="white"/>
              <w:lang w:val="en-US"/>
            </w:rPr>
          </w:rPrChange>
        </w:rPr>
        <w:pPrChange w:id="2493" w:author="Борис Гогинян" w:date="2020-05-23T15:22:00Z">
          <w:pPr>
            <w:pStyle w:val="11"/>
            <w:spacing w:line="360" w:lineRule="auto"/>
            <w:ind w:right="7" w:firstLine="567"/>
            <w:jc w:val="both"/>
          </w:pPr>
        </w:pPrChange>
      </w:pPr>
      <w:ins w:id="2494" w:author="Борис Гогинян" w:date="2020-05-23T15:22:00Z">
        <w:r>
          <w:rPr>
            <w:rFonts w:ascii="Times New Roman" w:eastAsia="Times New Roman" w:hAnsi="Times New Roman" w:cs="Times New Roman"/>
            <w:sz w:val="28"/>
            <w:szCs w:val="28"/>
            <w:highlight w:val="white"/>
          </w:rPr>
          <w:t>Кол-во испускаемых лучей из источника: 10</w:t>
        </w:r>
      </w:ins>
      <w:ins w:id="2495" w:author="Борис Гогинян" w:date="2020-05-23T15:23:00Z">
        <w:r>
          <w:rPr>
            <w:rFonts w:ascii="Times New Roman" w:eastAsia="Times New Roman" w:hAnsi="Times New Roman" w:cs="Times New Roman"/>
            <w:sz w:val="28"/>
            <w:szCs w:val="28"/>
            <w:highlight w:val="white"/>
            <w:lang w:val="en-US"/>
          </w:rPr>
          <w:t>M</w:t>
        </w:r>
      </w:ins>
      <w:ins w:id="2496" w:author="Борис Гогинян" w:date="2020-05-23T15:26:00Z">
        <w:r w:rsidR="00FA7F34">
          <w:rPr>
            <w:rFonts w:ascii="Times New Roman" w:eastAsia="Times New Roman" w:hAnsi="Times New Roman" w:cs="Times New Roman"/>
            <w:sz w:val="28"/>
            <w:szCs w:val="28"/>
            <w:highlight w:val="white"/>
          </w:rPr>
          <w:t>;</w:t>
        </w:r>
      </w:ins>
    </w:p>
    <w:p w14:paraId="081EBFE8" w14:textId="3C44C31A" w:rsidR="00BD55FF" w:rsidRPr="00BD55FF" w:rsidRDefault="00BD55FF">
      <w:pPr>
        <w:pStyle w:val="11"/>
        <w:tabs>
          <w:tab w:val="left" w:pos="3660"/>
        </w:tabs>
        <w:spacing w:line="360" w:lineRule="auto"/>
        <w:ind w:left="1647" w:right="7"/>
        <w:jc w:val="both"/>
        <w:rPr>
          <w:ins w:id="2497" w:author="Борис Гогинян" w:date="2020-05-23T15:23:00Z"/>
          <w:rFonts w:ascii="Times New Roman" w:eastAsia="Times New Roman" w:hAnsi="Times New Roman" w:cs="Times New Roman"/>
          <w:sz w:val="28"/>
          <w:szCs w:val="28"/>
          <w:highlight w:val="white"/>
          <w:rPrChange w:id="2498" w:author="Борис Гогинян" w:date="2020-05-23T15:24:00Z">
            <w:rPr>
              <w:ins w:id="2499" w:author="Борис Гогинян" w:date="2020-05-23T15:23:00Z"/>
              <w:rFonts w:ascii="Times New Roman" w:eastAsia="Times New Roman" w:hAnsi="Times New Roman" w:cs="Times New Roman"/>
              <w:sz w:val="28"/>
              <w:szCs w:val="28"/>
              <w:highlight w:val="white"/>
              <w:lang w:val="en-US"/>
            </w:rPr>
          </w:rPrChange>
        </w:rPr>
        <w:pPrChange w:id="2500" w:author="Борис Гогинян" w:date="2020-05-23T15:22:00Z">
          <w:pPr>
            <w:pStyle w:val="11"/>
            <w:spacing w:line="360" w:lineRule="auto"/>
            <w:ind w:right="7" w:firstLine="567"/>
            <w:jc w:val="both"/>
          </w:pPr>
        </w:pPrChange>
      </w:pPr>
      <w:ins w:id="2501" w:author="Борис Гогинян" w:date="2020-05-23T15:24:00Z">
        <w:r>
          <w:rPr>
            <w:rFonts w:ascii="Times New Roman" w:eastAsia="Times New Roman" w:hAnsi="Times New Roman" w:cs="Times New Roman"/>
            <w:sz w:val="28"/>
            <w:szCs w:val="28"/>
            <w:highlight w:val="white"/>
          </w:rPr>
          <w:t>Радиус окрестности: 0.01</w:t>
        </w:r>
      </w:ins>
      <w:ins w:id="2502" w:author="Борис Гогинян" w:date="2020-05-23T15:26:00Z">
        <w:r w:rsidR="00FA7F34">
          <w:rPr>
            <w:rFonts w:ascii="Times New Roman" w:eastAsia="Times New Roman" w:hAnsi="Times New Roman" w:cs="Times New Roman"/>
            <w:sz w:val="28"/>
            <w:szCs w:val="28"/>
            <w:highlight w:val="white"/>
          </w:rPr>
          <w:t>;</w:t>
        </w:r>
      </w:ins>
    </w:p>
    <w:p w14:paraId="77378DEE" w14:textId="6AED903F" w:rsidR="00BD55FF" w:rsidRDefault="00BD55FF">
      <w:pPr>
        <w:pStyle w:val="11"/>
        <w:tabs>
          <w:tab w:val="left" w:pos="3660"/>
        </w:tabs>
        <w:spacing w:line="360" w:lineRule="auto"/>
        <w:ind w:left="1647" w:right="7"/>
        <w:jc w:val="both"/>
        <w:rPr>
          <w:ins w:id="2503" w:author="Борис Гогинян" w:date="2020-05-23T15:34:00Z"/>
          <w:rFonts w:ascii="Times New Roman" w:eastAsia="Times New Roman" w:hAnsi="Times New Roman" w:cs="Times New Roman"/>
          <w:sz w:val="28"/>
          <w:szCs w:val="28"/>
          <w:highlight w:val="white"/>
        </w:rPr>
        <w:pPrChange w:id="2504" w:author="Борис Гогинян" w:date="2020-05-23T15:22:00Z">
          <w:pPr>
            <w:pStyle w:val="11"/>
            <w:spacing w:line="360" w:lineRule="auto"/>
            <w:ind w:right="7" w:firstLine="567"/>
            <w:jc w:val="both"/>
          </w:pPr>
        </w:pPrChange>
      </w:pPr>
      <w:ins w:id="2505" w:author="Борис Гогинян" w:date="2020-05-23T15:23:00Z">
        <w:r>
          <w:rPr>
            <w:rFonts w:ascii="Times New Roman" w:eastAsia="Times New Roman" w:hAnsi="Times New Roman" w:cs="Times New Roman"/>
            <w:sz w:val="28"/>
            <w:szCs w:val="28"/>
            <w:highlight w:val="white"/>
          </w:rPr>
          <w:t>Максимальное кол-во отражений</w:t>
        </w:r>
      </w:ins>
      <w:ins w:id="2506" w:author="Борис Гогинян" w:date="2020-05-23T15:26:00Z">
        <w:r w:rsidR="00FA7F34">
          <w:rPr>
            <w:rFonts w:ascii="Times New Roman" w:eastAsia="Times New Roman" w:hAnsi="Times New Roman" w:cs="Times New Roman"/>
            <w:sz w:val="28"/>
            <w:szCs w:val="28"/>
            <w:highlight w:val="white"/>
          </w:rPr>
          <w:t xml:space="preserve"> фотона</w:t>
        </w:r>
      </w:ins>
      <w:ins w:id="2507" w:author="Борис Гогинян" w:date="2020-05-23T15:33:00Z">
        <w:r w:rsidR="00FA7F34">
          <w:rPr>
            <w:rFonts w:ascii="Times New Roman" w:eastAsia="Times New Roman" w:hAnsi="Times New Roman" w:cs="Times New Roman"/>
            <w:sz w:val="28"/>
            <w:szCs w:val="28"/>
            <w:highlight w:val="white"/>
          </w:rPr>
          <w:t>, выпущенного из источника света</w:t>
        </w:r>
      </w:ins>
      <w:ins w:id="2508" w:author="Борис Гогинян" w:date="2020-05-23T15:23:00Z">
        <w:r>
          <w:rPr>
            <w:rFonts w:ascii="Times New Roman" w:eastAsia="Times New Roman" w:hAnsi="Times New Roman" w:cs="Times New Roman"/>
            <w:sz w:val="28"/>
            <w:szCs w:val="28"/>
            <w:highlight w:val="white"/>
          </w:rPr>
          <w:t>: 16</w:t>
        </w:r>
      </w:ins>
      <w:ins w:id="2509" w:author="Борис Гогинян" w:date="2020-05-23T15:26:00Z">
        <w:r w:rsidR="00FA7F34">
          <w:rPr>
            <w:rFonts w:ascii="Times New Roman" w:eastAsia="Times New Roman" w:hAnsi="Times New Roman" w:cs="Times New Roman"/>
            <w:sz w:val="28"/>
            <w:szCs w:val="28"/>
            <w:highlight w:val="white"/>
          </w:rPr>
          <w:t>;</w:t>
        </w:r>
      </w:ins>
    </w:p>
    <w:p w14:paraId="36C3B5ED" w14:textId="642D5D94" w:rsidR="00FA7F34" w:rsidRDefault="00FA7F34">
      <w:pPr>
        <w:pStyle w:val="11"/>
        <w:tabs>
          <w:tab w:val="left" w:pos="3660"/>
        </w:tabs>
        <w:spacing w:line="360" w:lineRule="auto"/>
        <w:ind w:left="1647" w:right="7"/>
        <w:jc w:val="both"/>
        <w:rPr>
          <w:ins w:id="2510" w:author="Борис Гогинян" w:date="2020-05-23T15:34:00Z"/>
          <w:rFonts w:ascii="Times New Roman" w:eastAsia="Times New Roman" w:hAnsi="Times New Roman" w:cs="Times New Roman"/>
          <w:sz w:val="28"/>
          <w:szCs w:val="28"/>
          <w:highlight w:val="white"/>
        </w:rPr>
        <w:pPrChange w:id="2511" w:author="Борис Гогинян" w:date="2020-05-23T15:22:00Z">
          <w:pPr>
            <w:pStyle w:val="11"/>
            <w:spacing w:line="360" w:lineRule="auto"/>
            <w:ind w:right="7" w:firstLine="567"/>
            <w:jc w:val="both"/>
          </w:pPr>
        </w:pPrChange>
      </w:pPr>
      <w:ins w:id="2512" w:author="Борис Гогинян" w:date="2020-05-23T15:34:00Z">
        <w:r>
          <w:rPr>
            <w:rFonts w:ascii="Times New Roman" w:eastAsia="Times New Roman" w:hAnsi="Times New Roman" w:cs="Times New Roman"/>
            <w:sz w:val="28"/>
            <w:szCs w:val="28"/>
            <w:highlight w:val="white"/>
          </w:rPr>
          <w:t>Максимальное кол-</w:t>
        </w:r>
        <w:r w:rsidR="007D547B">
          <w:rPr>
            <w:rFonts w:ascii="Times New Roman" w:eastAsia="Times New Roman" w:hAnsi="Times New Roman" w:cs="Times New Roman"/>
            <w:sz w:val="28"/>
            <w:szCs w:val="28"/>
            <w:highlight w:val="white"/>
          </w:rPr>
          <w:t>во отражений</w:t>
        </w:r>
      </w:ins>
      <w:ins w:id="2513" w:author="Борис Гогинян" w:date="2020-05-23T15:45:00Z">
        <w:r w:rsidR="007D547B">
          <w:rPr>
            <w:rFonts w:ascii="Times New Roman" w:eastAsia="Times New Roman" w:hAnsi="Times New Roman" w:cs="Times New Roman"/>
            <w:sz w:val="28"/>
            <w:szCs w:val="28"/>
            <w:highlight w:val="white"/>
          </w:rPr>
          <w:t xml:space="preserve"> </w:t>
        </w:r>
      </w:ins>
      <w:ins w:id="2514" w:author="Борис Гогинян" w:date="2020-05-23T16:07:00Z">
        <w:r w:rsidR="00E860FF">
          <w:rPr>
            <w:rFonts w:ascii="Times New Roman" w:eastAsia="Times New Roman" w:hAnsi="Times New Roman" w:cs="Times New Roman"/>
            <w:sz w:val="28"/>
            <w:szCs w:val="28"/>
            <w:highlight w:val="white"/>
          </w:rPr>
          <w:t>лучей,</w:t>
        </w:r>
      </w:ins>
      <w:ins w:id="2515" w:author="Борис Гогинян" w:date="2020-05-23T15:45:00Z">
        <w:r w:rsidR="007D547B">
          <w:rPr>
            <w:rFonts w:ascii="Times New Roman" w:eastAsia="Times New Roman" w:hAnsi="Times New Roman" w:cs="Times New Roman"/>
            <w:sz w:val="28"/>
            <w:szCs w:val="28"/>
            <w:highlight w:val="white"/>
          </w:rPr>
          <w:t xml:space="preserve"> </w:t>
        </w:r>
        <w:r w:rsidR="007D547B" w:rsidRPr="003403F6">
          <w:rPr>
            <w:rFonts w:ascii="Times New Roman" w:eastAsia="Times New Roman" w:hAnsi="Times New Roman" w:cs="Times New Roman"/>
            <w:sz w:val="28"/>
            <w:szCs w:val="28"/>
            <w:highlight w:val="white"/>
            <w:rPrChange w:id="2516" w:author="Борис Гогинян" w:date="2020-05-23T15:46:00Z">
              <w:rPr>
                <w:rFonts w:ascii="Times New Roman" w:eastAsia="Times New Roman" w:hAnsi="Times New Roman" w:cs="Times New Roman"/>
                <w:sz w:val="28"/>
                <w:szCs w:val="28"/>
                <w:highlight w:val="white"/>
                <w:lang w:val="en-US"/>
              </w:rPr>
            </w:rPrChange>
          </w:rPr>
          <w:t xml:space="preserve">испускаемых </w:t>
        </w:r>
      </w:ins>
      <w:ins w:id="2517" w:author="Борис Гогинян" w:date="2020-05-23T15:46:00Z">
        <w:r w:rsidR="003403F6">
          <w:rPr>
            <w:rFonts w:ascii="Times New Roman" w:eastAsia="Times New Roman" w:hAnsi="Times New Roman" w:cs="Times New Roman"/>
            <w:sz w:val="28"/>
            <w:szCs w:val="28"/>
            <w:highlight w:val="white"/>
          </w:rPr>
          <w:t>от камеры от</w:t>
        </w:r>
      </w:ins>
      <w:ins w:id="2518" w:author="Борис Гогинян" w:date="2020-05-23T15:34:00Z">
        <w:r>
          <w:rPr>
            <w:rFonts w:ascii="Times New Roman" w:eastAsia="Times New Roman" w:hAnsi="Times New Roman" w:cs="Times New Roman"/>
            <w:sz w:val="28"/>
            <w:szCs w:val="28"/>
            <w:highlight w:val="white"/>
          </w:rPr>
          <w:t>:</w:t>
        </w:r>
      </w:ins>
    </w:p>
    <w:p w14:paraId="3C063F2E" w14:textId="6F932C07" w:rsidR="00FA7F34" w:rsidRDefault="00FA7F34">
      <w:pPr>
        <w:pStyle w:val="11"/>
        <w:numPr>
          <w:ilvl w:val="0"/>
          <w:numId w:val="52"/>
        </w:numPr>
        <w:tabs>
          <w:tab w:val="left" w:pos="3660"/>
        </w:tabs>
        <w:spacing w:line="360" w:lineRule="auto"/>
        <w:ind w:right="7"/>
        <w:jc w:val="both"/>
        <w:rPr>
          <w:ins w:id="2519" w:author="Борис Гогинян" w:date="2020-05-23T15:34:00Z"/>
          <w:rFonts w:ascii="Times New Roman" w:eastAsia="Times New Roman" w:hAnsi="Times New Roman" w:cs="Times New Roman"/>
          <w:sz w:val="28"/>
          <w:szCs w:val="28"/>
          <w:highlight w:val="white"/>
        </w:rPr>
        <w:pPrChange w:id="2520" w:author="Борис Гогинян" w:date="2020-05-23T15:34:00Z">
          <w:pPr>
            <w:pStyle w:val="11"/>
            <w:spacing w:line="360" w:lineRule="auto"/>
            <w:ind w:right="7" w:firstLine="567"/>
            <w:jc w:val="both"/>
          </w:pPr>
        </w:pPrChange>
      </w:pPr>
      <w:ins w:id="2521" w:author="Борис Гогинян" w:date="2020-05-23T15:34:00Z">
        <w:r>
          <w:rPr>
            <w:rFonts w:ascii="Times New Roman" w:eastAsia="Times New Roman" w:hAnsi="Times New Roman" w:cs="Times New Roman"/>
            <w:sz w:val="28"/>
            <w:szCs w:val="28"/>
            <w:highlight w:val="white"/>
          </w:rPr>
          <w:t>Диффузной поверхности – 16</w:t>
        </w:r>
      </w:ins>
      <w:ins w:id="2522" w:author="Борис Гогинян" w:date="2020-05-23T15:46:00Z">
        <w:r w:rsidR="003403F6">
          <w:rPr>
            <w:rFonts w:ascii="Times New Roman" w:eastAsia="Times New Roman" w:hAnsi="Times New Roman" w:cs="Times New Roman"/>
            <w:sz w:val="28"/>
            <w:szCs w:val="28"/>
            <w:highlight w:val="white"/>
          </w:rPr>
          <w:t>;</w:t>
        </w:r>
      </w:ins>
    </w:p>
    <w:p w14:paraId="44E94081" w14:textId="75DDC2E0" w:rsidR="00FA7F34" w:rsidRDefault="007D547B">
      <w:pPr>
        <w:pStyle w:val="11"/>
        <w:numPr>
          <w:ilvl w:val="0"/>
          <w:numId w:val="52"/>
        </w:numPr>
        <w:tabs>
          <w:tab w:val="left" w:pos="3660"/>
        </w:tabs>
        <w:spacing w:line="360" w:lineRule="auto"/>
        <w:ind w:right="7"/>
        <w:jc w:val="both"/>
        <w:rPr>
          <w:ins w:id="2523" w:author="Борис Гогинян" w:date="2020-05-23T15:35:00Z"/>
          <w:rFonts w:ascii="Times New Roman" w:eastAsia="Times New Roman" w:hAnsi="Times New Roman" w:cs="Times New Roman"/>
          <w:sz w:val="28"/>
          <w:szCs w:val="28"/>
          <w:highlight w:val="white"/>
        </w:rPr>
        <w:pPrChange w:id="2524" w:author="Борис Гогинян" w:date="2020-05-23T15:34:00Z">
          <w:pPr>
            <w:pStyle w:val="11"/>
            <w:spacing w:line="360" w:lineRule="auto"/>
            <w:ind w:right="7" w:firstLine="567"/>
            <w:jc w:val="both"/>
          </w:pPr>
        </w:pPrChange>
      </w:pPr>
      <w:ins w:id="2525" w:author="Борис Гогинян" w:date="2020-05-23T15:35:00Z">
        <w:r>
          <w:rPr>
            <w:rFonts w:ascii="Times New Roman" w:eastAsia="Times New Roman" w:hAnsi="Times New Roman" w:cs="Times New Roman"/>
            <w:sz w:val="28"/>
            <w:szCs w:val="28"/>
            <w:highlight w:val="white"/>
          </w:rPr>
          <w:t xml:space="preserve">Глянцевой </w:t>
        </w:r>
      </w:ins>
      <w:ins w:id="2526" w:author="Борис Гогинян" w:date="2020-05-23T15:44:00Z">
        <w:r>
          <w:rPr>
            <w:rFonts w:ascii="Times New Roman" w:eastAsia="Times New Roman" w:hAnsi="Times New Roman" w:cs="Times New Roman"/>
            <w:sz w:val="28"/>
            <w:szCs w:val="28"/>
            <w:highlight w:val="white"/>
          </w:rPr>
          <w:t>–</w:t>
        </w:r>
      </w:ins>
      <w:ins w:id="2527" w:author="Борис Гогинян" w:date="2020-05-23T15:35:00Z">
        <w:r>
          <w:rPr>
            <w:rFonts w:ascii="Times New Roman" w:eastAsia="Times New Roman" w:hAnsi="Times New Roman" w:cs="Times New Roman"/>
            <w:sz w:val="28"/>
            <w:szCs w:val="28"/>
            <w:highlight w:val="white"/>
          </w:rPr>
          <w:t xml:space="preserve"> 36</w:t>
        </w:r>
      </w:ins>
      <w:ins w:id="2528" w:author="Борис Гогинян" w:date="2020-05-23T15:46:00Z">
        <w:r w:rsidR="003403F6">
          <w:rPr>
            <w:rFonts w:ascii="Times New Roman" w:eastAsia="Times New Roman" w:hAnsi="Times New Roman" w:cs="Times New Roman"/>
            <w:sz w:val="28"/>
            <w:szCs w:val="28"/>
            <w:highlight w:val="white"/>
          </w:rPr>
          <w:t>;</w:t>
        </w:r>
      </w:ins>
    </w:p>
    <w:p w14:paraId="5C7EBB7D" w14:textId="3C4A8CC0" w:rsidR="007D547B" w:rsidRPr="007D547B" w:rsidRDefault="007D547B">
      <w:pPr>
        <w:pStyle w:val="11"/>
        <w:numPr>
          <w:ilvl w:val="0"/>
          <w:numId w:val="52"/>
        </w:numPr>
        <w:tabs>
          <w:tab w:val="left" w:pos="3660"/>
        </w:tabs>
        <w:spacing w:line="360" w:lineRule="auto"/>
        <w:ind w:right="7"/>
        <w:jc w:val="both"/>
        <w:rPr>
          <w:ins w:id="2529" w:author="Борис Гогинян" w:date="2020-05-23T15:26:00Z"/>
          <w:rFonts w:ascii="Times New Roman" w:eastAsia="Times New Roman" w:hAnsi="Times New Roman" w:cs="Times New Roman"/>
          <w:sz w:val="28"/>
          <w:szCs w:val="28"/>
          <w:highlight w:val="white"/>
        </w:rPr>
        <w:pPrChange w:id="2530" w:author="Борис Гогинян" w:date="2020-05-23T15:45:00Z">
          <w:pPr>
            <w:pStyle w:val="11"/>
            <w:spacing w:line="360" w:lineRule="auto"/>
            <w:ind w:right="7" w:firstLine="567"/>
            <w:jc w:val="both"/>
          </w:pPr>
        </w:pPrChange>
      </w:pPr>
      <w:ins w:id="2531" w:author="Борис Гогинян" w:date="2020-05-23T15:44:00Z">
        <w:r>
          <w:rPr>
            <w:rFonts w:ascii="Times New Roman" w:eastAsia="Times New Roman" w:hAnsi="Times New Roman" w:cs="Times New Roman"/>
            <w:sz w:val="28"/>
            <w:szCs w:val="28"/>
            <w:highlight w:val="white"/>
          </w:rPr>
          <w:t>Зеркальной – 38</w:t>
        </w:r>
      </w:ins>
      <w:ins w:id="2532" w:author="Борис Гогинян" w:date="2020-05-23T15:46:00Z">
        <w:r w:rsidR="003403F6">
          <w:rPr>
            <w:rFonts w:ascii="Times New Roman" w:eastAsia="Times New Roman" w:hAnsi="Times New Roman" w:cs="Times New Roman"/>
            <w:sz w:val="28"/>
            <w:szCs w:val="28"/>
            <w:highlight w:val="white"/>
          </w:rPr>
          <w:t>;</w:t>
        </w:r>
      </w:ins>
    </w:p>
    <w:p w14:paraId="2A9BB3D3" w14:textId="1CAEA6A4" w:rsidR="0063548C" w:rsidRPr="003F68EE" w:rsidDel="003F68EE" w:rsidRDefault="00FA7F34">
      <w:pPr>
        <w:pStyle w:val="11"/>
        <w:tabs>
          <w:tab w:val="left" w:pos="3660"/>
        </w:tabs>
        <w:spacing w:line="360" w:lineRule="auto"/>
        <w:ind w:left="1647" w:right="7"/>
        <w:jc w:val="both"/>
        <w:rPr>
          <w:del w:id="2533" w:author="Борис Гогинян" w:date="2020-05-23T17:15:00Z"/>
          <w:rFonts w:ascii="Times New Roman" w:eastAsia="Times New Roman" w:hAnsi="Times New Roman" w:cs="Times New Roman"/>
          <w:sz w:val="28"/>
          <w:szCs w:val="28"/>
          <w:highlight w:val="white"/>
          <w:rPrChange w:id="2534" w:author="Борис Гогинян" w:date="2020-05-23T17:15:00Z">
            <w:rPr>
              <w:del w:id="2535" w:author="Борис Гогинян" w:date="2020-05-23T17:15:00Z"/>
              <w:rFonts w:ascii="Times New Roman" w:eastAsia="Times New Roman" w:hAnsi="Times New Roman" w:cs="Times New Roman"/>
              <w:sz w:val="24"/>
              <w:szCs w:val="24"/>
              <w:highlight w:val="white"/>
            </w:rPr>
          </w:rPrChange>
        </w:rPr>
        <w:pPrChange w:id="2536" w:author="Борис Гогинян" w:date="2020-05-23T17:15:00Z">
          <w:pPr>
            <w:pStyle w:val="11"/>
            <w:spacing w:line="360" w:lineRule="auto"/>
            <w:ind w:right="7" w:firstLine="567"/>
            <w:jc w:val="both"/>
          </w:pPr>
        </w:pPrChange>
      </w:pPr>
      <w:ins w:id="2537" w:author="Борис Гогинян" w:date="2020-05-23T15:26:00Z">
        <w:r>
          <w:rPr>
            <w:rFonts w:ascii="Times New Roman" w:eastAsia="Times New Roman" w:hAnsi="Times New Roman" w:cs="Times New Roman"/>
            <w:sz w:val="28"/>
            <w:szCs w:val="28"/>
            <w:highlight w:val="white"/>
          </w:rPr>
          <w:t>Кол-во итераций (</w:t>
        </w:r>
      </w:ins>
      <w:ins w:id="2538" w:author="Борис Гогинян" w:date="2020-05-23T15:27:00Z">
        <w:r>
          <w:rPr>
            <w:rFonts w:ascii="Times New Roman" w:eastAsia="Times New Roman" w:hAnsi="Times New Roman" w:cs="Times New Roman"/>
            <w:sz w:val="28"/>
            <w:szCs w:val="28"/>
            <w:highlight w:val="white"/>
          </w:rPr>
          <w:t>семплов</w:t>
        </w:r>
      </w:ins>
      <w:ins w:id="2539" w:author="Борис Гогинян" w:date="2020-05-23T15:26:00Z">
        <w:r>
          <w:rPr>
            <w:rFonts w:ascii="Times New Roman" w:eastAsia="Times New Roman" w:hAnsi="Times New Roman" w:cs="Times New Roman"/>
            <w:sz w:val="28"/>
            <w:szCs w:val="28"/>
            <w:highlight w:val="white"/>
          </w:rPr>
          <w:t>)</w:t>
        </w:r>
      </w:ins>
      <w:ins w:id="2540" w:author="Борис Гогинян" w:date="2020-05-23T15:27:00Z">
        <w:r>
          <w:rPr>
            <w:rFonts w:ascii="Times New Roman" w:eastAsia="Times New Roman" w:hAnsi="Times New Roman" w:cs="Times New Roman"/>
            <w:sz w:val="28"/>
            <w:szCs w:val="28"/>
            <w:highlight w:val="white"/>
          </w:rPr>
          <w:t xml:space="preserve">: </w:t>
        </w:r>
      </w:ins>
      <w:ins w:id="2541" w:author="Борис Гогинян" w:date="2020-05-23T15:29:00Z">
        <w:r>
          <w:rPr>
            <w:rFonts w:ascii="Times New Roman" w:eastAsia="Times New Roman" w:hAnsi="Times New Roman" w:cs="Times New Roman"/>
            <w:sz w:val="28"/>
            <w:szCs w:val="28"/>
            <w:highlight w:val="white"/>
          </w:rPr>
          <w:t>148, 292, 854</w:t>
        </w:r>
      </w:ins>
      <w:ins w:id="2542" w:author="Борис Гогинян" w:date="2020-05-24T21:53:00Z">
        <w:r w:rsidR="00583657">
          <w:rPr>
            <w:rFonts w:ascii="Times New Roman" w:eastAsia="Times New Roman" w:hAnsi="Times New Roman" w:cs="Times New Roman"/>
            <w:sz w:val="28"/>
            <w:szCs w:val="28"/>
            <w:highlight w:val="white"/>
          </w:rPr>
          <w:t>,</w:t>
        </w:r>
      </w:ins>
      <w:ins w:id="2543" w:author="Борис Гогинян" w:date="2020-05-23T15:29:00Z">
        <w:r>
          <w:rPr>
            <w:rFonts w:ascii="Times New Roman" w:eastAsia="Times New Roman" w:hAnsi="Times New Roman" w:cs="Times New Roman"/>
            <w:sz w:val="28"/>
            <w:szCs w:val="28"/>
            <w:highlight w:val="white"/>
          </w:rPr>
          <w:t xml:space="preserve"> 1898</w:t>
        </w:r>
      </w:ins>
      <w:ins w:id="2544" w:author="Борис Гогинян" w:date="2020-05-23T15:27:00Z">
        <w:r w:rsidR="003F68EE">
          <w:rPr>
            <w:rFonts w:ascii="Times New Roman" w:eastAsia="Times New Roman" w:hAnsi="Times New Roman" w:cs="Times New Roman"/>
            <w:sz w:val="28"/>
            <w:szCs w:val="28"/>
            <w:highlight w:val="white"/>
          </w:rPr>
          <w:t>.</w:t>
        </w:r>
      </w:ins>
    </w:p>
    <w:p w14:paraId="58B077DD" w14:textId="77777777" w:rsidR="00A6235B" w:rsidRPr="00B12333" w:rsidRDefault="00A6235B">
      <w:pPr>
        <w:pStyle w:val="11"/>
        <w:rPr>
          <w:rFonts w:ascii="Times New Roman" w:eastAsia="Times New Roman" w:hAnsi="Times New Roman" w:cs="Times New Roman"/>
          <w:b/>
          <w:sz w:val="28"/>
          <w:szCs w:val="28"/>
          <w:rPrChange w:id="2545" w:author="Борис Гогинян" w:date="2020-05-22T22:35:00Z">
            <w:rPr>
              <w:rFonts w:ascii="Times New Roman" w:eastAsia="Times New Roman" w:hAnsi="Times New Roman" w:cs="Times New Roman"/>
              <w:b/>
              <w:sz w:val="24"/>
              <w:szCs w:val="24"/>
              <w:lang w:eastAsia="ru-RU"/>
            </w:rPr>
          </w:rPrChange>
        </w:rPr>
        <w:pPrChange w:id="2546" w:author="Борис Гогинян" w:date="2020-05-23T17:15:00Z">
          <w:pPr/>
        </w:pPrChange>
      </w:pPr>
      <w:r w:rsidRPr="00B12333">
        <w:rPr>
          <w:rFonts w:ascii="Times New Roman" w:eastAsia="Times New Roman" w:hAnsi="Times New Roman" w:cs="Times New Roman"/>
          <w:b/>
          <w:sz w:val="28"/>
          <w:szCs w:val="28"/>
          <w:rPrChange w:id="2547" w:author="Борис Гогинян" w:date="2020-05-22T22:35:00Z">
            <w:rPr>
              <w:rFonts w:ascii="Times New Roman" w:eastAsia="Times New Roman" w:hAnsi="Times New Roman" w:cs="Times New Roman"/>
              <w:b/>
              <w:sz w:val="24"/>
              <w:szCs w:val="24"/>
            </w:rPr>
          </w:rPrChange>
        </w:rPr>
        <w:br w:type="page"/>
      </w:r>
    </w:p>
    <w:p w14:paraId="04F34243" w14:textId="77777777" w:rsidR="00A6235B" w:rsidRPr="00B12333" w:rsidRDefault="00A6235B" w:rsidP="00A6235B">
      <w:pPr>
        <w:spacing w:after="0" w:line="360" w:lineRule="auto"/>
        <w:ind w:firstLine="567"/>
        <w:contextualSpacing/>
        <w:jc w:val="both"/>
        <w:rPr>
          <w:rFonts w:ascii="Times New Roman" w:eastAsia="Times New Roman" w:hAnsi="Times New Roman" w:cs="Times New Roman"/>
          <w:b/>
          <w:sz w:val="28"/>
          <w:szCs w:val="28"/>
          <w:lang w:eastAsia="ru-RU"/>
          <w:rPrChange w:id="2548" w:author="Борис Гогинян" w:date="2020-05-22T22:35:00Z">
            <w:rPr>
              <w:rFonts w:ascii="Times New Roman" w:eastAsia="Times New Roman" w:hAnsi="Times New Roman" w:cs="Times New Roman"/>
              <w:b/>
              <w:sz w:val="24"/>
              <w:szCs w:val="24"/>
              <w:lang w:eastAsia="ru-RU"/>
            </w:rPr>
          </w:rPrChange>
        </w:rPr>
      </w:pPr>
    </w:p>
    <w:p w14:paraId="0341CA2D" w14:textId="799C71CB" w:rsidR="00A6235B" w:rsidRDefault="00640028" w:rsidP="00A6235B">
      <w:pPr>
        <w:spacing w:after="0"/>
        <w:ind w:firstLine="567"/>
        <w:jc w:val="both"/>
        <w:rPr>
          <w:ins w:id="2549" w:author="Борис Гогинян" w:date="2020-05-23T17:15:00Z"/>
          <w:rFonts w:ascii="Times New Roman" w:hAnsi="Times New Roman" w:cs="Times New Roman"/>
          <w:b/>
          <w:iCs/>
          <w:sz w:val="28"/>
          <w:szCs w:val="28"/>
        </w:rPr>
      </w:pPr>
      <w:r w:rsidRPr="00B12333">
        <w:rPr>
          <w:rFonts w:ascii="Times New Roman" w:hAnsi="Times New Roman" w:cs="Times New Roman"/>
          <w:b/>
          <w:iCs/>
          <w:sz w:val="28"/>
          <w:szCs w:val="28"/>
          <w:rPrChange w:id="2550" w:author="Борис Гогинян" w:date="2020-05-22T22:35:00Z">
            <w:rPr>
              <w:rFonts w:ascii="Times New Roman" w:hAnsi="Times New Roman" w:cs="Times New Roman"/>
              <w:b/>
              <w:iCs/>
              <w:sz w:val="36"/>
              <w:szCs w:val="32"/>
            </w:rPr>
          </w:rPrChange>
        </w:rPr>
        <w:t>3</w:t>
      </w:r>
      <w:r w:rsidR="00A6235B" w:rsidRPr="00B12333">
        <w:rPr>
          <w:rFonts w:ascii="Times New Roman" w:hAnsi="Times New Roman" w:cs="Times New Roman"/>
          <w:b/>
          <w:iCs/>
          <w:sz w:val="28"/>
          <w:szCs w:val="28"/>
          <w:rPrChange w:id="2551" w:author="Борис Гогинян" w:date="2020-05-22T22:35:00Z">
            <w:rPr>
              <w:rFonts w:ascii="Times New Roman" w:hAnsi="Times New Roman" w:cs="Times New Roman"/>
              <w:b/>
              <w:iCs/>
              <w:sz w:val="36"/>
              <w:szCs w:val="32"/>
            </w:rPr>
          </w:rPrChange>
        </w:rPr>
        <w:t xml:space="preserve"> Сравнение рендеров, выводы</w:t>
      </w:r>
    </w:p>
    <w:p w14:paraId="01C67548" w14:textId="2A235B2F" w:rsidR="003F68EE" w:rsidRDefault="003F68EE" w:rsidP="00A6235B">
      <w:pPr>
        <w:spacing w:after="0"/>
        <w:ind w:firstLine="567"/>
        <w:jc w:val="both"/>
        <w:rPr>
          <w:ins w:id="2552" w:author="Борис Гогинян" w:date="2020-05-23T17:15:00Z"/>
          <w:rFonts w:ascii="Times New Roman" w:hAnsi="Times New Roman" w:cs="Times New Roman"/>
          <w:b/>
          <w:iCs/>
          <w:sz w:val="28"/>
          <w:szCs w:val="28"/>
        </w:rPr>
      </w:pPr>
    </w:p>
    <w:p w14:paraId="296DD711" w14:textId="4BE2CBC5" w:rsidR="003F68EE" w:rsidRDefault="003F68EE" w:rsidP="00A6235B">
      <w:pPr>
        <w:spacing w:after="0"/>
        <w:ind w:firstLine="567"/>
        <w:jc w:val="both"/>
        <w:rPr>
          <w:ins w:id="2553" w:author="Борис Гогинян" w:date="2020-05-23T17:21:00Z"/>
          <w:rFonts w:ascii="Times New Roman" w:hAnsi="Times New Roman" w:cs="Times New Roman"/>
          <w:iCs/>
          <w:sz w:val="28"/>
          <w:szCs w:val="28"/>
        </w:rPr>
      </w:pPr>
      <w:ins w:id="2554" w:author="Борис Гогинян" w:date="2020-05-23T17:15:00Z">
        <w:r>
          <w:rPr>
            <w:rFonts w:ascii="Times New Roman" w:hAnsi="Times New Roman" w:cs="Times New Roman"/>
            <w:iCs/>
            <w:sz w:val="28"/>
            <w:szCs w:val="28"/>
          </w:rPr>
          <w:t xml:space="preserve">Для определения качества </w:t>
        </w:r>
      </w:ins>
      <w:ins w:id="2555" w:author="Борис Гогинян" w:date="2020-05-23T17:17:00Z">
        <w:r>
          <w:rPr>
            <w:rFonts w:ascii="Times New Roman" w:hAnsi="Times New Roman" w:cs="Times New Roman"/>
            <w:iCs/>
            <w:sz w:val="28"/>
            <w:szCs w:val="28"/>
          </w:rPr>
          <w:t>распараллеливания</w:t>
        </w:r>
      </w:ins>
      <w:ins w:id="2556" w:author="Борис Гогинян" w:date="2020-05-23T17:15:00Z">
        <w:r>
          <w:rPr>
            <w:rFonts w:ascii="Times New Roman" w:hAnsi="Times New Roman" w:cs="Times New Roman"/>
            <w:iCs/>
            <w:sz w:val="28"/>
            <w:szCs w:val="28"/>
          </w:rPr>
          <w:t xml:space="preserve"> проводятся испытания сначала на 6 потоках, потом на 12. </w:t>
        </w:r>
      </w:ins>
      <w:ins w:id="2557" w:author="Борис Гогинян" w:date="2020-05-23T17:17:00Z">
        <w:r>
          <w:rPr>
            <w:rFonts w:ascii="Times New Roman" w:hAnsi="Times New Roman" w:cs="Times New Roman"/>
            <w:iCs/>
            <w:sz w:val="28"/>
            <w:szCs w:val="28"/>
          </w:rPr>
          <w:t>Тогда</w:t>
        </w:r>
      </w:ins>
      <w:ins w:id="2558" w:author="Борис Гогинян" w:date="2020-05-23T17:16:00Z">
        <w:r>
          <w:rPr>
            <w:rFonts w:ascii="Times New Roman" w:hAnsi="Times New Roman" w:cs="Times New Roman"/>
            <w:iCs/>
            <w:sz w:val="28"/>
            <w:szCs w:val="28"/>
          </w:rPr>
          <w:t xml:space="preserve"> </w:t>
        </w:r>
      </w:ins>
      <w:ins w:id="2559" w:author="Борис Гогинян" w:date="2020-05-23T17:18:00Z">
        <w:r>
          <w:rPr>
            <w:rFonts w:ascii="Times New Roman" w:hAnsi="Times New Roman" w:cs="Times New Roman"/>
            <w:iCs/>
            <w:sz w:val="28"/>
            <w:szCs w:val="28"/>
          </w:rPr>
          <w:t>получим процентное со</w:t>
        </w:r>
      </w:ins>
      <w:ins w:id="2560" w:author="Борис Гогинян" w:date="2020-05-23T17:16:00Z">
        <w:r>
          <w:rPr>
            <w:rFonts w:ascii="Times New Roman" w:hAnsi="Times New Roman" w:cs="Times New Roman"/>
            <w:iCs/>
            <w:sz w:val="28"/>
            <w:szCs w:val="28"/>
          </w:rPr>
          <w:t xml:space="preserve">отношение между </w:t>
        </w:r>
      </w:ins>
      <w:ins w:id="2561" w:author="Борис Гогинян" w:date="2020-05-23T17:17:00Z">
        <w:r>
          <w:rPr>
            <w:rFonts w:ascii="Times New Roman" w:hAnsi="Times New Roman" w:cs="Times New Roman"/>
            <w:iCs/>
            <w:sz w:val="28"/>
            <w:szCs w:val="28"/>
          </w:rPr>
          <w:t>временем</w:t>
        </w:r>
      </w:ins>
      <w:ins w:id="2562" w:author="Борис Гогинян" w:date="2020-05-23T17:16:00Z">
        <w:r>
          <w:rPr>
            <w:rFonts w:ascii="Times New Roman" w:hAnsi="Times New Roman" w:cs="Times New Roman"/>
            <w:iCs/>
            <w:sz w:val="28"/>
            <w:szCs w:val="28"/>
          </w:rPr>
          <w:t xml:space="preserve"> выполнения </w:t>
        </w:r>
      </w:ins>
      <w:ins w:id="2563" w:author="Борис Гогинян" w:date="2020-05-23T17:17:00Z">
        <w:r>
          <w:rPr>
            <w:rFonts w:ascii="Times New Roman" w:hAnsi="Times New Roman" w:cs="Times New Roman"/>
            <w:iCs/>
            <w:sz w:val="28"/>
            <w:szCs w:val="28"/>
          </w:rPr>
          <w:t>умноженное на 100</w:t>
        </w:r>
      </w:ins>
      <w:ins w:id="2564" w:author="Борис Гогинян" w:date="2020-05-23T17:18:00Z">
        <w:r>
          <w:rPr>
            <w:rFonts w:ascii="Times New Roman" w:hAnsi="Times New Roman" w:cs="Times New Roman"/>
            <w:iCs/>
            <w:sz w:val="28"/>
            <w:szCs w:val="28"/>
          </w:rPr>
          <w:t>:</w:t>
        </w:r>
      </w:ins>
    </w:p>
    <w:p w14:paraId="56B022FA" w14:textId="761080E6" w:rsidR="003F68EE" w:rsidRDefault="003F68EE" w:rsidP="00A6235B">
      <w:pPr>
        <w:spacing w:after="0"/>
        <w:ind w:firstLine="567"/>
        <w:jc w:val="both"/>
        <w:rPr>
          <w:ins w:id="2565" w:author="Борис Гогинян" w:date="2020-05-23T17:27:00Z"/>
          <w:rFonts w:ascii="Times New Roman" w:hAnsi="Times New Roman" w:cs="Times New Roman"/>
          <w:iCs/>
          <w:sz w:val="28"/>
          <w:szCs w:val="28"/>
        </w:rPr>
      </w:pPr>
    </w:p>
    <w:p w14:paraId="2DD1FCAA" w14:textId="123B3E26" w:rsidR="003F68EE" w:rsidRDefault="009B5F52">
      <w:pPr>
        <w:spacing w:after="0"/>
        <w:ind w:firstLine="567"/>
        <w:jc w:val="center"/>
        <w:rPr>
          <w:ins w:id="2566" w:author="Борис Гогинян" w:date="2020-05-25T20:07:00Z"/>
          <w:rFonts w:ascii="Times New Roman" w:hAnsi="Times New Roman" w:cs="Times New Roman"/>
          <w:iCs/>
          <w:sz w:val="28"/>
          <w:szCs w:val="28"/>
          <w:lang w:val="en-US"/>
        </w:rPr>
        <w:pPrChange w:id="2567" w:author="Борис Гогинян" w:date="2020-05-23T17:27:00Z">
          <w:pPr>
            <w:spacing w:after="0"/>
            <w:ind w:firstLine="567"/>
            <w:jc w:val="both"/>
          </w:pPr>
        </w:pPrChange>
      </w:pPr>
      <w:ins w:id="2568" w:author="Борис Гогинян" w:date="2020-05-25T20:07:00Z">
        <w:r>
          <w:rPr>
            <w:rFonts w:ascii="Times New Roman" w:hAnsi="Times New Roman" w:cs="Times New Roman"/>
            <w:iCs/>
            <w:noProof/>
            <w:sz w:val="28"/>
            <w:szCs w:val="28"/>
            <w:lang w:eastAsia="ru-RU"/>
          </w:rPr>
          <w:drawing>
            <wp:inline distT="0" distB="0" distL="0" distR="0" wp14:anchorId="65D6BF25" wp14:editId="73531C49">
              <wp:extent cx="5225039" cy="540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_6_12_proc.jpg"/>
                      <pic:cNvPicPr/>
                    </pic:nvPicPr>
                    <pic:blipFill>
                      <a:blip r:embed="rId24">
                        <a:extLst>
                          <a:ext uri="{28A0092B-C50C-407E-A947-70E740481C1C}">
                            <a14:useLocalDpi xmlns:a14="http://schemas.microsoft.com/office/drawing/2010/main" val="0"/>
                          </a:ext>
                        </a:extLst>
                      </a:blip>
                      <a:stretch>
                        <a:fillRect/>
                      </a:stretch>
                    </pic:blipFill>
                    <pic:spPr>
                      <a:xfrm>
                        <a:off x="0" y="0"/>
                        <a:ext cx="5254635" cy="5431266"/>
                      </a:xfrm>
                      <a:prstGeom prst="rect">
                        <a:avLst/>
                      </a:prstGeom>
                    </pic:spPr>
                  </pic:pic>
                </a:graphicData>
              </a:graphic>
            </wp:inline>
          </w:drawing>
        </w:r>
      </w:ins>
    </w:p>
    <w:p w14:paraId="05CBF58D" w14:textId="6E1D0727" w:rsidR="009B5F52" w:rsidRDefault="009B5F52">
      <w:pPr>
        <w:spacing w:after="0"/>
        <w:ind w:firstLine="567"/>
        <w:jc w:val="center"/>
        <w:rPr>
          <w:ins w:id="2569" w:author="Борис Гогинян" w:date="2020-05-25T20:08:00Z"/>
          <w:rFonts w:ascii="Times New Roman" w:hAnsi="Times New Roman" w:cs="Times New Roman"/>
          <w:iCs/>
          <w:sz w:val="28"/>
          <w:szCs w:val="28"/>
          <w:lang w:val="en-US"/>
        </w:rPr>
        <w:pPrChange w:id="2570" w:author="Борис Гогинян" w:date="2020-05-23T17:27:00Z">
          <w:pPr>
            <w:spacing w:after="0"/>
            <w:ind w:firstLine="567"/>
            <w:jc w:val="both"/>
          </w:pPr>
        </w:pPrChange>
      </w:pPr>
      <w:ins w:id="2571" w:author="Борис Гогинян" w:date="2020-05-25T20:07:00Z">
        <w:r>
          <w:rPr>
            <w:rFonts w:ascii="Times New Roman" w:hAnsi="Times New Roman" w:cs="Times New Roman"/>
            <w:iCs/>
            <w:noProof/>
            <w:sz w:val="28"/>
            <w:szCs w:val="28"/>
            <w:lang w:eastAsia="ru-RU"/>
          </w:rPr>
          <w:lastRenderedPageBreak/>
          <w:drawing>
            <wp:inline distT="0" distB="0" distL="0" distR="0" wp14:anchorId="55CD7404" wp14:editId="1FBBF282">
              <wp:extent cx="3829050" cy="39123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_6_12_proc.jpg"/>
                      <pic:cNvPicPr/>
                    </pic:nvPicPr>
                    <pic:blipFill>
                      <a:blip r:embed="rId25">
                        <a:extLst>
                          <a:ext uri="{28A0092B-C50C-407E-A947-70E740481C1C}">
                            <a14:useLocalDpi xmlns:a14="http://schemas.microsoft.com/office/drawing/2010/main" val="0"/>
                          </a:ext>
                        </a:extLst>
                      </a:blip>
                      <a:stretch>
                        <a:fillRect/>
                      </a:stretch>
                    </pic:blipFill>
                    <pic:spPr>
                      <a:xfrm>
                        <a:off x="0" y="0"/>
                        <a:ext cx="3841147" cy="3924716"/>
                      </a:xfrm>
                      <a:prstGeom prst="rect">
                        <a:avLst/>
                      </a:prstGeom>
                    </pic:spPr>
                  </pic:pic>
                </a:graphicData>
              </a:graphic>
            </wp:inline>
          </w:drawing>
        </w:r>
      </w:ins>
    </w:p>
    <w:p w14:paraId="6AA85309" w14:textId="2DEF73D4" w:rsidR="009B5F52" w:rsidRPr="009B5F52" w:rsidRDefault="009B5F52">
      <w:pPr>
        <w:spacing w:after="0"/>
        <w:ind w:firstLine="567"/>
        <w:jc w:val="center"/>
        <w:rPr>
          <w:ins w:id="2572" w:author="Борис Гогинян" w:date="2020-05-23T17:28:00Z"/>
          <w:rFonts w:ascii="Times New Roman" w:hAnsi="Times New Roman" w:cs="Times New Roman"/>
          <w:iCs/>
          <w:sz w:val="28"/>
          <w:szCs w:val="28"/>
          <w:lang w:val="en-US"/>
          <w:rPrChange w:id="2573" w:author="Борис Гогинян" w:date="2020-05-25T20:07:00Z">
            <w:rPr>
              <w:ins w:id="2574" w:author="Борис Гогинян" w:date="2020-05-23T17:28:00Z"/>
              <w:rFonts w:ascii="Times New Roman" w:hAnsi="Times New Roman" w:cs="Times New Roman"/>
              <w:iCs/>
              <w:sz w:val="28"/>
              <w:szCs w:val="28"/>
            </w:rPr>
          </w:rPrChange>
        </w:rPr>
        <w:pPrChange w:id="2575" w:author="Борис Гогинян" w:date="2020-05-23T17:27:00Z">
          <w:pPr>
            <w:spacing w:after="0"/>
            <w:ind w:firstLine="567"/>
            <w:jc w:val="both"/>
          </w:pPr>
        </w:pPrChange>
      </w:pPr>
      <w:ins w:id="2576" w:author="Борис Гогинян" w:date="2020-05-25T20:08:00Z">
        <w:r>
          <w:rPr>
            <w:rFonts w:ascii="Times New Roman" w:hAnsi="Times New Roman" w:cs="Times New Roman"/>
            <w:iCs/>
            <w:noProof/>
            <w:sz w:val="28"/>
            <w:szCs w:val="28"/>
            <w:lang w:eastAsia="ru-RU"/>
          </w:rPr>
          <w:drawing>
            <wp:inline distT="0" distB="0" distL="0" distR="0" wp14:anchorId="563B5AD7" wp14:editId="1EC90E89">
              <wp:extent cx="3848100" cy="397745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_6_12_proc.jpg"/>
                      <pic:cNvPicPr/>
                    </pic:nvPicPr>
                    <pic:blipFill>
                      <a:blip r:embed="rId26">
                        <a:extLst>
                          <a:ext uri="{28A0092B-C50C-407E-A947-70E740481C1C}">
                            <a14:useLocalDpi xmlns:a14="http://schemas.microsoft.com/office/drawing/2010/main" val="0"/>
                          </a:ext>
                        </a:extLst>
                      </a:blip>
                      <a:stretch>
                        <a:fillRect/>
                      </a:stretch>
                    </pic:blipFill>
                    <pic:spPr>
                      <a:xfrm>
                        <a:off x="0" y="0"/>
                        <a:ext cx="3860300" cy="3990062"/>
                      </a:xfrm>
                      <a:prstGeom prst="rect">
                        <a:avLst/>
                      </a:prstGeom>
                    </pic:spPr>
                  </pic:pic>
                </a:graphicData>
              </a:graphic>
            </wp:inline>
          </w:drawing>
        </w:r>
      </w:ins>
    </w:p>
    <w:p w14:paraId="64DB617B" w14:textId="77777777" w:rsidR="003F68EE" w:rsidRDefault="003F68EE">
      <w:pPr>
        <w:spacing w:after="0"/>
        <w:ind w:firstLine="567"/>
        <w:jc w:val="center"/>
        <w:rPr>
          <w:ins w:id="2577" w:author="Борис Гогинян" w:date="2020-05-23T17:20:00Z"/>
          <w:rFonts w:ascii="Times New Roman" w:hAnsi="Times New Roman" w:cs="Times New Roman"/>
          <w:iCs/>
          <w:sz w:val="28"/>
          <w:szCs w:val="28"/>
        </w:rPr>
        <w:pPrChange w:id="2578" w:author="Борис Гогинян" w:date="2020-05-23T17:27:00Z">
          <w:pPr>
            <w:spacing w:after="0"/>
            <w:ind w:firstLine="567"/>
            <w:jc w:val="both"/>
          </w:pPr>
        </w:pPrChange>
      </w:pPr>
    </w:p>
    <w:p w14:paraId="15A5609E" w14:textId="635900B7" w:rsidR="003F68EE" w:rsidRDefault="003F68EE" w:rsidP="00A6235B">
      <w:pPr>
        <w:spacing w:after="0"/>
        <w:ind w:firstLine="567"/>
        <w:jc w:val="both"/>
        <w:rPr>
          <w:ins w:id="2579" w:author="Борис Гогинян" w:date="2020-05-23T17:32:00Z"/>
          <w:rFonts w:ascii="Times New Roman" w:hAnsi="Times New Roman" w:cs="Times New Roman"/>
          <w:iCs/>
          <w:sz w:val="28"/>
          <w:szCs w:val="28"/>
        </w:rPr>
      </w:pPr>
    </w:p>
    <w:p w14:paraId="59A5E0C8" w14:textId="46B931A2" w:rsidR="00A1266E" w:rsidRPr="006F50AF" w:rsidRDefault="00A1266E" w:rsidP="00A6235B">
      <w:pPr>
        <w:spacing w:after="0"/>
        <w:ind w:firstLine="567"/>
        <w:jc w:val="both"/>
        <w:rPr>
          <w:ins w:id="2580" w:author="Борис Гогинян" w:date="2020-05-23T17:19:00Z"/>
          <w:rFonts w:ascii="Times New Roman" w:hAnsi="Times New Roman" w:cs="Times New Roman"/>
          <w:iCs/>
          <w:sz w:val="28"/>
          <w:szCs w:val="28"/>
        </w:rPr>
      </w:pPr>
      <w:ins w:id="2581" w:author="Борис Гогинян" w:date="2020-05-23T17:32:00Z">
        <w:r>
          <w:rPr>
            <w:rFonts w:ascii="Times New Roman" w:hAnsi="Times New Roman" w:cs="Times New Roman"/>
            <w:iCs/>
            <w:sz w:val="28"/>
            <w:szCs w:val="28"/>
          </w:rPr>
          <w:t>Из данных графиков видно, что все рендеры улучшают врем</w:t>
        </w:r>
        <w:r w:rsidR="006F50AF">
          <w:rPr>
            <w:rFonts w:ascii="Times New Roman" w:hAnsi="Times New Roman" w:cs="Times New Roman"/>
            <w:iCs/>
            <w:sz w:val="28"/>
            <w:szCs w:val="28"/>
          </w:rPr>
          <w:t>я примерно на 68</w:t>
        </w:r>
      </w:ins>
      <w:ins w:id="2582" w:author="Борис Гогинян" w:date="2020-05-23T17:33:00Z">
        <w:r w:rsidRPr="00A1266E">
          <w:rPr>
            <w:rFonts w:ascii="Times New Roman" w:hAnsi="Times New Roman" w:cs="Times New Roman"/>
            <w:iCs/>
            <w:sz w:val="28"/>
            <w:szCs w:val="28"/>
            <w:rPrChange w:id="2583" w:author="Борис Гогинян" w:date="2020-05-23T17:33:00Z">
              <w:rPr>
                <w:rFonts w:ascii="Times New Roman" w:hAnsi="Times New Roman" w:cs="Times New Roman"/>
                <w:iCs/>
                <w:sz w:val="28"/>
                <w:szCs w:val="28"/>
                <w:lang w:val="en-US"/>
              </w:rPr>
            </w:rPrChange>
          </w:rPr>
          <w:t xml:space="preserve">% </w:t>
        </w:r>
        <w:r>
          <w:rPr>
            <w:rFonts w:ascii="Times New Roman" w:hAnsi="Times New Roman" w:cs="Times New Roman"/>
            <w:iCs/>
            <w:sz w:val="28"/>
            <w:szCs w:val="28"/>
          </w:rPr>
          <w:t>при уве</w:t>
        </w:r>
        <w:r w:rsidR="006F50AF">
          <w:rPr>
            <w:rFonts w:ascii="Times New Roman" w:hAnsi="Times New Roman" w:cs="Times New Roman"/>
            <w:iCs/>
            <w:sz w:val="28"/>
            <w:szCs w:val="28"/>
          </w:rPr>
          <w:t xml:space="preserve">личении кол-ва потоков в 2 раза, </w:t>
        </w:r>
      </w:ins>
      <w:ins w:id="2584" w:author="Борис Гогинян" w:date="2020-05-25T20:09:00Z">
        <w:r w:rsidR="006F50AF">
          <w:rPr>
            <w:rFonts w:ascii="Times New Roman" w:hAnsi="Times New Roman" w:cs="Times New Roman"/>
            <w:iCs/>
            <w:sz w:val="28"/>
            <w:szCs w:val="28"/>
          </w:rPr>
          <w:t xml:space="preserve">кроме рендера </w:t>
        </w:r>
        <w:r w:rsidR="006F50AF">
          <w:rPr>
            <w:rFonts w:ascii="Times New Roman" w:hAnsi="Times New Roman" w:cs="Times New Roman"/>
            <w:iCs/>
            <w:sz w:val="28"/>
            <w:szCs w:val="28"/>
            <w:lang w:val="en-US"/>
          </w:rPr>
          <w:t>Cycles</w:t>
        </w:r>
        <w:r w:rsidR="006F50AF">
          <w:rPr>
            <w:rFonts w:ascii="Times New Roman" w:hAnsi="Times New Roman" w:cs="Times New Roman"/>
            <w:iCs/>
            <w:sz w:val="28"/>
            <w:szCs w:val="28"/>
          </w:rPr>
          <w:t xml:space="preserve">, который улучшает скорость на </w:t>
        </w:r>
        <w:r w:rsidR="006F50AF" w:rsidRPr="006F50AF">
          <w:rPr>
            <w:rFonts w:ascii="Times New Roman" w:hAnsi="Times New Roman" w:cs="Times New Roman"/>
            <w:iCs/>
            <w:sz w:val="28"/>
            <w:szCs w:val="28"/>
            <w:rPrChange w:id="2585" w:author="Борис Гогинян" w:date="2020-05-25T20:09:00Z">
              <w:rPr>
                <w:rFonts w:ascii="Times New Roman" w:hAnsi="Times New Roman" w:cs="Times New Roman"/>
                <w:iCs/>
                <w:sz w:val="28"/>
                <w:szCs w:val="28"/>
                <w:lang w:val="en-US"/>
              </w:rPr>
            </w:rPrChange>
          </w:rPr>
          <w:t>~62%</w:t>
        </w:r>
      </w:ins>
    </w:p>
    <w:p w14:paraId="6D49DE2A" w14:textId="147E4715" w:rsidR="003F68EE" w:rsidRDefault="003F68EE" w:rsidP="00A6235B">
      <w:pPr>
        <w:spacing w:after="0"/>
        <w:ind w:firstLine="567"/>
        <w:jc w:val="both"/>
        <w:rPr>
          <w:ins w:id="2586" w:author="Борис Гогинян" w:date="2020-05-23T17:22:00Z"/>
          <w:rFonts w:ascii="Times New Roman" w:hAnsi="Times New Roman" w:cs="Times New Roman"/>
          <w:iCs/>
          <w:sz w:val="28"/>
          <w:szCs w:val="28"/>
        </w:rPr>
      </w:pPr>
    </w:p>
    <w:p w14:paraId="17949A77" w14:textId="65A4B2BF" w:rsidR="003F68EE" w:rsidRPr="00531FCD" w:rsidRDefault="003F68EE" w:rsidP="00A6235B">
      <w:pPr>
        <w:spacing w:after="0"/>
        <w:ind w:firstLine="567"/>
        <w:jc w:val="both"/>
        <w:rPr>
          <w:ins w:id="2587" w:author="Борис Гогинян" w:date="2020-05-23T17:18:00Z"/>
          <w:rFonts w:ascii="Times New Roman" w:hAnsi="Times New Roman" w:cs="Times New Roman"/>
          <w:iCs/>
          <w:sz w:val="28"/>
          <w:szCs w:val="28"/>
          <w:rPrChange w:id="2588" w:author="Борис Гогинян" w:date="2020-05-26T18:30:00Z">
            <w:rPr>
              <w:ins w:id="2589" w:author="Борис Гогинян" w:date="2020-05-23T17:18:00Z"/>
              <w:rFonts w:ascii="Times New Roman" w:hAnsi="Times New Roman" w:cs="Times New Roman"/>
              <w:iCs/>
              <w:sz w:val="28"/>
              <w:szCs w:val="28"/>
            </w:rPr>
          </w:rPrChange>
        </w:rPr>
      </w:pPr>
    </w:p>
    <w:p w14:paraId="40C048AC" w14:textId="2E9E1D7D" w:rsidR="003F68EE" w:rsidRDefault="006F50AF" w:rsidP="00A6235B">
      <w:pPr>
        <w:spacing w:after="0"/>
        <w:ind w:firstLine="567"/>
        <w:jc w:val="both"/>
        <w:rPr>
          <w:ins w:id="2590" w:author="Борис Гогинян" w:date="2020-05-25T20:10:00Z"/>
          <w:rFonts w:ascii="Times New Roman" w:hAnsi="Times New Roman" w:cs="Times New Roman"/>
          <w:iCs/>
          <w:sz w:val="28"/>
          <w:szCs w:val="28"/>
        </w:rPr>
      </w:pPr>
      <w:ins w:id="2591" w:author="Борис Гогинян" w:date="2020-05-25T20:10:00Z">
        <w:r>
          <w:rPr>
            <w:rFonts w:ascii="Times New Roman" w:hAnsi="Times New Roman" w:cs="Times New Roman"/>
            <w:iCs/>
            <w:noProof/>
            <w:sz w:val="28"/>
            <w:szCs w:val="28"/>
            <w:lang w:eastAsia="ru-RU"/>
          </w:rPr>
          <w:lastRenderedPageBreak/>
          <w:drawing>
            <wp:inline distT="0" distB="0" distL="0" distR="0" wp14:anchorId="256799C3" wp14:editId="752D69B1">
              <wp:extent cx="4370669" cy="441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_psnr.jpg"/>
                      <pic:cNvPicPr/>
                    </pic:nvPicPr>
                    <pic:blipFill>
                      <a:blip r:embed="rId27">
                        <a:extLst>
                          <a:ext uri="{28A0092B-C50C-407E-A947-70E740481C1C}">
                            <a14:useLocalDpi xmlns:a14="http://schemas.microsoft.com/office/drawing/2010/main" val="0"/>
                          </a:ext>
                        </a:extLst>
                      </a:blip>
                      <a:stretch>
                        <a:fillRect/>
                      </a:stretch>
                    </pic:blipFill>
                    <pic:spPr>
                      <a:xfrm>
                        <a:off x="0" y="0"/>
                        <a:ext cx="4373810" cy="4413245"/>
                      </a:xfrm>
                      <a:prstGeom prst="rect">
                        <a:avLst/>
                      </a:prstGeom>
                    </pic:spPr>
                  </pic:pic>
                </a:graphicData>
              </a:graphic>
            </wp:inline>
          </w:drawing>
        </w:r>
      </w:ins>
    </w:p>
    <w:p w14:paraId="02DE19E8" w14:textId="4A48DE73" w:rsidR="006F50AF" w:rsidRDefault="006F50AF" w:rsidP="00A6235B">
      <w:pPr>
        <w:spacing w:after="0"/>
        <w:ind w:firstLine="567"/>
        <w:jc w:val="both"/>
        <w:rPr>
          <w:ins w:id="2592" w:author="Борис Гогинян" w:date="2020-05-25T20:10:00Z"/>
          <w:rFonts w:ascii="Times New Roman" w:hAnsi="Times New Roman" w:cs="Times New Roman"/>
          <w:iCs/>
          <w:sz w:val="28"/>
          <w:szCs w:val="28"/>
        </w:rPr>
      </w:pPr>
      <w:ins w:id="2593" w:author="Борис Гогинян" w:date="2020-05-25T20:10:00Z">
        <w:r>
          <w:rPr>
            <w:rFonts w:ascii="Times New Roman" w:hAnsi="Times New Roman" w:cs="Times New Roman"/>
            <w:iCs/>
            <w:noProof/>
            <w:sz w:val="28"/>
            <w:szCs w:val="28"/>
            <w:lang w:eastAsia="ru-RU"/>
          </w:rPr>
          <w:drawing>
            <wp:inline distT="0" distB="0" distL="0" distR="0" wp14:anchorId="17D42660" wp14:editId="3A3C8E0D">
              <wp:extent cx="4745847" cy="49053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_psnr.jpg"/>
                      <pic:cNvPicPr/>
                    </pic:nvPicPr>
                    <pic:blipFill>
                      <a:blip r:embed="rId28">
                        <a:extLst>
                          <a:ext uri="{28A0092B-C50C-407E-A947-70E740481C1C}">
                            <a14:useLocalDpi xmlns:a14="http://schemas.microsoft.com/office/drawing/2010/main" val="0"/>
                          </a:ext>
                        </a:extLst>
                      </a:blip>
                      <a:stretch>
                        <a:fillRect/>
                      </a:stretch>
                    </pic:blipFill>
                    <pic:spPr>
                      <a:xfrm>
                        <a:off x="0" y="0"/>
                        <a:ext cx="4749098" cy="4908736"/>
                      </a:xfrm>
                      <a:prstGeom prst="rect">
                        <a:avLst/>
                      </a:prstGeom>
                    </pic:spPr>
                  </pic:pic>
                </a:graphicData>
              </a:graphic>
            </wp:inline>
          </w:drawing>
        </w:r>
      </w:ins>
    </w:p>
    <w:p w14:paraId="688AB0F9" w14:textId="5365FE5D" w:rsidR="006F50AF" w:rsidRPr="003F68EE" w:rsidRDefault="006F50AF" w:rsidP="00A6235B">
      <w:pPr>
        <w:spacing w:after="0"/>
        <w:ind w:firstLine="567"/>
        <w:jc w:val="both"/>
        <w:rPr>
          <w:rFonts w:ascii="Times New Roman" w:hAnsi="Times New Roman" w:cs="Times New Roman"/>
          <w:iCs/>
          <w:sz w:val="28"/>
          <w:szCs w:val="28"/>
          <w:rPrChange w:id="2594" w:author="Борис Гогинян" w:date="2020-05-23T17:15:00Z">
            <w:rPr>
              <w:rFonts w:ascii="Times New Roman" w:hAnsi="Times New Roman" w:cs="Times New Roman"/>
              <w:b/>
              <w:iCs/>
              <w:sz w:val="32"/>
              <w:szCs w:val="32"/>
            </w:rPr>
          </w:rPrChange>
        </w:rPr>
      </w:pPr>
      <w:ins w:id="2595" w:author="Борис Гогинян" w:date="2020-05-25T20:10:00Z">
        <w:r>
          <w:rPr>
            <w:rFonts w:ascii="Times New Roman" w:hAnsi="Times New Roman" w:cs="Times New Roman"/>
            <w:iCs/>
            <w:noProof/>
            <w:sz w:val="28"/>
            <w:szCs w:val="28"/>
            <w:lang w:eastAsia="ru-RU"/>
          </w:rPr>
          <w:lastRenderedPageBreak/>
          <w:drawing>
            <wp:inline distT="0" distB="0" distL="0" distR="0" wp14:anchorId="0ADC1D7D" wp14:editId="06A13F8E">
              <wp:extent cx="4823783" cy="4867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psnr.jpg"/>
                      <pic:cNvPicPr/>
                    </pic:nvPicPr>
                    <pic:blipFill>
                      <a:blip r:embed="rId29">
                        <a:extLst>
                          <a:ext uri="{28A0092B-C50C-407E-A947-70E740481C1C}">
                            <a14:useLocalDpi xmlns:a14="http://schemas.microsoft.com/office/drawing/2010/main" val="0"/>
                          </a:ext>
                        </a:extLst>
                      </a:blip>
                      <a:stretch>
                        <a:fillRect/>
                      </a:stretch>
                    </pic:blipFill>
                    <pic:spPr>
                      <a:xfrm>
                        <a:off x="0" y="0"/>
                        <a:ext cx="4828590" cy="4872126"/>
                      </a:xfrm>
                      <a:prstGeom prst="rect">
                        <a:avLst/>
                      </a:prstGeom>
                    </pic:spPr>
                  </pic:pic>
                </a:graphicData>
              </a:graphic>
            </wp:inline>
          </w:drawing>
        </w:r>
      </w:ins>
    </w:p>
    <w:p w14:paraId="30C10517" w14:textId="3DBB5F42" w:rsidR="00AA4458" w:rsidRDefault="00A1266E" w:rsidP="002C2309">
      <w:pPr>
        <w:spacing w:after="0" w:line="360" w:lineRule="auto"/>
        <w:ind w:firstLine="567"/>
        <w:contextualSpacing/>
        <w:rPr>
          <w:ins w:id="2596" w:author="Борис Гогинян" w:date="2020-05-25T20:30:00Z"/>
          <w:rFonts w:ascii="Times New Roman" w:eastAsia="Times New Roman" w:hAnsi="Times New Roman" w:cs="Times New Roman"/>
          <w:sz w:val="28"/>
          <w:szCs w:val="28"/>
          <w:lang w:eastAsia="ru-RU"/>
        </w:rPr>
      </w:pPr>
      <w:ins w:id="2597" w:author="Борис Гогинян" w:date="2020-05-23T17:33:00Z">
        <w:r w:rsidRPr="00A1266E">
          <w:rPr>
            <w:rFonts w:ascii="Times New Roman" w:eastAsia="Times New Roman" w:hAnsi="Times New Roman" w:cs="Times New Roman"/>
            <w:sz w:val="28"/>
            <w:szCs w:val="28"/>
            <w:lang w:eastAsia="ru-RU"/>
            <w:rPrChange w:id="2598" w:author="Борис Гогинян" w:date="2020-05-23T17:33:00Z">
              <w:rPr>
                <w:rFonts w:ascii="Times New Roman" w:eastAsia="Times New Roman" w:hAnsi="Times New Roman" w:cs="Times New Roman"/>
                <w:b/>
                <w:sz w:val="28"/>
                <w:szCs w:val="28"/>
                <w:lang w:eastAsia="ru-RU"/>
              </w:rPr>
            </w:rPrChange>
          </w:rPr>
          <w:t xml:space="preserve">В данных графиках видно, что </w:t>
        </w:r>
        <w:r w:rsidR="006F50AF">
          <w:rPr>
            <w:rFonts w:ascii="Times New Roman" w:eastAsia="Times New Roman" w:hAnsi="Times New Roman" w:cs="Times New Roman"/>
            <w:sz w:val="28"/>
            <w:szCs w:val="28"/>
            <w:lang w:val="en-US" w:eastAsia="ru-RU"/>
          </w:rPr>
          <w:t>luxcore</w:t>
        </w:r>
        <w:r w:rsidR="006F50AF" w:rsidRPr="006F50AF">
          <w:rPr>
            <w:rFonts w:ascii="Times New Roman" w:eastAsia="Times New Roman" w:hAnsi="Times New Roman" w:cs="Times New Roman"/>
            <w:sz w:val="28"/>
            <w:szCs w:val="28"/>
            <w:lang w:eastAsia="ru-RU"/>
            <w:rPrChange w:id="2599" w:author="Борис Гогинян" w:date="2020-05-25T20:12:00Z">
              <w:rPr>
                <w:rFonts w:ascii="Times New Roman" w:eastAsia="Times New Roman" w:hAnsi="Times New Roman" w:cs="Times New Roman"/>
                <w:sz w:val="28"/>
                <w:szCs w:val="28"/>
                <w:lang w:val="en-US" w:eastAsia="ru-RU"/>
              </w:rPr>
            </w:rPrChange>
          </w:rPr>
          <w:t xml:space="preserve"> </w:t>
        </w:r>
      </w:ins>
      <w:ins w:id="2600" w:author="Борис Гогинян" w:date="2020-05-25T20:12:00Z">
        <w:r w:rsidR="006F50AF">
          <w:rPr>
            <w:rFonts w:ascii="Times New Roman" w:eastAsia="Times New Roman" w:hAnsi="Times New Roman" w:cs="Times New Roman"/>
            <w:sz w:val="28"/>
            <w:szCs w:val="28"/>
            <w:lang w:eastAsia="ru-RU"/>
          </w:rPr>
          <w:t xml:space="preserve">и </w:t>
        </w:r>
        <w:r w:rsidR="006F50AF">
          <w:rPr>
            <w:rFonts w:ascii="Times New Roman" w:eastAsia="Times New Roman" w:hAnsi="Times New Roman" w:cs="Times New Roman"/>
            <w:sz w:val="28"/>
            <w:szCs w:val="28"/>
            <w:lang w:val="en-US" w:eastAsia="ru-RU"/>
          </w:rPr>
          <w:t>appleseed</w:t>
        </w:r>
      </w:ins>
      <w:ins w:id="2601" w:author="Борис Гогинян" w:date="2020-05-23T17:33:00Z">
        <w:r w:rsidRPr="00A1266E">
          <w:rPr>
            <w:rFonts w:ascii="Times New Roman" w:eastAsia="Times New Roman" w:hAnsi="Times New Roman" w:cs="Times New Roman"/>
            <w:sz w:val="28"/>
            <w:szCs w:val="28"/>
            <w:lang w:eastAsia="ru-RU"/>
            <w:rPrChange w:id="2602" w:author="Борис Гогинян" w:date="2020-05-23T17:33:00Z">
              <w:rPr>
                <w:rFonts w:ascii="Times New Roman" w:eastAsia="Times New Roman" w:hAnsi="Times New Roman" w:cs="Times New Roman"/>
                <w:sz w:val="28"/>
                <w:szCs w:val="28"/>
                <w:lang w:val="en-US" w:eastAsia="ru-RU"/>
              </w:rPr>
            </w:rPrChange>
          </w:rPr>
          <w:t xml:space="preserve"> </w:t>
        </w:r>
        <w:r w:rsidR="006F50AF">
          <w:rPr>
            <w:rFonts w:ascii="Times New Roman" w:eastAsia="Times New Roman" w:hAnsi="Times New Roman" w:cs="Times New Roman"/>
            <w:sz w:val="28"/>
            <w:szCs w:val="28"/>
            <w:lang w:eastAsia="ru-RU"/>
          </w:rPr>
          <w:t>показываю</w:t>
        </w:r>
        <w:r>
          <w:rPr>
            <w:rFonts w:ascii="Times New Roman" w:eastAsia="Times New Roman" w:hAnsi="Times New Roman" w:cs="Times New Roman"/>
            <w:sz w:val="28"/>
            <w:szCs w:val="28"/>
            <w:lang w:eastAsia="ru-RU"/>
          </w:rPr>
          <w:t xml:space="preserve">т </w:t>
        </w:r>
      </w:ins>
      <w:ins w:id="2603" w:author="Борис Гогинян" w:date="2020-05-25T20:12:00Z">
        <w:r w:rsidR="006F50AF">
          <w:rPr>
            <w:rFonts w:ascii="Times New Roman" w:eastAsia="Times New Roman" w:hAnsi="Times New Roman" w:cs="Times New Roman"/>
            <w:sz w:val="28"/>
            <w:szCs w:val="28"/>
            <w:lang w:eastAsia="ru-RU"/>
          </w:rPr>
          <w:t>примерно одинаковый результат</w:t>
        </w:r>
      </w:ins>
      <w:ins w:id="2604" w:author="Борис Гогинян" w:date="2020-05-23T17:33:00Z">
        <w:r>
          <w:rPr>
            <w:rFonts w:ascii="Times New Roman" w:eastAsia="Times New Roman" w:hAnsi="Times New Roman" w:cs="Times New Roman"/>
            <w:sz w:val="28"/>
            <w:szCs w:val="28"/>
            <w:lang w:eastAsia="ru-RU"/>
          </w:rPr>
          <w:t xml:space="preserve"> результат по схожести с эталонным изображением. </w:t>
        </w:r>
      </w:ins>
      <w:ins w:id="2605" w:author="Борис Гогинян" w:date="2020-05-25T20:13:00Z">
        <w:r w:rsidR="006F50AF">
          <w:rPr>
            <w:rFonts w:ascii="Times New Roman" w:eastAsia="Times New Roman" w:hAnsi="Times New Roman" w:cs="Times New Roman"/>
            <w:sz w:val="28"/>
            <w:szCs w:val="28"/>
            <w:lang w:val="en-US" w:eastAsia="ru-RU"/>
          </w:rPr>
          <w:t>Cycles</w:t>
        </w:r>
        <w:r w:rsidR="006F50AF" w:rsidRPr="006F50AF">
          <w:rPr>
            <w:rFonts w:ascii="Times New Roman" w:eastAsia="Times New Roman" w:hAnsi="Times New Roman" w:cs="Times New Roman"/>
            <w:sz w:val="28"/>
            <w:szCs w:val="28"/>
            <w:lang w:eastAsia="ru-RU"/>
            <w:rPrChange w:id="2606" w:author="Борис Гогинян" w:date="2020-05-25T20:13:00Z">
              <w:rPr>
                <w:rFonts w:ascii="Times New Roman" w:eastAsia="Times New Roman" w:hAnsi="Times New Roman" w:cs="Times New Roman"/>
                <w:sz w:val="28"/>
                <w:szCs w:val="28"/>
                <w:lang w:val="en-US" w:eastAsia="ru-RU"/>
              </w:rPr>
            </w:rPrChange>
          </w:rPr>
          <w:t xml:space="preserve"> </w:t>
        </w:r>
        <w:r w:rsidR="006F50AF">
          <w:rPr>
            <w:rFonts w:ascii="Times New Roman" w:eastAsia="Times New Roman" w:hAnsi="Times New Roman" w:cs="Times New Roman"/>
            <w:sz w:val="28"/>
            <w:szCs w:val="28"/>
            <w:lang w:eastAsia="ru-RU"/>
          </w:rPr>
          <w:t>показывает немного более низкий результат</w:t>
        </w:r>
      </w:ins>
      <w:ins w:id="2607" w:author="Борис Гогинян" w:date="2020-05-25T20:18:00Z">
        <w:r w:rsidR="006F50AF">
          <w:rPr>
            <w:rFonts w:ascii="Times New Roman" w:eastAsia="Times New Roman" w:hAnsi="Times New Roman" w:cs="Times New Roman"/>
            <w:sz w:val="28"/>
            <w:szCs w:val="28"/>
            <w:lang w:eastAsia="ru-RU"/>
          </w:rPr>
          <w:t xml:space="preserve"> за то же время</w:t>
        </w:r>
      </w:ins>
      <w:ins w:id="2608" w:author="Борис Гогинян" w:date="2020-05-25T20:13:00Z">
        <w:r w:rsidR="006F50AF">
          <w:rPr>
            <w:rFonts w:ascii="Times New Roman" w:eastAsia="Times New Roman" w:hAnsi="Times New Roman" w:cs="Times New Roman"/>
            <w:sz w:val="28"/>
            <w:szCs w:val="28"/>
            <w:lang w:eastAsia="ru-RU"/>
          </w:rPr>
          <w:t xml:space="preserve">. Это объясняется тем, что алгоритм </w:t>
        </w:r>
      </w:ins>
      <w:ins w:id="2609" w:author="Борис Гогинян" w:date="2020-05-25T20:14:00Z">
        <w:r w:rsidR="006F50AF">
          <w:rPr>
            <w:rFonts w:ascii="Times New Roman" w:eastAsia="Times New Roman" w:hAnsi="Times New Roman" w:cs="Times New Roman"/>
            <w:sz w:val="28"/>
            <w:szCs w:val="28"/>
            <w:lang w:val="en-US" w:eastAsia="ru-RU"/>
          </w:rPr>
          <w:t>Path</w:t>
        </w:r>
        <w:r w:rsidR="006F50AF" w:rsidRPr="006F50AF">
          <w:rPr>
            <w:rFonts w:ascii="Times New Roman" w:eastAsia="Times New Roman" w:hAnsi="Times New Roman" w:cs="Times New Roman"/>
            <w:sz w:val="28"/>
            <w:szCs w:val="28"/>
            <w:lang w:eastAsia="ru-RU"/>
            <w:rPrChange w:id="2610" w:author="Борис Гогинян" w:date="2020-05-25T20:14:00Z">
              <w:rPr>
                <w:rFonts w:ascii="Times New Roman" w:eastAsia="Times New Roman" w:hAnsi="Times New Roman" w:cs="Times New Roman"/>
                <w:sz w:val="28"/>
                <w:szCs w:val="28"/>
                <w:lang w:val="en-US" w:eastAsia="ru-RU"/>
              </w:rPr>
            </w:rPrChange>
          </w:rPr>
          <w:t xml:space="preserve"> </w:t>
        </w:r>
        <w:r w:rsidR="006F50AF">
          <w:rPr>
            <w:rFonts w:ascii="Times New Roman" w:eastAsia="Times New Roman" w:hAnsi="Times New Roman" w:cs="Times New Roman"/>
            <w:sz w:val="28"/>
            <w:szCs w:val="28"/>
            <w:lang w:val="en-US" w:eastAsia="ru-RU"/>
          </w:rPr>
          <w:t>tracing</w:t>
        </w:r>
        <w:r w:rsidR="006F50AF" w:rsidRPr="006F50AF">
          <w:rPr>
            <w:rFonts w:ascii="Times New Roman" w:eastAsia="Times New Roman" w:hAnsi="Times New Roman" w:cs="Times New Roman"/>
            <w:sz w:val="28"/>
            <w:szCs w:val="28"/>
            <w:lang w:eastAsia="ru-RU"/>
            <w:rPrChange w:id="2611" w:author="Борис Гогинян" w:date="2020-05-25T20:14:00Z">
              <w:rPr>
                <w:rFonts w:ascii="Times New Roman" w:eastAsia="Times New Roman" w:hAnsi="Times New Roman" w:cs="Times New Roman"/>
                <w:sz w:val="28"/>
                <w:szCs w:val="28"/>
                <w:lang w:val="en-US" w:eastAsia="ru-RU"/>
              </w:rPr>
            </w:rPrChange>
          </w:rPr>
          <w:t xml:space="preserve"> </w:t>
        </w:r>
        <w:r w:rsidR="006F50AF">
          <w:rPr>
            <w:rFonts w:ascii="Times New Roman" w:eastAsia="Times New Roman" w:hAnsi="Times New Roman" w:cs="Times New Roman"/>
            <w:sz w:val="28"/>
            <w:szCs w:val="28"/>
            <w:lang w:eastAsia="ru-RU"/>
          </w:rPr>
          <w:t xml:space="preserve">плохо подходит для отрисовки непрямого освещения. </w:t>
        </w:r>
      </w:ins>
      <w:ins w:id="2612" w:author="Борис Гогинян" w:date="2020-05-25T20:16:00Z">
        <w:r w:rsidR="006F50AF">
          <w:rPr>
            <w:rFonts w:ascii="Times New Roman" w:eastAsia="Times New Roman" w:hAnsi="Times New Roman" w:cs="Times New Roman"/>
            <w:sz w:val="28"/>
            <w:szCs w:val="28"/>
            <w:lang w:eastAsia="ru-RU"/>
          </w:rPr>
          <w:t>Также</w:t>
        </w:r>
      </w:ins>
      <w:ins w:id="2613" w:author="Борис Гогинян" w:date="2020-05-23T17:35:00Z">
        <w:r w:rsidR="006F50AF">
          <w:rPr>
            <w:rFonts w:ascii="Times New Roman" w:eastAsia="Times New Roman" w:hAnsi="Times New Roman" w:cs="Times New Roman"/>
            <w:sz w:val="28"/>
            <w:szCs w:val="28"/>
            <w:lang w:eastAsia="ru-RU"/>
          </w:rPr>
          <w:t xml:space="preserve"> важно</w:t>
        </w:r>
        <w:r>
          <w:rPr>
            <w:rFonts w:ascii="Times New Roman" w:eastAsia="Times New Roman" w:hAnsi="Times New Roman" w:cs="Times New Roman"/>
            <w:sz w:val="28"/>
            <w:szCs w:val="28"/>
            <w:lang w:eastAsia="ru-RU"/>
          </w:rPr>
          <w:t xml:space="preserve"> обратить внимание на сами графики</w:t>
        </w:r>
      </w:ins>
      <w:ins w:id="2614" w:author="Борис Гогинян" w:date="2020-05-25T20:16:00Z">
        <w:r w:rsidR="006F50AF">
          <w:rPr>
            <w:rFonts w:ascii="Times New Roman" w:eastAsia="Times New Roman" w:hAnsi="Times New Roman" w:cs="Times New Roman"/>
            <w:sz w:val="28"/>
            <w:szCs w:val="28"/>
            <w:lang w:eastAsia="ru-RU"/>
          </w:rPr>
          <w:t xml:space="preserve">, а именно на изменения </w:t>
        </w:r>
      </w:ins>
      <w:ins w:id="2615" w:author="Борис Гогинян" w:date="2020-05-25T20:17:00Z">
        <w:r w:rsidR="006F50AF">
          <w:rPr>
            <w:rFonts w:ascii="Times New Roman" w:eastAsia="Times New Roman" w:hAnsi="Times New Roman" w:cs="Times New Roman"/>
            <w:sz w:val="28"/>
            <w:szCs w:val="28"/>
            <w:lang w:val="en-US" w:eastAsia="ru-RU"/>
          </w:rPr>
          <w:t>psnr</w:t>
        </w:r>
        <w:r w:rsidR="006F50AF" w:rsidRPr="006F50AF">
          <w:rPr>
            <w:rFonts w:ascii="Times New Roman" w:eastAsia="Times New Roman" w:hAnsi="Times New Roman" w:cs="Times New Roman"/>
            <w:sz w:val="28"/>
            <w:szCs w:val="28"/>
            <w:lang w:eastAsia="ru-RU"/>
            <w:rPrChange w:id="2616" w:author="Борис Гогинян" w:date="2020-05-25T20:17:00Z">
              <w:rPr>
                <w:rFonts w:ascii="Times New Roman" w:eastAsia="Times New Roman" w:hAnsi="Times New Roman" w:cs="Times New Roman"/>
                <w:sz w:val="28"/>
                <w:szCs w:val="28"/>
                <w:lang w:val="en-US" w:eastAsia="ru-RU"/>
              </w:rPr>
            </w:rPrChange>
          </w:rPr>
          <w:t xml:space="preserve"> </w:t>
        </w:r>
        <w:r w:rsidR="006F50AF">
          <w:rPr>
            <w:rFonts w:ascii="Times New Roman" w:eastAsia="Times New Roman" w:hAnsi="Times New Roman" w:cs="Times New Roman"/>
            <w:sz w:val="28"/>
            <w:szCs w:val="28"/>
            <w:lang w:eastAsia="ru-RU"/>
          </w:rPr>
          <w:t>в зависимости от времени</w:t>
        </w:r>
      </w:ins>
      <w:ins w:id="2617" w:author="Борис Гогинян" w:date="2020-05-23T17:35:00Z">
        <w:r>
          <w:rPr>
            <w:rFonts w:ascii="Times New Roman" w:eastAsia="Times New Roman" w:hAnsi="Times New Roman" w:cs="Times New Roman"/>
            <w:sz w:val="28"/>
            <w:szCs w:val="28"/>
            <w:lang w:eastAsia="ru-RU"/>
          </w:rPr>
          <w:t>.</w:t>
        </w:r>
      </w:ins>
      <w:ins w:id="2618" w:author="Борис Гогинян" w:date="2020-05-25T20:30:00Z">
        <w:r w:rsidR="00AA4458" w:rsidRPr="00AA4458">
          <w:rPr>
            <w:rFonts w:ascii="Times New Roman" w:eastAsia="Times New Roman" w:hAnsi="Times New Roman" w:cs="Times New Roman"/>
            <w:sz w:val="28"/>
            <w:szCs w:val="28"/>
            <w:lang w:eastAsia="ru-RU"/>
            <w:rPrChange w:id="2619" w:author="Борис Гогинян" w:date="2020-05-25T20:30:00Z">
              <w:rPr>
                <w:rFonts w:ascii="Times New Roman" w:eastAsia="Times New Roman" w:hAnsi="Times New Roman" w:cs="Times New Roman"/>
                <w:sz w:val="28"/>
                <w:szCs w:val="28"/>
                <w:lang w:val="en-US" w:eastAsia="ru-RU"/>
              </w:rPr>
            </w:rPrChange>
          </w:rPr>
          <w:t xml:space="preserve"> </w:t>
        </w:r>
        <w:r w:rsidR="00AA4458">
          <w:rPr>
            <w:rFonts w:ascii="Times New Roman" w:eastAsia="Times New Roman" w:hAnsi="Times New Roman" w:cs="Times New Roman"/>
            <w:sz w:val="28"/>
            <w:szCs w:val="28"/>
            <w:lang w:eastAsia="ru-RU"/>
          </w:rPr>
          <w:t>Средняя скорость роста</w:t>
        </w:r>
      </w:ins>
      <w:ins w:id="2620" w:author="Борис Гогинян" w:date="2020-05-25T20:37:00Z">
        <w:r w:rsidR="00AA4458">
          <w:rPr>
            <w:rFonts w:ascii="Times New Roman" w:eastAsia="Times New Roman" w:hAnsi="Times New Roman" w:cs="Times New Roman"/>
            <w:sz w:val="28"/>
            <w:szCs w:val="28"/>
            <w:lang w:val="en-US" w:eastAsia="ru-RU"/>
          </w:rPr>
          <w:t xml:space="preserve"> </w:t>
        </w:r>
        <w:r w:rsidR="00AA4458">
          <w:rPr>
            <w:rFonts w:ascii="Times New Roman" w:eastAsia="Times New Roman" w:hAnsi="Times New Roman" w:cs="Times New Roman"/>
            <w:sz w:val="28"/>
            <w:szCs w:val="28"/>
            <w:lang w:eastAsia="ru-RU"/>
          </w:rPr>
          <w:t>качества</w:t>
        </w:r>
      </w:ins>
      <w:ins w:id="2621" w:author="Борис Гогинян" w:date="2020-05-25T20:30:00Z">
        <w:r w:rsidR="00AA4458">
          <w:rPr>
            <w:rFonts w:ascii="Times New Roman" w:eastAsia="Times New Roman" w:hAnsi="Times New Roman" w:cs="Times New Roman"/>
            <w:sz w:val="28"/>
            <w:szCs w:val="28"/>
            <w:lang w:eastAsia="ru-RU"/>
          </w:rPr>
          <w:t>:</w:t>
        </w:r>
      </w:ins>
    </w:p>
    <w:p w14:paraId="2CE0235D" w14:textId="41068B10" w:rsidR="00AA4458" w:rsidRPr="00AA4458" w:rsidRDefault="00AA4458" w:rsidP="00AA4458">
      <w:pPr>
        <w:pStyle w:val="a5"/>
        <w:numPr>
          <w:ilvl w:val="0"/>
          <w:numId w:val="57"/>
        </w:numPr>
        <w:spacing w:after="0" w:line="360" w:lineRule="auto"/>
        <w:rPr>
          <w:ins w:id="2622" w:author="Борис Гогинян" w:date="2020-05-25T20:31:00Z"/>
          <w:rFonts w:ascii="Times New Roman" w:eastAsia="Times New Roman" w:hAnsi="Times New Roman" w:cs="Times New Roman"/>
          <w:sz w:val="28"/>
          <w:szCs w:val="28"/>
          <w:lang w:eastAsia="ru-RU"/>
        </w:rPr>
      </w:pPr>
      <w:ins w:id="2623" w:author="Борис Гогинян" w:date="2020-05-25T20:31:00Z">
        <w:r>
          <w:rPr>
            <w:rFonts w:ascii="Times New Roman" w:eastAsia="Times New Roman" w:hAnsi="Times New Roman" w:cs="Times New Roman"/>
            <w:sz w:val="28"/>
            <w:szCs w:val="28"/>
            <w:lang w:val="en-US" w:eastAsia="ru-RU"/>
          </w:rPr>
          <w:t xml:space="preserve">appleseed = </w:t>
        </w:r>
        <w:r w:rsidRPr="00AA4458">
          <w:rPr>
            <w:rFonts w:ascii="Times New Roman" w:eastAsia="Times New Roman" w:hAnsi="Times New Roman" w:cs="Times New Roman"/>
            <w:sz w:val="28"/>
            <w:szCs w:val="28"/>
            <w:lang w:eastAsia="ru-RU"/>
          </w:rPr>
          <w:t>0.007789704187192233</w:t>
        </w:r>
      </w:ins>
    </w:p>
    <w:p w14:paraId="2DB96DF8" w14:textId="43C026F7" w:rsidR="00AA4458" w:rsidRPr="00AA4458" w:rsidRDefault="00AA4458" w:rsidP="00AA4458">
      <w:pPr>
        <w:pStyle w:val="a5"/>
        <w:numPr>
          <w:ilvl w:val="0"/>
          <w:numId w:val="57"/>
        </w:numPr>
        <w:spacing w:after="0" w:line="360" w:lineRule="auto"/>
        <w:rPr>
          <w:ins w:id="2624" w:author="Борис Гогинян" w:date="2020-05-25T20:31:00Z"/>
          <w:rFonts w:ascii="Times New Roman" w:eastAsia="Times New Roman" w:hAnsi="Times New Roman" w:cs="Times New Roman"/>
          <w:sz w:val="28"/>
          <w:szCs w:val="28"/>
          <w:lang w:eastAsia="ru-RU"/>
        </w:rPr>
      </w:pPr>
      <w:ins w:id="2625" w:author="Борис Гогинян" w:date="2020-05-25T20:31:00Z">
        <w:r>
          <w:rPr>
            <w:rFonts w:ascii="Times New Roman" w:eastAsia="Times New Roman" w:hAnsi="Times New Roman" w:cs="Times New Roman"/>
            <w:sz w:val="28"/>
            <w:szCs w:val="28"/>
            <w:lang w:val="en-US" w:eastAsia="ru-RU"/>
          </w:rPr>
          <w:t xml:space="preserve">cycles = </w:t>
        </w:r>
        <w:r w:rsidRPr="00AA4458">
          <w:rPr>
            <w:rFonts w:ascii="Times New Roman" w:eastAsia="Times New Roman" w:hAnsi="Times New Roman" w:cs="Times New Roman"/>
            <w:sz w:val="28"/>
            <w:szCs w:val="28"/>
            <w:lang w:eastAsia="ru-RU"/>
          </w:rPr>
          <w:t>0.14529101277787385</w:t>
        </w:r>
      </w:ins>
    </w:p>
    <w:p w14:paraId="63E9B1B9" w14:textId="78451B97" w:rsidR="00AA4458" w:rsidRPr="00AA4458" w:rsidRDefault="00AA4458">
      <w:pPr>
        <w:pStyle w:val="a5"/>
        <w:numPr>
          <w:ilvl w:val="0"/>
          <w:numId w:val="57"/>
        </w:numPr>
        <w:spacing w:after="0" w:line="360" w:lineRule="auto"/>
        <w:rPr>
          <w:ins w:id="2626" w:author="Борис Гогинян" w:date="2020-05-25T20:30:00Z"/>
          <w:rFonts w:ascii="Times New Roman" w:eastAsia="Times New Roman" w:hAnsi="Times New Roman" w:cs="Times New Roman"/>
          <w:sz w:val="28"/>
          <w:szCs w:val="28"/>
          <w:lang w:eastAsia="ru-RU"/>
          <w:rPrChange w:id="2627" w:author="Борис Гогинян" w:date="2020-05-25T20:30:00Z">
            <w:rPr>
              <w:ins w:id="2628" w:author="Борис Гогинян" w:date="2020-05-25T20:30:00Z"/>
              <w:rFonts w:eastAsia="Times New Roman"/>
              <w:lang w:eastAsia="ru-RU"/>
            </w:rPr>
          </w:rPrChange>
        </w:rPr>
        <w:pPrChange w:id="2629" w:author="Борис Гогинян" w:date="2020-05-25T20:31:00Z">
          <w:pPr>
            <w:spacing w:after="0" w:line="360" w:lineRule="auto"/>
            <w:ind w:firstLine="567"/>
            <w:contextualSpacing/>
          </w:pPr>
        </w:pPrChange>
      </w:pPr>
      <w:ins w:id="2630" w:author="Борис Гогинян" w:date="2020-05-25T20:31:00Z">
        <w:r>
          <w:rPr>
            <w:rFonts w:ascii="Times New Roman" w:eastAsia="Times New Roman" w:hAnsi="Times New Roman" w:cs="Times New Roman"/>
            <w:sz w:val="28"/>
            <w:szCs w:val="28"/>
            <w:lang w:val="en-US" w:eastAsia="ru-RU"/>
          </w:rPr>
          <w:t xml:space="preserve">luxcore = </w:t>
        </w:r>
        <w:r w:rsidRPr="00AA4458">
          <w:rPr>
            <w:rFonts w:ascii="Times New Roman" w:eastAsia="Times New Roman" w:hAnsi="Times New Roman" w:cs="Times New Roman"/>
            <w:sz w:val="28"/>
            <w:szCs w:val="28"/>
            <w:lang w:eastAsia="ru-RU"/>
          </w:rPr>
          <w:t>0.03280095439115686</w:t>
        </w:r>
      </w:ins>
    </w:p>
    <w:p w14:paraId="72AC34C3" w14:textId="797EAEF4" w:rsidR="00AA4458" w:rsidRDefault="00A1266E">
      <w:pPr>
        <w:spacing w:after="0" w:line="360" w:lineRule="auto"/>
        <w:ind w:firstLine="567"/>
        <w:contextualSpacing/>
        <w:rPr>
          <w:ins w:id="2631" w:author="Борис Гогинян" w:date="2020-05-25T20:35:00Z"/>
          <w:rFonts w:ascii="Times New Roman" w:eastAsia="Times New Roman" w:hAnsi="Times New Roman" w:cs="Times New Roman"/>
          <w:sz w:val="28"/>
          <w:szCs w:val="28"/>
          <w:lang w:eastAsia="ru-RU"/>
        </w:rPr>
      </w:pPr>
      <w:ins w:id="2632" w:author="Борис Гогинян" w:date="2020-05-23T17:35:00Z">
        <w:r>
          <w:rPr>
            <w:rFonts w:ascii="Times New Roman" w:eastAsia="Times New Roman" w:hAnsi="Times New Roman" w:cs="Times New Roman"/>
            <w:sz w:val="28"/>
            <w:szCs w:val="28"/>
            <w:lang w:eastAsia="ru-RU"/>
          </w:rPr>
          <w:t xml:space="preserve"> Можно заме</w:t>
        </w:r>
      </w:ins>
      <w:ins w:id="2633" w:author="Борис Гогинян" w:date="2020-05-23T17:36:00Z">
        <w:r>
          <w:rPr>
            <w:rFonts w:ascii="Times New Roman" w:eastAsia="Times New Roman" w:hAnsi="Times New Roman" w:cs="Times New Roman"/>
            <w:sz w:val="28"/>
            <w:szCs w:val="28"/>
            <w:lang w:eastAsia="ru-RU"/>
          </w:rPr>
          <w:t xml:space="preserve">тить, что </w:t>
        </w:r>
        <w:r>
          <w:rPr>
            <w:rFonts w:ascii="Times New Roman" w:eastAsia="Times New Roman" w:hAnsi="Times New Roman" w:cs="Times New Roman"/>
            <w:sz w:val="28"/>
            <w:szCs w:val="28"/>
            <w:lang w:val="en-US" w:eastAsia="ru-RU"/>
          </w:rPr>
          <w:t>luxcore</w:t>
        </w:r>
        <w:r>
          <w:rPr>
            <w:rFonts w:ascii="Times New Roman" w:eastAsia="Times New Roman" w:hAnsi="Times New Roman" w:cs="Times New Roman"/>
            <w:sz w:val="28"/>
            <w:szCs w:val="28"/>
            <w:lang w:eastAsia="ru-RU"/>
          </w:rPr>
          <w:t xml:space="preserve"> и </w:t>
        </w:r>
      </w:ins>
      <w:ins w:id="2634" w:author="Борис Гогинян" w:date="2020-05-25T20:32:00Z">
        <w:r w:rsidR="00AA4458">
          <w:rPr>
            <w:rFonts w:ascii="Times New Roman" w:eastAsia="Times New Roman" w:hAnsi="Times New Roman" w:cs="Times New Roman"/>
            <w:sz w:val="28"/>
            <w:szCs w:val="28"/>
            <w:lang w:val="en-US" w:eastAsia="ru-RU"/>
          </w:rPr>
          <w:t>appleseed</w:t>
        </w:r>
      </w:ins>
      <w:ins w:id="2635" w:author="Борис Гогинян" w:date="2020-05-23T17:36:00Z">
        <w:r w:rsidRPr="00A1266E">
          <w:rPr>
            <w:rFonts w:ascii="Times New Roman" w:eastAsia="Times New Roman" w:hAnsi="Times New Roman" w:cs="Times New Roman"/>
            <w:sz w:val="28"/>
            <w:szCs w:val="28"/>
            <w:lang w:eastAsia="ru-RU"/>
            <w:rPrChange w:id="2636" w:author="Борис Гогинян" w:date="2020-05-23T17:37:00Z">
              <w:rPr>
                <w:rFonts w:ascii="Times New Roman" w:eastAsia="Times New Roman" w:hAnsi="Times New Roman" w:cs="Times New Roman"/>
                <w:sz w:val="28"/>
                <w:szCs w:val="28"/>
                <w:lang w:val="en-US" w:eastAsia="ru-RU"/>
              </w:rPr>
            </w:rPrChange>
          </w:rPr>
          <w:t xml:space="preserve"> </w:t>
        </w:r>
      </w:ins>
      <w:ins w:id="2637" w:author="Борис Гогинян" w:date="2020-05-24T21:56:00Z">
        <w:r w:rsidR="002C2309">
          <w:rPr>
            <w:rFonts w:ascii="Times New Roman" w:eastAsia="Times New Roman" w:hAnsi="Times New Roman" w:cs="Times New Roman"/>
            <w:sz w:val="28"/>
            <w:szCs w:val="28"/>
            <w:lang w:eastAsia="ru-RU"/>
          </w:rPr>
          <w:t xml:space="preserve">имеют небольшое изменение </w:t>
        </w:r>
      </w:ins>
      <w:ins w:id="2638" w:author="Борис Гогинян" w:date="2020-05-24T21:57:00Z">
        <w:r w:rsidR="002C2309">
          <w:rPr>
            <w:rFonts w:ascii="Times New Roman" w:eastAsia="Times New Roman" w:hAnsi="Times New Roman" w:cs="Times New Roman"/>
            <w:sz w:val="28"/>
            <w:szCs w:val="28"/>
            <w:lang w:val="en-US" w:eastAsia="ru-RU"/>
          </w:rPr>
          <w:t>psnr</w:t>
        </w:r>
        <w:r w:rsidR="002C2309" w:rsidRPr="002C2309">
          <w:rPr>
            <w:rFonts w:ascii="Times New Roman" w:eastAsia="Times New Roman" w:hAnsi="Times New Roman" w:cs="Times New Roman"/>
            <w:sz w:val="28"/>
            <w:szCs w:val="28"/>
            <w:lang w:eastAsia="ru-RU"/>
            <w:rPrChange w:id="2639" w:author="Борис Гогинян" w:date="2020-05-24T21:57:00Z">
              <w:rPr>
                <w:rFonts w:ascii="Times New Roman" w:eastAsia="Times New Roman" w:hAnsi="Times New Roman" w:cs="Times New Roman"/>
                <w:sz w:val="28"/>
                <w:szCs w:val="28"/>
                <w:lang w:val="en-US" w:eastAsia="ru-RU"/>
              </w:rPr>
            </w:rPrChange>
          </w:rPr>
          <w:t xml:space="preserve"> </w:t>
        </w:r>
        <w:r w:rsidR="002C2309">
          <w:rPr>
            <w:rFonts w:ascii="Times New Roman" w:eastAsia="Times New Roman" w:hAnsi="Times New Roman" w:cs="Times New Roman"/>
            <w:sz w:val="28"/>
            <w:szCs w:val="28"/>
            <w:lang w:eastAsia="ru-RU"/>
          </w:rPr>
          <w:t>относительно времени</w:t>
        </w:r>
      </w:ins>
      <w:ins w:id="2640" w:author="Борис Гогинян" w:date="2020-05-23T17:36:00Z">
        <w:r>
          <w:rPr>
            <w:rFonts w:ascii="Times New Roman" w:eastAsia="Times New Roman" w:hAnsi="Times New Roman" w:cs="Times New Roman"/>
            <w:sz w:val="28"/>
            <w:szCs w:val="28"/>
            <w:lang w:eastAsia="ru-RU"/>
          </w:rPr>
          <w:t xml:space="preserve">. </w:t>
        </w:r>
      </w:ins>
      <w:ins w:id="2641" w:author="Борис Гогинян" w:date="2020-05-23T17:37:00Z">
        <w:r>
          <w:rPr>
            <w:rFonts w:ascii="Times New Roman" w:eastAsia="Times New Roman" w:hAnsi="Times New Roman" w:cs="Times New Roman"/>
            <w:sz w:val="28"/>
            <w:szCs w:val="28"/>
            <w:lang w:eastAsia="ru-RU"/>
          </w:rPr>
          <w:t>Это говорит о том, что данные рендеры</w:t>
        </w:r>
      </w:ins>
      <w:ins w:id="2642" w:author="Борис Гогинян" w:date="2020-05-24T21:57:00Z">
        <w:r w:rsidR="002C2309">
          <w:rPr>
            <w:rFonts w:ascii="Times New Roman" w:eastAsia="Times New Roman" w:hAnsi="Times New Roman" w:cs="Times New Roman"/>
            <w:sz w:val="28"/>
            <w:szCs w:val="28"/>
            <w:lang w:eastAsia="ru-RU"/>
          </w:rPr>
          <w:t xml:space="preserve"> достигли своего достигли пика качества</w:t>
        </w:r>
      </w:ins>
      <w:ins w:id="2643" w:author="Борис Гогинян" w:date="2020-05-23T17:37:00Z">
        <w:r>
          <w:rPr>
            <w:rFonts w:ascii="Times New Roman" w:eastAsia="Times New Roman" w:hAnsi="Times New Roman" w:cs="Times New Roman"/>
            <w:sz w:val="28"/>
            <w:szCs w:val="28"/>
            <w:lang w:eastAsia="ru-RU"/>
          </w:rPr>
          <w:t>, когда последующие итерации не вносят значительного результата</w:t>
        </w:r>
      </w:ins>
      <w:ins w:id="2644" w:author="Борис Гогинян" w:date="2020-05-25T20:32:00Z">
        <w:r w:rsidR="00AA4458" w:rsidRPr="00AA4458">
          <w:rPr>
            <w:rFonts w:ascii="Times New Roman" w:eastAsia="Times New Roman" w:hAnsi="Times New Roman" w:cs="Times New Roman"/>
            <w:sz w:val="28"/>
            <w:szCs w:val="28"/>
            <w:lang w:eastAsia="ru-RU"/>
            <w:rPrChange w:id="2645" w:author="Борис Гогинян" w:date="2020-05-25T20:32:00Z">
              <w:rPr>
                <w:rFonts w:ascii="Times New Roman" w:eastAsia="Times New Roman" w:hAnsi="Times New Roman" w:cs="Times New Roman"/>
                <w:sz w:val="28"/>
                <w:szCs w:val="28"/>
                <w:lang w:val="en-US" w:eastAsia="ru-RU"/>
              </w:rPr>
            </w:rPrChange>
          </w:rPr>
          <w:t xml:space="preserve"> </w:t>
        </w:r>
        <w:r w:rsidR="00AA4458">
          <w:rPr>
            <w:rFonts w:ascii="Times New Roman" w:eastAsia="Times New Roman" w:hAnsi="Times New Roman" w:cs="Times New Roman"/>
            <w:sz w:val="28"/>
            <w:szCs w:val="28"/>
            <w:lang w:eastAsia="ru-RU"/>
          </w:rPr>
          <w:t>в изменение изображения</w:t>
        </w:r>
      </w:ins>
      <w:ins w:id="2646" w:author="Борис Гогинян" w:date="2020-05-23T17:37:00Z">
        <w:r>
          <w:rPr>
            <w:rFonts w:ascii="Times New Roman" w:eastAsia="Times New Roman" w:hAnsi="Times New Roman" w:cs="Times New Roman"/>
            <w:sz w:val="28"/>
            <w:szCs w:val="28"/>
            <w:lang w:eastAsia="ru-RU"/>
          </w:rPr>
          <w:t xml:space="preserve">. </w:t>
        </w:r>
      </w:ins>
      <w:ins w:id="2647" w:author="Борис Гогинян" w:date="2020-05-23T17:38:00Z">
        <w:r w:rsidR="002C2309">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eastAsia="ru-RU"/>
          </w:rPr>
          <w:t xml:space="preserve"> этого можно сделать вывод, что они работают </w:t>
        </w:r>
      </w:ins>
      <w:ins w:id="2648" w:author="Борис Гогинян" w:date="2020-05-25T20:34:00Z">
        <w:r w:rsidR="00AA4458">
          <w:rPr>
            <w:rFonts w:ascii="Times New Roman" w:eastAsia="Times New Roman" w:hAnsi="Times New Roman" w:cs="Times New Roman"/>
            <w:sz w:val="28"/>
            <w:szCs w:val="28"/>
            <w:lang w:eastAsia="ru-RU"/>
          </w:rPr>
          <w:t xml:space="preserve">быстрее </w:t>
        </w:r>
        <w:r w:rsidR="00AA4458">
          <w:rPr>
            <w:rFonts w:ascii="Times New Roman" w:eastAsia="Times New Roman" w:hAnsi="Times New Roman" w:cs="Times New Roman"/>
            <w:sz w:val="28"/>
            <w:szCs w:val="28"/>
            <w:lang w:val="en-US" w:eastAsia="ru-RU"/>
          </w:rPr>
          <w:t>path</w:t>
        </w:r>
        <w:r w:rsidR="00AA4458" w:rsidRPr="00AA4458">
          <w:rPr>
            <w:rFonts w:ascii="Times New Roman" w:eastAsia="Times New Roman" w:hAnsi="Times New Roman" w:cs="Times New Roman"/>
            <w:sz w:val="28"/>
            <w:szCs w:val="28"/>
            <w:lang w:eastAsia="ru-RU"/>
            <w:rPrChange w:id="2649" w:author="Борис Гогинян" w:date="2020-05-25T20:34:00Z">
              <w:rPr>
                <w:rFonts w:ascii="Times New Roman" w:eastAsia="Times New Roman" w:hAnsi="Times New Roman" w:cs="Times New Roman"/>
                <w:sz w:val="28"/>
                <w:szCs w:val="28"/>
                <w:lang w:val="en-US" w:eastAsia="ru-RU"/>
              </w:rPr>
            </w:rPrChange>
          </w:rPr>
          <w:t xml:space="preserve"> </w:t>
        </w:r>
        <w:r w:rsidR="00AA4458">
          <w:rPr>
            <w:rFonts w:ascii="Times New Roman" w:eastAsia="Times New Roman" w:hAnsi="Times New Roman" w:cs="Times New Roman"/>
            <w:sz w:val="28"/>
            <w:szCs w:val="28"/>
            <w:lang w:val="en-US" w:eastAsia="ru-RU"/>
          </w:rPr>
          <w:t>tracing</w:t>
        </w:r>
        <w:r w:rsidR="00AA4458" w:rsidRPr="00AA4458">
          <w:rPr>
            <w:rFonts w:ascii="Times New Roman" w:eastAsia="Times New Roman" w:hAnsi="Times New Roman" w:cs="Times New Roman"/>
            <w:sz w:val="28"/>
            <w:szCs w:val="28"/>
            <w:lang w:eastAsia="ru-RU"/>
            <w:rPrChange w:id="2650" w:author="Борис Гогинян" w:date="2020-05-25T20:34:00Z">
              <w:rPr>
                <w:rFonts w:ascii="Times New Roman" w:eastAsia="Times New Roman" w:hAnsi="Times New Roman" w:cs="Times New Roman"/>
                <w:sz w:val="28"/>
                <w:szCs w:val="28"/>
                <w:lang w:val="en-US" w:eastAsia="ru-RU"/>
              </w:rPr>
            </w:rPrChange>
          </w:rPr>
          <w:t xml:space="preserve"> </w:t>
        </w:r>
        <w:r w:rsidR="00AA4458">
          <w:rPr>
            <w:rFonts w:ascii="Times New Roman" w:eastAsia="Times New Roman" w:hAnsi="Times New Roman" w:cs="Times New Roman"/>
            <w:sz w:val="28"/>
            <w:szCs w:val="28"/>
            <w:lang w:eastAsia="ru-RU"/>
          </w:rPr>
          <w:t xml:space="preserve">в </w:t>
        </w:r>
      </w:ins>
      <w:ins w:id="2651" w:author="Борис Гогинян" w:date="2020-05-25T20:33:00Z">
        <w:r w:rsidR="00AA4458">
          <w:rPr>
            <w:rFonts w:ascii="Times New Roman" w:eastAsia="Times New Roman" w:hAnsi="Times New Roman" w:cs="Times New Roman"/>
            <w:sz w:val="28"/>
            <w:szCs w:val="28"/>
            <w:lang w:val="en-US" w:eastAsia="ru-RU"/>
          </w:rPr>
          <w:t>cycles</w:t>
        </w:r>
      </w:ins>
      <w:ins w:id="2652" w:author="Борис Гогинян" w:date="2020-05-25T20:34:00Z">
        <w:r w:rsidR="00AA4458">
          <w:rPr>
            <w:rFonts w:ascii="Times New Roman" w:eastAsia="Times New Roman" w:hAnsi="Times New Roman" w:cs="Times New Roman"/>
            <w:sz w:val="28"/>
            <w:szCs w:val="28"/>
            <w:lang w:eastAsia="ru-RU"/>
          </w:rPr>
          <w:t xml:space="preserve"> в данном эксперименте</w:t>
        </w:r>
      </w:ins>
      <w:ins w:id="2653" w:author="Борис Гогинян" w:date="2020-05-23T17:38:00Z">
        <w:r w:rsidRPr="00A1266E">
          <w:rPr>
            <w:rFonts w:ascii="Times New Roman" w:eastAsia="Times New Roman" w:hAnsi="Times New Roman" w:cs="Times New Roman"/>
            <w:sz w:val="28"/>
            <w:szCs w:val="28"/>
            <w:lang w:eastAsia="ru-RU"/>
            <w:rPrChange w:id="2654" w:author="Борис Гогинян" w:date="2020-05-23T17:38:00Z">
              <w:rPr>
                <w:rFonts w:ascii="Times New Roman" w:eastAsia="Times New Roman" w:hAnsi="Times New Roman" w:cs="Times New Roman"/>
                <w:sz w:val="28"/>
                <w:szCs w:val="28"/>
                <w:lang w:val="en-US" w:eastAsia="ru-RU"/>
              </w:rPr>
            </w:rPrChange>
          </w:rPr>
          <w:t>.</w:t>
        </w:r>
      </w:ins>
      <w:ins w:id="2655" w:author="Борис Гогинян" w:date="2020-05-25T20:35:00Z">
        <w:r w:rsidR="00AA4458" w:rsidRPr="00AA4458">
          <w:rPr>
            <w:rFonts w:ascii="Times New Roman" w:eastAsia="Times New Roman" w:hAnsi="Times New Roman" w:cs="Times New Roman"/>
            <w:sz w:val="28"/>
            <w:szCs w:val="28"/>
            <w:lang w:eastAsia="ru-RU"/>
            <w:rPrChange w:id="2656" w:author="Борис Гогинян" w:date="2020-05-25T20:35:00Z">
              <w:rPr>
                <w:rFonts w:ascii="Times New Roman" w:eastAsia="Times New Roman" w:hAnsi="Times New Roman" w:cs="Times New Roman"/>
                <w:sz w:val="28"/>
                <w:szCs w:val="28"/>
                <w:lang w:val="en-US" w:eastAsia="ru-RU"/>
              </w:rPr>
            </w:rPrChange>
          </w:rPr>
          <w:t xml:space="preserve"> </w:t>
        </w:r>
      </w:ins>
      <w:ins w:id="2657" w:author="Борис Гогинян" w:date="2020-05-25T20:34:00Z">
        <w:r w:rsidR="00AA4458">
          <w:rPr>
            <w:rFonts w:ascii="Times New Roman" w:eastAsia="Times New Roman" w:hAnsi="Times New Roman" w:cs="Times New Roman"/>
            <w:sz w:val="28"/>
            <w:szCs w:val="28"/>
            <w:lang w:eastAsia="ru-RU"/>
          </w:rPr>
          <w:t xml:space="preserve">Наиболее высокая реалистичность у </w:t>
        </w:r>
      </w:ins>
      <w:ins w:id="2658" w:author="Борис Гогинян" w:date="2020-05-25T20:35:00Z">
        <w:r w:rsidR="00AA4458">
          <w:rPr>
            <w:rFonts w:ascii="Times New Roman" w:eastAsia="Times New Roman" w:hAnsi="Times New Roman" w:cs="Times New Roman"/>
            <w:sz w:val="28"/>
            <w:szCs w:val="28"/>
            <w:lang w:val="en-US" w:eastAsia="ru-RU"/>
          </w:rPr>
          <w:t>luxcore</w:t>
        </w:r>
      </w:ins>
      <w:ins w:id="2659" w:author="Борис Гогинян" w:date="2020-05-23T17:38:00Z">
        <w:r w:rsidR="00AA4458">
          <w:rPr>
            <w:rFonts w:ascii="Times New Roman" w:eastAsia="Times New Roman" w:hAnsi="Times New Roman" w:cs="Times New Roman"/>
            <w:sz w:val="28"/>
            <w:szCs w:val="28"/>
            <w:lang w:eastAsia="ru-RU"/>
          </w:rPr>
          <w:t>.</w:t>
        </w:r>
      </w:ins>
    </w:p>
    <w:p w14:paraId="6FA072BE" w14:textId="6A35A8E8" w:rsidR="00A1266E" w:rsidRPr="002C2309" w:rsidDel="00AA4458" w:rsidRDefault="00AA4458">
      <w:pPr>
        <w:jc w:val="center"/>
        <w:rPr>
          <w:del w:id="2660" w:author="Борис Гогинян" w:date="2020-05-25T20:35:00Z"/>
          <w:rFonts w:ascii="Times New Roman" w:eastAsia="Times New Roman" w:hAnsi="Times New Roman" w:cs="Times New Roman"/>
          <w:sz w:val="28"/>
          <w:szCs w:val="28"/>
          <w:lang w:eastAsia="ru-RU"/>
          <w:rPrChange w:id="2661" w:author="Борис Гогинян" w:date="2020-05-24T22:00:00Z">
            <w:rPr>
              <w:del w:id="2662" w:author="Борис Гогинян" w:date="2020-05-25T20:35:00Z"/>
              <w:rFonts w:ascii="Times New Roman" w:eastAsia="Times New Roman" w:hAnsi="Times New Roman" w:cs="Times New Roman"/>
              <w:b/>
              <w:sz w:val="24"/>
              <w:szCs w:val="24"/>
              <w:lang w:eastAsia="ru-RU"/>
            </w:rPr>
          </w:rPrChange>
        </w:rPr>
        <w:pPrChange w:id="2663" w:author="Борис Гогинян" w:date="2020-05-25T20:36:00Z">
          <w:pPr>
            <w:spacing w:after="0" w:line="360" w:lineRule="auto"/>
            <w:ind w:firstLine="567"/>
            <w:contextualSpacing/>
          </w:pPr>
        </w:pPrChange>
      </w:pPr>
      <w:ins w:id="2664" w:author="Борис Гогинян" w:date="2020-05-25T20:35:00Z">
        <w:r>
          <w:rPr>
            <w:rFonts w:ascii="Times New Roman" w:eastAsia="Times New Roman" w:hAnsi="Times New Roman" w:cs="Times New Roman"/>
            <w:sz w:val="28"/>
            <w:szCs w:val="28"/>
            <w:lang w:eastAsia="ru-RU"/>
          </w:rPr>
          <w:br w:type="page"/>
        </w:r>
      </w:ins>
    </w:p>
    <w:p w14:paraId="08C60439" w14:textId="23843F8D" w:rsidR="00846C4B" w:rsidRDefault="00846C4B">
      <w:pPr>
        <w:jc w:val="center"/>
        <w:rPr>
          <w:ins w:id="2665" w:author="Борис Гогинян" w:date="2020-05-23T17:40:00Z"/>
          <w:rFonts w:ascii="Times New Roman" w:eastAsia="Times New Roman" w:hAnsi="Times New Roman" w:cs="Times New Roman"/>
          <w:sz w:val="28"/>
          <w:szCs w:val="28"/>
          <w:lang w:eastAsia="ru-RU"/>
        </w:rPr>
        <w:pPrChange w:id="2666" w:author="Борис Гогинян" w:date="2020-05-25T20:36:00Z">
          <w:pPr>
            <w:spacing w:after="0" w:line="360" w:lineRule="auto"/>
            <w:ind w:firstLine="567"/>
            <w:contextualSpacing/>
            <w:jc w:val="both"/>
          </w:pPr>
        </w:pPrChange>
      </w:pPr>
      <w:ins w:id="2667" w:author="Борис Гогинян" w:date="2020-05-23T17:40:00Z">
        <w:r>
          <w:rPr>
            <w:rFonts w:ascii="Times New Roman" w:eastAsia="Times New Roman" w:hAnsi="Times New Roman" w:cs="Times New Roman"/>
            <w:sz w:val="28"/>
            <w:szCs w:val="28"/>
            <w:lang w:eastAsia="ru-RU"/>
          </w:rPr>
          <w:t>Заключение</w:t>
        </w:r>
      </w:ins>
    </w:p>
    <w:p w14:paraId="2C758430" w14:textId="624B95FD" w:rsidR="00A6235B" w:rsidRPr="00B12333"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Change w:id="2668" w:author="Борис Гогинян" w:date="2020-05-22T22:35:00Z">
            <w:rPr>
              <w:rFonts w:ascii="Times New Roman" w:eastAsia="Times New Roman" w:hAnsi="Times New Roman" w:cs="Times New Roman"/>
              <w:sz w:val="24"/>
              <w:szCs w:val="24"/>
              <w:lang w:eastAsia="ru-RU"/>
            </w:rPr>
          </w:rPrChange>
        </w:rPr>
      </w:pPr>
      <w:r w:rsidRPr="00B12333">
        <w:rPr>
          <w:rFonts w:ascii="Times New Roman" w:eastAsia="Times New Roman" w:hAnsi="Times New Roman" w:cs="Times New Roman"/>
          <w:sz w:val="28"/>
          <w:szCs w:val="28"/>
          <w:lang w:eastAsia="ru-RU"/>
          <w:rPrChange w:id="2669" w:author="Борис Гогинян" w:date="2020-05-22T22:35:00Z">
            <w:rPr>
              <w:rFonts w:ascii="Times New Roman" w:eastAsia="Times New Roman" w:hAnsi="Times New Roman" w:cs="Times New Roman"/>
              <w:sz w:val="24"/>
              <w:szCs w:val="24"/>
              <w:lang w:eastAsia="ru-RU"/>
            </w:rPr>
          </w:rPrChange>
        </w:rPr>
        <w:t xml:space="preserve">В представленном исследовании произведено сравнение рендеров </w:t>
      </w:r>
      <w:r w:rsidRPr="00B12333">
        <w:rPr>
          <w:rFonts w:ascii="Times New Roman" w:eastAsia="Times New Roman" w:hAnsi="Times New Roman" w:cs="Times New Roman"/>
          <w:sz w:val="28"/>
          <w:szCs w:val="28"/>
          <w:lang w:val="en-US" w:eastAsia="ru-RU"/>
          <w:rPrChange w:id="2670" w:author="Борис Гогинян" w:date="2020-05-22T22:35:00Z">
            <w:rPr>
              <w:rFonts w:ascii="Times New Roman" w:eastAsia="Times New Roman" w:hAnsi="Times New Roman" w:cs="Times New Roman"/>
              <w:sz w:val="24"/>
              <w:szCs w:val="24"/>
              <w:lang w:val="en-US" w:eastAsia="ru-RU"/>
            </w:rPr>
          </w:rPrChange>
        </w:rPr>
        <w:t>appleseed</w:t>
      </w:r>
      <w:r w:rsidRPr="00B12333">
        <w:rPr>
          <w:rFonts w:ascii="Times New Roman" w:eastAsia="Times New Roman" w:hAnsi="Times New Roman" w:cs="Times New Roman"/>
          <w:sz w:val="28"/>
          <w:szCs w:val="28"/>
          <w:lang w:eastAsia="ru-RU"/>
          <w:rPrChange w:id="2671" w:author="Борис Гогинян" w:date="2020-05-22T22:35:00Z">
            <w:rPr>
              <w:rFonts w:ascii="Times New Roman" w:eastAsia="Times New Roman" w:hAnsi="Times New Roman" w:cs="Times New Roman"/>
              <w:sz w:val="24"/>
              <w:szCs w:val="24"/>
              <w:lang w:eastAsia="ru-RU"/>
            </w:rPr>
          </w:rPrChange>
        </w:rPr>
        <w:t xml:space="preserve">, </w:t>
      </w:r>
      <w:r w:rsidRPr="00B12333">
        <w:rPr>
          <w:rFonts w:ascii="Times New Roman" w:eastAsia="Times New Roman" w:hAnsi="Times New Roman" w:cs="Times New Roman"/>
          <w:sz w:val="28"/>
          <w:szCs w:val="28"/>
          <w:lang w:val="en-US" w:eastAsia="ru-RU"/>
          <w:rPrChange w:id="2672" w:author="Борис Гогинян" w:date="2020-05-22T22:35:00Z">
            <w:rPr>
              <w:rFonts w:ascii="Times New Roman" w:eastAsia="Times New Roman" w:hAnsi="Times New Roman" w:cs="Times New Roman"/>
              <w:sz w:val="24"/>
              <w:szCs w:val="24"/>
              <w:lang w:val="en-US" w:eastAsia="ru-RU"/>
            </w:rPr>
          </w:rPrChange>
        </w:rPr>
        <w:t>Cycles</w:t>
      </w:r>
      <w:r w:rsidRPr="00B12333">
        <w:rPr>
          <w:rFonts w:ascii="Times New Roman" w:eastAsia="Times New Roman" w:hAnsi="Times New Roman" w:cs="Times New Roman"/>
          <w:sz w:val="28"/>
          <w:szCs w:val="28"/>
          <w:lang w:eastAsia="ru-RU"/>
          <w:rPrChange w:id="2673" w:author="Борис Гогинян" w:date="2020-05-22T22:35:00Z">
            <w:rPr>
              <w:rFonts w:ascii="Times New Roman" w:eastAsia="Times New Roman" w:hAnsi="Times New Roman" w:cs="Times New Roman"/>
              <w:sz w:val="24"/>
              <w:szCs w:val="24"/>
              <w:lang w:eastAsia="ru-RU"/>
            </w:rPr>
          </w:rPrChange>
        </w:rPr>
        <w:t xml:space="preserve"> и </w:t>
      </w:r>
      <w:r w:rsidRPr="00B12333">
        <w:rPr>
          <w:rFonts w:ascii="Times New Roman" w:eastAsia="Times New Roman" w:hAnsi="Times New Roman" w:cs="Times New Roman"/>
          <w:sz w:val="28"/>
          <w:szCs w:val="28"/>
          <w:lang w:val="en-US" w:eastAsia="ru-RU"/>
          <w:rPrChange w:id="2674" w:author="Борис Гогинян" w:date="2020-05-22T22:35:00Z">
            <w:rPr>
              <w:rFonts w:ascii="Times New Roman" w:eastAsia="Times New Roman" w:hAnsi="Times New Roman" w:cs="Times New Roman"/>
              <w:sz w:val="24"/>
              <w:szCs w:val="24"/>
              <w:lang w:val="en-US" w:eastAsia="ru-RU"/>
            </w:rPr>
          </w:rPrChange>
        </w:rPr>
        <w:t>Luxcore</w:t>
      </w:r>
      <w:r w:rsidRPr="00B12333">
        <w:rPr>
          <w:rFonts w:ascii="Times New Roman" w:eastAsia="Times New Roman" w:hAnsi="Times New Roman" w:cs="Times New Roman"/>
          <w:sz w:val="28"/>
          <w:szCs w:val="28"/>
          <w:lang w:eastAsia="ru-RU"/>
          <w:rPrChange w:id="2675" w:author="Борис Гогинян" w:date="2020-05-22T22:35:00Z">
            <w:rPr>
              <w:rFonts w:ascii="Times New Roman" w:eastAsia="Times New Roman" w:hAnsi="Times New Roman" w:cs="Times New Roman"/>
              <w:sz w:val="24"/>
              <w:szCs w:val="24"/>
              <w:lang w:eastAsia="ru-RU"/>
            </w:rPr>
          </w:rPrChange>
        </w:rPr>
        <w:t xml:space="preserve"> 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w:t>
      </w:r>
      <w:ins w:id="2676" w:author="Борис Гогинян" w:date="2020-05-23T17:40:00Z">
        <w:r w:rsidR="00846C4B">
          <w:rPr>
            <w:rFonts w:ascii="Times New Roman" w:eastAsia="Times New Roman" w:hAnsi="Times New Roman" w:cs="Times New Roman"/>
            <w:sz w:val="28"/>
            <w:szCs w:val="28"/>
            <w:lang w:eastAsia="ru-RU"/>
          </w:rPr>
          <w:t xml:space="preserve">, </w:t>
        </w:r>
      </w:ins>
      <w:del w:id="2677" w:author="Борис Гогинян" w:date="2020-05-23T17:40:00Z">
        <w:r w:rsidRPr="00B12333" w:rsidDel="00846C4B">
          <w:rPr>
            <w:rFonts w:ascii="Times New Roman" w:eastAsia="Times New Roman" w:hAnsi="Times New Roman" w:cs="Times New Roman"/>
            <w:sz w:val="28"/>
            <w:szCs w:val="28"/>
            <w:lang w:eastAsia="ru-RU"/>
            <w:rPrChange w:id="2678" w:author="Борис Гогинян" w:date="2020-05-22T22:35:00Z">
              <w:rPr>
                <w:rFonts w:ascii="Times New Roman" w:eastAsia="Times New Roman" w:hAnsi="Times New Roman" w:cs="Times New Roman"/>
                <w:sz w:val="24"/>
                <w:szCs w:val="24"/>
                <w:lang w:eastAsia="ru-RU"/>
              </w:rPr>
            </w:rPrChange>
          </w:rPr>
          <w:delText xml:space="preserve"> (около 1500 с.), </w:delText>
        </w:r>
      </w:del>
      <w:r w:rsidRPr="00B12333">
        <w:rPr>
          <w:rFonts w:ascii="Times New Roman" w:eastAsia="Times New Roman" w:hAnsi="Times New Roman" w:cs="Times New Roman"/>
          <w:sz w:val="28"/>
          <w:szCs w:val="28"/>
          <w:lang w:eastAsia="ru-RU"/>
          <w:rPrChange w:id="2679" w:author="Борис Гогинян" w:date="2020-05-22T22:35:00Z">
            <w:rPr>
              <w:rFonts w:ascii="Times New Roman" w:eastAsia="Times New Roman" w:hAnsi="Times New Roman" w:cs="Times New Roman"/>
              <w:sz w:val="24"/>
              <w:szCs w:val="24"/>
              <w:lang w:eastAsia="ru-RU"/>
            </w:rPr>
          </w:rPrChange>
        </w:rPr>
        <w:t>а также рассмотрена динамика улучшения качества изображения при увеличении времени работы.</w:t>
      </w:r>
    </w:p>
    <w:p w14:paraId="335CF35D" w14:textId="4B53A588" w:rsidR="00A6235B" w:rsidRPr="00B12333"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Change w:id="2680" w:author="Борис Гогинян" w:date="2020-05-22T22:35:00Z">
            <w:rPr>
              <w:rFonts w:ascii="Times New Roman" w:eastAsia="Times New Roman" w:hAnsi="Times New Roman" w:cs="Times New Roman"/>
              <w:sz w:val="24"/>
              <w:szCs w:val="24"/>
              <w:lang w:eastAsia="ru-RU"/>
            </w:rPr>
          </w:rPrChange>
        </w:rPr>
      </w:pPr>
      <w:bookmarkStart w:id="2681" w:name="_GoBack"/>
      <w:r w:rsidRPr="00B12333">
        <w:rPr>
          <w:rFonts w:ascii="Times New Roman" w:eastAsia="Times New Roman" w:hAnsi="Times New Roman" w:cs="Times New Roman"/>
          <w:sz w:val="28"/>
          <w:szCs w:val="28"/>
          <w:lang w:eastAsia="ru-RU"/>
          <w:rPrChange w:id="2682" w:author="Борис Гогинян" w:date="2020-05-22T22:35:00Z">
            <w:rPr>
              <w:rFonts w:ascii="Times New Roman" w:eastAsia="Times New Roman" w:hAnsi="Times New Roman" w:cs="Times New Roman"/>
              <w:sz w:val="24"/>
              <w:szCs w:val="24"/>
              <w:lang w:eastAsia="ru-RU"/>
            </w:rPr>
          </w:rPrChange>
        </w:rPr>
        <w:t xml:space="preserve">В большинстве тестов наилучшую динамику показал рендер </w:t>
      </w:r>
      <w:del w:id="2683" w:author="Борис Гогинян" w:date="2020-05-25T20:36:00Z">
        <w:r w:rsidRPr="00B12333" w:rsidDel="00AA4458">
          <w:rPr>
            <w:rFonts w:ascii="Times New Roman" w:eastAsia="Times New Roman" w:hAnsi="Times New Roman" w:cs="Times New Roman"/>
            <w:sz w:val="28"/>
            <w:szCs w:val="28"/>
            <w:lang w:val="en-US" w:eastAsia="ru-RU"/>
            <w:rPrChange w:id="2684" w:author="Борис Гогинян" w:date="2020-05-22T22:35:00Z">
              <w:rPr>
                <w:rFonts w:ascii="Times New Roman" w:eastAsia="Times New Roman" w:hAnsi="Times New Roman" w:cs="Times New Roman"/>
                <w:sz w:val="24"/>
                <w:szCs w:val="24"/>
                <w:lang w:val="en-US" w:eastAsia="ru-RU"/>
              </w:rPr>
            </w:rPrChange>
          </w:rPr>
          <w:delText>appleseed</w:delText>
        </w:r>
      </w:del>
      <w:ins w:id="2685" w:author="Борис Гогинян" w:date="2020-05-25T20:36:00Z">
        <w:r w:rsidR="00AA4458">
          <w:rPr>
            <w:rFonts w:ascii="Times New Roman" w:eastAsia="Times New Roman" w:hAnsi="Times New Roman" w:cs="Times New Roman"/>
            <w:sz w:val="28"/>
            <w:szCs w:val="28"/>
            <w:lang w:val="en-US" w:eastAsia="ru-RU"/>
          </w:rPr>
          <w:t>luxcore</w:t>
        </w:r>
      </w:ins>
      <w:r w:rsidRPr="00B12333">
        <w:rPr>
          <w:rFonts w:ascii="Times New Roman" w:eastAsia="Times New Roman" w:hAnsi="Times New Roman" w:cs="Times New Roman"/>
          <w:sz w:val="28"/>
          <w:szCs w:val="28"/>
          <w:lang w:eastAsia="ru-RU"/>
          <w:rPrChange w:id="2686" w:author="Борис Гогинян" w:date="2020-05-22T22:35:00Z">
            <w:rPr>
              <w:rFonts w:ascii="Times New Roman" w:eastAsia="Times New Roman" w:hAnsi="Times New Roman" w:cs="Times New Roman"/>
              <w:sz w:val="24"/>
              <w:szCs w:val="24"/>
              <w:lang w:eastAsia="ru-RU"/>
            </w:rPr>
          </w:rPrChange>
        </w:rPr>
        <w:t xml:space="preserve">, который и в условиях ограниченного времени давал наиболее фотореалистичное изображение, и с течением времени демонстрировал наилучший темп роста качества изображения. При этом, рендеры </w:t>
      </w:r>
      <w:del w:id="2687" w:author="Борис Гогинян" w:date="2020-05-25T20:37:00Z">
        <w:r w:rsidRPr="00B12333" w:rsidDel="00AA4458">
          <w:rPr>
            <w:rFonts w:ascii="Times New Roman" w:eastAsia="Times New Roman" w:hAnsi="Times New Roman" w:cs="Times New Roman"/>
            <w:sz w:val="28"/>
            <w:szCs w:val="28"/>
            <w:lang w:val="en-US" w:eastAsia="ru-RU"/>
            <w:rPrChange w:id="2688" w:author="Борис Гогинян" w:date="2020-05-22T22:35:00Z">
              <w:rPr>
                <w:rFonts w:ascii="Times New Roman" w:eastAsia="Times New Roman" w:hAnsi="Times New Roman" w:cs="Times New Roman"/>
                <w:sz w:val="24"/>
                <w:szCs w:val="24"/>
                <w:lang w:val="en-US" w:eastAsia="ru-RU"/>
              </w:rPr>
            </w:rPrChange>
          </w:rPr>
          <w:delText>Cycles</w:delText>
        </w:r>
        <w:r w:rsidRPr="00B12333" w:rsidDel="00AA4458">
          <w:rPr>
            <w:rFonts w:ascii="Times New Roman" w:eastAsia="Times New Roman" w:hAnsi="Times New Roman" w:cs="Times New Roman"/>
            <w:sz w:val="28"/>
            <w:szCs w:val="28"/>
            <w:lang w:eastAsia="ru-RU"/>
            <w:rPrChange w:id="2689" w:author="Борис Гогинян" w:date="2020-05-22T22:35:00Z">
              <w:rPr>
                <w:rFonts w:ascii="Times New Roman" w:eastAsia="Times New Roman" w:hAnsi="Times New Roman" w:cs="Times New Roman"/>
                <w:sz w:val="24"/>
                <w:szCs w:val="24"/>
                <w:lang w:eastAsia="ru-RU"/>
              </w:rPr>
            </w:rPrChange>
          </w:rPr>
          <w:delText xml:space="preserve"> </w:delText>
        </w:r>
      </w:del>
      <w:ins w:id="2690" w:author="Борис Гогинян" w:date="2020-05-25T20:37:00Z">
        <w:r w:rsidR="00AA4458">
          <w:rPr>
            <w:rFonts w:ascii="Times New Roman" w:eastAsia="Times New Roman" w:hAnsi="Times New Roman" w:cs="Times New Roman"/>
            <w:sz w:val="28"/>
            <w:szCs w:val="28"/>
            <w:lang w:val="en-US" w:eastAsia="ru-RU"/>
          </w:rPr>
          <w:t>appleseed</w:t>
        </w:r>
        <w:r w:rsidR="00AA4458" w:rsidRPr="00B12333">
          <w:rPr>
            <w:rFonts w:ascii="Times New Roman" w:eastAsia="Times New Roman" w:hAnsi="Times New Roman" w:cs="Times New Roman"/>
            <w:sz w:val="28"/>
            <w:szCs w:val="28"/>
            <w:lang w:eastAsia="ru-RU"/>
            <w:rPrChange w:id="2691" w:author="Борис Гогинян" w:date="2020-05-22T22:35:00Z">
              <w:rPr>
                <w:rFonts w:ascii="Times New Roman" w:eastAsia="Times New Roman" w:hAnsi="Times New Roman" w:cs="Times New Roman"/>
                <w:sz w:val="24"/>
                <w:szCs w:val="24"/>
                <w:lang w:eastAsia="ru-RU"/>
              </w:rPr>
            </w:rPrChange>
          </w:rPr>
          <w:t xml:space="preserve"> </w:t>
        </w:r>
      </w:ins>
      <w:r w:rsidRPr="00B12333">
        <w:rPr>
          <w:rFonts w:ascii="Times New Roman" w:eastAsia="Times New Roman" w:hAnsi="Times New Roman" w:cs="Times New Roman"/>
          <w:sz w:val="28"/>
          <w:szCs w:val="28"/>
          <w:lang w:eastAsia="ru-RU"/>
          <w:rPrChange w:id="2692" w:author="Борис Гогинян" w:date="2020-05-22T22:35:00Z">
            <w:rPr>
              <w:rFonts w:ascii="Times New Roman" w:eastAsia="Times New Roman" w:hAnsi="Times New Roman" w:cs="Times New Roman"/>
              <w:sz w:val="24"/>
              <w:szCs w:val="24"/>
              <w:lang w:eastAsia="ru-RU"/>
            </w:rPr>
          </w:rPrChange>
        </w:rPr>
        <w:t xml:space="preserve">и </w:t>
      </w:r>
      <w:r w:rsidRPr="00B12333">
        <w:rPr>
          <w:rFonts w:ascii="Times New Roman" w:eastAsia="Times New Roman" w:hAnsi="Times New Roman" w:cs="Times New Roman"/>
          <w:sz w:val="28"/>
          <w:szCs w:val="28"/>
          <w:lang w:val="en-US" w:eastAsia="ru-RU"/>
          <w:rPrChange w:id="2693" w:author="Борис Гогинян" w:date="2020-05-22T22:35:00Z">
            <w:rPr>
              <w:rFonts w:ascii="Times New Roman" w:eastAsia="Times New Roman" w:hAnsi="Times New Roman" w:cs="Times New Roman"/>
              <w:sz w:val="24"/>
              <w:szCs w:val="24"/>
              <w:lang w:val="en-US" w:eastAsia="ru-RU"/>
            </w:rPr>
          </w:rPrChange>
        </w:rPr>
        <w:t>Luxcore</w:t>
      </w:r>
      <w:r w:rsidRPr="00B12333">
        <w:rPr>
          <w:rFonts w:ascii="Times New Roman" w:eastAsia="Times New Roman" w:hAnsi="Times New Roman" w:cs="Times New Roman"/>
          <w:sz w:val="28"/>
          <w:szCs w:val="28"/>
          <w:lang w:eastAsia="ru-RU"/>
          <w:rPrChange w:id="2694" w:author="Борис Гогинян" w:date="2020-05-22T22:35:00Z">
            <w:rPr>
              <w:rFonts w:ascii="Times New Roman" w:eastAsia="Times New Roman" w:hAnsi="Times New Roman" w:cs="Times New Roman"/>
              <w:sz w:val="24"/>
              <w:szCs w:val="24"/>
              <w:lang w:eastAsia="ru-RU"/>
            </w:rPr>
          </w:rPrChange>
        </w:rPr>
        <w:t xml:space="preserve"> 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bookmarkEnd w:id="2681"/>
    </w:p>
    <w:p w14:paraId="0FF10D08" w14:textId="7312047E" w:rsidR="00A6235B" w:rsidRPr="00B12333" w:rsidDel="00C72153" w:rsidRDefault="00A6235B" w:rsidP="00A6235B">
      <w:pPr>
        <w:spacing w:after="0" w:line="360" w:lineRule="auto"/>
        <w:ind w:firstLine="567"/>
        <w:contextualSpacing/>
        <w:jc w:val="both"/>
        <w:rPr>
          <w:del w:id="2695" w:author="Борис Гогинян" w:date="2020-05-23T17:51:00Z"/>
          <w:rFonts w:ascii="Times New Roman" w:eastAsia="Times New Roman" w:hAnsi="Times New Roman" w:cs="Times New Roman"/>
          <w:sz w:val="28"/>
          <w:szCs w:val="28"/>
          <w:lang w:eastAsia="ru-RU"/>
          <w:rPrChange w:id="2696" w:author="Борис Гогинян" w:date="2020-05-22T22:35:00Z">
            <w:rPr>
              <w:del w:id="2697" w:author="Борис Гогинян" w:date="2020-05-23T17:51:00Z"/>
              <w:rFonts w:ascii="Times New Roman" w:eastAsia="Times New Roman" w:hAnsi="Times New Roman" w:cs="Times New Roman"/>
              <w:sz w:val="24"/>
              <w:szCs w:val="24"/>
              <w:lang w:eastAsia="ru-RU"/>
            </w:rPr>
          </w:rPrChange>
        </w:rPr>
      </w:pPr>
      <w:del w:id="2698" w:author="Борис Гогинян" w:date="2020-05-23T17:51:00Z">
        <w:r w:rsidRPr="00B12333" w:rsidDel="00C72153">
          <w:rPr>
            <w:rFonts w:ascii="Times New Roman" w:eastAsia="Times New Roman" w:hAnsi="Times New Roman" w:cs="Times New Roman"/>
            <w:sz w:val="28"/>
            <w:szCs w:val="28"/>
            <w:lang w:eastAsia="ru-RU"/>
            <w:rPrChange w:id="2699" w:author="Борис Гогинян" w:date="2020-05-22T22:35:00Z">
              <w:rPr>
                <w:rFonts w:ascii="Times New Roman" w:eastAsia="Times New Roman" w:hAnsi="Times New Roman" w:cs="Times New Roman"/>
                <w:sz w:val="24"/>
                <w:szCs w:val="24"/>
                <w:lang w:eastAsia="ru-RU"/>
              </w:rPr>
            </w:rPrChange>
          </w:rPr>
          <w:delText xml:space="preserve">При этом, в эксперименте 4 рендер </w:delText>
        </w:r>
        <w:r w:rsidRPr="00B12333" w:rsidDel="00C72153">
          <w:rPr>
            <w:rFonts w:ascii="Times New Roman" w:eastAsia="Times New Roman" w:hAnsi="Times New Roman" w:cs="Times New Roman"/>
            <w:sz w:val="28"/>
            <w:szCs w:val="28"/>
            <w:lang w:val="en-US" w:eastAsia="ru-RU"/>
            <w:rPrChange w:id="2700" w:author="Борис Гогинян" w:date="2020-05-22T22:35:00Z">
              <w:rPr>
                <w:rFonts w:ascii="Times New Roman" w:eastAsia="Times New Roman" w:hAnsi="Times New Roman" w:cs="Times New Roman"/>
                <w:sz w:val="24"/>
                <w:szCs w:val="24"/>
                <w:lang w:val="en-US" w:eastAsia="ru-RU"/>
              </w:rPr>
            </w:rPrChange>
          </w:rPr>
          <w:delText>Luxcore</w:delText>
        </w:r>
        <w:r w:rsidRPr="00B12333" w:rsidDel="00C72153">
          <w:rPr>
            <w:rFonts w:ascii="Times New Roman" w:eastAsia="Times New Roman" w:hAnsi="Times New Roman" w:cs="Times New Roman"/>
            <w:sz w:val="28"/>
            <w:szCs w:val="28"/>
            <w:lang w:eastAsia="ru-RU"/>
            <w:rPrChange w:id="2701" w:author="Борис Гогинян" w:date="2020-05-22T22:35:00Z">
              <w:rPr>
                <w:rFonts w:ascii="Times New Roman" w:eastAsia="Times New Roman" w:hAnsi="Times New Roman" w:cs="Times New Roman"/>
                <w:sz w:val="24"/>
                <w:szCs w:val="24"/>
                <w:lang w:eastAsia="ru-RU"/>
              </w:rPr>
            </w:rPrChange>
          </w:rPr>
          <w:delText xml:space="preserve"> продемонстрировал лучший результат и за </w:delText>
        </w:r>
      </w:del>
      <w:del w:id="2702" w:author="Борис Гогинян" w:date="2020-05-23T11:48:00Z">
        <w:r w:rsidRPr="00B12333" w:rsidDel="00A77944">
          <w:rPr>
            <w:rFonts w:ascii="Times New Roman" w:eastAsia="Times New Roman" w:hAnsi="Times New Roman" w:cs="Times New Roman"/>
            <w:sz w:val="28"/>
            <w:szCs w:val="28"/>
            <w:lang w:eastAsia="ru-RU"/>
            <w:rPrChange w:id="2703" w:author="Борис Гогинян" w:date="2020-05-22T22:35:00Z">
              <w:rPr>
                <w:rFonts w:ascii="Times New Roman" w:eastAsia="Times New Roman" w:hAnsi="Times New Roman" w:cs="Times New Roman"/>
                <w:sz w:val="24"/>
                <w:szCs w:val="24"/>
                <w:lang w:eastAsia="ru-RU"/>
              </w:rPr>
            </w:rPrChange>
          </w:rPr>
          <w:delText>органиченное</w:delText>
        </w:r>
      </w:del>
      <w:del w:id="2704" w:author="Борис Гогинян" w:date="2020-05-23T17:51:00Z">
        <w:r w:rsidRPr="00B12333" w:rsidDel="00C72153">
          <w:rPr>
            <w:rFonts w:ascii="Times New Roman" w:eastAsia="Times New Roman" w:hAnsi="Times New Roman" w:cs="Times New Roman"/>
            <w:sz w:val="28"/>
            <w:szCs w:val="28"/>
            <w:lang w:eastAsia="ru-RU"/>
            <w:rPrChange w:id="2705" w:author="Борис Гогинян" w:date="2020-05-22T22:35:00Z">
              <w:rPr>
                <w:rFonts w:ascii="Times New Roman" w:eastAsia="Times New Roman" w:hAnsi="Times New Roman" w:cs="Times New Roman"/>
                <w:sz w:val="24"/>
                <w:szCs w:val="24"/>
                <w:lang w:eastAsia="ru-RU"/>
              </w:rPr>
            </w:rPrChange>
          </w:rPr>
          <w:delText xml:space="preserve"> время, и наилучшую динамику изменения качества изображения со временем.</w:delText>
        </w:r>
      </w:del>
    </w:p>
    <w:p w14:paraId="2D8DA202" w14:textId="77777777" w:rsidR="00A6235B" w:rsidRPr="00B12333"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Change w:id="2706" w:author="Борис Гогинян" w:date="2020-05-22T22:35:00Z">
            <w:rPr>
              <w:rFonts w:ascii="Times New Roman" w:eastAsia="Times New Roman" w:hAnsi="Times New Roman" w:cs="Times New Roman"/>
              <w:sz w:val="24"/>
              <w:szCs w:val="24"/>
              <w:lang w:eastAsia="ru-RU"/>
            </w:rPr>
          </w:rPrChange>
        </w:rPr>
      </w:pPr>
    </w:p>
    <w:p w14:paraId="2D8CDFC0" w14:textId="77777777" w:rsidR="00A6235B" w:rsidRPr="00B12333" w:rsidRDefault="00A6235B" w:rsidP="00A6235B">
      <w:pPr>
        <w:rPr>
          <w:rFonts w:ascii="Times New Roman" w:eastAsia="Times New Roman" w:hAnsi="Times New Roman" w:cs="Times New Roman"/>
          <w:b/>
          <w:sz w:val="28"/>
          <w:szCs w:val="28"/>
          <w:lang w:eastAsia="ru-RU"/>
          <w:rPrChange w:id="2707" w:author="Борис Гогинян" w:date="2020-05-22T22:35:00Z">
            <w:rPr>
              <w:rFonts w:ascii="Times New Roman" w:eastAsia="Times New Roman" w:hAnsi="Times New Roman" w:cs="Times New Roman"/>
              <w:b/>
              <w:sz w:val="24"/>
              <w:szCs w:val="24"/>
              <w:lang w:eastAsia="ru-RU"/>
            </w:rPr>
          </w:rPrChange>
        </w:rPr>
      </w:pPr>
      <w:r w:rsidRPr="00B12333">
        <w:rPr>
          <w:rFonts w:ascii="Times New Roman" w:eastAsia="Times New Roman" w:hAnsi="Times New Roman" w:cs="Times New Roman"/>
          <w:b/>
          <w:sz w:val="28"/>
          <w:szCs w:val="28"/>
          <w:lang w:eastAsia="ru-RU"/>
          <w:rPrChange w:id="2708" w:author="Борис Гогинян" w:date="2020-05-22T22:35:00Z">
            <w:rPr>
              <w:rFonts w:ascii="Times New Roman" w:eastAsia="Times New Roman" w:hAnsi="Times New Roman" w:cs="Times New Roman"/>
              <w:b/>
              <w:sz w:val="24"/>
              <w:szCs w:val="24"/>
              <w:lang w:eastAsia="ru-RU"/>
            </w:rPr>
          </w:rPrChange>
        </w:rPr>
        <w:br w:type="page"/>
      </w:r>
    </w:p>
    <w:p w14:paraId="024E4A3D" w14:textId="5D11076D" w:rsidR="00CB41ED" w:rsidRPr="00B12333" w:rsidRDefault="00CB41ED" w:rsidP="00CB41ED">
      <w:pPr>
        <w:spacing w:after="0" w:line="360" w:lineRule="auto"/>
        <w:contextualSpacing/>
        <w:jc w:val="center"/>
        <w:rPr>
          <w:rFonts w:ascii="Times New Roman" w:eastAsia="Times New Roman" w:hAnsi="Times New Roman" w:cs="Times New Roman"/>
          <w:b/>
          <w:sz w:val="28"/>
          <w:szCs w:val="28"/>
          <w:lang w:eastAsia="ru-RU"/>
          <w:rPrChange w:id="2709" w:author="Борис Гогинян" w:date="2020-05-22T22:35:00Z">
            <w:rPr>
              <w:rFonts w:ascii="Times New Roman" w:eastAsia="Times New Roman" w:hAnsi="Times New Roman" w:cs="Times New Roman"/>
              <w:b/>
              <w:sz w:val="36"/>
              <w:szCs w:val="24"/>
              <w:lang w:eastAsia="ru-RU"/>
            </w:rPr>
          </w:rPrChange>
        </w:rPr>
      </w:pPr>
      <w:r w:rsidRPr="00B12333">
        <w:rPr>
          <w:rFonts w:ascii="Times New Roman" w:eastAsia="Times New Roman" w:hAnsi="Times New Roman" w:cs="Times New Roman"/>
          <w:b/>
          <w:sz w:val="28"/>
          <w:szCs w:val="28"/>
          <w:lang w:eastAsia="ru-RU"/>
          <w:rPrChange w:id="2710" w:author="Борис Гогинян" w:date="2020-05-22T22:35:00Z">
            <w:rPr>
              <w:rFonts w:ascii="Times New Roman" w:eastAsia="Times New Roman" w:hAnsi="Times New Roman" w:cs="Times New Roman"/>
              <w:b/>
              <w:sz w:val="36"/>
              <w:szCs w:val="24"/>
              <w:lang w:eastAsia="ru-RU"/>
            </w:rPr>
          </w:rPrChange>
        </w:rPr>
        <w:lastRenderedPageBreak/>
        <w:t>Список использованных источников</w:t>
      </w:r>
    </w:p>
    <w:p w14:paraId="17A10D56" w14:textId="6DD37A3D" w:rsidR="00CB41ED" w:rsidRPr="00B12333" w:rsidRDefault="005D773B" w:rsidP="00EB01A5">
      <w:pPr>
        <w:pStyle w:val="a5"/>
        <w:numPr>
          <w:ilvl w:val="0"/>
          <w:numId w:val="34"/>
        </w:numPr>
        <w:spacing w:after="0" w:line="360" w:lineRule="auto"/>
        <w:rPr>
          <w:rFonts w:ascii="Times New Roman" w:eastAsia="Times New Roman" w:hAnsi="Times New Roman" w:cs="Times New Roman"/>
          <w:sz w:val="28"/>
          <w:szCs w:val="28"/>
          <w:lang w:eastAsia="ru-RU"/>
          <w:rPrChange w:id="2711" w:author="Борис Гогинян" w:date="2020-05-22T22:35:00Z">
            <w:rPr>
              <w:rFonts w:ascii="Times New Roman" w:eastAsia="Times New Roman" w:hAnsi="Times New Roman" w:cs="Times New Roman"/>
              <w:sz w:val="24"/>
              <w:szCs w:val="24"/>
              <w:lang w:eastAsia="ru-RU"/>
            </w:rPr>
          </w:rPrChange>
        </w:rPr>
      </w:pPr>
      <w:r w:rsidRPr="00B12333">
        <w:rPr>
          <w:rFonts w:ascii="Times New Roman" w:eastAsia="Times New Roman" w:hAnsi="Times New Roman" w:cs="Times New Roman"/>
          <w:sz w:val="28"/>
          <w:szCs w:val="28"/>
          <w:lang w:eastAsia="ru-RU"/>
          <w:rPrChange w:id="2712" w:author="Борис Гогинян" w:date="2020-05-22T22:35:00Z">
            <w:rPr>
              <w:rFonts w:ascii="Times New Roman" w:eastAsia="Times New Roman" w:hAnsi="Times New Roman" w:cs="Times New Roman"/>
              <w:sz w:val="24"/>
              <w:szCs w:val="24"/>
              <w:lang w:eastAsia="ru-RU"/>
            </w:rPr>
          </w:rPrChange>
        </w:rPr>
        <w:t>Сивухин Д. В. Общий курс физики. Учеб. пособие: Для вузов. В 5 т. Т. IV</w:t>
      </w:r>
      <w:r w:rsidR="00866229" w:rsidRPr="00B12333">
        <w:rPr>
          <w:rFonts w:ascii="Times New Roman" w:eastAsia="Times New Roman" w:hAnsi="Times New Roman" w:cs="Times New Roman"/>
          <w:sz w:val="28"/>
          <w:szCs w:val="28"/>
          <w:lang w:eastAsia="ru-RU"/>
          <w:rPrChange w:id="2713" w:author="Борис Гогинян" w:date="2020-05-22T22:35:00Z">
            <w:rPr>
              <w:rFonts w:ascii="Times New Roman" w:eastAsia="Times New Roman" w:hAnsi="Times New Roman" w:cs="Times New Roman"/>
              <w:sz w:val="24"/>
              <w:szCs w:val="24"/>
              <w:lang w:eastAsia="ru-RU"/>
            </w:rPr>
          </w:rPrChange>
        </w:rPr>
        <w:t>. Оптика. — 3-е изд., стереот. –</w:t>
      </w:r>
      <w:r w:rsidRPr="00B12333">
        <w:rPr>
          <w:rFonts w:ascii="Times New Roman" w:eastAsia="Times New Roman" w:hAnsi="Times New Roman" w:cs="Times New Roman"/>
          <w:sz w:val="28"/>
          <w:szCs w:val="28"/>
          <w:lang w:eastAsia="ru-RU"/>
          <w:rPrChange w:id="2714" w:author="Борис Гогинян" w:date="2020-05-22T22:35:00Z">
            <w:rPr>
              <w:rFonts w:ascii="Times New Roman" w:eastAsia="Times New Roman" w:hAnsi="Times New Roman" w:cs="Times New Roman"/>
              <w:sz w:val="24"/>
              <w:szCs w:val="24"/>
              <w:lang w:eastAsia="ru-RU"/>
            </w:rPr>
          </w:rPrChange>
        </w:rPr>
        <w:t xml:space="preserve"> М.: ФИЗМАТЛИТ</w:t>
      </w:r>
      <w:r w:rsidR="00866229" w:rsidRPr="00B12333">
        <w:rPr>
          <w:rFonts w:ascii="Times New Roman" w:eastAsia="Times New Roman" w:hAnsi="Times New Roman" w:cs="Times New Roman"/>
          <w:sz w:val="28"/>
          <w:szCs w:val="28"/>
          <w:lang w:eastAsia="ru-RU"/>
          <w:rPrChange w:id="2715" w:author="Борис Гогинян" w:date="2020-05-22T22:35:00Z">
            <w:rPr>
              <w:rFonts w:ascii="Times New Roman" w:eastAsia="Times New Roman" w:hAnsi="Times New Roman" w:cs="Times New Roman"/>
              <w:sz w:val="24"/>
              <w:szCs w:val="24"/>
              <w:lang w:eastAsia="ru-RU"/>
            </w:rPr>
          </w:rPrChange>
        </w:rPr>
        <w:t>.</w:t>
      </w:r>
      <w:r w:rsidR="00866229" w:rsidRPr="00B12333">
        <w:rPr>
          <w:rFonts w:ascii="Times New Roman" w:eastAsia="Times New Roman" w:hAnsi="Times New Roman" w:cs="Times New Roman"/>
          <w:sz w:val="28"/>
          <w:szCs w:val="28"/>
          <w:lang w:val="en-US" w:eastAsia="ru-RU"/>
          <w:rPrChange w:id="2716"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717" w:author="Борис Гогинян" w:date="2020-05-22T22:35:00Z">
            <w:rPr>
              <w:rFonts w:ascii="Times New Roman" w:eastAsia="Times New Roman" w:hAnsi="Times New Roman" w:cs="Times New Roman"/>
              <w:sz w:val="24"/>
              <w:szCs w:val="24"/>
              <w:lang w:eastAsia="ru-RU"/>
            </w:rPr>
          </w:rPrChange>
        </w:rPr>
        <w:t xml:space="preserve"> 2005. </w:t>
      </w:r>
      <w:r w:rsidR="00866229" w:rsidRPr="00B12333">
        <w:rPr>
          <w:rFonts w:ascii="Times New Roman" w:eastAsia="Times New Roman" w:hAnsi="Times New Roman" w:cs="Times New Roman"/>
          <w:sz w:val="28"/>
          <w:szCs w:val="28"/>
          <w:lang w:eastAsia="ru-RU"/>
          <w:rPrChange w:id="2718" w:author="Борис Гогинян" w:date="2020-05-22T22:35:00Z">
            <w:rPr>
              <w:rFonts w:ascii="Times New Roman" w:eastAsia="Times New Roman" w:hAnsi="Times New Roman" w:cs="Times New Roman"/>
              <w:sz w:val="24"/>
              <w:szCs w:val="24"/>
              <w:lang w:eastAsia="ru-RU"/>
            </w:rPr>
          </w:rPrChange>
        </w:rPr>
        <w:t>–</w:t>
      </w:r>
      <w:r w:rsidRPr="00B12333">
        <w:rPr>
          <w:rFonts w:ascii="Times New Roman" w:eastAsia="Times New Roman" w:hAnsi="Times New Roman" w:cs="Times New Roman"/>
          <w:sz w:val="28"/>
          <w:szCs w:val="28"/>
          <w:lang w:eastAsia="ru-RU"/>
          <w:rPrChange w:id="2719" w:author="Борис Гогинян" w:date="2020-05-22T22:35:00Z">
            <w:rPr>
              <w:rFonts w:ascii="Times New Roman" w:eastAsia="Times New Roman" w:hAnsi="Times New Roman" w:cs="Times New Roman"/>
              <w:sz w:val="24"/>
              <w:szCs w:val="24"/>
              <w:lang w:eastAsia="ru-RU"/>
            </w:rPr>
          </w:rPrChange>
        </w:rPr>
        <w:t xml:space="preserve"> 792 с. </w:t>
      </w:r>
      <w:r w:rsidR="00866229" w:rsidRPr="00B12333">
        <w:rPr>
          <w:rFonts w:ascii="Times New Roman" w:eastAsia="Times New Roman" w:hAnsi="Times New Roman" w:cs="Times New Roman"/>
          <w:sz w:val="28"/>
          <w:szCs w:val="28"/>
          <w:lang w:eastAsia="ru-RU"/>
          <w:rPrChange w:id="2720" w:author="Борис Гогинян" w:date="2020-05-22T22:35:00Z">
            <w:rPr>
              <w:rFonts w:ascii="Times New Roman" w:eastAsia="Times New Roman" w:hAnsi="Times New Roman" w:cs="Times New Roman"/>
              <w:sz w:val="24"/>
              <w:szCs w:val="24"/>
              <w:lang w:eastAsia="ru-RU"/>
            </w:rPr>
          </w:rPrChange>
        </w:rPr>
        <w:t>–</w:t>
      </w:r>
      <w:r w:rsidRPr="00B12333">
        <w:rPr>
          <w:rFonts w:ascii="Times New Roman" w:eastAsia="Times New Roman" w:hAnsi="Times New Roman" w:cs="Times New Roman"/>
          <w:sz w:val="28"/>
          <w:szCs w:val="28"/>
          <w:lang w:eastAsia="ru-RU"/>
          <w:rPrChange w:id="2721" w:author="Борис Гогинян" w:date="2020-05-22T22:35:00Z">
            <w:rPr>
              <w:rFonts w:ascii="Times New Roman" w:eastAsia="Times New Roman" w:hAnsi="Times New Roman" w:cs="Times New Roman"/>
              <w:sz w:val="24"/>
              <w:szCs w:val="24"/>
              <w:lang w:eastAsia="ru-RU"/>
            </w:rPr>
          </w:rPrChange>
        </w:rPr>
        <w:t xml:space="preserve"> ISBN 5-9221-0228-1.</w:t>
      </w:r>
    </w:p>
    <w:p w14:paraId="602ECF94" w14:textId="02D9266E" w:rsidR="00F00AD0" w:rsidRPr="00B12333" w:rsidRDefault="00F00AD0" w:rsidP="00EB01A5">
      <w:pPr>
        <w:pStyle w:val="a5"/>
        <w:numPr>
          <w:ilvl w:val="0"/>
          <w:numId w:val="34"/>
        </w:numPr>
        <w:spacing w:after="0" w:line="360" w:lineRule="auto"/>
        <w:rPr>
          <w:rFonts w:ascii="Times New Roman" w:eastAsia="Times New Roman" w:hAnsi="Times New Roman" w:cs="Times New Roman"/>
          <w:sz w:val="28"/>
          <w:szCs w:val="28"/>
          <w:lang w:eastAsia="ru-RU"/>
          <w:rPrChange w:id="2722" w:author="Борис Гогинян" w:date="2020-05-22T22:35:00Z">
            <w:rPr>
              <w:rFonts w:ascii="Times New Roman" w:eastAsia="Times New Roman" w:hAnsi="Times New Roman" w:cs="Times New Roman"/>
              <w:sz w:val="24"/>
              <w:szCs w:val="24"/>
              <w:lang w:eastAsia="ru-RU"/>
            </w:rPr>
          </w:rPrChange>
        </w:rPr>
      </w:pPr>
      <w:r w:rsidRPr="00B12333">
        <w:rPr>
          <w:rFonts w:ascii="Times New Roman" w:eastAsia="Times New Roman" w:hAnsi="Times New Roman" w:cs="Times New Roman"/>
          <w:sz w:val="28"/>
          <w:szCs w:val="28"/>
          <w:lang w:eastAsia="ru-RU"/>
          <w:rPrChange w:id="2723" w:author="Борис Гогинян" w:date="2020-05-22T22:35:00Z">
            <w:rPr>
              <w:rFonts w:ascii="Times New Roman" w:eastAsia="Times New Roman" w:hAnsi="Times New Roman" w:cs="Times New Roman"/>
              <w:sz w:val="24"/>
              <w:szCs w:val="24"/>
              <w:lang w:eastAsia="ru-RU"/>
            </w:rPr>
          </w:rPrChange>
        </w:rPr>
        <w:t xml:space="preserve">Электронный учебник по курсу "Основы оптики" </w:t>
      </w:r>
      <w:r w:rsidRPr="00B12333">
        <w:rPr>
          <w:rFonts w:ascii="Times New Roman" w:eastAsia="Times New Roman" w:hAnsi="Times New Roman" w:cs="Times New Roman"/>
          <w:sz w:val="28"/>
          <w:szCs w:val="28"/>
          <w:lang w:val="en-US" w:eastAsia="ru-RU"/>
          <w:rPrChange w:id="2724" w:author="Борис Гогинян" w:date="2020-05-22T22:35:00Z">
            <w:rPr>
              <w:rFonts w:ascii="Times New Roman" w:eastAsia="Times New Roman" w:hAnsi="Times New Roman" w:cs="Times New Roman"/>
              <w:sz w:val="24"/>
              <w:szCs w:val="24"/>
              <w:lang w:val="en-US" w:eastAsia="ru-RU"/>
            </w:rPr>
          </w:rPrChange>
        </w:rPr>
        <w:t>URL</w:t>
      </w:r>
      <w:r w:rsidRPr="00B12333">
        <w:rPr>
          <w:rFonts w:ascii="Times New Roman" w:eastAsia="Times New Roman" w:hAnsi="Times New Roman" w:cs="Times New Roman"/>
          <w:sz w:val="28"/>
          <w:szCs w:val="28"/>
          <w:lang w:eastAsia="ru-RU"/>
          <w:rPrChange w:id="2725" w:author="Борис Гогинян" w:date="2020-05-22T22:35:00Z">
            <w:rPr>
              <w:rFonts w:ascii="Times New Roman" w:eastAsia="Times New Roman" w:hAnsi="Times New Roman" w:cs="Times New Roman"/>
              <w:sz w:val="24"/>
              <w:szCs w:val="24"/>
              <w:lang w:eastAsia="ru-RU"/>
            </w:rPr>
          </w:rPrChange>
        </w:rPr>
        <w:t xml:space="preserve">: </w:t>
      </w:r>
      <w:r w:rsidR="00FB1DC8" w:rsidRPr="00B12333">
        <w:rPr>
          <w:sz w:val="28"/>
          <w:szCs w:val="28"/>
          <w:rPrChange w:id="2726" w:author="Борис Гогинян" w:date="2020-05-22T22:35:00Z">
            <w:rPr/>
          </w:rPrChange>
        </w:rPr>
        <w:fldChar w:fldCharType="begin"/>
      </w:r>
      <w:r w:rsidR="00FB1DC8" w:rsidRPr="00B12333">
        <w:rPr>
          <w:sz w:val="28"/>
          <w:szCs w:val="28"/>
          <w:rPrChange w:id="2727" w:author="Борис Гогинян" w:date="2020-05-22T22:35:00Z">
            <w:rPr/>
          </w:rPrChange>
        </w:rPr>
        <w:instrText xml:space="preserve"> HYPERLINK "http://aco.ifmo.ru/%20el_books/basics_optics/" </w:instrText>
      </w:r>
      <w:r w:rsidR="00FB1DC8" w:rsidRPr="00B12333">
        <w:rPr>
          <w:sz w:val="28"/>
          <w:szCs w:val="28"/>
          <w:rPrChange w:id="2728" w:author="Борис Гогинян" w:date="2020-05-22T22:35:00Z">
            <w:rPr>
              <w:rStyle w:val="a3"/>
              <w:rFonts w:ascii="Times New Roman" w:eastAsia="Times New Roman" w:hAnsi="Times New Roman" w:cs="Times New Roman"/>
              <w:color w:val="auto"/>
              <w:sz w:val="24"/>
              <w:szCs w:val="24"/>
              <w:u w:val="none"/>
              <w:lang w:eastAsia="ru-RU"/>
            </w:rPr>
          </w:rPrChange>
        </w:rPr>
        <w:fldChar w:fldCharType="separate"/>
      </w:r>
      <w:r w:rsidR="00DC6590" w:rsidRPr="00B12333">
        <w:rPr>
          <w:rStyle w:val="a3"/>
          <w:rFonts w:ascii="Times New Roman" w:eastAsia="Times New Roman" w:hAnsi="Times New Roman" w:cs="Times New Roman"/>
          <w:color w:val="auto"/>
          <w:sz w:val="28"/>
          <w:szCs w:val="28"/>
          <w:u w:val="none"/>
          <w:lang w:eastAsia="ru-RU"/>
          <w:rPrChange w:id="2729" w:author="Борис Гогинян" w:date="2020-05-22T22:35:00Z">
            <w:rPr>
              <w:rStyle w:val="a3"/>
              <w:rFonts w:ascii="Times New Roman" w:eastAsia="Times New Roman" w:hAnsi="Times New Roman" w:cs="Times New Roman"/>
              <w:color w:val="auto"/>
              <w:sz w:val="24"/>
              <w:szCs w:val="24"/>
              <w:u w:val="none"/>
              <w:lang w:eastAsia="ru-RU"/>
            </w:rPr>
          </w:rPrChange>
        </w:rPr>
        <w:t>http://aco.ifmo.ru/ el_books/basics_optics/</w:t>
      </w:r>
      <w:r w:rsidR="00FB1DC8" w:rsidRPr="00B12333">
        <w:rPr>
          <w:rStyle w:val="a3"/>
          <w:rFonts w:ascii="Times New Roman" w:eastAsia="Times New Roman" w:hAnsi="Times New Roman" w:cs="Times New Roman"/>
          <w:color w:val="auto"/>
          <w:sz w:val="28"/>
          <w:szCs w:val="28"/>
          <w:u w:val="none"/>
          <w:lang w:eastAsia="ru-RU"/>
          <w:rPrChange w:id="2730" w:author="Борис Гогинян" w:date="2020-05-22T22:35:00Z">
            <w:rPr>
              <w:rStyle w:val="a3"/>
              <w:rFonts w:ascii="Times New Roman" w:eastAsia="Times New Roman" w:hAnsi="Times New Roman" w:cs="Times New Roman"/>
              <w:color w:val="auto"/>
              <w:sz w:val="24"/>
              <w:szCs w:val="24"/>
              <w:u w:val="none"/>
              <w:lang w:eastAsia="ru-RU"/>
            </w:rPr>
          </w:rPrChange>
        </w:rPr>
        <w:fldChar w:fldCharType="end"/>
      </w:r>
      <w:r w:rsidRPr="00B12333">
        <w:rPr>
          <w:rFonts w:ascii="Times New Roman" w:eastAsia="Times New Roman" w:hAnsi="Times New Roman" w:cs="Times New Roman"/>
          <w:sz w:val="28"/>
          <w:szCs w:val="28"/>
          <w:lang w:eastAsia="ru-RU"/>
          <w:rPrChange w:id="2731" w:author="Борис Гогинян" w:date="2020-05-22T22:35:00Z">
            <w:rPr>
              <w:rFonts w:ascii="Times New Roman" w:eastAsia="Times New Roman" w:hAnsi="Times New Roman" w:cs="Times New Roman"/>
              <w:sz w:val="24"/>
              <w:szCs w:val="24"/>
              <w:lang w:eastAsia="ru-RU"/>
            </w:rPr>
          </w:rPrChange>
        </w:rPr>
        <w:t xml:space="preserve"> (</w:t>
      </w:r>
      <w:r w:rsidR="00342D23" w:rsidRPr="00B12333">
        <w:rPr>
          <w:rFonts w:ascii="Times New Roman" w:eastAsia="Times New Roman" w:hAnsi="Times New Roman" w:cs="Times New Roman"/>
          <w:sz w:val="28"/>
          <w:szCs w:val="28"/>
          <w:lang w:eastAsia="ru-RU"/>
          <w:rPrChange w:id="2732" w:author="Борис Гогинян" w:date="2020-05-22T22:35:00Z">
            <w:rPr>
              <w:rFonts w:ascii="Times New Roman" w:eastAsia="Times New Roman" w:hAnsi="Times New Roman" w:cs="Times New Roman"/>
              <w:sz w:val="24"/>
              <w:szCs w:val="24"/>
              <w:lang w:eastAsia="ru-RU"/>
            </w:rPr>
          </w:rPrChange>
        </w:rPr>
        <w:t>дата обращения 10</w:t>
      </w:r>
      <w:r w:rsidRPr="00B12333">
        <w:rPr>
          <w:rFonts w:ascii="Times New Roman" w:eastAsia="Times New Roman" w:hAnsi="Times New Roman" w:cs="Times New Roman"/>
          <w:sz w:val="28"/>
          <w:szCs w:val="28"/>
          <w:lang w:eastAsia="ru-RU"/>
          <w:rPrChange w:id="2733" w:author="Борис Гогинян" w:date="2020-05-22T22:35:00Z">
            <w:rPr>
              <w:rFonts w:ascii="Times New Roman" w:eastAsia="Times New Roman" w:hAnsi="Times New Roman" w:cs="Times New Roman"/>
              <w:sz w:val="24"/>
              <w:szCs w:val="24"/>
              <w:lang w:eastAsia="ru-RU"/>
            </w:rPr>
          </w:rPrChange>
        </w:rPr>
        <w:t>.05.2020)</w:t>
      </w:r>
    </w:p>
    <w:p w14:paraId="636EBFBE" w14:textId="5D9CD0E7" w:rsidR="00E91FB3" w:rsidRPr="00B12333" w:rsidRDefault="00E91FB3"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734"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735" w:author="Борис Гогинян" w:date="2020-05-22T22:35:00Z">
            <w:rPr>
              <w:rFonts w:ascii="Times New Roman" w:eastAsia="Times New Roman" w:hAnsi="Times New Roman" w:cs="Times New Roman"/>
              <w:sz w:val="24"/>
              <w:szCs w:val="24"/>
              <w:lang w:val="en-US" w:eastAsia="ru-RU"/>
            </w:rPr>
          </w:rPrChange>
        </w:rPr>
        <w:t xml:space="preserve">Bruce Walter, Stephen R. Marschner, Hongsong Li, Kenneth E. Torrance Microfacet Models for Refraction through Rough Surfaces </w:t>
      </w:r>
      <w:r w:rsidR="006B66D1" w:rsidRPr="00B12333">
        <w:rPr>
          <w:rFonts w:ascii="Times New Roman" w:eastAsia="Times New Roman" w:hAnsi="Times New Roman" w:cs="Times New Roman"/>
          <w:sz w:val="28"/>
          <w:szCs w:val="28"/>
          <w:lang w:val="en-US" w:eastAsia="ru-RU"/>
          <w:rPrChange w:id="2736" w:author="Борис Гогинян" w:date="2020-05-22T22:35:00Z">
            <w:rPr>
              <w:rFonts w:ascii="Times New Roman" w:eastAsia="Times New Roman" w:hAnsi="Times New Roman" w:cs="Times New Roman"/>
              <w:sz w:val="24"/>
              <w:szCs w:val="24"/>
              <w:lang w:val="en-US" w:eastAsia="ru-RU"/>
            </w:rPr>
          </w:rPrChange>
        </w:rPr>
        <w:t>Proceedings of the 18th Eurographics Conference on Rendering Techniques</w:t>
      </w:r>
      <w:r w:rsidRPr="00B12333">
        <w:rPr>
          <w:rFonts w:ascii="Times New Roman" w:eastAsia="Times New Roman" w:hAnsi="Times New Roman" w:cs="Times New Roman"/>
          <w:sz w:val="28"/>
          <w:szCs w:val="28"/>
          <w:lang w:val="en-US" w:eastAsia="ru-RU"/>
          <w:rPrChange w:id="2737" w:author="Борис Гогинян" w:date="2020-05-22T22:35:00Z">
            <w:rPr>
              <w:rFonts w:ascii="Times New Roman" w:eastAsia="Times New Roman" w:hAnsi="Times New Roman" w:cs="Times New Roman"/>
              <w:sz w:val="24"/>
              <w:szCs w:val="24"/>
              <w:lang w:val="en-US" w:eastAsia="ru-RU"/>
            </w:rPr>
          </w:rPrChange>
        </w:rPr>
        <w:t>. – 2007</w:t>
      </w:r>
      <w:r w:rsidR="007714D2" w:rsidRPr="00B12333">
        <w:rPr>
          <w:rFonts w:ascii="Times New Roman" w:eastAsia="Times New Roman" w:hAnsi="Times New Roman" w:cs="Times New Roman"/>
          <w:sz w:val="28"/>
          <w:szCs w:val="28"/>
          <w:lang w:val="en-US" w:eastAsia="ru-RU"/>
          <w:rPrChange w:id="2738" w:author="Борис Гогинян" w:date="2020-05-22T22:35:00Z">
            <w:rPr>
              <w:rFonts w:ascii="Times New Roman" w:eastAsia="Times New Roman" w:hAnsi="Times New Roman" w:cs="Times New Roman"/>
              <w:sz w:val="24"/>
              <w:szCs w:val="24"/>
              <w:lang w:val="en-US" w:eastAsia="ru-RU"/>
            </w:rPr>
          </w:rPrChange>
        </w:rPr>
        <w:t xml:space="preserve">. </w:t>
      </w:r>
      <w:r w:rsidR="00C35899" w:rsidRPr="00B12333">
        <w:rPr>
          <w:rFonts w:ascii="Times New Roman" w:eastAsia="Times New Roman" w:hAnsi="Times New Roman" w:cs="Times New Roman"/>
          <w:sz w:val="28"/>
          <w:szCs w:val="28"/>
          <w:lang w:val="en-US" w:eastAsia="ru-RU"/>
          <w:rPrChange w:id="2739" w:author="Борис Гогинян" w:date="2020-05-22T22:35:00Z">
            <w:rPr>
              <w:rFonts w:ascii="Times New Roman" w:eastAsia="Times New Roman" w:hAnsi="Times New Roman" w:cs="Times New Roman"/>
              <w:sz w:val="24"/>
              <w:szCs w:val="24"/>
              <w:lang w:val="en-US" w:eastAsia="ru-RU"/>
            </w:rPr>
          </w:rPrChange>
        </w:rPr>
        <w:t>–</w:t>
      </w:r>
      <w:r w:rsidR="007714D2" w:rsidRPr="00B12333">
        <w:rPr>
          <w:rFonts w:ascii="Times New Roman" w:eastAsia="Times New Roman" w:hAnsi="Times New Roman" w:cs="Times New Roman"/>
          <w:sz w:val="28"/>
          <w:szCs w:val="28"/>
          <w:lang w:val="en-US" w:eastAsia="ru-RU"/>
          <w:rPrChange w:id="2740" w:author="Борис Гогинян" w:date="2020-05-22T22:35:00Z">
            <w:rPr>
              <w:rFonts w:ascii="Times New Roman" w:eastAsia="Times New Roman" w:hAnsi="Times New Roman" w:cs="Times New Roman"/>
              <w:sz w:val="24"/>
              <w:szCs w:val="24"/>
              <w:lang w:val="en-US" w:eastAsia="ru-RU"/>
            </w:rPr>
          </w:rPrChange>
        </w:rPr>
        <w:t xml:space="preserve"> </w:t>
      </w:r>
      <w:r w:rsidR="00C35899" w:rsidRPr="00B12333">
        <w:rPr>
          <w:rFonts w:ascii="Times New Roman" w:hAnsi="Times New Roman" w:cs="Times New Roman"/>
          <w:color w:val="222222"/>
          <w:sz w:val="28"/>
          <w:szCs w:val="28"/>
          <w:shd w:val="clear" w:color="auto" w:fill="FFFFFF"/>
          <w:lang w:val="en-US"/>
          <w:rPrChange w:id="2741" w:author="Борис Гогинян" w:date="2020-05-22T22:35:00Z">
            <w:rPr>
              <w:rFonts w:ascii="Times New Roman" w:hAnsi="Times New Roman" w:cs="Times New Roman"/>
              <w:color w:val="222222"/>
              <w:sz w:val="24"/>
              <w:szCs w:val="24"/>
              <w:shd w:val="clear" w:color="auto" w:fill="FFFFFF"/>
              <w:lang w:val="en-US"/>
            </w:rPr>
          </w:rPrChange>
        </w:rPr>
        <w:t>195-206</w:t>
      </w:r>
      <w:r w:rsidR="00C35899" w:rsidRPr="00B12333">
        <w:rPr>
          <w:rFonts w:ascii="Times New Roman" w:eastAsia="Times New Roman" w:hAnsi="Times New Roman" w:cs="Times New Roman"/>
          <w:sz w:val="28"/>
          <w:szCs w:val="28"/>
          <w:lang w:val="en-US" w:eastAsia="ru-RU"/>
          <w:rPrChange w:id="2742" w:author="Борис Гогинян" w:date="2020-05-22T22:35:00Z">
            <w:rPr>
              <w:rFonts w:ascii="Times New Roman" w:eastAsia="Times New Roman" w:hAnsi="Times New Roman" w:cs="Times New Roman"/>
              <w:sz w:val="24"/>
              <w:szCs w:val="24"/>
              <w:lang w:val="en-US" w:eastAsia="ru-RU"/>
            </w:rPr>
          </w:rPrChange>
        </w:rPr>
        <w:t xml:space="preserve"> P. </w:t>
      </w:r>
      <w:r w:rsidR="00FB1DC8" w:rsidRPr="00B12333">
        <w:rPr>
          <w:sz w:val="28"/>
          <w:szCs w:val="28"/>
          <w:rPrChange w:id="2743" w:author="Борис Гогинян" w:date="2020-05-22T22:35:00Z">
            <w:rPr/>
          </w:rPrChange>
        </w:rPr>
        <w:fldChar w:fldCharType="begin"/>
      </w:r>
      <w:r w:rsidR="00FB1DC8" w:rsidRPr="00B12333">
        <w:rPr>
          <w:sz w:val="28"/>
          <w:szCs w:val="28"/>
          <w:lang w:val="en-US"/>
          <w:rPrChange w:id="2744" w:author="Борис Гогинян" w:date="2020-05-22T22:35:00Z">
            <w:rPr/>
          </w:rPrChange>
        </w:rPr>
        <w:instrText xml:space="preserve"> HYPERLINK "https://doi.org/10.2312/EGWR/EGSR07/195-206" </w:instrText>
      </w:r>
      <w:r w:rsidR="00FB1DC8" w:rsidRPr="00B12333">
        <w:rPr>
          <w:sz w:val="28"/>
          <w:szCs w:val="28"/>
          <w:rPrChange w:id="2745" w:author="Борис Гогинян" w:date="2020-05-22T22:35:00Z">
            <w:rPr>
              <w:rFonts w:ascii="Times New Roman" w:hAnsi="Times New Roman" w:cs="Times New Roman"/>
              <w:shd w:val="clear" w:color="auto" w:fill="FFFFFF"/>
              <w:lang w:val="en-US"/>
            </w:rPr>
          </w:rPrChange>
        </w:rPr>
        <w:fldChar w:fldCharType="separate"/>
      </w:r>
      <w:r w:rsidR="00C35899" w:rsidRPr="00B12333">
        <w:rPr>
          <w:rFonts w:ascii="Times New Roman" w:hAnsi="Times New Roman" w:cs="Times New Roman"/>
          <w:sz w:val="28"/>
          <w:szCs w:val="28"/>
          <w:shd w:val="clear" w:color="auto" w:fill="FFFFFF"/>
          <w:lang w:val="en-US"/>
          <w:rPrChange w:id="2746" w:author="Борис Гогинян" w:date="2020-05-22T22:35:00Z">
            <w:rPr>
              <w:rFonts w:ascii="Times New Roman" w:hAnsi="Times New Roman" w:cs="Times New Roman"/>
              <w:shd w:val="clear" w:color="auto" w:fill="FFFFFF"/>
              <w:lang w:val="en-US"/>
            </w:rPr>
          </w:rPrChange>
        </w:rPr>
        <w:t>doi:10.2312/EGWR/EGSR07/195-206</w:t>
      </w:r>
      <w:r w:rsidR="00FB1DC8" w:rsidRPr="00B12333">
        <w:rPr>
          <w:rFonts w:ascii="Times New Roman" w:hAnsi="Times New Roman" w:cs="Times New Roman"/>
          <w:sz w:val="28"/>
          <w:szCs w:val="28"/>
          <w:shd w:val="clear" w:color="auto" w:fill="FFFFFF"/>
          <w:lang w:val="en-US"/>
          <w:rPrChange w:id="2747" w:author="Борис Гогинян" w:date="2020-05-22T22:35:00Z">
            <w:rPr>
              <w:rFonts w:ascii="Times New Roman" w:hAnsi="Times New Roman" w:cs="Times New Roman"/>
              <w:shd w:val="clear" w:color="auto" w:fill="FFFFFF"/>
              <w:lang w:val="en-US"/>
            </w:rPr>
          </w:rPrChange>
        </w:rPr>
        <w:fldChar w:fldCharType="end"/>
      </w:r>
      <w:r w:rsidR="006B66D1" w:rsidRPr="00B12333">
        <w:rPr>
          <w:rFonts w:ascii="Times New Roman" w:hAnsi="Times New Roman" w:cs="Times New Roman"/>
          <w:sz w:val="28"/>
          <w:szCs w:val="28"/>
          <w:shd w:val="clear" w:color="auto" w:fill="FFFFFF"/>
          <w:lang w:val="en-US"/>
          <w:rPrChange w:id="2748" w:author="Борис Гогинян" w:date="2020-05-22T22:35:00Z">
            <w:rPr>
              <w:rFonts w:ascii="Times New Roman" w:hAnsi="Times New Roman" w:cs="Times New Roman"/>
              <w:shd w:val="clear" w:color="auto" w:fill="FFFFFF"/>
              <w:lang w:val="en-US"/>
            </w:rPr>
          </w:rPrChange>
        </w:rPr>
        <w:t>.</w:t>
      </w:r>
    </w:p>
    <w:p w14:paraId="1746BD86" w14:textId="59ACCDD7" w:rsidR="00342D23" w:rsidRPr="00B12333" w:rsidRDefault="007714D2"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749"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750" w:author="Борис Гогинян" w:date="2020-05-22T22:35:00Z">
            <w:rPr>
              <w:rFonts w:ascii="Times New Roman" w:eastAsia="Times New Roman" w:hAnsi="Times New Roman" w:cs="Times New Roman"/>
              <w:sz w:val="24"/>
              <w:szCs w:val="24"/>
              <w:lang w:val="en-US" w:eastAsia="ru-RU"/>
            </w:rPr>
          </w:rPrChange>
        </w:rPr>
        <w:t xml:space="preserve">Kajiya, James T. The rendering equation // Siggraph 1986. – 1986 – </w:t>
      </w:r>
      <w:r w:rsidR="00342D23" w:rsidRPr="00B12333">
        <w:rPr>
          <w:rFonts w:ascii="Times New Roman" w:eastAsia="Times New Roman" w:hAnsi="Times New Roman" w:cs="Times New Roman"/>
          <w:sz w:val="28"/>
          <w:szCs w:val="28"/>
          <w:lang w:val="en-US" w:eastAsia="ru-RU"/>
          <w:rPrChange w:id="2751" w:author="Борис Гогинян" w:date="2020-05-22T22:35:00Z">
            <w:rPr>
              <w:rFonts w:ascii="Times New Roman" w:eastAsia="Times New Roman" w:hAnsi="Times New Roman" w:cs="Times New Roman"/>
              <w:sz w:val="24"/>
              <w:szCs w:val="24"/>
              <w:lang w:val="en-US" w:eastAsia="ru-RU"/>
            </w:rPr>
          </w:rPrChange>
        </w:rPr>
        <w:t>P</w:t>
      </w:r>
      <w:r w:rsidRPr="00B12333">
        <w:rPr>
          <w:rFonts w:ascii="Times New Roman" w:eastAsia="Times New Roman" w:hAnsi="Times New Roman" w:cs="Times New Roman"/>
          <w:sz w:val="28"/>
          <w:szCs w:val="28"/>
          <w:lang w:val="en-US" w:eastAsia="ru-RU"/>
          <w:rPrChange w:id="2752" w:author="Борис Гогинян" w:date="2020-05-22T22:35:00Z">
            <w:rPr>
              <w:rFonts w:ascii="Times New Roman" w:eastAsia="Times New Roman" w:hAnsi="Times New Roman" w:cs="Times New Roman"/>
              <w:sz w:val="24"/>
              <w:szCs w:val="24"/>
              <w:lang w:val="en-US" w:eastAsia="ru-RU"/>
            </w:rPr>
          </w:rPrChange>
        </w:rPr>
        <w:t>. 143–150. – doi:10.1145/15922.15902</w:t>
      </w:r>
    </w:p>
    <w:p w14:paraId="62811A10" w14:textId="1BE915EF" w:rsidR="00CB41ED" w:rsidRPr="00B12333" w:rsidRDefault="00342D23"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753"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754" w:author="Борис Гогинян" w:date="2020-05-22T22:35:00Z">
            <w:rPr>
              <w:rFonts w:ascii="Times New Roman" w:eastAsia="Times New Roman" w:hAnsi="Times New Roman" w:cs="Times New Roman"/>
              <w:sz w:val="24"/>
              <w:szCs w:val="24"/>
              <w:lang w:val="en-US" w:eastAsia="ru-RU"/>
            </w:rPr>
          </w:rPrChange>
        </w:rPr>
        <w:t xml:space="preserve">Matt Pharr, Wenzel Jakob, Greg Humphreys Physically Based Rendering: From Theory To Implementation. – 2018. – 1226 </w:t>
      </w:r>
      <w:r w:rsidR="005F3124" w:rsidRPr="00B12333">
        <w:rPr>
          <w:rFonts w:ascii="Times New Roman" w:eastAsia="Times New Roman" w:hAnsi="Times New Roman" w:cs="Times New Roman"/>
          <w:sz w:val="28"/>
          <w:szCs w:val="28"/>
          <w:lang w:val="en-US" w:eastAsia="ru-RU"/>
          <w:rPrChange w:id="2755" w:author="Борис Гогинян" w:date="2020-05-22T22:35:00Z">
            <w:rPr>
              <w:rFonts w:ascii="Times New Roman" w:eastAsia="Times New Roman" w:hAnsi="Times New Roman" w:cs="Times New Roman"/>
              <w:sz w:val="24"/>
              <w:szCs w:val="24"/>
              <w:lang w:val="en-US" w:eastAsia="ru-RU"/>
            </w:rPr>
          </w:rPrChange>
        </w:rPr>
        <w:t>P</w:t>
      </w:r>
      <w:r w:rsidR="00C12699" w:rsidRPr="00B12333">
        <w:rPr>
          <w:rFonts w:ascii="Times New Roman" w:eastAsia="Times New Roman" w:hAnsi="Times New Roman" w:cs="Times New Roman"/>
          <w:sz w:val="28"/>
          <w:szCs w:val="28"/>
          <w:lang w:val="en-US" w:eastAsia="ru-RU"/>
          <w:rPrChange w:id="2756" w:author="Борис Гогинян" w:date="2020-05-22T22:35:00Z">
            <w:rPr>
              <w:rFonts w:ascii="Times New Roman" w:eastAsia="Times New Roman" w:hAnsi="Times New Roman" w:cs="Times New Roman"/>
              <w:sz w:val="24"/>
              <w:szCs w:val="24"/>
              <w:lang w:val="en-US" w:eastAsia="ru-RU"/>
            </w:rPr>
          </w:rPrChange>
        </w:rPr>
        <w:t>.</w:t>
      </w:r>
    </w:p>
    <w:p w14:paraId="1A0ADB15" w14:textId="028A3F2F" w:rsidR="00C12699" w:rsidRPr="00B12333" w:rsidRDefault="00C12699" w:rsidP="00EB01A5">
      <w:pPr>
        <w:pStyle w:val="a5"/>
        <w:numPr>
          <w:ilvl w:val="0"/>
          <w:numId w:val="34"/>
        </w:numPr>
        <w:spacing w:after="0" w:line="360" w:lineRule="auto"/>
        <w:rPr>
          <w:rFonts w:ascii="Times New Roman" w:eastAsia="Times New Roman" w:hAnsi="Times New Roman" w:cs="Times New Roman"/>
          <w:sz w:val="28"/>
          <w:szCs w:val="28"/>
          <w:lang w:eastAsia="ru-RU"/>
          <w:rPrChange w:id="2757" w:author="Борис Гогинян" w:date="2020-05-22T22:35:00Z">
            <w:rPr>
              <w:rFonts w:ascii="Times New Roman" w:eastAsia="Times New Roman" w:hAnsi="Times New Roman" w:cs="Times New Roman"/>
              <w:sz w:val="24"/>
              <w:szCs w:val="24"/>
              <w:lang w:eastAsia="ru-RU"/>
            </w:rPr>
          </w:rPrChange>
        </w:rPr>
      </w:pPr>
      <w:r w:rsidRPr="00B12333">
        <w:rPr>
          <w:rFonts w:ascii="Times New Roman" w:eastAsia="Times New Roman" w:hAnsi="Times New Roman" w:cs="Times New Roman"/>
          <w:sz w:val="28"/>
          <w:szCs w:val="28"/>
          <w:lang w:eastAsia="ru-RU"/>
          <w:rPrChange w:id="2758" w:author="Борис Гогинян" w:date="2020-05-22T22:35:00Z">
            <w:rPr>
              <w:rFonts w:ascii="Times New Roman" w:eastAsia="Times New Roman" w:hAnsi="Times New Roman" w:cs="Times New Roman"/>
              <w:sz w:val="24"/>
              <w:szCs w:val="24"/>
              <w:lang w:eastAsia="ru-RU"/>
            </w:rPr>
          </w:rPrChange>
        </w:rPr>
        <w:t xml:space="preserve">Альбедо в реалистичной визуализации </w:t>
      </w:r>
      <w:r w:rsidRPr="00B12333">
        <w:rPr>
          <w:rFonts w:ascii="Times New Roman" w:eastAsia="Times New Roman" w:hAnsi="Times New Roman" w:cs="Times New Roman"/>
          <w:sz w:val="28"/>
          <w:szCs w:val="28"/>
          <w:lang w:val="en-US" w:eastAsia="ru-RU"/>
          <w:rPrChange w:id="2759" w:author="Борис Гогинян" w:date="2020-05-22T22:35:00Z">
            <w:rPr>
              <w:rFonts w:ascii="Times New Roman" w:eastAsia="Times New Roman" w:hAnsi="Times New Roman" w:cs="Times New Roman"/>
              <w:sz w:val="24"/>
              <w:szCs w:val="24"/>
              <w:lang w:val="en-US" w:eastAsia="ru-RU"/>
            </w:rPr>
          </w:rPrChange>
        </w:rPr>
        <w:t>URL</w:t>
      </w:r>
      <w:r w:rsidRPr="00B12333">
        <w:rPr>
          <w:rFonts w:ascii="Times New Roman" w:eastAsia="Times New Roman" w:hAnsi="Times New Roman" w:cs="Times New Roman"/>
          <w:sz w:val="28"/>
          <w:szCs w:val="28"/>
          <w:lang w:eastAsia="ru-RU"/>
          <w:rPrChange w:id="2760" w:author="Борис Гогинян" w:date="2020-05-22T22:35:00Z">
            <w:rPr>
              <w:rFonts w:ascii="Times New Roman" w:eastAsia="Times New Roman" w:hAnsi="Times New Roman" w:cs="Times New Roman"/>
              <w:sz w:val="24"/>
              <w:szCs w:val="24"/>
              <w:lang w:eastAsia="ru-RU"/>
            </w:rPr>
          </w:rPrChange>
        </w:rPr>
        <w:t xml:space="preserve">: </w:t>
      </w:r>
      <w:r w:rsidR="00FB1DC8" w:rsidRPr="00B12333">
        <w:rPr>
          <w:sz w:val="28"/>
          <w:szCs w:val="28"/>
          <w:rPrChange w:id="2761" w:author="Борис Гогинян" w:date="2020-05-22T22:35:00Z">
            <w:rPr/>
          </w:rPrChange>
        </w:rPr>
        <w:fldChar w:fldCharType="begin"/>
      </w:r>
      <w:r w:rsidR="00FB1DC8" w:rsidRPr="00B12333">
        <w:rPr>
          <w:sz w:val="28"/>
          <w:szCs w:val="28"/>
          <w:rPrChange w:id="2762" w:author="Борис Гогинян" w:date="2020-05-22T22:35:00Z">
            <w:rPr/>
          </w:rPrChange>
        </w:rPr>
        <w:instrText xml:space="preserve"> HYPERLINK "https://render.ru/ru/m.trofimov/post/11166" </w:instrText>
      </w:r>
      <w:r w:rsidR="00FB1DC8" w:rsidRPr="00B12333">
        <w:rPr>
          <w:sz w:val="28"/>
          <w:szCs w:val="28"/>
          <w:rPrChange w:id="2763" w:author="Борис Гогинян" w:date="2020-05-22T22:35:00Z">
            <w:rPr>
              <w:rStyle w:val="a3"/>
              <w:rFonts w:ascii="Times New Roman" w:eastAsia="Times New Roman" w:hAnsi="Times New Roman" w:cs="Times New Roman"/>
              <w:color w:val="auto"/>
              <w:sz w:val="24"/>
              <w:szCs w:val="24"/>
              <w:u w:val="none"/>
              <w:lang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764"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t>
      </w:r>
      <w:r w:rsidRPr="00B12333">
        <w:rPr>
          <w:rStyle w:val="a3"/>
          <w:rFonts w:ascii="Times New Roman" w:eastAsia="Times New Roman" w:hAnsi="Times New Roman" w:cs="Times New Roman"/>
          <w:color w:val="auto"/>
          <w:sz w:val="28"/>
          <w:szCs w:val="28"/>
          <w:u w:val="none"/>
          <w:lang w:eastAsia="ru-RU"/>
          <w:rPrChange w:id="2765"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66" w:author="Борис Гогинян" w:date="2020-05-22T22:35:00Z">
            <w:rPr>
              <w:rStyle w:val="a3"/>
              <w:rFonts w:ascii="Times New Roman" w:eastAsia="Times New Roman" w:hAnsi="Times New Roman" w:cs="Times New Roman"/>
              <w:color w:val="auto"/>
              <w:sz w:val="24"/>
              <w:szCs w:val="24"/>
              <w:u w:val="none"/>
              <w:lang w:val="en-US" w:eastAsia="ru-RU"/>
            </w:rPr>
          </w:rPrChange>
        </w:rPr>
        <w:t>render</w:t>
      </w:r>
      <w:r w:rsidRPr="00B12333">
        <w:rPr>
          <w:rStyle w:val="a3"/>
          <w:rFonts w:ascii="Times New Roman" w:eastAsia="Times New Roman" w:hAnsi="Times New Roman" w:cs="Times New Roman"/>
          <w:color w:val="auto"/>
          <w:sz w:val="28"/>
          <w:szCs w:val="28"/>
          <w:u w:val="none"/>
          <w:lang w:eastAsia="ru-RU"/>
          <w:rPrChange w:id="2767"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68" w:author="Борис Гогинян" w:date="2020-05-22T22:35:00Z">
            <w:rPr>
              <w:rStyle w:val="a3"/>
              <w:rFonts w:ascii="Times New Roman" w:eastAsia="Times New Roman" w:hAnsi="Times New Roman" w:cs="Times New Roman"/>
              <w:color w:val="auto"/>
              <w:sz w:val="24"/>
              <w:szCs w:val="24"/>
              <w:u w:val="none"/>
              <w:lang w:val="en-US" w:eastAsia="ru-RU"/>
            </w:rPr>
          </w:rPrChange>
        </w:rPr>
        <w:t>ru</w:t>
      </w:r>
      <w:r w:rsidRPr="00B12333">
        <w:rPr>
          <w:rStyle w:val="a3"/>
          <w:rFonts w:ascii="Times New Roman" w:eastAsia="Times New Roman" w:hAnsi="Times New Roman" w:cs="Times New Roman"/>
          <w:color w:val="auto"/>
          <w:sz w:val="28"/>
          <w:szCs w:val="28"/>
          <w:u w:val="none"/>
          <w:lang w:eastAsia="ru-RU"/>
          <w:rPrChange w:id="2769"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70" w:author="Борис Гогинян" w:date="2020-05-22T22:35:00Z">
            <w:rPr>
              <w:rStyle w:val="a3"/>
              <w:rFonts w:ascii="Times New Roman" w:eastAsia="Times New Roman" w:hAnsi="Times New Roman" w:cs="Times New Roman"/>
              <w:color w:val="auto"/>
              <w:sz w:val="24"/>
              <w:szCs w:val="24"/>
              <w:u w:val="none"/>
              <w:lang w:val="en-US" w:eastAsia="ru-RU"/>
            </w:rPr>
          </w:rPrChange>
        </w:rPr>
        <w:t>ru</w:t>
      </w:r>
      <w:r w:rsidRPr="00B12333">
        <w:rPr>
          <w:rStyle w:val="a3"/>
          <w:rFonts w:ascii="Times New Roman" w:eastAsia="Times New Roman" w:hAnsi="Times New Roman" w:cs="Times New Roman"/>
          <w:color w:val="auto"/>
          <w:sz w:val="28"/>
          <w:szCs w:val="28"/>
          <w:u w:val="none"/>
          <w:lang w:eastAsia="ru-RU"/>
          <w:rPrChange w:id="2771"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72" w:author="Борис Гогинян" w:date="2020-05-22T22:35:00Z">
            <w:rPr>
              <w:rStyle w:val="a3"/>
              <w:rFonts w:ascii="Times New Roman" w:eastAsia="Times New Roman" w:hAnsi="Times New Roman" w:cs="Times New Roman"/>
              <w:color w:val="auto"/>
              <w:sz w:val="24"/>
              <w:szCs w:val="24"/>
              <w:u w:val="none"/>
              <w:lang w:val="en-US" w:eastAsia="ru-RU"/>
            </w:rPr>
          </w:rPrChange>
        </w:rPr>
        <w:t>m</w:t>
      </w:r>
      <w:r w:rsidRPr="00B12333">
        <w:rPr>
          <w:rStyle w:val="a3"/>
          <w:rFonts w:ascii="Times New Roman" w:eastAsia="Times New Roman" w:hAnsi="Times New Roman" w:cs="Times New Roman"/>
          <w:color w:val="auto"/>
          <w:sz w:val="28"/>
          <w:szCs w:val="28"/>
          <w:u w:val="none"/>
          <w:lang w:eastAsia="ru-RU"/>
          <w:rPrChange w:id="2773"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74" w:author="Борис Гогинян" w:date="2020-05-22T22:35:00Z">
            <w:rPr>
              <w:rStyle w:val="a3"/>
              <w:rFonts w:ascii="Times New Roman" w:eastAsia="Times New Roman" w:hAnsi="Times New Roman" w:cs="Times New Roman"/>
              <w:color w:val="auto"/>
              <w:sz w:val="24"/>
              <w:szCs w:val="24"/>
              <w:u w:val="none"/>
              <w:lang w:val="en-US" w:eastAsia="ru-RU"/>
            </w:rPr>
          </w:rPrChange>
        </w:rPr>
        <w:t>trofimov</w:t>
      </w:r>
      <w:r w:rsidRPr="00B12333">
        <w:rPr>
          <w:rStyle w:val="a3"/>
          <w:rFonts w:ascii="Times New Roman" w:eastAsia="Times New Roman" w:hAnsi="Times New Roman" w:cs="Times New Roman"/>
          <w:color w:val="auto"/>
          <w:sz w:val="28"/>
          <w:szCs w:val="28"/>
          <w:u w:val="none"/>
          <w:lang w:eastAsia="ru-RU"/>
          <w:rPrChange w:id="2775" w:author="Борис Гогинян" w:date="2020-05-22T22:35:00Z">
            <w:rPr>
              <w:rStyle w:val="a3"/>
              <w:rFonts w:ascii="Times New Roman" w:eastAsia="Times New Roman" w:hAnsi="Times New Roman" w:cs="Times New Roman"/>
              <w:color w:val="auto"/>
              <w:sz w:val="24"/>
              <w:szCs w:val="24"/>
              <w:u w:val="none"/>
              <w:lang w:eastAsia="ru-RU"/>
            </w:rPr>
          </w:rPrChange>
        </w:rPr>
        <w:t>/</w:t>
      </w:r>
      <w:r w:rsidRPr="00B12333">
        <w:rPr>
          <w:rStyle w:val="a3"/>
          <w:rFonts w:ascii="Times New Roman" w:eastAsia="Times New Roman" w:hAnsi="Times New Roman" w:cs="Times New Roman"/>
          <w:color w:val="auto"/>
          <w:sz w:val="28"/>
          <w:szCs w:val="28"/>
          <w:u w:val="none"/>
          <w:lang w:val="en-US" w:eastAsia="ru-RU"/>
          <w:rPrChange w:id="2776" w:author="Борис Гогинян" w:date="2020-05-22T22:35:00Z">
            <w:rPr>
              <w:rStyle w:val="a3"/>
              <w:rFonts w:ascii="Times New Roman" w:eastAsia="Times New Roman" w:hAnsi="Times New Roman" w:cs="Times New Roman"/>
              <w:color w:val="auto"/>
              <w:sz w:val="24"/>
              <w:szCs w:val="24"/>
              <w:u w:val="none"/>
              <w:lang w:val="en-US" w:eastAsia="ru-RU"/>
            </w:rPr>
          </w:rPrChange>
        </w:rPr>
        <w:t>post</w:t>
      </w:r>
      <w:r w:rsidRPr="00B12333">
        <w:rPr>
          <w:rStyle w:val="a3"/>
          <w:rFonts w:ascii="Times New Roman" w:eastAsia="Times New Roman" w:hAnsi="Times New Roman" w:cs="Times New Roman"/>
          <w:color w:val="auto"/>
          <w:sz w:val="28"/>
          <w:szCs w:val="28"/>
          <w:u w:val="none"/>
          <w:lang w:eastAsia="ru-RU"/>
          <w:rPrChange w:id="2777" w:author="Борис Гогинян" w:date="2020-05-22T22:35:00Z">
            <w:rPr>
              <w:rStyle w:val="a3"/>
              <w:rFonts w:ascii="Times New Roman" w:eastAsia="Times New Roman" w:hAnsi="Times New Roman" w:cs="Times New Roman"/>
              <w:color w:val="auto"/>
              <w:sz w:val="24"/>
              <w:szCs w:val="24"/>
              <w:u w:val="none"/>
              <w:lang w:eastAsia="ru-RU"/>
            </w:rPr>
          </w:rPrChange>
        </w:rPr>
        <w:t>/11166</w:t>
      </w:r>
      <w:r w:rsidR="00FB1DC8" w:rsidRPr="00B12333">
        <w:rPr>
          <w:rStyle w:val="a3"/>
          <w:rFonts w:ascii="Times New Roman" w:eastAsia="Times New Roman" w:hAnsi="Times New Roman" w:cs="Times New Roman"/>
          <w:color w:val="auto"/>
          <w:sz w:val="28"/>
          <w:szCs w:val="28"/>
          <w:u w:val="none"/>
          <w:lang w:eastAsia="ru-RU"/>
          <w:rPrChange w:id="2778" w:author="Борис Гогинян" w:date="2020-05-22T22:35:00Z">
            <w:rPr>
              <w:rStyle w:val="a3"/>
              <w:rFonts w:ascii="Times New Roman" w:eastAsia="Times New Roman" w:hAnsi="Times New Roman" w:cs="Times New Roman"/>
              <w:color w:val="auto"/>
              <w:sz w:val="24"/>
              <w:szCs w:val="24"/>
              <w:u w:val="none"/>
              <w:lang w:eastAsia="ru-RU"/>
            </w:rPr>
          </w:rPrChange>
        </w:rPr>
        <w:fldChar w:fldCharType="end"/>
      </w:r>
      <w:r w:rsidRPr="00B12333">
        <w:rPr>
          <w:rFonts w:ascii="Times New Roman" w:eastAsia="Times New Roman" w:hAnsi="Times New Roman" w:cs="Times New Roman"/>
          <w:sz w:val="28"/>
          <w:szCs w:val="28"/>
          <w:lang w:eastAsia="ru-RU"/>
          <w:rPrChange w:id="2779" w:author="Борис Гогинян" w:date="2020-05-22T22:35:00Z">
            <w:rPr>
              <w:rFonts w:ascii="Times New Roman" w:eastAsia="Times New Roman" w:hAnsi="Times New Roman" w:cs="Times New Roman"/>
              <w:sz w:val="24"/>
              <w:szCs w:val="24"/>
              <w:lang w:eastAsia="ru-RU"/>
            </w:rPr>
          </w:rPrChange>
        </w:rPr>
        <w:t xml:space="preserve"> (дата обращения 28.04.2020)</w:t>
      </w:r>
    </w:p>
    <w:p w14:paraId="0CA6ACDE" w14:textId="6C68CD1C" w:rsidR="00C9362A" w:rsidRPr="00B12333"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780"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781" w:author="Борис Гогинян" w:date="2020-05-22T22:35:00Z">
            <w:rPr>
              <w:rFonts w:ascii="Times New Roman" w:eastAsia="Times New Roman" w:hAnsi="Times New Roman" w:cs="Times New Roman"/>
              <w:sz w:val="24"/>
              <w:szCs w:val="24"/>
              <w:lang w:val="en-US" w:eastAsia="ru-RU"/>
            </w:rPr>
          </w:rPrChange>
        </w:rPr>
        <w:t xml:space="preserve">Marco Alamia Physically Based Rendering URL: </w:t>
      </w:r>
      <w:r w:rsidR="00FB1DC8" w:rsidRPr="00B12333">
        <w:rPr>
          <w:sz w:val="28"/>
          <w:szCs w:val="28"/>
          <w:rPrChange w:id="2782" w:author="Борис Гогинян" w:date="2020-05-22T22:35:00Z">
            <w:rPr/>
          </w:rPrChange>
        </w:rPr>
        <w:fldChar w:fldCharType="begin"/>
      </w:r>
      <w:r w:rsidR="00FB1DC8" w:rsidRPr="00B12333">
        <w:rPr>
          <w:sz w:val="28"/>
          <w:szCs w:val="28"/>
          <w:lang w:val="en-US"/>
          <w:rPrChange w:id="2783" w:author="Борис Гогинян" w:date="2020-05-22T22:35:00Z">
            <w:rPr/>
          </w:rPrChange>
        </w:rPr>
        <w:instrText xml:space="preserve"> HYPERLINK "http://www.codinglabs.net/%20article_physically_based_rendering.aspx" </w:instrText>
      </w:r>
      <w:r w:rsidR="00FB1DC8" w:rsidRPr="00B12333">
        <w:rPr>
          <w:sz w:val="28"/>
          <w:szCs w:val="28"/>
          <w:rPrChange w:id="278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00DC6590" w:rsidRPr="00B12333">
        <w:rPr>
          <w:rStyle w:val="a3"/>
          <w:rFonts w:ascii="Times New Roman" w:eastAsia="Times New Roman" w:hAnsi="Times New Roman" w:cs="Times New Roman"/>
          <w:color w:val="auto"/>
          <w:sz w:val="28"/>
          <w:szCs w:val="28"/>
          <w:u w:val="none"/>
          <w:lang w:val="en-US" w:eastAsia="ru-RU"/>
          <w:rPrChange w:id="2785"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http://www.codinglabs.net/ article_physically_based_rendering.aspx</w:t>
      </w:r>
      <w:r w:rsidR="00FB1DC8" w:rsidRPr="00B12333">
        <w:rPr>
          <w:rStyle w:val="a3"/>
          <w:rFonts w:ascii="Times New Roman" w:eastAsia="Times New Roman" w:hAnsi="Times New Roman" w:cs="Times New Roman"/>
          <w:color w:val="auto"/>
          <w:sz w:val="28"/>
          <w:szCs w:val="28"/>
          <w:u w:val="none"/>
          <w:lang w:val="en-US" w:eastAsia="ru-RU"/>
          <w:rPrChange w:id="278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787"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788"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78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790"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791" w:author="Борис Гогинян" w:date="2020-05-22T22:35:00Z">
            <w:rPr>
              <w:rFonts w:ascii="Times New Roman" w:eastAsia="Times New Roman" w:hAnsi="Times New Roman" w:cs="Times New Roman"/>
              <w:sz w:val="24"/>
              <w:szCs w:val="24"/>
              <w:lang w:val="en-US" w:eastAsia="ru-RU"/>
            </w:rPr>
          </w:rPrChange>
        </w:rPr>
        <w:t xml:space="preserve"> 5.05.2020)</w:t>
      </w:r>
    </w:p>
    <w:p w14:paraId="6392614F" w14:textId="303E8EF5" w:rsidR="00C9362A" w:rsidRPr="00B12333"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792"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793" w:author="Борис Гогинян" w:date="2020-05-22T22:35:00Z">
            <w:rPr>
              <w:rFonts w:ascii="Times New Roman" w:eastAsia="Times New Roman" w:hAnsi="Times New Roman" w:cs="Times New Roman"/>
              <w:sz w:val="24"/>
              <w:szCs w:val="24"/>
              <w:lang w:val="en-US" w:eastAsia="ru-RU"/>
            </w:rPr>
          </w:rPrChange>
        </w:rPr>
        <w:t xml:space="preserve">Physically Based Shading in Theory and Practice // SIGGRAPH 2013 Course URL: </w:t>
      </w:r>
      <w:r w:rsidR="00FB1DC8" w:rsidRPr="00B12333">
        <w:rPr>
          <w:sz w:val="28"/>
          <w:szCs w:val="28"/>
          <w:rPrChange w:id="2794" w:author="Борис Гогинян" w:date="2020-05-22T22:35:00Z">
            <w:rPr/>
          </w:rPrChange>
        </w:rPr>
        <w:fldChar w:fldCharType="begin"/>
      </w:r>
      <w:r w:rsidR="00FB1DC8" w:rsidRPr="00B12333">
        <w:rPr>
          <w:sz w:val="28"/>
          <w:szCs w:val="28"/>
          <w:lang w:val="en-US"/>
          <w:rPrChange w:id="2795" w:author="Борис Гогинян" w:date="2020-05-22T22:35:00Z">
            <w:rPr/>
          </w:rPrChange>
        </w:rPr>
        <w:instrText xml:space="preserve"> HYPERLINK "https://blog.selfshadow.com/publications/s2013-shading-course/" </w:instrText>
      </w:r>
      <w:r w:rsidR="00FB1DC8" w:rsidRPr="00B12333">
        <w:rPr>
          <w:sz w:val="28"/>
          <w:szCs w:val="28"/>
          <w:rPrChange w:id="279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797"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https://blog.selfshadow.com/publications/s2013-shading-course/</w:t>
      </w:r>
      <w:r w:rsidR="00FB1DC8" w:rsidRPr="00B12333">
        <w:rPr>
          <w:rStyle w:val="a3"/>
          <w:rFonts w:ascii="Times New Roman" w:eastAsia="Times New Roman" w:hAnsi="Times New Roman" w:cs="Times New Roman"/>
          <w:color w:val="auto"/>
          <w:sz w:val="28"/>
          <w:szCs w:val="28"/>
          <w:u w:val="none"/>
          <w:lang w:val="en-US" w:eastAsia="ru-RU"/>
          <w:rPrChange w:id="279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79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00"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0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02"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803" w:author="Борис Гогинян" w:date="2020-05-22T22:35:00Z">
            <w:rPr>
              <w:rFonts w:ascii="Times New Roman" w:eastAsia="Times New Roman" w:hAnsi="Times New Roman" w:cs="Times New Roman"/>
              <w:sz w:val="24"/>
              <w:szCs w:val="24"/>
              <w:lang w:val="en-US" w:eastAsia="ru-RU"/>
            </w:rPr>
          </w:rPrChange>
        </w:rPr>
        <w:t xml:space="preserve"> 5.05.2020)</w:t>
      </w:r>
    </w:p>
    <w:p w14:paraId="58CDB732" w14:textId="7214D07F" w:rsidR="00C9362A" w:rsidRPr="00B12333"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04"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05" w:author="Борис Гогинян" w:date="2020-05-22T22:35:00Z">
            <w:rPr>
              <w:rFonts w:ascii="Times New Roman" w:eastAsia="Times New Roman" w:hAnsi="Times New Roman" w:cs="Times New Roman"/>
              <w:sz w:val="24"/>
              <w:szCs w:val="24"/>
              <w:lang w:val="en-US" w:eastAsia="ru-RU"/>
            </w:rPr>
          </w:rPrChange>
        </w:rPr>
        <w:t xml:space="preserve">Brian Karis Specular BRDF Reference URL: </w:t>
      </w:r>
      <w:r w:rsidR="00FB1DC8" w:rsidRPr="00B12333">
        <w:rPr>
          <w:sz w:val="28"/>
          <w:szCs w:val="28"/>
          <w:rPrChange w:id="2806" w:author="Борис Гогинян" w:date="2020-05-22T22:35:00Z">
            <w:rPr/>
          </w:rPrChange>
        </w:rPr>
        <w:fldChar w:fldCharType="begin"/>
      </w:r>
      <w:r w:rsidR="00FB1DC8" w:rsidRPr="00B12333">
        <w:rPr>
          <w:sz w:val="28"/>
          <w:szCs w:val="28"/>
          <w:lang w:val="en-US"/>
          <w:rPrChange w:id="2807" w:author="Борис Гогинян" w:date="2020-05-22T22:35:00Z">
            <w:rPr/>
          </w:rPrChange>
        </w:rPr>
        <w:instrText xml:space="preserve"> HYPERLINK "http://graphicrants.blogspot.com/2013/08/%20specular-brdf-reference.html" </w:instrText>
      </w:r>
      <w:r w:rsidR="00FB1DC8" w:rsidRPr="00B12333">
        <w:rPr>
          <w:sz w:val="28"/>
          <w:szCs w:val="28"/>
          <w:rPrChange w:id="280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00DC6590" w:rsidRPr="00B12333">
        <w:rPr>
          <w:rStyle w:val="a3"/>
          <w:rFonts w:ascii="Times New Roman" w:eastAsia="Times New Roman" w:hAnsi="Times New Roman" w:cs="Times New Roman"/>
          <w:color w:val="auto"/>
          <w:sz w:val="28"/>
          <w:szCs w:val="28"/>
          <w:u w:val="none"/>
          <w:lang w:val="en-US" w:eastAsia="ru-RU"/>
          <w:rPrChange w:id="2809"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http://graphicrants.blogspot.com/2013/08/ specular-brdf-reference.html</w:t>
      </w:r>
      <w:r w:rsidR="00FB1DC8" w:rsidRPr="00B12333">
        <w:rPr>
          <w:rStyle w:val="a3"/>
          <w:rFonts w:ascii="Times New Roman" w:eastAsia="Times New Roman" w:hAnsi="Times New Roman" w:cs="Times New Roman"/>
          <w:color w:val="auto"/>
          <w:sz w:val="28"/>
          <w:szCs w:val="28"/>
          <w:u w:val="none"/>
          <w:lang w:val="en-US" w:eastAsia="ru-RU"/>
          <w:rPrChange w:id="281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81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12"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13"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14"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815" w:author="Борис Гогинян" w:date="2020-05-22T22:35:00Z">
            <w:rPr>
              <w:rFonts w:ascii="Times New Roman" w:eastAsia="Times New Roman" w:hAnsi="Times New Roman" w:cs="Times New Roman"/>
              <w:sz w:val="24"/>
              <w:szCs w:val="24"/>
              <w:lang w:val="en-US" w:eastAsia="ru-RU"/>
            </w:rPr>
          </w:rPrChange>
        </w:rPr>
        <w:t xml:space="preserve"> 18.05.2020)</w:t>
      </w:r>
    </w:p>
    <w:p w14:paraId="57085FF8" w14:textId="2EDA5D9B" w:rsidR="00C9362A" w:rsidRPr="00B12333" w:rsidRDefault="005F3124"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1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17" w:author="Борис Гогинян" w:date="2020-05-22T22:35:00Z">
            <w:rPr>
              <w:rFonts w:ascii="Times New Roman" w:eastAsia="Times New Roman" w:hAnsi="Times New Roman" w:cs="Times New Roman"/>
              <w:sz w:val="24"/>
              <w:szCs w:val="24"/>
              <w:lang w:val="en-US" w:eastAsia="ru-RU"/>
            </w:rPr>
          </w:rPrChange>
        </w:rPr>
        <w:t>Bruce G. Smith Geometrical shadowing of a random rough surface // IEEE Transactions on Antennas and Propagation. – 1967. – 668-671 P. doi:10.1109/TAP.1967.1138991</w:t>
      </w:r>
    </w:p>
    <w:p w14:paraId="108BDCD7" w14:textId="204067C1" w:rsidR="006B66D1" w:rsidRPr="00B12333" w:rsidRDefault="006B66D1"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1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hAnsi="Times New Roman" w:cs="Times New Roman"/>
          <w:sz w:val="28"/>
          <w:szCs w:val="28"/>
          <w:lang w:val="en-US"/>
          <w:rPrChange w:id="2819" w:author="Борис Гогинян" w:date="2020-05-22T22:35:00Z">
            <w:rPr>
              <w:rFonts w:ascii="Times New Roman" w:hAnsi="Times New Roman" w:cs="Times New Roman"/>
              <w:sz w:val="24"/>
              <w:lang w:val="en-US"/>
            </w:rPr>
          </w:rPrChange>
        </w:rPr>
        <w:t>Brent Burley Physically-Based Shading at Disney // SIGGRAPH 2012 Course: Practical Physically Based Shading in Film and Game Production. – 2012.</w:t>
      </w:r>
      <w:r w:rsidRPr="00B12333">
        <w:rPr>
          <w:sz w:val="28"/>
          <w:szCs w:val="28"/>
          <w:lang w:val="en-US"/>
          <w:rPrChange w:id="2820" w:author="Борис Гогинян" w:date="2020-05-22T22:35:00Z">
            <w:rPr>
              <w:lang w:val="en-US"/>
            </w:rPr>
          </w:rPrChange>
        </w:rPr>
        <w:t xml:space="preserve"> </w:t>
      </w:r>
      <w:r w:rsidR="00866229" w:rsidRPr="00B12333">
        <w:rPr>
          <w:rFonts w:ascii="Times New Roman" w:hAnsi="Times New Roman" w:cs="Times New Roman"/>
          <w:sz w:val="28"/>
          <w:szCs w:val="28"/>
          <w:lang w:val="en-US"/>
          <w:rPrChange w:id="2821" w:author="Борис Гогинян" w:date="2020-05-22T22:35:00Z">
            <w:rPr>
              <w:rFonts w:ascii="Times New Roman" w:hAnsi="Times New Roman" w:cs="Times New Roman"/>
              <w:sz w:val="24"/>
              <w:lang w:val="en-US"/>
            </w:rPr>
          </w:rPrChange>
        </w:rPr>
        <w:t>doi:10.1145/2343483</w:t>
      </w:r>
      <w:r w:rsidRPr="00B12333">
        <w:rPr>
          <w:rFonts w:ascii="Times New Roman" w:hAnsi="Times New Roman" w:cs="Times New Roman"/>
          <w:sz w:val="28"/>
          <w:szCs w:val="28"/>
          <w:lang w:val="en-US"/>
          <w:rPrChange w:id="2822" w:author="Борис Гогинян" w:date="2020-05-22T22:35:00Z">
            <w:rPr>
              <w:rFonts w:ascii="Times New Roman" w:hAnsi="Times New Roman" w:cs="Times New Roman"/>
              <w:sz w:val="24"/>
              <w:lang w:val="en-US"/>
            </w:rPr>
          </w:rPrChange>
        </w:rPr>
        <w:t>. –</w:t>
      </w:r>
      <w:r w:rsidRPr="00B12333">
        <w:rPr>
          <w:sz w:val="28"/>
          <w:szCs w:val="28"/>
          <w:lang w:val="en-US"/>
          <w:rPrChange w:id="2823" w:author="Борис Гогинян" w:date="2020-05-22T22:35:00Z">
            <w:rPr>
              <w:lang w:val="en-US"/>
            </w:rPr>
          </w:rPrChange>
        </w:rPr>
        <w:t xml:space="preserve"> </w:t>
      </w:r>
      <w:r w:rsidRPr="00B12333">
        <w:rPr>
          <w:rFonts w:ascii="Times New Roman" w:hAnsi="Times New Roman" w:cs="Times New Roman"/>
          <w:sz w:val="28"/>
          <w:szCs w:val="28"/>
          <w:lang w:val="en-US"/>
          <w:rPrChange w:id="2824" w:author="Борис Гогинян" w:date="2020-05-22T22:35:00Z">
            <w:rPr>
              <w:rFonts w:ascii="Times New Roman" w:hAnsi="Times New Roman" w:cs="Times New Roman"/>
              <w:sz w:val="24"/>
              <w:lang w:val="en-US"/>
            </w:rPr>
          </w:rPrChange>
        </w:rPr>
        <w:t xml:space="preserve">URL: </w:t>
      </w:r>
      <w:r w:rsidR="00FB1DC8" w:rsidRPr="00B12333">
        <w:rPr>
          <w:sz w:val="28"/>
          <w:szCs w:val="28"/>
          <w:rPrChange w:id="2825" w:author="Борис Гогинян" w:date="2020-05-22T22:35:00Z">
            <w:rPr/>
          </w:rPrChange>
        </w:rPr>
        <w:fldChar w:fldCharType="begin"/>
      </w:r>
      <w:r w:rsidR="00FB1DC8" w:rsidRPr="00B12333">
        <w:rPr>
          <w:sz w:val="28"/>
          <w:szCs w:val="28"/>
          <w:lang w:val="en-US"/>
          <w:rPrChange w:id="2826" w:author="Борис Гогинян" w:date="2020-05-22T22:35:00Z">
            <w:rPr/>
          </w:rPrChange>
        </w:rPr>
        <w:instrText xml:space="preserve"> HYPERLINK "https://blog.selfshadow.com/publications/s2012-shading-course/" </w:instrText>
      </w:r>
      <w:r w:rsidR="00FB1DC8" w:rsidRPr="00B12333">
        <w:rPr>
          <w:sz w:val="28"/>
          <w:szCs w:val="28"/>
          <w:rPrChange w:id="2827" w:author="Борис Гогинян" w:date="2020-05-22T22:35:00Z">
            <w:rPr>
              <w:rStyle w:val="a3"/>
              <w:rFonts w:ascii="Times New Roman" w:hAnsi="Times New Roman" w:cs="Times New Roman"/>
              <w:color w:val="auto"/>
              <w:u w:val="none"/>
              <w:lang w:val="en-US"/>
            </w:rPr>
          </w:rPrChange>
        </w:rPr>
        <w:fldChar w:fldCharType="separate"/>
      </w:r>
      <w:r w:rsidRPr="00B12333">
        <w:rPr>
          <w:rStyle w:val="a3"/>
          <w:rFonts w:ascii="Times New Roman" w:hAnsi="Times New Roman" w:cs="Times New Roman"/>
          <w:color w:val="auto"/>
          <w:sz w:val="28"/>
          <w:szCs w:val="28"/>
          <w:u w:val="none"/>
          <w:lang w:val="en-US"/>
          <w:rPrChange w:id="2828" w:author="Борис Гогинян" w:date="2020-05-22T22:35:00Z">
            <w:rPr>
              <w:rStyle w:val="a3"/>
              <w:rFonts w:ascii="Times New Roman" w:hAnsi="Times New Roman" w:cs="Times New Roman"/>
              <w:color w:val="auto"/>
              <w:u w:val="none"/>
              <w:lang w:val="en-US"/>
            </w:rPr>
          </w:rPrChange>
        </w:rPr>
        <w:t>https://blog.selfshadow.com/publications/s2012-shading-course/</w:t>
      </w:r>
      <w:r w:rsidR="00FB1DC8" w:rsidRPr="00B12333">
        <w:rPr>
          <w:rStyle w:val="a3"/>
          <w:rFonts w:ascii="Times New Roman" w:hAnsi="Times New Roman" w:cs="Times New Roman"/>
          <w:color w:val="auto"/>
          <w:sz w:val="28"/>
          <w:szCs w:val="28"/>
          <w:u w:val="none"/>
          <w:lang w:val="en-US"/>
          <w:rPrChange w:id="2829" w:author="Борис Гогинян" w:date="2020-05-22T22:35:00Z">
            <w:rPr>
              <w:rStyle w:val="a3"/>
              <w:rFonts w:ascii="Times New Roman" w:hAnsi="Times New Roman" w:cs="Times New Roman"/>
              <w:color w:val="auto"/>
              <w:u w:val="none"/>
              <w:lang w:val="en-US"/>
            </w:rPr>
          </w:rPrChange>
        </w:rPr>
        <w:fldChar w:fldCharType="end"/>
      </w:r>
      <w:r w:rsidRPr="00B12333">
        <w:rPr>
          <w:rFonts w:ascii="Times New Roman" w:hAnsi="Times New Roman" w:cs="Times New Roman"/>
          <w:sz w:val="28"/>
          <w:szCs w:val="28"/>
          <w:lang w:val="en-US"/>
          <w:rPrChange w:id="2830" w:author="Борис Гогинян" w:date="2020-05-22T22:35:00Z">
            <w:rPr>
              <w:rFonts w:ascii="Times New Roman" w:hAnsi="Times New Roman" w:cs="Times New Roman"/>
              <w:lang w:val="en-US"/>
            </w:rPr>
          </w:rPrChange>
        </w:rPr>
        <w:t xml:space="preserve"> </w:t>
      </w:r>
      <w:r w:rsidRPr="00B12333">
        <w:rPr>
          <w:rFonts w:ascii="Times New Roman" w:eastAsia="Times New Roman" w:hAnsi="Times New Roman" w:cs="Times New Roman"/>
          <w:sz w:val="28"/>
          <w:szCs w:val="28"/>
          <w:lang w:val="en-US" w:eastAsia="ru-RU"/>
          <w:rPrChange w:id="2831" w:author="Борис Гогинян" w:date="2020-05-22T22:35:00Z">
            <w:rPr>
              <w:rFonts w:ascii="Times New Roman" w:eastAsia="Times New Roman" w:hAnsi="Times New Roman" w:cs="Times New Roman"/>
              <w:sz w:val="24"/>
              <w:szCs w:val="24"/>
              <w:lang w:val="en-US" w:eastAsia="ru-RU"/>
            </w:rPr>
          </w:rPrChange>
        </w:rPr>
        <w:t>(</w:t>
      </w:r>
      <w:r w:rsidRPr="00B12333">
        <w:rPr>
          <w:rFonts w:ascii="Times New Roman" w:eastAsia="Times New Roman" w:hAnsi="Times New Roman" w:cs="Times New Roman"/>
          <w:sz w:val="28"/>
          <w:szCs w:val="28"/>
          <w:lang w:eastAsia="ru-RU"/>
          <w:rPrChange w:id="2832"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33"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34"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835" w:author="Борис Гогинян" w:date="2020-05-22T22:35:00Z">
            <w:rPr>
              <w:rFonts w:ascii="Times New Roman" w:eastAsia="Times New Roman" w:hAnsi="Times New Roman" w:cs="Times New Roman"/>
              <w:sz w:val="24"/>
              <w:szCs w:val="24"/>
              <w:lang w:val="en-US" w:eastAsia="ru-RU"/>
            </w:rPr>
          </w:rPrChange>
        </w:rPr>
        <w:t xml:space="preserve"> 12.05.2020)</w:t>
      </w:r>
    </w:p>
    <w:p w14:paraId="0A45CBD8" w14:textId="6E4B6173" w:rsidR="00C35899" w:rsidRPr="00B12333"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3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37" w:author="Борис Гогинян" w:date="2020-05-22T22:35:00Z">
            <w:rPr>
              <w:rFonts w:ascii="Times New Roman" w:eastAsia="Times New Roman" w:hAnsi="Times New Roman" w:cs="Times New Roman"/>
              <w:sz w:val="24"/>
              <w:szCs w:val="24"/>
              <w:lang w:val="en-US" w:eastAsia="ru-RU"/>
            </w:rPr>
          </w:rPrChange>
        </w:rPr>
        <w:lastRenderedPageBreak/>
        <w:t>Ole Gulbrandsen Artist Friendly Metallic Fresnel // Journal of Computer Graphics Techniques (JCGT). – 2014. – Vol. 3, No. 4. – 64-72 P.</w:t>
      </w:r>
    </w:p>
    <w:p w14:paraId="5CE65E87" w14:textId="052A82B2" w:rsidR="00700D50" w:rsidRPr="00B12333"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3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39" w:author="Борис Гогинян" w:date="2020-05-22T22:35:00Z">
            <w:rPr>
              <w:rFonts w:ascii="Times New Roman" w:eastAsia="Times New Roman" w:hAnsi="Times New Roman" w:cs="Times New Roman"/>
              <w:sz w:val="24"/>
              <w:szCs w:val="24"/>
              <w:lang w:val="en-US" w:eastAsia="ru-RU"/>
            </w:rPr>
          </w:rPrChange>
        </w:rPr>
        <w:t xml:space="preserve">Appleseedhq, appleseed shaders URL: </w:t>
      </w:r>
      <w:r w:rsidR="00FB1DC8" w:rsidRPr="00B12333">
        <w:rPr>
          <w:sz w:val="28"/>
          <w:szCs w:val="28"/>
          <w:rPrChange w:id="2840" w:author="Борис Гогинян" w:date="2020-05-22T22:35:00Z">
            <w:rPr/>
          </w:rPrChange>
        </w:rPr>
        <w:fldChar w:fldCharType="begin"/>
      </w:r>
      <w:r w:rsidR="00FB1DC8" w:rsidRPr="00B12333">
        <w:rPr>
          <w:sz w:val="28"/>
          <w:szCs w:val="28"/>
          <w:lang w:val="en-US"/>
          <w:rPrChange w:id="2841" w:author="Борис Гогинян" w:date="2020-05-22T22:35:00Z">
            <w:rPr/>
          </w:rPrChange>
        </w:rPr>
        <w:instrText xml:space="preserve"> HYPERLINK "https://github.com/appleseedhq/%20appleseed/tree/master/src/appleseed.shaders/src/appleseed" </w:instrText>
      </w:r>
      <w:r w:rsidR="00FB1DC8" w:rsidRPr="00B12333">
        <w:rPr>
          <w:sz w:val="28"/>
          <w:szCs w:val="28"/>
          <w:rPrChange w:id="284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843"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https://github.com/appleseedhq/ appleseed/tree/master/src/appleseed.shaders/src/appleseed</w:t>
      </w:r>
      <w:r w:rsidR="00FB1DC8" w:rsidRPr="00B12333">
        <w:rPr>
          <w:rStyle w:val="a3"/>
          <w:rFonts w:ascii="Times New Roman" w:eastAsia="Times New Roman" w:hAnsi="Times New Roman" w:cs="Times New Roman"/>
          <w:color w:val="auto"/>
          <w:sz w:val="28"/>
          <w:szCs w:val="28"/>
          <w:u w:val="none"/>
          <w:lang w:val="en-US" w:eastAsia="ru-RU"/>
          <w:rPrChange w:id="284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845"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46"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47"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48"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849" w:author="Борис Гогинян" w:date="2020-05-22T22:35:00Z">
            <w:rPr>
              <w:rFonts w:ascii="Times New Roman" w:eastAsia="Times New Roman" w:hAnsi="Times New Roman" w:cs="Times New Roman"/>
              <w:sz w:val="24"/>
              <w:szCs w:val="24"/>
              <w:lang w:val="en-US" w:eastAsia="ru-RU"/>
            </w:rPr>
          </w:rPrChange>
        </w:rPr>
        <w:t xml:space="preserve"> </w:t>
      </w:r>
      <w:r w:rsidR="00DC6590" w:rsidRPr="00B12333">
        <w:rPr>
          <w:rFonts w:ascii="Times New Roman" w:eastAsia="Times New Roman" w:hAnsi="Times New Roman" w:cs="Times New Roman"/>
          <w:sz w:val="28"/>
          <w:szCs w:val="28"/>
          <w:lang w:val="en-US" w:eastAsia="ru-RU"/>
          <w:rPrChange w:id="2850" w:author="Борис Гогинян" w:date="2020-05-22T22:35:00Z">
            <w:rPr>
              <w:rFonts w:ascii="Times New Roman" w:eastAsia="Times New Roman" w:hAnsi="Times New Roman" w:cs="Times New Roman"/>
              <w:sz w:val="24"/>
              <w:szCs w:val="24"/>
              <w:lang w:val="en-US" w:eastAsia="ru-RU"/>
            </w:rPr>
          </w:rPrChange>
        </w:rPr>
        <w:t>16.05.2020</w:t>
      </w:r>
      <w:r w:rsidRPr="00B12333">
        <w:rPr>
          <w:rFonts w:ascii="Times New Roman" w:eastAsia="Times New Roman" w:hAnsi="Times New Roman" w:cs="Times New Roman"/>
          <w:sz w:val="28"/>
          <w:szCs w:val="28"/>
          <w:lang w:val="en-US" w:eastAsia="ru-RU"/>
          <w:rPrChange w:id="2851" w:author="Борис Гогинян" w:date="2020-05-22T22:35:00Z">
            <w:rPr>
              <w:rFonts w:ascii="Times New Roman" w:eastAsia="Times New Roman" w:hAnsi="Times New Roman" w:cs="Times New Roman"/>
              <w:sz w:val="24"/>
              <w:szCs w:val="24"/>
              <w:lang w:val="en-US" w:eastAsia="ru-RU"/>
            </w:rPr>
          </w:rPrChange>
        </w:rPr>
        <w:t>)</w:t>
      </w:r>
    </w:p>
    <w:p w14:paraId="4AE4A381" w14:textId="168E9E0F" w:rsidR="00DC6590" w:rsidRPr="00B12333" w:rsidRDefault="000620F3"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52"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53" w:author="Борис Гогинян" w:date="2020-05-22T22:35:00Z">
            <w:rPr>
              <w:rFonts w:ascii="Times New Roman" w:eastAsia="Times New Roman" w:hAnsi="Times New Roman" w:cs="Times New Roman"/>
              <w:sz w:val="24"/>
              <w:szCs w:val="24"/>
              <w:lang w:val="en-US" w:eastAsia="ru-RU"/>
            </w:rPr>
          </w:rPrChange>
        </w:rPr>
        <w:t>Michael Oren and Shree K. Nayar. Generalization of lambert’s reflectance model. // In Proceedings of the 21st Annual Conference on Computer Graphics and Interactive Techniques, SIGGRAPH ‘94, 239–246. 1994. ACM. URL: http://doi.acm.org/10.1145/192161.192213</w:t>
      </w:r>
      <w:r w:rsidR="00866229" w:rsidRPr="00B12333">
        <w:rPr>
          <w:rFonts w:ascii="Times New Roman" w:eastAsia="Times New Roman" w:hAnsi="Times New Roman" w:cs="Times New Roman"/>
          <w:sz w:val="28"/>
          <w:szCs w:val="28"/>
          <w:lang w:val="en-US" w:eastAsia="ru-RU"/>
          <w:rPrChange w:id="2854" w:author="Борис Гогинян" w:date="2020-05-22T22:35:00Z">
            <w:rPr>
              <w:rFonts w:ascii="Times New Roman" w:eastAsia="Times New Roman" w:hAnsi="Times New Roman" w:cs="Times New Roman"/>
              <w:sz w:val="24"/>
              <w:szCs w:val="24"/>
              <w:lang w:val="en-US" w:eastAsia="ru-RU"/>
            </w:rPr>
          </w:rPrChange>
        </w:rPr>
        <w:t>.</w:t>
      </w:r>
    </w:p>
    <w:p w14:paraId="1B6ED16F" w14:textId="2B12BBA1" w:rsidR="00F533A9" w:rsidRPr="00B12333" w:rsidRDefault="00F533A9"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55"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hAnsi="Times New Roman" w:cs="Times New Roman"/>
          <w:sz w:val="28"/>
          <w:szCs w:val="28"/>
          <w:lang w:val="en-US"/>
          <w:rPrChange w:id="2856" w:author="Борис Гогинян" w:date="2020-05-22T22:35:00Z">
            <w:rPr>
              <w:rFonts w:ascii="Times New Roman" w:hAnsi="Times New Roman" w:cs="Times New Roman"/>
              <w:sz w:val="24"/>
              <w:lang w:val="en-US"/>
            </w:rPr>
          </w:rPrChange>
        </w:rPr>
        <w:t xml:space="preserve">Brent Burley Extending the Disney BRDF to a BSDF with Integrated Subsurface Scattering // SIGGRAPH 2015. – 2015. – URL: </w:t>
      </w:r>
      <w:r w:rsidR="00FB1DC8" w:rsidRPr="00B12333">
        <w:rPr>
          <w:sz w:val="28"/>
          <w:szCs w:val="28"/>
          <w:rPrChange w:id="2857" w:author="Борис Гогинян" w:date="2020-05-22T22:35:00Z">
            <w:rPr/>
          </w:rPrChange>
        </w:rPr>
        <w:fldChar w:fldCharType="begin"/>
      </w:r>
      <w:r w:rsidR="00FB1DC8" w:rsidRPr="00B12333">
        <w:rPr>
          <w:sz w:val="28"/>
          <w:szCs w:val="28"/>
          <w:lang w:val="en-US"/>
          <w:rPrChange w:id="2858" w:author="Борис Гогинян" w:date="2020-05-22T22:35:00Z">
            <w:rPr/>
          </w:rPrChange>
        </w:rPr>
        <w:instrText xml:space="preserve"> HYPERLINK "https://blog.selfshadow.com/%20publications/s2015-shading-course/burley/s2015_pbs_disney_bsdf_notes.pdf" </w:instrText>
      </w:r>
      <w:r w:rsidR="00FB1DC8" w:rsidRPr="00B12333">
        <w:rPr>
          <w:sz w:val="28"/>
          <w:szCs w:val="28"/>
          <w:rPrChange w:id="2859" w:author="Борис Гогинян" w:date="2020-05-22T22:35:00Z">
            <w:rPr>
              <w:rStyle w:val="a3"/>
              <w:rFonts w:ascii="Times New Roman" w:hAnsi="Times New Roman" w:cs="Times New Roman"/>
              <w:color w:val="auto"/>
              <w:u w:val="none"/>
              <w:lang w:val="en-US"/>
            </w:rPr>
          </w:rPrChange>
        </w:rPr>
        <w:fldChar w:fldCharType="separate"/>
      </w:r>
      <w:r w:rsidRPr="00B12333">
        <w:rPr>
          <w:rStyle w:val="a3"/>
          <w:rFonts w:ascii="Times New Roman" w:hAnsi="Times New Roman" w:cs="Times New Roman"/>
          <w:color w:val="auto"/>
          <w:sz w:val="28"/>
          <w:szCs w:val="28"/>
          <w:u w:val="none"/>
          <w:lang w:val="en-US"/>
          <w:rPrChange w:id="2860" w:author="Борис Гогинян" w:date="2020-05-22T22:35:00Z">
            <w:rPr>
              <w:rStyle w:val="a3"/>
              <w:rFonts w:ascii="Times New Roman" w:hAnsi="Times New Roman" w:cs="Times New Roman"/>
              <w:color w:val="auto"/>
              <w:u w:val="none"/>
              <w:lang w:val="en-US"/>
            </w:rPr>
          </w:rPrChange>
        </w:rPr>
        <w:t>https://blog.selfshadow.com/ publications/s2015-shading-course/burley/s2015_pbs_disney_bsdf_notes.pdf</w:t>
      </w:r>
      <w:r w:rsidR="00FB1DC8" w:rsidRPr="00B12333">
        <w:rPr>
          <w:rStyle w:val="a3"/>
          <w:rFonts w:ascii="Times New Roman" w:hAnsi="Times New Roman" w:cs="Times New Roman"/>
          <w:color w:val="auto"/>
          <w:sz w:val="28"/>
          <w:szCs w:val="28"/>
          <w:u w:val="none"/>
          <w:lang w:val="en-US"/>
          <w:rPrChange w:id="2861" w:author="Борис Гогинян" w:date="2020-05-22T22:35:00Z">
            <w:rPr>
              <w:rStyle w:val="a3"/>
              <w:rFonts w:ascii="Times New Roman" w:hAnsi="Times New Roman" w:cs="Times New Roman"/>
              <w:color w:val="auto"/>
              <w:u w:val="none"/>
              <w:lang w:val="en-US"/>
            </w:rPr>
          </w:rPrChange>
        </w:rPr>
        <w:fldChar w:fldCharType="end"/>
      </w:r>
      <w:r w:rsidRPr="00B12333">
        <w:rPr>
          <w:rFonts w:ascii="Times New Roman" w:hAnsi="Times New Roman" w:cs="Times New Roman"/>
          <w:sz w:val="28"/>
          <w:szCs w:val="28"/>
          <w:lang w:val="en-US"/>
          <w:rPrChange w:id="2862" w:author="Борис Гогинян" w:date="2020-05-22T22:35:00Z">
            <w:rPr>
              <w:rFonts w:ascii="Times New Roman" w:hAnsi="Times New Roman" w:cs="Times New Roman"/>
              <w:lang w:val="en-US"/>
            </w:rPr>
          </w:rPrChange>
        </w:rPr>
        <w:t xml:space="preserve"> </w:t>
      </w:r>
      <w:r w:rsidRPr="00B12333">
        <w:rPr>
          <w:rFonts w:ascii="Times New Roman" w:eastAsia="Times New Roman" w:hAnsi="Times New Roman" w:cs="Times New Roman"/>
          <w:sz w:val="28"/>
          <w:szCs w:val="28"/>
          <w:lang w:val="en-US" w:eastAsia="ru-RU"/>
          <w:rPrChange w:id="2863" w:author="Борис Гогинян" w:date="2020-05-22T22:35:00Z">
            <w:rPr>
              <w:rFonts w:ascii="Times New Roman" w:eastAsia="Times New Roman" w:hAnsi="Times New Roman" w:cs="Times New Roman"/>
              <w:sz w:val="24"/>
              <w:szCs w:val="24"/>
              <w:lang w:val="en-US" w:eastAsia="ru-RU"/>
            </w:rPr>
          </w:rPrChange>
        </w:rPr>
        <w:t>(</w:t>
      </w:r>
      <w:r w:rsidRPr="00B12333">
        <w:rPr>
          <w:rFonts w:ascii="Times New Roman" w:eastAsia="Times New Roman" w:hAnsi="Times New Roman" w:cs="Times New Roman"/>
          <w:sz w:val="28"/>
          <w:szCs w:val="28"/>
          <w:lang w:eastAsia="ru-RU"/>
          <w:rPrChange w:id="2864"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65"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66"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867" w:author="Борис Гогинян" w:date="2020-05-22T22:35:00Z">
            <w:rPr>
              <w:rFonts w:ascii="Times New Roman" w:eastAsia="Times New Roman" w:hAnsi="Times New Roman" w:cs="Times New Roman"/>
              <w:sz w:val="24"/>
              <w:szCs w:val="24"/>
              <w:lang w:val="en-US" w:eastAsia="ru-RU"/>
            </w:rPr>
          </w:rPrChange>
        </w:rPr>
        <w:t xml:space="preserve"> 12.05.2020)</w:t>
      </w:r>
    </w:p>
    <w:p w14:paraId="08B4E13D" w14:textId="215F6552" w:rsidR="002D3A91" w:rsidRPr="00B12333" w:rsidRDefault="002D3A91"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6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69" w:author="Борис Гогинян" w:date="2020-05-22T22:35:00Z">
            <w:rPr>
              <w:rFonts w:ascii="Times New Roman" w:eastAsia="Times New Roman" w:hAnsi="Times New Roman" w:cs="Times New Roman"/>
              <w:sz w:val="24"/>
              <w:szCs w:val="24"/>
              <w:lang w:val="en-US" w:eastAsia="ru-RU"/>
            </w:rPr>
          </w:rPrChange>
        </w:rPr>
        <w:t xml:space="preserve">Diffuse BSDF Cycles Shader URL: </w:t>
      </w:r>
      <w:r w:rsidR="00FB1DC8" w:rsidRPr="00B12333">
        <w:rPr>
          <w:sz w:val="28"/>
          <w:szCs w:val="28"/>
          <w:rPrChange w:id="2870" w:author="Борис Гогинян" w:date="2020-05-22T22:35:00Z">
            <w:rPr/>
          </w:rPrChange>
        </w:rPr>
        <w:fldChar w:fldCharType="begin"/>
      </w:r>
      <w:r w:rsidR="00FB1DC8" w:rsidRPr="00B12333">
        <w:rPr>
          <w:sz w:val="28"/>
          <w:szCs w:val="28"/>
          <w:lang w:val="en-US"/>
          <w:rPrChange w:id="2871" w:author="Борис Гогинян" w:date="2020-05-22T22:35:00Z">
            <w:rPr/>
          </w:rPrChange>
        </w:rPr>
        <w:instrText xml:space="preserve"> HYPERLINK "https://docs.blender.org/manual/en/latest/" </w:instrText>
      </w:r>
      <w:r w:rsidR="00FB1DC8" w:rsidRPr="00B12333">
        <w:rPr>
          <w:sz w:val="28"/>
          <w:szCs w:val="28"/>
          <w:rPrChange w:id="287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873"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w:t>
      </w:r>
      <w:r w:rsidR="00FB1DC8" w:rsidRPr="00B12333">
        <w:rPr>
          <w:rStyle w:val="a3"/>
          <w:rFonts w:ascii="Times New Roman" w:eastAsia="Times New Roman" w:hAnsi="Times New Roman" w:cs="Times New Roman"/>
          <w:color w:val="auto"/>
          <w:sz w:val="28"/>
          <w:szCs w:val="28"/>
          <w:u w:val="none"/>
          <w:lang w:val="en-US" w:eastAsia="ru-RU"/>
          <w:rPrChange w:id="287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875" w:author="Борис Гогинян" w:date="2020-05-22T22:35:00Z">
            <w:rPr>
              <w:rFonts w:ascii="Times New Roman" w:eastAsia="Times New Roman" w:hAnsi="Times New Roman" w:cs="Times New Roman"/>
              <w:sz w:val="24"/>
              <w:szCs w:val="24"/>
              <w:lang w:val="en-US" w:eastAsia="ru-RU"/>
            </w:rPr>
          </w:rPrChange>
        </w:rPr>
        <w:t xml:space="preserve"> render/shader_nodes/shader/diffuse.html</w:t>
      </w:r>
      <w:r w:rsidR="00DF6EC8" w:rsidRPr="00B12333">
        <w:rPr>
          <w:rFonts w:ascii="Times New Roman" w:eastAsia="Times New Roman" w:hAnsi="Times New Roman" w:cs="Times New Roman"/>
          <w:sz w:val="28"/>
          <w:szCs w:val="28"/>
          <w:lang w:val="en-US" w:eastAsia="ru-RU"/>
          <w:rPrChange w:id="2876" w:author="Борис Гогинян" w:date="2020-05-22T22:35:00Z">
            <w:rPr>
              <w:rFonts w:ascii="Times New Roman" w:eastAsia="Times New Roman" w:hAnsi="Times New Roman" w:cs="Times New Roman"/>
              <w:sz w:val="24"/>
              <w:szCs w:val="24"/>
              <w:lang w:val="en-US" w:eastAsia="ru-RU"/>
            </w:rPr>
          </w:rPrChange>
        </w:rPr>
        <w:t xml:space="preserve"> (</w:t>
      </w:r>
      <w:r w:rsidR="00DF6EC8" w:rsidRPr="00B12333">
        <w:rPr>
          <w:rFonts w:ascii="Times New Roman" w:eastAsia="Times New Roman" w:hAnsi="Times New Roman" w:cs="Times New Roman"/>
          <w:sz w:val="28"/>
          <w:szCs w:val="28"/>
          <w:lang w:eastAsia="ru-RU"/>
          <w:rPrChange w:id="2877" w:author="Борис Гогинян" w:date="2020-05-22T22:35:00Z">
            <w:rPr>
              <w:rFonts w:ascii="Times New Roman" w:eastAsia="Times New Roman" w:hAnsi="Times New Roman" w:cs="Times New Roman"/>
              <w:sz w:val="24"/>
              <w:szCs w:val="24"/>
              <w:lang w:eastAsia="ru-RU"/>
            </w:rPr>
          </w:rPrChange>
        </w:rPr>
        <w:t>дата</w:t>
      </w:r>
      <w:r w:rsidR="00DF6EC8" w:rsidRPr="00B12333">
        <w:rPr>
          <w:rFonts w:ascii="Times New Roman" w:eastAsia="Times New Roman" w:hAnsi="Times New Roman" w:cs="Times New Roman"/>
          <w:sz w:val="28"/>
          <w:szCs w:val="28"/>
          <w:lang w:val="en-US" w:eastAsia="ru-RU"/>
          <w:rPrChange w:id="2878" w:author="Борис Гогинян" w:date="2020-05-22T22:35:00Z">
            <w:rPr>
              <w:rFonts w:ascii="Times New Roman" w:eastAsia="Times New Roman" w:hAnsi="Times New Roman" w:cs="Times New Roman"/>
              <w:sz w:val="24"/>
              <w:szCs w:val="24"/>
              <w:lang w:val="en-US" w:eastAsia="ru-RU"/>
            </w:rPr>
          </w:rPrChange>
        </w:rPr>
        <w:t xml:space="preserve"> </w:t>
      </w:r>
      <w:r w:rsidR="00DF6EC8" w:rsidRPr="00B12333">
        <w:rPr>
          <w:rFonts w:ascii="Times New Roman" w:eastAsia="Times New Roman" w:hAnsi="Times New Roman" w:cs="Times New Roman"/>
          <w:sz w:val="28"/>
          <w:szCs w:val="28"/>
          <w:lang w:eastAsia="ru-RU"/>
          <w:rPrChange w:id="2879" w:author="Борис Гогинян" w:date="2020-05-22T22:35:00Z">
            <w:rPr>
              <w:rFonts w:ascii="Times New Roman" w:eastAsia="Times New Roman" w:hAnsi="Times New Roman" w:cs="Times New Roman"/>
              <w:sz w:val="24"/>
              <w:szCs w:val="24"/>
              <w:lang w:eastAsia="ru-RU"/>
            </w:rPr>
          </w:rPrChange>
        </w:rPr>
        <w:t>обращения</w:t>
      </w:r>
      <w:r w:rsidR="00DF6EC8" w:rsidRPr="00B12333">
        <w:rPr>
          <w:rFonts w:ascii="Times New Roman" w:eastAsia="Times New Roman" w:hAnsi="Times New Roman" w:cs="Times New Roman"/>
          <w:sz w:val="28"/>
          <w:szCs w:val="28"/>
          <w:lang w:val="en-US" w:eastAsia="ru-RU"/>
          <w:rPrChange w:id="2880"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6043BE22" w14:textId="120E1D88" w:rsidR="00EE13F0" w:rsidRPr="00B12333" w:rsidRDefault="00EE13F0"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81"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82" w:author="Борис Гогинян" w:date="2020-05-22T22:35:00Z">
            <w:rPr>
              <w:rFonts w:ascii="Times New Roman" w:eastAsia="Times New Roman" w:hAnsi="Times New Roman" w:cs="Times New Roman"/>
              <w:sz w:val="24"/>
              <w:szCs w:val="24"/>
              <w:lang w:val="en-US" w:eastAsia="ru-RU"/>
            </w:rPr>
          </w:rPrChange>
        </w:rPr>
        <w:t xml:space="preserve">Emission </w:t>
      </w:r>
      <w:r w:rsidR="002D3A91" w:rsidRPr="00B12333">
        <w:rPr>
          <w:rFonts w:ascii="Times New Roman" w:eastAsia="Times New Roman" w:hAnsi="Times New Roman" w:cs="Times New Roman"/>
          <w:sz w:val="28"/>
          <w:szCs w:val="28"/>
          <w:lang w:val="en-US" w:eastAsia="ru-RU"/>
          <w:rPrChange w:id="2883" w:author="Борис Гогинян" w:date="2020-05-22T22:35:00Z">
            <w:rPr>
              <w:rFonts w:ascii="Times New Roman" w:eastAsia="Times New Roman" w:hAnsi="Times New Roman" w:cs="Times New Roman"/>
              <w:sz w:val="24"/>
              <w:szCs w:val="24"/>
              <w:lang w:val="en-US" w:eastAsia="ru-RU"/>
            </w:rPr>
          </w:rPrChange>
        </w:rPr>
        <w:t>Cycles Shader</w:t>
      </w:r>
      <w:r w:rsidRPr="00B12333">
        <w:rPr>
          <w:rFonts w:ascii="Times New Roman" w:eastAsia="Times New Roman" w:hAnsi="Times New Roman" w:cs="Times New Roman"/>
          <w:sz w:val="28"/>
          <w:szCs w:val="28"/>
          <w:lang w:val="en-US" w:eastAsia="ru-RU"/>
          <w:rPrChange w:id="2884" w:author="Борис Гогинян" w:date="2020-05-22T22:35:00Z">
            <w:rPr>
              <w:rFonts w:ascii="Times New Roman" w:eastAsia="Times New Roman" w:hAnsi="Times New Roman" w:cs="Times New Roman"/>
              <w:sz w:val="24"/>
              <w:szCs w:val="24"/>
              <w:lang w:val="en-US" w:eastAsia="ru-RU"/>
            </w:rPr>
          </w:rPrChange>
        </w:rPr>
        <w:t xml:space="preserve"> URL: </w:t>
      </w:r>
      <w:r w:rsidR="00FB1DC8" w:rsidRPr="00B12333">
        <w:rPr>
          <w:sz w:val="28"/>
          <w:szCs w:val="28"/>
          <w:rPrChange w:id="2885" w:author="Борис Гогинян" w:date="2020-05-22T22:35:00Z">
            <w:rPr/>
          </w:rPrChange>
        </w:rPr>
        <w:fldChar w:fldCharType="begin"/>
      </w:r>
      <w:r w:rsidR="00FB1DC8" w:rsidRPr="00B12333">
        <w:rPr>
          <w:sz w:val="28"/>
          <w:szCs w:val="28"/>
          <w:lang w:val="en-US"/>
          <w:rPrChange w:id="2886" w:author="Борис Гогинян" w:date="2020-05-22T22:35:00Z">
            <w:rPr/>
          </w:rPrChange>
        </w:rPr>
        <w:instrText xml:space="preserve"> HYPERLINK "https://docs.blender.org/manual/en/latest/render/" </w:instrText>
      </w:r>
      <w:r w:rsidR="00FB1DC8" w:rsidRPr="00B12333">
        <w:rPr>
          <w:sz w:val="28"/>
          <w:szCs w:val="28"/>
          <w:rPrChange w:id="2887"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002D3A91" w:rsidRPr="00B12333">
        <w:rPr>
          <w:rStyle w:val="a3"/>
          <w:rFonts w:ascii="Times New Roman" w:eastAsia="Times New Roman" w:hAnsi="Times New Roman" w:cs="Times New Roman"/>
          <w:color w:val="auto"/>
          <w:sz w:val="28"/>
          <w:szCs w:val="28"/>
          <w:u w:val="none"/>
          <w:lang w:val="en-US" w:eastAsia="ru-RU"/>
          <w:rPrChange w:id="2888"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889"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890" w:author="Борис Гогинян" w:date="2020-05-22T22:35:00Z">
            <w:rPr>
              <w:rFonts w:ascii="Times New Roman" w:eastAsia="Times New Roman" w:hAnsi="Times New Roman" w:cs="Times New Roman"/>
              <w:sz w:val="24"/>
              <w:szCs w:val="24"/>
              <w:lang w:val="en-US" w:eastAsia="ru-RU"/>
            </w:rPr>
          </w:rPrChange>
        </w:rPr>
        <w:t xml:space="preserve"> shader_nodes/shader/emission.html (</w:t>
      </w:r>
      <w:r w:rsidRPr="00B12333">
        <w:rPr>
          <w:rFonts w:ascii="Times New Roman" w:eastAsia="Times New Roman" w:hAnsi="Times New Roman" w:cs="Times New Roman"/>
          <w:sz w:val="28"/>
          <w:szCs w:val="28"/>
          <w:lang w:eastAsia="ru-RU"/>
          <w:rPrChange w:id="2891"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892"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893" w:author="Борис Гогинян" w:date="2020-05-22T22:35:00Z">
            <w:rPr>
              <w:rFonts w:ascii="Times New Roman" w:eastAsia="Times New Roman" w:hAnsi="Times New Roman" w:cs="Times New Roman"/>
              <w:sz w:val="24"/>
              <w:szCs w:val="24"/>
              <w:lang w:eastAsia="ru-RU"/>
            </w:rPr>
          </w:rPrChange>
        </w:rPr>
        <w:t>обращения</w:t>
      </w:r>
      <w:r w:rsidR="00DF6EC8" w:rsidRPr="00B12333">
        <w:rPr>
          <w:rFonts w:ascii="Times New Roman" w:eastAsia="Times New Roman" w:hAnsi="Times New Roman" w:cs="Times New Roman"/>
          <w:sz w:val="28"/>
          <w:szCs w:val="28"/>
          <w:lang w:val="en-US" w:eastAsia="ru-RU"/>
          <w:rPrChange w:id="2894" w:author="Борис Гогинян" w:date="2020-05-22T22:35:00Z">
            <w:rPr>
              <w:rFonts w:ascii="Times New Roman" w:eastAsia="Times New Roman" w:hAnsi="Times New Roman" w:cs="Times New Roman"/>
              <w:sz w:val="24"/>
              <w:szCs w:val="24"/>
              <w:lang w:val="en-US" w:eastAsia="ru-RU"/>
            </w:rPr>
          </w:rPrChange>
        </w:rPr>
        <w:t xml:space="preserve"> 15</w:t>
      </w:r>
      <w:r w:rsidRPr="00B12333">
        <w:rPr>
          <w:rFonts w:ascii="Times New Roman" w:eastAsia="Times New Roman" w:hAnsi="Times New Roman" w:cs="Times New Roman"/>
          <w:sz w:val="28"/>
          <w:szCs w:val="28"/>
          <w:lang w:val="en-US" w:eastAsia="ru-RU"/>
          <w:rPrChange w:id="2895" w:author="Борис Гогинян" w:date="2020-05-22T22:35:00Z">
            <w:rPr>
              <w:rFonts w:ascii="Times New Roman" w:eastAsia="Times New Roman" w:hAnsi="Times New Roman" w:cs="Times New Roman"/>
              <w:sz w:val="24"/>
              <w:szCs w:val="24"/>
              <w:lang w:val="en-US" w:eastAsia="ru-RU"/>
            </w:rPr>
          </w:rPrChange>
        </w:rPr>
        <w:t>.05.2020)</w:t>
      </w:r>
    </w:p>
    <w:p w14:paraId="1ECB387D" w14:textId="340D2F83" w:rsidR="002D3A91" w:rsidRPr="00B12333" w:rsidRDefault="00DF6EC8"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9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97" w:author="Борис Гогинян" w:date="2020-05-22T22:35:00Z">
            <w:rPr>
              <w:rFonts w:ascii="Times New Roman" w:eastAsia="Times New Roman" w:hAnsi="Times New Roman" w:cs="Times New Roman"/>
              <w:sz w:val="24"/>
              <w:szCs w:val="24"/>
              <w:lang w:val="en-US" w:eastAsia="ru-RU"/>
            </w:rPr>
          </w:rPrChange>
        </w:rPr>
        <w:t>Cook R.L., Torrance K.E. A Reflectance Model for Computer Graphics // ACM Transanction on Graphics. – 1982. – Vol. 1.</w:t>
      </w:r>
    </w:p>
    <w:p w14:paraId="183BF2B7" w14:textId="28E271D3" w:rsidR="00DF6EC8" w:rsidRPr="00B12333" w:rsidRDefault="00B70A1F"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89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899" w:author="Борис Гогинян" w:date="2020-05-22T22:35:00Z">
            <w:rPr>
              <w:rFonts w:ascii="Times New Roman" w:eastAsia="Times New Roman" w:hAnsi="Times New Roman" w:cs="Times New Roman"/>
              <w:sz w:val="24"/>
              <w:szCs w:val="24"/>
              <w:lang w:val="en-US" w:eastAsia="ru-RU"/>
            </w:rPr>
          </w:rPrChange>
        </w:rPr>
        <w:t xml:space="preserve"> Christophe Schlick An inexpensive BRDF model for Physikally-based Rendering // Eurographics 94, Computer Graphics Forum. – 1994. – Vol.13, No. 3. – 233-246 P.</w:t>
      </w:r>
    </w:p>
    <w:p w14:paraId="12357B9B" w14:textId="63E5BAEC" w:rsidR="008641CF" w:rsidRPr="00B12333" w:rsidRDefault="008641CF" w:rsidP="00EB01A5">
      <w:pPr>
        <w:pStyle w:val="a5"/>
        <w:numPr>
          <w:ilvl w:val="0"/>
          <w:numId w:val="34"/>
        </w:numPr>
        <w:spacing w:after="0" w:line="360" w:lineRule="auto"/>
        <w:rPr>
          <w:rFonts w:ascii="Times New Roman" w:eastAsia="Times New Roman" w:hAnsi="Times New Roman" w:cs="Times New Roman"/>
          <w:sz w:val="28"/>
          <w:szCs w:val="28"/>
          <w:lang w:eastAsia="ru-RU"/>
          <w:rPrChange w:id="2900" w:author="Борис Гогинян" w:date="2020-05-22T22:35:00Z">
            <w:rPr>
              <w:rFonts w:ascii="Times New Roman" w:eastAsia="Times New Roman" w:hAnsi="Times New Roman" w:cs="Times New Roman"/>
              <w:sz w:val="24"/>
              <w:szCs w:val="24"/>
              <w:lang w:eastAsia="ru-RU"/>
            </w:rPr>
          </w:rPrChange>
        </w:rPr>
      </w:pPr>
      <w:r w:rsidRPr="00B12333">
        <w:rPr>
          <w:rFonts w:ascii="Times New Roman" w:eastAsia="Times New Roman" w:hAnsi="Times New Roman" w:cs="Times New Roman"/>
          <w:sz w:val="28"/>
          <w:szCs w:val="28"/>
          <w:lang w:eastAsia="ru-RU"/>
          <w:rPrChange w:id="2901" w:author="Борис Гогинян" w:date="2020-05-22T22:35:00Z">
            <w:rPr>
              <w:rFonts w:ascii="Times New Roman" w:eastAsia="Times New Roman" w:hAnsi="Times New Roman" w:cs="Times New Roman"/>
              <w:sz w:val="24"/>
              <w:szCs w:val="24"/>
              <w:lang w:eastAsia="ru-RU"/>
            </w:rPr>
          </w:rPrChange>
        </w:rPr>
        <w:t xml:space="preserve">А. </w:t>
      </w:r>
      <w:r w:rsidR="00DC7846" w:rsidRPr="00B12333">
        <w:rPr>
          <w:rFonts w:ascii="Times New Roman" w:eastAsia="Times New Roman" w:hAnsi="Times New Roman" w:cs="Times New Roman"/>
          <w:sz w:val="28"/>
          <w:szCs w:val="28"/>
          <w:lang w:eastAsia="ru-RU"/>
          <w:rPrChange w:id="2902" w:author="Борис Гогинян" w:date="2020-05-22T22:35:00Z">
            <w:rPr>
              <w:rFonts w:ascii="Times New Roman" w:eastAsia="Times New Roman" w:hAnsi="Times New Roman" w:cs="Times New Roman"/>
              <w:sz w:val="24"/>
              <w:szCs w:val="24"/>
              <w:lang w:eastAsia="ru-RU"/>
            </w:rPr>
          </w:rPrChange>
        </w:rPr>
        <w:t xml:space="preserve">В. </w:t>
      </w:r>
      <w:r w:rsidRPr="00B12333">
        <w:rPr>
          <w:rFonts w:ascii="Times New Roman" w:eastAsia="Times New Roman" w:hAnsi="Times New Roman" w:cs="Times New Roman"/>
          <w:sz w:val="28"/>
          <w:szCs w:val="28"/>
          <w:lang w:eastAsia="ru-RU"/>
          <w:rPrChange w:id="2903" w:author="Борис Гогинян" w:date="2020-05-22T22:35:00Z">
            <w:rPr>
              <w:rFonts w:ascii="Times New Roman" w:eastAsia="Times New Roman" w:hAnsi="Times New Roman" w:cs="Times New Roman"/>
              <w:sz w:val="24"/>
              <w:szCs w:val="24"/>
              <w:lang w:eastAsia="ru-RU"/>
            </w:rPr>
          </w:rPrChange>
        </w:rPr>
        <w:t xml:space="preserve">Боресков Программирование компьютерной </w:t>
      </w:r>
      <w:r w:rsidR="00DC7846" w:rsidRPr="00B12333">
        <w:rPr>
          <w:rFonts w:ascii="Times New Roman" w:eastAsia="Times New Roman" w:hAnsi="Times New Roman" w:cs="Times New Roman"/>
          <w:sz w:val="28"/>
          <w:szCs w:val="28"/>
          <w:lang w:eastAsia="ru-RU"/>
          <w:rPrChange w:id="2904" w:author="Борис Гогинян" w:date="2020-05-22T22:35:00Z">
            <w:rPr>
              <w:rFonts w:ascii="Times New Roman" w:eastAsia="Times New Roman" w:hAnsi="Times New Roman" w:cs="Times New Roman"/>
              <w:sz w:val="24"/>
              <w:szCs w:val="24"/>
              <w:lang w:eastAsia="ru-RU"/>
            </w:rPr>
          </w:rPrChange>
        </w:rPr>
        <w:t>графики. Современный OpenGL. – М.: ДМК Пресс. – 2019. – 372 с.: ил.</w:t>
      </w:r>
    </w:p>
    <w:p w14:paraId="7F40EA77" w14:textId="25B55962" w:rsidR="00CE254F" w:rsidRPr="00B12333"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905"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06" w:author="Борис Гогинян" w:date="2020-05-22T22:35:00Z">
            <w:rPr>
              <w:rFonts w:ascii="Times New Roman" w:eastAsia="Times New Roman" w:hAnsi="Times New Roman" w:cs="Times New Roman"/>
              <w:sz w:val="24"/>
              <w:szCs w:val="24"/>
              <w:lang w:val="en-US" w:eastAsia="ru-RU"/>
            </w:rPr>
          </w:rPrChange>
        </w:rPr>
        <w:t xml:space="preserve">Glossy BSDF Cycles Shader URL: </w:t>
      </w:r>
      <w:r w:rsidR="00FB1DC8" w:rsidRPr="00B12333">
        <w:rPr>
          <w:sz w:val="28"/>
          <w:szCs w:val="28"/>
          <w:rPrChange w:id="2907" w:author="Борис Гогинян" w:date="2020-05-22T22:35:00Z">
            <w:rPr/>
          </w:rPrChange>
        </w:rPr>
        <w:fldChar w:fldCharType="begin"/>
      </w:r>
      <w:r w:rsidR="00FB1DC8" w:rsidRPr="00B12333">
        <w:rPr>
          <w:sz w:val="28"/>
          <w:szCs w:val="28"/>
          <w:lang w:val="en-US"/>
          <w:rPrChange w:id="2908" w:author="Борис Гогинян" w:date="2020-05-22T22:35:00Z">
            <w:rPr/>
          </w:rPrChange>
        </w:rPr>
        <w:instrText xml:space="preserve"> HYPERLINK "https://docs.blender.org/manual/en/latest/render/" </w:instrText>
      </w:r>
      <w:r w:rsidR="00FB1DC8" w:rsidRPr="00B12333">
        <w:rPr>
          <w:sz w:val="28"/>
          <w:szCs w:val="28"/>
          <w:rPrChange w:id="2909"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10"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911"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12" w:author="Борис Гогинян" w:date="2020-05-22T22:35:00Z">
            <w:rPr>
              <w:rFonts w:ascii="Times New Roman" w:eastAsia="Times New Roman" w:hAnsi="Times New Roman" w:cs="Times New Roman"/>
              <w:sz w:val="24"/>
              <w:szCs w:val="24"/>
              <w:lang w:val="en-US" w:eastAsia="ru-RU"/>
            </w:rPr>
          </w:rPrChange>
        </w:rPr>
        <w:t xml:space="preserve"> shader_nodes/shader/glossy.html</w:t>
      </w:r>
      <w:r w:rsidR="00FE0E99" w:rsidRPr="00B12333">
        <w:rPr>
          <w:rFonts w:ascii="Times New Roman" w:eastAsia="Times New Roman" w:hAnsi="Times New Roman" w:cs="Times New Roman"/>
          <w:sz w:val="28"/>
          <w:szCs w:val="28"/>
          <w:lang w:val="en-US" w:eastAsia="ru-RU"/>
          <w:rPrChange w:id="2913" w:author="Борис Гогинян" w:date="2020-05-22T22:35:00Z">
            <w:rPr>
              <w:rFonts w:ascii="Times New Roman" w:eastAsia="Times New Roman" w:hAnsi="Times New Roman" w:cs="Times New Roman"/>
              <w:sz w:val="24"/>
              <w:szCs w:val="24"/>
              <w:lang w:val="en-US" w:eastAsia="ru-RU"/>
            </w:rPr>
          </w:rPrChange>
        </w:rPr>
        <w:t xml:space="preserve"> (</w:t>
      </w:r>
      <w:r w:rsidR="00FE0E99" w:rsidRPr="00B12333">
        <w:rPr>
          <w:rFonts w:ascii="Times New Roman" w:eastAsia="Times New Roman" w:hAnsi="Times New Roman" w:cs="Times New Roman"/>
          <w:sz w:val="28"/>
          <w:szCs w:val="28"/>
          <w:lang w:eastAsia="ru-RU"/>
          <w:rPrChange w:id="2914" w:author="Борис Гогинян" w:date="2020-05-22T22:35:00Z">
            <w:rPr>
              <w:rFonts w:ascii="Times New Roman" w:eastAsia="Times New Roman" w:hAnsi="Times New Roman" w:cs="Times New Roman"/>
              <w:sz w:val="24"/>
              <w:szCs w:val="24"/>
              <w:lang w:eastAsia="ru-RU"/>
            </w:rPr>
          </w:rPrChange>
        </w:rPr>
        <w:t>дата</w:t>
      </w:r>
      <w:r w:rsidR="00FE0E99" w:rsidRPr="00B12333">
        <w:rPr>
          <w:rFonts w:ascii="Times New Roman" w:eastAsia="Times New Roman" w:hAnsi="Times New Roman" w:cs="Times New Roman"/>
          <w:sz w:val="28"/>
          <w:szCs w:val="28"/>
          <w:lang w:val="en-US" w:eastAsia="ru-RU"/>
          <w:rPrChange w:id="2915" w:author="Борис Гогинян" w:date="2020-05-22T22:35:00Z">
            <w:rPr>
              <w:rFonts w:ascii="Times New Roman" w:eastAsia="Times New Roman" w:hAnsi="Times New Roman" w:cs="Times New Roman"/>
              <w:sz w:val="24"/>
              <w:szCs w:val="24"/>
              <w:lang w:val="en-US" w:eastAsia="ru-RU"/>
            </w:rPr>
          </w:rPrChange>
        </w:rPr>
        <w:t xml:space="preserve"> </w:t>
      </w:r>
      <w:r w:rsidR="00FE0E99" w:rsidRPr="00B12333">
        <w:rPr>
          <w:rFonts w:ascii="Times New Roman" w:eastAsia="Times New Roman" w:hAnsi="Times New Roman" w:cs="Times New Roman"/>
          <w:sz w:val="28"/>
          <w:szCs w:val="28"/>
          <w:lang w:eastAsia="ru-RU"/>
          <w:rPrChange w:id="2916" w:author="Борис Гогинян" w:date="2020-05-22T22:35:00Z">
            <w:rPr>
              <w:rFonts w:ascii="Times New Roman" w:eastAsia="Times New Roman" w:hAnsi="Times New Roman" w:cs="Times New Roman"/>
              <w:sz w:val="24"/>
              <w:szCs w:val="24"/>
              <w:lang w:eastAsia="ru-RU"/>
            </w:rPr>
          </w:rPrChange>
        </w:rPr>
        <w:t>обращения</w:t>
      </w:r>
      <w:r w:rsidR="00FE0E99" w:rsidRPr="00B12333">
        <w:rPr>
          <w:rFonts w:ascii="Times New Roman" w:eastAsia="Times New Roman" w:hAnsi="Times New Roman" w:cs="Times New Roman"/>
          <w:sz w:val="28"/>
          <w:szCs w:val="28"/>
          <w:lang w:val="en-US" w:eastAsia="ru-RU"/>
          <w:rPrChange w:id="2917"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1D66D0A8" w14:textId="3AA8B65E" w:rsidR="00CE254F" w:rsidRPr="00B12333"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Change w:id="291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19" w:author="Борис Гогинян" w:date="2020-05-22T22:35:00Z">
            <w:rPr>
              <w:rFonts w:ascii="Times New Roman" w:eastAsia="Times New Roman" w:hAnsi="Times New Roman" w:cs="Times New Roman"/>
              <w:sz w:val="24"/>
              <w:szCs w:val="24"/>
              <w:lang w:val="en-US" w:eastAsia="ru-RU"/>
            </w:rPr>
          </w:rPrChange>
        </w:rPr>
        <w:t xml:space="preserve">Glass BSDF Cycles Shader URL: </w:t>
      </w:r>
      <w:r w:rsidR="00FB1DC8" w:rsidRPr="00B12333">
        <w:rPr>
          <w:sz w:val="28"/>
          <w:szCs w:val="28"/>
          <w:rPrChange w:id="2920" w:author="Борис Гогинян" w:date="2020-05-22T22:35:00Z">
            <w:rPr/>
          </w:rPrChange>
        </w:rPr>
        <w:fldChar w:fldCharType="begin"/>
      </w:r>
      <w:r w:rsidR="00FB1DC8" w:rsidRPr="00B12333">
        <w:rPr>
          <w:sz w:val="28"/>
          <w:szCs w:val="28"/>
          <w:lang w:val="en-US"/>
          <w:rPrChange w:id="2921" w:author="Борис Гогинян" w:date="2020-05-22T22:35:00Z">
            <w:rPr/>
          </w:rPrChange>
        </w:rPr>
        <w:instrText xml:space="preserve"> HYPERLINK "https://docs.blender.org/manual/en/latest/render/" </w:instrText>
      </w:r>
      <w:r w:rsidR="00FB1DC8" w:rsidRPr="00B12333">
        <w:rPr>
          <w:sz w:val="28"/>
          <w:szCs w:val="28"/>
          <w:rPrChange w:id="292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23"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92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25" w:author="Борис Гогинян" w:date="2020-05-22T22:35:00Z">
            <w:rPr>
              <w:rFonts w:ascii="Times New Roman" w:eastAsia="Times New Roman" w:hAnsi="Times New Roman" w:cs="Times New Roman"/>
              <w:sz w:val="24"/>
              <w:szCs w:val="24"/>
              <w:lang w:val="en-US" w:eastAsia="ru-RU"/>
            </w:rPr>
          </w:rPrChange>
        </w:rPr>
        <w:t xml:space="preserve"> shader_nodes/shader/glass.html</w:t>
      </w:r>
      <w:r w:rsidR="00FE0E99" w:rsidRPr="00B12333">
        <w:rPr>
          <w:rFonts w:ascii="Times New Roman" w:eastAsia="Times New Roman" w:hAnsi="Times New Roman" w:cs="Times New Roman"/>
          <w:sz w:val="28"/>
          <w:szCs w:val="28"/>
          <w:lang w:val="en-US" w:eastAsia="ru-RU"/>
          <w:rPrChange w:id="2926" w:author="Борис Гогинян" w:date="2020-05-22T22:35:00Z">
            <w:rPr>
              <w:rFonts w:ascii="Times New Roman" w:eastAsia="Times New Roman" w:hAnsi="Times New Roman" w:cs="Times New Roman"/>
              <w:sz w:val="24"/>
              <w:szCs w:val="24"/>
              <w:lang w:val="en-US" w:eastAsia="ru-RU"/>
            </w:rPr>
          </w:rPrChange>
        </w:rPr>
        <w:t xml:space="preserve"> (</w:t>
      </w:r>
      <w:r w:rsidR="00FE0E99" w:rsidRPr="00B12333">
        <w:rPr>
          <w:rFonts w:ascii="Times New Roman" w:eastAsia="Times New Roman" w:hAnsi="Times New Roman" w:cs="Times New Roman"/>
          <w:sz w:val="28"/>
          <w:szCs w:val="28"/>
          <w:lang w:eastAsia="ru-RU"/>
          <w:rPrChange w:id="2927" w:author="Борис Гогинян" w:date="2020-05-22T22:35:00Z">
            <w:rPr>
              <w:rFonts w:ascii="Times New Roman" w:eastAsia="Times New Roman" w:hAnsi="Times New Roman" w:cs="Times New Roman"/>
              <w:sz w:val="24"/>
              <w:szCs w:val="24"/>
              <w:lang w:eastAsia="ru-RU"/>
            </w:rPr>
          </w:rPrChange>
        </w:rPr>
        <w:t>дата</w:t>
      </w:r>
      <w:r w:rsidR="00FE0E99" w:rsidRPr="00B12333">
        <w:rPr>
          <w:rFonts w:ascii="Times New Roman" w:eastAsia="Times New Roman" w:hAnsi="Times New Roman" w:cs="Times New Roman"/>
          <w:sz w:val="28"/>
          <w:szCs w:val="28"/>
          <w:lang w:val="en-US" w:eastAsia="ru-RU"/>
          <w:rPrChange w:id="2928" w:author="Борис Гогинян" w:date="2020-05-22T22:35:00Z">
            <w:rPr>
              <w:rFonts w:ascii="Times New Roman" w:eastAsia="Times New Roman" w:hAnsi="Times New Roman" w:cs="Times New Roman"/>
              <w:sz w:val="24"/>
              <w:szCs w:val="24"/>
              <w:lang w:val="en-US" w:eastAsia="ru-RU"/>
            </w:rPr>
          </w:rPrChange>
        </w:rPr>
        <w:t xml:space="preserve"> </w:t>
      </w:r>
      <w:r w:rsidR="00FE0E99" w:rsidRPr="00B12333">
        <w:rPr>
          <w:rFonts w:ascii="Times New Roman" w:eastAsia="Times New Roman" w:hAnsi="Times New Roman" w:cs="Times New Roman"/>
          <w:sz w:val="28"/>
          <w:szCs w:val="28"/>
          <w:lang w:eastAsia="ru-RU"/>
          <w:rPrChange w:id="2929" w:author="Борис Гогинян" w:date="2020-05-22T22:35:00Z">
            <w:rPr>
              <w:rFonts w:ascii="Times New Roman" w:eastAsia="Times New Roman" w:hAnsi="Times New Roman" w:cs="Times New Roman"/>
              <w:sz w:val="24"/>
              <w:szCs w:val="24"/>
              <w:lang w:eastAsia="ru-RU"/>
            </w:rPr>
          </w:rPrChange>
        </w:rPr>
        <w:t>обращения</w:t>
      </w:r>
      <w:r w:rsidR="00FE0E99" w:rsidRPr="00B12333">
        <w:rPr>
          <w:rFonts w:ascii="Times New Roman" w:eastAsia="Times New Roman" w:hAnsi="Times New Roman" w:cs="Times New Roman"/>
          <w:sz w:val="28"/>
          <w:szCs w:val="28"/>
          <w:lang w:val="en-US" w:eastAsia="ru-RU"/>
          <w:rPrChange w:id="2930"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381536DA" w14:textId="686085D2" w:rsidR="00CE254F" w:rsidRPr="00B12333"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Change w:id="2931"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32" w:author="Борис Гогинян" w:date="2020-05-22T22:35:00Z">
            <w:rPr>
              <w:rFonts w:ascii="Times New Roman" w:eastAsia="Times New Roman" w:hAnsi="Times New Roman" w:cs="Times New Roman"/>
              <w:sz w:val="24"/>
              <w:szCs w:val="24"/>
              <w:lang w:val="en-US" w:eastAsia="ru-RU"/>
            </w:rPr>
          </w:rPrChange>
        </w:rPr>
        <w:t xml:space="preserve">Principled BSDF Cycles Shader URL: </w:t>
      </w:r>
      <w:r w:rsidR="00FB1DC8" w:rsidRPr="00B12333">
        <w:rPr>
          <w:sz w:val="28"/>
          <w:szCs w:val="28"/>
          <w:rPrChange w:id="2933" w:author="Борис Гогинян" w:date="2020-05-22T22:35:00Z">
            <w:rPr/>
          </w:rPrChange>
        </w:rPr>
        <w:fldChar w:fldCharType="begin"/>
      </w:r>
      <w:r w:rsidR="00FB1DC8" w:rsidRPr="00B12333">
        <w:rPr>
          <w:sz w:val="28"/>
          <w:szCs w:val="28"/>
          <w:lang w:val="en-US"/>
          <w:rPrChange w:id="2934" w:author="Борис Гогинян" w:date="2020-05-22T22:35:00Z">
            <w:rPr/>
          </w:rPrChange>
        </w:rPr>
        <w:instrText xml:space="preserve"> HYPERLINK "https://docs.blender.org/manual/en/latest/render/" </w:instrText>
      </w:r>
      <w:r w:rsidR="00FB1DC8" w:rsidRPr="00B12333">
        <w:rPr>
          <w:sz w:val="28"/>
          <w:szCs w:val="28"/>
          <w:rPrChange w:id="2935"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00CE254F" w:rsidRPr="00B12333">
        <w:rPr>
          <w:rStyle w:val="a3"/>
          <w:rFonts w:ascii="Times New Roman" w:eastAsia="Times New Roman" w:hAnsi="Times New Roman" w:cs="Times New Roman"/>
          <w:color w:val="auto"/>
          <w:sz w:val="28"/>
          <w:szCs w:val="28"/>
          <w:u w:val="none"/>
          <w:lang w:val="en-US" w:eastAsia="ru-RU"/>
          <w:rPrChange w:id="2936"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937"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00CE254F" w:rsidRPr="00B12333">
        <w:rPr>
          <w:rFonts w:ascii="Times New Roman" w:eastAsia="Times New Roman" w:hAnsi="Times New Roman" w:cs="Times New Roman"/>
          <w:sz w:val="28"/>
          <w:szCs w:val="28"/>
          <w:lang w:val="en-US" w:eastAsia="ru-RU"/>
          <w:rPrChange w:id="2938" w:author="Борис Гогинян" w:date="2020-05-22T22:35:00Z">
            <w:rPr>
              <w:rFonts w:ascii="Times New Roman" w:eastAsia="Times New Roman" w:hAnsi="Times New Roman" w:cs="Times New Roman"/>
              <w:sz w:val="24"/>
              <w:szCs w:val="24"/>
              <w:lang w:val="en-US" w:eastAsia="ru-RU"/>
            </w:rPr>
          </w:rPrChange>
        </w:rPr>
        <w:t xml:space="preserve"> shader_nodes/shader/principled.html</w:t>
      </w:r>
      <w:r w:rsidRPr="00B12333">
        <w:rPr>
          <w:rFonts w:ascii="Times New Roman" w:eastAsia="Times New Roman" w:hAnsi="Times New Roman" w:cs="Times New Roman"/>
          <w:sz w:val="28"/>
          <w:szCs w:val="28"/>
          <w:lang w:val="en-US" w:eastAsia="ru-RU"/>
          <w:rPrChange w:id="293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40"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94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42"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943"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2389461E" w14:textId="4516B65D" w:rsidR="00FE0E99" w:rsidRPr="00B12333"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Change w:id="2944"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45" w:author="Борис Гогинян" w:date="2020-05-22T22:35:00Z">
            <w:rPr>
              <w:rFonts w:ascii="Times New Roman" w:eastAsia="Times New Roman" w:hAnsi="Times New Roman" w:cs="Times New Roman"/>
              <w:sz w:val="24"/>
              <w:szCs w:val="24"/>
              <w:lang w:val="en-US" w:eastAsia="ru-RU"/>
            </w:rPr>
          </w:rPrChange>
        </w:rPr>
        <w:lastRenderedPageBreak/>
        <w:t xml:space="preserve">Refraction BSDF Cycles Shader URL: </w:t>
      </w:r>
      <w:r w:rsidR="00FB1DC8" w:rsidRPr="00B12333">
        <w:rPr>
          <w:sz w:val="28"/>
          <w:szCs w:val="28"/>
          <w:rPrChange w:id="2946" w:author="Борис Гогинян" w:date="2020-05-22T22:35:00Z">
            <w:rPr/>
          </w:rPrChange>
        </w:rPr>
        <w:fldChar w:fldCharType="begin"/>
      </w:r>
      <w:r w:rsidR="00FB1DC8" w:rsidRPr="00B12333">
        <w:rPr>
          <w:sz w:val="28"/>
          <w:szCs w:val="28"/>
          <w:lang w:val="en-US"/>
          <w:rPrChange w:id="2947" w:author="Борис Гогинян" w:date="2020-05-22T22:35:00Z">
            <w:rPr/>
          </w:rPrChange>
        </w:rPr>
        <w:instrText xml:space="preserve"> HYPERLINK "https://docs.blender.org/manual/en/latest/render/" </w:instrText>
      </w:r>
      <w:r w:rsidR="00FB1DC8" w:rsidRPr="00B12333">
        <w:rPr>
          <w:sz w:val="28"/>
          <w:szCs w:val="28"/>
          <w:rPrChange w:id="294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49"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95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51" w:author="Борис Гогинян" w:date="2020-05-22T22:35:00Z">
            <w:rPr>
              <w:rFonts w:ascii="Times New Roman" w:eastAsia="Times New Roman" w:hAnsi="Times New Roman" w:cs="Times New Roman"/>
              <w:sz w:val="24"/>
              <w:szCs w:val="24"/>
              <w:lang w:val="en-US" w:eastAsia="ru-RU"/>
            </w:rPr>
          </w:rPrChange>
        </w:rPr>
        <w:t xml:space="preserve"> shader_nodes/shader/refraction.html (</w:t>
      </w:r>
      <w:r w:rsidRPr="00B12333">
        <w:rPr>
          <w:rFonts w:ascii="Times New Roman" w:eastAsia="Times New Roman" w:hAnsi="Times New Roman" w:cs="Times New Roman"/>
          <w:sz w:val="28"/>
          <w:szCs w:val="28"/>
          <w:lang w:eastAsia="ru-RU"/>
          <w:rPrChange w:id="2952"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953"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54"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955"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7662A35F" w14:textId="4E5052E1" w:rsidR="00FE0E99" w:rsidRPr="00B12333"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Change w:id="295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57" w:author="Борис Гогинян" w:date="2020-05-22T22:35:00Z">
            <w:rPr>
              <w:rFonts w:ascii="Times New Roman" w:eastAsia="Times New Roman" w:hAnsi="Times New Roman" w:cs="Times New Roman"/>
              <w:sz w:val="24"/>
              <w:szCs w:val="24"/>
              <w:lang w:val="en-US" w:eastAsia="ru-RU"/>
            </w:rPr>
          </w:rPrChange>
        </w:rPr>
        <w:t xml:space="preserve">Transparent BSDF Cycles Shader URL: </w:t>
      </w:r>
      <w:r w:rsidR="00FB1DC8" w:rsidRPr="00B12333">
        <w:rPr>
          <w:sz w:val="28"/>
          <w:szCs w:val="28"/>
          <w:rPrChange w:id="2958" w:author="Борис Гогинян" w:date="2020-05-22T22:35:00Z">
            <w:rPr/>
          </w:rPrChange>
        </w:rPr>
        <w:fldChar w:fldCharType="begin"/>
      </w:r>
      <w:r w:rsidR="00FB1DC8" w:rsidRPr="00B12333">
        <w:rPr>
          <w:sz w:val="28"/>
          <w:szCs w:val="28"/>
          <w:lang w:val="en-US"/>
          <w:rPrChange w:id="2959" w:author="Борис Гогинян" w:date="2020-05-22T22:35:00Z">
            <w:rPr/>
          </w:rPrChange>
        </w:rPr>
        <w:instrText xml:space="preserve"> HYPERLINK "https://docs.blender.org/manual/en/latest/render/" </w:instrText>
      </w:r>
      <w:r w:rsidR="00FB1DC8" w:rsidRPr="00B12333">
        <w:rPr>
          <w:sz w:val="28"/>
          <w:szCs w:val="28"/>
          <w:rPrChange w:id="296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61"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https://docs.blender.org/manual/en/latest/render/</w:t>
      </w:r>
      <w:r w:rsidR="00FB1DC8" w:rsidRPr="00B12333">
        <w:rPr>
          <w:rStyle w:val="a3"/>
          <w:rFonts w:ascii="Times New Roman" w:eastAsia="Times New Roman" w:hAnsi="Times New Roman" w:cs="Times New Roman"/>
          <w:color w:val="auto"/>
          <w:sz w:val="28"/>
          <w:szCs w:val="28"/>
          <w:u w:val="none"/>
          <w:lang w:val="en-US" w:eastAsia="ru-RU"/>
          <w:rPrChange w:id="296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63" w:author="Борис Гогинян" w:date="2020-05-22T22:35:00Z">
            <w:rPr>
              <w:rFonts w:ascii="Times New Roman" w:eastAsia="Times New Roman" w:hAnsi="Times New Roman" w:cs="Times New Roman"/>
              <w:sz w:val="24"/>
              <w:szCs w:val="24"/>
              <w:lang w:val="en-US" w:eastAsia="ru-RU"/>
            </w:rPr>
          </w:rPrChange>
        </w:rPr>
        <w:t xml:space="preserve"> shader_nodes/shader/transparent.html (</w:t>
      </w:r>
      <w:r w:rsidRPr="00B12333">
        <w:rPr>
          <w:rFonts w:ascii="Times New Roman" w:eastAsia="Times New Roman" w:hAnsi="Times New Roman" w:cs="Times New Roman"/>
          <w:sz w:val="28"/>
          <w:szCs w:val="28"/>
          <w:lang w:eastAsia="ru-RU"/>
          <w:rPrChange w:id="2964"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965"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66"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967" w:author="Борис Гогинян" w:date="2020-05-22T22:35:00Z">
            <w:rPr>
              <w:rFonts w:ascii="Times New Roman" w:eastAsia="Times New Roman" w:hAnsi="Times New Roman" w:cs="Times New Roman"/>
              <w:sz w:val="24"/>
              <w:szCs w:val="24"/>
              <w:lang w:val="en-US" w:eastAsia="ru-RU"/>
            </w:rPr>
          </w:rPrChange>
        </w:rPr>
        <w:t xml:space="preserve"> 15.05.2020)</w:t>
      </w:r>
    </w:p>
    <w:p w14:paraId="7A8857DD" w14:textId="0DB53201" w:rsidR="00FE0E99" w:rsidRPr="00B12333"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Change w:id="296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69" w:author="Борис Гогинян" w:date="2020-05-22T22:35:00Z">
            <w:rPr>
              <w:rFonts w:ascii="Times New Roman" w:eastAsia="Times New Roman" w:hAnsi="Times New Roman" w:cs="Times New Roman"/>
              <w:sz w:val="24"/>
              <w:szCs w:val="24"/>
              <w:lang w:val="en-US" w:eastAsia="ru-RU"/>
            </w:rPr>
          </w:rPrChange>
        </w:rPr>
        <w:t xml:space="preserve">LuxCoreRender Materials Glass URL: </w:t>
      </w:r>
      <w:r w:rsidR="00FB1DC8" w:rsidRPr="00B12333">
        <w:rPr>
          <w:sz w:val="28"/>
          <w:szCs w:val="28"/>
          <w:rPrChange w:id="2970" w:author="Борис Гогинян" w:date="2020-05-22T22:35:00Z">
            <w:rPr/>
          </w:rPrChange>
        </w:rPr>
        <w:fldChar w:fldCharType="begin"/>
      </w:r>
      <w:r w:rsidR="00FB1DC8" w:rsidRPr="00B12333">
        <w:rPr>
          <w:sz w:val="28"/>
          <w:szCs w:val="28"/>
          <w:lang w:val="en-US"/>
          <w:rPrChange w:id="2971" w:author="Борис Гогинян" w:date="2020-05-22T22:35:00Z">
            <w:rPr/>
          </w:rPrChange>
        </w:rPr>
        <w:instrText xml:space="preserve"> HYPERLINK "https://wiki.luxcorerender.org/" </w:instrText>
      </w:r>
      <w:r w:rsidR="00FB1DC8" w:rsidRPr="00B12333">
        <w:rPr>
          <w:sz w:val="28"/>
          <w:szCs w:val="28"/>
          <w:rPrChange w:id="297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73"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297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75" w:author="Борис Гогинян" w:date="2020-05-22T22:35:00Z">
            <w:rPr>
              <w:rFonts w:ascii="Times New Roman" w:eastAsia="Times New Roman" w:hAnsi="Times New Roman" w:cs="Times New Roman"/>
              <w:sz w:val="24"/>
              <w:szCs w:val="24"/>
              <w:lang w:val="en-US" w:eastAsia="ru-RU"/>
            </w:rPr>
          </w:rPrChange>
        </w:rPr>
        <w:t xml:space="preserve"> LuxCoreRender_Materials_Glass#Reflection_Color (</w:t>
      </w:r>
      <w:r w:rsidRPr="00B12333">
        <w:rPr>
          <w:rFonts w:ascii="Times New Roman" w:eastAsia="Times New Roman" w:hAnsi="Times New Roman" w:cs="Times New Roman"/>
          <w:sz w:val="28"/>
          <w:szCs w:val="28"/>
          <w:lang w:eastAsia="ru-RU"/>
          <w:rPrChange w:id="2976"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977"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78"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979"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1F776201" w14:textId="77777777" w:rsidR="00DA11FF" w:rsidRPr="00B12333" w:rsidRDefault="00DA11FF" w:rsidP="00EB01A5">
      <w:pPr>
        <w:pStyle w:val="a5"/>
        <w:numPr>
          <w:ilvl w:val="0"/>
          <w:numId w:val="34"/>
        </w:numPr>
        <w:spacing w:line="360" w:lineRule="auto"/>
        <w:rPr>
          <w:rFonts w:ascii="Times New Roman" w:eastAsia="Times New Roman" w:hAnsi="Times New Roman" w:cs="Times New Roman"/>
          <w:sz w:val="28"/>
          <w:szCs w:val="28"/>
          <w:lang w:val="en-US" w:eastAsia="ru-RU"/>
          <w:rPrChange w:id="2980"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81" w:author="Борис Гогинян" w:date="2020-05-22T22:35:00Z">
            <w:rPr>
              <w:rFonts w:ascii="Times New Roman" w:eastAsia="Times New Roman" w:hAnsi="Times New Roman" w:cs="Times New Roman"/>
              <w:sz w:val="24"/>
              <w:szCs w:val="24"/>
              <w:lang w:val="en-US" w:eastAsia="ru-RU"/>
            </w:rPr>
          </w:rPrChange>
        </w:rPr>
        <w:t xml:space="preserve">LuxCoreRender Materials Matte URL: </w:t>
      </w:r>
      <w:r w:rsidR="00FB1DC8" w:rsidRPr="00B12333">
        <w:rPr>
          <w:sz w:val="28"/>
          <w:szCs w:val="28"/>
          <w:rPrChange w:id="2982" w:author="Борис Гогинян" w:date="2020-05-22T22:35:00Z">
            <w:rPr/>
          </w:rPrChange>
        </w:rPr>
        <w:fldChar w:fldCharType="begin"/>
      </w:r>
      <w:r w:rsidR="00FB1DC8" w:rsidRPr="00B12333">
        <w:rPr>
          <w:sz w:val="28"/>
          <w:szCs w:val="28"/>
          <w:lang w:val="en-US"/>
          <w:rPrChange w:id="2983" w:author="Борис Гогинян" w:date="2020-05-22T22:35:00Z">
            <w:rPr/>
          </w:rPrChange>
        </w:rPr>
        <w:instrText xml:space="preserve"> HYPERLINK "https://wiki.luxcorerender.org/" </w:instrText>
      </w:r>
      <w:r w:rsidR="00FB1DC8" w:rsidRPr="00B12333">
        <w:rPr>
          <w:sz w:val="28"/>
          <w:szCs w:val="28"/>
          <w:rPrChange w:id="298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85"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298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87" w:author="Борис Гогинян" w:date="2020-05-22T22:35:00Z">
            <w:rPr>
              <w:rFonts w:ascii="Times New Roman" w:eastAsia="Times New Roman" w:hAnsi="Times New Roman" w:cs="Times New Roman"/>
              <w:sz w:val="24"/>
              <w:szCs w:val="24"/>
              <w:lang w:val="en-US" w:eastAsia="ru-RU"/>
            </w:rPr>
          </w:rPrChange>
        </w:rPr>
        <w:t xml:space="preserve"> LuxCoreRender_Materials_Matte (</w:t>
      </w:r>
      <w:r w:rsidRPr="00B12333">
        <w:rPr>
          <w:rFonts w:ascii="Times New Roman" w:eastAsia="Times New Roman" w:hAnsi="Times New Roman" w:cs="Times New Roman"/>
          <w:sz w:val="28"/>
          <w:szCs w:val="28"/>
          <w:lang w:eastAsia="ru-RU"/>
          <w:rPrChange w:id="2988"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298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2990"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2991"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7B4BFF7D" w14:textId="1B71EFB5" w:rsidR="00FE0E99"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2992"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2993" w:author="Борис Гогинян" w:date="2020-05-22T22:35:00Z">
            <w:rPr>
              <w:rFonts w:ascii="Times New Roman" w:eastAsia="Times New Roman" w:hAnsi="Times New Roman" w:cs="Times New Roman"/>
              <w:sz w:val="24"/>
              <w:szCs w:val="24"/>
              <w:lang w:val="en-US" w:eastAsia="ru-RU"/>
            </w:rPr>
          </w:rPrChange>
        </w:rPr>
        <w:t xml:space="preserve">LuxCoreRender Materials Matte Translucent URL: </w:t>
      </w:r>
      <w:r w:rsidR="00FB1DC8" w:rsidRPr="00B12333">
        <w:rPr>
          <w:sz w:val="28"/>
          <w:szCs w:val="28"/>
          <w:rPrChange w:id="2994" w:author="Борис Гогинян" w:date="2020-05-22T22:35:00Z">
            <w:rPr/>
          </w:rPrChange>
        </w:rPr>
        <w:fldChar w:fldCharType="begin"/>
      </w:r>
      <w:r w:rsidR="00FB1DC8" w:rsidRPr="00B12333">
        <w:rPr>
          <w:sz w:val="28"/>
          <w:szCs w:val="28"/>
          <w:lang w:val="en-US"/>
          <w:rPrChange w:id="2995" w:author="Борис Гогинян" w:date="2020-05-22T22:35:00Z">
            <w:rPr/>
          </w:rPrChange>
        </w:rPr>
        <w:instrText xml:space="preserve"> HYPERLINK "https://wiki.luxcorerender.org/" </w:instrText>
      </w:r>
      <w:r w:rsidR="00FB1DC8" w:rsidRPr="00B12333">
        <w:rPr>
          <w:sz w:val="28"/>
          <w:szCs w:val="28"/>
          <w:rPrChange w:id="299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2997"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299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2999" w:author="Борис Гогинян" w:date="2020-05-22T22:35:00Z">
            <w:rPr>
              <w:rFonts w:ascii="Times New Roman" w:eastAsia="Times New Roman" w:hAnsi="Times New Roman" w:cs="Times New Roman"/>
              <w:sz w:val="24"/>
              <w:szCs w:val="24"/>
              <w:lang w:val="en-US" w:eastAsia="ru-RU"/>
            </w:rPr>
          </w:rPrChange>
        </w:rPr>
        <w:t xml:space="preserve"> LuxCoreRender_Materials_Matte_Translucent (</w:t>
      </w:r>
      <w:r w:rsidRPr="00B12333">
        <w:rPr>
          <w:rFonts w:ascii="Times New Roman" w:eastAsia="Times New Roman" w:hAnsi="Times New Roman" w:cs="Times New Roman"/>
          <w:sz w:val="28"/>
          <w:szCs w:val="28"/>
          <w:lang w:eastAsia="ru-RU"/>
          <w:rPrChange w:id="3000"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0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02"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03"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7D05B19E" w14:textId="64BFCD49" w:rsidR="00FB0CBB"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3004"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05" w:author="Борис Гогинян" w:date="2020-05-22T22:35:00Z">
            <w:rPr>
              <w:rFonts w:ascii="Times New Roman" w:eastAsia="Times New Roman" w:hAnsi="Times New Roman" w:cs="Times New Roman"/>
              <w:sz w:val="24"/>
              <w:szCs w:val="24"/>
              <w:lang w:val="en-US" w:eastAsia="ru-RU"/>
            </w:rPr>
          </w:rPrChange>
        </w:rPr>
        <w:t xml:space="preserve">LuxCoreRender Materials Mirror URL: </w:t>
      </w:r>
      <w:r w:rsidR="00FB1DC8" w:rsidRPr="00B12333">
        <w:rPr>
          <w:sz w:val="28"/>
          <w:szCs w:val="28"/>
          <w:rPrChange w:id="3006" w:author="Борис Гогинян" w:date="2020-05-22T22:35:00Z">
            <w:rPr/>
          </w:rPrChange>
        </w:rPr>
        <w:fldChar w:fldCharType="begin"/>
      </w:r>
      <w:r w:rsidR="00FB1DC8" w:rsidRPr="00B12333">
        <w:rPr>
          <w:sz w:val="28"/>
          <w:szCs w:val="28"/>
          <w:lang w:val="en-US"/>
          <w:rPrChange w:id="3007" w:author="Борис Гогинян" w:date="2020-05-22T22:35:00Z">
            <w:rPr/>
          </w:rPrChange>
        </w:rPr>
        <w:instrText xml:space="preserve"> HYPERLINK "https://wiki.luxcorerender.org/" </w:instrText>
      </w:r>
      <w:r w:rsidR="00FB1DC8" w:rsidRPr="00B12333">
        <w:rPr>
          <w:sz w:val="28"/>
          <w:szCs w:val="28"/>
          <w:rPrChange w:id="300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09"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301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11" w:author="Борис Гогинян" w:date="2020-05-22T22:35:00Z">
            <w:rPr>
              <w:rFonts w:ascii="Times New Roman" w:eastAsia="Times New Roman" w:hAnsi="Times New Roman" w:cs="Times New Roman"/>
              <w:sz w:val="24"/>
              <w:szCs w:val="24"/>
              <w:lang w:val="en-US" w:eastAsia="ru-RU"/>
            </w:rPr>
          </w:rPrChange>
        </w:rPr>
        <w:t xml:space="preserve"> LuxCoreRender_Materials_Mirror (</w:t>
      </w:r>
      <w:r w:rsidRPr="00B12333">
        <w:rPr>
          <w:rFonts w:ascii="Times New Roman" w:eastAsia="Times New Roman" w:hAnsi="Times New Roman" w:cs="Times New Roman"/>
          <w:sz w:val="28"/>
          <w:szCs w:val="28"/>
          <w:lang w:eastAsia="ru-RU"/>
          <w:rPrChange w:id="3012"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13"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14"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15"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575525A4" w14:textId="611B777F" w:rsidR="00FB0CBB"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301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17" w:author="Борис Гогинян" w:date="2020-05-22T22:35:00Z">
            <w:rPr>
              <w:rFonts w:ascii="Times New Roman" w:eastAsia="Times New Roman" w:hAnsi="Times New Roman" w:cs="Times New Roman"/>
              <w:sz w:val="24"/>
              <w:szCs w:val="24"/>
              <w:lang w:val="en-US" w:eastAsia="ru-RU"/>
            </w:rPr>
          </w:rPrChange>
        </w:rPr>
        <w:t xml:space="preserve">LuxCoreRender Materials Glossy URL: </w:t>
      </w:r>
      <w:r w:rsidR="00FB1DC8" w:rsidRPr="00B12333">
        <w:rPr>
          <w:sz w:val="28"/>
          <w:szCs w:val="28"/>
          <w:rPrChange w:id="3018" w:author="Борис Гогинян" w:date="2020-05-22T22:35:00Z">
            <w:rPr/>
          </w:rPrChange>
        </w:rPr>
        <w:fldChar w:fldCharType="begin"/>
      </w:r>
      <w:r w:rsidR="00FB1DC8" w:rsidRPr="00B12333">
        <w:rPr>
          <w:sz w:val="28"/>
          <w:szCs w:val="28"/>
          <w:lang w:val="en-US"/>
          <w:rPrChange w:id="3019" w:author="Борис Гогинян" w:date="2020-05-22T22:35:00Z">
            <w:rPr/>
          </w:rPrChange>
        </w:rPr>
        <w:instrText xml:space="preserve"> HYPERLINK "https://wiki.luxcorerender.org/" </w:instrText>
      </w:r>
      <w:r w:rsidR="00FB1DC8" w:rsidRPr="00B12333">
        <w:rPr>
          <w:sz w:val="28"/>
          <w:szCs w:val="28"/>
          <w:rPrChange w:id="302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21"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302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23" w:author="Борис Гогинян" w:date="2020-05-22T22:35:00Z">
            <w:rPr>
              <w:rFonts w:ascii="Times New Roman" w:eastAsia="Times New Roman" w:hAnsi="Times New Roman" w:cs="Times New Roman"/>
              <w:sz w:val="24"/>
              <w:szCs w:val="24"/>
              <w:lang w:val="en-US" w:eastAsia="ru-RU"/>
            </w:rPr>
          </w:rPrChange>
        </w:rPr>
        <w:t xml:space="preserve"> LuxCoreRender_Materials_Glossy (</w:t>
      </w:r>
      <w:r w:rsidRPr="00B12333">
        <w:rPr>
          <w:rFonts w:ascii="Times New Roman" w:eastAsia="Times New Roman" w:hAnsi="Times New Roman" w:cs="Times New Roman"/>
          <w:sz w:val="28"/>
          <w:szCs w:val="28"/>
          <w:lang w:eastAsia="ru-RU"/>
          <w:rPrChange w:id="3024"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25"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26"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27"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1839367A" w14:textId="24ED00BD" w:rsidR="00FB0CBB"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3028"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29" w:author="Борис Гогинян" w:date="2020-05-22T22:35:00Z">
            <w:rPr>
              <w:rFonts w:ascii="Times New Roman" w:eastAsia="Times New Roman" w:hAnsi="Times New Roman" w:cs="Times New Roman"/>
              <w:sz w:val="24"/>
              <w:szCs w:val="24"/>
              <w:lang w:val="en-US" w:eastAsia="ru-RU"/>
            </w:rPr>
          </w:rPrChange>
        </w:rPr>
        <w:t xml:space="preserve">LuxCoreRender Materials Glossy Translucent URL: </w:t>
      </w:r>
      <w:r w:rsidR="00FB1DC8" w:rsidRPr="00B12333">
        <w:rPr>
          <w:sz w:val="28"/>
          <w:szCs w:val="28"/>
          <w:rPrChange w:id="3030" w:author="Борис Гогинян" w:date="2020-05-22T22:35:00Z">
            <w:rPr/>
          </w:rPrChange>
        </w:rPr>
        <w:fldChar w:fldCharType="begin"/>
      </w:r>
      <w:r w:rsidR="00FB1DC8" w:rsidRPr="00B12333">
        <w:rPr>
          <w:sz w:val="28"/>
          <w:szCs w:val="28"/>
          <w:lang w:val="en-US"/>
          <w:rPrChange w:id="3031" w:author="Борис Гогинян" w:date="2020-05-22T22:35:00Z">
            <w:rPr/>
          </w:rPrChange>
        </w:rPr>
        <w:instrText xml:space="preserve"> HYPERLINK "https://wiki.luxcorerender.org/" </w:instrText>
      </w:r>
      <w:r w:rsidR="00FB1DC8" w:rsidRPr="00B12333">
        <w:rPr>
          <w:sz w:val="28"/>
          <w:szCs w:val="28"/>
          <w:rPrChange w:id="303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33"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303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35" w:author="Борис Гогинян" w:date="2020-05-22T22:35:00Z">
            <w:rPr>
              <w:rFonts w:ascii="Times New Roman" w:eastAsia="Times New Roman" w:hAnsi="Times New Roman" w:cs="Times New Roman"/>
              <w:sz w:val="24"/>
              <w:szCs w:val="24"/>
              <w:lang w:val="en-US" w:eastAsia="ru-RU"/>
            </w:rPr>
          </w:rPrChange>
        </w:rPr>
        <w:t xml:space="preserve"> LuxCoreRender_Materials_Glossy_Translucent (</w:t>
      </w:r>
      <w:r w:rsidRPr="00B12333">
        <w:rPr>
          <w:rFonts w:ascii="Times New Roman" w:eastAsia="Times New Roman" w:hAnsi="Times New Roman" w:cs="Times New Roman"/>
          <w:sz w:val="28"/>
          <w:szCs w:val="28"/>
          <w:lang w:eastAsia="ru-RU"/>
          <w:rPrChange w:id="3036"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37"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38"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39"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33422203" w14:textId="1F025475" w:rsidR="00FB0CBB"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3040"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41" w:author="Борис Гогинян" w:date="2020-05-22T22:35:00Z">
            <w:rPr>
              <w:rFonts w:ascii="Times New Roman" w:eastAsia="Times New Roman" w:hAnsi="Times New Roman" w:cs="Times New Roman"/>
              <w:sz w:val="24"/>
              <w:szCs w:val="24"/>
              <w:lang w:val="en-US" w:eastAsia="ru-RU"/>
            </w:rPr>
          </w:rPrChange>
        </w:rPr>
        <w:t xml:space="preserve">LuxCoreRender Materials Metal URL: </w:t>
      </w:r>
      <w:r w:rsidR="00FB1DC8" w:rsidRPr="00B12333">
        <w:rPr>
          <w:sz w:val="28"/>
          <w:szCs w:val="28"/>
          <w:rPrChange w:id="3042" w:author="Борис Гогинян" w:date="2020-05-22T22:35:00Z">
            <w:rPr/>
          </w:rPrChange>
        </w:rPr>
        <w:fldChar w:fldCharType="begin"/>
      </w:r>
      <w:r w:rsidR="00FB1DC8" w:rsidRPr="00B12333">
        <w:rPr>
          <w:sz w:val="28"/>
          <w:szCs w:val="28"/>
          <w:lang w:val="en-US"/>
          <w:rPrChange w:id="3043" w:author="Борис Гогинян" w:date="2020-05-22T22:35:00Z">
            <w:rPr/>
          </w:rPrChange>
        </w:rPr>
        <w:instrText xml:space="preserve"> HYPERLINK "https://wiki.luxcorerender.org/" </w:instrText>
      </w:r>
      <w:r w:rsidR="00FB1DC8" w:rsidRPr="00B12333">
        <w:rPr>
          <w:sz w:val="28"/>
          <w:szCs w:val="28"/>
          <w:rPrChange w:id="3044"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45"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https://wiki.luxcorerender.org/</w:t>
      </w:r>
      <w:r w:rsidR="00FB1DC8" w:rsidRPr="00B12333">
        <w:rPr>
          <w:rStyle w:val="a3"/>
          <w:rFonts w:ascii="Times New Roman" w:eastAsia="Times New Roman" w:hAnsi="Times New Roman" w:cs="Times New Roman"/>
          <w:color w:val="auto"/>
          <w:sz w:val="28"/>
          <w:szCs w:val="28"/>
          <w:u w:val="none"/>
          <w:lang w:val="en-US" w:eastAsia="ru-RU"/>
          <w:rPrChange w:id="304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47" w:author="Борис Гогинян" w:date="2020-05-22T22:35:00Z">
            <w:rPr>
              <w:rFonts w:ascii="Times New Roman" w:eastAsia="Times New Roman" w:hAnsi="Times New Roman" w:cs="Times New Roman"/>
              <w:sz w:val="24"/>
              <w:szCs w:val="24"/>
              <w:lang w:val="en-US" w:eastAsia="ru-RU"/>
            </w:rPr>
          </w:rPrChange>
        </w:rPr>
        <w:t xml:space="preserve"> LuxCoreRender_Materials_Metal (</w:t>
      </w:r>
      <w:r w:rsidRPr="00B12333">
        <w:rPr>
          <w:rFonts w:ascii="Times New Roman" w:eastAsia="Times New Roman" w:hAnsi="Times New Roman" w:cs="Times New Roman"/>
          <w:sz w:val="28"/>
          <w:szCs w:val="28"/>
          <w:lang w:eastAsia="ru-RU"/>
          <w:rPrChange w:id="3048"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4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50"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51"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376ED0C4" w14:textId="49759D96" w:rsidR="00FB0CBB" w:rsidRPr="00B12333"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Change w:id="3052"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53" w:author="Борис Гогинян" w:date="2020-05-22T22:35:00Z">
            <w:rPr>
              <w:rFonts w:ascii="Times New Roman" w:eastAsia="Times New Roman" w:hAnsi="Times New Roman" w:cs="Times New Roman"/>
              <w:sz w:val="24"/>
              <w:szCs w:val="24"/>
              <w:lang w:val="en-US" w:eastAsia="ru-RU"/>
            </w:rPr>
          </w:rPrChange>
        </w:rPr>
        <w:t xml:space="preserve">asDisneyMaterial appleseed Shader URL: </w:t>
      </w:r>
      <w:r w:rsidR="00FB1DC8" w:rsidRPr="00B12333">
        <w:rPr>
          <w:sz w:val="28"/>
          <w:szCs w:val="28"/>
          <w:rPrChange w:id="3054" w:author="Борис Гогинян" w:date="2020-05-22T22:35:00Z">
            <w:rPr/>
          </w:rPrChange>
        </w:rPr>
        <w:fldChar w:fldCharType="begin"/>
      </w:r>
      <w:r w:rsidR="00FB1DC8" w:rsidRPr="00B12333">
        <w:rPr>
          <w:sz w:val="28"/>
          <w:szCs w:val="28"/>
          <w:lang w:val="en-US"/>
          <w:rPrChange w:id="3055" w:author="Борис Гогинян" w:date="2020-05-22T22:35:00Z">
            <w:rPr/>
          </w:rPrChange>
        </w:rPr>
        <w:instrText xml:space="preserve"> HYPERLINK "https://appleseed.readthedocs.io/projects/appleseed-maya/en/latest/shaders/material/as_disney_material.html?highlight=Disney" \l "asdisneymaterial" </w:instrText>
      </w:r>
      <w:r w:rsidR="00FB1DC8" w:rsidRPr="00B12333">
        <w:rPr>
          <w:sz w:val="28"/>
          <w:szCs w:val="28"/>
          <w:rPrChange w:id="3056"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57"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https://appleseed.readthedocs.io/projects/appleseed-maya/en/latest/shaders/material/as_disney_material.html?highlight=Disney#asdisneymaterial</w:t>
      </w:r>
      <w:r w:rsidR="00FB1DC8" w:rsidRPr="00B12333">
        <w:rPr>
          <w:rStyle w:val="a3"/>
          <w:rFonts w:ascii="Times New Roman" w:eastAsia="Times New Roman" w:hAnsi="Times New Roman" w:cs="Times New Roman"/>
          <w:color w:val="auto"/>
          <w:sz w:val="28"/>
          <w:szCs w:val="28"/>
          <w:u w:val="none"/>
          <w:lang w:val="en-US" w:eastAsia="ru-RU"/>
          <w:rPrChange w:id="305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59"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60"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6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62"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63"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402B6DF7" w14:textId="2AD4DB23" w:rsidR="00FB0CBB" w:rsidRPr="00B12333"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Change w:id="3064"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65" w:author="Борис Гогинян" w:date="2020-05-22T22:35:00Z">
            <w:rPr>
              <w:rFonts w:ascii="Times New Roman" w:eastAsia="Times New Roman" w:hAnsi="Times New Roman" w:cs="Times New Roman"/>
              <w:sz w:val="24"/>
              <w:szCs w:val="24"/>
              <w:lang w:val="en-US" w:eastAsia="ru-RU"/>
            </w:rPr>
          </w:rPrChange>
        </w:rPr>
        <w:t xml:space="preserve">László Szirmay-Kalos Monte-Carlo Methods in Global Illumination // VDM Verlag Dr. Müller. – 2008. – 136 p. - ISBN-10: 9783836479196 URL: </w:t>
      </w:r>
      <w:r w:rsidR="00FB1DC8" w:rsidRPr="00B12333">
        <w:rPr>
          <w:sz w:val="28"/>
          <w:szCs w:val="28"/>
          <w:rPrChange w:id="3066" w:author="Борис Гогинян" w:date="2020-05-22T22:35:00Z">
            <w:rPr/>
          </w:rPrChange>
        </w:rPr>
        <w:fldChar w:fldCharType="begin"/>
      </w:r>
      <w:r w:rsidR="00FB1DC8" w:rsidRPr="00B12333">
        <w:rPr>
          <w:sz w:val="28"/>
          <w:szCs w:val="28"/>
          <w:lang w:val="en-US"/>
          <w:rPrChange w:id="3067" w:author="Борис Гогинян" w:date="2020-05-22T22:35:00Z">
            <w:rPr/>
          </w:rPrChange>
        </w:rPr>
        <w:instrText xml:space="preserve"> HYPERLINK "https://cg.iit.bme.hu/~szirmay/script.pdf" </w:instrText>
      </w:r>
      <w:r w:rsidR="00FB1DC8" w:rsidRPr="00B12333">
        <w:rPr>
          <w:sz w:val="28"/>
          <w:szCs w:val="28"/>
          <w:rPrChange w:id="3068"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69"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https://cg.iit.bme.hu/~szirmay/script.pdf</w:t>
      </w:r>
      <w:r w:rsidR="00FB1DC8" w:rsidRPr="00B12333">
        <w:rPr>
          <w:rStyle w:val="a3"/>
          <w:rFonts w:ascii="Times New Roman" w:eastAsia="Times New Roman" w:hAnsi="Times New Roman" w:cs="Times New Roman"/>
          <w:color w:val="auto"/>
          <w:sz w:val="28"/>
          <w:szCs w:val="28"/>
          <w:u w:val="none"/>
          <w:lang w:val="en-US" w:eastAsia="ru-RU"/>
          <w:rPrChange w:id="307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71"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72"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73"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74"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75" w:author="Борис Гогинян" w:date="2020-05-22T22:35:00Z">
            <w:rPr>
              <w:rFonts w:ascii="Times New Roman" w:eastAsia="Times New Roman" w:hAnsi="Times New Roman" w:cs="Times New Roman"/>
              <w:sz w:val="24"/>
              <w:szCs w:val="24"/>
              <w:lang w:val="en-US" w:eastAsia="ru-RU"/>
            </w:rPr>
          </w:rPrChange>
        </w:rPr>
        <w:t xml:space="preserve"> 16.05.2020)</w:t>
      </w:r>
    </w:p>
    <w:p w14:paraId="107742F2" w14:textId="4D33100A" w:rsidR="00866229" w:rsidRPr="00B12333"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Change w:id="3076"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77" w:author="Борис Гогинян" w:date="2020-05-22T22:35:00Z">
            <w:rPr>
              <w:rFonts w:ascii="Times New Roman" w:eastAsia="Times New Roman" w:hAnsi="Times New Roman" w:cs="Times New Roman"/>
              <w:sz w:val="24"/>
              <w:szCs w:val="24"/>
              <w:lang w:val="en-US" w:eastAsia="ru-RU"/>
            </w:rPr>
          </w:rPrChange>
        </w:rPr>
        <w:t xml:space="preserve">F. J. Medina-Aguayo, R. G. Everitt Revisiting the balance heuristic for estimating normalising constants // Cornell University. – 2019. – URL: </w:t>
      </w:r>
      <w:r w:rsidR="00FB1DC8" w:rsidRPr="00B12333">
        <w:rPr>
          <w:sz w:val="28"/>
          <w:szCs w:val="28"/>
          <w:rPrChange w:id="3078" w:author="Борис Гогинян" w:date="2020-05-22T22:35:00Z">
            <w:rPr/>
          </w:rPrChange>
        </w:rPr>
        <w:fldChar w:fldCharType="begin"/>
      </w:r>
      <w:r w:rsidR="00FB1DC8" w:rsidRPr="00B12333">
        <w:rPr>
          <w:sz w:val="28"/>
          <w:szCs w:val="28"/>
          <w:lang w:val="en-US"/>
          <w:rPrChange w:id="3079" w:author="Борис Гогинян" w:date="2020-05-22T22:35:00Z">
            <w:rPr/>
          </w:rPrChange>
        </w:rPr>
        <w:instrText xml:space="preserve"> HYPERLINK "https://arxiv.org/pdf/1908.06514.pdf" </w:instrText>
      </w:r>
      <w:r w:rsidR="00FB1DC8" w:rsidRPr="00B12333">
        <w:rPr>
          <w:sz w:val="28"/>
          <w:szCs w:val="28"/>
          <w:rPrChange w:id="3080"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00661711" w:rsidRPr="00B12333">
        <w:rPr>
          <w:rStyle w:val="a3"/>
          <w:rFonts w:ascii="Times New Roman" w:eastAsia="Times New Roman" w:hAnsi="Times New Roman" w:cs="Times New Roman"/>
          <w:color w:val="auto"/>
          <w:sz w:val="28"/>
          <w:szCs w:val="28"/>
          <w:u w:val="none"/>
          <w:lang w:val="en-US" w:eastAsia="ru-RU"/>
          <w:rPrChange w:id="3081"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https://arxiv.org/pdf/1908.06514.pdf</w:t>
      </w:r>
      <w:r w:rsidR="00FB1DC8" w:rsidRPr="00B12333">
        <w:rPr>
          <w:rStyle w:val="a3"/>
          <w:rFonts w:ascii="Times New Roman" w:eastAsia="Times New Roman" w:hAnsi="Times New Roman" w:cs="Times New Roman"/>
          <w:color w:val="auto"/>
          <w:sz w:val="28"/>
          <w:szCs w:val="28"/>
          <w:u w:val="none"/>
          <w:lang w:val="en-US" w:eastAsia="ru-RU"/>
          <w:rPrChange w:id="3082"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p>
    <w:p w14:paraId="1E2E593A" w14:textId="008AD31F" w:rsidR="00661711" w:rsidRPr="00B12333" w:rsidRDefault="00661711" w:rsidP="00EB01A5">
      <w:pPr>
        <w:pStyle w:val="a5"/>
        <w:numPr>
          <w:ilvl w:val="0"/>
          <w:numId w:val="34"/>
        </w:numPr>
        <w:spacing w:line="360" w:lineRule="auto"/>
        <w:rPr>
          <w:rFonts w:ascii="Times New Roman" w:eastAsia="Times New Roman" w:hAnsi="Times New Roman" w:cs="Times New Roman"/>
          <w:sz w:val="28"/>
          <w:szCs w:val="28"/>
          <w:lang w:val="en-US" w:eastAsia="ru-RU"/>
          <w:rPrChange w:id="3083"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84" w:author="Борис Гогинян" w:date="2020-05-22T22:35:00Z">
            <w:rPr>
              <w:rFonts w:ascii="Times New Roman" w:eastAsia="Times New Roman" w:hAnsi="Times New Roman" w:cs="Times New Roman"/>
              <w:sz w:val="24"/>
              <w:szCs w:val="24"/>
              <w:lang w:val="en-US" w:eastAsia="ru-RU"/>
            </w:rPr>
          </w:rPrChange>
        </w:rPr>
        <w:lastRenderedPageBreak/>
        <w:t xml:space="preserve">PhotonGI cache LuxCoreRender URL: </w:t>
      </w:r>
      <w:r w:rsidR="00F02F57" w:rsidRPr="00B12333">
        <w:rPr>
          <w:rFonts w:ascii="Times New Roman" w:eastAsia="Times New Roman" w:hAnsi="Times New Roman" w:cs="Times New Roman"/>
          <w:sz w:val="28"/>
          <w:szCs w:val="28"/>
          <w:lang w:val="en-US" w:eastAsia="ru-RU"/>
          <w:rPrChange w:id="3085" w:author="Борис Гогинян" w:date="2020-05-22T22:35:00Z">
            <w:rPr>
              <w:rFonts w:ascii="Times New Roman" w:eastAsia="Times New Roman" w:hAnsi="Times New Roman" w:cs="Times New Roman"/>
              <w:sz w:val="24"/>
              <w:szCs w:val="24"/>
              <w:lang w:val="en-US" w:eastAsia="ru-RU"/>
            </w:rPr>
          </w:rPrChange>
        </w:rPr>
        <w:t xml:space="preserve">https://wiki.luxcorerender.org/PhotonGI </w:t>
      </w:r>
      <w:r w:rsidRPr="00B12333">
        <w:rPr>
          <w:rFonts w:ascii="Times New Roman" w:eastAsia="Times New Roman" w:hAnsi="Times New Roman" w:cs="Times New Roman"/>
          <w:sz w:val="28"/>
          <w:szCs w:val="28"/>
          <w:lang w:val="en-US" w:eastAsia="ru-RU"/>
          <w:rPrChange w:id="3086" w:author="Борис Гогинян" w:date="2020-05-22T22:35:00Z">
            <w:rPr>
              <w:rFonts w:ascii="Times New Roman" w:eastAsia="Times New Roman" w:hAnsi="Times New Roman" w:cs="Times New Roman"/>
              <w:sz w:val="24"/>
              <w:szCs w:val="24"/>
              <w:lang w:val="en-US" w:eastAsia="ru-RU"/>
            </w:rPr>
          </w:rPrChange>
        </w:rPr>
        <w:t>(</w:t>
      </w:r>
      <w:r w:rsidRPr="00B12333">
        <w:rPr>
          <w:rFonts w:ascii="Times New Roman" w:eastAsia="Times New Roman" w:hAnsi="Times New Roman" w:cs="Times New Roman"/>
          <w:sz w:val="28"/>
          <w:szCs w:val="28"/>
          <w:lang w:eastAsia="ru-RU"/>
          <w:rPrChange w:id="3087"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088"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89"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090" w:author="Борис Гогинян" w:date="2020-05-22T22:35:00Z">
            <w:rPr>
              <w:rFonts w:ascii="Times New Roman" w:eastAsia="Times New Roman" w:hAnsi="Times New Roman" w:cs="Times New Roman"/>
              <w:sz w:val="24"/>
              <w:szCs w:val="24"/>
              <w:lang w:val="en-US" w:eastAsia="ru-RU"/>
            </w:rPr>
          </w:rPrChange>
        </w:rPr>
        <w:t xml:space="preserve"> 17.05.2020)</w:t>
      </w:r>
    </w:p>
    <w:p w14:paraId="6DBC5CB7" w14:textId="77777777" w:rsidR="00F02F57" w:rsidRPr="00B12333" w:rsidRDefault="00F02F57" w:rsidP="00EB01A5">
      <w:pPr>
        <w:pStyle w:val="a5"/>
        <w:numPr>
          <w:ilvl w:val="0"/>
          <w:numId w:val="34"/>
        </w:numPr>
        <w:spacing w:line="360" w:lineRule="auto"/>
        <w:rPr>
          <w:rFonts w:ascii="Times New Roman" w:eastAsia="Times New Roman" w:hAnsi="Times New Roman" w:cs="Times New Roman"/>
          <w:sz w:val="28"/>
          <w:szCs w:val="28"/>
          <w:lang w:val="en-US" w:eastAsia="ru-RU"/>
          <w:rPrChange w:id="3091"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092" w:author="Борис Гогинян" w:date="2020-05-22T22:35:00Z">
            <w:rPr>
              <w:rFonts w:ascii="Times New Roman" w:eastAsia="Times New Roman" w:hAnsi="Times New Roman" w:cs="Times New Roman"/>
              <w:sz w:val="24"/>
              <w:szCs w:val="24"/>
              <w:lang w:val="en-US" w:eastAsia="ru-RU"/>
            </w:rPr>
          </w:rPrChange>
        </w:rPr>
        <w:t xml:space="preserve">Peak signal-to-noise ratio URL: </w:t>
      </w:r>
      <w:r w:rsidR="00FB1DC8" w:rsidRPr="00B12333">
        <w:rPr>
          <w:sz w:val="28"/>
          <w:szCs w:val="28"/>
          <w:rPrChange w:id="3093" w:author="Борис Гогинян" w:date="2020-05-22T22:35:00Z">
            <w:rPr/>
          </w:rPrChange>
        </w:rPr>
        <w:fldChar w:fldCharType="begin"/>
      </w:r>
      <w:r w:rsidR="00FB1DC8" w:rsidRPr="00B12333">
        <w:rPr>
          <w:sz w:val="28"/>
          <w:szCs w:val="28"/>
          <w:lang w:val="en-US"/>
          <w:rPrChange w:id="3094" w:author="Борис Гогинян" w:date="2020-05-22T22:35:00Z">
            <w:rPr/>
          </w:rPrChange>
        </w:rPr>
        <w:instrText xml:space="preserve"> HYPERLINK "https://en.wikipedia.org/wiki/Peak_signal-to-noise_ratio" </w:instrText>
      </w:r>
      <w:r w:rsidR="00FB1DC8" w:rsidRPr="00B12333">
        <w:rPr>
          <w:sz w:val="28"/>
          <w:szCs w:val="28"/>
          <w:rPrChange w:id="3095"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096"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https://en.wikipedia.org/wiki/Peak_signal-to-noise_ratio</w:t>
      </w:r>
      <w:r w:rsidR="00FB1DC8" w:rsidRPr="00B12333">
        <w:rPr>
          <w:rStyle w:val="a3"/>
          <w:rFonts w:ascii="Times New Roman" w:eastAsia="Times New Roman" w:hAnsi="Times New Roman" w:cs="Times New Roman"/>
          <w:color w:val="auto"/>
          <w:sz w:val="28"/>
          <w:szCs w:val="28"/>
          <w:u w:val="none"/>
          <w:lang w:val="en-US" w:eastAsia="ru-RU"/>
          <w:rPrChange w:id="3097"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098"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099"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100"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101"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102" w:author="Борис Гогинян" w:date="2020-05-22T22:35:00Z">
            <w:rPr>
              <w:rFonts w:ascii="Times New Roman" w:eastAsia="Times New Roman" w:hAnsi="Times New Roman" w:cs="Times New Roman"/>
              <w:sz w:val="24"/>
              <w:szCs w:val="24"/>
              <w:lang w:val="en-US" w:eastAsia="ru-RU"/>
            </w:rPr>
          </w:rPrChange>
        </w:rPr>
        <w:t xml:space="preserve"> 17.05.2020)</w:t>
      </w:r>
    </w:p>
    <w:p w14:paraId="51C4D5E0" w14:textId="3BB8F14E" w:rsidR="00F02F57" w:rsidRPr="00B12333" w:rsidRDefault="00F02F57" w:rsidP="00EB01A5">
      <w:pPr>
        <w:pStyle w:val="a5"/>
        <w:numPr>
          <w:ilvl w:val="0"/>
          <w:numId w:val="34"/>
        </w:numPr>
        <w:rPr>
          <w:rFonts w:ascii="Times New Roman" w:eastAsia="Times New Roman" w:hAnsi="Times New Roman" w:cs="Times New Roman"/>
          <w:sz w:val="28"/>
          <w:szCs w:val="28"/>
          <w:lang w:val="en-US" w:eastAsia="ru-RU"/>
          <w:rPrChange w:id="3103" w:author="Борис Гогинян" w:date="2020-05-22T22:35:00Z">
            <w:rPr>
              <w:rFonts w:ascii="Times New Roman" w:eastAsia="Times New Roman" w:hAnsi="Times New Roman" w:cs="Times New Roman"/>
              <w:sz w:val="24"/>
              <w:szCs w:val="24"/>
              <w:lang w:val="en-US" w:eastAsia="ru-RU"/>
            </w:rPr>
          </w:rPrChange>
        </w:rPr>
      </w:pPr>
      <w:r w:rsidRPr="00B12333">
        <w:rPr>
          <w:rFonts w:ascii="Times New Roman" w:eastAsia="Times New Roman" w:hAnsi="Times New Roman" w:cs="Times New Roman"/>
          <w:sz w:val="28"/>
          <w:szCs w:val="28"/>
          <w:lang w:val="en-US" w:eastAsia="ru-RU"/>
          <w:rPrChange w:id="3104" w:author="Борис Гогинян" w:date="2020-05-22T22:35:00Z">
            <w:rPr>
              <w:rFonts w:ascii="Times New Roman" w:eastAsia="Times New Roman" w:hAnsi="Times New Roman" w:cs="Times New Roman"/>
              <w:sz w:val="24"/>
              <w:szCs w:val="24"/>
              <w:lang w:val="en-US" w:eastAsia="ru-RU"/>
            </w:rPr>
          </w:rPrChange>
        </w:rPr>
        <w:t xml:space="preserve">skimage.metrics.peak_signal_noise_ratio(*) URL: </w:t>
      </w:r>
      <w:r w:rsidR="00FB1DC8" w:rsidRPr="00B12333">
        <w:rPr>
          <w:sz w:val="28"/>
          <w:szCs w:val="28"/>
          <w:rPrChange w:id="3105" w:author="Борис Гогинян" w:date="2020-05-22T22:35:00Z">
            <w:rPr/>
          </w:rPrChange>
        </w:rPr>
        <w:fldChar w:fldCharType="begin"/>
      </w:r>
      <w:r w:rsidR="00FB1DC8" w:rsidRPr="00B12333">
        <w:rPr>
          <w:sz w:val="28"/>
          <w:szCs w:val="28"/>
          <w:lang w:val="en-US"/>
          <w:rPrChange w:id="3106" w:author="Борис Гогинян" w:date="2020-05-22T22:35:00Z">
            <w:rPr/>
          </w:rPrChange>
        </w:rPr>
        <w:instrText xml:space="preserve"> HYPERLINK "https://github.com/scikit-image/scikit-image/blob/181788f5ae16535b560e3bec44033a5b3a52cdb6/skimage/metrics/simple_metrics.py" \l "L108" </w:instrText>
      </w:r>
      <w:r w:rsidR="00FB1DC8" w:rsidRPr="00B12333">
        <w:rPr>
          <w:sz w:val="28"/>
          <w:szCs w:val="28"/>
          <w:rPrChange w:id="3107"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separate"/>
      </w:r>
      <w:r w:rsidRPr="00B12333">
        <w:rPr>
          <w:rStyle w:val="a3"/>
          <w:rFonts w:ascii="Times New Roman" w:eastAsia="Times New Roman" w:hAnsi="Times New Roman" w:cs="Times New Roman"/>
          <w:color w:val="auto"/>
          <w:sz w:val="28"/>
          <w:szCs w:val="28"/>
          <w:u w:val="none"/>
          <w:lang w:val="en-US" w:eastAsia="ru-RU"/>
          <w:rPrChange w:id="3108" w:author="Борис Гогинян" w:date="2020-05-22T22:35:00Z">
            <w:rPr>
              <w:rStyle w:val="a3"/>
              <w:rFonts w:ascii="Times New Roman" w:eastAsia="Times New Roman" w:hAnsi="Times New Roman" w:cs="Times New Roman"/>
              <w:color w:val="auto"/>
              <w:sz w:val="24"/>
              <w:szCs w:val="24"/>
              <w:u w:val="none"/>
              <w:lang w:val="en-US" w:eastAsia="ru-RU"/>
            </w:rPr>
          </w:rPrChange>
        </w:rPr>
        <w:t>https://github.com/scikit-image/scikit-image/blob/181788f5ae16535b560e3bec44033a5b3a52cdb6/skimage/metrics/simple_metrics.py#L108</w:t>
      </w:r>
      <w:r w:rsidR="00FB1DC8" w:rsidRPr="00B12333">
        <w:rPr>
          <w:rStyle w:val="a3"/>
          <w:rFonts w:ascii="Times New Roman" w:eastAsia="Times New Roman" w:hAnsi="Times New Roman" w:cs="Times New Roman"/>
          <w:color w:val="auto"/>
          <w:sz w:val="28"/>
          <w:szCs w:val="28"/>
          <w:u w:val="none"/>
          <w:lang w:val="en-US" w:eastAsia="ru-RU"/>
          <w:rPrChange w:id="3109" w:author="Борис Гогинян" w:date="2020-05-22T22:35:00Z">
            <w:rPr>
              <w:rStyle w:val="a3"/>
              <w:rFonts w:ascii="Times New Roman" w:eastAsia="Times New Roman" w:hAnsi="Times New Roman" w:cs="Times New Roman"/>
              <w:color w:val="auto"/>
              <w:sz w:val="24"/>
              <w:szCs w:val="24"/>
              <w:u w:val="none"/>
              <w:lang w:val="en-US" w:eastAsia="ru-RU"/>
            </w:rPr>
          </w:rPrChange>
        </w:rPr>
        <w:fldChar w:fldCharType="end"/>
      </w:r>
      <w:r w:rsidRPr="00B12333">
        <w:rPr>
          <w:rFonts w:ascii="Times New Roman" w:eastAsia="Times New Roman" w:hAnsi="Times New Roman" w:cs="Times New Roman"/>
          <w:sz w:val="28"/>
          <w:szCs w:val="28"/>
          <w:lang w:val="en-US" w:eastAsia="ru-RU"/>
          <w:rPrChange w:id="3110"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111" w:author="Борис Гогинян" w:date="2020-05-22T22:35:00Z">
            <w:rPr>
              <w:rFonts w:ascii="Times New Roman" w:eastAsia="Times New Roman" w:hAnsi="Times New Roman" w:cs="Times New Roman"/>
              <w:sz w:val="24"/>
              <w:szCs w:val="24"/>
              <w:lang w:eastAsia="ru-RU"/>
            </w:rPr>
          </w:rPrChange>
        </w:rPr>
        <w:t>дата</w:t>
      </w:r>
      <w:r w:rsidRPr="00B12333">
        <w:rPr>
          <w:rFonts w:ascii="Times New Roman" w:eastAsia="Times New Roman" w:hAnsi="Times New Roman" w:cs="Times New Roman"/>
          <w:sz w:val="28"/>
          <w:szCs w:val="28"/>
          <w:lang w:val="en-US" w:eastAsia="ru-RU"/>
          <w:rPrChange w:id="3112" w:author="Борис Гогинян" w:date="2020-05-22T22:35:00Z">
            <w:rPr>
              <w:rFonts w:ascii="Times New Roman" w:eastAsia="Times New Roman" w:hAnsi="Times New Roman" w:cs="Times New Roman"/>
              <w:sz w:val="24"/>
              <w:szCs w:val="24"/>
              <w:lang w:val="en-US" w:eastAsia="ru-RU"/>
            </w:rPr>
          </w:rPrChange>
        </w:rPr>
        <w:t xml:space="preserve"> </w:t>
      </w:r>
      <w:r w:rsidRPr="00B12333">
        <w:rPr>
          <w:rFonts w:ascii="Times New Roman" w:eastAsia="Times New Roman" w:hAnsi="Times New Roman" w:cs="Times New Roman"/>
          <w:sz w:val="28"/>
          <w:szCs w:val="28"/>
          <w:lang w:eastAsia="ru-RU"/>
          <w:rPrChange w:id="3113" w:author="Борис Гогинян" w:date="2020-05-22T22:35:00Z">
            <w:rPr>
              <w:rFonts w:ascii="Times New Roman" w:eastAsia="Times New Roman" w:hAnsi="Times New Roman" w:cs="Times New Roman"/>
              <w:sz w:val="24"/>
              <w:szCs w:val="24"/>
              <w:lang w:eastAsia="ru-RU"/>
            </w:rPr>
          </w:rPrChange>
        </w:rPr>
        <w:t>обращения</w:t>
      </w:r>
      <w:r w:rsidRPr="00B12333">
        <w:rPr>
          <w:rFonts w:ascii="Times New Roman" w:eastAsia="Times New Roman" w:hAnsi="Times New Roman" w:cs="Times New Roman"/>
          <w:sz w:val="28"/>
          <w:szCs w:val="28"/>
          <w:lang w:val="en-US" w:eastAsia="ru-RU"/>
          <w:rPrChange w:id="3114" w:author="Борис Гогинян" w:date="2020-05-22T22:35:00Z">
            <w:rPr>
              <w:rFonts w:ascii="Times New Roman" w:eastAsia="Times New Roman" w:hAnsi="Times New Roman" w:cs="Times New Roman"/>
              <w:sz w:val="24"/>
              <w:szCs w:val="24"/>
              <w:lang w:val="en-US" w:eastAsia="ru-RU"/>
            </w:rPr>
          </w:rPrChange>
        </w:rPr>
        <w:t xml:space="preserve"> 17.05.2020)</w:t>
      </w:r>
    </w:p>
    <w:p w14:paraId="68D20C2C" w14:textId="77777777" w:rsidR="00F02F57" w:rsidRPr="00B12333" w:rsidRDefault="00F02F57" w:rsidP="00F02F57">
      <w:pPr>
        <w:spacing w:line="360" w:lineRule="auto"/>
        <w:ind w:left="360"/>
        <w:rPr>
          <w:rFonts w:ascii="Times New Roman" w:eastAsia="Times New Roman" w:hAnsi="Times New Roman" w:cs="Times New Roman"/>
          <w:sz w:val="28"/>
          <w:szCs w:val="28"/>
          <w:lang w:val="en-US" w:eastAsia="ru-RU"/>
          <w:rPrChange w:id="3115" w:author="Борис Гогинян" w:date="2020-05-22T22:35:00Z">
            <w:rPr>
              <w:rFonts w:ascii="Times New Roman" w:eastAsia="Times New Roman" w:hAnsi="Times New Roman" w:cs="Times New Roman"/>
              <w:sz w:val="24"/>
              <w:szCs w:val="24"/>
              <w:lang w:val="en-US" w:eastAsia="ru-RU"/>
            </w:rPr>
          </w:rPrChange>
        </w:rPr>
      </w:pPr>
    </w:p>
    <w:p w14:paraId="3C633C1A" w14:textId="7AFD9938" w:rsidR="00C12699" w:rsidRPr="00B12333" w:rsidRDefault="00C12699" w:rsidP="00C12699">
      <w:pPr>
        <w:spacing w:after="0" w:line="360" w:lineRule="auto"/>
        <w:rPr>
          <w:rFonts w:ascii="Times New Roman" w:eastAsia="Times New Roman" w:hAnsi="Times New Roman" w:cs="Times New Roman"/>
          <w:sz w:val="28"/>
          <w:szCs w:val="28"/>
          <w:lang w:val="en-US" w:eastAsia="ru-RU"/>
          <w:rPrChange w:id="3116" w:author="Борис Гогинян" w:date="2020-05-22T22:35:00Z">
            <w:rPr>
              <w:rFonts w:ascii="Times New Roman" w:eastAsia="Times New Roman" w:hAnsi="Times New Roman" w:cs="Times New Roman"/>
              <w:sz w:val="24"/>
              <w:szCs w:val="24"/>
              <w:lang w:val="en-US" w:eastAsia="ru-RU"/>
            </w:rPr>
          </w:rPrChange>
        </w:rPr>
      </w:pPr>
    </w:p>
    <w:p w14:paraId="42CA0435" w14:textId="0B5170C8" w:rsidR="00C12699" w:rsidRPr="00AD4BD2" w:rsidRDefault="00C12699" w:rsidP="00C12699">
      <w:pPr>
        <w:rPr>
          <w:rFonts w:ascii="Times New Roman" w:hAnsi="Times New Roman" w:cs="Times New Roman"/>
          <w:sz w:val="28"/>
          <w:szCs w:val="28"/>
          <w:lang w:val="en-US"/>
        </w:rPr>
      </w:pPr>
    </w:p>
    <w:p w14:paraId="1DCC3B45" w14:textId="77777777" w:rsidR="00F02F57" w:rsidRPr="00AD4BD2" w:rsidRDefault="00F02F57">
      <w:pPr>
        <w:rPr>
          <w:rFonts w:ascii="Times New Roman" w:hAnsi="Times New Roman" w:cs="Times New Roman"/>
          <w:sz w:val="28"/>
          <w:szCs w:val="28"/>
          <w:lang w:val="en-US"/>
        </w:rPr>
      </w:pPr>
      <w:r w:rsidRPr="00AD4BD2">
        <w:rPr>
          <w:rFonts w:ascii="Times New Roman" w:hAnsi="Times New Roman" w:cs="Times New Roman"/>
          <w:sz w:val="28"/>
          <w:szCs w:val="28"/>
          <w:lang w:val="en-US"/>
        </w:rPr>
        <w:br w:type="page"/>
      </w:r>
    </w:p>
    <w:p w14:paraId="653924E7" w14:textId="449324F7" w:rsidR="001A64F6" w:rsidRPr="00AD4BD2" w:rsidRDefault="00F02F57">
      <w:pPr>
        <w:rPr>
          <w:ins w:id="3117" w:author="Борис Гогинян" w:date="2020-05-22T22:09:00Z"/>
          <w:rFonts w:ascii="Times New Roman" w:hAnsi="Times New Roman" w:cs="Times New Roman"/>
          <w:b/>
          <w:sz w:val="28"/>
          <w:szCs w:val="28"/>
        </w:rPr>
        <w:pPrChange w:id="3118" w:author="Борис Гогинян" w:date="2020-05-22T22:08:00Z">
          <w:pPr>
            <w:jc w:val="center"/>
          </w:pPr>
        </w:pPrChange>
      </w:pPr>
      <w:del w:id="3119" w:author="Борис Гогинян" w:date="2020-05-22T22:08:00Z">
        <w:r w:rsidRPr="00B12333" w:rsidDel="001A64F6">
          <w:rPr>
            <w:rFonts w:ascii="Times New Roman" w:hAnsi="Times New Roman" w:cs="Times New Roman"/>
            <w:b/>
            <w:sz w:val="28"/>
            <w:szCs w:val="28"/>
            <w:rPrChange w:id="3120" w:author="Борис Гогинян" w:date="2020-05-22T22:35:00Z">
              <w:rPr>
                <w:rFonts w:ascii="Times New Roman" w:hAnsi="Times New Roman" w:cs="Times New Roman"/>
                <w:b/>
                <w:sz w:val="36"/>
                <w:szCs w:val="24"/>
              </w:rPr>
            </w:rPrChange>
          </w:rPr>
          <w:lastRenderedPageBreak/>
          <w:delText>Приложения</w:delText>
        </w:r>
      </w:del>
      <w:ins w:id="3121" w:author="Борис Гогинян" w:date="2020-05-22T22:08:00Z">
        <w:r w:rsidR="001A64F6" w:rsidRPr="00B12333">
          <w:rPr>
            <w:rFonts w:ascii="Times New Roman" w:hAnsi="Times New Roman" w:cs="Times New Roman"/>
            <w:b/>
            <w:sz w:val="28"/>
            <w:szCs w:val="28"/>
            <w:rPrChange w:id="3122" w:author="Борис Гогинян" w:date="2020-05-22T22:35:00Z">
              <w:rPr>
                <w:rFonts w:ascii="Times New Roman" w:hAnsi="Times New Roman" w:cs="Times New Roman"/>
                <w:b/>
                <w:sz w:val="36"/>
                <w:szCs w:val="24"/>
              </w:rPr>
            </w:rPrChange>
          </w:rPr>
          <w:t>Приложение А</w:t>
        </w:r>
      </w:ins>
    </w:p>
    <w:p w14:paraId="75B9A53A" w14:textId="02281D29" w:rsidR="001A64F6" w:rsidRPr="00B12333" w:rsidRDefault="001A64F6">
      <w:pPr>
        <w:pStyle w:val="a5"/>
        <w:numPr>
          <w:ilvl w:val="0"/>
          <w:numId w:val="14"/>
        </w:numPr>
        <w:rPr>
          <w:ins w:id="3123" w:author="Борис Гогинян" w:date="2020-05-22T22:09:00Z"/>
          <w:rFonts w:ascii="Times New Roman" w:hAnsi="Times New Roman" w:cs="Times New Roman"/>
          <w:sz w:val="28"/>
          <w:szCs w:val="28"/>
          <w:rPrChange w:id="3124" w:author="Борис Гогинян" w:date="2020-05-22T22:35:00Z">
            <w:rPr>
              <w:ins w:id="3125" w:author="Борис Гогинян" w:date="2020-05-22T22:09:00Z"/>
              <w:rFonts w:ascii="Times New Roman" w:hAnsi="Times New Roman" w:cs="Times New Roman"/>
              <w:sz w:val="28"/>
              <w:szCs w:val="24"/>
              <w:lang w:val="en-US"/>
            </w:rPr>
          </w:rPrChange>
        </w:rPr>
        <w:pPrChange w:id="3126" w:author="Борис Гогинян" w:date="2020-05-22T22:11:00Z">
          <w:pPr/>
        </w:pPrChange>
      </w:pPr>
      <w:ins w:id="3127" w:author="Борис Гогинян" w:date="2020-05-22T22:09:00Z">
        <w:r w:rsidRPr="00B12333">
          <w:rPr>
            <w:rFonts w:ascii="Times New Roman" w:hAnsi="Times New Roman" w:cs="Times New Roman"/>
            <w:sz w:val="28"/>
            <w:szCs w:val="28"/>
            <w:rPrChange w:id="3128" w:author="Борис Гогинян" w:date="2020-05-22T22:35:00Z">
              <w:rPr/>
            </w:rPrChange>
          </w:rPr>
          <w:t xml:space="preserve">Псевдокод алгоритма </w:t>
        </w:r>
        <w:r w:rsidRPr="00B12333">
          <w:rPr>
            <w:rFonts w:ascii="Times New Roman" w:hAnsi="Times New Roman" w:cs="Times New Roman"/>
            <w:sz w:val="28"/>
            <w:szCs w:val="28"/>
            <w:lang w:val="en-US"/>
            <w:rPrChange w:id="3129" w:author="Борис Гогинян" w:date="2020-05-22T22:35:00Z">
              <w:rPr>
                <w:lang w:val="en-US"/>
              </w:rPr>
            </w:rPrChange>
          </w:rPr>
          <w:t>Path</w:t>
        </w:r>
        <w:r w:rsidRPr="00B12333">
          <w:rPr>
            <w:rFonts w:ascii="Times New Roman" w:hAnsi="Times New Roman" w:cs="Times New Roman"/>
            <w:sz w:val="28"/>
            <w:szCs w:val="28"/>
            <w:rPrChange w:id="3130" w:author="Борис Гогинян" w:date="2020-05-22T22:35:00Z">
              <w:rPr>
                <w:rFonts w:ascii="Times New Roman" w:hAnsi="Times New Roman" w:cs="Times New Roman"/>
                <w:sz w:val="28"/>
                <w:szCs w:val="24"/>
                <w:lang w:val="en-US"/>
              </w:rPr>
            </w:rPrChange>
          </w:rPr>
          <w:t>-</w:t>
        </w:r>
        <w:r w:rsidRPr="00B12333">
          <w:rPr>
            <w:rFonts w:ascii="Times New Roman" w:hAnsi="Times New Roman" w:cs="Times New Roman"/>
            <w:sz w:val="28"/>
            <w:szCs w:val="28"/>
            <w:lang w:val="en-US"/>
            <w:rPrChange w:id="3131" w:author="Борис Гогинян" w:date="2020-05-22T22:35:00Z">
              <w:rPr>
                <w:lang w:val="en-US"/>
              </w:rPr>
            </w:rPrChange>
          </w:rPr>
          <w:t>tracing</w:t>
        </w:r>
      </w:ins>
    </w:p>
    <w:p w14:paraId="3CEEDA9E"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132" w:author="Борис Гогинян" w:date="2020-05-22T22:11:00Z"/>
          <w:rFonts w:ascii="Consolas" w:eastAsia="Times New Roman" w:hAnsi="Consolas" w:cs="Times New Roman"/>
          <w:color w:val="5C5C5C"/>
          <w:sz w:val="20"/>
          <w:szCs w:val="28"/>
          <w:lang w:eastAsia="ru-RU"/>
          <w:rPrChange w:id="3133" w:author="Борис Гогинян" w:date="2020-05-22T22:48:00Z">
            <w:rPr>
              <w:ins w:id="3134" w:author="Борис Гогинян" w:date="2020-05-22T22:11:00Z"/>
              <w:rFonts w:ascii="Consolas" w:eastAsia="Times New Roman" w:hAnsi="Consolas" w:cs="Times New Roman"/>
              <w:color w:val="5C5C5C"/>
              <w:sz w:val="18"/>
              <w:szCs w:val="18"/>
              <w:lang w:eastAsia="ru-RU"/>
            </w:rPr>
          </w:rPrChange>
        </w:rPr>
        <w:pPrChange w:id="3135"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136" w:author="Борис Гогинян" w:date="2020-05-22T22:11:00Z">
        <w:r w:rsidRPr="003554F8">
          <w:rPr>
            <w:rFonts w:ascii="Consolas" w:eastAsia="Times New Roman" w:hAnsi="Consolas" w:cs="Times New Roman"/>
            <w:color w:val="000000"/>
            <w:sz w:val="20"/>
            <w:szCs w:val="28"/>
            <w:bdr w:val="none" w:sz="0" w:space="0" w:color="auto" w:frame="1"/>
            <w:lang w:eastAsia="ru-RU"/>
            <w:rPrChange w:id="3137" w:author="Борис Гогинян" w:date="2020-05-22T22:48:00Z">
              <w:rPr>
                <w:rFonts w:ascii="Consolas" w:eastAsia="Times New Roman" w:hAnsi="Consolas" w:cs="Times New Roman"/>
                <w:color w:val="000000"/>
                <w:sz w:val="18"/>
                <w:szCs w:val="18"/>
                <w:bdr w:val="none" w:sz="0" w:space="0" w:color="auto" w:frame="1"/>
                <w:lang w:eastAsia="ru-RU"/>
              </w:rPr>
            </w:rPrChange>
          </w:rPr>
          <w:t>Trace(ray){  </w:t>
        </w:r>
      </w:ins>
    </w:p>
    <w:p w14:paraId="3245B977"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138" w:author="Борис Гогинян" w:date="2020-05-22T22:11:00Z"/>
          <w:rFonts w:ascii="Consolas" w:eastAsia="Times New Roman" w:hAnsi="Consolas" w:cs="Times New Roman"/>
          <w:color w:val="5C5C5C"/>
          <w:sz w:val="20"/>
          <w:szCs w:val="28"/>
          <w:lang w:val="en-US" w:eastAsia="ru-RU"/>
          <w:rPrChange w:id="3139" w:author="Борис Гогинян" w:date="2020-05-22T22:48:00Z">
            <w:rPr>
              <w:ins w:id="3140" w:author="Борис Гогинян" w:date="2020-05-22T22:11:00Z"/>
              <w:rFonts w:ascii="Consolas" w:eastAsia="Times New Roman" w:hAnsi="Consolas" w:cs="Times New Roman"/>
              <w:color w:val="5C5C5C"/>
              <w:sz w:val="18"/>
              <w:szCs w:val="18"/>
              <w:lang w:val="en-US" w:eastAsia="ru-RU"/>
            </w:rPr>
          </w:rPrChange>
        </w:rPr>
        <w:pPrChange w:id="3141"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142"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4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(object, vec_x) = FirstIntersect(ray)  </w:t>
        </w:r>
      </w:ins>
    </w:p>
    <w:p w14:paraId="37E8CA72"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144" w:author="Борис Гогинян" w:date="2020-05-22T22:11:00Z"/>
          <w:rFonts w:ascii="Consolas" w:eastAsia="Times New Roman" w:hAnsi="Consolas" w:cs="Times New Roman"/>
          <w:color w:val="5C5C5C"/>
          <w:sz w:val="20"/>
          <w:szCs w:val="28"/>
          <w:lang w:val="en-US" w:eastAsia="ru-RU"/>
          <w:rPrChange w:id="3145" w:author="Борис Гогинян" w:date="2020-05-22T22:48:00Z">
            <w:rPr>
              <w:ins w:id="3146" w:author="Борис Гогинян" w:date="2020-05-22T22:11:00Z"/>
              <w:rFonts w:ascii="Consolas" w:eastAsia="Times New Roman" w:hAnsi="Consolas" w:cs="Times New Roman"/>
              <w:color w:val="5C5C5C"/>
              <w:sz w:val="18"/>
              <w:szCs w:val="18"/>
              <w:lang w:val="en-US" w:eastAsia="ru-RU"/>
            </w:rPr>
          </w:rPrChange>
        </w:rPr>
        <w:pPrChange w:id="3147"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148"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4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w:t>
        </w:r>
        <w:r w:rsidRPr="003554F8">
          <w:rPr>
            <w:rFonts w:ascii="Consolas" w:eastAsia="Times New Roman" w:hAnsi="Consolas" w:cs="Times New Roman"/>
            <w:b/>
            <w:bCs/>
            <w:color w:val="006699"/>
            <w:sz w:val="20"/>
            <w:szCs w:val="28"/>
            <w:bdr w:val="none" w:sz="0" w:space="0" w:color="auto" w:frame="1"/>
            <w:lang w:val="en-US" w:eastAsia="ru-RU"/>
            <w:rPrChange w:id="3150" w:author="Борис Гогинян" w:date="2020-05-22T22:48:00Z">
              <w:rPr>
                <w:rFonts w:ascii="Consolas" w:eastAsia="Times New Roman" w:hAnsi="Consolas" w:cs="Times New Roman"/>
                <w:b/>
                <w:bCs/>
                <w:color w:val="006699"/>
                <w:sz w:val="18"/>
                <w:szCs w:val="18"/>
                <w:bdr w:val="none" w:sz="0" w:space="0" w:color="auto" w:frame="1"/>
                <w:lang w:val="en-US" w:eastAsia="ru-RU"/>
              </w:rPr>
            </w:rPrChange>
          </w:rPr>
          <w:t>if</w:t>
        </w:r>
        <w:r w:rsidRPr="003554F8">
          <w:rPr>
            <w:rFonts w:ascii="Consolas" w:eastAsia="Times New Roman" w:hAnsi="Consolas" w:cs="Times New Roman"/>
            <w:color w:val="000000"/>
            <w:sz w:val="20"/>
            <w:szCs w:val="28"/>
            <w:bdr w:val="none" w:sz="0" w:space="0" w:color="auto" w:frame="1"/>
            <w:lang w:val="en-US" w:eastAsia="ru-RU"/>
            <w:rPrChange w:id="315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!(intersection) </w:t>
        </w:r>
        <w:r w:rsidRPr="003554F8">
          <w:rPr>
            <w:rFonts w:ascii="Consolas" w:eastAsia="Times New Roman" w:hAnsi="Consolas" w:cs="Times New Roman"/>
            <w:color w:val="008200"/>
            <w:sz w:val="20"/>
            <w:szCs w:val="28"/>
            <w:bdr w:val="none" w:sz="0" w:space="0" w:color="auto" w:frame="1"/>
            <w:lang w:val="en-US" w:eastAsia="ru-RU"/>
            <w:rPrChange w:id="3152" w:author="Борис Гогинян" w:date="2020-05-22T22:48:00Z">
              <w:rPr>
                <w:rFonts w:ascii="Consolas" w:eastAsia="Times New Roman" w:hAnsi="Consolas" w:cs="Times New Roman"/>
                <w:color w:val="008200"/>
                <w:sz w:val="18"/>
                <w:szCs w:val="18"/>
                <w:bdr w:val="none" w:sz="0" w:space="0" w:color="auto" w:frame="1"/>
                <w:lang w:val="en-US" w:eastAsia="ru-RU"/>
              </w:rPr>
            </w:rPrChange>
          </w:rPr>
          <w:t>// </w:t>
        </w:r>
        <w:r w:rsidRPr="003554F8">
          <w:rPr>
            <w:rFonts w:ascii="Consolas" w:eastAsia="Times New Roman" w:hAnsi="Consolas" w:cs="Times New Roman"/>
            <w:color w:val="008200"/>
            <w:sz w:val="20"/>
            <w:szCs w:val="28"/>
            <w:bdr w:val="none" w:sz="0" w:space="0" w:color="auto" w:frame="1"/>
            <w:lang w:eastAsia="ru-RU"/>
            <w:rPrChange w:id="3153" w:author="Борис Гогинян" w:date="2020-05-22T22:48:00Z">
              <w:rPr>
                <w:rFonts w:ascii="Consolas" w:eastAsia="Times New Roman" w:hAnsi="Consolas" w:cs="Times New Roman"/>
                <w:color w:val="008200"/>
                <w:sz w:val="18"/>
                <w:szCs w:val="18"/>
                <w:bdr w:val="none" w:sz="0" w:space="0" w:color="auto" w:frame="1"/>
                <w:lang w:eastAsia="ru-RU"/>
              </w:rPr>
            </w:rPrChange>
          </w:rPr>
          <w:t>нет пересечения</w:t>
        </w:r>
      </w:ins>
    </w:p>
    <w:p w14:paraId="78AB4470"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154" w:author="Борис Гогинян" w:date="2020-05-22T22:11:00Z"/>
          <w:rFonts w:ascii="Consolas" w:eastAsia="Times New Roman" w:hAnsi="Consolas" w:cs="Times New Roman"/>
          <w:color w:val="5C5C5C"/>
          <w:sz w:val="20"/>
          <w:szCs w:val="28"/>
          <w:lang w:val="en-US" w:eastAsia="ru-RU"/>
          <w:rPrChange w:id="3155" w:author="Борис Гогинян" w:date="2020-05-22T22:48:00Z">
            <w:rPr>
              <w:ins w:id="3156" w:author="Борис Гогинян" w:date="2020-05-22T22:11:00Z"/>
              <w:rFonts w:ascii="Consolas" w:eastAsia="Times New Roman" w:hAnsi="Consolas" w:cs="Times New Roman"/>
              <w:color w:val="5C5C5C"/>
              <w:sz w:val="18"/>
              <w:szCs w:val="18"/>
              <w:lang w:val="en-US" w:eastAsia="ru-RU"/>
            </w:rPr>
          </w:rPrChange>
        </w:rPr>
        <w:pPrChange w:id="3157"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158"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5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w:t>
        </w:r>
        <w:r w:rsidRPr="003554F8">
          <w:rPr>
            <w:rFonts w:ascii="Consolas" w:eastAsia="Times New Roman" w:hAnsi="Consolas" w:cs="Times New Roman"/>
            <w:b/>
            <w:bCs/>
            <w:color w:val="006699"/>
            <w:sz w:val="20"/>
            <w:szCs w:val="28"/>
            <w:bdr w:val="none" w:sz="0" w:space="0" w:color="auto" w:frame="1"/>
            <w:lang w:val="en-US" w:eastAsia="ru-RU"/>
            <w:rPrChange w:id="3160" w:author="Борис Гогинян" w:date="2020-05-22T22:48:00Z">
              <w:rPr>
                <w:rFonts w:ascii="Consolas" w:eastAsia="Times New Roman" w:hAnsi="Consolas" w:cs="Times New Roman"/>
                <w:b/>
                <w:bCs/>
                <w:color w:val="006699"/>
                <w:sz w:val="18"/>
                <w:szCs w:val="18"/>
                <w:bdr w:val="none" w:sz="0" w:space="0" w:color="auto" w:frame="1"/>
                <w:lang w:val="en-US" w:eastAsia="ru-RU"/>
              </w:rPr>
            </w:rPrChange>
          </w:rPr>
          <w:t>return</w:t>
        </w:r>
        <w:r w:rsidRPr="003554F8">
          <w:rPr>
            <w:rFonts w:ascii="Consolas" w:eastAsia="Times New Roman" w:hAnsi="Consolas" w:cs="Times New Roman"/>
            <w:color w:val="000000"/>
            <w:sz w:val="20"/>
            <w:szCs w:val="28"/>
            <w:bdr w:val="none" w:sz="0" w:space="0" w:color="auto" w:frame="1"/>
            <w:lang w:val="en-US" w:eastAsia="ru-RU"/>
            <w:rPrChange w:id="3161"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L_sky  </w:t>
        </w:r>
      </w:ins>
    </w:p>
    <w:p w14:paraId="5D6D7266"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162" w:author="Борис Гогинян" w:date="2020-05-22T22:11:00Z"/>
          <w:rFonts w:ascii="Consolas" w:eastAsia="Times New Roman" w:hAnsi="Consolas" w:cs="Times New Roman"/>
          <w:color w:val="5C5C5C"/>
          <w:sz w:val="20"/>
          <w:szCs w:val="28"/>
          <w:lang w:val="en-US" w:eastAsia="ru-RU"/>
          <w:rPrChange w:id="3163" w:author="Борис Гогинян" w:date="2020-05-22T22:48:00Z">
            <w:rPr>
              <w:ins w:id="3164" w:author="Борис Гогинян" w:date="2020-05-22T22:11:00Z"/>
              <w:rFonts w:ascii="Consolas" w:eastAsia="Times New Roman" w:hAnsi="Consolas" w:cs="Times New Roman"/>
              <w:color w:val="5C5C5C"/>
              <w:sz w:val="18"/>
              <w:szCs w:val="18"/>
              <w:lang w:val="en-US" w:eastAsia="ru-RU"/>
            </w:rPr>
          </w:rPrChange>
        </w:rPr>
        <w:pPrChange w:id="3165"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166"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67"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w:t>
        </w:r>
      </w:ins>
    </w:p>
    <w:p w14:paraId="4ACA9AAE"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168" w:author="Борис Гогинян" w:date="2020-05-22T22:11:00Z"/>
          <w:rFonts w:ascii="Consolas" w:eastAsia="Times New Roman" w:hAnsi="Consolas" w:cs="Times New Roman"/>
          <w:color w:val="5C5C5C"/>
          <w:sz w:val="20"/>
          <w:szCs w:val="28"/>
          <w:lang w:val="en-US" w:eastAsia="ru-RU"/>
          <w:rPrChange w:id="3169" w:author="Борис Гогинян" w:date="2020-05-22T22:48:00Z">
            <w:rPr>
              <w:ins w:id="3170" w:author="Борис Гогинян" w:date="2020-05-22T22:11:00Z"/>
              <w:rFonts w:ascii="Consolas" w:eastAsia="Times New Roman" w:hAnsi="Consolas" w:cs="Times New Roman"/>
              <w:color w:val="5C5C5C"/>
              <w:sz w:val="18"/>
              <w:szCs w:val="18"/>
              <w:lang w:val="en-US" w:eastAsia="ru-RU"/>
            </w:rPr>
          </w:rPrChange>
        </w:rPr>
        <w:pPrChange w:id="3171"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172"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7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color = L_e(vec_x, -ray.direction ) + DirectLightsource(vec_x, -ray.direction)  </w:t>
        </w:r>
      </w:ins>
    </w:p>
    <w:p w14:paraId="599CE711"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174" w:author="Борис Гогинян" w:date="2020-05-22T22:11:00Z"/>
          <w:rFonts w:ascii="Consolas" w:eastAsia="Times New Roman" w:hAnsi="Consolas" w:cs="Times New Roman"/>
          <w:color w:val="5C5C5C"/>
          <w:sz w:val="20"/>
          <w:szCs w:val="28"/>
          <w:lang w:val="en-US" w:eastAsia="ru-RU"/>
          <w:rPrChange w:id="3175" w:author="Борис Гогинян" w:date="2020-05-22T22:48:00Z">
            <w:rPr>
              <w:ins w:id="3176" w:author="Борис Гогинян" w:date="2020-05-22T22:11:00Z"/>
              <w:rFonts w:ascii="Consolas" w:eastAsia="Times New Roman" w:hAnsi="Consolas" w:cs="Times New Roman"/>
              <w:color w:val="5C5C5C"/>
              <w:sz w:val="18"/>
              <w:szCs w:val="18"/>
              <w:lang w:val="en-US" w:eastAsia="ru-RU"/>
            </w:rPr>
          </w:rPrChange>
        </w:rPr>
        <w:pPrChange w:id="3177"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178"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7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prob = BRDFSampling(-ray.direction, normal, newray)  </w:t>
        </w:r>
      </w:ins>
    </w:p>
    <w:p w14:paraId="7359598E"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180" w:author="Борис Гогинян" w:date="2020-05-22T22:11:00Z"/>
          <w:rFonts w:ascii="Consolas" w:eastAsia="Times New Roman" w:hAnsi="Consolas" w:cs="Times New Roman"/>
          <w:color w:val="5C5C5C"/>
          <w:sz w:val="20"/>
          <w:szCs w:val="28"/>
          <w:lang w:eastAsia="ru-RU"/>
          <w:rPrChange w:id="3181" w:author="Борис Гогинян" w:date="2020-05-22T22:48:00Z">
            <w:rPr>
              <w:ins w:id="3182" w:author="Борис Гогинян" w:date="2020-05-22T22:11:00Z"/>
              <w:rFonts w:ascii="Consolas" w:eastAsia="Times New Roman" w:hAnsi="Consolas" w:cs="Times New Roman"/>
              <w:color w:val="5C5C5C"/>
              <w:sz w:val="18"/>
              <w:szCs w:val="18"/>
              <w:lang w:eastAsia="ru-RU"/>
            </w:rPr>
          </w:rPrChange>
        </w:rPr>
        <w:pPrChange w:id="3183"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184"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185"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w:t>
        </w:r>
        <w:r w:rsidRPr="003554F8">
          <w:rPr>
            <w:rFonts w:ascii="Consolas" w:eastAsia="Times New Roman" w:hAnsi="Consolas" w:cs="Times New Roman"/>
            <w:b/>
            <w:bCs/>
            <w:color w:val="006699"/>
            <w:sz w:val="20"/>
            <w:szCs w:val="28"/>
            <w:bdr w:val="none" w:sz="0" w:space="0" w:color="auto" w:frame="1"/>
            <w:lang w:eastAsia="ru-RU"/>
            <w:rPrChange w:id="3186"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if</w:t>
        </w:r>
        <w:r w:rsidRPr="003554F8">
          <w:rPr>
            <w:rFonts w:ascii="Consolas" w:eastAsia="Times New Roman" w:hAnsi="Consolas" w:cs="Times New Roman"/>
            <w:color w:val="000000"/>
            <w:sz w:val="20"/>
            <w:szCs w:val="28"/>
            <w:bdr w:val="none" w:sz="0" w:space="0" w:color="auto" w:frame="1"/>
            <w:lang w:eastAsia="ru-RU"/>
            <w:rPrChange w:id="318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20"/>
            <w:szCs w:val="28"/>
            <w:bdr w:val="none" w:sz="0" w:space="0" w:color="auto" w:frame="1"/>
            <w:lang w:val="en-US" w:eastAsia="ru-RU"/>
            <w:rPrChange w:id="3188"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w:t>
        </w:r>
        <w:r w:rsidRPr="003554F8">
          <w:rPr>
            <w:rFonts w:ascii="Consolas" w:eastAsia="Times New Roman" w:hAnsi="Consolas" w:cs="Times New Roman"/>
            <w:color w:val="000000"/>
            <w:sz w:val="20"/>
            <w:szCs w:val="28"/>
            <w:bdr w:val="none" w:sz="0" w:space="0" w:color="auto" w:frame="1"/>
            <w:lang w:eastAsia="ru-RU"/>
            <w:rPrChange w:id="3189" w:author="Борис Гогинян" w:date="2020-05-22T22:48:00Z">
              <w:rPr>
                <w:rFonts w:ascii="Consolas" w:eastAsia="Times New Roman" w:hAnsi="Consolas" w:cs="Times New Roman"/>
                <w:color w:val="000000"/>
                <w:sz w:val="18"/>
                <w:szCs w:val="18"/>
                <w:bdr w:val="none" w:sz="0" w:space="0" w:color="auto" w:frame="1"/>
                <w:lang w:eastAsia="ru-RU"/>
              </w:rPr>
            </w:rPrChange>
          </w:rPr>
          <w:t>prob =</w:t>
        </w:r>
        <w:r w:rsidRPr="003554F8">
          <w:rPr>
            <w:rFonts w:ascii="Consolas" w:eastAsia="Times New Roman" w:hAnsi="Consolas" w:cs="Times New Roman"/>
            <w:color w:val="000000"/>
            <w:sz w:val="20"/>
            <w:szCs w:val="28"/>
            <w:bdr w:val="none" w:sz="0" w:space="0" w:color="auto" w:frame="1"/>
            <w:lang w:val="en-US" w:eastAsia="ru-RU"/>
            <w:rPrChange w:id="3190"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w:t>
        </w:r>
        <w:r w:rsidRPr="003554F8">
          <w:rPr>
            <w:rFonts w:ascii="Consolas" w:eastAsia="Times New Roman" w:hAnsi="Consolas" w:cs="Times New Roman"/>
            <w:color w:val="000000"/>
            <w:sz w:val="20"/>
            <w:szCs w:val="28"/>
            <w:bdr w:val="none" w:sz="0" w:space="0" w:color="auto" w:frame="1"/>
            <w:lang w:eastAsia="ru-RU"/>
            <w:rPrChange w:id="3191" w:author="Борис Гогинян" w:date="2020-05-22T22:48:00Z">
              <w:rPr>
                <w:rFonts w:ascii="Consolas" w:eastAsia="Times New Roman" w:hAnsi="Consolas" w:cs="Times New Roman"/>
                <w:color w:val="000000"/>
                <w:sz w:val="18"/>
                <w:szCs w:val="18"/>
                <w:bdr w:val="none" w:sz="0" w:space="0" w:color="auto" w:frame="1"/>
                <w:lang w:eastAsia="ru-RU"/>
              </w:rPr>
            </w:rPrChange>
          </w:rPr>
          <w:t> 0</w:t>
        </w:r>
        <w:r w:rsidRPr="003554F8">
          <w:rPr>
            <w:rFonts w:ascii="Consolas" w:eastAsia="Times New Roman" w:hAnsi="Consolas" w:cs="Times New Roman"/>
            <w:color w:val="000000"/>
            <w:sz w:val="20"/>
            <w:szCs w:val="28"/>
            <w:bdr w:val="none" w:sz="0" w:space="0" w:color="auto" w:frame="1"/>
            <w:lang w:val="en-US" w:eastAsia="ru-RU"/>
            <w:rPrChange w:id="3192"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w:t>
        </w:r>
        <w:r w:rsidRPr="003554F8">
          <w:rPr>
            <w:rFonts w:ascii="Consolas" w:eastAsia="Times New Roman" w:hAnsi="Consolas" w:cs="Times New Roman"/>
            <w:color w:val="000000"/>
            <w:sz w:val="20"/>
            <w:szCs w:val="28"/>
            <w:bdr w:val="none" w:sz="0" w:space="0" w:color="auto" w:frame="1"/>
            <w:lang w:eastAsia="ru-RU"/>
            <w:rPrChange w:id="319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45CD8962"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194" w:author="Борис Гогинян" w:date="2020-05-22T22:11:00Z"/>
          <w:rFonts w:ascii="Consolas" w:eastAsia="Times New Roman" w:hAnsi="Consolas" w:cs="Times New Roman"/>
          <w:color w:val="5C5C5C"/>
          <w:sz w:val="20"/>
          <w:szCs w:val="28"/>
          <w:lang w:eastAsia="ru-RU"/>
          <w:rPrChange w:id="3195" w:author="Борис Гогинян" w:date="2020-05-22T22:48:00Z">
            <w:rPr>
              <w:ins w:id="3196" w:author="Борис Гогинян" w:date="2020-05-22T22:11:00Z"/>
              <w:rFonts w:ascii="Consolas" w:eastAsia="Times New Roman" w:hAnsi="Consolas" w:cs="Times New Roman"/>
              <w:color w:val="5C5C5C"/>
              <w:sz w:val="18"/>
              <w:szCs w:val="18"/>
              <w:lang w:eastAsia="ru-RU"/>
            </w:rPr>
          </w:rPrChange>
        </w:rPr>
        <w:pPrChange w:id="3197"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198" w:author="Борис Гогинян" w:date="2020-05-22T22:11:00Z">
        <w:r w:rsidRPr="003554F8">
          <w:rPr>
            <w:rFonts w:ascii="Consolas" w:eastAsia="Times New Roman" w:hAnsi="Consolas" w:cs="Times New Roman"/>
            <w:color w:val="000000"/>
            <w:sz w:val="20"/>
            <w:szCs w:val="28"/>
            <w:bdr w:val="none" w:sz="0" w:space="0" w:color="auto" w:frame="1"/>
            <w:lang w:eastAsia="ru-RU"/>
            <w:rPrChange w:id="3199"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006699"/>
            <w:sz w:val="20"/>
            <w:szCs w:val="28"/>
            <w:bdr w:val="none" w:sz="0" w:space="0" w:color="auto" w:frame="1"/>
            <w:lang w:eastAsia="ru-RU"/>
            <w:rPrChange w:id="3200"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return</w:t>
        </w:r>
        <w:r w:rsidRPr="003554F8">
          <w:rPr>
            <w:rFonts w:ascii="Consolas" w:eastAsia="Times New Roman" w:hAnsi="Consolas" w:cs="Times New Roman"/>
            <w:color w:val="000000"/>
            <w:sz w:val="20"/>
            <w:szCs w:val="28"/>
            <w:bdr w:val="none" w:sz="0" w:space="0" w:color="auto" w:frame="1"/>
            <w:lang w:eastAsia="ru-RU"/>
            <w:rPrChange w:id="3201" w:author="Борис Гогинян" w:date="2020-05-22T22:48:00Z">
              <w:rPr>
                <w:rFonts w:ascii="Consolas" w:eastAsia="Times New Roman" w:hAnsi="Consolas" w:cs="Times New Roman"/>
                <w:color w:val="000000"/>
                <w:sz w:val="18"/>
                <w:szCs w:val="18"/>
                <w:bdr w:val="none" w:sz="0" w:space="0" w:color="auto" w:frame="1"/>
                <w:lang w:eastAsia="ru-RU"/>
              </w:rPr>
            </w:rPrChange>
          </w:rPr>
          <w:t> color  </w:t>
        </w:r>
      </w:ins>
    </w:p>
    <w:p w14:paraId="791C448C"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202" w:author="Борис Гогинян" w:date="2020-05-22T22:11:00Z"/>
          <w:rFonts w:ascii="Consolas" w:eastAsia="Times New Roman" w:hAnsi="Consolas" w:cs="Times New Roman"/>
          <w:color w:val="5C5C5C"/>
          <w:sz w:val="20"/>
          <w:szCs w:val="28"/>
          <w:lang w:eastAsia="ru-RU"/>
          <w:rPrChange w:id="3203" w:author="Борис Гогинян" w:date="2020-05-22T22:48:00Z">
            <w:rPr>
              <w:ins w:id="3204" w:author="Борис Гогинян" w:date="2020-05-22T22:11:00Z"/>
              <w:rFonts w:ascii="Consolas" w:eastAsia="Times New Roman" w:hAnsi="Consolas" w:cs="Times New Roman"/>
              <w:color w:val="5C5C5C"/>
              <w:sz w:val="18"/>
              <w:szCs w:val="18"/>
              <w:lang w:eastAsia="ru-RU"/>
            </w:rPr>
          </w:rPrChange>
        </w:rPr>
        <w:pPrChange w:id="3205"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206" w:author="Борис Гогинян" w:date="2020-05-22T22:11:00Z">
        <w:r w:rsidRPr="003554F8">
          <w:rPr>
            <w:rFonts w:ascii="Consolas" w:eastAsia="Times New Roman" w:hAnsi="Consolas" w:cs="Times New Roman"/>
            <w:color w:val="000000"/>
            <w:sz w:val="20"/>
            <w:szCs w:val="28"/>
            <w:bdr w:val="none" w:sz="0" w:space="0" w:color="auto" w:frame="1"/>
            <w:lang w:eastAsia="ru-RU"/>
            <w:rPrChange w:id="320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4C7EA7CB"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208" w:author="Борис Гогинян" w:date="2020-05-22T22:11:00Z"/>
          <w:rFonts w:ascii="Consolas" w:eastAsia="Times New Roman" w:hAnsi="Consolas" w:cs="Times New Roman"/>
          <w:color w:val="5C5C5C"/>
          <w:sz w:val="20"/>
          <w:szCs w:val="28"/>
          <w:lang w:val="en-US" w:eastAsia="ru-RU"/>
          <w:rPrChange w:id="3209" w:author="Борис Гогинян" w:date="2020-05-22T22:48:00Z">
            <w:rPr>
              <w:ins w:id="3210" w:author="Борис Гогинян" w:date="2020-05-22T22:11:00Z"/>
              <w:rFonts w:ascii="Consolas" w:eastAsia="Times New Roman" w:hAnsi="Consolas" w:cs="Times New Roman"/>
              <w:color w:val="5C5C5C"/>
              <w:sz w:val="18"/>
              <w:szCs w:val="18"/>
              <w:lang w:val="en-US" w:eastAsia="ru-RU"/>
            </w:rPr>
          </w:rPrChange>
        </w:rPr>
        <w:pPrChange w:id="3211"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212"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213"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color += Trace(newray) * w(newray.direction, normal, -ray.direction)/prob  </w:t>
        </w:r>
      </w:ins>
    </w:p>
    <w:p w14:paraId="31F7F72E" w14:textId="77777777" w:rsidR="001A64F6" w:rsidRPr="003554F8" w:rsidRDefault="001A64F6">
      <w:pPr>
        <w:numPr>
          <w:ilvl w:val="0"/>
          <w:numId w:val="47"/>
        </w:numPr>
        <w:pBdr>
          <w:left w:val="single" w:sz="18" w:space="0" w:color="6CE26C"/>
        </w:pBdr>
        <w:shd w:val="clear" w:color="auto" w:fill="F8F8F8"/>
        <w:spacing w:before="100" w:beforeAutospacing="1" w:after="100" w:afterAutospacing="1" w:line="276" w:lineRule="auto"/>
        <w:rPr>
          <w:ins w:id="3214" w:author="Борис Гогинян" w:date="2020-05-22T22:11:00Z"/>
          <w:rFonts w:ascii="Consolas" w:eastAsia="Times New Roman" w:hAnsi="Consolas" w:cs="Times New Roman"/>
          <w:color w:val="5C5C5C"/>
          <w:sz w:val="20"/>
          <w:szCs w:val="28"/>
          <w:lang w:eastAsia="ru-RU"/>
          <w:rPrChange w:id="3215" w:author="Борис Гогинян" w:date="2020-05-22T22:48:00Z">
            <w:rPr>
              <w:ins w:id="3216" w:author="Борис Гогинян" w:date="2020-05-22T22:11:00Z"/>
              <w:rFonts w:ascii="Consolas" w:eastAsia="Times New Roman" w:hAnsi="Consolas" w:cs="Times New Roman"/>
              <w:color w:val="5C5C5C"/>
              <w:sz w:val="18"/>
              <w:szCs w:val="18"/>
              <w:lang w:eastAsia="ru-RU"/>
            </w:rPr>
          </w:rPrChange>
        </w:rPr>
        <w:pPrChange w:id="3217" w:author="Борис Гогинян" w:date="2020-05-22T22:40:00Z">
          <w:pPr>
            <w:numPr>
              <w:numId w:val="14"/>
            </w:numPr>
            <w:pBdr>
              <w:left w:val="single" w:sz="18" w:space="0" w:color="6CE26C"/>
            </w:pBdr>
            <w:shd w:val="clear" w:color="auto" w:fill="F8F8F8"/>
            <w:tabs>
              <w:tab w:val="num" w:pos="720"/>
            </w:tabs>
            <w:spacing w:before="100" w:beforeAutospacing="1" w:after="100" w:afterAutospacing="1" w:line="276" w:lineRule="auto"/>
            <w:ind w:left="720" w:hanging="360"/>
          </w:pPr>
        </w:pPrChange>
      </w:pPr>
      <w:ins w:id="3218" w:author="Борис Гогинян" w:date="2020-05-22T22:11:00Z">
        <w:r w:rsidRPr="003554F8">
          <w:rPr>
            <w:rFonts w:ascii="Consolas" w:eastAsia="Times New Roman" w:hAnsi="Consolas" w:cs="Times New Roman"/>
            <w:color w:val="000000"/>
            <w:sz w:val="20"/>
            <w:szCs w:val="28"/>
            <w:bdr w:val="none" w:sz="0" w:space="0" w:color="auto" w:frame="1"/>
            <w:lang w:val="en-US" w:eastAsia="ru-RU"/>
            <w:rPrChange w:id="3219" w:author="Борис Гогинян" w:date="2020-05-22T22:48:00Z">
              <w:rPr>
                <w:rFonts w:ascii="Consolas" w:eastAsia="Times New Roman" w:hAnsi="Consolas" w:cs="Times New Roman"/>
                <w:color w:val="000000"/>
                <w:sz w:val="18"/>
                <w:szCs w:val="18"/>
                <w:bdr w:val="none" w:sz="0" w:space="0" w:color="auto" w:frame="1"/>
                <w:lang w:val="en-US" w:eastAsia="ru-RU"/>
              </w:rPr>
            </w:rPrChange>
          </w:rPr>
          <w:t>    </w:t>
        </w:r>
        <w:r w:rsidRPr="003554F8">
          <w:rPr>
            <w:rFonts w:ascii="Consolas" w:eastAsia="Times New Roman" w:hAnsi="Consolas" w:cs="Times New Roman"/>
            <w:b/>
            <w:bCs/>
            <w:color w:val="006699"/>
            <w:sz w:val="20"/>
            <w:szCs w:val="28"/>
            <w:bdr w:val="none" w:sz="0" w:space="0" w:color="auto" w:frame="1"/>
            <w:lang w:eastAsia="ru-RU"/>
            <w:rPrChange w:id="3220"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return</w:t>
        </w:r>
        <w:r w:rsidRPr="003554F8">
          <w:rPr>
            <w:rFonts w:ascii="Consolas" w:eastAsia="Times New Roman" w:hAnsi="Consolas" w:cs="Times New Roman"/>
            <w:color w:val="000000"/>
            <w:sz w:val="20"/>
            <w:szCs w:val="28"/>
            <w:bdr w:val="none" w:sz="0" w:space="0" w:color="auto" w:frame="1"/>
            <w:lang w:eastAsia="ru-RU"/>
            <w:rPrChange w:id="3221" w:author="Борис Гогинян" w:date="2020-05-22T22:48:00Z">
              <w:rPr>
                <w:rFonts w:ascii="Consolas" w:eastAsia="Times New Roman" w:hAnsi="Consolas" w:cs="Times New Roman"/>
                <w:color w:val="000000"/>
                <w:sz w:val="18"/>
                <w:szCs w:val="18"/>
                <w:bdr w:val="none" w:sz="0" w:space="0" w:color="auto" w:frame="1"/>
                <w:lang w:eastAsia="ru-RU"/>
              </w:rPr>
            </w:rPrChange>
          </w:rPr>
          <w:t> color  </w:t>
        </w:r>
      </w:ins>
    </w:p>
    <w:p w14:paraId="10D270C9" w14:textId="77777777" w:rsidR="001A64F6" w:rsidRPr="003554F8" w:rsidRDefault="001A64F6">
      <w:pPr>
        <w:numPr>
          <w:ilvl w:val="0"/>
          <w:numId w:val="47"/>
        </w:numPr>
        <w:pBdr>
          <w:left w:val="single" w:sz="18" w:space="0" w:color="6CE26C"/>
        </w:pBdr>
        <w:shd w:val="clear" w:color="auto" w:fill="FFFFFF"/>
        <w:spacing w:before="100" w:beforeAutospacing="1" w:after="100" w:afterAutospacing="1" w:line="276" w:lineRule="auto"/>
        <w:rPr>
          <w:ins w:id="3222" w:author="Борис Гогинян" w:date="2020-05-22T22:11:00Z"/>
          <w:rFonts w:ascii="Consolas" w:eastAsia="Times New Roman" w:hAnsi="Consolas" w:cs="Times New Roman"/>
          <w:color w:val="5C5C5C"/>
          <w:sz w:val="20"/>
          <w:szCs w:val="28"/>
          <w:lang w:eastAsia="ru-RU"/>
          <w:rPrChange w:id="3223" w:author="Борис Гогинян" w:date="2020-05-22T22:48:00Z">
            <w:rPr>
              <w:ins w:id="3224" w:author="Борис Гогинян" w:date="2020-05-22T22:11:00Z"/>
              <w:rFonts w:ascii="Consolas" w:eastAsia="Times New Roman" w:hAnsi="Consolas" w:cs="Times New Roman"/>
              <w:color w:val="5C5C5C"/>
              <w:sz w:val="18"/>
              <w:szCs w:val="18"/>
              <w:lang w:eastAsia="ru-RU"/>
            </w:rPr>
          </w:rPrChange>
        </w:rPr>
        <w:pPrChange w:id="3225" w:author="Борис Гогинян" w:date="2020-05-22T22:40:00Z">
          <w:pPr>
            <w:numPr>
              <w:numId w:val="14"/>
            </w:numPr>
            <w:pBdr>
              <w:left w:val="single" w:sz="18" w:space="0" w:color="6CE26C"/>
            </w:pBdr>
            <w:shd w:val="clear" w:color="auto" w:fill="FFFFFF"/>
            <w:tabs>
              <w:tab w:val="num" w:pos="720"/>
            </w:tabs>
            <w:spacing w:before="100" w:beforeAutospacing="1" w:after="100" w:afterAutospacing="1" w:line="276" w:lineRule="auto"/>
            <w:ind w:left="720" w:hanging="360"/>
          </w:pPr>
        </w:pPrChange>
      </w:pPr>
      <w:ins w:id="3226" w:author="Борис Гогинян" w:date="2020-05-22T22:11:00Z">
        <w:r w:rsidRPr="003554F8">
          <w:rPr>
            <w:rFonts w:ascii="Consolas" w:eastAsia="Times New Roman" w:hAnsi="Consolas" w:cs="Times New Roman"/>
            <w:color w:val="000000"/>
            <w:sz w:val="20"/>
            <w:szCs w:val="28"/>
            <w:bdr w:val="none" w:sz="0" w:space="0" w:color="auto" w:frame="1"/>
            <w:lang w:eastAsia="ru-RU"/>
            <w:rPrChange w:id="322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5BFE0426" w14:textId="77777777" w:rsidR="001A64F6" w:rsidRPr="00AD4BD2" w:rsidRDefault="001A64F6">
      <w:pPr>
        <w:rPr>
          <w:ins w:id="3228" w:author="Борис Гогинян" w:date="2020-05-22T22:08:00Z"/>
          <w:rFonts w:ascii="Times New Roman" w:hAnsi="Times New Roman" w:cs="Times New Roman"/>
          <w:b/>
          <w:sz w:val="28"/>
          <w:szCs w:val="28"/>
        </w:rPr>
        <w:pPrChange w:id="3229" w:author="Борис Гогинян" w:date="2020-05-22T22:08:00Z">
          <w:pPr>
            <w:jc w:val="center"/>
          </w:pPr>
        </w:pPrChange>
      </w:pPr>
    </w:p>
    <w:p w14:paraId="01879E95" w14:textId="438276C2" w:rsidR="001A64F6" w:rsidRPr="003554F8" w:rsidRDefault="001A64F6">
      <w:pPr>
        <w:pStyle w:val="a5"/>
        <w:numPr>
          <w:ilvl w:val="0"/>
          <w:numId w:val="41"/>
        </w:numPr>
        <w:rPr>
          <w:ins w:id="3230" w:author="Борис Гогинян" w:date="2020-05-22T22:48:00Z"/>
          <w:rFonts w:ascii="Times New Roman" w:hAnsi="Times New Roman" w:cs="Times New Roman"/>
          <w:sz w:val="28"/>
          <w:szCs w:val="28"/>
          <w:rPrChange w:id="3231" w:author="Борис Гогинян" w:date="2020-05-22T22:48:00Z">
            <w:rPr>
              <w:ins w:id="3232" w:author="Борис Гогинян" w:date="2020-05-22T22:48:00Z"/>
              <w:rFonts w:ascii="Times New Roman" w:hAnsi="Times New Roman" w:cs="Times New Roman"/>
              <w:sz w:val="28"/>
              <w:szCs w:val="28"/>
              <w:lang w:val="en-US"/>
            </w:rPr>
          </w:rPrChange>
        </w:rPr>
        <w:pPrChange w:id="3233" w:author="Борис Гогинян" w:date="2020-05-22T22:11:00Z">
          <w:pPr>
            <w:jc w:val="center"/>
          </w:pPr>
        </w:pPrChange>
      </w:pPr>
      <w:ins w:id="3234" w:author="Борис Гогинян" w:date="2020-05-22T22:09:00Z">
        <w:r w:rsidRPr="00B12333">
          <w:rPr>
            <w:rFonts w:ascii="Times New Roman" w:hAnsi="Times New Roman" w:cs="Times New Roman"/>
            <w:sz w:val="28"/>
            <w:szCs w:val="28"/>
            <w:rPrChange w:id="3235" w:author="Борис Гогинян" w:date="2020-05-22T22:35:00Z">
              <w:rPr/>
            </w:rPrChange>
          </w:rPr>
          <w:t>Псевдокод</w:t>
        </w:r>
      </w:ins>
      <w:ins w:id="3236" w:author="Борис Гогинян" w:date="2020-05-22T22:08:00Z">
        <w:r w:rsidRPr="00B12333">
          <w:rPr>
            <w:rFonts w:ascii="Times New Roman" w:hAnsi="Times New Roman" w:cs="Times New Roman"/>
            <w:sz w:val="28"/>
            <w:szCs w:val="28"/>
            <w:rPrChange w:id="3237" w:author="Борис Гогинян" w:date="2020-05-22T22:35:00Z">
              <w:rPr/>
            </w:rPrChange>
          </w:rPr>
          <w:t xml:space="preserve"> алгоритма </w:t>
        </w:r>
        <w:r w:rsidRPr="00B12333">
          <w:rPr>
            <w:rFonts w:ascii="Times New Roman" w:hAnsi="Times New Roman" w:cs="Times New Roman"/>
            <w:sz w:val="28"/>
            <w:szCs w:val="28"/>
            <w:lang w:val="en-US"/>
            <w:rPrChange w:id="3238" w:author="Борис Гогинян" w:date="2020-05-22T22:35:00Z">
              <w:rPr>
                <w:lang w:val="en-US"/>
              </w:rPr>
            </w:rPrChange>
          </w:rPr>
          <w:t>SPPM</w:t>
        </w:r>
      </w:ins>
    </w:p>
    <w:p w14:paraId="009FB529"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39" w:author="Борис Гогинян" w:date="2020-05-22T22:48:00Z"/>
          <w:rFonts w:ascii="Consolas" w:eastAsia="Times New Roman" w:hAnsi="Consolas" w:cs="Times New Roman"/>
          <w:color w:val="5C5C5C"/>
          <w:sz w:val="18"/>
          <w:szCs w:val="18"/>
          <w:lang w:val="en-US" w:eastAsia="ru-RU"/>
          <w:rPrChange w:id="3240" w:author="Борис Гогинян" w:date="2020-05-22T22:48:00Z">
            <w:rPr>
              <w:ins w:id="3241" w:author="Борис Гогинян" w:date="2020-05-22T22:48:00Z"/>
              <w:rFonts w:ascii="Consolas" w:eastAsia="Times New Roman" w:hAnsi="Consolas" w:cs="Times New Roman"/>
              <w:color w:val="5C5C5C"/>
              <w:sz w:val="18"/>
              <w:szCs w:val="18"/>
              <w:lang w:eastAsia="ru-RU"/>
            </w:rPr>
          </w:rPrChange>
        </w:rPr>
      </w:pPr>
      <w:ins w:id="3242" w:author="Борис Гогинян" w:date="2020-05-22T22:48:00Z">
        <w:r w:rsidRPr="003554F8">
          <w:rPr>
            <w:rFonts w:ascii="Consolas" w:eastAsia="Times New Roman" w:hAnsi="Consolas" w:cs="Times New Roman"/>
            <w:b/>
            <w:bCs/>
            <w:color w:val="006699"/>
            <w:sz w:val="18"/>
            <w:szCs w:val="18"/>
            <w:bdr w:val="none" w:sz="0" w:space="0" w:color="auto" w:frame="1"/>
            <w:lang w:val="en-US" w:eastAsia="ru-RU"/>
            <w:rPrChange w:id="3243"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void</w:t>
        </w:r>
        <w:r w:rsidRPr="003554F8">
          <w:rPr>
            <w:rFonts w:ascii="Consolas" w:eastAsia="Times New Roman" w:hAnsi="Consolas" w:cs="Times New Roman"/>
            <w:color w:val="000000"/>
            <w:sz w:val="18"/>
            <w:szCs w:val="18"/>
            <w:bdr w:val="none" w:sz="0" w:space="0" w:color="auto" w:frame="1"/>
            <w:lang w:val="en-US" w:eastAsia="ru-RU"/>
            <w:rPrChange w:id="3244" w:author="Борис Гогинян" w:date="2020-05-22T22:48:00Z">
              <w:rPr>
                <w:rFonts w:ascii="Consolas" w:eastAsia="Times New Roman" w:hAnsi="Consolas" w:cs="Times New Roman"/>
                <w:color w:val="000000"/>
                <w:sz w:val="18"/>
                <w:szCs w:val="18"/>
                <w:bdr w:val="none" w:sz="0" w:space="0" w:color="auto" w:frame="1"/>
                <w:lang w:eastAsia="ru-RU"/>
              </w:rPr>
            </w:rPrChange>
          </w:rPr>
          <w:t> SPPMIntegrator::Render(</w:t>
        </w:r>
        <w:r w:rsidRPr="003554F8">
          <w:rPr>
            <w:rFonts w:ascii="Consolas" w:eastAsia="Times New Roman" w:hAnsi="Consolas" w:cs="Times New Roman"/>
            <w:b/>
            <w:bCs/>
            <w:color w:val="006699"/>
            <w:sz w:val="18"/>
            <w:szCs w:val="18"/>
            <w:bdr w:val="none" w:sz="0" w:space="0" w:color="auto" w:frame="1"/>
            <w:lang w:val="en-US" w:eastAsia="ru-RU"/>
            <w:rPrChange w:id="3245"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const</w:t>
        </w:r>
        <w:r w:rsidRPr="003554F8">
          <w:rPr>
            <w:rFonts w:ascii="Consolas" w:eastAsia="Times New Roman" w:hAnsi="Consolas" w:cs="Times New Roman"/>
            <w:color w:val="000000"/>
            <w:sz w:val="18"/>
            <w:szCs w:val="18"/>
            <w:bdr w:val="none" w:sz="0" w:space="0" w:color="auto" w:frame="1"/>
            <w:lang w:val="en-US" w:eastAsia="ru-RU"/>
            <w:rPrChange w:id="3246" w:author="Борис Гогинян" w:date="2020-05-22T22:48:00Z">
              <w:rPr>
                <w:rFonts w:ascii="Consolas" w:eastAsia="Times New Roman" w:hAnsi="Consolas" w:cs="Times New Roman"/>
                <w:color w:val="000000"/>
                <w:sz w:val="18"/>
                <w:szCs w:val="18"/>
                <w:bdr w:val="none" w:sz="0" w:space="0" w:color="auto" w:frame="1"/>
                <w:lang w:eastAsia="ru-RU"/>
              </w:rPr>
            </w:rPrChange>
          </w:rPr>
          <w:t> Scene &amp;scene) {    </w:t>
        </w:r>
      </w:ins>
    </w:p>
    <w:p w14:paraId="09F5986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47" w:author="Борис Гогинян" w:date="2020-05-22T22:48:00Z"/>
          <w:rFonts w:ascii="Consolas" w:eastAsia="Times New Roman" w:hAnsi="Consolas" w:cs="Times New Roman"/>
          <w:color w:val="5C5C5C"/>
          <w:sz w:val="18"/>
          <w:szCs w:val="18"/>
          <w:lang w:val="en-US" w:eastAsia="ru-RU"/>
          <w:rPrChange w:id="3248" w:author="Борис Гогинян" w:date="2020-05-22T22:48:00Z">
            <w:rPr>
              <w:ins w:id="3249" w:author="Борис Гогинян" w:date="2020-05-22T22:48:00Z"/>
              <w:rFonts w:ascii="Consolas" w:eastAsia="Times New Roman" w:hAnsi="Consolas" w:cs="Times New Roman"/>
              <w:color w:val="5C5C5C"/>
              <w:sz w:val="18"/>
              <w:szCs w:val="18"/>
              <w:lang w:eastAsia="ru-RU"/>
            </w:rPr>
          </w:rPrChange>
        </w:rPr>
      </w:pPr>
      <w:ins w:id="3250"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51"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252" w:author="Борис Гогинян" w:date="2020-05-22T22:48:00Z">
              <w:rPr>
                <w:rFonts w:ascii="Consolas" w:eastAsia="Times New Roman" w:hAnsi="Consolas" w:cs="Times New Roman"/>
                <w:color w:val="008200"/>
                <w:sz w:val="18"/>
                <w:szCs w:val="18"/>
                <w:bdr w:val="none" w:sz="0" w:space="0" w:color="auto" w:frame="1"/>
                <w:lang w:eastAsia="ru-RU"/>
              </w:rPr>
            </w:rPrChange>
          </w:rPr>
          <w:t>// Initialize pixelBounds and pixels array for SPPM  </w:t>
        </w:r>
        <w:r w:rsidRPr="003554F8">
          <w:rPr>
            <w:rFonts w:ascii="Consolas" w:eastAsia="Times New Roman" w:hAnsi="Consolas" w:cs="Times New Roman"/>
            <w:color w:val="000000"/>
            <w:sz w:val="18"/>
            <w:szCs w:val="18"/>
            <w:bdr w:val="none" w:sz="0" w:space="0" w:color="auto" w:frame="1"/>
            <w:lang w:val="en-US" w:eastAsia="ru-RU"/>
            <w:rPrChange w:id="325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2DE444D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54" w:author="Борис Гогинян" w:date="2020-05-22T22:48:00Z"/>
          <w:rFonts w:ascii="Consolas" w:eastAsia="Times New Roman" w:hAnsi="Consolas" w:cs="Times New Roman"/>
          <w:color w:val="5C5C5C"/>
          <w:sz w:val="18"/>
          <w:szCs w:val="18"/>
          <w:lang w:val="en-US" w:eastAsia="ru-RU"/>
          <w:rPrChange w:id="3255" w:author="Борис Гогинян" w:date="2020-05-22T22:48:00Z">
            <w:rPr>
              <w:ins w:id="3256" w:author="Борис Гогинян" w:date="2020-05-22T22:48:00Z"/>
              <w:rFonts w:ascii="Consolas" w:eastAsia="Times New Roman" w:hAnsi="Consolas" w:cs="Times New Roman"/>
              <w:color w:val="5C5C5C"/>
              <w:sz w:val="18"/>
              <w:szCs w:val="18"/>
              <w:lang w:eastAsia="ru-RU"/>
            </w:rPr>
          </w:rPrChange>
        </w:rPr>
      </w:pPr>
      <w:ins w:id="3257"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58" w:author="Борис Гогинян" w:date="2020-05-22T22:48:00Z">
              <w:rPr>
                <w:rFonts w:ascii="Consolas" w:eastAsia="Times New Roman" w:hAnsi="Consolas" w:cs="Times New Roman"/>
                <w:color w:val="000000"/>
                <w:sz w:val="18"/>
                <w:szCs w:val="18"/>
                <w:bdr w:val="none" w:sz="0" w:space="0" w:color="auto" w:frame="1"/>
                <w:lang w:eastAsia="ru-RU"/>
              </w:rPr>
            </w:rPrChange>
          </w:rPr>
          <w:t>       Bounds2i pixelBounds = camera-&gt;film-&gt;croppedPixelBounds;    </w:t>
        </w:r>
      </w:ins>
    </w:p>
    <w:p w14:paraId="2932C66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59" w:author="Борис Гогинян" w:date="2020-05-22T22:48:00Z"/>
          <w:rFonts w:ascii="Consolas" w:eastAsia="Times New Roman" w:hAnsi="Consolas" w:cs="Times New Roman"/>
          <w:color w:val="5C5C5C"/>
          <w:sz w:val="18"/>
          <w:szCs w:val="18"/>
          <w:lang w:eastAsia="ru-RU"/>
        </w:rPr>
      </w:pPr>
      <w:ins w:id="3260"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61"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eastAsia="ru-RU"/>
          </w:rPr>
          <w:t>int</w:t>
        </w:r>
        <w:r w:rsidRPr="003554F8">
          <w:rPr>
            <w:rFonts w:ascii="Consolas" w:eastAsia="Times New Roman" w:hAnsi="Consolas" w:cs="Times New Roman"/>
            <w:color w:val="000000"/>
            <w:sz w:val="18"/>
            <w:szCs w:val="18"/>
            <w:bdr w:val="none" w:sz="0" w:space="0" w:color="auto" w:frame="1"/>
            <w:lang w:eastAsia="ru-RU"/>
          </w:rPr>
          <w:t> nPixels = pixelBounds.Area();    </w:t>
        </w:r>
      </w:ins>
    </w:p>
    <w:p w14:paraId="1BF19BF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62" w:author="Борис Гогинян" w:date="2020-05-22T22:48:00Z"/>
          <w:rFonts w:ascii="Consolas" w:eastAsia="Times New Roman" w:hAnsi="Consolas" w:cs="Times New Roman"/>
          <w:color w:val="5C5C5C"/>
          <w:sz w:val="18"/>
          <w:szCs w:val="18"/>
          <w:lang w:val="en-US" w:eastAsia="ru-RU"/>
          <w:rPrChange w:id="3263" w:author="Борис Гогинян" w:date="2020-05-22T22:48:00Z">
            <w:rPr>
              <w:ins w:id="3264" w:author="Борис Гогинян" w:date="2020-05-22T22:48:00Z"/>
              <w:rFonts w:ascii="Consolas" w:eastAsia="Times New Roman" w:hAnsi="Consolas" w:cs="Times New Roman"/>
              <w:color w:val="5C5C5C"/>
              <w:sz w:val="18"/>
              <w:szCs w:val="18"/>
              <w:lang w:eastAsia="ru-RU"/>
            </w:rPr>
          </w:rPrChange>
        </w:rPr>
      </w:pPr>
      <w:ins w:id="3265"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66" w:author="Борис Гогинян" w:date="2020-05-22T22:48:00Z">
              <w:rPr>
                <w:rFonts w:ascii="Consolas" w:eastAsia="Times New Roman" w:hAnsi="Consolas" w:cs="Times New Roman"/>
                <w:color w:val="000000"/>
                <w:sz w:val="18"/>
                <w:szCs w:val="18"/>
                <w:bdr w:val="none" w:sz="0" w:space="0" w:color="auto" w:frame="1"/>
                <w:lang w:eastAsia="ru-RU"/>
              </w:rPr>
            </w:rPrChange>
          </w:rPr>
          <w:t>       std::unique_ptr&lt;SPPMPixel[]&gt; pixels(</w:t>
        </w:r>
        <w:r w:rsidRPr="003554F8">
          <w:rPr>
            <w:rFonts w:ascii="Consolas" w:eastAsia="Times New Roman" w:hAnsi="Consolas" w:cs="Times New Roman"/>
            <w:b/>
            <w:bCs/>
            <w:color w:val="006699"/>
            <w:sz w:val="18"/>
            <w:szCs w:val="18"/>
            <w:bdr w:val="none" w:sz="0" w:space="0" w:color="auto" w:frame="1"/>
            <w:lang w:val="en-US" w:eastAsia="ru-RU"/>
            <w:rPrChange w:id="3267"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new</w:t>
        </w:r>
        <w:r w:rsidRPr="003554F8">
          <w:rPr>
            <w:rFonts w:ascii="Consolas" w:eastAsia="Times New Roman" w:hAnsi="Consolas" w:cs="Times New Roman"/>
            <w:color w:val="000000"/>
            <w:sz w:val="18"/>
            <w:szCs w:val="18"/>
            <w:bdr w:val="none" w:sz="0" w:space="0" w:color="auto" w:frame="1"/>
            <w:lang w:val="en-US" w:eastAsia="ru-RU"/>
            <w:rPrChange w:id="3268" w:author="Борис Гогинян" w:date="2020-05-22T22:48:00Z">
              <w:rPr>
                <w:rFonts w:ascii="Consolas" w:eastAsia="Times New Roman" w:hAnsi="Consolas" w:cs="Times New Roman"/>
                <w:color w:val="000000"/>
                <w:sz w:val="18"/>
                <w:szCs w:val="18"/>
                <w:bdr w:val="none" w:sz="0" w:space="0" w:color="auto" w:frame="1"/>
                <w:lang w:eastAsia="ru-RU"/>
              </w:rPr>
            </w:rPrChange>
          </w:rPr>
          <w:t> SPPMPixel[nPixels]);    </w:t>
        </w:r>
      </w:ins>
    </w:p>
    <w:p w14:paraId="1EF94CA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69" w:author="Борис Гогинян" w:date="2020-05-22T22:48:00Z"/>
          <w:rFonts w:ascii="Consolas" w:eastAsia="Times New Roman" w:hAnsi="Consolas" w:cs="Times New Roman"/>
          <w:color w:val="5C5C5C"/>
          <w:sz w:val="18"/>
          <w:szCs w:val="18"/>
          <w:lang w:val="en-US" w:eastAsia="ru-RU"/>
          <w:rPrChange w:id="3270" w:author="Борис Гогинян" w:date="2020-05-22T22:48:00Z">
            <w:rPr>
              <w:ins w:id="3271" w:author="Борис Гогинян" w:date="2020-05-22T22:48:00Z"/>
              <w:rFonts w:ascii="Consolas" w:eastAsia="Times New Roman" w:hAnsi="Consolas" w:cs="Times New Roman"/>
              <w:color w:val="5C5C5C"/>
              <w:sz w:val="18"/>
              <w:szCs w:val="18"/>
              <w:lang w:eastAsia="ru-RU"/>
            </w:rPr>
          </w:rPrChange>
        </w:rPr>
      </w:pPr>
      <w:ins w:id="3272"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7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006699"/>
            <w:sz w:val="18"/>
            <w:szCs w:val="18"/>
            <w:bdr w:val="none" w:sz="0" w:space="0" w:color="auto" w:frame="1"/>
            <w:lang w:val="en-US" w:eastAsia="ru-RU"/>
            <w:rPrChange w:id="3274"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275"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276"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277" w:author="Борис Гогинян" w:date="2020-05-22T22:48:00Z">
              <w:rPr>
                <w:rFonts w:ascii="Consolas" w:eastAsia="Times New Roman" w:hAnsi="Consolas" w:cs="Times New Roman"/>
                <w:color w:val="000000"/>
                <w:sz w:val="18"/>
                <w:szCs w:val="18"/>
                <w:bdr w:val="none" w:sz="0" w:space="0" w:color="auto" w:frame="1"/>
                <w:lang w:eastAsia="ru-RU"/>
              </w:rPr>
            </w:rPrChange>
          </w:rPr>
          <w:t> i = 0; i &lt; nPixels; ++i)    </w:t>
        </w:r>
      </w:ins>
    </w:p>
    <w:p w14:paraId="5CFF674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78" w:author="Борис Гогинян" w:date="2020-05-22T22:48:00Z"/>
          <w:rFonts w:ascii="Consolas" w:eastAsia="Times New Roman" w:hAnsi="Consolas" w:cs="Times New Roman"/>
          <w:color w:val="5C5C5C"/>
          <w:sz w:val="18"/>
          <w:szCs w:val="18"/>
          <w:lang w:eastAsia="ru-RU"/>
        </w:rPr>
      </w:pPr>
      <w:ins w:id="3279"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80"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pixels[i].radius = initialSearchRadius;    </w:t>
        </w:r>
      </w:ins>
    </w:p>
    <w:p w14:paraId="4D2A93A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81" w:author="Борис Гогинян" w:date="2020-05-22T22:48:00Z"/>
          <w:rFonts w:ascii="Consolas" w:eastAsia="Times New Roman" w:hAnsi="Consolas" w:cs="Times New Roman"/>
          <w:color w:val="5C5C5C"/>
          <w:sz w:val="18"/>
          <w:szCs w:val="18"/>
          <w:lang w:eastAsia="ru-RU"/>
        </w:rPr>
      </w:pPr>
      <w:ins w:id="3282"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756F694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83" w:author="Борис Гогинян" w:date="2020-05-22T22:48:00Z"/>
          <w:rFonts w:ascii="Consolas" w:eastAsia="Times New Roman" w:hAnsi="Consolas" w:cs="Times New Roman"/>
          <w:color w:val="5C5C5C"/>
          <w:sz w:val="18"/>
          <w:szCs w:val="18"/>
          <w:lang w:eastAsia="ru-RU"/>
        </w:rPr>
      </w:pPr>
      <w:ins w:id="3284"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lightDistr для испускания фотонов пропорционально силе источника света   </w:t>
        </w:r>
        <w:r w:rsidRPr="003554F8">
          <w:rPr>
            <w:rFonts w:ascii="Consolas" w:eastAsia="Times New Roman" w:hAnsi="Consolas" w:cs="Times New Roman"/>
            <w:color w:val="000000"/>
            <w:sz w:val="18"/>
            <w:szCs w:val="18"/>
            <w:bdr w:val="none" w:sz="0" w:space="0" w:color="auto" w:frame="1"/>
            <w:lang w:eastAsia="ru-RU"/>
          </w:rPr>
          <w:t>  </w:t>
        </w:r>
      </w:ins>
    </w:p>
    <w:p w14:paraId="4E277D9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85" w:author="Борис Гогинян" w:date="2020-05-22T22:48:00Z"/>
          <w:rFonts w:ascii="Consolas" w:eastAsia="Times New Roman" w:hAnsi="Consolas" w:cs="Times New Roman"/>
          <w:color w:val="5C5C5C"/>
          <w:sz w:val="18"/>
          <w:szCs w:val="18"/>
          <w:lang w:val="en-US" w:eastAsia="ru-RU"/>
          <w:rPrChange w:id="3286" w:author="Борис Гогинян" w:date="2020-05-22T22:48:00Z">
            <w:rPr>
              <w:ins w:id="3287" w:author="Борис Гогинян" w:date="2020-05-22T22:48:00Z"/>
              <w:rFonts w:ascii="Consolas" w:eastAsia="Times New Roman" w:hAnsi="Consolas" w:cs="Times New Roman"/>
              <w:color w:val="5C5C5C"/>
              <w:sz w:val="18"/>
              <w:szCs w:val="18"/>
              <w:lang w:eastAsia="ru-RU"/>
            </w:rPr>
          </w:rPrChange>
        </w:rPr>
      </w:pPr>
      <w:ins w:id="3288"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0000"/>
            <w:sz w:val="18"/>
            <w:szCs w:val="18"/>
            <w:bdr w:val="none" w:sz="0" w:space="0" w:color="auto" w:frame="1"/>
            <w:lang w:val="en-US" w:eastAsia="ru-RU"/>
            <w:rPrChange w:id="3289" w:author="Борис Гогинян" w:date="2020-05-22T22:48:00Z">
              <w:rPr>
                <w:rFonts w:ascii="Consolas" w:eastAsia="Times New Roman" w:hAnsi="Consolas" w:cs="Times New Roman"/>
                <w:color w:val="000000"/>
                <w:sz w:val="18"/>
                <w:szCs w:val="18"/>
                <w:bdr w:val="none" w:sz="0" w:space="0" w:color="auto" w:frame="1"/>
                <w:lang w:eastAsia="ru-RU"/>
              </w:rPr>
            </w:rPrChange>
          </w:rPr>
          <w:t>std::unique_ptr&lt;Distribution1D&gt; lightDistr = ComputeLightPowerDistribution(scene);    </w:t>
        </w:r>
      </w:ins>
    </w:p>
    <w:p w14:paraId="5C0938B5"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90" w:author="Борис Гогинян" w:date="2020-05-22T22:48:00Z"/>
          <w:rFonts w:ascii="Consolas" w:eastAsia="Times New Roman" w:hAnsi="Consolas" w:cs="Times New Roman"/>
          <w:color w:val="5C5C5C"/>
          <w:sz w:val="18"/>
          <w:szCs w:val="18"/>
          <w:lang w:val="en-US" w:eastAsia="ru-RU"/>
          <w:rPrChange w:id="3291" w:author="Борис Гогинян" w:date="2020-05-22T22:48:00Z">
            <w:rPr>
              <w:ins w:id="3292" w:author="Борис Гогинян" w:date="2020-05-22T22:48:00Z"/>
              <w:rFonts w:ascii="Consolas" w:eastAsia="Times New Roman" w:hAnsi="Consolas" w:cs="Times New Roman"/>
              <w:color w:val="5C5C5C"/>
              <w:sz w:val="18"/>
              <w:szCs w:val="18"/>
              <w:lang w:eastAsia="ru-RU"/>
            </w:rPr>
          </w:rPrChange>
        </w:rPr>
      </w:pPr>
      <w:ins w:id="3293"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94"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68D15C75"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295" w:author="Борис Гогинян" w:date="2020-05-22T22:48:00Z"/>
          <w:rFonts w:ascii="Consolas" w:eastAsia="Times New Roman" w:hAnsi="Consolas" w:cs="Times New Roman"/>
          <w:color w:val="5C5C5C"/>
          <w:sz w:val="18"/>
          <w:szCs w:val="18"/>
          <w:lang w:eastAsia="ru-RU"/>
        </w:rPr>
      </w:pPr>
      <w:ins w:id="3296"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29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eastAsia="ru-RU"/>
          </w:rPr>
          <w:t>// Perform nIterations of SPPM integration   </w:t>
        </w:r>
        <w:r w:rsidRPr="003554F8">
          <w:rPr>
            <w:rFonts w:ascii="Consolas" w:eastAsia="Times New Roman" w:hAnsi="Consolas" w:cs="Times New Roman"/>
            <w:color w:val="000000"/>
            <w:sz w:val="18"/>
            <w:szCs w:val="18"/>
            <w:bdr w:val="none" w:sz="0" w:space="0" w:color="auto" w:frame="1"/>
            <w:lang w:eastAsia="ru-RU"/>
          </w:rPr>
          <w:t>  </w:t>
        </w:r>
      </w:ins>
    </w:p>
    <w:p w14:paraId="42D4D32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298" w:author="Борис Гогинян" w:date="2020-05-22T22:48:00Z"/>
          <w:rFonts w:ascii="Consolas" w:eastAsia="Times New Roman" w:hAnsi="Consolas" w:cs="Times New Roman"/>
          <w:color w:val="5C5C5C"/>
          <w:sz w:val="18"/>
          <w:szCs w:val="18"/>
          <w:lang w:eastAsia="ru-RU"/>
        </w:rPr>
      </w:pPr>
      <w:ins w:id="3299" w:author="Борис Гогинян" w:date="2020-05-22T22:48:00Z">
        <w:r w:rsidRPr="003554F8">
          <w:rPr>
            <w:rFonts w:ascii="Consolas" w:eastAsia="Times New Roman" w:hAnsi="Consolas" w:cs="Times New Roman"/>
            <w:color w:val="000000"/>
            <w:sz w:val="18"/>
            <w:szCs w:val="18"/>
            <w:bdr w:val="none" w:sz="0" w:space="0" w:color="auto" w:frame="1"/>
            <w:lang w:eastAsia="ru-RU"/>
          </w:rPr>
          <w:t>       HaltonSampler sampler(nIterations, pixelBounds);    </w:t>
        </w:r>
      </w:ins>
    </w:p>
    <w:p w14:paraId="79B4CF5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00" w:author="Борис Гогинян" w:date="2020-05-22T22:48:00Z"/>
          <w:rFonts w:ascii="Consolas" w:eastAsia="Times New Roman" w:hAnsi="Consolas" w:cs="Times New Roman"/>
          <w:color w:val="5C5C5C"/>
          <w:sz w:val="18"/>
          <w:szCs w:val="18"/>
          <w:lang w:eastAsia="ru-RU"/>
        </w:rPr>
      </w:pPr>
      <w:ins w:id="330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кол-ва плиток для использования SPPM camera pass  </w:t>
        </w:r>
        <w:r w:rsidRPr="003554F8">
          <w:rPr>
            <w:rFonts w:ascii="Consolas" w:eastAsia="Times New Roman" w:hAnsi="Consolas" w:cs="Times New Roman"/>
            <w:color w:val="000000"/>
            <w:sz w:val="18"/>
            <w:szCs w:val="18"/>
            <w:bdr w:val="none" w:sz="0" w:space="0" w:color="auto" w:frame="1"/>
            <w:lang w:eastAsia="ru-RU"/>
          </w:rPr>
          <w:t>  </w:t>
        </w:r>
      </w:ins>
    </w:p>
    <w:p w14:paraId="288400F9"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02" w:author="Борис Гогинян" w:date="2020-05-22T22:48:00Z"/>
          <w:rFonts w:ascii="Consolas" w:eastAsia="Times New Roman" w:hAnsi="Consolas" w:cs="Times New Roman"/>
          <w:color w:val="5C5C5C"/>
          <w:sz w:val="18"/>
          <w:szCs w:val="18"/>
          <w:lang w:val="en-US" w:eastAsia="ru-RU"/>
          <w:rPrChange w:id="3303" w:author="Борис Гогинян" w:date="2020-05-22T22:48:00Z">
            <w:rPr>
              <w:ins w:id="3304" w:author="Борис Гогинян" w:date="2020-05-22T22:48:00Z"/>
              <w:rFonts w:ascii="Consolas" w:eastAsia="Times New Roman" w:hAnsi="Consolas" w:cs="Times New Roman"/>
              <w:color w:val="5C5C5C"/>
              <w:sz w:val="18"/>
              <w:szCs w:val="18"/>
              <w:lang w:eastAsia="ru-RU"/>
            </w:rPr>
          </w:rPrChange>
        </w:rPr>
      </w:pPr>
      <w:ins w:id="3305"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b/>
            <w:bCs/>
            <w:color w:val="006699"/>
            <w:sz w:val="18"/>
            <w:szCs w:val="18"/>
            <w:bdr w:val="none" w:sz="0" w:space="0" w:color="auto" w:frame="1"/>
            <w:lang w:val="en-US" w:eastAsia="ru-RU"/>
            <w:rPrChange w:id="3306"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30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308"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309" w:author="Борис Гогинян" w:date="2020-05-22T22:48:00Z">
              <w:rPr>
                <w:rFonts w:ascii="Consolas" w:eastAsia="Times New Roman" w:hAnsi="Consolas" w:cs="Times New Roman"/>
                <w:color w:val="000000"/>
                <w:sz w:val="18"/>
                <w:szCs w:val="18"/>
                <w:bdr w:val="none" w:sz="0" w:space="0" w:color="auto" w:frame="1"/>
                <w:lang w:eastAsia="ru-RU"/>
              </w:rPr>
            </w:rPrChange>
          </w:rPr>
          <w:t> iter = 0; iter &lt; nIterations; ++iter) {    </w:t>
        </w:r>
      </w:ins>
    </w:p>
    <w:p w14:paraId="6B26105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10" w:author="Борис Гогинян" w:date="2020-05-22T22:48:00Z"/>
          <w:rFonts w:ascii="Consolas" w:eastAsia="Times New Roman" w:hAnsi="Consolas" w:cs="Times New Roman"/>
          <w:color w:val="5C5C5C"/>
          <w:sz w:val="18"/>
          <w:szCs w:val="18"/>
          <w:lang w:eastAsia="ru-RU"/>
        </w:rPr>
      </w:pPr>
      <w:ins w:id="3311"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12"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eastAsia="ru-RU"/>
          </w:rPr>
          <w:t>// генерация SPPM видимых точек --------------  </w:t>
        </w:r>
        <w:r w:rsidRPr="003554F8">
          <w:rPr>
            <w:rFonts w:ascii="Consolas" w:eastAsia="Times New Roman" w:hAnsi="Consolas" w:cs="Times New Roman"/>
            <w:color w:val="000000"/>
            <w:sz w:val="18"/>
            <w:szCs w:val="18"/>
            <w:bdr w:val="none" w:sz="0" w:space="0" w:color="auto" w:frame="1"/>
            <w:lang w:eastAsia="ru-RU"/>
          </w:rPr>
          <w:t>  </w:t>
        </w:r>
      </w:ins>
    </w:p>
    <w:p w14:paraId="2E4EE40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13" w:author="Борис Гогинян" w:date="2020-05-22T22:48:00Z"/>
          <w:rFonts w:ascii="Consolas" w:eastAsia="Times New Roman" w:hAnsi="Consolas" w:cs="Times New Roman"/>
          <w:color w:val="5C5C5C"/>
          <w:sz w:val="18"/>
          <w:szCs w:val="18"/>
          <w:lang w:val="en-US" w:eastAsia="ru-RU"/>
          <w:rPrChange w:id="3314" w:author="Борис Гогинян" w:date="2020-05-22T22:48:00Z">
            <w:rPr>
              <w:ins w:id="3315" w:author="Борис Гогинян" w:date="2020-05-22T22:48:00Z"/>
              <w:rFonts w:ascii="Consolas" w:eastAsia="Times New Roman" w:hAnsi="Consolas" w:cs="Times New Roman"/>
              <w:color w:val="5C5C5C"/>
              <w:sz w:val="18"/>
              <w:szCs w:val="18"/>
              <w:lang w:eastAsia="ru-RU"/>
            </w:rPr>
          </w:rPrChange>
        </w:rPr>
      </w:pPr>
      <w:ins w:id="3316"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17" w:author="Борис Гогинян" w:date="2020-05-22T22:48:00Z">
              <w:rPr>
                <w:rFonts w:ascii="Consolas" w:eastAsia="Times New Roman" w:hAnsi="Consolas" w:cs="Times New Roman"/>
                <w:color w:val="000000"/>
                <w:sz w:val="18"/>
                <w:szCs w:val="18"/>
                <w:bdr w:val="none" w:sz="0" w:space="0" w:color="auto" w:frame="1"/>
                <w:lang w:eastAsia="ru-RU"/>
              </w:rPr>
            </w:rPrChange>
          </w:rPr>
          <w:t>              std::vector&lt;MemoryArena&gt; perThreadArenas(MaxThreadIndex());    </w:t>
        </w:r>
      </w:ins>
    </w:p>
    <w:p w14:paraId="238EC061"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18" w:author="Борис Гогинян" w:date="2020-05-22T22:48:00Z"/>
          <w:rFonts w:ascii="Consolas" w:eastAsia="Times New Roman" w:hAnsi="Consolas" w:cs="Times New Roman"/>
          <w:color w:val="5C5C5C"/>
          <w:sz w:val="18"/>
          <w:szCs w:val="18"/>
          <w:lang w:eastAsia="ru-RU"/>
        </w:rPr>
      </w:pPr>
      <w:ins w:id="3319"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20"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ParallelFor2D(    </w:t>
        </w:r>
      </w:ins>
    </w:p>
    <w:p w14:paraId="367708E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21" w:author="Борис Гогинян" w:date="2020-05-22T22:48:00Z"/>
          <w:rFonts w:ascii="Consolas" w:eastAsia="Times New Roman" w:hAnsi="Consolas" w:cs="Times New Roman"/>
          <w:color w:val="5C5C5C"/>
          <w:sz w:val="18"/>
          <w:szCs w:val="18"/>
          <w:lang w:eastAsia="ru-RU"/>
        </w:rPr>
      </w:pPr>
      <w:ins w:id="3322" w:author="Борис Гогинян" w:date="2020-05-22T22:48:00Z">
        <w:r w:rsidRPr="003554F8">
          <w:rPr>
            <w:rFonts w:ascii="Consolas" w:eastAsia="Times New Roman" w:hAnsi="Consolas" w:cs="Times New Roman"/>
            <w:color w:val="000000"/>
            <w:sz w:val="18"/>
            <w:szCs w:val="18"/>
            <w:bdr w:val="none" w:sz="0" w:space="0" w:color="auto" w:frame="1"/>
            <w:lang w:eastAsia="ru-RU"/>
          </w:rPr>
          <w:t>                  [&amp;](Point2i tile) {    </w:t>
        </w:r>
      </w:ins>
    </w:p>
    <w:p w14:paraId="0F9E551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23" w:author="Борис Гогинян" w:date="2020-05-22T22:48:00Z"/>
          <w:rFonts w:ascii="Consolas" w:eastAsia="Times New Roman" w:hAnsi="Consolas" w:cs="Times New Roman"/>
          <w:color w:val="5C5C5C"/>
          <w:sz w:val="18"/>
          <w:szCs w:val="18"/>
          <w:lang w:eastAsia="ru-RU"/>
        </w:rPr>
      </w:pPr>
      <w:ins w:id="3324" w:author="Борис Гогинян" w:date="2020-05-22T22:48:00Z">
        <w:r w:rsidRPr="003554F8">
          <w:rPr>
            <w:rFonts w:ascii="Consolas" w:eastAsia="Times New Roman" w:hAnsi="Consolas" w:cs="Times New Roman"/>
            <w:color w:val="000000"/>
            <w:sz w:val="18"/>
            <w:szCs w:val="18"/>
            <w:bdr w:val="none" w:sz="0" w:space="0" w:color="auto" w:frame="1"/>
            <w:lang w:eastAsia="ru-RU"/>
          </w:rPr>
          <w:t>                      MemoryArena &amp;arena = perThreadArenas[ThreadIndex];    </w:t>
        </w:r>
      </w:ins>
    </w:p>
    <w:p w14:paraId="48327FB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25" w:author="Борис Гогинян" w:date="2020-05-22T22:48:00Z"/>
          <w:rFonts w:ascii="Consolas" w:eastAsia="Times New Roman" w:hAnsi="Consolas" w:cs="Times New Roman"/>
          <w:color w:val="5C5C5C"/>
          <w:sz w:val="18"/>
          <w:szCs w:val="18"/>
          <w:lang w:val="en-US" w:eastAsia="ru-RU"/>
          <w:rPrChange w:id="3326" w:author="Борис Гогинян" w:date="2020-05-22T22:48:00Z">
            <w:rPr>
              <w:ins w:id="3327" w:author="Борис Гогинян" w:date="2020-05-22T22:48:00Z"/>
              <w:rFonts w:ascii="Consolas" w:eastAsia="Times New Roman" w:hAnsi="Consolas" w:cs="Times New Roman"/>
              <w:color w:val="5C5C5C"/>
              <w:sz w:val="18"/>
              <w:szCs w:val="18"/>
              <w:lang w:eastAsia="ru-RU"/>
            </w:rPr>
          </w:rPrChange>
        </w:rPr>
      </w:pPr>
      <w:ins w:id="3328"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29"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330" w:author="Борис Гогинян" w:date="2020-05-22T22:48:00Z">
              <w:rPr>
                <w:rFonts w:ascii="Consolas" w:eastAsia="Times New Roman" w:hAnsi="Consolas" w:cs="Times New Roman"/>
                <w:color w:val="008200"/>
                <w:sz w:val="18"/>
                <w:szCs w:val="18"/>
                <w:bdr w:val="none" w:sz="0" w:space="0" w:color="auto" w:frame="1"/>
                <w:lang w:eastAsia="ru-RU"/>
              </w:rPr>
            </w:rPrChange>
          </w:rPr>
          <w:t>// Follow camera paths for tile in image for SPPM  </w:t>
        </w:r>
        <w:r w:rsidRPr="003554F8">
          <w:rPr>
            <w:rFonts w:ascii="Consolas" w:eastAsia="Times New Roman" w:hAnsi="Consolas" w:cs="Times New Roman"/>
            <w:color w:val="000000"/>
            <w:sz w:val="18"/>
            <w:szCs w:val="18"/>
            <w:bdr w:val="none" w:sz="0" w:space="0" w:color="auto" w:frame="1"/>
            <w:lang w:val="en-US" w:eastAsia="ru-RU"/>
            <w:rPrChange w:id="3331"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545B343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32" w:author="Борис Гогинян" w:date="2020-05-22T22:48:00Z"/>
          <w:rFonts w:ascii="Consolas" w:eastAsia="Times New Roman" w:hAnsi="Consolas" w:cs="Times New Roman"/>
          <w:color w:val="5C5C5C"/>
          <w:sz w:val="18"/>
          <w:szCs w:val="18"/>
          <w:lang w:eastAsia="ru-RU"/>
        </w:rPr>
      </w:pPr>
      <w:ins w:id="3333"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34"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 nTiles);    </w:t>
        </w:r>
      </w:ins>
    </w:p>
    <w:p w14:paraId="49EF623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35" w:author="Борис Гогинян" w:date="2020-05-22T22:48:00Z"/>
          <w:rFonts w:ascii="Consolas" w:eastAsia="Times New Roman" w:hAnsi="Consolas" w:cs="Times New Roman"/>
          <w:color w:val="5C5C5C"/>
          <w:sz w:val="18"/>
          <w:szCs w:val="18"/>
          <w:lang w:eastAsia="ru-RU"/>
        </w:rPr>
      </w:pPr>
      <w:ins w:id="3336"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Создание сетки всех видимых точек</w:t>
        </w:r>
        <w:r w:rsidRPr="003554F8">
          <w:rPr>
            <w:rFonts w:ascii="Consolas" w:eastAsia="Times New Roman" w:hAnsi="Consolas" w:cs="Times New Roman"/>
            <w:color w:val="000000"/>
            <w:sz w:val="18"/>
            <w:szCs w:val="18"/>
            <w:bdr w:val="none" w:sz="0" w:space="0" w:color="auto" w:frame="1"/>
            <w:lang w:eastAsia="ru-RU"/>
          </w:rPr>
          <w:t>  </w:t>
        </w:r>
      </w:ins>
    </w:p>
    <w:p w14:paraId="7F98E82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37" w:author="Борис Гогинян" w:date="2020-05-22T22:48:00Z"/>
          <w:rFonts w:ascii="Consolas" w:eastAsia="Times New Roman" w:hAnsi="Consolas" w:cs="Times New Roman"/>
          <w:color w:val="5C5C5C"/>
          <w:sz w:val="18"/>
          <w:szCs w:val="18"/>
          <w:lang w:val="en-US" w:eastAsia="ru-RU"/>
          <w:rPrChange w:id="3338" w:author="Борис Гогинян" w:date="2020-05-22T22:48:00Z">
            <w:rPr>
              <w:ins w:id="3339" w:author="Борис Гогинян" w:date="2020-05-22T22:48:00Z"/>
              <w:rFonts w:ascii="Consolas" w:eastAsia="Times New Roman" w:hAnsi="Consolas" w:cs="Times New Roman"/>
              <w:color w:val="5C5C5C"/>
              <w:sz w:val="18"/>
              <w:szCs w:val="18"/>
              <w:lang w:eastAsia="ru-RU"/>
            </w:rPr>
          </w:rPrChange>
        </w:rPr>
      </w:pPr>
      <w:ins w:id="3340"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41"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342" w:author="Борис Гогинян" w:date="2020-05-22T22:48:00Z">
              <w:rPr>
                <w:rFonts w:ascii="Consolas" w:eastAsia="Times New Roman" w:hAnsi="Consolas" w:cs="Times New Roman"/>
                <w:color w:val="008200"/>
                <w:sz w:val="18"/>
                <w:szCs w:val="18"/>
                <w:bdr w:val="none" w:sz="0" w:space="0" w:color="auto" w:frame="1"/>
                <w:lang w:eastAsia="ru-RU"/>
              </w:rPr>
            </w:rPrChange>
          </w:rPr>
          <w:t>// Allocate grid for SPPM visible points   </w:t>
        </w:r>
        <w:r w:rsidRPr="003554F8">
          <w:rPr>
            <w:rFonts w:ascii="Consolas" w:eastAsia="Times New Roman" w:hAnsi="Consolas" w:cs="Times New Roman"/>
            <w:color w:val="000000"/>
            <w:sz w:val="18"/>
            <w:szCs w:val="18"/>
            <w:bdr w:val="none" w:sz="0" w:space="0" w:color="auto" w:frame="1"/>
            <w:lang w:val="en-US" w:eastAsia="ru-RU"/>
            <w:rPrChange w:id="334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280FBF4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44" w:author="Борис Гогинян" w:date="2020-05-22T22:48:00Z"/>
          <w:rFonts w:ascii="Consolas" w:eastAsia="Times New Roman" w:hAnsi="Consolas" w:cs="Times New Roman"/>
          <w:color w:val="5C5C5C"/>
          <w:sz w:val="18"/>
          <w:szCs w:val="18"/>
          <w:lang w:val="en-US" w:eastAsia="ru-RU"/>
          <w:rPrChange w:id="3345" w:author="Борис Гогинян" w:date="2020-05-22T22:48:00Z">
            <w:rPr>
              <w:ins w:id="3346" w:author="Борис Гогинян" w:date="2020-05-22T22:48:00Z"/>
              <w:rFonts w:ascii="Consolas" w:eastAsia="Times New Roman" w:hAnsi="Consolas" w:cs="Times New Roman"/>
              <w:color w:val="5C5C5C"/>
              <w:sz w:val="18"/>
              <w:szCs w:val="18"/>
              <w:lang w:eastAsia="ru-RU"/>
            </w:rPr>
          </w:rPrChange>
        </w:rPr>
      </w:pPr>
      <w:ins w:id="3347"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48"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349" w:author="Борис Гогинян" w:date="2020-05-22T22:48:00Z">
              <w:rPr>
                <w:rFonts w:ascii="Consolas" w:eastAsia="Times New Roman" w:hAnsi="Consolas" w:cs="Times New Roman"/>
                <w:color w:val="008200"/>
                <w:sz w:val="18"/>
                <w:szCs w:val="18"/>
                <w:bdr w:val="none" w:sz="0" w:space="0" w:color="auto" w:frame="1"/>
                <w:lang w:eastAsia="ru-RU"/>
              </w:rPr>
            </w:rPrChange>
          </w:rPr>
          <w:t>// Compute grid bounds for SPPM visible points  </w:t>
        </w:r>
        <w:r w:rsidRPr="003554F8">
          <w:rPr>
            <w:rFonts w:ascii="Consolas" w:eastAsia="Times New Roman" w:hAnsi="Consolas" w:cs="Times New Roman"/>
            <w:color w:val="000000"/>
            <w:sz w:val="18"/>
            <w:szCs w:val="18"/>
            <w:bdr w:val="none" w:sz="0" w:space="0" w:color="auto" w:frame="1"/>
            <w:lang w:val="en-US" w:eastAsia="ru-RU"/>
            <w:rPrChange w:id="3350"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7F2A7BE1"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51" w:author="Борис Гогинян" w:date="2020-05-22T22:48:00Z"/>
          <w:rFonts w:ascii="Consolas" w:eastAsia="Times New Roman" w:hAnsi="Consolas" w:cs="Times New Roman"/>
          <w:color w:val="5C5C5C"/>
          <w:sz w:val="18"/>
          <w:szCs w:val="18"/>
          <w:lang w:val="en-US" w:eastAsia="ru-RU"/>
          <w:rPrChange w:id="3352" w:author="Борис Гогинян" w:date="2020-05-22T22:48:00Z">
            <w:rPr>
              <w:ins w:id="3353" w:author="Борис Гогинян" w:date="2020-05-22T22:48:00Z"/>
              <w:rFonts w:ascii="Consolas" w:eastAsia="Times New Roman" w:hAnsi="Consolas" w:cs="Times New Roman"/>
              <w:color w:val="5C5C5C"/>
              <w:sz w:val="18"/>
              <w:szCs w:val="18"/>
              <w:lang w:eastAsia="ru-RU"/>
            </w:rPr>
          </w:rPrChange>
        </w:rPr>
      </w:pPr>
      <w:ins w:id="3354"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55"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356" w:author="Борис Гогинян" w:date="2020-05-22T22:48:00Z">
              <w:rPr>
                <w:rFonts w:ascii="Consolas" w:eastAsia="Times New Roman" w:hAnsi="Consolas" w:cs="Times New Roman"/>
                <w:color w:val="008200"/>
                <w:sz w:val="18"/>
                <w:szCs w:val="18"/>
                <w:bdr w:val="none" w:sz="0" w:space="0" w:color="auto" w:frame="1"/>
                <w:lang w:eastAsia="ru-RU"/>
              </w:rPr>
            </w:rPrChange>
          </w:rPr>
          <w:t>// Compute resolution of SPPM grid in each dimension   </w:t>
        </w:r>
        <w:r w:rsidRPr="003554F8">
          <w:rPr>
            <w:rFonts w:ascii="Consolas" w:eastAsia="Times New Roman" w:hAnsi="Consolas" w:cs="Times New Roman"/>
            <w:color w:val="000000"/>
            <w:sz w:val="18"/>
            <w:szCs w:val="18"/>
            <w:bdr w:val="none" w:sz="0" w:space="0" w:color="auto" w:frame="1"/>
            <w:lang w:val="en-US" w:eastAsia="ru-RU"/>
            <w:rPrChange w:id="335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1BDF6C90"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58" w:author="Борис Гогинян" w:date="2020-05-22T22:48:00Z"/>
          <w:rFonts w:ascii="Consolas" w:eastAsia="Times New Roman" w:hAnsi="Consolas" w:cs="Times New Roman"/>
          <w:color w:val="5C5C5C"/>
          <w:sz w:val="18"/>
          <w:szCs w:val="18"/>
          <w:lang w:val="en-US" w:eastAsia="ru-RU"/>
          <w:rPrChange w:id="3359" w:author="Борис Гогинян" w:date="2020-05-22T22:48:00Z">
            <w:rPr>
              <w:ins w:id="3360" w:author="Борис Гогинян" w:date="2020-05-22T22:48:00Z"/>
              <w:rFonts w:ascii="Consolas" w:eastAsia="Times New Roman" w:hAnsi="Consolas" w:cs="Times New Roman"/>
              <w:color w:val="5C5C5C"/>
              <w:sz w:val="18"/>
              <w:szCs w:val="18"/>
              <w:lang w:eastAsia="ru-RU"/>
            </w:rPr>
          </w:rPrChange>
        </w:rPr>
      </w:pPr>
      <w:ins w:id="3361"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62"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val="en-US" w:eastAsia="ru-RU"/>
            <w:rPrChange w:id="3363" w:author="Борис Гогинян" w:date="2020-05-22T22:48:00Z">
              <w:rPr>
                <w:rFonts w:ascii="Consolas" w:eastAsia="Times New Roman" w:hAnsi="Consolas" w:cs="Times New Roman"/>
                <w:color w:val="008200"/>
                <w:sz w:val="18"/>
                <w:szCs w:val="18"/>
                <w:bdr w:val="none" w:sz="0" w:space="0" w:color="auto" w:frame="1"/>
                <w:lang w:eastAsia="ru-RU"/>
              </w:rPr>
            </w:rPrChange>
          </w:rPr>
          <w:t>// Add visible points to SPPM grid  </w:t>
        </w:r>
        <w:r w:rsidRPr="003554F8">
          <w:rPr>
            <w:rFonts w:ascii="Consolas" w:eastAsia="Times New Roman" w:hAnsi="Consolas" w:cs="Times New Roman"/>
            <w:color w:val="000000"/>
            <w:sz w:val="18"/>
            <w:szCs w:val="18"/>
            <w:bdr w:val="none" w:sz="0" w:space="0" w:color="auto" w:frame="1"/>
            <w:lang w:val="en-US" w:eastAsia="ru-RU"/>
            <w:rPrChange w:id="3364"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655493A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65" w:author="Борис Гогинян" w:date="2020-05-22T22:48:00Z"/>
          <w:rFonts w:ascii="Consolas" w:eastAsia="Times New Roman" w:hAnsi="Consolas" w:cs="Times New Roman"/>
          <w:color w:val="5C5C5C"/>
          <w:sz w:val="18"/>
          <w:szCs w:val="18"/>
          <w:lang w:val="en-US" w:eastAsia="ru-RU"/>
          <w:rPrChange w:id="3366" w:author="Борис Гогинян" w:date="2020-05-22T22:48:00Z">
            <w:rPr>
              <w:ins w:id="3367" w:author="Борис Гогинян" w:date="2020-05-22T22:48:00Z"/>
              <w:rFonts w:ascii="Consolas" w:eastAsia="Times New Roman" w:hAnsi="Consolas" w:cs="Times New Roman"/>
              <w:color w:val="5C5C5C"/>
              <w:sz w:val="18"/>
              <w:szCs w:val="18"/>
              <w:lang w:eastAsia="ru-RU"/>
            </w:rPr>
          </w:rPrChange>
        </w:rPr>
      </w:pPr>
      <w:ins w:id="3368"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69"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ins>
    </w:p>
    <w:p w14:paraId="78B212A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70" w:author="Борис Гогинян" w:date="2020-05-22T22:48:00Z"/>
          <w:rFonts w:ascii="Consolas" w:eastAsia="Times New Roman" w:hAnsi="Consolas" w:cs="Times New Roman"/>
          <w:color w:val="5C5C5C"/>
          <w:sz w:val="18"/>
          <w:szCs w:val="18"/>
          <w:lang w:eastAsia="ru-RU"/>
        </w:rPr>
      </w:pPr>
      <w:ins w:id="3371"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72"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eastAsia="ru-RU"/>
          </w:rPr>
          <w:t>// Отслеживание траектории фотонов и объединение вклада в эя</w:t>
        </w:r>
        <w:r w:rsidRPr="003554F8">
          <w:rPr>
            <w:rFonts w:ascii="Consolas" w:eastAsia="Times New Roman" w:hAnsi="Consolas" w:cs="Times New Roman"/>
            <w:color w:val="000000"/>
            <w:sz w:val="18"/>
            <w:szCs w:val="18"/>
            <w:bdr w:val="none" w:sz="0" w:space="0" w:color="auto" w:frame="1"/>
            <w:lang w:eastAsia="ru-RU"/>
          </w:rPr>
          <w:t>  </w:t>
        </w:r>
      </w:ins>
    </w:p>
    <w:p w14:paraId="6281D94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73" w:author="Борис Гогинян" w:date="2020-05-22T22:48:00Z"/>
          <w:rFonts w:ascii="Consolas" w:eastAsia="Times New Roman" w:hAnsi="Consolas" w:cs="Times New Roman"/>
          <w:color w:val="5C5C5C"/>
          <w:sz w:val="18"/>
          <w:szCs w:val="18"/>
          <w:lang w:val="en-US" w:eastAsia="ru-RU"/>
          <w:rPrChange w:id="3374" w:author="Борис Гогинян" w:date="2020-05-22T22:48:00Z">
            <w:rPr>
              <w:ins w:id="3375" w:author="Борис Гогинян" w:date="2020-05-22T22:48:00Z"/>
              <w:rFonts w:ascii="Consolas" w:eastAsia="Times New Roman" w:hAnsi="Consolas" w:cs="Times New Roman"/>
              <w:color w:val="5C5C5C"/>
              <w:sz w:val="18"/>
              <w:szCs w:val="18"/>
              <w:lang w:eastAsia="ru-RU"/>
            </w:rPr>
          </w:rPrChange>
        </w:rPr>
      </w:pPr>
      <w:ins w:id="3376"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0000"/>
            <w:sz w:val="18"/>
            <w:szCs w:val="18"/>
            <w:bdr w:val="none" w:sz="0" w:space="0" w:color="auto" w:frame="1"/>
            <w:lang w:val="en-US" w:eastAsia="ru-RU"/>
            <w:rPrChange w:id="3377" w:author="Борис Гогинян" w:date="2020-05-22T22:48:00Z">
              <w:rPr>
                <w:rFonts w:ascii="Consolas" w:eastAsia="Times New Roman" w:hAnsi="Consolas" w:cs="Times New Roman"/>
                <w:color w:val="000000"/>
                <w:sz w:val="18"/>
                <w:szCs w:val="18"/>
                <w:bdr w:val="none" w:sz="0" w:space="0" w:color="auto" w:frame="1"/>
                <w:lang w:eastAsia="ru-RU"/>
              </w:rPr>
            </w:rPrChange>
          </w:rPr>
          <w:t>std::vector&lt;MemoryArena&gt; photonShootArenas(MaxThreadIndex());    </w:t>
        </w:r>
      </w:ins>
    </w:p>
    <w:p w14:paraId="2A7A099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78" w:author="Борис Гогинян" w:date="2020-05-22T22:48:00Z"/>
          <w:rFonts w:ascii="Consolas" w:eastAsia="Times New Roman" w:hAnsi="Consolas" w:cs="Times New Roman"/>
          <w:color w:val="5C5C5C"/>
          <w:sz w:val="18"/>
          <w:szCs w:val="18"/>
          <w:lang w:eastAsia="ru-RU"/>
        </w:rPr>
      </w:pPr>
      <w:ins w:id="3379"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380"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ParallelFor(    </w:t>
        </w:r>
      </w:ins>
    </w:p>
    <w:p w14:paraId="26CF66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81" w:author="Борис Гогинян" w:date="2020-05-22T22:48:00Z"/>
          <w:rFonts w:ascii="Consolas" w:eastAsia="Times New Roman" w:hAnsi="Consolas" w:cs="Times New Roman"/>
          <w:color w:val="5C5C5C"/>
          <w:sz w:val="18"/>
          <w:szCs w:val="18"/>
          <w:lang w:eastAsia="ru-RU"/>
        </w:rPr>
      </w:pPr>
      <w:ins w:id="3382" w:author="Борис Гогинян" w:date="2020-05-22T22:48:00Z">
        <w:r w:rsidRPr="003554F8">
          <w:rPr>
            <w:rFonts w:ascii="Consolas" w:eastAsia="Times New Roman" w:hAnsi="Consolas" w:cs="Times New Roman"/>
            <w:color w:val="000000"/>
            <w:sz w:val="18"/>
            <w:szCs w:val="18"/>
            <w:bdr w:val="none" w:sz="0" w:space="0" w:color="auto" w:frame="1"/>
            <w:lang w:eastAsia="ru-RU"/>
          </w:rPr>
          <w:t>                  [&amp;](</w:t>
        </w:r>
        <w:r w:rsidRPr="003554F8">
          <w:rPr>
            <w:rFonts w:ascii="Consolas" w:eastAsia="Times New Roman" w:hAnsi="Consolas" w:cs="Times New Roman"/>
            <w:b/>
            <w:bCs/>
            <w:color w:val="2E8B57"/>
            <w:sz w:val="18"/>
            <w:szCs w:val="18"/>
            <w:bdr w:val="none" w:sz="0" w:space="0" w:color="auto" w:frame="1"/>
            <w:lang w:eastAsia="ru-RU"/>
          </w:rPr>
          <w:t>int</w:t>
        </w:r>
        <w:r w:rsidRPr="003554F8">
          <w:rPr>
            <w:rFonts w:ascii="Consolas" w:eastAsia="Times New Roman" w:hAnsi="Consolas" w:cs="Times New Roman"/>
            <w:color w:val="000000"/>
            <w:sz w:val="18"/>
            <w:szCs w:val="18"/>
            <w:bdr w:val="none" w:sz="0" w:space="0" w:color="auto" w:frame="1"/>
            <w:lang w:eastAsia="ru-RU"/>
          </w:rPr>
          <w:t> photonIndex) {    </w:t>
        </w:r>
      </w:ins>
    </w:p>
    <w:p w14:paraId="7DA42111"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83" w:author="Борис Гогинян" w:date="2020-05-22T22:48:00Z"/>
          <w:rFonts w:ascii="Consolas" w:eastAsia="Times New Roman" w:hAnsi="Consolas" w:cs="Times New Roman"/>
          <w:color w:val="5C5C5C"/>
          <w:sz w:val="18"/>
          <w:szCs w:val="18"/>
          <w:lang w:eastAsia="ru-RU"/>
        </w:rPr>
      </w:pPr>
      <w:ins w:id="3384" w:author="Борис Гогинян" w:date="2020-05-22T22:48:00Z">
        <w:r w:rsidRPr="003554F8">
          <w:rPr>
            <w:rFonts w:ascii="Consolas" w:eastAsia="Times New Roman" w:hAnsi="Consolas" w:cs="Times New Roman"/>
            <w:color w:val="000000"/>
            <w:sz w:val="18"/>
            <w:szCs w:val="18"/>
            <w:bdr w:val="none" w:sz="0" w:space="0" w:color="auto" w:frame="1"/>
            <w:lang w:eastAsia="ru-RU"/>
          </w:rPr>
          <w:t>                      MemoryArena &amp;arena = photonShootArenas[ThreadIndex];    </w:t>
        </w:r>
      </w:ins>
    </w:p>
    <w:p w14:paraId="1C9577E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85" w:author="Борис Гогинян" w:date="2020-05-22T22:48:00Z"/>
          <w:rFonts w:ascii="Consolas" w:eastAsia="Times New Roman" w:hAnsi="Consolas" w:cs="Times New Roman"/>
          <w:color w:val="5C5C5C"/>
          <w:sz w:val="18"/>
          <w:szCs w:val="18"/>
          <w:lang w:eastAsia="ru-RU"/>
        </w:rPr>
      </w:pPr>
      <w:ins w:id="3386"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Следование по пути фотона для photon_Index </w:t>
        </w:r>
        <w:r w:rsidRPr="003554F8">
          <w:rPr>
            <w:rFonts w:ascii="Consolas" w:eastAsia="Times New Roman" w:hAnsi="Consolas" w:cs="Times New Roman"/>
            <w:color w:val="000000"/>
            <w:sz w:val="18"/>
            <w:szCs w:val="18"/>
            <w:bdr w:val="none" w:sz="0" w:space="0" w:color="auto" w:frame="1"/>
            <w:lang w:eastAsia="ru-RU"/>
          </w:rPr>
          <w:t>  </w:t>
        </w:r>
      </w:ins>
    </w:p>
    <w:p w14:paraId="2D265E3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87" w:author="Борис Гогинян" w:date="2020-05-22T22:48:00Z"/>
          <w:rFonts w:ascii="Consolas" w:eastAsia="Times New Roman" w:hAnsi="Consolas" w:cs="Times New Roman"/>
          <w:color w:val="5C5C5C"/>
          <w:sz w:val="18"/>
          <w:szCs w:val="18"/>
          <w:lang w:eastAsia="ru-RU"/>
        </w:rPr>
      </w:pPr>
      <w:ins w:id="3388" w:author="Борис Гогинян" w:date="2020-05-22T22:48:00Z">
        <w:r w:rsidRPr="003554F8">
          <w:rPr>
            <w:rFonts w:ascii="Consolas" w:eastAsia="Times New Roman" w:hAnsi="Consolas" w:cs="Times New Roman"/>
            <w:color w:val="000000"/>
            <w:sz w:val="18"/>
            <w:szCs w:val="18"/>
            <w:bdr w:val="none" w:sz="0" w:space="0" w:color="auto" w:frame="1"/>
            <w:lang w:eastAsia="ru-RU"/>
          </w:rPr>
          <w:t>                      arena.Reset();    </w:t>
        </w:r>
      </w:ins>
    </w:p>
    <w:p w14:paraId="33F8664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89" w:author="Борис Гогинян" w:date="2020-05-22T22:48:00Z"/>
          <w:rFonts w:ascii="Consolas" w:eastAsia="Times New Roman" w:hAnsi="Consolas" w:cs="Times New Roman"/>
          <w:color w:val="5C5C5C"/>
          <w:sz w:val="18"/>
          <w:szCs w:val="18"/>
          <w:lang w:eastAsia="ru-RU"/>
        </w:rPr>
      </w:pPr>
      <w:ins w:id="3390"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photonsPerIteration, 8192);    </w:t>
        </w:r>
      </w:ins>
    </w:p>
    <w:p w14:paraId="5B77870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91" w:author="Борис Гогинян" w:date="2020-05-22T22:48:00Z"/>
          <w:rFonts w:ascii="Consolas" w:eastAsia="Times New Roman" w:hAnsi="Consolas" w:cs="Times New Roman"/>
          <w:color w:val="5C5C5C"/>
          <w:sz w:val="18"/>
          <w:szCs w:val="18"/>
          <w:lang w:eastAsia="ru-RU"/>
        </w:rPr>
      </w:pPr>
      <w:ins w:id="3392"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1384195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93" w:author="Борис Гогинян" w:date="2020-05-22T22:48:00Z"/>
          <w:rFonts w:ascii="Consolas" w:eastAsia="Times New Roman" w:hAnsi="Consolas" w:cs="Times New Roman"/>
          <w:color w:val="5C5C5C"/>
          <w:sz w:val="18"/>
          <w:szCs w:val="18"/>
          <w:lang w:eastAsia="ru-RU"/>
        </w:rPr>
      </w:pPr>
      <w:ins w:id="3394"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4DCC295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395" w:author="Борис Гогинян" w:date="2020-05-22T22:48:00Z"/>
          <w:rFonts w:ascii="Consolas" w:eastAsia="Times New Roman" w:hAnsi="Consolas" w:cs="Times New Roman"/>
          <w:color w:val="5C5C5C"/>
          <w:sz w:val="18"/>
          <w:szCs w:val="18"/>
          <w:lang w:eastAsia="ru-RU"/>
        </w:rPr>
      </w:pPr>
      <w:ins w:id="3396"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значения пикселей из этого прохода фотонов</w:t>
        </w:r>
        <w:r w:rsidRPr="003554F8">
          <w:rPr>
            <w:rFonts w:ascii="Consolas" w:eastAsia="Times New Roman" w:hAnsi="Consolas" w:cs="Times New Roman"/>
            <w:color w:val="000000"/>
            <w:sz w:val="18"/>
            <w:szCs w:val="18"/>
            <w:bdr w:val="none" w:sz="0" w:space="0" w:color="auto" w:frame="1"/>
            <w:lang w:eastAsia="ru-RU"/>
          </w:rPr>
          <w:t>  </w:t>
        </w:r>
      </w:ins>
    </w:p>
    <w:p w14:paraId="2C5AE48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397" w:author="Борис Гогинян" w:date="2020-05-22T22:48:00Z"/>
          <w:rFonts w:ascii="Consolas" w:eastAsia="Times New Roman" w:hAnsi="Consolas" w:cs="Times New Roman"/>
          <w:color w:val="5C5C5C"/>
          <w:sz w:val="18"/>
          <w:szCs w:val="18"/>
          <w:lang w:val="en-US" w:eastAsia="ru-RU"/>
          <w:rPrChange w:id="3398" w:author="Борис Гогинян" w:date="2020-05-22T22:48:00Z">
            <w:rPr>
              <w:ins w:id="3399" w:author="Борис Гогинян" w:date="2020-05-22T22:48:00Z"/>
              <w:rFonts w:ascii="Consolas" w:eastAsia="Times New Roman" w:hAnsi="Consolas" w:cs="Times New Roman"/>
              <w:color w:val="5C5C5C"/>
              <w:sz w:val="18"/>
              <w:szCs w:val="18"/>
              <w:lang w:eastAsia="ru-RU"/>
            </w:rPr>
          </w:rPrChange>
        </w:rPr>
      </w:pPr>
      <w:ins w:id="3400"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b/>
            <w:bCs/>
            <w:color w:val="006699"/>
            <w:sz w:val="18"/>
            <w:szCs w:val="18"/>
            <w:bdr w:val="none" w:sz="0" w:space="0" w:color="auto" w:frame="1"/>
            <w:lang w:val="en-US" w:eastAsia="ru-RU"/>
            <w:rPrChange w:id="3401"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402"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03"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04" w:author="Борис Гогинян" w:date="2020-05-22T22:48:00Z">
              <w:rPr>
                <w:rFonts w:ascii="Consolas" w:eastAsia="Times New Roman" w:hAnsi="Consolas" w:cs="Times New Roman"/>
                <w:color w:val="000000"/>
                <w:sz w:val="18"/>
                <w:szCs w:val="18"/>
                <w:bdr w:val="none" w:sz="0" w:space="0" w:color="auto" w:frame="1"/>
                <w:lang w:eastAsia="ru-RU"/>
              </w:rPr>
            </w:rPrChange>
          </w:rPr>
          <w:t> i = 0; i &lt; nPixels; ++i) {    </w:t>
        </w:r>
      </w:ins>
    </w:p>
    <w:p w14:paraId="35FE7E97"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05" w:author="Борис Гогинян" w:date="2020-05-22T22:48:00Z"/>
          <w:rFonts w:ascii="Consolas" w:eastAsia="Times New Roman" w:hAnsi="Consolas" w:cs="Times New Roman"/>
          <w:color w:val="5C5C5C"/>
          <w:sz w:val="18"/>
          <w:szCs w:val="18"/>
          <w:lang w:eastAsia="ru-RU"/>
        </w:rPr>
      </w:pPr>
      <w:ins w:id="3406"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07"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SPPMPixel &amp;p = pixels[i];    </w:t>
        </w:r>
      </w:ins>
    </w:p>
    <w:p w14:paraId="7F4B356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08" w:author="Борис Гогинян" w:date="2020-05-22T22:48:00Z"/>
          <w:rFonts w:ascii="Consolas" w:eastAsia="Times New Roman" w:hAnsi="Consolas" w:cs="Times New Roman"/>
          <w:color w:val="5C5C5C"/>
          <w:sz w:val="18"/>
          <w:szCs w:val="18"/>
          <w:lang w:eastAsia="ru-RU"/>
        </w:rPr>
      </w:pPr>
      <w:ins w:id="3409"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b/>
            <w:bCs/>
            <w:color w:val="006699"/>
            <w:sz w:val="18"/>
            <w:szCs w:val="18"/>
            <w:bdr w:val="none" w:sz="0" w:space="0" w:color="auto" w:frame="1"/>
            <w:lang w:eastAsia="ru-RU"/>
          </w:rPr>
          <w:t>if</w:t>
        </w:r>
        <w:r w:rsidRPr="003554F8">
          <w:rPr>
            <w:rFonts w:ascii="Consolas" w:eastAsia="Times New Roman" w:hAnsi="Consolas" w:cs="Times New Roman"/>
            <w:color w:val="000000"/>
            <w:sz w:val="18"/>
            <w:szCs w:val="18"/>
            <w:bdr w:val="none" w:sz="0" w:space="0" w:color="auto" w:frame="1"/>
            <w:lang w:eastAsia="ru-RU"/>
          </w:rPr>
          <w:t> (p.M &gt; 0) {    </w:t>
        </w:r>
      </w:ins>
    </w:p>
    <w:p w14:paraId="034BB1D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10" w:author="Борис Гогинян" w:date="2020-05-22T22:48:00Z"/>
          <w:rFonts w:ascii="Consolas" w:eastAsia="Times New Roman" w:hAnsi="Consolas" w:cs="Times New Roman"/>
          <w:color w:val="5C5C5C"/>
          <w:sz w:val="18"/>
          <w:szCs w:val="18"/>
          <w:lang w:eastAsia="ru-RU"/>
        </w:rPr>
      </w:pPr>
      <w:ins w:id="341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кол-ва фотонов, радиуса поиска ближайших фотонов  </w:t>
        </w:r>
        <w:r w:rsidRPr="003554F8">
          <w:rPr>
            <w:rFonts w:ascii="Consolas" w:eastAsia="Times New Roman" w:hAnsi="Consolas" w:cs="Times New Roman"/>
            <w:color w:val="000000"/>
            <w:sz w:val="18"/>
            <w:szCs w:val="18"/>
            <w:bdr w:val="none" w:sz="0" w:space="0" w:color="auto" w:frame="1"/>
            <w:lang w:eastAsia="ru-RU"/>
          </w:rPr>
          <w:t>  </w:t>
        </w:r>
      </w:ins>
    </w:p>
    <w:p w14:paraId="09F34D3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12" w:author="Борис Гогинян" w:date="2020-05-22T22:48:00Z"/>
          <w:rFonts w:ascii="Consolas" w:eastAsia="Times New Roman" w:hAnsi="Consolas" w:cs="Times New Roman"/>
          <w:color w:val="5C5C5C"/>
          <w:sz w:val="18"/>
          <w:szCs w:val="18"/>
          <w:lang w:eastAsia="ru-RU"/>
        </w:rPr>
      </w:pPr>
      <w:ins w:id="3413" w:author="Борис Гогинян" w:date="2020-05-22T22:48:00Z">
        <w:r w:rsidRPr="003554F8">
          <w:rPr>
            <w:rFonts w:ascii="Consolas" w:eastAsia="Times New Roman" w:hAnsi="Consolas" w:cs="Times New Roman"/>
            <w:color w:val="000000"/>
            <w:sz w:val="18"/>
            <w:szCs w:val="18"/>
            <w:bdr w:val="none" w:sz="0" w:space="0" w:color="auto" w:frame="1"/>
            <w:lang w:eastAsia="ru-RU"/>
          </w:rPr>
          <w:lastRenderedPageBreak/>
          <w:t>                      p.M = 0;    </w:t>
        </w:r>
      </w:ins>
    </w:p>
    <w:p w14:paraId="55E62055"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14" w:author="Борис Гогинян" w:date="2020-05-22T22:48:00Z"/>
          <w:rFonts w:ascii="Consolas" w:eastAsia="Times New Roman" w:hAnsi="Consolas" w:cs="Times New Roman"/>
          <w:color w:val="5C5C5C"/>
          <w:sz w:val="18"/>
          <w:szCs w:val="18"/>
          <w:lang w:val="en-US" w:eastAsia="ru-RU"/>
          <w:rPrChange w:id="3415" w:author="Борис Гогинян" w:date="2020-05-22T22:48:00Z">
            <w:rPr>
              <w:ins w:id="3416" w:author="Борис Гогинян" w:date="2020-05-22T22:48:00Z"/>
              <w:rFonts w:ascii="Consolas" w:eastAsia="Times New Roman" w:hAnsi="Consolas" w:cs="Times New Roman"/>
              <w:color w:val="5C5C5C"/>
              <w:sz w:val="18"/>
              <w:szCs w:val="18"/>
              <w:lang w:eastAsia="ru-RU"/>
            </w:rPr>
          </w:rPrChange>
        </w:rPr>
      </w:pPr>
      <w:ins w:id="3417"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18"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006699"/>
            <w:sz w:val="18"/>
            <w:szCs w:val="18"/>
            <w:bdr w:val="none" w:sz="0" w:space="0" w:color="auto" w:frame="1"/>
            <w:lang w:val="en-US" w:eastAsia="ru-RU"/>
            <w:rPrChange w:id="3419"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420"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21"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22" w:author="Борис Гогинян" w:date="2020-05-22T22:48:00Z">
              <w:rPr>
                <w:rFonts w:ascii="Consolas" w:eastAsia="Times New Roman" w:hAnsi="Consolas" w:cs="Times New Roman"/>
                <w:color w:val="000000"/>
                <w:sz w:val="18"/>
                <w:szCs w:val="18"/>
                <w:bdr w:val="none" w:sz="0" w:space="0" w:color="auto" w:frame="1"/>
                <w:lang w:eastAsia="ru-RU"/>
              </w:rPr>
            </w:rPrChange>
          </w:rPr>
          <w:t> j = 0; j &lt; Spectrum::nSamples; ++j)    </w:t>
        </w:r>
      </w:ins>
    </w:p>
    <w:p w14:paraId="7873362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23" w:author="Борис Гогинян" w:date="2020-05-22T22:48:00Z"/>
          <w:rFonts w:ascii="Consolas" w:eastAsia="Times New Roman" w:hAnsi="Consolas" w:cs="Times New Roman"/>
          <w:color w:val="5C5C5C"/>
          <w:sz w:val="18"/>
          <w:szCs w:val="18"/>
          <w:lang w:eastAsia="ru-RU"/>
        </w:rPr>
      </w:pPr>
      <w:ins w:id="3424"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25"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p.Phi[j] = (Float)0;    </w:t>
        </w:r>
      </w:ins>
    </w:p>
    <w:p w14:paraId="76F2876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26" w:author="Борис Гогинян" w:date="2020-05-22T22:48:00Z"/>
          <w:rFonts w:ascii="Consolas" w:eastAsia="Times New Roman" w:hAnsi="Consolas" w:cs="Times New Roman"/>
          <w:color w:val="5C5C5C"/>
          <w:sz w:val="18"/>
          <w:szCs w:val="18"/>
          <w:lang w:eastAsia="ru-RU"/>
        </w:rPr>
      </w:pPr>
      <w:ins w:id="3427"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514194F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28" w:author="Борис Гогинян" w:date="2020-05-22T22:48:00Z"/>
          <w:rFonts w:ascii="Consolas" w:eastAsia="Times New Roman" w:hAnsi="Consolas" w:cs="Times New Roman"/>
          <w:color w:val="5C5C5C"/>
          <w:sz w:val="18"/>
          <w:szCs w:val="18"/>
          <w:lang w:eastAsia="ru-RU"/>
        </w:rPr>
      </w:pPr>
      <w:ins w:id="3429"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сброс VisiblePoint в пикселе</w:t>
        </w:r>
        <w:r w:rsidRPr="003554F8">
          <w:rPr>
            <w:rFonts w:ascii="Consolas" w:eastAsia="Times New Roman" w:hAnsi="Consolas" w:cs="Times New Roman"/>
            <w:color w:val="000000"/>
            <w:sz w:val="18"/>
            <w:szCs w:val="18"/>
            <w:bdr w:val="none" w:sz="0" w:space="0" w:color="auto" w:frame="1"/>
            <w:lang w:eastAsia="ru-RU"/>
          </w:rPr>
          <w:t>  </w:t>
        </w:r>
      </w:ins>
    </w:p>
    <w:p w14:paraId="5BFDC9F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30" w:author="Борис Гогинян" w:date="2020-05-22T22:48:00Z"/>
          <w:rFonts w:ascii="Consolas" w:eastAsia="Times New Roman" w:hAnsi="Consolas" w:cs="Times New Roman"/>
          <w:color w:val="5C5C5C"/>
          <w:sz w:val="18"/>
          <w:szCs w:val="18"/>
          <w:lang w:eastAsia="ru-RU"/>
        </w:rPr>
      </w:pPr>
      <w:ins w:id="343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p.vp.beta = 0.;    </w:t>
        </w:r>
      </w:ins>
    </w:p>
    <w:p w14:paraId="323AB01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32" w:author="Борис Гогинян" w:date="2020-05-22T22:48:00Z"/>
          <w:rFonts w:ascii="Consolas" w:eastAsia="Times New Roman" w:hAnsi="Consolas" w:cs="Times New Roman"/>
          <w:color w:val="5C5C5C"/>
          <w:sz w:val="18"/>
          <w:szCs w:val="18"/>
          <w:lang w:eastAsia="ru-RU"/>
        </w:rPr>
      </w:pPr>
      <w:ins w:id="3433" w:author="Борис Гогинян" w:date="2020-05-22T22:48:00Z">
        <w:r w:rsidRPr="003554F8">
          <w:rPr>
            <w:rFonts w:ascii="Consolas" w:eastAsia="Times New Roman" w:hAnsi="Consolas" w:cs="Times New Roman"/>
            <w:color w:val="000000"/>
            <w:sz w:val="18"/>
            <w:szCs w:val="18"/>
            <w:bdr w:val="none" w:sz="0" w:space="0" w:color="auto" w:frame="1"/>
            <w:lang w:eastAsia="ru-RU"/>
          </w:rPr>
          <w:t>                     p.vp.bsdf = nullptr;    </w:t>
        </w:r>
      </w:ins>
    </w:p>
    <w:p w14:paraId="108289F9"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34" w:author="Борис Гогинян" w:date="2020-05-22T22:48:00Z"/>
          <w:rFonts w:ascii="Consolas" w:eastAsia="Times New Roman" w:hAnsi="Consolas" w:cs="Times New Roman"/>
          <w:color w:val="5C5C5C"/>
          <w:sz w:val="18"/>
          <w:szCs w:val="18"/>
          <w:lang w:eastAsia="ru-RU"/>
        </w:rPr>
      </w:pPr>
      <w:ins w:id="3435"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7AF3D59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36" w:author="Борис Гогинян" w:date="2020-05-22T22:48:00Z"/>
          <w:rFonts w:ascii="Consolas" w:eastAsia="Times New Roman" w:hAnsi="Consolas" w:cs="Times New Roman"/>
          <w:color w:val="5C5C5C"/>
          <w:sz w:val="18"/>
          <w:szCs w:val="18"/>
          <w:lang w:eastAsia="ru-RU"/>
        </w:rPr>
      </w:pPr>
      <w:ins w:id="3437"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775614A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38" w:author="Борис Гогинян" w:date="2020-05-22T22:48:00Z"/>
          <w:rFonts w:ascii="Consolas" w:eastAsia="Times New Roman" w:hAnsi="Consolas" w:cs="Times New Roman"/>
          <w:color w:val="5C5C5C"/>
          <w:sz w:val="18"/>
          <w:szCs w:val="18"/>
          <w:lang w:eastAsia="ru-RU"/>
        </w:rPr>
      </w:pPr>
      <w:ins w:id="3439"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3C62AB2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40" w:author="Борис Гогинян" w:date="2020-05-22T22:48:00Z"/>
          <w:rFonts w:ascii="Consolas" w:eastAsia="Times New Roman" w:hAnsi="Consolas" w:cs="Times New Roman"/>
          <w:color w:val="5C5C5C"/>
          <w:sz w:val="18"/>
          <w:szCs w:val="18"/>
          <w:lang w:eastAsia="ru-RU"/>
        </w:rPr>
      </w:pPr>
      <w:ins w:id="344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304BB27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42" w:author="Борис Гогинян" w:date="2020-05-22T22:48:00Z"/>
          <w:rFonts w:ascii="Consolas" w:eastAsia="Times New Roman" w:hAnsi="Consolas" w:cs="Times New Roman"/>
          <w:color w:val="5C5C5C"/>
          <w:sz w:val="18"/>
          <w:szCs w:val="18"/>
          <w:lang w:eastAsia="ru-RU"/>
        </w:rPr>
      </w:pPr>
      <w:ins w:id="3443"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Периодическое сохранение изображения SPPM в film</w:t>
        </w:r>
        <w:r w:rsidRPr="003554F8">
          <w:rPr>
            <w:rFonts w:ascii="Consolas" w:eastAsia="Times New Roman" w:hAnsi="Consolas" w:cs="Times New Roman"/>
            <w:color w:val="000000"/>
            <w:sz w:val="18"/>
            <w:szCs w:val="18"/>
            <w:bdr w:val="none" w:sz="0" w:space="0" w:color="auto" w:frame="1"/>
            <w:lang w:eastAsia="ru-RU"/>
          </w:rPr>
          <w:t>  </w:t>
        </w:r>
      </w:ins>
    </w:p>
    <w:p w14:paraId="630AF9F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44" w:author="Борис Гогинян" w:date="2020-05-22T22:48:00Z"/>
          <w:rFonts w:ascii="Consolas" w:eastAsia="Times New Roman" w:hAnsi="Consolas" w:cs="Times New Roman"/>
          <w:color w:val="5C5C5C"/>
          <w:sz w:val="18"/>
          <w:szCs w:val="18"/>
          <w:lang w:val="en-US" w:eastAsia="ru-RU"/>
          <w:rPrChange w:id="3445" w:author="Борис Гогинян" w:date="2020-05-22T22:48:00Z">
            <w:rPr>
              <w:ins w:id="3446" w:author="Борис Гогинян" w:date="2020-05-22T22:48:00Z"/>
              <w:rFonts w:ascii="Consolas" w:eastAsia="Times New Roman" w:hAnsi="Consolas" w:cs="Times New Roman"/>
              <w:color w:val="5C5C5C"/>
              <w:sz w:val="18"/>
              <w:szCs w:val="18"/>
              <w:lang w:eastAsia="ru-RU"/>
            </w:rPr>
          </w:rPrChange>
        </w:rPr>
      </w:pPr>
      <w:ins w:id="3447"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b/>
            <w:bCs/>
            <w:color w:val="006699"/>
            <w:sz w:val="18"/>
            <w:szCs w:val="18"/>
            <w:bdr w:val="none" w:sz="0" w:space="0" w:color="auto" w:frame="1"/>
            <w:lang w:val="en-US" w:eastAsia="ru-RU"/>
            <w:rPrChange w:id="3448"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if</w:t>
        </w:r>
        <w:r w:rsidRPr="003554F8">
          <w:rPr>
            <w:rFonts w:ascii="Consolas" w:eastAsia="Times New Roman" w:hAnsi="Consolas" w:cs="Times New Roman"/>
            <w:color w:val="000000"/>
            <w:sz w:val="18"/>
            <w:szCs w:val="18"/>
            <w:bdr w:val="none" w:sz="0" w:space="0" w:color="auto" w:frame="1"/>
            <w:lang w:val="en-US" w:eastAsia="ru-RU"/>
            <w:rPrChange w:id="3449" w:author="Борис Гогинян" w:date="2020-05-22T22:48:00Z">
              <w:rPr>
                <w:rFonts w:ascii="Consolas" w:eastAsia="Times New Roman" w:hAnsi="Consolas" w:cs="Times New Roman"/>
                <w:color w:val="000000"/>
                <w:sz w:val="18"/>
                <w:szCs w:val="18"/>
                <w:bdr w:val="none" w:sz="0" w:space="0" w:color="auto" w:frame="1"/>
                <w:lang w:eastAsia="ru-RU"/>
              </w:rPr>
            </w:rPrChange>
          </w:rPr>
          <w:t> (iter + 1 == nIterations || ((iter + 1) % writeFrequency) == 0) {    </w:t>
        </w:r>
      </w:ins>
    </w:p>
    <w:p w14:paraId="3723638D"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50" w:author="Борис Гогинян" w:date="2020-05-22T22:48:00Z"/>
          <w:rFonts w:ascii="Consolas" w:eastAsia="Times New Roman" w:hAnsi="Consolas" w:cs="Times New Roman"/>
          <w:color w:val="5C5C5C"/>
          <w:sz w:val="18"/>
          <w:szCs w:val="18"/>
          <w:lang w:val="en-US" w:eastAsia="ru-RU"/>
          <w:rPrChange w:id="3451" w:author="Борис Гогинян" w:date="2020-05-22T22:48:00Z">
            <w:rPr>
              <w:ins w:id="3452" w:author="Борис Гогинян" w:date="2020-05-22T22:48:00Z"/>
              <w:rFonts w:ascii="Consolas" w:eastAsia="Times New Roman" w:hAnsi="Consolas" w:cs="Times New Roman"/>
              <w:color w:val="5C5C5C"/>
              <w:sz w:val="18"/>
              <w:szCs w:val="18"/>
              <w:lang w:eastAsia="ru-RU"/>
            </w:rPr>
          </w:rPrChange>
        </w:rPr>
      </w:pPr>
      <w:ins w:id="3453"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54"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55"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56" w:author="Борис Гогинян" w:date="2020-05-22T22:48:00Z">
              <w:rPr>
                <w:rFonts w:ascii="Consolas" w:eastAsia="Times New Roman" w:hAnsi="Consolas" w:cs="Times New Roman"/>
                <w:color w:val="000000"/>
                <w:sz w:val="18"/>
                <w:szCs w:val="18"/>
                <w:bdr w:val="none" w:sz="0" w:space="0" w:color="auto" w:frame="1"/>
                <w:lang w:eastAsia="ru-RU"/>
              </w:rPr>
            </w:rPrChange>
          </w:rPr>
          <w:t> x0 = pixelBounds.pMin.x;    </w:t>
        </w:r>
      </w:ins>
    </w:p>
    <w:p w14:paraId="63AED94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57" w:author="Борис Гогинян" w:date="2020-05-22T22:48:00Z"/>
          <w:rFonts w:ascii="Consolas" w:eastAsia="Times New Roman" w:hAnsi="Consolas" w:cs="Times New Roman"/>
          <w:color w:val="5C5C5C"/>
          <w:sz w:val="18"/>
          <w:szCs w:val="18"/>
          <w:lang w:val="en-US" w:eastAsia="ru-RU"/>
          <w:rPrChange w:id="3458" w:author="Борис Гогинян" w:date="2020-05-22T22:48:00Z">
            <w:rPr>
              <w:ins w:id="3459" w:author="Борис Гогинян" w:date="2020-05-22T22:48:00Z"/>
              <w:rFonts w:ascii="Consolas" w:eastAsia="Times New Roman" w:hAnsi="Consolas" w:cs="Times New Roman"/>
              <w:color w:val="5C5C5C"/>
              <w:sz w:val="18"/>
              <w:szCs w:val="18"/>
              <w:lang w:eastAsia="ru-RU"/>
            </w:rPr>
          </w:rPrChange>
        </w:rPr>
      </w:pPr>
      <w:ins w:id="3460"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61"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62"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63" w:author="Борис Гогинян" w:date="2020-05-22T22:48:00Z">
              <w:rPr>
                <w:rFonts w:ascii="Consolas" w:eastAsia="Times New Roman" w:hAnsi="Consolas" w:cs="Times New Roman"/>
                <w:color w:val="000000"/>
                <w:sz w:val="18"/>
                <w:szCs w:val="18"/>
                <w:bdr w:val="none" w:sz="0" w:space="0" w:color="auto" w:frame="1"/>
                <w:lang w:eastAsia="ru-RU"/>
              </w:rPr>
            </w:rPrChange>
          </w:rPr>
          <w:t> x1 = pixelBounds.pMax.x;    </w:t>
        </w:r>
      </w:ins>
    </w:p>
    <w:p w14:paraId="45D1AC4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64" w:author="Борис Гогинян" w:date="2020-05-22T22:48:00Z"/>
          <w:rFonts w:ascii="Consolas" w:eastAsia="Times New Roman" w:hAnsi="Consolas" w:cs="Times New Roman"/>
          <w:color w:val="5C5C5C"/>
          <w:sz w:val="18"/>
          <w:szCs w:val="18"/>
          <w:lang w:val="en-US" w:eastAsia="ru-RU"/>
          <w:rPrChange w:id="3465" w:author="Борис Гогинян" w:date="2020-05-22T22:48:00Z">
            <w:rPr>
              <w:ins w:id="3466" w:author="Борис Гогинян" w:date="2020-05-22T22:48:00Z"/>
              <w:rFonts w:ascii="Consolas" w:eastAsia="Times New Roman" w:hAnsi="Consolas" w:cs="Times New Roman"/>
              <w:color w:val="5C5C5C"/>
              <w:sz w:val="18"/>
              <w:szCs w:val="18"/>
              <w:lang w:eastAsia="ru-RU"/>
            </w:rPr>
          </w:rPrChange>
        </w:rPr>
      </w:pPr>
      <w:ins w:id="3467"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68" w:author="Борис Гогинян" w:date="2020-05-22T22:48:00Z">
              <w:rPr>
                <w:rFonts w:ascii="Consolas" w:eastAsia="Times New Roman" w:hAnsi="Consolas" w:cs="Times New Roman"/>
                <w:color w:val="000000"/>
                <w:sz w:val="18"/>
                <w:szCs w:val="18"/>
                <w:bdr w:val="none" w:sz="0" w:space="0" w:color="auto" w:frame="1"/>
                <w:lang w:eastAsia="ru-RU"/>
              </w:rPr>
            </w:rPrChange>
          </w:rPr>
          <w:t>                  uint64_t Np = (uint64_t)(iter + 1) * (uint64_t)photonsPerIteration;    </w:t>
        </w:r>
      </w:ins>
    </w:p>
    <w:p w14:paraId="17CB81A1"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69" w:author="Борис Гогинян" w:date="2020-05-22T22:48:00Z"/>
          <w:rFonts w:ascii="Consolas" w:eastAsia="Times New Roman" w:hAnsi="Consolas" w:cs="Times New Roman"/>
          <w:color w:val="5C5C5C"/>
          <w:sz w:val="18"/>
          <w:szCs w:val="18"/>
          <w:lang w:val="en-US" w:eastAsia="ru-RU"/>
          <w:rPrChange w:id="3470" w:author="Борис Гогинян" w:date="2020-05-22T22:48:00Z">
            <w:rPr>
              <w:ins w:id="3471" w:author="Борис Гогинян" w:date="2020-05-22T22:48:00Z"/>
              <w:rFonts w:ascii="Consolas" w:eastAsia="Times New Roman" w:hAnsi="Consolas" w:cs="Times New Roman"/>
              <w:color w:val="5C5C5C"/>
              <w:sz w:val="18"/>
              <w:szCs w:val="18"/>
              <w:lang w:eastAsia="ru-RU"/>
            </w:rPr>
          </w:rPrChange>
        </w:rPr>
      </w:pPr>
      <w:ins w:id="3472"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73" w:author="Борис Гогинян" w:date="2020-05-22T22:48:00Z">
              <w:rPr>
                <w:rFonts w:ascii="Consolas" w:eastAsia="Times New Roman" w:hAnsi="Consolas" w:cs="Times New Roman"/>
                <w:color w:val="000000"/>
                <w:sz w:val="18"/>
                <w:szCs w:val="18"/>
                <w:bdr w:val="none" w:sz="0" w:space="0" w:color="auto" w:frame="1"/>
                <w:lang w:eastAsia="ru-RU"/>
              </w:rPr>
            </w:rPrChange>
          </w:rPr>
          <w:t>                  std::unique_ptr&lt;Spectrum[]&gt; image(</w:t>
        </w:r>
        <w:r w:rsidRPr="003554F8">
          <w:rPr>
            <w:rFonts w:ascii="Consolas" w:eastAsia="Times New Roman" w:hAnsi="Consolas" w:cs="Times New Roman"/>
            <w:b/>
            <w:bCs/>
            <w:color w:val="006699"/>
            <w:sz w:val="18"/>
            <w:szCs w:val="18"/>
            <w:bdr w:val="none" w:sz="0" w:space="0" w:color="auto" w:frame="1"/>
            <w:lang w:val="en-US" w:eastAsia="ru-RU"/>
            <w:rPrChange w:id="3474"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new</w:t>
        </w:r>
        <w:r w:rsidRPr="003554F8">
          <w:rPr>
            <w:rFonts w:ascii="Consolas" w:eastAsia="Times New Roman" w:hAnsi="Consolas" w:cs="Times New Roman"/>
            <w:color w:val="000000"/>
            <w:sz w:val="18"/>
            <w:szCs w:val="18"/>
            <w:bdr w:val="none" w:sz="0" w:space="0" w:color="auto" w:frame="1"/>
            <w:lang w:val="en-US" w:eastAsia="ru-RU"/>
            <w:rPrChange w:id="3475" w:author="Борис Гогинян" w:date="2020-05-22T22:48:00Z">
              <w:rPr>
                <w:rFonts w:ascii="Consolas" w:eastAsia="Times New Roman" w:hAnsi="Consolas" w:cs="Times New Roman"/>
                <w:color w:val="000000"/>
                <w:sz w:val="18"/>
                <w:szCs w:val="18"/>
                <w:bdr w:val="none" w:sz="0" w:space="0" w:color="auto" w:frame="1"/>
                <w:lang w:eastAsia="ru-RU"/>
              </w:rPr>
            </w:rPrChange>
          </w:rPr>
          <w:t> Spectrum[pixelBounds.Area()]);    </w:t>
        </w:r>
      </w:ins>
    </w:p>
    <w:p w14:paraId="7538C2C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76" w:author="Борис Гогинян" w:date="2020-05-22T22:48:00Z"/>
          <w:rFonts w:ascii="Consolas" w:eastAsia="Times New Roman" w:hAnsi="Consolas" w:cs="Times New Roman"/>
          <w:color w:val="5C5C5C"/>
          <w:sz w:val="18"/>
          <w:szCs w:val="18"/>
          <w:lang w:eastAsia="ru-RU"/>
        </w:rPr>
      </w:pPr>
      <w:ins w:id="3477"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78"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eastAsia="ru-RU"/>
          </w:rPr>
          <w:t>int</w:t>
        </w:r>
        <w:r w:rsidRPr="003554F8">
          <w:rPr>
            <w:rFonts w:ascii="Consolas" w:eastAsia="Times New Roman" w:hAnsi="Consolas" w:cs="Times New Roman"/>
            <w:color w:val="000000"/>
            <w:sz w:val="18"/>
            <w:szCs w:val="18"/>
            <w:bdr w:val="none" w:sz="0" w:space="0" w:color="auto" w:frame="1"/>
            <w:lang w:eastAsia="ru-RU"/>
          </w:rPr>
          <w:t> offset = 0;    </w:t>
        </w:r>
      </w:ins>
    </w:p>
    <w:p w14:paraId="1D95E6A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79" w:author="Борис Гогинян" w:date="2020-05-22T22:48:00Z"/>
          <w:rFonts w:ascii="Consolas" w:eastAsia="Times New Roman" w:hAnsi="Consolas" w:cs="Times New Roman"/>
          <w:color w:val="5C5C5C"/>
          <w:sz w:val="18"/>
          <w:szCs w:val="18"/>
          <w:lang w:val="en-US" w:eastAsia="ru-RU"/>
          <w:rPrChange w:id="3480" w:author="Борис Гогинян" w:date="2020-05-22T22:48:00Z">
            <w:rPr>
              <w:ins w:id="3481" w:author="Борис Гогинян" w:date="2020-05-22T22:48:00Z"/>
              <w:rFonts w:ascii="Consolas" w:eastAsia="Times New Roman" w:hAnsi="Consolas" w:cs="Times New Roman"/>
              <w:color w:val="5C5C5C"/>
              <w:sz w:val="18"/>
              <w:szCs w:val="18"/>
              <w:lang w:eastAsia="ru-RU"/>
            </w:rPr>
          </w:rPrChange>
        </w:rPr>
      </w:pPr>
      <w:ins w:id="3482"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8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006699"/>
            <w:sz w:val="18"/>
            <w:szCs w:val="18"/>
            <w:bdr w:val="none" w:sz="0" w:space="0" w:color="auto" w:frame="1"/>
            <w:lang w:val="en-US" w:eastAsia="ru-RU"/>
            <w:rPrChange w:id="3484"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485"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86"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87" w:author="Борис Гогинян" w:date="2020-05-22T22:48:00Z">
              <w:rPr>
                <w:rFonts w:ascii="Consolas" w:eastAsia="Times New Roman" w:hAnsi="Consolas" w:cs="Times New Roman"/>
                <w:color w:val="000000"/>
                <w:sz w:val="18"/>
                <w:szCs w:val="18"/>
                <w:bdr w:val="none" w:sz="0" w:space="0" w:color="auto" w:frame="1"/>
                <w:lang w:eastAsia="ru-RU"/>
              </w:rPr>
            </w:rPrChange>
          </w:rPr>
          <w:t> y = pixelBounds.pMin.y; y &lt; pixelBounds.pMax.y; ++y) {    </w:t>
        </w:r>
      </w:ins>
    </w:p>
    <w:p w14:paraId="1ABD4BCA"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488" w:author="Борис Гогинян" w:date="2020-05-22T22:48:00Z"/>
          <w:rFonts w:ascii="Consolas" w:eastAsia="Times New Roman" w:hAnsi="Consolas" w:cs="Times New Roman"/>
          <w:color w:val="5C5C5C"/>
          <w:sz w:val="18"/>
          <w:szCs w:val="18"/>
          <w:lang w:val="en-US" w:eastAsia="ru-RU"/>
          <w:rPrChange w:id="3489" w:author="Борис Гогинян" w:date="2020-05-22T22:48:00Z">
            <w:rPr>
              <w:ins w:id="3490" w:author="Борис Гогинян" w:date="2020-05-22T22:48:00Z"/>
              <w:rFonts w:ascii="Consolas" w:eastAsia="Times New Roman" w:hAnsi="Consolas" w:cs="Times New Roman"/>
              <w:color w:val="5C5C5C"/>
              <w:sz w:val="18"/>
              <w:szCs w:val="18"/>
              <w:lang w:eastAsia="ru-RU"/>
            </w:rPr>
          </w:rPrChange>
        </w:rPr>
      </w:pPr>
      <w:ins w:id="3491"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92"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006699"/>
            <w:sz w:val="18"/>
            <w:szCs w:val="18"/>
            <w:bdr w:val="none" w:sz="0" w:space="0" w:color="auto" w:frame="1"/>
            <w:lang w:val="en-US" w:eastAsia="ru-RU"/>
            <w:rPrChange w:id="3493" w:author="Борис Гогинян" w:date="2020-05-22T22:48:00Z">
              <w:rPr>
                <w:rFonts w:ascii="Consolas" w:eastAsia="Times New Roman" w:hAnsi="Consolas" w:cs="Times New Roman"/>
                <w:b/>
                <w:bCs/>
                <w:color w:val="006699"/>
                <w:sz w:val="18"/>
                <w:szCs w:val="18"/>
                <w:bdr w:val="none" w:sz="0" w:space="0" w:color="auto" w:frame="1"/>
                <w:lang w:eastAsia="ru-RU"/>
              </w:rPr>
            </w:rPrChange>
          </w:rPr>
          <w:t>for</w:t>
        </w:r>
        <w:r w:rsidRPr="003554F8">
          <w:rPr>
            <w:rFonts w:ascii="Consolas" w:eastAsia="Times New Roman" w:hAnsi="Consolas" w:cs="Times New Roman"/>
            <w:color w:val="000000"/>
            <w:sz w:val="18"/>
            <w:szCs w:val="18"/>
            <w:bdr w:val="none" w:sz="0" w:space="0" w:color="auto" w:frame="1"/>
            <w:lang w:val="en-US" w:eastAsia="ru-RU"/>
            <w:rPrChange w:id="3494"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b/>
            <w:bCs/>
            <w:color w:val="2E8B57"/>
            <w:sz w:val="18"/>
            <w:szCs w:val="18"/>
            <w:bdr w:val="none" w:sz="0" w:space="0" w:color="auto" w:frame="1"/>
            <w:lang w:val="en-US" w:eastAsia="ru-RU"/>
            <w:rPrChange w:id="3495" w:author="Борис Гогинян" w:date="2020-05-22T22:48:00Z">
              <w:rPr>
                <w:rFonts w:ascii="Consolas" w:eastAsia="Times New Roman" w:hAnsi="Consolas" w:cs="Times New Roman"/>
                <w:b/>
                <w:bCs/>
                <w:color w:val="2E8B57"/>
                <w:sz w:val="18"/>
                <w:szCs w:val="18"/>
                <w:bdr w:val="none" w:sz="0" w:space="0" w:color="auto" w:frame="1"/>
                <w:lang w:eastAsia="ru-RU"/>
              </w:rPr>
            </w:rPrChange>
          </w:rPr>
          <w:t>int</w:t>
        </w:r>
        <w:r w:rsidRPr="003554F8">
          <w:rPr>
            <w:rFonts w:ascii="Consolas" w:eastAsia="Times New Roman" w:hAnsi="Consolas" w:cs="Times New Roman"/>
            <w:color w:val="000000"/>
            <w:sz w:val="18"/>
            <w:szCs w:val="18"/>
            <w:bdr w:val="none" w:sz="0" w:space="0" w:color="auto" w:frame="1"/>
            <w:lang w:val="en-US" w:eastAsia="ru-RU"/>
            <w:rPrChange w:id="3496" w:author="Борис Гогинян" w:date="2020-05-22T22:48:00Z">
              <w:rPr>
                <w:rFonts w:ascii="Consolas" w:eastAsia="Times New Roman" w:hAnsi="Consolas" w:cs="Times New Roman"/>
                <w:color w:val="000000"/>
                <w:sz w:val="18"/>
                <w:szCs w:val="18"/>
                <w:bdr w:val="none" w:sz="0" w:space="0" w:color="auto" w:frame="1"/>
                <w:lang w:eastAsia="ru-RU"/>
              </w:rPr>
            </w:rPrChange>
          </w:rPr>
          <w:t> x = x0; x &lt; x1; ++x) {    </w:t>
        </w:r>
      </w:ins>
    </w:p>
    <w:p w14:paraId="6B1138A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497" w:author="Борис Гогинян" w:date="2020-05-22T22:48:00Z"/>
          <w:rFonts w:ascii="Consolas" w:eastAsia="Times New Roman" w:hAnsi="Consolas" w:cs="Times New Roman"/>
          <w:color w:val="5C5C5C"/>
          <w:sz w:val="18"/>
          <w:szCs w:val="18"/>
          <w:lang w:eastAsia="ru-RU"/>
        </w:rPr>
      </w:pPr>
      <w:ins w:id="3498"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499"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8200"/>
            <w:sz w:val="18"/>
            <w:szCs w:val="18"/>
            <w:bdr w:val="none" w:sz="0" w:space="0" w:color="auto" w:frame="1"/>
            <w:lang w:eastAsia="ru-RU"/>
          </w:rPr>
          <w:t>// вычисление эя L для пикселя SPPM</w:t>
        </w:r>
        <w:r w:rsidRPr="003554F8">
          <w:rPr>
            <w:rFonts w:ascii="Consolas" w:eastAsia="Times New Roman" w:hAnsi="Consolas" w:cs="Times New Roman"/>
            <w:color w:val="000000"/>
            <w:sz w:val="18"/>
            <w:szCs w:val="18"/>
            <w:bdr w:val="none" w:sz="0" w:space="0" w:color="auto" w:frame="1"/>
            <w:lang w:eastAsia="ru-RU"/>
          </w:rPr>
          <w:t>  </w:t>
        </w:r>
      </w:ins>
    </w:p>
    <w:p w14:paraId="0EB8632D"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500" w:author="Борис Гогинян" w:date="2020-05-22T22:48:00Z"/>
          <w:rFonts w:ascii="Consolas" w:eastAsia="Times New Roman" w:hAnsi="Consolas" w:cs="Times New Roman"/>
          <w:color w:val="5C5C5C"/>
          <w:sz w:val="18"/>
          <w:szCs w:val="18"/>
          <w:lang w:eastAsia="ru-RU"/>
        </w:rPr>
      </w:pPr>
      <w:ins w:id="350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image[offset++] = L;    </w:t>
        </w:r>
      </w:ins>
    </w:p>
    <w:p w14:paraId="52C1617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502" w:author="Борис Гогинян" w:date="2020-05-22T22:48:00Z"/>
          <w:rFonts w:ascii="Consolas" w:eastAsia="Times New Roman" w:hAnsi="Consolas" w:cs="Times New Roman"/>
          <w:color w:val="5C5C5C"/>
          <w:sz w:val="18"/>
          <w:szCs w:val="18"/>
          <w:lang w:eastAsia="ru-RU"/>
        </w:rPr>
      </w:pPr>
      <w:ins w:id="3503"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5FC584F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504" w:author="Борис Гогинян" w:date="2020-05-22T22:48:00Z"/>
          <w:rFonts w:ascii="Consolas" w:eastAsia="Times New Roman" w:hAnsi="Consolas" w:cs="Times New Roman"/>
          <w:color w:val="5C5C5C"/>
          <w:sz w:val="18"/>
          <w:szCs w:val="18"/>
          <w:lang w:eastAsia="ru-RU"/>
        </w:rPr>
      </w:pPr>
      <w:ins w:id="3505"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378C184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506" w:author="Борис Гогинян" w:date="2020-05-22T22:48:00Z"/>
          <w:rFonts w:ascii="Consolas" w:eastAsia="Times New Roman" w:hAnsi="Consolas" w:cs="Times New Roman"/>
          <w:color w:val="5C5C5C"/>
          <w:sz w:val="18"/>
          <w:szCs w:val="18"/>
          <w:lang w:val="en-US" w:eastAsia="ru-RU"/>
          <w:rPrChange w:id="3507" w:author="Борис Гогинян" w:date="2020-05-22T22:48:00Z">
            <w:rPr>
              <w:ins w:id="3508" w:author="Борис Гогинян" w:date="2020-05-22T22:48:00Z"/>
              <w:rFonts w:ascii="Consolas" w:eastAsia="Times New Roman" w:hAnsi="Consolas" w:cs="Times New Roman"/>
              <w:color w:val="5C5C5C"/>
              <w:sz w:val="18"/>
              <w:szCs w:val="18"/>
              <w:lang w:eastAsia="ru-RU"/>
            </w:rPr>
          </w:rPrChange>
        </w:rPr>
      </w:pPr>
      <w:ins w:id="3509"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510" w:author="Борис Гогинян" w:date="2020-05-22T22:48:00Z">
              <w:rPr>
                <w:rFonts w:ascii="Consolas" w:eastAsia="Times New Roman" w:hAnsi="Consolas" w:cs="Times New Roman"/>
                <w:color w:val="000000"/>
                <w:sz w:val="18"/>
                <w:szCs w:val="18"/>
                <w:bdr w:val="none" w:sz="0" w:space="0" w:color="auto" w:frame="1"/>
                <w:lang w:eastAsia="ru-RU"/>
              </w:rPr>
            </w:rPrChange>
          </w:rPr>
          <w:t>                  camera-&gt;film-&gt;SetImage(image.get());    </w:t>
        </w:r>
      </w:ins>
    </w:p>
    <w:p w14:paraId="148B6BDA"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511" w:author="Борис Гогинян" w:date="2020-05-22T22:48:00Z"/>
          <w:rFonts w:ascii="Consolas" w:eastAsia="Times New Roman" w:hAnsi="Consolas" w:cs="Times New Roman"/>
          <w:color w:val="5C5C5C"/>
          <w:sz w:val="18"/>
          <w:szCs w:val="18"/>
          <w:lang w:eastAsia="ru-RU"/>
        </w:rPr>
      </w:pPr>
      <w:ins w:id="3512" w:author="Борис Гогинян" w:date="2020-05-22T22:48:00Z">
        <w:r w:rsidRPr="003554F8">
          <w:rPr>
            <w:rFonts w:ascii="Consolas" w:eastAsia="Times New Roman" w:hAnsi="Consolas" w:cs="Times New Roman"/>
            <w:color w:val="000000"/>
            <w:sz w:val="18"/>
            <w:szCs w:val="18"/>
            <w:bdr w:val="none" w:sz="0" w:space="0" w:color="auto" w:frame="1"/>
            <w:lang w:val="en-US" w:eastAsia="ru-RU"/>
            <w:rPrChange w:id="3513" w:author="Борис Гогинян" w:date="2020-05-22T22:48:00Z">
              <w:rPr>
                <w:rFonts w:ascii="Consolas" w:eastAsia="Times New Roman" w:hAnsi="Consolas" w:cs="Times New Roman"/>
                <w:color w:val="000000"/>
                <w:sz w:val="18"/>
                <w:szCs w:val="18"/>
                <w:bdr w:val="none" w:sz="0" w:space="0" w:color="auto" w:frame="1"/>
                <w:lang w:eastAsia="ru-RU"/>
              </w:rPr>
            </w:rPrChange>
          </w:rPr>
          <w:t>                  </w:t>
        </w:r>
        <w:r w:rsidRPr="003554F8">
          <w:rPr>
            <w:rFonts w:ascii="Consolas" w:eastAsia="Times New Roman" w:hAnsi="Consolas" w:cs="Times New Roman"/>
            <w:color w:val="000000"/>
            <w:sz w:val="18"/>
            <w:szCs w:val="18"/>
            <w:bdr w:val="none" w:sz="0" w:space="0" w:color="auto" w:frame="1"/>
            <w:lang w:eastAsia="ru-RU"/>
          </w:rPr>
          <w:t>camera-&gt;film-&gt;WriteImage();    </w:t>
        </w:r>
      </w:ins>
    </w:p>
    <w:p w14:paraId="43B555C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514" w:author="Борис Гогинян" w:date="2020-05-22T22:48:00Z"/>
          <w:rFonts w:ascii="Consolas" w:eastAsia="Times New Roman" w:hAnsi="Consolas" w:cs="Times New Roman"/>
          <w:color w:val="5C5C5C"/>
          <w:sz w:val="18"/>
          <w:szCs w:val="18"/>
          <w:lang w:eastAsia="ru-RU"/>
        </w:rPr>
      </w:pPr>
      <w:ins w:id="3515"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1EA95784"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516" w:author="Борис Гогинян" w:date="2020-05-22T22:48:00Z"/>
          <w:rFonts w:ascii="Consolas" w:eastAsia="Times New Roman" w:hAnsi="Consolas" w:cs="Times New Roman"/>
          <w:color w:val="5C5C5C"/>
          <w:sz w:val="18"/>
          <w:szCs w:val="18"/>
          <w:lang w:eastAsia="ru-RU"/>
        </w:rPr>
      </w:pPr>
      <w:ins w:id="3517"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618F25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518" w:author="Борис Гогинян" w:date="2020-05-22T22:48:00Z"/>
          <w:rFonts w:ascii="Consolas" w:eastAsia="Times New Roman" w:hAnsi="Consolas" w:cs="Times New Roman"/>
          <w:color w:val="5C5C5C"/>
          <w:sz w:val="18"/>
          <w:szCs w:val="18"/>
          <w:lang w:eastAsia="ru-RU"/>
        </w:rPr>
      </w:pPr>
      <w:ins w:id="3519" w:author="Борис Гогинян" w:date="2020-05-22T22:48:00Z">
        <w:r w:rsidRPr="003554F8">
          <w:rPr>
            <w:rFonts w:ascii="Consolas" w:eastAsia="Times New Roman" w:hAnsi="Consolas" w:cs="Times New Roman"/>
            <w:color w:val="000000"/>
            <w:sz w:val="18"/>
            <w:szCs w:val="18"/>
            <w:bdr w:val="none" w:sz="0" w:space="0" w:color="auto" w:frame="1"/>
            <w:lang w:eastAsia="ru-RU"/>
          </w:rPr>
          <w:t>       }    </w:t>
        </w:r>
      </w:ins>
    </w:p>
    <w:p w14:paraId="4BA6B140"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ins w:id="3520" w:author="Борис Гогинян" w:date="2020-05-22T22:48:00Z"/>
          <w:rFonts w:ascii="Consolas" w:eastAsia="Times New Roman" w:hAnsi="Consolas" w:cs="Times New Roman"/>
          <w:color w:val="5C5C5C"/>
          <w:sz w:val="18"/>
          <w:szCs w:val="18"/>
          <w:lang w:eastAsia="ru-RU"/>
        </w:rPr>
      </w:pPr>
      <w:ins w:id="3521"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54EAC0E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ins w:id="3522" w:author="Борис Гогинян" w:date="2020-05-22T22:48:00Z"/>
          <w:rFonts w:ascii="Consolas" w:eastAsia="Times New Roman" w:hAnsi="Consolas" w:cs="Times New Roman"/>
          <w:color w:val="5C5C5C"/>
          <w:sz w:val="18"/>
          <w:szCs w:val="18"/>
          <w:lang w:eastAsia="ru-RU"/>
        </w:rPr>
      </w:pPr>
      <w:ins w:id="3523" w:author="Борис Гогинян" w:date="2020-05-22T22:48:00Z">
        <w:r w:rsidRPr="003554F8">
          <w:rPr>
            <w:rFonts w:ascii="Consolas" w:eastAsia="Times New Roman" w:hAnsi="Consolas" w:cs="Times New Roman"/>
            <w:color w:val="000000"/>
            <w:sz w:val="18"/>
            <w:szCs w:val="18"/>
            <w:bdr w:val="none" w:sz="0" w:space="0" w:color="auto" w:frame="1"/>
            <w:lang w:eastAsia="ru-RU"/>
          </w:rPr>
          <w:t>}    </w:t>
        </w:r>
      </w:ins>
    </w:p>
    <w:p w14:paraId="7F12BC27" w14:textId="77777777" w:rsidR="003554F8" w:rsidRPr="00B12333" w:rsidRDefault="003554F8">
      <w:pPr>
        <w:pStyle w:val="a5"/>
        <w:rPr>
          <w:ins w:id="3524" w:author="Борис Гогинян" w:date="2020-05-22T22:09:00Z"/>
          <w:rFonts w:ascii="Times New Roman" w:hAnsi="Times New Roman" w:cs="Times New Roman"/>
          <w:sz w:val="28"/>
          <w:szCs w:val="28"/>
          <w:rPrChange w:id="3525" w:author="Борис Гогинян" w:date="2020-05-22T22:35:00Z">
            <w:rPr>
              <w:ins w:id="3526" w:author="Борис Гогинян" w:date="2020-05-22T22:09:00Z"/>
              <w:rFonts w:ascii="Times New Roman" w:hAnsi="Times New Roman" w:cs="Times New Roman"/>
              <w:sz w:val="28"/>
              <w:szCs w:val="24"/>
              <w:lang w:val="en-US"/>
            </w:rPr>
          </w:rPrChange>
        </w:rPr>
        <w:pPrChange w:id="3527" w:author="Борис Гогинян" w:date="2020-05-22T22:48:00Z">
          <w:pPr>
            <w:jc w:val="center"/>
          </w:pPr>
        </w:pPrChange>
      </w:pPr>
    </w:p>
    <w:p w14:paraId="7F91B8CA" w14:textId="45640576" w:rsidR="003554F8" w:rsidRPr="00E31865" w:rsidRDefault="00E31865">
      <w:pPr>
        <w:ind w:firstLine="360"/>
        <w:rPr>
          <w:ins w:id="3528" w:author="Борис Гогинян" w:date="2020-05-22T22:42:00Z"/>
          <w:rFonts w:ascii="Times New Roman" w:hAnsi="Times New Roman" w:cs="Times New Roman"/>
          <w:sz w:val="28"/>
          <w:szCs w:val="28"/>
          <w:rPrChange w:id="3529" w:author="Борис Гогинян" w:date="2020-05-23T14:45:00Z">
            <w:rPr>
              <w:ins w:id="3530" w:author="Борис Гогинян" w:date="2020-05-22T22:42:00Z"/>
              <w:rFonts w:ascii="Times New Roman" w:hAnsi="Times New Roman" w:cs="Times New Roman"/>
              <w:sz w:val="28"/>
              <w:szCs w:val="28"/>
              <w:lang w:val="en-US"/>
            </w:rPr>
          </w:rPrChange>
        </w:rPr>
        <w:pPrChange w:id="3531" w:author="Борис Гогинян" w:date="2020-05-23T14:46:00Z">
          <w:pPr>
            <w:jc w:val="center"/>
          </w:pPr>
        </w:pPrChange>
      </w:pPr>
      <w:ins w:id="3532" w:author="Борис Гогинян" w:date="2020-05-23T14:46:00Z">
        <w:r>
          <w:rPr>
            <w:rFonts w:ascii="Times New Roman" w:hAnsi="Times New Roman" w:cs="Times New Roman"/>
            <w:sz w:val="28"/>
            <w:szCs w:val="28"/>
          </w:rPr>
          <w:t>3.</w:t>
        </w:r>
      </w:ins>
      <w:ins w:id="3533" w:author="Борис Гогинян" w:date="2020-05-23T14:45:00Z">
        <w:r>
          <w:rPr>
            <w:rFonts w:ascii="Times New Roman" w:hAnsi="Times New Roman" w:cs="Times New Roman"/>
            <w:sz w:val="28"/>
            <w:szCs w:val="28"/>
          </w:rPr>
          <w:t xml:space="preserve"> </w:t>
        </w:r>
      </w:ins>
      <w:ins w:id="3534" w:author="Борис Гогинян" w:date="2020-05-22T22:42:00Z">
        <w:r w:rsidR="00B12333" w:rsidRPr="00E31865">
          <w:rPr>
            <w:rFonts w:ascii="Times New Roman" w:hAnsi="Times New Roman" w:cs="Times New Roman"/>
            <w:sz w:val="28"/>
            <w:szCs w:val="28"/>
            <w:rPrChange w:id="3535" w:author="Борис Гогинян" w:date="2020-05-23T14:45:00Z">
              <w:rPr/>
            </w:rPrChange>
          </w:rPr>
          <w:t xml:space="preserve">Код нормирования яркости с помощью модуля </w:t>
        </w:r>
        <w:r w:rsidR="00B12333" w:rsidRPr="00E31865">
          <w:rPr>
            <w:rFonts w:ascii="Times New Roman" w:hAnsi="Times New Roman" w:cs="Times New Roman"/>
            <w:sz w:val="28"/>
            <w:szCs w:val="28"/>
            <w:lang w:val="en-US"/>
            <w:rPrChange w:id="3536" w:author="Борис Гогинян" w:date="2020-05-23T14:45:00Z">
              <w:rPr>
                <w:lang w:val="en-US"/>
              </w:rPr>
            </w:rPrChange>
          </w:rPr>
          <w:t>cv</w:t>
        </w:r>
        <w:r w:rsidR="00B12333" w:rsidRPr="00E31865">
          <w:rPr>
            <w:rFonts w:ascii="Times New Roman" w:hAnsi="Times New Roman" w:cs="Times New Roman"/>
            <w:sz w:val="28"/>
            <w:szCs w:val="28"/>
            <w:rPrChange w:id="3537" w:author="Борис Гогинян" w:date="2020-05-23T14:45:00Z">
              <w:rPr>
                <w:rFonts w:ascii="Times New Roman" w:hAnsi="Times New Roman" w:cs="Times New Roman"/>
                <w:sz w:val="28"/>
                <w:szCs w:val="28"/>
                <w:lang w:val="en-US"/>
              </w:rPr>
            </w:rPrChange>
          </w:rPr>
          <w:t>2</w:t>
        </w:r>
      </w:ins>
    </w:p>
    <w:p w14:paraId="5FADCE89" w14:textId="397606B6" w:rsidR="00B12333" w:rsidRPr="00B12333" w:rsidRDefault="00B12333">
      <w:pPr>
        <w:pStyle w:val="a5"/>
        <w:numPr>
          <w:ilvl w:val="0"/>
          <w:numId w:val="48"/>
        </w:numPr>
        <w:pBdr>
          <w:left w:val="single" w:sz="18" w:space="0" w:color="6CE26C"/>
        </w:pBdr>
        <w:shd w:val="clear" w:color="auto" w:fill="FFFFFF"/>
        <w:spacing w:beforeAutospacing="1" w:after="0" w:afterAutospacing="1" w:line="210" w:lineRule="atLeast"/>
        <w:rPr>
          <w:ins w:id="3538" w:author="Борис Гогинян" w:date="2020-05-22T22:42:00Z"/>
          <w:rFonts w:ascii="Consolas" w:eastAsia="Times New Roman" w:hAnsi="Consolas" w:cs="Times New Roman"/>
          <w:color w:val="5C5C5C"/>
          <w:sz w:val="24"/>
          <w:szCs w:val="28"/>
          <w:lang w:eastAsia="ru-RU"/>
          <w:rPrChange w:id="3539" w:author="Борис Гогинян" w:date="2020-05-22T22:43:00Z">
            <w:rPr>
              <w:ins w:id="3540" w:author="Борис Гогинян" w:date="2020-05-22T22:42:00Z"/>
              <w:rFonts w:ascii="Consolas" w:eastAsia="Times New Roman" w:hAnsi="Consolas" w:cs="Times New Roman"/>
              <w:color w:val="5C5C5C"/>
              <w:sz w:val="28"/>
              <w:szCs w:val="28"/>
              <w:lang w:eastAsia="ru-RU"/>
            </w:rPr>
          </w:rPrChange>
        </w:rPr>
        <w:pPrChange w:id="3541" w:author="Борис Гогинян" w:date="2020-05-22T22:43:00Z">
          <w:pPr>
            <w:numPr>
              <w:numId w:val="41"/>
            </w:numPr>
            <w:pBdr>
              <w:left w:val="single" w:sz="18" w:space="0" w:color="6CE26C"/>
            </w:pBdr>
            <w:shd w:val="clear" w:color="auto" w:fill="FFFFFF"/>
            <w:spacing w:beforeAutospacing="1" w:after="0" w:afterAutospacing="1" w:line="210" w:lineRule="atLeast"/>
            <w:ind w:left="720" w:hanging="360"/>
          </w:pPr>
        </w:pPrChange>
      </w:pPr>
      <w:ins w:id="3542" w:author="Борис Гогинян" w:date="2020-05-22T22:42:00Z">
        <w:r w:rsidRPr="00B12333">
          <w:rPr>
            <w:rFonts w:ascii="Consolas" w:eastAsia="Times New Roman" w:hAnsi="Consolas" w:cs="Times New Roman"/>
            <w:b/>
            <w:bCs/>
            <w:color w:val="006699"/>
            <w:sz w:val="24"/>
            <w:szCs w:val="28"/>
            <w:bdr w:val="none" w:sz="0" w:space="0" w:color="auto" w:frame="1"/>
            <w:lang w:eastAsia="ru-RU"/>
            <w:rPrChange w:id="3543" w:author="Борис Гогинян" w:date="2020-05-22T22:43:00Z">
              <w:rPr>
                <w:rFonts w:ascii="Consolas" w:eastAsia="Times New Roman" w:hAnsi="Consolas" w:cs="Times New Roman"/>
                <w:b/>
                <w:bCs/>
                <w:color w:val="006699"/>
                <w:sz w:val="28"/>
                <w:szCs w:val="28"/>
                <w:bdr w:val="none" w:sz="0" w:space="0" w:color="auto" w:frame="1"/>
                <w:lang w:eastAsia="ru-RU"/>
              </w:rPr>
            </w:rPrChange>
          </w:rPr>
          <w:t>def</w:t>
        </w:r>
        <w:r w:rsidRPr="00B12333">
          <w:rPr>
            <w:rFonts w:ascii="Consolas" w:eastAsia="Times New Roman" w:hAnsi="Consolas" w:cs="Times New Roman"/>
            <w:color w:val="000000"/>
            <w:sz w:val="24"/>
            <w:szCs w:val="28"/>
            <w:bdr w:val="none" w:sz="0" w:space="0" w:color="auto" w:frame="1"/>
            <w:lang w:eastAsia="ru-RU"/>
            <w:rPrChange w:id="3544" w:author="Борис Гогинян" w:date="2020-05-22T22:43:00Z">
              <w:rPr>
                <w:rFonts w:ascii="Consolas" w:eastAsia="Times New Roman" w:hAnsi="Consolas" w:cs="Times New Roman"/>
                <w:color w:val="000000"/>
                <w:sz w:val="28"/>
                <w:szCs w:val="28"/>
                <w:bdr w:val="none" w:sz="0" w:space="0" w:color="auto" w:frame="1"/>
                <w:lang w:eastAsia="ru-RU"/>
              </w:rPr>
            </w:rPrChange>
          </w:rPr>
          <w:t> hisEqulColor(img):  </w:t>
        </w:r>
      </w:ins>
    </w:p>
    <w:p w14:paraId="29D944DF" w14:textId="77777777" w:rsidR="00B12333" w:rsidRPr="00C72153" w:rsidRDefault="00B12333">
      <w:pPr>
        <w:numPr>
          <w:ilvl w:val="0"/>
          <w:numId w:val="48"/>
        </w:numPr>
        <w:pBdr>
          <w:left w:val="single" w:sz="18" w:space="0" w:color="6CE26C"/>
        </w:pBdr>
        <w:shd w:val="clear" w:color="auto" w:fill="F8F8F8"/>
        <w:spacing w:beforeAutospacing="1" w:after="0" w:afterAutospacing="1" w:line="210" w:lineRule="atLeast"/>
        <w:rPr>
          <w:ins w:id="3545" w:author="Борис Гогинян" w:date="2020-05-22T22:42:00Z"/>
          <w:rFonts w:ascii="Consolas" w:eastAsia="Times New Roman" w:hAnsi="Consolas" w:cs="Times New Roman"/>
          <w:color w:val="5C5C5C"/>
          <w:sz w:val="24"/>
          <w:szCs w:val="28"/>
          <w:lang w:val="en-US" w:eastAsia="ru-RU"/>
          <w:rPrChange w:id="3546" w:author="Борис Гогинян" w:date="2020-05-23T17:50:00Z">
            <w:rPr>
              <w:ins w:id="3547" w:author="Борис Гогинян" w:date="2020-05-22T22:42:00Z"/>
              <w:rFonts w:ascii="Consolas" w:eastAsia="Times New Roman" w:hAnsi="Consolas" w:cs="Times New Roman"/>
              <w:color w:val="5C5C5C"/>
              <w:sz w:val="28"/>
              <w:szCs w:val="28"/>
              <w:lang w:val="en-US" w:eastAsia="ru-RU"/>
            </w:rPr>
          </w:rPrChange>
        </w:rPr>
        <w:pPrChange w:id="3548" w:author="Борис Гогинян" w:date="2020-05-22T22:43:00Z">
          <w:pPr>
            <w:numPr>
              <w:numId w:val="41"/>
            </w:numPr>
            <w:pBdr>
              <w:left w:val="single" w:sz="18" w:space="0" w:color="6CE26C"/>
            </w:pBdr>
            <w:shd w:val="clear" w:color="auto" w:fill="F8F8F8"/>
            <w:spacing w:beforeAutospacing="1" w:after="0" w:afterAutospacing="1" w:line="210" w:lineRule="atLeast"/>
            <w:ind w:left="720" w:hanging="360"/>
          </w:pPr>
        </w:pPrChange>
      </w:pPr>
      <w:ins w:id="3549" w:author="Борис Гогинян" w:date="2020-05-22T22:42:00Z">
        <w:r w:rsidRPr="00B12333">
          <w:rPr>
            <w:rFonts w:ascii="Consolas" w:eastAsia="Times New Roman" w:hAnsi="Consolas" w:cs="Times New Roman"/>
            <w:color w:val="000000"/>
            <w:sz w:val="24"/>
            <w:szCs w:val="28"/>
            <w:bdr w:val="none" w:sz="0" w:space="0" w:color="auto" w:frame="1"/>
            <w:lang w:val="en-US" w:eastAsia="ru-RU"/>
            <w:rPrChange w:id="3550"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    ycrcb</w:t>
        </w:r>
        <w:r w:rsidRPr="00C72153">
          <w:rPr>
            <w:rFonts w:ascii="Consolas" w:eastAsia="Times New Roman" w:hAnsi="Consolas" w:cs="Times New Roman"/>
            <w:color w:val="000000"/>
            <w:sz w:val="24"/>
            <w:szCs w:val="28"/>
            <w:bdr w:val="none" w:sz="0" w:space="0" w:color="auto" w:frame="1"/>
            <w:lang w:val="en-US" w:eastAsia="ru-RU"/>
            <w:rPrChange w:id="3551"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w:t>
        </w:r>
        <w:r w:rsidRPr="00B12333">
          <w:rPr>
            <w:rFonts w:ascii="Consolas" w:eastAsia="Times New Roman" w:hAnsi="Consolas" w:cs="Times New Roman"/>
            <w:color w:val="000000"/>
            <w:sz w:val="24"/>
            <w:szCs w:val="28"/>
            <w:bdr w:val="none" w:sz="0" w:space="0" w:color="auto" w:frame="1"/>
            <w:lang w:val="en-US" w:eastAsia="ru-RU"/>
            <w:rPrChange w:id="3552"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cv</w:t>
        </w:r>
        <w:r w:rsidRPr="00C72153">
          <w:rPr>
            <w:rFonts w:ascii="Consolas" w:eastAsia="Times New Roman" w:hAnsi="Consolas" w:cs="Times New Roman"/>
            <w:color w:val="000000"/>
            <w:sz w:val="24"/>
            <w:szCs w:val="28"/>
            <w:bdr w:val="none" w:sz="0" w:space="0" w:color="auto" w:frame="1"/>
            <w:lang w:val="en-US" w:eastAsia="ru-RU"/>
            <w:rPrChange w:id="3553"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2.</w:t>
        </w:r>
        <w:r w:rsidRPr="00B12333">
          <w:rPr>
            <w:rFonts w:ascii="Consolas" w:eastAsia="Times New Roman" w:hAnsi="Consolas" w:cs="Times New Roman"/>
            <w:color w:val="000000"/>
            <w:sz w:val="24"/>
            <w:szCs w:val="28"/>
            <w:bdr w:val="none" w:sz="0" w:space="0" w:color="auto" w:frame="1"/>
            <w:lang w:val="en-US" w:eastAsia="ru-RU"/>
            <w:rPrChange w:id="3554"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cvtColor</w:t>
        </w:r>
        <w:r w:rsidRPr="00C72153">
          <w:rPr>
            <w:rFonts w:ascii="Consolas" w:eastAsia="Times New Roman" w:hAnsi="Consolas" w:cs="Times New Roman"/>
            <w:color w:val="000000"/>
            <w:sz w:val="24"/>
            <w:szCs w:val="28"/>
            <w:bdr w:val="none" w:sz="0" w:space="0" w:color="auto" w:frame="1"/>
            <w:lang w:val="en-US" w:eastAsia="ru-RU"/>
            <w:rPrChange w:id="3555"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w:t>
        </w:r>
        <w:r w:rsidRPr="00B12333">
          <w:rPr>
            <w:rFonts w:ascii="Consolas" w:eastAsia="Times New Roman" w:hAnsi="Consolas" w:cs="Times New Roman"/>
            <w:color w:val="000000"/>
            <w:sz w:val="24"/>
            <w:szCs w:val="28"/>
            <w:bdr w:val="none" w:sz="0" w:space="0" w:color="auto" w:frame="1"/>
            <w:lang w:val="en-US" w:eastAsia="ru-RU"/>
            <w:rPrChange w:id="3556"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img</w:t>
        </w:r>
        <w:r w:rsidRPr="00C72153">
          <w:rPr>
            <w:rFonts w:ascii="Consolas" w:eastAsia="Times New Roman" w:hAnsi="Consolas" w:cs="Times New Roman"/>
            <w:color w:val="000000"/>
            <w:sz w:val="24"/>
            <w:szCs w:val="28"/>
            <w:bdr w:val="none" w:sz="0" w:space="0" w:color="auto" w:frame="1"/>
            <w:lang w:val="en-US" w:eastAsia="ru-RU"/>
            <w:rPrChange w:id="3557"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w:t>
        </w:r>
        <w:r w:rsidRPr="00B12333">
          <w:rPr>
            <w:rFonts w:ascii="Consolas" w:eastAsia="Times New Roman" w:hAnsi="Consolas" w:cs="Times New Roman"/>
            <w:color w:val="000000"/>
            <w:sz w:val="24"/>
            <w:szCs w:val="28"/>
            <w:bdr w:val="none" w:sz="0" w:space="0" w:color="auto" w:frame="1"/>
            <w:lang w:val="en-US" w:eastAsia="ru-RU"/>
            <w:rPrChange w:id="3558"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cv</w:t>
        </w:r>
        <w:r w:rsidRPr="00C72153">
          <w:rPr>
            <w:rFonts w:ascii="Consolas" w:eastAsia="Times New Roman" w:hAnsi="Consolas" w:cs="Times New Roman"/>
            <w:color w:val="000000"/>
            <w:sz w:val="24"/>
            <w:szCs w:val="28"/>
            <w:bdr w:val="none" w:sz="0" w:space="0" w:color="auto" w:frame="1"/>
            <w:lang w:val="en-US" w:eastAsia="ru-RU"/>
            <w:rPrChange w:id="3559"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2.</w:t>
        </w:r>
        <w:r w:rsidRPr="00B12333">
          <w:rPr>
            <w:rFonts w:ascii="Consolas" w:eastAsia="Times New Roman" w:hAnsi="Consolas" w:cs="Times New Roman"/>
            <w:color w:val="000000"/>
            <w:sz w:val="24"/>
            <w:szCs w:val="28"/>
            <w:bdr w:val="none" w:sz="0" w:space="0" w:color="auto" w:frame="1"/>
            <w:lang w:val="en-US" w:eastAsia="ru-RU"/>
            <w:rPrChange w:id="3560"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COLOR</w:t>
        </w:r>
        <w:r w:rsidRPr="00C72153">
          <w:rPr>
            <w:rFonts w:ascii="Consolas" w:eastAsia="Times New Roman" w:hAnsi="Consolas" w:cs="Times New Roman"/>
            <w:color w:val="000000"/>
            <w:sz w:val="24"/>
            <w:szCs w:val="28"/>
            <w:bdr w:val="none" w:sz="0" w:space="0" w:color="auto" w:frame="1"/>
            <w:lang w:val="en-US" w:eastAsia="ru-RU"/>
            <w:rPrChange w:id="3561"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_</w:t>
        </w:r>
        <w:r w:rsidRPr="00B12333">
          <w:rPr>
            <w:rFonts w:ascii="Consolas" w:eastAsia="Times New Roman" w:hAnsi="Consolas" w:cs="Times New Roman"/>
            <w:color w:val="000000"/>
            <w:sz w:val="24"/>
            <w:szCs w:val="28"/>
            <w:bdr w:val="none" w:sz="0" w:space="0" w:color="auto" w:frame="1"/>
            <w:lang w:val="en-US" w:eastAsia="ru-RU"/>
            <w:rPrChange w:id="3562"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BGR</w:t>
        </w:r>
        <w:r w:rsidRPr="00C72153">
          <w:rPr>
            <w:rFonts w:ascii="Consolas" w:eastAsia="Times New Roman" w:hAnsi="Consolas" w:cs="Times New Roman"/>
            <w:color w:val="000000"/>
            <w:sz w:val="24"/>
            <w:szCs w:val="28"/>
            <w:bdr w:val="none" w:sz="0" w:space="0" w:color="auto" w:frame="1"/>
            <w:lang w:val="en-US" w:eastAsia="ru-RU"/>
            <w:rPrChange w:id="3563"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2</w:t>
        </w:r>
        <w:r w:rsidRPr="00B12333">
          <w:rPr>
            <w:rFonts w:ascii="Consolas" w:eastAsia="Times New Roman" w:hAnsi="Consolas" w:cs="Times New Roman"/>
            <w:color w:val="000000"/>
            <w:sz w:val="24"/>
            <w:szCs w:val="28"/>
            <w:bdr w:val="none" w:sz="0" w:space="0" w:color="auto" w:frame="1"/>
            <w:lang w:val="en-US" w:eastAsia="ru-RU"/>
            <w:rPrChange w:id="3564"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YCR</w:t>
        </w:r>
        <w:r w:rsidRPr="00C72153">
          <w:rPr>
            <w:rFonts w:ascii="Consolas" w:eastAsia="Times New Roman" w:hAnsi="Consolas" w:cs="Times New Roman"/>
            <w:color w:val="000000"/>
            <w:sz w:val="24"/>
            <w:szCs w:val="28"/>
            <w:bdr w:val="none" w:sz="0" w:space="0" w:color="auto" w:frame="1"/>
            <w:lang w:val="en-US" w:eastAsia="ru-RU"/>
            <w:rPrChange w:id="3565"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_</w:t>
        </w:r>
        <w:r w:rsidRPr="00B12333">
          <w:rPr>
            <w:rFonts w:ascii="Consolas" w:eastAsia="Times New Roman" w:hAnsi="Consolas" w:cs="Times New Roman"/>
            <w:color w:val="000000"/>
            <w:sz w:val="24"/>
            <w:szCs w:val="28"/>
            <w:bdr w:val="none" w:sz="0" w:space="0" w:color="auto" w:frame="1"/>
            <w:lang w:val="en-US" w:eastAsia="ru-RU"/>
            <w:rPrChange w:id="3566"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CB</w:t>
        </w:r>
        <w:r w:rsidRPr="00C72153">
          <w:rPr>
            <w:rFonts w:ascii="Consolas" w:eastAsia="Times New Roman" w:hAnsi="Consolas" w:cs="Times New Roman"/>
            <w:color w:val="000000"/>
            <w:sz w:val="24"/>
            <w:szCs w:val="28"/>
            <w:bdr w:val="none" w:sz="0" w:space="0" w:color="auto" w:frame="1"/>
            <w:lang w:val="en-US" w:eastAsia="ru-RU"/>
            <w:rPrChange w:id="3567" w:author="Борис Гогинян" w:date="2020-05-23T17:50:00Z">
              <w:rPr>
                <w:rFonts w:ascii="Consolas" w:eastAsia="Times New Roman" w:hAnsi="Consolas" w:cs="Times New Roman"/>
                <w:color w:val="000000"/>
                <w:sz w:val="28"/>
                <w:szCs w:val="28"/>
                <w:bdr w:val="none" w:sz="0" w:space="0" w:color="auto" w:frame="1"/>
                <w:lang w:val="en-US" w:eastAsia="ru-RU"/>
              </w:rPr>
            </w:rPrChange>
          </w:rPr>
          <w:t>)</w:t>
        </w:r>
        <w:r w:rsidRPr="00B12333">
          <w:rPr>
            <w:rFonts w:ascii="Consolas" w:eastAsia="Times New Roman" w:hAnsi="Consolas" w:cs="Times New Roman"/>
            <w:color w:val="000000"/>
            <w:sz w:val="24"/>
            <w:szCs w:val="28"/>
            <w:bdr w:val="none" w:sz="0" w:space="0" w:color="auto" w:frame="1"/>
            <w:lang w:val="en-US" w:eastAsia="ru-RU"/>
            <w:rPrChange w:id="3568"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  </w:t>
        </w:r>
      </w:ins>
    </w:p>
    <w:p w14:paraId="0F33F675" w14:textId="77777777" w:rsidR="00B12333" w:rsidRPr="00B12333" w:rsidRDefault="00B12333">
      <w:pPr>
        <w:numPr>
          <w:ilvl w:val="0"/>
          <w:numId w:val="48"/>
        </w:numPr>
        <w:pBdr>
          <w:left w:val="single" w:sz="18" w:space="0" w:color="6CE26C"/>
        </w:pBdr>
        <w:shd w:val="clear" w:color="auto" w:fill="FFFFFF"/>
        <w:spacing w:beforeAutospacing="1" w:after="0" w:afterAutospacing="1" w:line="210" w:lineRule="atLeast"/>
        <w:rPr>
          <w:ins w:id="3569" w:author="Борис Гогинян" w:date="2020-05-22T22:42:00Z"/>
          <w:rFonts w:ascii="Consolas" w:eastAsia="Times New Roman" w:hAnsi="Consolas" w:cs="Times New Roman"/>
          <w:color w:val="5C5C5C"/>
          <w:sz w:val="24"/>
          <w:szCs w:val="28"/>
          <w:lang w:eastAsia="ru-RU"/>
          <w:rPrChange w:id="3570" w:author="Борис Гогинян" w:date="2020-05-22T22:42:00Z">
            <w:rPr>
              <w:ins w:id="3571" w:author="Борис Гогинян" w:date="2020-05-22T22:42:00Z"/>
              <w:rFonts w:ascii="Consolas" w:eastAsia="Times New Roman" w:hAnsi="Consolas" w:cs="Times New Roman"/>
              <w:color w:val="5C5C5C"/>
              <w:sz w:val="28"/>
              <w:szCs w:val="28"/>
              <w:lang w:eastAsia="ru-RU"/>
            </w:rPr>
          </w:rPrChange>
        </w:rPr>
        <w:pPrChange w:id="3572" w:author="Борис Гогинян" w:date="2020-05-22T22:43:00Z">
          <w:pPr>
            <w:numPr>
              <w:numId w:val="41"/>
            </w:numPr>
            <w:pBdr>
              <w:left w:val="single" w:sz="18" w:space="0" w:color="6CE26C"/>
            </w:pBdr>
            <w:shd w:val="clear" w:color="auto" w:fill="FFFFFF"/>
            <w:spacing w:beforeAutospacing="1" w:after="0" w:afterAutospacing="1" w:line="210" w:lineRule="atLeast"/>
            <w:ind w:left="720" w:hanging="360"/>
          </w:pPr>
        </w:pPrChange>
      </w:pPr>
      <w:ins w:id="3573" w:author="Борис Гогинян" w:date="2020-05-22T22:42:00Z">
        <w:r w:rsidRPr="00B12333">
          <w:rPr>
            <w:rFonts w:ascii="Consolas" w:eastAsia="Times New Roman" w:hAnsi="Consolas" w:cs="Times New Roman"/>
            <w:color w:val="000000"/>
            <w:sz w:val="24"/>
            <w:szCs w:val="28"/>
            <w:bdr w:val="none" w:sz="0" w:space="0" w:color="auto" w:frame="1"/>
            <w:lang w:val="en-US" w:eastAsia="ru-RU"/>
            <w:rPrChange w:id="3574" w:author="Борис Гогинян" w:date="2020-05-22T22:42:00Z">
              <w:rPr>
                <w:rFonts w:ascii="Consolas" w:eastAsia="Times New Roman" w:hAnsi="Consolas" w:cs="Times New Roman"/>
                <w:color w:val="000000"/>
                <w:sz w:val="28"/>
                <w:szCs w:val="28"/>
                <w:bdr w:val="none" w:sz="0" w:space="0" w:color="auto" w:frame="1"/>
                <w:lang w:val="en-US" w:eastAsia="ru-RU"/>
              </w:rPr>
            </w:rPrChange>
          </w:rPr>
          <w:t>    </w:t>
        </w:r>
        <w:r w:rsidRPr="00B12333">
          <w:rPr>
            <w:rFonts w:ascii="Consolas" w:eastAsia="Times New Roman" w:hAnsi="Consolas" w:cs="Times New Roman"/>
            <w:color w:val="000000"/>
            <w:sz w:val="24"/>
            <w:szCs w:val="28"/>
            <w:bdr w:val="none" w:sz="0" w:space="0" w:color="auto" w:frame="1"/>
            <w:lang w:eastAsia="ru-RU"/>
            <w:rPrChange w:id="3575" w:author="Борис Гогинян" w:date="2020-05-22T22:42:00Z">
              <w:rPr>
                <w:rFonts w:ascii="Consolas" w:eastAsia="Times New Roman" w:hAnsi="Consolas" w:cs="Times New Roman"/>
                <w:color w:val="000000"/>
                <w:sz w:val="28"/>
                <w:szCs w:val="28"/>
                <w:bdr w:val="none" w:sz="0" w:space="0" w:color="auto" w:frame="1"/>
                <w:lang w:eastAsia="ru-RU"/>
              </w:rPr>
            </w:rPrChange>
          </w:rPr>
          <w:t>channels=cv2.split(ycrcb)  </w:t>
        </w:r>
      </w:ins>
    </w:p>
    <w:p w14:paraId="57829901" w14:textId="77777777" w:rsidR="00B12333" w:rsidRPr="00B12333" w:rsidRDefault="00B12333">
      <w:pPr>
        <w:numPr>
          <w:ilvl w:val="0"/>
          <w:numId w:val="48"/>
        </w:numPr>
        <w:pBdr>
          <w:left w:val="single" w:sz="18" w:space="0" w:color="6CE26C"/>
        </w:pBdr>
        <w:shd w:val="clear" w:color="auto" w:fill="F8F8F8"/>
        <w:spacing w:beforeAutospacing="1" w:after="0" w:afterAutospacing="1" w:line="210" w:lineRule="atLeast"/>
        <w:rPr>
          <w:ins w:id="3576" w:author="Борис Гогинян" w:date="2020-05-22T22:42:00Z"/>
          <w:rFonts w:ascii="Consolas" w:eastAsia="Times New Roman" w:hAnsi="Consolas" w:cs="Times New Roman"/>
          <w:color w:val="5C5C5C"/>
          <w:sz w:val="24"/>
          <w:szCs w:val="28"/>
          <w:lang w:eastAsia="ru-RU"/>
          <w:rPrChange w:id="3577" w:author="Борис Гогинян" w:date="2020-05-22T22:42:00Z">
            <w:rPr>
              <w:ins w:id="3578" w:author="Борис Гогинян" w:date="2020-05-22T22:42:00Z"/>
              <w:rFonts w:ascii="Consolas" w:eastAsia="Times New Roman" w:hAnsi="Consolas" w:cs="Times New Roman"/>
              <w:color w:val="5C5C5C"/>
              <w:sz w:val="28"/>
              <w:szCs w:val="28"/>
              <w:lang w:eastAsia="ru-RU"/>
            </w:rPr>
          </w:rPrChange>
        </w:rPr>
        <w:pPrChange w:id="3579" w:author="Борис Гогинян" w:date="2020-05-22T22:43:00Z">
          <w:pPr>
            <w:numPr>
              <w:numId w:val="41"/>
            </w:numPr>
            <w:pBdr>
              <w:left w:val="single" w:sz="18" w:space="0" w:color="6CE26C"/>
            </w:pBdr>
            <w:shd w:val="clear" w:color="auto" w:fill="F8F8F8"/>
            <w:spacing w:beforeAutospacing="1" w:after="0" w:afterAutospacing="1" w:line="210" w:lineRule="atLeast"/>
            <w:ind w:left="720" w:hanging="360"/>
          </w:pPr>
        </w:pPrChange>
      </w:pPr>
      <w:ins w:id="3580" w:author="Борис Гогинян" w:date="2020-05-22T22:42:00Z">
        <w:r w:rsidRPr="00B12333">
          <w:rPr>
            <w:rFonts w:ascii="Consolas" w:eastAsia="Times New Roman" w:hAnsi="Consolas" w:cs="Times New Roman"/>
            <w:color w:val="000000"/>
            <w:sz w:val="24"/>
            <w:szCs w:val="28"/>
            <w:bdr w:val="none" w:sz="0" w:space="0" w:color="auto" w:frame="1"/>
            <w:lang w:eastAsia="ru-RU"/>
            <w:rPrChange w:id="3581" w:author="Борис Гогинян" w:date="2020-05-22T22:42:00Z">
              <w:rPr>
                <w:rFonts w:ascii="Consolas" w:eastAsia="Times New Roman" w:hAnsi="Consolas" w:cs="Times New Roman"/>
                <w:color w:val="000000"/>
                <w:sz w:val="28"/>
                <w:szCs w:val="28"/>
                <w:bdr w:val="none" w:sz="0" w:space="0" w:color="auto" w:frame="1"/>
                <w:lang w:eastAsia="ru-RU"/>
              </w:rPr>
            </w:rPrChange>
          </w:rPr>
          <w:t>    cv2.equalizeHist(channels[0],channels[0])  </w:t>
        </w:r>
      </w:ins>
    </w:p>
    <w:p w14:paraId="4834A589" w14:textId="77777777" w:rsidR="00B12333" w:rsidRPr="00B12333" w:rsidRDefault="00B12333">
      <w:pPr>
        <w:numPr>
          <w:ilvl w:val="0"/>
          <w:numId w:val="48"/>
        </w:numPr>
        <w:pBdr>
          <w:left w:val="single" w:sz="18" w:space="0" w:color="6CE26C"/>
        </w:pBdr>
        <w:shd w:val="clear" w:color="auto" w:fill="FFFFFF"/>
        <w:spacing w:beforeAutospacing="1" w:after="0" w:afterAutospacing="1" w:line="210" w:lineRule="atLeast"/>
        <w:rPr>
          <w:ins w:id="3582" w:author="Борис Гогинян" w:date="2020-05-22T22:42:00Z"/>
          <w:rFonts w:ascii="Consolas" w:eastAsia="Times New Roman" w:hAnsi="Consolas" w:cs="Times New Roman"/>
          <w:color w:val="5C5C5C"/>
          <w:sz w:val="24"/>
          <w:szCs w:val="28"/>
          <w:lang w:eastAsia="ru-RU"/>
          <w:rPrChange w:id="3583" w:author="Борис Гогинян" w:date="2020-05-22T22:42:00Z">
            <w:rPr>
              <w:ins w:id="3584" w:author="Борис Гогинян" w:date="2020-05-22T22:42:00Z"/>
              <w:rFonts w:ascii="Consolas" w:eastAsia="Times New Roman" w:hAnsi="Consolas" w:cs="Times New Roman"/>
              <w:color w:val="5C5C5C"/>
              <w:sz w:val="28"/>
              <w:szCs w:val="28"/>
              <w:lang w:eastAsia="ru-RU"/>
            </w:rPr>
          </w:rPrChange>
        </w:rPr>
        <w:pPrChange w:id="3585" w:author="Борис Гогинян" w:date="2020-05-22T22:43:00Z">
          <w:pPr>
            <w:numPr>
              <w:numId w:val="41"/>
            </w:numPr>
            <w:pBdr>
              <w:left w:val="single" w:sz="18" w:space="0" w:color="6CE26C"/>
            </w:pBdr>
            <w:shd w:val="clear" w:color="auto" w:fill="FFFFFF"/>
            <w:spacing w:beforeAutospacing="1" w:after="0" w:afterAutospacing="1" w:line="210" w:lineRule="atLeast"/>
            <w:ind w:left="720" w:hanging="360"/>
          </w:pPr>
        </w:pPrChange>
      </w:pPr>
      <w:ins w:id="3586" w:author="Борис Гогинян" w:date="2020-05-22T22:42:00Z">
        <w:r w:rsidRPr="00B12333">
          <w:rPr>
            <w:rFonts w:ascii="Consolas" w:eastAsia="Times New Roman" w:hAnsi="Consolas" w:cs="Times New Roman"/>
            <w:color w:val="000000"/>
            <w:sz w:val="24"/>
            <w:szCs w:val="28"/>
            <w:bdr w:val="none" w:sz="0" w:space="0" w:color="auto" w:frame="1"/>
            <w:lang w:eastAsia="ru-RU"/>
            <w:rPrChange w:id="3587" w:author="Борис Гогинян" w:date="2020-05-22T22:42:00Z">
              <w:rPr>
                <w:rFonts w:ascii="Consolas" w:eastAsia="Times New Roman" w:hAnsi="Consolas" w:cs="Times New Roman"/>
                <w:color w:val="000000"/>
                <w:sz w:val="28"/>
                <w:szCs w:val="28"/>
                <w:bdr w:val="none" w:sz="0" w:space="0" w:color="auto" w:frame="1"/>
                <w:lang w:eastAsia="ru-RU"/>
              </w:rPr>
            </w:rPrChange>
          </w:rPr>
          <w:t>    cv2.merge(channels,ycrcb)  </w:t>
        </w:r>
      </w:ins>
    </w:p>
    <w:p w14:paraId="26BF615F" w14:textId="77777777" w:rsidR="00B12333" w:rsidRPr="00B12333" w:rsidRDefault="00B12333">
      <w:pPr>
        <w:numPr>
          <w:ilvl w:val="0"/>
          <w:numId w:val="48"/>
        </w:numPr>
        <w:pBdr>
          <w:left w:val="single" w:sz="18" w:space="0" w:color="6CE26C"/>
        </w:pBdr>
        <w:shd w:val="clear" w:color="auto" w:fill="F8F8F8"/>
        <w:spacing w:beforeAutospacing="1" w:after="0" w:afterAutospacing="1" w:line="210" w:lineRule="atLeast"/>
        <w:rPr>
          <w:ins w:id="3588" w:author="Борис Гогинян" w:date="2020-05-22T22:42:00Z"/>
          <w:rFonts w:ascii="Consolas" w:eastAsia="Times New Roman" w:hAnsi="Consolas" w:cs="Times New Roman"/>
          <w:color w:val="5C5C5C"/>
          <w:sz w:val="24"/>
          <w:szCs w:val="28"/>
          <w:lang w:eastAsia="ru-RU"/>
          <w:rPrChange w:id="3589" w:author="Борис Гогинян" w:date="2020-05-22T22:42:00Z">
            <w:rPr>
              <w:ins w:id="3590" w:author="Борис Гогинян" w:date="2020-05-22T22:42:00Z"/>
              <w:rFonts w:ascii="Consolas" w:eastAsia="Times New Roman" w:hAnsi="Consolas" w:cs="Times New Roman"/>
              <w:color w:val="5C5C5C"/>
              <w:sz w:val="28"/>
              <w:szCs w:val="28"/>
              <w:lang w:eastAsia="ru-RU"/>
            </w:rPr>
          </w:rPrChange>
        </w:rPr>
        <w:pPrChange w:id="3591" w:author="Борис Гогинян" w:date="2020-05-22T22:43:00Z">
          <w:pPr>
            <w:numPr>
              <w:numId w:val="41"/>
            </w:numPr>
            <w:pBdr>
              <w:left w:val="single" w:sz="18" w:space="0" w:color="6CE26C"/>
            </w:pBdr>
            <w:shd w:val="clear" w:color="auto" w:fill="F8F8F8"/>
            <w:spacing w:beforeAutospacing="1" w:after="0" w:afterAutospacing="1" w:line="210" w:lineRule="atLeast"/>
            <w:ind w:left="720" w:hanging="360"/>
          </w:pPr>
        </w:pPrChange>
      </w:pPr>
      <w:ins w:id="3592" w:author="Борис Гогинян" w:date="2020-05-22T22:42:00Z">
        <w:r w:rsidRPr="00B12333">
          <w:rPr>
            <w:rFonts w:ascii="Consolas" w:eastAsia="Times New Roman" w:hAnsi="Consolas" w:cs="Times New Roman"/>
            <w:color w:val="000000"/>
            <w:sz w:val="24"/>
            <w:szCs w:val="28"/>
            <w:bdr w:val="none" w:sz="0" w:space="0" w:color="auto" w:frame="1"/>
            <w:lang w:eastAsia="ru-RU"/>
            <w:rPrChange w:id="3593" w:author="Борис Гогинян" w:date="2020-05-22T22:42:00Z">
              <w:rPr>
                <w:rFonts w:ascii="Consolas" w:eastAsia="Times New Roman" w:hAnsi="Consolas" w:cs="Times New Roman"/>
                <w:color w:val="000000"/>
                <w:sz w:val="28"/>
                <w:szCs w:val="28"/>
                <w:bdr w:val="none" w:sz="0" w:space="0" w:color="auto" w:frame="1"/>
                <w:lang w:eastAsia="ru-RU"/>
              </w:rPr>
            </w:rPrChange>
          </w:rPr>
          <w:t>    </w:t>
        </w:r>
        <w:r w:rsidRPr="00B12333">
          <w:rPr>
            <w:rFonts w:ascii="Consolas" w:eastAsia="Times New Roman" w:hAnsi="Consolas" w:cs="Times New Roman"/>
            <w:b/>
            <w:bCs/>
            <w:color w:val="006699"/>
            <w:sz w:val="24"/>
            <w:szCs w:val="28"/>
            <w:bdr w:val="none" w:sz="0" w:space="0" w:color="auto" w:frame="1"/>
            <w:lang w:eastAsia="ru-RU"/>
            <w:rPrChange w:id="3594" w:author="Борис Гогинян" w:date="2020-05-22T22:42:00Z">
              <w:rPr>
                <w:rFonts w:ascii="Consolas" w:eastAsia="Times New Roman" w:hAnsi="Consolas" w:cs="Times New Roman"/>
                <w:b/>
                <w:bCs/>
                <w:color w:val="006699"/>
                <w:sz w:val="28"/>
                <w:szCs w:val="28"/>
                <w:bdr w:val="none" w:sz="0" w:space="0" w:color="auto" w:frame="1"/>
                <w:lang w:eastAsia="ru-RU"/>
              </w:rPr>
            </w:rPrChange>
          </w:rPr>
          <w:t>return</w:t>
        </w:r>
        <w:r w:rsidRPr="00B12333">
          <w:rPr>
            <w:rFonts w:ascii="Consolas" w:eastAsia="Times New Roman" w:hAnsi="Consolas" w:cs="Times New Roman"/>
            <w:color w:val="000000"/>
            <w:sz w:val="24"/>
            <w:szCs w:val="28"/>
            <w:bdr w:val="none" w:sz="0" w:space="0" w:color="auto" w:frame="1"/>
            <w:lang w:eastAsia="ru-RU"/>
            <w:rPrChange w:id="3595" w:author="Борис Гогинян" w:date="2020-05-22T22:42:00Z">
              <w:rPr>
                <w:rFonts w:ascii="Consolas" w:eastAsia="Times New Roman" w:hAnsi="Consolas" w:cs="Times New Roman"/>
                <w:color w:val="000000"/>
                <w:sz w:val="28"/>
                <w:szCs w:val="28"/>
                <w:bdr w:val="none" w:sz="0" w:space="0" w:color="auto" w:frame="1"/>
                <w:lang w:eastAsia="ru-RU"/>
              </w:rPr>
            </w:rPrChange>
          </w:rPr>
          <w:t> img  </w:t>
        </w:r>
      </w:ins>
    </w:p>
    <w:p w14:paraId="6A2BC180" w14:textId="77777777" w:rsidR="00B12333" w:rsidRPr="00B12333" w:rsidRDefault="00B12333">
      <w:pPr>
        <w:ind w:left="360"/>
        <w:rPr>
          <w:rFonts w:ascii="Times New Roman" w:hAnsi="Times New Roman" w:cs="Times New Roman"/>
          <w:sz w:val="28"/>
          <w:szCs w:val="28"/>
          <w:rPrChange w:id="3596" w:author="Борис Гогинян" w:date="2020-05-22T22:42:00Z">
            <w:rPr>
              <w:rFonts w:ascii="Times New Roman" w:hAnsi="Times New Roman" w:cs="Times New Roman"/>
              <w:b/>
              <w:sz w:val="36"/>
              <w:szCs w:val="24"/>
            </w:rPr>
          </w:rPrChange>
        </w:rPr>
        <w:pPrChange w:id="3597" w:author="Борис Гогинян" w:date="2020-05-22T22:42:00Z">
          <w:pPr>
            <w:jc w:val="center"/>
          </w:pPr>
        </w:pPrChange>
      </w:pPr>
    </w:p>
    <w:p w14:paraId="0D264DE7" w14:textId="58C06F90" w:rsidR="00F02F57" w:rsidRPr="00AD4BD2" w:rsidRDefault="00F02F57" w:rsidP="00F02F57">
      <w:pPr>
        <w:rPr>
          <w:rFonts w:ascii="Times New Roman" w:hAnsi="Times New Roman" w:cs="Times New Roman"/>
          <w:sz w:val="28"/>
          <w:szCs w:val="28"/>
        </w:rPr>
      </w:pPr>
      <w:r w:rsidRPr="00AD4BD2">
        <w:rPr>
          <w:rFonts w:ascii="Times New Roman" w:hAnsi="Times New Roman" w:cs="Times New Roman"/>
          <w:sz w:val="28"/>
          <w:szCs w:val="28"/>
        </w:rPr>
        <w:t>Получившиеся в результате экспериментов изображения доступны по ссылке:</w:t>
      </w:r>
    </w:p>
    <w:p w14:paraId="6984C0D9" w14:textId="2547FB18" w:rsidR="00640028" w:rsidRPr="00AD4BD2" w:rsidDel="00846C4B" w:rsidRDefault="00846C4B" w:rsidP="00F02F57">
      <w:pPr>
        <w:rPr>
          <w:del w:id="3598" w:author="Борис Гогинян" w:date="2020-05-23T17:41:00Z"/>
          <w:rFonts w:ascii="Times New Roman" w:hAnsi="Times New Roman" w:cs="Times New Roman"/>
          <w:sz w:val="28"/>
          <w:szCs w:val="28"/>
        </w:rPr>
      </w:pPr>
      <w:ins w:id="3599" w:author="Борис Гогинян" w:date="2020-05-23T17:41:00Z">
        <w:r w:rsidRPr="00846C4B">
          <w:rPr>
            <w:rFonts w:ascii="Times New Roman" w:hAnsi="Times New Roman" w:cs="Times New Roman"/>
            <w:sz w:val="28"/>
            <w:szCs w:val="28"/>
          </w:rPr>
          <w:t>https://drive.google.com/drive/folders/1dGtoXOenjGlPqNKSY3jEDbhpDIh35hVP?usp=sharing</w:t>
        </w:r>
      </w:ins>
      <w:del w:id="3600" w:author="Борис Гогинян" w:date="2020-05-23T17:41:00Z">
        <w:r w:rsidR="00640028" w:rsidRPr="00AD4BD2" w:rsidDel="00846C4B">
          <w:rPr>
            <w:rFonts w:ascii="Times New Roman" w:hAnsi="Times New Roman" w:cs="Times New Roman"/>
            <w:sz w:val="28"/>
            <w:szCs w:val="28"/>
          </w:rPr>
          <w:delText xml:space="preserve">https://github.com/goginyanboris/VKR/tree/3d_experiments </w:delText>
        </w:r>
      </w:del>
    </w:p>
    <w:p w14:paraId="738B4984" w14:textId="6B4608DC" w:rsidR="00A37508" w:rsidRPr="00AD4BD2" w:rsidDel="001A64F6" w:rsidRDefault="00A37508" w:rsidP="00F02F57">
      <w:pPr>
        <w:rPr>
          <w:del w:id="3601" w:author="Борис Гогинян" w:date="2020-05-22T22:08:00Z"/>
          <w:rFonts w:ascii="Times New Roman" w:hAnsi="Times New Roman" w:cs="Times New Roman"/>
          <w:noProof/>
          <w:sz w:val="28"/>
          <w:szCs w:val="28"/>
          <w:lang w:eastAsia="ru-RU"/>
        </w:rPr>
      </w:pPr>
    </w:p>
    <w:p w14:paraId="04C12234" w14:textId="3C5DED1B" w:rsidR="00A37508" w:rsidRPr="00AD4BD2" w:rsidDel="001A64F6" w:rsidRDefault="00A37508" w:rsidP="00F02F57">
      <w:pPr>
        <w:rPr>
          <w:del w:id="3602" w:author="Борис Гогинян" w:date="2020-05-22T22:07:00Z"/>
          <w:rFonts w:ascii="Times New Roman" w:hAnsi="Times New Roman" w:cs="Times New Roman"/>
          <w:noProof/>
          <w:sz w:val="28"/>
          <w:szCs w:val="28"/>
          <w:lang w:eastAsia="ru-RU"/>
        </w:rPr>
      </w:pPr>
      <w:del w:id="3603" w:author="Борис Гогинян" w:date="2020-05-22T22:07:00Z">
        <w:r w:rsidRPr="00AD4BD2" w:rsidDel="001A64F6">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004B1466" wp14:editId="0D72487F">
              <wp:simplePos x="0" y="0"/>
              <wp:positionH relativeFrom="margin">
                <wp:align>left</wp:align>
              </wp:positionH>
              <wp:positionV relativeFrom="paragraph">
                <wp:posOffset>357505</wp:posOffset>
              </wp:positionV>
              <wp:extent cx="6162675" cy="5236824"/>
              <wp:effectExtent l="0" t="0" r="0" b="254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_etalon.jpg"/>
                      <pic:cNvPicPr/>
                    </pic:nvPicPr>
                    <pic:blipFill>
                      <a:blip r:embed="rId30">
                        <a:extLst>
                          <a:ext uri="{28A0092B-C50C-407E-A947-70E740481C1C}">
                            <a14:useLocalDpi xmlns:a14="http://schemas.microsoft.com/office/drawing/2010/main" val="0"/>
                          </a:ext>
                        </a:extLst>
                      </a:blip>
                      <a:stretch>
                        <a:fillRect/>
                      </a:stretch>
                    </pic:blipFill>
                    <pic:spPr>
                      <a:xfrm>
                        <a:off x="0" y="0"/>
                        <a:ext cx="6162675" cy="5236824"/>
                      </a:xfrm>
                      <a:prstGeom prst="rect">
                        <a:avLst/>
                      </a:prstGeom>
                    </pic:spPr>
                  </pic:pic>
                </a:graphicData>
              </a:graphic>
            </wp:anchor>
          </w:drawing>
        </w:r>
        <w:r w:rsidRPr="00AD4BD2" w:rsidDel="001A64F6">
          <w:rPr>
            <w:rFonts w:ascii="Times New Roman" w:hAnsi="Times New Roman" w:cs="Times New Roman"/>
            <w:noProof/>
            <w:sz w:val="28"/>
            <w:szCs w:val="28"/>
            <w:lang w:eastAsia="ru-RU"/>
          </w:rPr>
          <w:delText>Сцена 2 бутылки</w:delText>
        </w:r>
      </w:del>
    </w:p>
    <w:p w14:paraId="7C9896B1" w14:textId="3FF72E07" w:rsidR="00A37508" w:rsidRPr="00AD4BD2" w:rsidDel="001A64F6" w:rsidRDefault="00A37508" w:rsidP="00F02F57">
      <w:pPr>
        <w:rPr>
          <w:del w:id="3604" w:author="Борис Гогинян" w:date="2020-05-22T22:07:00Z"/>
          <w:rFonts w:ascii="Times New Roman" w:hAnsi="Times New Roman" w:cs="Times New Roman"/>
          <w:noProof/>
          <w:sz w:val="28"/>
          <w:szCs w:val="28"/>
          <w:lang w:eastAsia="ru-RU"/>
        </w:rPr>
      </w:pPr>
    </w:p>
    <w:p w14:paraId="55B48394" w14:textId="08AD9651" w:rsidR="00A37508" w:rsidRPr="00AD4BD2" w:rsidDel="001A64F6" w:rsidRDefault="00A37508" w:rsidP="00F02F57">
      <w:pPr>
        <w:rPr>
          <w:del w:id="3605" w:author="Борис Гогинян" w:date="2020-05-22T22:07:00Z"/>
          <w:rFonts w:ascii="Times New Roman" w:hAnsi="Times New Roman" w:cs="Times New Roman"/>
          <w:noProof/>
          <w:sz w:val="28"/>
          <w:szCs w:val="28"/>
          <w:lang w:eastAsia="ru-RU"/>
        </w:rPr>
      </w:pPr>
    </w:p>
    <w:p w14:paraId="1C3D24F9" w14:textId="066C57C1" w:rsidR="00A37508" w:rsidRPr="00AD4BD2" w:rsidDel="001A64F6" w:rsidRDefault="00A37508" w:rsidP="00F02F57">
      <w:pPr>
        <w:rPr>
          <w:del w:id="3606" w:author="Борис Гогинян" w:date="2020-05-22T22:07:00Z"/>
          <w:rFonts w:ascii="Times New Roman" w:hAnsi="Times New Roman" w:cs="Times New Roman"/>
          <w:noProof/>
          <w:sz w:val="28"/>
          <w:szCs w:val="28"/>
          <w:lang w:eastAsia="ru-RU"/>
        </w:rPr>
      </w:pPr>
    </w:p>
    <w:p w14:paraId="6E837409" w14:textId="056F2EAE" w:rsidR="00A37508" w:rsidRPr="00AD4BD2" w:rsidDel="001A64F6" w:rsidRDefault="00A37508" w:rsidP="00F02F57">
      <w:pPr>
        <w:rPr>
          <w:del w:id="3607" w:author="Борис Гогинян" w:date="2020-05-22T22:07:00Z"/>
          <w:rFonts w:ascii="Times New Roman" w:hAnsi="Times New Roman" w:cs="Times New Roman"/>
          <w:noProof/>
          <w:sz w:val="28"/>
          <w:szCs w:val="28"/>
          <w:lang w:eastAsia="ru-RU"/>
        </w:rPr>
      </w:pPr>
    </w:p>
    <w:p w14:paraId="3BAE3F97" w14:textId="155E7918" w:rsidR="00A37508" w:rsidRPr="00AD4BD2" w:rsidDel="001A64F6" w:rsidRDefault="00A37508" w:rsidP="00F02F57">
      <w:pPr>
        <w:rPr>
          <w:del w:id="3608" w:author="Борис Гогинян" w:date="2020-05-22T22:07:00Z"/>
          <w:rFonts w:ascii="Times New Roman" w:hAnsi="Times New Roman" w:cs="Times New Roman"/>
          <w:noProof/>
          <w:sz w:val="28"/>
          <w:szCs w:val="28"/>
          <w:lang w:eastAsia="ru-RU"/>
        </w:rPr>
      </w:pPr>
    </w:p>
    <w:p w14:paraId="12932CE3" w14:textId="645843D1" w:rsidR="00A37508" w:rsidRPr="00AD4BD2" w:rsidDel="001A64F6" w:rsidRDefault="00A37508" w:rsidP="00F02F57">
      <w:pPr>
        <w:rPr>
          <w:del w:id="3609" w:author="Борис Гогинян" w:date="2020-05-22T22:07:00Z"/>
          <w:rFonts w:ascii="Times New Roman" w:hAnsi="Times New Roman" w:cs="Times New Roman"/>
          <w:noProof/>
          <w:sz w:val="28"/>
          <w:szCs w:val="28"/>
          <w:lang w:eastAsia="ru-RU"/>
        </w:rPr>
      </w:pPr>
    </w:p>
    <w:p w14:paraId="13BB0379" w14:textId="292E8850" w:rsidR="00A37508" w:rsidRPr="00AD4BD2" w:rsidDel="001A64F6" w:rsidRDefault="00A37508" w:rsidP="00F02F57">
      <w:pPr>
        <w:rPr>
          <w:del w:id="3610" w:author="Борис Гогинян" w:date="2020-05-22T22:07:00Z"/>
          <w:rFonts w:ascii="Times New Roman" w:hAnsi="Times New Roman" w:cs="Times New Roman"/>
          <w:noProof/>
          <w:sz w:val="28"/>
          <w:szCs w:val="28"/>
          <w:lang w:eastAsia="ru-RU"/>
        </w:rPr>
      </w:pPr>
    </w:p>
    <w:p w14:paraId="024CDC53" w14:textId="65DA1882" w:rsidR="00A37508" w:rsidRPr="00AD4BD2" w:rsidDel="001A64F6" w:rsidRDefault="00A37508" w:rsidP="00F02F57">
      <w:pPr>
        <w:rPr>
          <w:del w:id="3611" w:author="Борис Гогинян" w:date="2020-05-22T22:07:00Z"/>
          <w:rFonts w:ascii="Times New Roman" w:hAnsi="Times New Roman" w:cs="Times New Roman"/>
          <w:noProof/>
          <w:sz w:val="28"/>
          <w:szCs w:val="28"/>
          <w:lang w:eastAsia="ru-RU"/>
        </w:rPr>
      </w:pPr>
      <w:del w:id="3612" w:author="Борис Гогинян" w:date="2020-05-22T22:07:00Z">
        <w:r w:rsidRPr="00AD4BD2" w:rsidDel="001A64F6">
          <w:rPr>
            <w:rFonts w:ascii="Times New Roman" w:hAnsi="Times New Roman" w:cs="Times New Roman"/>
            <w:noProof/>
            <w:sz w:val="28"/>
            <w:szCs w:val="28"/>
            <w:lang w:eastAsia="ru-RU"/>
          </w:rPr>
          <w:delText>Сцена 3 полупрозрачная штора</w:delText>
        </w:r>
      </w:del>
    </w:p>
    <w:p w14:paraId="2CF8AC11" w14:textId="0CB70144" w:rsidR="00A37508" w:rsidRPr="00AD4BD2" w:rsidRDefault="00A37508" w:rsidP="00F02F57">
      <w:pPr>
        <w:rPr>
          <w:rFonts w:ascii="Times New Roman" w:hAnsi="Times New Roman" w:cs="Times New Roman"/>
          <w:sz w:val="28"/>
          <w:szCs w:val="28"/>
        </w:rPr>
      </w:pPr>
      <w:del w:id="3613" w:author="Борис Гогинян" w:date="2020-05-22T22:07:00Z">
        <w:r w:rsidRPr="00AD4BD2" w:rsidDel="001A64F6">
          <w:rPr>
            <w:rFonts w:ascii="Times New Roman" w:hAnsi="Times New Roman" w:cs="Times New Roman"/>
            <w:noProof/>
            <w:sz w:val="28"/>
            <w:szCs w:val="28"/>
            <w:lang w:eastAsia="ru-RU"/>
          </w:rPr>
          <w:drawing>
            <wp:inline distT="0" distB="0" distL="0" distR="0" wp14:anchorId="2FD0FB23" wp14:editId="63B83437">
              <wp:extent cx="6479540" cy="89096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_etalon.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8909685"/>
                      </a:xfrm>
                      <a:prstGeom prst="rect">
                        <a:avLst/>
                      </a:prstGeom>
                    </pic:spPr>
                  </pic:pic>
                </a:graphicData>
              </a:graphic>
            </wp:inline>
          </w:drawing>
        </w:r>
      </w:del>
    </w:p>
    <w:p w14:paraId="459E6954" w14:textId="77777777" w:rsidR="00846C4B" w:rsidRDefault="00846C4B">
      <w:pPr>
        <w:rPr>
          <w:ins w:id="3614" w:author="Борис Гогинян" w:date="2020-05-23T17:41:00Z"/>
          <w:rFonts w:ascii="Times New Roman" w:hAnsi="Times New Roman" w:cs="Times New Roman"/>
          <w:sz w:val="28"/>
          <w:szCs w:val="28"/>
        </w:rPr>
      </w:pPr>
      <w:ins w:id="3615" w:author="Борис Гогинян" w:date="2020-05-23T17:41:00Z">
        <w:r>
          <w:rPr>
            <w:rFonts w:ascii="Times New Roman" w:hAnsi="Times New Roman" w:cs="Times New Roman"/>
            <w:sz w:val="28"/>
            <w:szCs w:val="28"/>
          </w:rPr>
          <w:br w:type="page"/>
        </w:r>
      </w:ins>
    </w:p>
    <w:p w14:paraId="744F971B" w14:textId="05C7E013" w:rsidR="00846C4B" w:rsidRPr="00C72153" w:rsidRDefault="00846C4B" w:rsidP="00846C4B">
      <w:pPr>
        <w:rPr>
          <w:ins w:id="3616" w:author="Борис Гогинян" w:date="2020-05-23T17:42:00Z"/>
          <w:rFonts w:ascii="Times New Roman" w:hAnsi="Times New Roman" w:cs="Times New Roman"/>
          <w:b/>
          <w:sz w:val="28"/>
          <w:szCs w:val="28"/>
          <w:rPrChange w:id="3617" w:author="Борис Гогинян" w:date="2020-05-23T17:50:00Z">
            <w:rPr>
              <w:ins w:id="3618" w:author="Борис Гогинян" w:date="2020-05-23T17:42:00Z"/>
              <w:rFonts w:ascii="Times New Roman" w:hAnsi="Times New Roman" w:cs="Times New Roman"/>
              <w:b/>
              <w:sz w:val="28"/>
              <w:szCs w:val="28"/>
              <w:lang w:val="en-US"/>
            </w:rPr>
          </w:rPrChange>
        </w:rPr>
      </w:pPr>
      <w:ins w:id="3619" w:author="Борис Гогинян" w:date="2020-05-23T17:41:00Z">
        <w:r w:rsidRPr="00973F19">
          <w:rPr>
            <w:rFonts w:ascii="Times New Roman" w:hAnsi="Times New Roman" w:cs="Times New Roman"/>
            <w:b/>
            <w:sz w:val="28"/>
            <w:szCs w:val="28"/>
          </w:rPr>
          <w:lastRenderedPageBreak/>
          <w:t>При</w:t>
        </w:r>
        <w:r>
          <w:rPr>
            <w:rFonts w:ascii="Times New Roman" w:hAnsi="Times New Roman" w:cs="Times New Roman"/>
            <w:b/>
            <w:sz w:val="28"/>
            <w:szCs w:val="28"/>
          </w:rPr>
          <w:t xml:space="preserve">ложение </w:t>
        </w:r>
        <w:r>
          <w:rPr>
            <w:rFonts w:ascii="Times New Roman" w:hAnsi="Times New Roman" w:cs="Times New Roman"/>
            <w:b/>
            <w:sz w:val="28"/>
            <w:szCs w:val="28"/>
            <w:lang w:val="en-US"/>
          </w:rPr>
          <w:t>B</w:t>
        </w:r>
      </w:ins>
    </w:p>
    <w:p w14:paraId="5FEBF5F8" w14:textId="78321786" w:rsidR="00846C4B" w:rsidRPr="00846C4B" w:rsidRDefault="00846C4B" w:rsidP="00846C4B">
      <w:pPr>
        <w:rPr>
          <w:ins w:id="3620" w:author="Борис Гогинян" w:date="2020-05-23T17:41:00Z"/>
          <w:rFonts w:ascii="Times New Roman" w:hAnsi="Times New Roman" w:cs="Times New Roman"/>
          <w:sz w:val="28"/>
          <w:szCs w:val="28"/>
          <w:rPrChange w:id="3621" w:author="Борис Гогинян" w:date="2020-05-23T17:42:00Z">
            <w:rPr>
              <w:ins w:id="3622" w:author="Борис Гогинян" w:date="2020-05-23T17:41:00Z"/>
              <w:rFonts w:ascii="Times New Roman" w:hAnsi="Times New Roman" w:cs="Times New Roman"/>
              <w:b/>
              <w:sz w:val="28"/>
              <w:szCs w:val="28"/>
              <w:lang w:val="en-US"/>
            </w:rPr>
          </w:rPrChange>
        </w:rPr>
      </w:pPr>
      <w:ins w:id="3623" w:author="Борис Гогинян" w:date="2020-05-23T17:42:00Z">
        <w:r w:rsidRPr="00846C4B">
          <w:rPr>
            <w:rFonts w:ascii="Times New Roman" w:hAnsi="Times New Roman" w:cs="Times New Roman"/>
            <w:sz w:val="28"/>
            <w:szCs w:val="28"/>
            <w:rPrChange w:id="3624" w:author="Борис Гогинян" w:date="2020-05-23T17:42:00Z">
              <w:rPr>
                <w:rFonts w:ascii="Times New Roman" w:hAnsi="Times New Roman" w:cs="Times New Roman"/>
                <w:b/>
                <w:sz w:val="28"/>
                <w:szCs w:val="28"/>
              </w:rPr>
            </w:rPrChange>
          </w:rPr>
          <w:t>Эталонное изображение модели стакана</w:t>
        </w:r>
      </w:ins>
    </w:p>
    <w:p w14:paraId="1E1EEF4A" w14:textId="64D7C129" w:rsidR="00846C4B" w:rsidRPr="00846C4B" w:rsidRDefault="006F50AF" w:rsidP="00846C4B">
      <w:pPr>
        <w:rPr>
          <w:ins w:id="3625" w:author="Борис Гогинян" w:date="2020-05-23T17:41:00Z"/>
          <w:rFonts w:ascii="Times New Roman" w:hAnsi="Times New Roman" w:cs="Times New Roman"/>
          <w:b/>
          <w:sz w:val="28"/>
          <w:szCs w:val="28"/>
          <w:lang w:val="en-US"/>
          <w:rPrChange w:id="3626" w:author="Борис Гогинян" w:date="2020-05-23T17:41:00Z">
            <w:rPr>
              <w:ins w:id="3627" w:author="Борис Гогинян" w:date="2020-05-23T17:41:00Z"/>
              <w:rFonts w:ascii="Times New Roman" w:hAnsi="Times New Roman" w:cs="Times New Roman"/>
              <w:b/>
              <w:sz w:val="28"/>
              <w:szCs w:val="28"/>
            </w:rPr>
          </w:rPrChange>
        </w:rPr>
      </w:pPr>
      <w:ins w:id="3628" w:author="Борис Гогинян" w:date="2020-05-25T20:11:00Z">
        <w:r>
          <w:rPr>
            <w:rFonts w:ascii="Times New Roman" w:hAnsi="Times New Roman" w:cs="Times New Roman"/>
            <w:b/>
            <w:noProof/>
            <w:sz w:val="28"/>
            <w:szCs w:val="28"/>
            <w:lang w:eastAsia="ru-RU"/>
          </w:rPr>
          <w:drawing>
            <wp:inline distT="0" distB="0" distL="0" distR="0" wp14:anchorId="441A40E6" wp14:editId="670281C3">
              <wp:extent cx="6479540" cy="3644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tal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ins>
    </w:p>
    <w:p w14:paraId="21C59B2B" w14:textId="54B52D79" w:rsidR="00F02F57" w:rsidRPr="00AD4BD2" w:rsidDel="00846C4B" w:rsidRDefault="00F02F57">
      <w:pPr>
        <w:rPr>
          <w:del w:id="3629" w:author="Борис Гогинян" w:date="2020-05-23T17:40:00Z"/>
          <w:rFonts w:ascii="Times New Roman" w:hAnsi="Times New Roman" w:cs="Times New Roman"/>
          <w:sz w:val="28"/>
          <w:szCs w:val="28"/>
        </w:rPr>
      </w:pPr>
      <w:del w:id="3630" w:author="Борис Гогинян" w:date="2020-05-23T17:40:00Z">
        <w:r w:rsidRPr="00AD4BD2" w:rsidDel="00846C4B">
          <w:rPr>
            <w:rFonts w:ascii="Times New Roman" w:hAnsi="Times New Roman" w:cs="Times New Roman"/>
            <w:sz w:val="28"/>
            <w:szCs w:val="28"/>
          </w:rPr>
          <w:br w:type="page"/>
        </w:r>
      </w:del>
    </w:p>
    <w:p w14:paraId="65AA95AA" w14:textId="184763CC" w:rsidR="00C12699" w:rsidRPr="00AD4BD2" w:rsidDel="00846C4B" w:rsidRDefault="00FB0CBB">
      <w:pPr>
        <w:rPr>
          <w:del w:id="3631" w:author="Борис Гогинян" w:date="2020-05-23T17:40:00Z"/>
          <w:rFonts w:ascii="Times New Roman" w:hAnsi="Times New Roman" w:cs="Times New Roman"/>
          <w:sz w:val="28"/>
          <w:szCs w:val="28"/>
        </w:rPr>
      </w:pPr>
      <w:del w:id="3632" w:author="Борис Гогинян" w:date="2020-05-23T17:40:00Z">
        <w:r w:rsidRPr="00AD4BD2" w:rsidDel="00846C4B">
          <w:rPr>
            <w:rFonts w:ascii="Times New Roman" w:hAnsi="Times New Roman" w:cs="Times New Roman"/>
            <w:sz w:val="28"/>
            <w:szCs w:val="28"/>
          </w:rPr>
          <w:delText>Статьи,</w:delText>
        </w:r>
        <w:r w:rsidR="00C12699" w:rsidRPr="00AD4BD2" w:rsidDel="00846C4B">
          <w:rPr>
            <w:rFonts w:ascii="Times New Roman" w:hAnsi="Times New Roman" w:cs="Times New Roman"/>
            <w:sz w:val="28"/>
            <w:szCs w:val="28"/>
          </w:rPr>
          <w:delText xml:space="preserve"> </w:delText>
        </w:r>
        <w:r w:rsidRPr="00AD4BD2" w:rsidDel="00846C4B">
          <w:rPr>
            <w:rFonts w:ascii="Times New Roman" w:hAnsi="Times New Roman" w:cs="Times New Roman"/>
            <w:sz w:val="28"/>
            <w:szCs w:val="28"/>
          </w:rPr>
          <w:delText>не вошедшие в литературу</w:delText>
        </w:r>
        <w:r w:rsidR="00C12699" w:rsidRPr="00AD4BD2" w:rsidDel="00846C4B">
          <w:rPr>
            <w:rFonts w:ascii="Times New Roman" w:hAnsi="Times New Roman" w:cs="Times New Roman"/>
            <w:sz w:val="28"/>
            <w:szCs w:val="28"/>
          </w:rPr>
          <w:delText xml:space="preserve">: </w:delText>
        </w:r>
      </w:del>
    </w:p>
    <w:p w14:paraId="4F06637F" w14:textId="7DEA63F5" w:rsidR="00FB0CBB" w:rsidRPr="00B12333" w:rsidDel="00846C4B" w:rsidRDefault="00FB1DC8">
      <w:pPr>
        <w:rPr>
          <w:del w:id="3633" w:author="Борис Гогинян" w:date="2020-05-23T17:40:00Z"/>
        </w:rPr>
        <w:pPrChange w:id="3634" w:author="Борис Гогинян" w:date="2020-05-23T17:40:00Z">
          <w:pPr>
            <w:ind w:left="708"/>
          </w:pPr>
        </w:pPrChange>
      </w:pPr>
      <w:del w:id="3635" w:author="Борис Гогинян" w:date="2020-05-23T17:40:00Z">
        <w:r w:rsidRPr="00B12333" w:rsidDel="00846C4B">
          <w:fldChar w:fldCharType="begin"/>
        </w:r>
        <w:r w:rsidRPr="00B12333" w:rsidDel="00846C4B">
          <w:delInstrText xml:space="preserve"> HYPERLINK "http://www.codinglabs.net/article_physically_based_rendering.aspx" </w:delInstrText>
        </w:r>
        <w:r w:rsidRPr="00B12333" w:rsidDel="00846C4B">
          <w:rPr>
            <w:rPrChange w:id="3636" w:author="Борис Гогинян" w:date="2020-05-22T22:35:00Z">
              <w:rPr>
                <w:rStyle w:val="a3"/>
                <w:lang w:val="en-US"/>
              </w:rPr>
            </w:rPrChange>
          </w:rPr>
          <w:fldChar w:fldCharType="separate"/>
        </w:r>
        <w:r w:rsidR="00FB0CBB" w:rsidRPr="00B12333" w:rsidDel="00846C4B">
          <w:rPr>
            <w:rStyle w:val="a3"/>
            <w:sz w:val="28"/>
            <w:szCs w:val="28"/>
            <w:lang w:val="en-US"/>
            <w:rPrChange w:id="3637" w:author="Борис Гогинян" w:date="2020-05-22T22:35:00Z">
              <w:rPr>
                <w:rStyle w:val="a3"/>
                <w:lang w:val="en-US"/>
              </w:rPr>
            </w:rPrChange>
          </w:rPr>
          <w:delText>http</w:delText>
        </w:r>
        <w:r w:rsidR="00FB0CBB" w:rsidRPr="00B12333" w:rsidDel="00846C4B">
          <w:rPr>
            <w:rStyle w:val="a3"/>
            <w:sz w:val="28"/>
            <w:szCs w:val="28"/>
            <w:rPrChange w:id="3638" w:author="Борис Гогинян" w:date="2020-05-22T22:35:00Z">
              <w:rPr>
                <w:rStyle w:val="a3"/>
              </w:rPr>
            </w:rPrChange>
          </w:rPr>
          <w:delText>://</w:delText>
        </w:r>
        <w:r w:rsidR="00FB0CBB" w:rsidRPr="00B12333" w:rsidDel="00846C4B">
          <w:rPr>
            <w:rStyle w:val="a3"/>
            <w:sz w:val="28"/>
            <w:szCs w:val="28"/>
            <w:lang w:val="en-US"/>
            <w:rPrChange w:id="3639" w:author="Борис Гогинян" w:date="2020-05-22T22:35:00Z">
              <w:rPr>
                <w:rStyle w:val="a3"/>
                <w:lang w:val="en-US"/>
              </w:rPr>
            </w:rPrChange>
          </w:rPr>
          <w:delText>www</w:delText>
        </w:r>
        <w:r w:rsidR="00FB0CBB" w:rsidRPr="00B12333" w:rsidDel="00846C4B">
          <w:rPr>
            <w:rStyle w:val="a3"/>
            <w:sz w:val="28"/>
            <w:szCs w:val="28"/>
            <w:rPrChange w:id="3640" w:author="Борис Гогинян" w:date="2020-05-22T22:35:00Z">
              <w:rPr>
                <w:rStyle w:val="a3"/>
              </w:rPr>
            </w:rPrChange>
          </w:rPr>
          <w:delText>.</w:delText>
        </w:r>
        <w:r w:rsidR="00FB0CBB" w:rsidRPr="00B12333" w:rsidDel="00846C4B">
          <w:rPr>
            <w:rStyle w:val="a3"/>
            <w:sz w:val="28"/>
            <w:szCs w:val="28"/>
            <w:lang w:val="en-US"/>
            <w:rPrChange w:id="3641" w:author="Борис Гогинян" w:date="2020-05-22T22:35:00Z">
              <w:rPr>
                <w:rStyle w:val="a3"/>
                <w:lang w:val="en-US"/>
              </w:rPr>
            </w:rPrChange>
          </w:rPr>
          <w:delText>codinglabs</w:delText>
        </w:r>
        <w:r w:rsidR="00FB0CBB" w:rsidRPr="00B12333" w:rsidDel="00846C4B">
          <w:rPr>
            <w:rStyle w:val="a3"/>
            <w:sz w:val="28"/>
            <w:szCs w:val="28"/>
            <w:rPrChange w:id="3642" w:author="Борис Гогинян" w:date="2020-05-22T22:35:00Z">
              <w:rPr>
                <w:rStyle w:val="a3"/>
              </w:rPr>
            </w:rPrChange>
          </w:rPr>
          <w:delText>.</w:delText>
        </w:r>
        <w:r w:rsidR="00FB0CBB" w:rsidRPr="00B12333" w:rsidDel="00846C4B">
          <w:rPr>
            <w:rStyle w:val="a3"/>
            <w:sz w:val="28"/>
            <w:szCs w:val="28"/>
            <w:lang w:val="en-US"/>
            <w:rPrChange w:id="3643" w:author="Борис Гогинян" w:date="2020-05-22T22:35:00Z">
              <w:rPr>
                <w:rStyle w:val="a3"/>
                <w:lang w:val="en-US"/>
              </w:rPr>
            </w:rPrChange>
          </w:rPr>
          <w:delText>net</w:delText>
        </w:r>
        <w:r w:rsidR="00FB0CBB" w:rsidRPr="00B12333" w:rsidDel="00846C4B">
          <w:rPr>
            <w:rStyle w:val="a3"/>
            <w:sz w:val="28"/>
            <w:szCs w:val="28"/>
            <w:rPrChange w:id="3644" w:author="Борис Гогинян" w:date="2020-05-22T22:35:00Z">
              <w:rPr>
                <w:rStyle w:val="a3"/>
              </w:rPr>
            </w:rPrChange>
          </w:rPr>
          <w:delText>/</w:delText>
        </w:r>
        <w:r w:rsidR="00FB0CBB" w:rsidRPr="00B12333" w:rsidDel="00846C4B">
          <w:rPr>
            <w:rStyle w:val="a3"/>
            <w:sz w:val="28"/>
            <w:szCs w:val="28"/>
            <w:lang w:val="en-US"/>
            <w:rPrChange w:id="3645" w:author="Борис Гогинян" w:date="2020-05-22T22:35:00Z">
              <w:rPr>
                <w:rStyle w:val="a3"/>
                <w:lang w:val="en-US"/>
              </w:rPr>
            </w:rPrChange>
          </w:rPr>
          <w:delText>article</w:delText>
        </w:r>
        <w:r w:rsidR="00FB0CBB" w:rsidRPr="00B12333" w:rsidDel="00846C4B">
          <w:rPr>
            <w:rStyle w:val="a3"/>
            <w:sz w:val="28"/>
            <w:szCs w:val="28"/>
            <w:rPrChange w:id="3646" w:author="Борис Гогинян" w:date="2020-05-22T22:35:00Z">
              <w:rPr>
                <w:rStyle w:val="a3"/>
              </w:rPr>
            </w:rPrChange>
          </w:rPr>
          <w:delText>_</w:delText>
        </w:r>
        <w:r w:rsidR="00FB0CBB" w:rsidRPr="00B12333" w:rsidDel="00846C4B">
          <w:rPr>
            <w:rStyle w:val="a3"/>
            <w:sz w:val="28"/>
            <w:szCs w:val="28"/>
            <w:lang w:val="en-US"/>
            <w:rPrChange w:id="3647" w:author="Борис Гогинян" w:date="2020-05-22T22:35:00Z">
              <w:rPr>
                <w:rStyle w:val="a3"/>
                <w:lang w:val="en-US"/>
              </w:rPr>
            </w:rPrChange>
          </w:rPr>
          <w:delText>physically</w:delText>
        </w:r>
        <w:r w:rsidR="00FB0CBB" w:rsidRPr="00B12333" w:rsidDel="00846C4B">
          <w:rPr>
            <w:rStyle w:val="a3"/>
            <w:sz w:val="28"/>
            <w:szCs w:val="28"/>
            <w:rPrChange w:id="3648" w:author="Борис Гогинян" w:date="2020-05-22T22:35:00Z">
              <w:rPr>
                <w:rStyle w:val="a3"/>
              </w:rPr>
            </w:rPrChange>
          </w:rPr>
          <w:delText>_</w:delText>
        </w:r>
        <w:r w:rsidR="00FB0CBB" w:rsidRPr="00B12333" w:rsidDel="00846C4B">
          <w:rPr>
            <w:rStyle w:val="a3"/>
            <w:sz w:val="28"/>
            <w:szCs w:val="28"/>
            <w:lang w:val="en-US"/>
            <w:rPrChange w:id="3649" w:author="Борис Гогинян" w:date="2020-05-22T22:35:00Z">
              <w:rPr>
                <w:rStyle w:val="a3"/>
                <w:lang w:val="en-US"/>
              </w:rPr>
            </w:rPrChange>
          </w:rPr>
          <w:delText>based</w:delText>
        </w:r>
        <w:r w:rsidR="00FB0CBB" w:rsidRPr="00B12333" w:rsidDel="00846C4B">
          <w:rPr>
            <w:rStyle w:val="a3"/>
            <w:sz w:val="28"/>
            <w:szCs w:val="28"/>
            <w:rPrChange w:id="3650" w:author="Борис Гогинян" w:date="2020-05-22T22:35:00Z">
              <w:rPr>
                <w:rStyle w:val="a3"/>
              </w:rPr>
            </w:rPrChange>
          </w:rPr>
          <w:delText>_</w:delText>
        </w:r>
        <w:r w:rsidR="00FB0CBB" w:rsidRPr="00B12333" w:rsidDel="00846C4B">
          <w:rPr>
            <w:rStyle w:val="a3"/>
            <w:sz w:val="28"/>
            <w:szCs w:val="28"/>
            <w:lang w:val="en-US"/>
            <w:rPrChange w:id="3651" w:author="Борис Гогинян" w:date="2020-05-22T22:35:00Z">
              <w:rPr>
                <w:rStyle w:val="a3"/>
                <w:lang w:val="en-US"/>
              </w:rPr>
            </w:rPrChange>
          </w:rPr>
          <w:delText>rendering</w:delText>
        </w:r>
        <w:r w:rsidR="00FB0CBB" w:rsidRPr="00B12333" w:rsidDel="00846C4B">
          <w:rPr>
            <w:rStyle w:val="a3"/>
            <w:sz w:val="28"/>
            <w:szCs w:val="28"/>
            <w:rPrChange w:id="3652" w:author="Борис Гогинян" w:date="2020-05-22T22:35:00Z">
              <w:rPr>
                <w:rStyle w:val="a3"/>
              </w:rPr>
            </w:rPrChange>
          </w:rPr>
          <w:delText>.</w:delText>
        </w:r>
        <w:r w:rsidR="00FB0CBB" w:rsidRPr="00B12333" w:rsidDel="00846C4B">
          <w:rPr>
            <w:rStyle w:val="a3"/>
            <w:sz w:val="28"/>
            <w:szCs w:val="28"/>
            <w:lang w:val="en-US"/>
            <w:rPrChange w:id="3653" w:author="Борис Гогинян" w:date="2020-05-22T22:35:00Z">
              <w:rPr>
                <w:rStyle w:val="a3"/>
                <w:lang w:val="en-US"/>
              </w:rPr>
            </w:rPrChange>
          </w:rPr>
          <w:delText>aspx</w:delText>
        </w:r>
        <w:r w:rsidRPr="00B12333" w:rsidDel="00846C4B">
          <w:rPr>
            <w:rStyle w:val="a3"/>
            <w:sz w:val="28"/>
            <w:szCs w:val="28"/>
            <w:lang w:val="en-US"/>
            <w:rPrChange w:id="3654" w:author="Борис Гогинян" w:date="2020-05-22T22:35:00Z">
              <w:rPr>
                <w:rStyle w:val="a3"/>
                <w:lang w:val="en-US"/>
              </w:rPr>
            </w:rPrChange>
          </w:rPr>
          <w:fldChar w:fldCharType="end"/>
        </w:r>
      </w:del>
    </w:p>
    <w:p w14:paraId="4323E74A" w14:textId="438B1D13" w:rsidR="00FB0CBB" w:rsidRPr="00B12333" w:rsidDel="00846C4B" w:rsidRDefault="00FB1DC8">
      <w:pPr>
        <w:rPr>
          <w:del w:id="3655" w:author="Борис Гогинян" w:date="2020-05-23T17:40:00Z"/>
        </w:rPr>
        <w:pPrChange w:id="3656" w:author="Борис Гогинян" w:date="2020-05-23T17:40:00Z">
          <w:pPr>
            <w:ind w:left="708"/>
          </w:pPr>
        </w:pPrChange>
      </w:pPr>
      <w:del w:id="3657" w:author="Борис Гогинян" w:date="2020-05-23T17:40:00Z">
        <w:r w:rsidRPr="00B12333" w:rsidDel="00846C4B">
          <w:fldChar w:fldCharType="begin"/>
        </w:r>
        <w:r w:rsidRPr="00B12333" w:rsidDel="00846C4B">
          <w:delInstrText xml:space="preserve"> HYPERLINK "https://blog.selfshadow.com/publications/s2013-shading-course/" \l "course_content" </w:delInstrText>
        </w:r>
        <w:r w:rsidRPr="00B12333" w:rsidDel="00846C4B">
          <w:rPr>
            <w:rPrChange w:id="3658" w:author="Борис Гогинян" w:date="2020-05-22T22:35:00Z">
              <w:rPr>
                <w:rStyle w:val="a3"/>
                <w:lang w:val="en-US"/>
              </w:rPr>
            </w:rPrChange>
          </w:rPr>
          <w:fldChar w:fldCharType="separate"/>
        </w:r>
        <w:r w:rsidR="00FB0CBB" w:rsidRPr="00B12333" w:rsidDel="00846C4B">
          <w:rPr>
            <w:rStyle w:val="a3"/>
            <w:sz w:val="28"/>
            <w:szCs w:val="28"/>
            <w:lang w:val="en-US"/>
            <w:rPrChange w:id="3659" w:author="Борис Гогинян" w:date="2020-05-22T22:35:00Z">
              <w:rPr>
                <w:rStyle w:val="a3"/>
                <w:lang w:val="en-US"/>
              </w:rPr>
            </w:rPrChange>
          </w:rPr>
          <w:delText>https</w:delText>
        </w:r>
        <w:r w:rsidR="00FB0CBB" w:rsidRPr="00B12333" w:rsidDel="00846C4B">
          <w:rPr>
            <w:rStyle w:val="a3"/>
            <w:sz w:val="28"/>
            <w:szCs w:val="28"/>
            <w:rPrChange w:id="3660" w:author="Борис Гогинян" w:date="2020-05-22T22:35:00Z">
              <w:rPr>
                <w:rStyle w:val="a3"/>
              </w:rPr>
            </w:rPrChange>
          </w:rPr>
          <w:delText>://</w:delText>
        </w:r>
        <w:r w:rsidR="00FB0CBB" w:rsidRPr="00B12333" w:rsidDel="00846C4B">
          <w:rPr>
            <w:rStyle w:val="a3"/>
            <w:sz w:val="28"/>
            <w:szCs w:val="28"/>
            <w:lang w:val="en-US"/>
            <w:rPrChange w:id="3661" w:author="Борис Гогинян" w:date="2020-05-22T22:35:00Z">
              <w:rPr>
                <w:rStyle w:val="a3"/>
                <w:lang w:val="en-US"/>
              </w:rPr>
            </w:rPrChange>
          </w:rPr>
          <w:delText>blog</w:delText>
        </w:r>
        <w:r w:rsidR="00FB0CBB" w:rsidRPr="00B12333" w:rsidDel="00846C4B">
          <w:rPr>
            <w:rStyle w:val="a3"/>
            <w:sz w:val="28"/>
            <w:szCs w:val="28"/>
            <w:rPrChange w:id="3662" w:author="Борис Гогинян" w:date="2020-05-22T22:35:00Z">
              <w:rPr>
                <w:rStyle w:val="a3"/>
              </w:rPr>
            </w:rPrChange>
          </w:rPr>
          <w:delText>.</w:delText>
        </w:r>
        <w:r w:rsidR="00FB0CBB" w:rsidRPr="00B12333" w:rsidDel="00846C4B">
          <w:rPr>
            <w:rStyle w:val="a3"/>
            <w:sz w:val="28"/>
            <w:szCs w:val="28"/>
            <w:lang w:val="en-US"/>
            <w:rPrChange w:id="3663" w:author="Борис Гогинян" w:date="2020-05-22T22:35:00Z">
              <w:rPr>
                <w:rStyle w:val="a3"/>
                <w:lang w:val="en-US"/>
              </w:rPr>
            </w:rPrChange>
          </w:rPr>
          <w:delText>selfshadow</w:delText>
        </w:r>
        <w:r w:rsidR="00FB0CBB" w:rsidRPr="00B12333" w:rsidDel="00846C4B">
          <w:rPr>
            <w:rStyle w:val="a3"/>
            <w:sz w:val="28"/>
            <w:szCs w:val="28"/>
            <w:rPrChange w:id="3664" w:author="Борис Гогинян" w:date="2020-05-22T22:35:00Z">
              <w:rPr>
                <w:rStyle w:val="a3"/>
              </w:rPr>
            </w:rPrChange>
          </w:rPr>
          <w:delText>.</w:delText>
        </w:r>
        <w:r w:rsidR="00FB0CBB" w:rsidRPr="00B12333" w:rsidDel="00846C4B">
          <w:rPr>
            <w:rStyle w:val="a3"/>
            <w:sz w:val="28"/>
            <w:szCs w:val="28"/>
            <w:lang w:val="en-US"/>
            <w:rPrChange w:id="3665" w:author="Борис Гогинян" w:date="2020-05-22T22:35:00Z">
              <w:rPr>
                <w:rStyle w:val="a3"/>
                <w:lang w:val="en-US"/>
              </w:rPr>
            </w:rPrChange>
          </w:rPr>
          <w:delText>com</w:delText>
        </w:r>
        <w:r w:rsidR="00FB0CBB" w:rsidRPr="00B12333" w:rsidDel="00846C4B">
          <w:rPr>
            <w:rStyle w:val="a3"/>
            <w:sz w:val="28"/>
            <w:szCs w:val="28"/>
            <w:rPrChange w:id="3666" w:author="Борис Гогинян" w:date="2020-05-22T22:35:00Z">
              <w:rPr>
                <w:rStyle w:val="a3"/>
              </w:rPr>
            </w:rPrChange>
          </w:rPr>
          <w:delText>/</w:delText>
        </w:r>
        <w:r w:rsidR="00FB0CBB" w:rsidRPr="00B12333" w:rsidDel="00846C4B">
          <w:rPr>
            <w:rStyle w:val="a3"/>
            <w:sz w:val="28"/>
            <w:szCs w:val="28"/>
            <w:lang w:val="en-US"/>
            <w:rPrChange w:id="3667" w:author="Борис Гогинян" w:date="2020-05-22T22:35:00Z">
              <w:rPr>
                <w:rStyle w:val="a3"/>
                <w:lang w:val="en-US"/>
              </w:rPr>
            </w:rPrChange>
          </w:rPr>
          <w:delText>publications</w:delText>
        </w:r>
        <w:r w:rsidR="00FB0CBB" w:rsidRPr="00B12333" w:rsidDel="00846C4B">
          <w:rPr>
            <w:rStyle w:val="a3"/>
            <w:sz w:val="28"/>
            <w:szCs w:val="28"/>
            <w:rPrChange w:id="3668" w:author="Борис Гогинян" w:date="2020-05-22T22:35:00Z">
              <w:rPr>
                <w:rStyle w:val="a3"/>
              </w:rPr>
            </w:rPrChange>
          </w:rPr>
          <w:delText>/</w:delText>
        </w:r>
        <w:r w:rsidR="00FB0CBB" w:rsidRPr="00B12333" w:rsidDel="00846C4B">
          <w:rPr>
            <w:rStyle w:val="a3"/>
            <w:sz w:val="28"/>
            <w:szCs w:val="28"/>
            <w:lang w:val="en-US"/>
            <w:rPrChange w:id="3669" w:author="Борис Гогинян" w:date="2020-05-22T22:35:00Z">
              <w:rPr>
                <w:rStyle w:val="a3"/>
                <w:lang w:val="en-US"/>
              </w:rPr>
            </w:rPrChange>
          </w:rPr>
          <w:delText>s</w:delText>
        </w:r>
        <w:r w:rsidR="00FB0CBB" w:rsidRPr="00B12333" w:rsidDel="00846C4B">
          <w:rPr>
            <w:rStyle w:val="a3"/>
            <w:sz w:val="28"/>
            <w:szCs w:val="28"/>
            <w:rPrChange w:id="3670" w:author="Борис Гогинян" w:date="2020-05-22T22:35:00Z">
              <w:rPr>
                <w:rStyle w:val="a3"/>
              </w:rPr>
            </w:rPrChange>
          </w:rPr>
          <w:delText>2013-</w:delText>
        </w:r>
        <w:r w:rsidR="00FB0CBB" w:rsidRPr="00B12333" w:rsidDel="00846C4B">
          <w:rPr>
            <w:rStyle w:val="a3"/>
            <w:sz w:val="28"/>
            <w:szCs w:val="28"/>
            <w:lang w:val="en-US"/>
            <w:rPrChange w:id="3671" w:author="Борис Гогинян" w:date="2020-05-22T22:35:00Z">
              <w:rPr>
                <w:rStyle w:val="a3"/>
                <w:lang w:val="en-US"/>
              </w:rPr>
            </w:rPrChange>
          </w:rPr>
          <w:delText>shading</w:delText>
        </w:r>
        <w:r w:rsidR="00FB0CBB" w:rsidRPr="00B12333" w:rsidDel="00846C4B">
          <w:rPr>
            <w:rStyle w:val="a3"/>
            <w:sz w:val="28"/>
            <w:szCs w:val="28"/>
            <w:rPrChange w:id="3672" w:author="Борис Гогинян" w:date="2020-05-22T22:35:00Z">
              <w:rPr>
                <w:rStyle w:val="a3"/>
              </w:rPr>
            </w:rPrChange>
          </w:rPr>
          <w:delText>-</w:delText>
        </w:r>
        <w:r w:rsidR="00FB0CBB" w:rsidRPr="00B12333" w:rsidDel="00846C4B">
          <w:rPr>
            <w:rStyle w:val="a3"/>
            <w:sz w:val="28"/>
            <w:szCs w:val="28"/>
            <w:lang w:val="en-US"/>
            <w:rPrChange w:id="3673" w:author="Борис Гогинян" w:date="2020-05-22T22:35:00Z">
              <w:rPr>
                <w:rStyle w:val="a3"/>
                <w:lang w:val="en-US"/>
              </w:rPr>
            </w:rPrChange>
          </w:rPr>
          <w:delText>course</w:delText>
        </w:r>
        <w:r w:rsidR="00FB0CBB" w:rsidRPr="00B12333" w:rsidDel="00846C4B">
          <w:rPr>
            <w:rStyle w:val="a3"/>
            <w:sz w:val="28"/>
            <w:szCs w:val="28"/>
            <w:rPrChange w:id="3674" w:author="Борис Гогинян" w:date="2020-05-22T22:35:00Z">
              <w:rPr>
                <w:rStyle w:val="a3"/>
              </w:rPr>
            </w:rPrChange>
          </w:rPr>
          <w:delText>/#</w:delText>
        </w:r>
        <w:r w:rsidR="00FB0CBB" w:rsidRPr="00B12333" w:rsidDel="00846C4B">
          <w:rPr>
            <w:rStyle w:val="a3"/>
            <w:sz w:val="28"/>
            <w:szCs w:val="28"/>
            <w:lang w:val="en-US"/>
            <w:rPrChange w:id="3675" w:author="Борис Гогинян" w:date="2020-05-22T22:35:00Z">
              <w:rPr>
                <w:rStyle w:val="a3"/>
                <w:lang w:val="en-US"/>
              </w:rPr>
            </w:rPrChange>
          </w:rPr>
          <w:delText>course</w:delText>
        </w:r>
        <w:r w:rsidR="00FB0CBB" w:rsidRPr="00B12333" w:rsidDel="00846C4B">
          <w:rPr>
            <w:rStyle w:val="a3"/>
            <w:sz w:val="28"/>
            <w:szCs w:val="28"/>
            <w:rPrChange w:id="3676" w:author="Борис Гогинян" w:date="2020-05-22T22:35:00Z">
              <w:rPr>
                <w:rStyle w:val="a3"/>
              </w:rPr>
            </w:rPrChange>
          </w:rPr>
          <w:delText>_</w:delText>
        </w:r>
        <w:r w:rsidR="00FB0CBB" w:rsidRPr="00B12333" w:rsidDel="00846C4B">
          <w:rPr>
            <w:rStyle w:val="a3"/>
            <w:sz w:val="28"/>
            <w:szCs w:val="28"/>
            <w:lang w:val="en-US"/>
            <w:rPrChange w:id="3677" w:author="Борис Гогинян" w:date="2020-05-22T22:35:00Z">
              <w:rPr>
                <w:rStyle w:val="a3"/>
                <w:lang w:val="en-US"/>
              </w:rPr>
            </w:rPrChange>
          </w:rPr>
          <w:delText>content</w:delText>
        </w:r>
        <w:r w:rsidRPr="00B12333" w:rsidDel="00846C4B">
          <w:rPr>
            <w:rStyle w:val="a3"/>
            <w:sz w:val="28"/>
            <w:szCs w:val="28"/>
            <w:lang w:val="en-US"/>
            <w:rPrChange w:id="3678" w:author="Борис Гогинян" w:date="2020-05-22T22:35:00Z">
              <w:rPr>
                <w:rStyle w:val="a3"/>
                <w:lang w:val="en-US"/>
              </w:rPr>
            </w:rPrChange>
          </w:rPr>
          <w:fldChar w:fldCharType="end"/>
        </w:r>
      </w:del>
    </w:p>
    <w:p w14:paraId="536CC7CA" w14:textId="029C0032" w:rsidR="00FB0CBB" w:rsidRPr="00B12333" w:rsidDel="00846C4B" w:rsidRDefault="00FB1DC8">
      <w:pPr>
        <w:rPr>
          <w:del w:id="3679" w:author="Борис Гогинян" w:date="2020-05-23T17:40:00Z"/>
        </w:rPr>
        <w:pPrChange w:id="3680" w:author="Борис Гогинян" w:date="2020-05-23T17:40:00Z">
          <w:pPr>
            <w:ind w:left="708"/>
          </w:pPr>
        </w:pPrChange>
      </w:pPr>
      <w:del w:id="3681" w:author="Борис Гогинян" w:date="2020-05-23T17:40:00Z">
        <w:r w:rsidRPr="00B12333" w:rsidDel="00846C4B">
          <w:fldChar w:fldCharType="begin"/>
        </w:r>
        <w:r w:rsidRPr="00B12333" w:rsidDel="00846C4B">
          <w:delInstrText xml:space="preserve"> HYPERLINK "http://blog.wolfire.com/2015/10/Physically-based-rendering" </w:delInstrText>
        </w:r>
        <w:r w:rsidRPr="00B12333" w:rsidDel="00846C4B">
          <w:rPr>
            <w:rPrChange w:id="3682" w:author="Борис Гогинян" w:date="2020-05-22T22:35:00Z">
              <w:rPr>
                <w:rStyle w:val="a3"/>
                <w:lang w:val="en-US"/>
              </w:rPr>
            </w:rPrChange>
          </w:rPr>
          <w:fldChar w:fldCharType="separate"/>
        </w:r>
        <w:r w:rsidR="00FB0CBB" w:rsidRPr="00B12333" w:rsidDel="00846C4B">
          <w:rPr>
            <w:rStyle w:val="a3"/>
            <w:sz w:val="28"/>
            <w:szCs w:val="28"/>
            <w:lang w:val="en-US"/>
            <w:rPrChange w:id="3683" w:author="Борис Гогинян" w:date="2020-05-22T22:35:00Z">
              <w:rPr>
                <w:rStyle w:val="a3"/>
                <w:lang w:val="en-US"/>
              </w:rPr>
            </w:rPrChange>
          </w:rPr>
          <w:delText>http</w:delText>
        </w:r>
        <w:r w:rsidR="00FB0CBB" w:rsidRPr="00B12333" w:rsidDel="00846C4B">
          <w:rPr>
            <w:rStyle w:val="a3"/>
            <w:sz w:val="28"/>
            <w:szCs w:val="28"/>
            <w:rPrChange w:id="3684" w:author="Борис Гогинян" w:date="2020-05-22T22:35:00Z">
              <w:rPr>
                <w:rStyle w:val="a3"/>
              </w:rPr>
            </w:rPrChange>
          </w:rPr>
          <w:delText>://</w:delText>
        </w:r>
        <w:r w:rsidR="00FB0CBB" w:rsidRPr="00B12333" w:rsidDel="00846C4B">
          <w:rPr>
            <w:rStyle w:val="a3"/>
            <w:sz w:val="28"/>
            <w:szCs w:val="28"/>
            <w:lang w:val="en-US"/>
            <w:rPrChange w:id="3685" w:author="Борис Гогинян" w:date="2020-05-22T22:35:00Z">
              <w:rPr>
                <w:rStyle w:val="a3"/>
                <w:lang w:val="en-US"/>
              </w:rPr>
            </w:rPrChange>
          </w:rPr>
          <w:delText>blog</w:delText>
        </w:r>
        <w:r w:rsidR="00FB0CBB" w:rsidRPr="00B12333" w:rsidDel="00846C4B">
          <w:rPr>
            <w:rStyle w:val="a3"/>
            <w:sz w:val="28"/>
            <w:szCs w:val="28"/>
            <w:rPrChange w:id="3686" w:author="Борис Гогинян" w:date="2020-05-22T22:35:00Z">
              <w:rPr>
                <w:rStyle w:val="a3"/>
              </w:rPr>
            </w:rPrChange>
          </w:rPr>
          <w:delText>.</w:delText>
        </w:r>
        <w:r w:rsidR="00FB0CBB" w:rsidRPr="00B12333" w:rsidDel="00846C4B">
          <w:rPr>
            <w:rStyle w:val="a3"/>
            <w:sz w:val="28"/>
            <w:szCs w:val="28"/>
            <w:lang w:val="en-US"/>
            <w:rPrChange w:id="3687" w:author="Борис Гогинян" w:date="2020-05-22T22:35:00Z">
              <w:rPr>
                <w:rStyle w:val="a3"/>
                <w:lang w:val="en-US"/>
              </w:rPr>
            </w:rPrChange>
          </w:rPr>
          <w:delText>wolfire</w:delText>
        </w:r>
        <w:r w:rsidR="00FB0CBB" w:rsidRPr="00B12333" w:rsidDel="00846C4B">
          <w:rPr>
            <w:rStyle w:val="a3"/>
            <w:sz w:val="28"/>
            <w:szCs w:val="28"/>
            <w:rPrChange w:id="3688" w:author="Борис Гогинян" w:date="2020-05-22T22:35:00Z">
              <w:rPr>
                <w:rStyle w:val="a3"/>
              </w:rPr>
            </w:rPrChange>
          </w:rPr>
          <w:delText>.</w:delText>
        </w:r>
        <w:r w:rsidR="00FB0CBB" w:rsidRPr="00B12333" w:rsidDel="00846C4B">
          <w:rPr>
            <w:rStyle w:val="a3"/>
            <w:sz w:val="28"/>
            <w:szCs w:val="28"/>
            <w:lang w:val="en-US"/>
            <w:rPrChange w:id="3689" w:author="Борис Гогинян" w:date="2020-05-22T22:35:00Z">
              <w:rPr>
                <w:rStyle w:val="a3"/>
                <w:lang w:val="en-US"/>
              </w:rPr>
            </w:rPrChange>
          </w:rPr>
          <w:delText>com</w:delText>
        </w:r>
        <w:r w:rsidR="00FB0CBB" w:rsidRPr="00B12333" w:rsidDel="00846C4B">
          <w:rPr>
            <w:rStyle w:val="a3"/>
            <w:sz w:val="28"/>
            <w:szCs w:val="28"/>
            <w:rPrChange w:id="3690" w:author="Борис Гогинян" w:date="2020-05-22T22:35:00Z">
              <w:rPr>
                <w:rStyle w:val="a3"/>
              </w:rPr>
            </w:rPrChange>
          </w:rPr>
          <w:delText>/2015/10/</w:delText>
        </w:r>
        <w:r w:rsidR="00FB0CBB" w:rsidRPr="00B12333" w:rsidDel="00846C4B">
          <w:rPr>
            <w:rStyle w:val="a3"/>
            <w:sz w:val="28"/>
            <w:szCs w:val="28"/>
            <w:lang w:val="en-US"/>
            <w:rPrChange w:id="3691" w:author="Борис Гогинян" w:date="2020-05-22T22:35:00Z">
              <w:rPr>
                <w:rStyle w:val="a3"/>
                <w:lang w:val="en-US"/>
              </w:rPr>
            </w:rPrChange>
          </w:rPr>
          <w:delText>Physically</w:delText>
        </w:r>
        <w:r w:rsidR="00FB0CBB" w:rsidRPr="00B12333" w:rsidDel="00846C4B">
          <w:rPr>
            <w:rStyle w:val="a3"/>
            <w:sz w:val="28"/>
            <w:szCs w:val="28"/>
            <w:rPrChange w:id="3692" w:author="Борис Гогинян" w:date="2020-05-22T22:35:00Z">
              <w:rPr>
                <w:rStyle w:val="a3"/>
              </w:rPr>
            </w:rPrChange>
          </w:rPr>
          <w:delText>-</w:delText>
        </w:r>
        <w:r w:rsidR="00FB0CBB" w:rsidRPr="00B12333" w:rsidDel="00846C4B">
          <w:rPr>
            <w:rStyle w:val="a3"/>
            <w:sz w:val="28"/>
            <w:szCs w:val="28"/>
            <w:lang w:val="en-US"/>
            <w:rPrChange w:id="3693" w:author="Борис Гогинян" w:date="2020-05-22T22:35:00Z">
              <w:rPr>
                <w:rStyle w:val="a3"/>
                <w:lang w:val="en-US"/>
              </w:rPr>
            </w:rPrChange>
          </w:rPr>
          <w:delText>based</w:delText>
        </w:r>
        <w:r w:rsidR="00FB0CBB" w:rsidRPr="00B12333" w:rsidDel="00846C4B">
          <w:rPr>
            <w:rStyle w:val="a3"/>
            <w:sz w:val="28"/>
            <w:szCs w:val="28"/>
            <w:rPrChange w:id="3694" w:author="Борис Гогинян" w:date="2020-05-22T22:35:00Z">
              <w:rPr>
                <w:rStyle w:val="a3"/>
              </w:rPr>
            </w:rPrChange>
          </w:rPr>
          <w:delText>-</w:delText>
        </w:r>
        <w:r w:rsidR="00FB0CBB" w:rsidRPr="00B12333" w:rsidDel="00846C4B">
          <w:rPr>
            <w:rStyle w:val="a3"/>
            <w:sz w:val="28"/>
            <w:szCs w:val="28"/>
            <w:lang w:val="en-US"/>
            <w:rPrChange w:id="3695" w:author="Борис Гогинян" w:date="2020-05-22T22:35:00Z">
              <w:rPr>
                <w:rStyle w:val="a3"/>
                <w:lang w:val="en-US"/>
              </w:rPr>
            </w:rPrChange>
          </w:rPr>
          <w:delText>rendering</w:delText>
        </w:r>
        <w:r w:rsidRPr="00B12333" w:rsidDel="00846C4B">
          <w:rPr>
            <w:rStyle w:val="a3"/>
            <w:sz w:val="28"/>
            <w:szCs w:val="28"/>
            <w:lang w:val="en-US"/>
            <w:rPrChange w:id="3696" w:author="Борис Гогинян" w:date="2020-05-22T22:35:00Z">
              <w:rPr>
                <w:rStyle w:val="a3"/>
                <w:lang w:val="en-US"/>
              </w:rPr>
            </w:rPrChange>
          </w:rPr>
          <w:fldChar w:fldCharType="end"/>
        </w:r>
      </w:del>
    </w:p>
    <w:p w14:paraId="0F397C48" w14:textId="7B6B2DC2" w:rsidR="00FB0CBB" w:rsidRPr="00B12333" w:rsidDel="00846C4B" w:rsidRDefault="00FB1DC8">
      <w:pPr>
        <w:rPr>
          <w:del w:id="3697" w:author="Борис Гогинян" w:date="2020-05-23T17:40:00Z"/>
        </w:rPr>
        <w:pPrChange w:id="3698" w:author="Борис Гогинян" w:date="2020-05-23T17:40:00Z">
          <w:pPr>
            <w:ind w:left="708"/>
          </w:pPr>
        </w:pPrChange>
      </w:pPr>
      <w:del w:id="3699" w:author="Борис Гогинян" w:date="2020-05-23T17:40:00Z">
        <w:r w:rsidRPr="00B12333" w:rsidDel="00846C4B">
          <w:fldChar w:fldCharType="begin"/>
        </w:r>
        <w:r w:rsidRPr="00B12333" w:rsidDel="00846C4B">
          <w:delInstrText xml:space="preserve"> HYPERLINK "https://habr.com/ru/post/326852/" </w:delInstrText>
        </w:r>
        <w:r w:rsidRPr="00B12333" w:rsidDel="00846C4B">
          <w:rPr>
            <w:rPrChange w:id="3700" w:author="Борис Гогинян" w:date="2020-05-22T22:35:00Z">
              <w:rPr>
                <w:rStyle w:val="a3"/>
              </w:rPr>
            </w:rPrChange>
          </w:rPr>
          <w:fldChar w:fldCharType="separate"/>
        </w:r>
        <w:r w:rsidR="00FB0CBB" w:rsidRPr="00B12333" w:rsidDel="00846C4B">
          <w:rPr>
            <w:rStyle w:val="a3"/>
            <w:sz w:val="28"/>
            <w:szCs w:val="28"/>
            <w:lang w:val="en-US"/>
            <w:rPrChange w:id="3701" w:author="Борис Гогинян" w:date="2020-05-22T22:35:00Z">
              <w:rPr>
                <w:rStyle w:val="a3"/>
                <w:lang w:val="en-US"/>
              </w:rPr>
            </w:rPrChange>
          </w:rPr>
          <w:delText>https</w:delText>
        </w:r>
        <w:r w:rsidR="00FB0CBB" w:rsidRPr="00B12333" w:rsidDel="00846C4B">
          <w:rPr>
            <w:rStyle w:val="a3"/>
            <w:sz w:val="28"/>
            <w:szCs w:val="28"/>
            <w:rPrChange w:id="3702" w:author="Борис Гогинян" w:date="2020-05-22T22:35:00Z">
              <w:rPr>
                <w:rStyle w:val="a3"/>
              </w:rPr>
            </w:rPrChange>
          </w:rPr>
          <w:delText>://</w:delText>
        </w:r>
        <w:r w:rsidR="00FB0CBB" w:rsidRPr="00B12333" w:rsidDel="00846C4B">
          <w:rPr>
            <w:rStyle w:val="a3"/>
            <w:sz w:val="28"/>
            <w:szCs w:val="28"/>
            <w:lang w:val="en-US"/>
            <w:rPrChange w:id="3703" w:author="Борис Гогинян" w:date="2020-05-22T22:35:00Z">
              <w:rPr>
                <w:rStyle w:val="a3"/>
                <w:lang w:val="en-US"/>
              </w:rPr>
            </w:rPrChange>
          </w:rPr>
          <w:delText>habr</w:delText>
        </w:r>
        <w:r w:rsidR="00FB0CBB" w:rsidRPr="00B12333" w:rsidDel="00846C4B">
          <w:rPr>
            <w:rStyle w:val="a3"/>
            <w:sz w:val="28"/>
            <w:szCs w:val="28"/>
            <w:rPrChange w:id="3704" w:author="Борис Гогинян" w:date="2020-05-22T22:35:00Z">
              <w:rPr>
                <w:rStyle w:val="a3"/>
              </w:rPr>
            </w:rPrChange>
          </w:rPr>
          <w:delText>.</w:delText>
        </w:r>
        <w:r w:rsidR="00FB0CBB" w:rsidRPr="00B12333" w:rsidDel="00846C4B">
          <w:rPr>
            <w:rStyle w:val="a3"/>
            <w:sz w:val="28"/>
            <w:szCs w:val="28"/>
            <w:lang w:val="en-US"/>
            <w:rPrChange w:id="3705" w:author="Борис Гогинян" w:date="2020-05-22T22:35:00Z">
              <w:rPr>
                <w:rStyle w:val="a3"/>
                <w:lang w:val="en-US"/>
              </w:rPr>
            </w:rPrChange>
          </w:rPr>
          <w:delText>com</w:delText>
        </w:r>
        <w:r w:rsidR="00FB0CBB" w:rsidRPr="00B12333" w:rsidDel="00846C4B">
          <w:rPr>
            <w:rStyle w:val="a3"/>
            <w:sz w:val="28"/>
            <w:szCs w:val="28"/>
            <w:rPrChange w:id="3706" w:author="Борис Гогинян" w:date="2020-05-22T22:35:00Z">
              <w:rPr>
                <w:rStyle w:val="a3"/>
              </w:rPr>
            </w:rPrChange>
          </w:rPr>
          <w:delText>/</w:delText>
        </w:r>
        <w:r w:rsidR="00FB0CBB" w:rsidRPr="00B12333" w:rsidDel="00846C4B">
          <w:rPr>
            <w:rStyle w:val="a3"/>
            <w:sz w:val="28"/>
            <w:szCs w:val="28"/>
            <w:lang w:val="en-US"/>
            <w:rPrChange w:id="3707" w:author="Борис Гогинян" w:date="2020-05-22T22:35:00Z">
              <w:rPr>
                <w:rStyle w:val="a3"/>
                <w:lang w:val="en-US"/>
              </w:rPr>
            </w:rPrChange>
          </w:rPr>
          <w:delText>ru</w:delText>
        </w:r>
        <w:r w:rsidR="00FB0CBB" w:rsidRPr="00B12333" w:rsidDel="00846C4B">
          <w:rPr>
            <w:rStyle w:val="a3"/>
            <w:sz w:val="28"/>
            <w:szCs w:val="28"/>
            <w:rPrChange w:id="3708" w:author="Борис Гогинян" w:date="2020-05-22T22:35:00Z">
              <w:rPr>
                <w:rStyle w:val="a3"/>
              </w:rPr>
            </w:rPrChange>
          </w:rPr>
          <w:delText>/</w:delText>
        </w:r>
        <w:r w:rsidR="00FB0CBB" w:rsidRPr="00B12333" w:rsidDel="00846C4B">
          <w:rPr>
            <w:rStyle w:val="a3"/>
            <w:sz w:val="28"/>
            <w:szCs w:val="28"/>
            <w:lang w:val="en-US"/>
            <w:rPrChange w:id="3709" w:author="Борис Гогинян" w:date="2020-05-22T22:35:00Z">
              <w:rPr>
                <w:rStyle w:val="a3"/>
                <w:lang w:val="en-US"/>
              </w:rPr>
            </w:rPrChange>
          </w:rPr>
          <w:delText>post</w:delText>
        </w:r>
        <w:r w:rsidR="00FB0CBB" w:rsidRPr="00B12333" w:rsidDel="00846C4B">
          <w:rPr>
            <w:rStyle w:val="a3"/>
            <w:sz w:val="28"/>
            <w:szCs w:val="28"/>
            <w:rPrChange w:id="3710" w:author="Борис Гогинян" w:date="2020-05-22T22:35:00Z">
              <w:rPr>
                <w:rStyle w:val="a3"/>
              </w:rPr>
            </w:rPrChange>
          </w:rPr>
          <w:delText>/326852/</w:delText>
        </w:r>
        <w:r w:rsidRPr="00B12333" w:rsidDel="00846C4B">
          <w:rPr>
            <w:rStyle w:val="a3"/>
            <w:sz w:val="28"/>
            <w:szCs w:val="28"/>
            <w:rPrChange w:id="3711" w:author="Борис Гогинян" w:date="2020-05-22T22:35:00Z">
              <w:rPr>
                <w:rStyle w:val="a3"/>
              </w:rPr>
            </w:rPrChange>
          </w:rPr>
          <w:fldChar w:fldCharType="end"/>
        </w:r>
        <w:r w:rsidR="00FB0CBB" w:rsidRPr="00B12333" w:rsidDel="00846C4B">
          <w:delText xml:space="preserve">  , </w:delText>
        </w:r>
        <w:r w:rsidRPr="00B12333" w:rsidDel="00846C4B">
          <w:fldChar w:fldCharType="begin"/>
        </w:r>
        <w:r w:rsidRPr="00B12333" w:rsidDel="00846C4B">
          <w:delInstrText xml:space="preserve"> HYPERLINK "https://habr.com/ru/post/426123/" </w:delInstrText>
        </w:r>
        <w:r w:rsidRPr="00B12333" w:rsidDel="00846C4B">
          <w:rPr>
            <w:rPrChange w:id="3712" w:author="Борис Гогинян" w:date="2020-05-22T22:35:00Z">
              <w:rPr>
                <w:rStyle w:val="a3"/>
              </w:rPr>
            </w:rPrChange>
          </w:rPr>
          <w:fldChar w:fldCharType="separate"/>
        </w:r>
        <w:r w:rsidR="00FB0CBB" w:rsidRPr="00B12333" w:rsidDel="00846C4B">
          <w:rPr>
            <w:rStyle w:val="a3"/>
            <w:sz w:val="28"/>
            <w:szCs w:val="28"/>
            <w:lang w:val="en-US"/>
            <w:rPrChange w:id="3713" w:author="Борис Гогинян" w:date="2020-05-22T22:35:00Z">
              <w:rPr>
                <w:rStyle w:val="a3"/>
                <w:lang w:val="en-US"/>
              </w:rPr>
            </w:rPrChange>
          </w:rPr>
          <w:delText>https</w:delText>
        </w:r>
        <w:r w:rsidR="00FB0CBB" w:rsidRPr="00B12333" w:rsidDel="00846C4B">
          <w:rPr>
            <w:rStyle w:val="a3"/>
            <w:sz w:val="28"/>
            <w:szCs w:val="28"/>
            <w:rPrChange w:id="3714" w:author="Борис Гогинян" w:date="2020-05-22T22:35:00Z">
              <w:rPr>
                <w:rStyle w:val="a3"/>
              </w:rPr>
            </w:rPrChange>
          </w:rPr>
          <w:delText>://</w:delText>
        </w:r>
        <w:r w:rsidR="00FB0CBB" w:rsidRPr="00B12333" w:rsidDel="00846C4B">
          <w:rPr>
            <w:rStyle w:val="a3"/>
            <w:sz w:val="28"/>
            <w:szCs w:val="28"/>
            <w:lang w:val="en-US"/>
            <w:rPrChange w:id="3715" w:author="Борис Гогинян" w:date="2020-05-22T22:35:00Z">
              <w:rPr>
                <w:rStyle w:val="a3"/>
                <w:lang w:val="en-US"/>
              </w:rPr>
            </w:rPrChange>
          </w:rPr>
          <w:delText>habr</w:delText>
        </w:r>
        <w:r w:rsidR="00FB0CBB" w:rsidRPr="00B12333" w:rsidDel="00846C4B">
          <w:rPr>
            <w:rStyle w:val="a3"/>
            <w:sz w:val="28"/>
            <w:szCs w:val="28"/>
            <w:rPrChange w:id="3716" w:author="Борис Гогинян" w:date="2020-05-22T22:35:00Z">
              <w:rPr>
                <w:rStyle w:val="a3"/>
              </w:rPr>
            </w:rPrChange>
          </w:rPr>
          <w:delText>.</w:delText>
        </w:r>
        <w:r w:rsidR="00FB0CBB" w:rsidRPr="00B12333" w:rsidDel="00846C4B">
          <w:rPr>
            <w:rStyle w:val="a3"/>
            <w:sz w:val="28"/>
            <w:szCs w:val="28"/>
            <w:lang w:val="en-US"/>
            <w:rPrChange w:id="3717" w:author="Борис Гогинян" w:date="2020-05-22T22:35:00Z">
              <w:rPr>
                <w:rStyle w:val="a3"/>
                <w:lang w:val="en-US"/>
              </w:rPr>
            </w:rPrChange>
          </w:rPr>
          <w:delText>com</w:delText>
        </w:r>
        <w:r w:rsidR="00FB0CBB" w:rsidRPr="00B12333" w:rsidDel="00846C4B">
          <w:rPr>
            <w:rStyle w:val="a3"/>
            <w:sz w:val="28"/>
            <w:szCs w:val="28"/>
            <w:rPrChange w:id="3718" w:author="Борис Гогинян" w:date="2020-05-22T22:35:00Z">
              <w:rPr>
                <w:rStyle w:val="a3"/>
              </w:rPr>
            </w:rPrChange>
          </w:rPr>
          <w:delText>/</w:delText>
        </w:r>
        <w:r w:rsidR="00FB0CBB" w:rsidRPr="00B12333" w:rsidDel="00846C4B">
          <w:rPr>
            <w:rStyle w:val="a3"/>
            <w:sz w:val="28"/>
            <w:szCs w:val="28"/>
            <w:lang w:val="en-US"/>
            <w:rPrChange w:id="3719" w:author="Борис Гогинян" w:date="2020-05-22T22:35:00Z">
              <w:rPr>
                <w:rStyle w:val="a3"/>
                <w:lang w:val="en-US"/>
              </w:rPr>
            </w:rPrChange>
          </w:rPr>
          <w:delText>ru</w:delText>
        </w:r>
        <w:r w:rsidR="00FB0CBB" w:rsidRPr="00B12333" w:rsidDel="00846C4B">
          <w:rPr>
            <w:rStyle w:val="a3"/>
            <w:sz w:val="28"/>
            <w:szCs w:val="28"/>
            <w:rPrChange w:id="3720" w:author="Борис Гогинян" w:date="2020-05-22T22:35:00Z">
              <w:rPr>
                <w:rStyle w:val="a3"/>
              </w:rPr>
            </w:rPrChange>
          </w:rPr>
          <w:delText>/</w:delText>
        </w:r>
        <w:r w:rsidR="00FB0CBB" w:rsidRPr="00B12333" w:rsidDel="00846C4B">
          <w:rPr>
            <w:rStyle w:val="a3"/>
            <w:sz w:val="28"/>
            <w:szCs w:val="28"/>
            <w:lang w:val="en-US"/>
            <w:rPrChange w:id="3721" w:author="Борис Гогинян" w:date="2020-05-22T22:35:00Z">
              <w:rPr>
                <w:rStyle w:val="a3"/>
                <w:lang w:val="en-US"/>
              </w:rPr>
            </w:rPrChange>
          </w:rPr>
          <w:delText>post</w:delText>
        </w:r>
        <w:r w:rsidR="00FB0CBB" w:rsidRPr="00B12333" w:rsidDel="00846C4B">
          <w:rPr>
            <w:rStyle w:val="a3"/>
            <w:sz w:val="28"/>
            <w:szCs w:val="28"/>
            <w:rPrChange w:id="3722" w:author="Борис Гогинян" w:date="2020-05-22T22:35:00Z">
              <w:rPr>
                <w:rStyle w:val="a3"/>
              </w:rPr>
            </w:rPrChange>
          </w:rPr>
          <w:delText>/426123/</w:delText>
        </w:r>
        <w:r w:rsidRPr="00B12333" w:rsidDel="00846C4B">
          <w:rPr>
            <w:rStyle w:val="a3"/>
            <w:sz w:val="28"/>
            <w:szCs w:val="28"/>
            <w:rPrChange w:id="3723" w:author="Борис Гогинян" w:date="2020-05-22T22:35:00Z">
              <w:rPr>
                <w:rStyle w:val="a3"/>
              </w:rPr>
            </w:rPrChange>
          </w:rPr>
          <w:fldChar w:fldCharType="end"/>
        </w:r>
      </w:del>
    </w:p>
    <w:p w14:paraId="2B619F37" w14:textId="283ABFE0" w:rsidR="00FB0CBB" w:rsidRPr="00B12333" w:rsidDel="00846C4B" w:rsidRDefault="00FB1DC8">
      <w:pPr>
        <w:rPr>
          <w:del w:id="3724" w:author="Борис Гогинян" w:date="2020-05-23T17:40:00Z"/>
        </w:rPr>
        <w:pPrChange w:id="3725" w:author="Борис Гогинян" w:date="2020-05-23T17:40:00Z">
          <w:pPr>
            <w:spacing w:after="0"/>
            <w:ind w:left="708"/>
            <w:contextualSpacing/>
          </w:pPr>
        </w:pPrChange>
      </w:pPr>
      <w:del w:id="3726" w:author="Борис Гогинян" w:date="2020-05-23T17:40:00Z">
        <w:r w:rsidRPr="00B12333" w:rsidDel="00846C4B">
          <w:fldChar w:fldCharType="begin"/>
        </w:r>
        <w:r w:rsidRPr="00B12333" w:rsidDel="00846C4B">
          <w:delInstrText xml:space="preserve"> HYPERLINK "http://graphicrants.blogspot.com/2013/08/specular-brdf-reference.html" </w:delInstrText>
        </w:r>
        <w:r w:rsidRPr="00B12333" w:rsidDel="00846C4B">
          <w:rPr>
            <w:rPrChange w:id="3727" w:author="Борис Гогинян" w:date="2020-05-22T22:35:00Z">
              <w:rPr>
                <w:rStyle w:val="a3"/>
                <w:lang w:val="en-US"/>
              </w:rPr>
            </w:rPrChange>
          </w:rPr>
          <w:fldChar w:fldCharType="separate"/>
        </w:r>
        <w:r w:rsidR="00FB0CBB" w:rsidRPr="00B12333" w:rsidDel="00846C4B">
          <w:rPr>
            <w:rStyle w:val="a3"/>
            <w:sz w:val="28"/>
            <w:szCs w:val="28"/>
            <w:lang w:val="en-US"/>
            <w:rPrChange w:id="3728" w:author="Борис Гогинян" w:date="2020-05-22T22:35:00Z">
              <w:rPr>
                <w:rStyle w:val="a3"/>
                <w:lang w:val="en-US"/>
              </w:rPr>
            </w:rPrChange>
          </w:rPr>
          <w:delText>http</w:delText>
        </w:r>
        <w:r w:rsidR="00FB0CBB" w:rsidRPr="00B12333" w:rsidDel="00846C4B">
          <w:rPr>
            <w:rStyle w:val="a3"/>
            <w:sz w:val="28"/>
            <w:szCs w:val="28"/>
            <w:rPrChange w:id="3729" w:author="Борис Гогинян" w:date="2020-05-22T22:35:00Z">
              <w:rPr>
                <w:rStyle w:val="a3"/>
              </w:rPr>
            </w:rPrChange>
          </w:rPr>
          <w:delText>://</w:delText>
        </w:r>
        <w:r w:rsidR="00FB0CBB" w:rsidRPr="00B12333" w:rsidDel="00846C4B">
          <w:rPr>
            <w:rStyle w:val="a3"/>
            <w:sz w:val="28"/>
            <w:szCs w:val="28"/>
            <w:lang w:val="en-US"/>
            <w:rPrChange w:id="3730" w:author="Борис Гогинян" w:date="2020-05-22T22:35:00Z">
              <w:rPr>
                <w:rStyle w:val="a3"/>
                <w:lang w:val="en-US"/>
              </w:rPr>
            </w:rPrChange>
          </w:rPr>
          <w:delText>graphicrants</w:delText>
        </w:r>
        <w:r w:rsidR="00FB0CBB" w:rsidRPr="00B12333" w:rsidDel="00846C4B">
          <w:rPr>
            <w:rStyle w:val="a3"/>
            <w:sz w:val="28"/>
            <w:szCs w:val="28"/>
            <w:rPrChange w:id="3731" w:author="Борис Гогинян" w:date="2020-05-22T22:35:00Z">
              <w:rPr>
                <w:rStyle w:val="a3"/>
              </w:rPr>
            </w:rPrChange>
          </w:rPr>
          <w:delText>.</w:delText>
        </w:r>
        <w:r w:rsidR="00FB0CBB" w:rsidRPr="00B12333" w:rsidDel="00846C4B">
          <w:rPr>
            <w:rStyle w:val="a3"/>
            <w:sz w:val="28"/>
            <w:szCs w:val="28"/>
            <w:lang w:val="en-US"/>
            <w:rPrChange w:id="3732" w:author="Борис Гогинян" w:date="2020-05-22T22:35:00Z">
              <w:rPr>
                <w:rStyle w:val="a3"/>
                <w:lang w:val="en-US"/>
              </w:rPr>
            </w:rPrChange>
          </w:rPr>
          <w:delText>blogspot</w:delText>
        </w:r>
        <w:r w:rsidR="00FB0CBB" w:rsidRPr="00B12333" w:rsidDel="00846C4B">
          <w:rPr>
            <w:rStyle w:val="a3"/>
            <w:sz w:val="28"/>
            <w:szCs w:val="28"/>
            <w:rPrChange w:id="3733" w:author="Борис Гогинян" w:date="2020-05-22T22:35:00Z">
              <w:rPr>
                <w:rStyle w:val="a3"/>
              </w:rPr>
            </w:rPrChange>
          </w:rPr>
          <w:delText>.</w:delText>
        </w:r>
        <w:r w:rsidR="00FB0CBB" w:rsidRPr="00B12333" w:rsidDel="00846C4B">
          <w:rPr>
            <w:rStyle w:val="a3"/>
            <w:sz w:val="28"/>
            <w:szCs w:val="28"/>
            <w:lang w:val="en-US"/>
            <w:rPrChange w:id="3734" w:author="Борис Гогинян" w:date="2020-05-22T22:35:00Z">
              <w:rPr>
                <w:rStyle w:val="a3"/>
                <w:lang w:val="en-US"/>
              </w:rPr>
            </w:rPrChange>
          </w:rPr>
          <w:delText>com</w:delText>
        </w:r>
        <w:r w:rsidR="00FB0CBB" w:rsidRPr="00B12333" w:rsidDel="00846C4B">
          <w:rPr>
            <w:rStyle w:val="a3"/>
            <w:sz w:val="28"/>
            <w:szCs w:val="28"/>
            <w:rPrChange w:id="3735" w:author="Борис Гогинян" w:date="2020-05-22T22:35:00Z">
              <w:rPr>
                <w:rStyle w:val="a3"/>
              </w:rPr>
            </w:rPrChange>
          </w:rPr>
          <w:delText>/2013/08/</w:delText>
        </w:r>
        <w:r w:rsidR="00FB0CBB" w:rsidRPr="00B12333" w:rsidDel="00846C4B">
          <w:rPr>
            <w:rStyle w:val="a3"/>
            <w:sz w:val="28"/>
            <w:szCs w:val="28"/>
            <w:lang w:val="en-US"/>
            <w:rPrChange w:id="3736" w:author="Борис Гогинян" w:date="2020-05-22T22:35:00Z">
              <w:rPr>
                <w:rStyle w:val="a3"/>
                <w:lang w:val="en-US"/>
              </w:rPr>
            </w:rPrChange>
          </w:rPr>
          <w:delText>specular</w:delText>
        </w:r>
        <w:r w:rsidR="00FB0CBB" w:rsidRPr="00B12333" w:rsidDel="00846C4B">
          <w:rPr>
            <w:rStyle w:val="a3"/>
            <w:sz w:val="28"/>
            <w:szCs w:val="28"/>
            <w:rPrChange w:id="3737" w:author="Борис Гогинян" w:date="2020-05-22T22:35:00Z">
              <w:rPr>
                <w:rStyle w:val="a3"/>
              </w:rPr>
            </w:rPrChange>
          </w:rPr>
          <w:delText>-</w:delText>
        </w:r>
        <w:r w:rsidR="00FB0CBB" w:rsidRPr="00B12333" w:rsidDel="00846C4B">
          <w:rPr>
            <w:rStyle w:val="a3"/>
            <w:sz w:val="28"/>
            <w:szCs w:val="28"/>
            <w:lang w:val="en-US"/>
            <w:rPrChange w:id="3738" w:author="Борис Гогинян" w:date="2020-05-22T22:35:00Z">
              <w:rPr>
                <w:rStyle w:val="a3"/>
                <w:lang w:val="en-US"/>
              </w:rPr>
            </w:rPrChange>
          </w:rPr>
          <w:delText>brdf</w:delText>
        </w:r>
        <w:r w:rsidR="00FB0CBB" w:rsidRPr="00B12333" w:rsidDel="00846C4B">
          <w:rPr>
            <w:rStyle w:val="a3"/>
            <w:sz w:val="28"/>
            <w:szCs w:val="28"/>
            <w:rPrChange w:id="3739" w:author="Борис Гогинян" w:date="2020-05-22T22:35:00Z">
              <w:rPr>
                <w:rStyle w:val="a3"/>
              </w:rPr>
            </w:rPrChange>
          </w:rPr>
          <w:delText>-</w:delText>
        </w:r>
        <w:r w:rsidR="00FB0CBB" w:rsidRPr="00B12333" w:rsidDel="00846C4B">
          <w:rPr>
            <w:rStyle w:val="a3"/>
            <w:sz w:val="28"/>
            <w:szCs w:val="28"/>
            <w:lang w:val="en-US"/>
            <w:rPrChange w:id="3740" w:author="Борис Гогинян" w:date="2020-05-22T22:35:00Z">
              <w:rPr>
                <w:rStyle w:val="a3"/>
                <w:lang w:val="en-US"/>
              </w:rPr>
            </w:rPrChange>
          </w:rPr>
          <w:delText>reference</w:delText>
        </w:r>
        <w:r w:rsidR="00FB0CBB" w:rsidRPr="00B12333" w:rsidDel="00846C4B">
          <w:rPr>
            <w:rStyle w:val="a3"/>
            <w:sz w:val="28"/>
            <w:szCs w:val="28"/>
            <w:rPrChange w:id="3741" w:author="Борис Гогинян" w:date="2020-05-22T22:35:00Z">
              <w:rPr>
                <w:rStyle w:val="a3"/>
              </w:rPr>
            </w:rPrChange>
          </w:rPr>
          <w:delText>.</w:delText>
        </w:r>
        <w:r w:rsidR="00FB0CBB" w:rsidRPr="00B12333" w:rsidDel="00846C4B">
          <w:rPr>
            <w:rStyle w:val="a3"/>
            <w:sz w:val="28"/>
            <w:szCs w:val="28"/>
            <w:lang w:val="en-US"/>
            <w:rPrChange w:id="3742" w:author="Борис Гогинян" w:date="2020-05-22T22:35:00Z">
              <w:rPr>
                <w:rStyle w:val="a3"/>
                <w:lang w:val="en-US"/>
              </w:rPr>
            </w:rPrChange>
          </w:rPr>
          <w:delText>html</w:delText>
        </w:r>
        <w:r w:rsidRPr="00B12333" w:rsidDel="00846C4B">
          <w:rPr>
            <w:rStyle w:val="a3"/>
            <w:sz w:val="28"/>
            <w:szCs w:val="28"/>
            <w:lang w:val="en-US"/>
            <w:rPrChange w:id="3743" w:author="Борис Гогинян" w:date="2020-05-22T22:35:00Z">
              <w:rPr>
                <w:rStyle w:val="a3"/>
                <w:lang w:val="en-US"/>
              </w:rPr>
            </w:rPrChange>
          </w:rPr>
          <w:fldChar w:fldCharType="end"/>
        </w:r>
      </w:del>
    </w:p>
    <w:p w14:paraId="0BB1A387" w14:textId="70DFC658" w:rsidR="00FB0CBB" w:rsidRPr="00B12333" w:rsidDel="00846C4B" w:rsidRDefault="00FB0CBB">
      <w:pPr>
        <w:rPr>
          <w:del w:id="3744" w:author="Борис Гогинян" w:date="2020-05-23T17:40:00Z"/>
          <w:rPrChange w:id="3745" w:author="Борис Гогинян" w:date="2020-05-22T22:35:00Z">
            <w:rPr>
              <w:del w:id="3746" w:author="Борис Гогинян" w:date="2020-05-23T17:40:00Z"/>
              <w:rFonts w:ascii="Times New Roman" w:hAnsi="Times New Roman" w:cs="Times New Roman"/>
              <w:sz w:val="28"/>
              <w:szCs w:val="24"/>
            </w:rPr>
          </w:rPrChange>
        </w:rPr>
        <w:pPrChange w:id="3747" w:author="Борис Гогинян" w:date="2020-05-23T17:40:00Z">
          <w:pPr>
            <w:ind w:left="708" w:firstLine="708"/>
          </w:pPr>
        </w:pPrChange>
      </w:pPr>
    </w:p>
    <w:p w14:paraId="6F3A4BC8" w14:textId="05ABC64F" w:rsidR="00CE254F" w:rsidRPr="00B12333" w:rsidDel="00846C4B" w:rsidRDefault="00FB1DC8">
      <w:pPr>
        <w:rPr>
          <w:del w:id="3748" w:author="Борис Гогинян" w:date="2020-05-23T17:40:00Z"/>
          <w:rPrChange w:id="3749" w:author="Борис Гогинян" w:date="2020-05-22T22:35:00Z">
            <w:rPr>
              <w:del w:id="3750" w:author="Борис Гогинян" w:date="2020-05-23T17:40:00Z"/>
              <w:rFonts w:ascii="Times New Roman" w:hAnsi="Times New Roman" w:cs="Times New Roman"/>
              <w:sz w:val="28"/>
              <w:szCs w:val="24"/>
            </w:rPr>
          </w:rPrChange>
        </w:rPr>
        <w:pPrChange w:id="3751" w:author="Борис Гогинян" w:date="2020-05-23T17:40:00Z">
          <w:pPr>
            <w:shd w:val="clear" w:color="auto" w:fill="FFFFFF" w:themeFill="background1"/>
            <w:spacing w:line="240" w:lineRule="auto"/>
            <w:ind w:left="708"/>
          </w:pPr>
        </w:pPrChange>
      </w:pPr>
      <w:del w:id="3752" w:author="Борис Гогинян" w:date="2020-05-23T17:40:00Z">
        <w:r w:rsidRPr="00B12333" w:rsidDel="00846C4B">
          <w:fldChar w:fldCharType="begin"/>
        </w:r>
        <w:r w:rsidRPr="00B12333" w:rsidDel="00846C4B">
          <w:delInstrText xml:space="preserve"> HYPERLINK "https://docs.blender.org/manual/en/latest/render/shader_nodes/shader/glass.html" </w:delInstrText>
        </w:r>
        <w:r w:rsidRPr="00B12333" w:rsidDel="00846C4B">
          <w:rPr>
            <w:rPrChange w:id="3753" w:author="Борис Гогинян" w:date="2020-05-22T22:35:00Z">
              <w:rPr>
                <w:rStyle w:val="a3"/>
                <w:u w:val="none"/>
                <w:lang w:val="en-US"/>
              </w:rPr>
            </w:rPrChange>
          </w:rPr>
          <w:fldChar w:fldCharType="separate"/>
        </w:r>
        <w:r w:rsidR="00CE254F" w:rsidRPr="00B12333" w:rsidDel="00846C4B">
          <w:rPr>
            <w:rStyle w:val="a3"/>
            <w:sz w:val="28"/>
            <w:szCs w:val="28"/>
            <w:u w:val="none"/>
            <w:lang w:val="en-US"/>
            <w:rPrChange w:id="3754" w:author="Борис Гогинян" w:date="2020-05-22T22:35:00Z">
              <w:rPr>
                <w:rStyle w:val="a3"/>
                <w:u w:val="none"/>
                <w:lang w:val="en-US"/>
              </w:rPr>
            </w:rPrChange>
          </w:rPr>
          <w:delText>https</w:delText>
        </w:r>
        <w:r w:rsidR="00CE254F" w:rsidRPr="00B12333" w:rsidDel="00846C4B">
          <w:rPr>
            <w:rStyle w:val="a3"/>
            <w:sz w:val="28"/>
            <w:szCs w:val="28"/>
            <w:u w:val="none"/>
            <w:rPrChange w:id="3755" w:author="Борис Гогинян" w:date="2020-05-22T22:35:00Z">
              <w:rPr>
                <w:rStyle w:val="a3"/>
                <w:u w:val="none"/>
              </w:rPr>
            </w:rPrChange>
          </w:rPr>
          <w:delText>://</w:delText>
        </w:r>
        <w:r w:rsidR="00CE254F" w:rsidRPr="00B12333" w:rsidDel="00846C4B">
          <w:rPr>
            <w:rStyle w:val="a3"/>
            <w:sz w:val="28"/>
            <w:szCs w:val="28"/>
            <w:u w:val="none"/>
            <w:lang w:val="en-US"/>
            <w:rPrChange w:id="3756" w:author="Борис Гогинян" w:date="2020-05-22T22:35:00Z">
              <w:rPr>
                <w:rStyle w:val="a3"/>
                <w:u w:val="none"/>
                <w:lang w:val="en-US"/>
              </w:rPr>
            </w:rPrChange>
          </w:rPr>
          <w:delText>docs</w:delText>
        </w:r>
        <w:r w:rsidR="00CE254F" w:rsidRPr="00B12333" w:rsidDel="00846C4B">
          <w:rPr>
            <w:rStyle w:val="a3"/>
            <w:sz w:val="28"/>
            <w:szCs w:val="28"/>
            <w:u w:val="none"/>
            <w:rPrChange w:id="3757" w:author="Борис Гогинян" w:date="2020-05-22T22:35:00Z">
              <w:rPr>
                <w:rStyle w:val="a3"/>
                <w:u w:val="none"/>
              </w:rPr>
            </w:rPrChange>
          </w:rPr>
          <w:delText>.</w:delText>
        </w:r>
        <w:r w:rsidR="00CE254F" w:rsidRPr="00B12333" w:rsidDel="00846C4B">
          <w:rPr>
            <w:rStyle w:val="a3"/>
            <w:sz w:val="28"/>
            <w:szCs w:val="28"/>
            <w:u w:val="none"/>
            <w:lang w:val="en-US"/>
            <w:rPrChange w:id="3758" w:author="Борис Гогинян" w:date="2020-05-22T22:35:00Z">
              <w:rPr>
                <w:rStyle w:val="a3"/>
                <w:u w:val="none"/>
                <w:lang w:val="en-US"/>
              </w:rPr>
            </w:rPrChange>
          </w:rPr>
          <w:delText>blender</w:delText>
        </w:r>
        <w:r w:rsidR="00CE254F" w:rsidRPr="00B12333" w:rsidDel="00846C4B">
          <w:rPr>
            <w:rStyle w:val="a3"/>
            <w:sz w:val="28"/>
            <w:szCs w:val="28"/>
            <w:u w:val="none"/>
            <w:rPrChange w:id="3759" w:author="Борис Гогинян" w:date="2020-05-22T22:35:00Z">
              <w:rPr>
                <w:rStyle w:val="a3"/>
                <w:u w:val="none"/>
              </w:rPr>
            </w:rPrChange>
          </w:rPr>
          <w:delText>.</w:delText>
        </w:r>
        <w:r w:rsidR="00CE254F" w:rsidRPr="00B12333" w:rsidDel="00846C4B">
          <w:rPr>
            <w:rStyle w:val="a3"/>
            <w:sz w:val="28"/>
            <w:szCs w:val="28"/>
            <w:u w:val="none"/>
            <w:lang w:val="en-US"/>
            <w:rPrChange w:id="3760" w:author="Борис Гогинян" w:date="2020-05-22T22:35:00Z">
              <w:rPr>
                <w:rStyle w:val="a3"/>
                <w:u w:val="none"/>
                <w:lang w:val="en-US"/>
              </w:rPr>
            </w:rPrChange>
          </w:rPr>
          <w:delText>org</w:delText>
        </w:r>
        <w:r w:rsidR="00CE254F" w:rsidRPr="00B12333" w:rsidDel="00846C4B">
          <w:rPr>
            <w:rStyle w:val="a3"/>
            <w:sz w:val="28"/>
            <w:szCs w:val="28"/>
            <w:u w:val="none"/>
            <w:rPrChange w:id="3761" w:author="Борис Гогинян" w:date="2020-05-22T22:35:00Z">
              <w:rPr>
                <w:rStyle w:val="a3"/>
                <w:u w:val="none"/>
              </w:rPr>
            </w:rPrChange>
          </w:rPr>
          <w:delText>/</w:delText>
        </w:r>
        <w:r w:rsidR="00CE254F" w:rsidRPr="00B12333" w:rsidDel="00846C4B">
          <w:rPr>
            <w:rStyle w:val="a3"/>
            <w:sz w:val="28"/>
            <w:szCs w:val="28"/>
            <w:u w:val="none"/>
            <w:lang w:val="en-US"/>
            <w:rPrChange w:id="3762" w:author="Борис Гогинян" w:date="2020-05-22T22:35:00Z">
              <w:rPr>
                <w:rStyle w:val="a3"/>
                <w:u w:val="none"/>
                <w:lang w:val="en-US"/>
              </w:rPr>
            </w:rPrChange>
          </w:rPr>
          <w:delText>manual</w:delText>
        </w:r>
        <w:r w:rsidR="00CE254F" w:rsidRPr="00B12333" w:rsidDel="00846C4B">
          <w:rPr>
            <w:rStyle w:val="a3"/>
            <w:sz w:val="28"/>
            <w:szCs w:val="28"/>
            <w:u w:val="none"/>
            <w:rPrChange w:id="3763" w:author="Борис Гогинян" w:date="2020-05-22T22:35:00Z">
              <w:rPr>
                <w:rStyle w:val="a3"/>
                <w:u w:val="none"/>
              </w:rPr>
            </w:rPrChange>
          </w:rPr>
          <w:delText>/</w:delText>
        </w:r>
        <w:r w:rsidR="00CE254F" w:rsidRPr="00B12333" w:rsidDel="00846C4B">
          <w:rPr>
            <w:rStyle w:val="a3"/>
            <w:sz w:val="28"/>
            <w:szCs w:val="28"/>
            <w:u w:val="none"/>
            <w:lang w:val="en-US"/>
            <w:rPrChange w:id="3764" w:author="Борис Гогинян" w:date="2020-05-22T22:35:00Z">
              <w:rPr>
                <w:rStyle w:val="a3"/>
                <w:u w:val="none"/>
                <w:lang w:val="en-US"/>
              </w:rPr>
            </w:rPrChange>
          </w:rPr>
          <w:delText>en</w:delText>
        </w:r>
        <w:r w:rsidR="00CE254F" w:rsidRPr="00B12333" w:rsidDel="00846C4B">
          <w:rPr>
            <w:rStyle w:val="a3"/>
            <w:sz w:val="28"/>
            <w:szCs w:val="28"/>
            <w:u w:val="none"/>
            <w:rPrChange w:id="3765" w:author="Борис Гогинян" w:date="2020-05-22T22:35:00Z">
              <w:rPr>
                <w:rStyle w:val="a3"/>
                <w:u w:val="none"/>
              </w:rPr>
            </w:rPrChange>
          </w:rPr>
          <w:delText>/</w:delText>
        </w:r>
        <w:r w:rsidR="00CE254F" w:rsidRPr="00B12333" w:rsidDel="00846C4B">
          <w:rPr>
            <w:rStyle w:val="a3"/>
            <w:sz w:val="28"/>
            <w:szCs w:val="28"/>
            <w:u w:val="none"/>
            <w:lang w:val="en-US"/>
            <w:rPrChange w:id="3766" w:author="Борис Гогинян" w:date="2020-05-22T22:35:00Z">
              <w:rPr>
                <w:rStyle w:val="a3"/>
                <w:u w:val="none"/>
                <w:lang w:val="en-US"/>
              </w:rPr>
            </w:rPrChange>
          </w:rPr>
          <w:delText>latest</w:delText>
        </w:r>
        <w:r w:rsidR="00CE254F" w:rsidRPr="00B12333" w:rsidDel="00846C4B">
          <w:rPr>
            <w:rStyle w:val="a3"/>
            <w:sz w:val="28"/>
            <w:szCs w:val="28"/>
            <w:u w:val="none"/>
            <w:rPrChange w:id="3767" w:author="Борис Гогинян" w:date="2020-05-22T22:35:00Z">
              <w:rPr>
                <w:rStyle w:val="a3"/>
                <w:u w:val="none"/>
              </w:rPr>
            </w:rPrChange>
          </w:rPr>
          <w:delText>/</w:delText>
        </w:r>
        <w:r w:rsidR="00CE254F" w:rsidRPr="00B12333" w:rsidDel="00846C4B">
          <w:rPr>
            <w:rStyle w:val="a3"/>
            <w:sz w:val="28"/>
            <w:szCs w:val="28"/>
            <w:u w:val="none"/>
            <w:lang w:val="en-US"/>
            <w:rPrChange w:id="3768" w:author="Борис Гогинян" w:date="2020-05-22T22:35:00Z">
              <w:rPr>
                <w:rStyle w:val="a3"/>
                <w:u w:val="none"/>
                <w:lang w:val="en-US"/>
              </w:rPr>
            </w:rPrChange>
          </w:rPr>
          <w:delText>render</w:delText>
        </w:r>
        <w:r w:rsidR="00CE254F" w:rsidRPr="00B12333" w:rsidDel="00846C4B">
          <w:rPr>
            <w:rStyle w:val="a3"/>
            <w:sz w:val="28"/>
            <w:szCs w:val="28"/>
            <w:u w:val="none"/>
            <w:rPrChange w:id="3769" w:author="Борис Гогинян" w:date="2020-05-22T22:35:00Z">
              <w:rPr>
                <w:rStyle w:val="a3"/>
                <w:u w:val="none"/>
              </w:rPr>
            </w:rPrChange>
          </w:rPr>
          <w:delText>/</w:delText>
        </w:r>
        <w:r w:rsidR="00CE254F" w:rsidRPr="00B12333" w:rsidDel="00846C4B">
          <w:rPr>
            <w:rStyle w:val="a3"/>
            <w:sz w:val="28"/>
            <w:szCs w:val="28"/>
            <w:u w:val="none"/>
            <w:lang w:val="en-US"/>
            <w:rPrChange w:id="3770" w:author="Борис Гогинян" w:date="2020-05-22T22:35:00Z">
              <w:rPr>
                <w:rStyle w:val="a3"/>
                <w:u w:val="none"/>
                <w:lang w:val="en-US"/>
              </w:rPr>
            </w:rPrChange>
          </w:rPr>
          <w:delText>shader</w:delText>
        </w:r>
        <w:r w:rsidR="00CE254F" w:rsidRPr="00B12333" w:rsidDel="00846C4B">
          <w:rPr>
            <w:rStyle w:val="a3"/>
            <w:sz w:val="28"/>
            <w:szCs w:val="28"/>
            <w:u w:val="none"/>
            <w:rPrChange w:id="3771" w:author="Борис Гогинян" w:date="2020-05-22T22:35:00Z">
              <w:rPr>
                <w:rStyle w:val="a3"/>
                <w:u w:val="none"/>
              </w:rPr>
            </w:rPrChange>
          </w:rPr>
          <w:delText>_</w:delText>
        </w:r>
        <w:r w:rsidR="00CE254F" w:rsidRPr="00B12333" w:rsidDel="00846C4B">
          <w:rPr>
            <w:rStyle w:val="a3"/>
            <w:sz w:val="28"/>
            <w:szCs w:val="28"/>
            <w:u w:val="none"/>
            <w:lang w:val="en-US"/>
            <w:rPrChange w:id="3772" w:author="Борис Гогинян" w:date="2020-05-22T22:35:00Z">
              <w:rPr>
                <w:rStyle w:val="a3"/>
                <w:u w:val="none"/>
                <w:lang w:val="en-US"/>
              </w:rPr>
            </w:rPrChange>
          </w:rPr>
          <w:delText>nodes</w:delText>
        </w:r>
        <w:r w:rsidR="00CE254F" w:rsidRPr="00B12333" w:rsidDel="00846C4B">
          <w:rPr>
            <w:rStyle w:val="a3"/>
            <w:sz w:val="28"/>
            <w:szCs w:val="28"/>
            <w:u w:val="none"/>
            <w:rPrChange w:id="3773" w:author="Борис Гогинян" w:date="2020-05-22T22:35:00Z">
              <w:rPr>
                <w:rStyle w:val="a3"/>
                <w:u w:val="none"/>
              </w:rPr>
            </w:rPrChange>
          </w:rPr>
          <w:delText>/</w:delText>
        </w:r>
        <w:r w:rsidR="00CE254F" w:rsidRPr="00B12333" w:rsidDel="00846C4B">
          <w:rPr>
            <w:rStyle w:val="a3"/>
            <w:sz w:val="28"/>
            <w:szCs w:val="28"/>
            <w:u w:val="none"/>
            <w:lang w:val="en-US"/>
            <w:rPrChange w:id="3774" w:author="Борис Гогинян" w:date="2020-05-22T22:35:00Z">
              <w:rPr>
                <w:rStyle w:val="a3"/>
                <w:u w:val="none"/>
                <w:lang w:val="en-US"/>
              </w:rPr>
            </w:rPrChange>
          </w:rPr>
          <w:delText>shader</w:delText>
        </w:r>
        <w:r w:rsidR="00CE254F" w:rsidRPr="00B12333" w:rsidDel="00846C4B">
          <w:rPr>
            <w:rStyle w:val="a3"/>
            <w:sz w:val="28"/>
            <w:szCs w:val="28"/>
            <w:u w:val="none"/>
            <w:rPrChange w:id="3775" w:author="Борис Гогинян" w:date="2020-05-22T22:35:00Z">
              <w:rPr>
                <w:rStyle w:val="a3"/>
                <w:u w:val="none"/>
              </w:rPr>
            </w:rPrChange>
          </w:rPr>
          <w:delText>/</w:delText>
        </w:r>
        <w:r w:rsidR="00CE254F" w:rsidRPr="00B12333" w:rsidDel="00846C4B">
          <w:rPr>
            <w:rStyle w:val="a3"/>
            <w:sz w:val="28"/>
            <w:szCs w:val="28"/>
            <w:u w:val="none"/>
            <w:lang w:val="en-US"/>
            <w:rPrChange w:id="3776" w:author="Борис Гогинян" w:date="2020-05-22T22:35:00Z">
              <w:rPr>
                <w:rStyle w:val="a3"/>
                <w:u w:val="none"/>
                <w:lang w:val="en-US"/>
              </w:rPr>
            </w:rPrChange>
          </w:rPr>
          <w:delText>glass</w:delText>
        </w:r>
        <w:r w:rsidR="00CE254F" w:rsidRPr="00B12333" w:rsidDel="00846C4B">
          <w:rPr>
            <w:rStyle w:val="a3"/>
            <w:sz w:val="28"/>
            <w:szCs w:val="28"/>
            <w:u w:val="none"/>
            <w:rPrChange w:id="3777" w:author="Борис Гогинян" w:date="2020-05-22T22:35:00Z">
              <w:rPr>
                <w:rStyle w:val="a3"/>
                <w:u w:val="none"/>
              </w:rPr>
            </w:rPrChange>
          </w:rPr>
          <w:delText>.</w:delText>
        </w:r>
        <w:r w:rsidR="00CE254F" w:rsidRPr="00B12333" w:rsidDel="00846C4B">
          <w:rPr>
            <w:rStyle w:val="a3"/>
            <w:sz w:val="28"/>
            <w:szCs w:val="28"/>
            <w:u w:val="none"/>
            <w:lang w:val="en-US"/>
            <w:rPrChange w:id="3778" w:author="Борис Гогинян" w:date="2020-05-22T22:35:00Z">
              <w:rPr>
                <w:rStyle w:val="a3"/>
                <w:u w:val="none"/>
                <w:lang w:val="en-US"/>
              </w:rPr>
            </w:rPrChange>
          </w:rPr>
          <w:delText>html</w:delText>
        </w:r>
        <w:r w:rsidRPr="00B12333" w:rsidDel="00846C4B">
          <w:rPr>
            <w:rStyle w:val="a3"/>
            <w:sz w:val="28"/>
            <w:szCs w:val="28"/>
            <w:u w:val="none"/>
            <w:lang w:val="en-US"/>
            <w:rPrChange w:id="3779" w:author="Борис Гогинян" w:date="2020-05-22T22:35:00Z">
              <w:rPr>
                <w:rStyle w:val="a3"/>
                <w:u w:val="none"/>
                <w:lang w:val="en-US"/>
              </w:rPr>
            </w:rPrChange>
          </w:rPr>
          <w:fldChar w:fldCharType="end"/>
        </w:r>
        <w:r w:rsidR="00CE254F" w:rsidRPr="00B12333" w:rsidDel="00846C4B">
          <w:br/>
        </w:r>
        <w:r w:rsidR="00CE254F" w:rsidRPr="00B12333" w:rsidDel="00846C4B">
          <w:br/>
        </w:r>
        <w:r w:rsidRPr="00B12333" w:rsidDel="00846C4B">
          <w:fldChar w:fldCharType="begin"/>
        </w:r>
        <w:r w:rsidRPr="00B12333" w:rsidDel="00846C4B">
          <w:delInstrText xml:space="preserve"> HYPERLINK "https://developer.blender.org/diffusion/C/browse/master/src/kernel/shaders/node_glass_bsdf.osl;e6d1b5efe5dfe1253f92030ec1bd2da21f673914" </w:delInstrText>
        </w:r>
        <w:r w:rsidRPr="00B12333" w:rsidDel="00846C4B">
          <w:rPr>
            <w:rPrChange w:id="3780" w:author="Борис Гогинян" w:date="2020-05-22T22:35:00Z">
              <w:rPr>
                <w:rStyle w:val="a3"/>
                <w:u w:val="none"/>
                <w:lang w:val="en-US"/>
              </w:rPr>
            </w:rPrChange>
          </w:rPr>
          <w:fldChar w:fldCharType="separate"/>
        </w:r>
        <w:r w:rsidR="00CE254F" w:rsidRPr="00B12333" w:rsidDel="00846C4B">
          <w:rPr>
            <w:rStyle w:val="a3"/>
            <w:sz w:val="28"/>
            <w:szCs w:val="28"/>
            <w:u w:val="none"/>
            <w:lang w:val="en-US"/>
            <w:rPrChange w:id="3781" w:author="Борис Гогинян" w:date="2020-05-22T22:35:00Z">
              <w:rPr>
                <w:rStyle w:val="a3"/>
                <w:u w:val="none"/>
                <w:lang w:val="en-US"/>
              </w:rPr>
            </w:rPrChange>
          </w:rPr>
          <w:delText>https</w:delText>
        </w:r>
        <w:r w:rsidR="00CE254F" w:rsidRPr="00B12333" w:rsidDel="00846C4B">
          <w:rPr>
            <w:rStyle w:val="a3"/>
            <w:sz w:val="28"/>
            <w:szCs w:val="28"/>
            <w:u w:val="none"/>
            <w:rPrChange w:id="3782" w:author="Борис Гогинян" w:date="2020-05-22T22:35:00Z">
              <w:rPr>
                <w:rStyle w:val="a3"/>
                <w:u w:val="none"/>
              </w:rPr>
            </w:rPrChange>
          </w:rPr>
          <w:delText>://</w:delText>
        </w:r>
        <w:r w:rsidR="00CE254F" w:rsidRPr="00B12333" w:rsidDel="00846C4B">
          <w:rPr>
            <w:rStyle w:val="a3"/>
            <w:sz w:val="28"/>
            <w:szCs w:val="28"/>
            <w:u w:val="none"/>
            <w:lang w:val="en-US"/>
            <w:rPrChange w:id="3783" w:author="Борис Гогинян" w:date="2020-05-22T22:35:00Z">
              <w:rPr>
                <w:rStyle w:val="a3"/>
                <w:u w:val="none"/>
                <w:lang w:val="en-US"/>
              </w:rPr>
            </w:rPrChange>
          </w:rPr>
          <w:delText>developer</w:delText>
        </w:r>
        <w:r w:rsidR="00CE254F" w:rsidRPr="00B12333" w:rsidDel="00846C4B">
          <w:rPr>
            <w:rStyle w:val="a3"/>
            <w:sz w:val="28"/>
            <w:szCs w:val="28"/>
            <w:u w:val="none"/>
            <w:rPrChange w:id="3784" w:author="Борис Гогинян" w:date="2020-05-22T22:35:00Z">
              <w:rPr>
                <w:rStyle w:val="a3"/>
                <w:u w:val="none"/>
              </w:rPr>
            </w:rPrChange>
          </w:rPr>
          <w:delText>.</w:delText>
        </w:r>
        <w:r w:rsidR="00CE254F" w:rsidRPr="00B12333" w:rsidDel="00846C4B">
          <w:rPr>
            <w:rStyle w:val="a3"/>
            <w:sz w:val="28"/>
            <w:szCs w:val="28"/>
            <w:u w:val="none"/>
            <w:lang w:val="en-US"/>
            <w:rPrChange w:id="3785" w:author="Борис Гогинян" w:date="2020-05-22T22:35:00Z">
              <w:rPr>
                <w:rStyle w:val="a3"/>
                <w:u w:val="none"/>
                <w:lang w:val="en-US"/>
              </w:rPr>
            </w:rPrChange>
          </w:rPr>
          <w:delText>blender</w:delText>
        </w:r>
        <w:r w:rsidR="00CE254F" w:rsidRPr="00B12333" w:rsidDel="00846C4B">
          <w:rPr>
            <w:rStyle w:val="a3"/>
            <w:sz w:val="28"/>
            <w:szCs w:val="28"/>
            <w:u w:val="none"/>
            <w:rPrChange w:id="3786" w:author="Борис Гогинян" w:date="2020-05-22T22:35:00Z">
              <w:rPr>
                <w:rStyle w:val="a3"/>
                <w:u w:val="none"/>
              </w:rPr>
            </w:rPrChange>
          </w:rPr>
          <w:delText>.</w:delText>
        </w:r>
        <w:r w:rsidR="00CE254F" w:rsidRPr="00B12333" w:rsidDel="00846C4B">
          <w:rPr>
            <w:rStyle w:val="a3"/>
            <w:sz w:val="28"/>
            <w:szCs w:val="28"/>
            <w:u w:val="none"/>
            <w:lang w:val="en-US"/>
            <w:rPrChange w:id="3787" w:author="Борис Гогинян" w:date="2020-05-22T22:35:00Z">
              <w:rPr>
                <w:rStyle w:val="a3"/>
                <w:u w:val="none"/>
                <w:lang w:val="en-US"/>
              </w:rPr>
            </w:rPrChange>
          </w:rPr>
          <w:delText>org</w:delText>
        </w:r>
        <w:r w:rsidR="00CE254F" w:rsidRPr="00B12333" w:rsidDel="00846C4B">
          <w:rPr>
            <w:rStyle w:val="a3"/>
            <w:sz w:val="28"/>
            <w:szCs w:val="28"/>
            <w:u w:val="none"/>
            <w:rPrChange w:id="3788" w:author="Борис Гогинян" w:date="2020-05-22T22:35:00Z">
              <w:rPr>
                <w:rStyle w:val="a3"/>
                <w:u w:val="none"/>
              </w:rPr>
            </w:rPrChange>
          </w:rPr>
          <w:delText>/</w:delText>
        </w:r>
        <w:r w:rsidR="00CE254F" w:rsidRPr="00B12333" w:rsidDel="00846C4B">
          <w:rPr>
            <w:rStyle w:val="a3"/>
            <w:sz w:val="28"/>
            <w:szCs w:val="28"/>
            <w:u w:val="none"/>
            <w:lang w:val="en-US"/>
            <w:rPrChange w:id="3789" w:author="Борис Гогинян" w:date="2020-05-22T22:35:00Z">
              <w:rPr>
                <w:rStyle w:val="a3"/>
                <w:u w:val="none"/>
                <w:lang w:val="en-US"/>
              </w:rPr>
            </w:rPrChange>
          </w:rPr>
          <w:delText>shaders</w:delText>
        </w:r>
        <w:r w:rsidR="00CE254F" w:rsidRPr="00B12333" w:rsidDel="00846C4B">
          <w:rPr>
            <w:rStyle w:val="a3"/>
            <w:sz w:val="28"/>
            <w:szCs w:val="28"/>
            <w:u w:val="none"/>
            <w:rPrChange w:id="3790" w:author="Борис Гогинян" w:date="2020-05-22T22:35:00Z">
              <w:rPr>
                <w:rStyle w:val="a3"/>
                <w:u w:val="none"/>
              </w:rPr>
            </w:rPrChange>
          </w:rPr>
          <w:delText>/</w:delText>
        </w:r>
        <w:r w:rsidR="00CE254F" w:rsidRPr="00B12333" w:rsidDel="00846C4B">
          <w:rPr>
            <w:rStyle w:val="a3"/>
            <w:sz w:val="28"/>
            <w:szCs w:val="28"/>
            <w:u w:val="none"/>
            <w:lang w:val="en-US"/>
            <w:rPrChange w:id="3791" w:author="Борис Гогинян" w:date="2020-05-22T22:35:00Z">
              <w:rPr>
                <w:rStyle w:val="a3"/>
                <w:u w:val="none"/>
                <w:lang w:val="en-US"/>
              </w:rPr>
            </w:rPrChange>
          </w:rPr>
          <w:delText>node</w:delText>
        </w:r>
        <w:r w:rsidR="00CE254F" w:rsidRPr="00B12333" w:rsidDel="00846C4B">
          <w:rPr>
            <w:rStyle w:val="a3"/>
            <w:sz w:val="28"/>
            <w:szCs w:val="28"/>
            <w:u w:val="none"/>
            <w:rPrChange w:id="3792" w:author="Борис Гогинян" w:date="2020-05-22T22:35:00Z">
              <w:rPr>
                <w:rStyle w:val="a3"/>
                <w:u w:val="none"/>
              </w:rPr>
            </w:rPrChange>
          </w:rPr>
          <w:delText>_</w:delText>
        </w:r>
        <w:r w:rsidR="00CE254F" w:rsidRPr="00B12333" w:rsidDel="00846C4B">
          <w:rPr>
            <w:rStyle w:val="a3"/>
            <w:sz w:val="28"/>
            <w:szCs w:val="28"/>
            <w:u w:val="none"/>
            <w:lang w:val="en-US"/>
            <w:rPrChange w:id="3793" w:author="Борис Гогинян" w:date="2020-05-22T22:35:00Z">
              <w:rPr>
                <w:rStyle w:val="a3"/>
                <w:u w:val="none"/>
                <w:lang w:val="en-US"/>
              </w:rPr>
            </w:rPrChange>
          </w:rPr>
          <w:delText>glass</w:delText>
        </w:r>
        <w:r w:rsidR="00CE254F" w:rsidRPr="00B12333" w:rsidDel="00846C4B">
          <w:rPr>
            <w:rStyle w:val="a3"/>
            <w:sz w:val="28"/>
            <w:szCs w:val="28"/>
            <w:u w:val="none"/>
            <w:rPrChange w:id="3794" w:author="Борис Гогинян" w:date="2020-05-22T22:35:00Z">
              <w:rPr>
                <w:rStyle w:val="a3"/>
                <w:u w:val="none"/>
              </w:rPr>
            </w:rPrChange>
          </w:rPr>
          <w:delText>_</w:delText>
        </w:r>
        <w:r w:rsidR="00CE254F" w:rsidRPr="00B12333" w:rsidDel="00846C4B">
          <w:rPr>
            <w:rStyle w:val="a3"/>
            <w:sz w:val="28"/>
            <w:szCs w:val="28"/>
            <w:u w:val="none"/>
            <w:lang w:val="en-US"/>
            <w:rPrChange w:id="3795" w:author="Борис Гогинян" w:date="2020-05-22T22:35:00Z">
              <w:rPr>
                <w:rStyle w:val="a3"/>
                <w:u w:val="none"/>
                <w:lang w:val="en-US"/>
              </w:rPr>
            </w:rPrChange>
          </w:rPr>
          <w:delText>bsdf</w:delText>
        </w:r>
        <w:r w:rsidR="00CE254F" w:rsidRPr="00B12333" w:rsidDel="00846C4B">
          <w:rPr>
            <w:rStyle w:val="a3"/>
            <w:sz w:val="28"/>
            <w:szCs w:val="28"/>
            <w:u w:val="none"/>
            <w:rPrChange w:id="3796" w:author="Борис Гогинян" w:date="2020-05-22T22:35:00Z">
              <w:rPr>
                <w:rStyle w:val="a3"/>
                <w:u w:val="none"/>
              </w:rPr>
            </w:rPrChange>
          </w:rPr>
          <w:delText>.</w:delText>
        </w:r>
        <w:r w:rsidR="00CE254F" w:rsidRPr="00B12333" w:rsidDel="00846C4B">
          <w:rPr>
            <w:rStyle w:val="a3"/>
            <w:sz w:val="28"/>
            <w:szCs w:val="28"/>
            <w:u w:val="none"/>
            <w:lang w:val="en-US"/>
            <w:rPrChange w:id="3797" w:author="Борис Гогинян" w:date="2020-05-22T22:35:00Z">
              <w:rPr>
                <w:rStyle w:val="a3"/>
                <w:u w:val="none"/>
                <w:lang w:val="en-US"/>
              </w:rPr>
            </w:rPrChange>
          </w:rPr>
          <w:delText>osl</w:delText>
        </w:r>
        <w:r w:rsidRPr="00B12333" w:rsidDel="00846C4B">
          <w:rPr>
            <w:rStyle w:val="a3"/>
            <w:sz w:val="28"/>
            <w:szCs w:val="28"/>
            <w:u w:val="none"/>
            <w:lang w:val="en-US"/>
            <w:rPrChange w:id="3798" w:author="Борис Гогинян" w:date="2020-05-22T22:35:00Z">
              <w:rPr>
                <w:rStyle w:val="a3"/>
                <w:u w:val="none"/>
                <w:lang w:val="en-US"/>
              </w:rPr>
            </w:rPrChange>
          </w:rPr>
          <w:fldChar w:fldCharType="end"/>
        </w:r>
      </w:del>
    </w:p>
    <w:p w14:paraId="31AA535E" w14:textId="29E37960" w:rsidR="00CE254F" w:rsidRPr="00B12333" w:rsidDel="00846C4B" w:rsidRDefault="00CE254F">
      <w:pPr>
        <w:rPr>
          <w:del w:id="3799" w:author="Борис Гогинян" w:date="2020-05-23T17:40:00Z"/>
          <w:rPrChange w:id="3800" w:author="Борис Гогинян" w:date="2020-05-22T22:35:00Z">
            <w:rPr>
              <w:del w:id="3801" w:author="Борис Гогинян" w:date="2020-05-23T17:40:00Z"/>
              <w:rFonts w:ascii="Times New Roman" w:hAnsi="Times New Roman" w:cs="Times New Roman"/>
              <w:sz w:val="28"/>
              <w:szCs w:val="24"/>
            </w:rPr>
          </w:rPrChange>
        </w:rPr>
        <w:pPrChange w:id="3802" w:author="Борис Гогинян" w:date="2020-05-23T17:40:00Z">
          <w:pPr>
            <w:ind w:left="708" w:firstLine="708"/>
          </w:pPr>
        </w:pPrChange>
      </w:pPr>
    </w:p>
    <w:p w14:paraId="5986E825" w14:textId="787ADC06" w:rsidR="00DF6EC8" w:rsidRPr="00B12333" w:rsidDel="00846C4B" w:rsidRDefault="00FB1DC8">
      <w:pPr>
        <w:rPr>
          <w:del w:id="3803" w:author="Борис Гогинян" w:date="2020-05-23T17:40:00Z"/>
          <w:rPrChange w:id="3804" w:author="Борис Гогинян" w:date="2020-05-22T22:35:00Z">
            <w:rPr>
              <w:del w:id="3805" w:author="Борис Гогинян" w:date="2020-05-23T17:40:00Z"/>
              <w:rFonts w:ascii="Times New Roman" w:hAnsi="Times New Roman" w:cs="Times New Roman"/>
              <w:sz w:val="28"/>
              <w:szCs w:val="24"/>
            </w:rPr>
          </w:rPrChange>
        </w:rPr>
        <w:pPrChange w:id="3806" w:author="Борис Гогинян" w:date="2020-05-23T17:40:00Z">
          <w:pPr>
            <w:shd w:val="clear" w:color="auto" w:fill="FFFFFF" w:themeFill="background1"/>
            <w:spacing w:line="240" w:lineRule="auto"/>
            <w:ind w:left="708"/>
          </w:pPr>
        </w:pPrChange>
      </w:pPr>
      <w:del w:id="3807" w:author="Борис Гогинян" w:date="2020-05-23T17:40:00Z">
        <w:r w:rsidRPr="00B12333" w:rsidDel="00846C4B">
          <w:fldChar w:fldCharType="begin"/>
        </w:r>
        <w:r w:rsidRPr="00B12333" w:rsidDel="00846C4B">
          <w:delInstrText xml:space="preserve"> HYPERLINK "https://developer.blender.org/diffusion/C/browse/master/src/kernel/shaders/node_glossy_bsdf.osl;e6d1b5efe5dfe1253f92030ec1bd2da21f673914" </w:delInstrText>
        </w:r>
        <w:r w:rsidRPr="00B12333" w:rsidDel="00846C4B">
          <w:rPr>
            <w:rPrChange w:id="3808" w:author="Борис Гогинян" w:date="2020-05-22T22:35:00Z">
              <w:rPr>
                <w:rStyle w:val="a3"/>
                <w:u w:val="none"/>
                <w:lang w:val="en-US"/>
              </w:rPr>
            </w:rPrChange>
          </w:rPr>
          <w:fldChar w:fldCharType="separate"/>
        </w:r>
        <w:r w:rsidR="00DF6EC8" w:rsidRPr="00B12333" w:rsidDel="00846C4B">
          <w:rPr>
            <w:rStyle w:val="a3"/>
            <w:sz w:val="28"/>
            <w:szCs w:val="28"/>
            <w:u w:val="none"/>
            <w:lang w:val="en-US"/>
            <w:rPrChange w:id="3809" w:author="Борис Гогинян" w:date="2020-05-22T22:35:00Z">
              <w:rPr>
                <w:rStyle w:val="a3"/>
                <w:u w:val="none"/>
                <w:lang w:val="en-US"/>
              </w:rPr>
            </w:rPrChange>
          </w:rPr>
          <w:delText>https</w:delText>
        </w:r>
        <w:r w:rsidR="00DF6EC8" w:rsidRPr="00B12333" w:rsidDel="00846C4B">
          <w:rPr>
            <w:rStyle w:val="a3"/>
            <w:sz w:val="28"/>
            <w:szCs w:val="28"/>
            <w:u w:val="none"/>
            <w:rPrChange w:id="3810" w:author="Борис Гогинян" w:date="2020-05-22T22:35:00Z">
              <w:rPr>
                <w:rStyle w:val="a3"/>
                <w:u w:val="none"/>
              </w:rPr>
            </w:rPrChange>
          </w:rPr>
          <w:delText>://</w:delText>
        </w:r>
        <w:r w:rsidR="00DF6EC8" w:rsidRPr="00B12333" w:rsidDel="00846C4B">
          <w:rPr>
            <w:rStyle w:val="a3"/>
            <w:sz w:val="28"/>
            <w:szCs w:val="28"/>
            <w:u w:val="none"/>
            <w:lang w:val="en-US"/>
            <w:rPrChange w:id="3811" w:author="Борис Гогинян" w:date="2020-05-22T22:35:00Z">
              <w:rPr>
                <w:rStyle w:val="a3"/>
                <w:u w:val="none"/>
                <w:lang w:val="en-US"/>
              </w:rPr>
            </w:rPrChange>
          </w:rPr>
          <w:delText>developer</w:delText>
        </w:r>
        <w:r w:rsidR="00DF6EC8" w:rsidRPr="00B12333" w:rsidDel="00846C4B">
          <w:rPr>
            <w:rStyle w:val="a3"/>
            <w:sz w:val="28"/>
            <w:szCs w:val="28"/>
            <w:u w:val="none"/>
            <w:rPrChange w:id="3812" w:author="Борис Гогинян" w:date="2020-05-22T22:35:00Z">
              <w:rPr>
                <w:rStyle w:val="a3"/>
                <w:u w:val="none"/>
              </w:rPr>
            </w:rPrChange>
          </w:rPr>
          <w:delText>.</w:delText>
        </w:r>
        <w:r w:rsidR="00DF6EC8" w:rsidRPr="00B12333" w:rsidDel="00846C4B">
          <w:rPr>
            <w:rStyle w:val="a3"/>
            <w:sz w:val="28"/>
            <w:szCs w:val="28"/>
            <w:u w:val="none"/>
            <w:lang w:val="en-US"/>
            <w:rPrChange w:id="3813" w:author="Борис Гогинян" w:date="2020-05-22T22:35:00Z">
              <w:rPr>
                <w:rStyle w:val="a3"/>
                <w:u w:val="none"/>
                <w:lang w:val="en-US"/>
              </w:rPr>
            </w:rPrChange>
          </w:rPr>
          <w:delText>blender</w:delText>
        </w:r>
        <w:r w:rsidR="00DF6EC8" w:rsidRPr="00B12333" w:rsidDel="00846C4B">
          <w:rPr>
            <w:rStyle w:val="a3"/>
            <w:sz w:val="28"/>
            <w:szCs w:val="28"/>
            <w:u w:val="none"/>
            <w:rPrChange w:id="3814" w:author="Борис Гогинян" w:date="2020-05-22T22:35:00Z">
              <w:rPr>
                <w:rStyle w:val="a3"/>
                <w:u w:val="none"/>
              </w:rPr>
            </w:rPrChange>
          </w:rPr>
          <w:delText>.</w:delText>
        </w:r>
        <w:r w:rsidR="00DF6EC8" w:rsidRPr="00B12333" w:rsidDel="00846C4B">
          <w:rPr>
            <w:rStyle w:val="a3"/>
            <w:sz w:val="28"/>
            <w:szCs w:val="28"/>
            <w:u w:val="none"/>
            <w:lang w:val="en-US"/>
            <w:rPrChange w:id="3815" w:author="Борис Гогинян" w:date="2020-05-22T22:35:00Z">
              <w:rPr>
                <w:rStyle w:val="a3"/>
                <w:u w:val="none"/>
                <w:lang w:val="en-US"/>
              </w:rPr>
            </w:rPrChange>
          </w:rPr>
          <w:delText>org</w:delText>
        </w:r>
        <w:r w:rsidR="00DF6EC8" w:rsidRPr="00B12333" w:rsidDel="00846C4B">
          <w:rPr>
            <w:rStyle w:val="a3"/>
            <w:sz w:val="28"/>
            <w:szCs w:val="28"/>
            <w:u w:val="none"/>
            <w:rPrChange w:id="3816" w:author="Борис Гогинян" w:date="2020-05-22T22:35:00Z">
              <w:rPr>
                <w:rStyle w:val="a3"/>
                <w:u w:val="none"/>
              </w:rPr>
            </w:rPrChange>
          </w:rPr>
          <w:delText>//</w:delText>
        </w:r>
        <w:r w:rsidR="00DF6EC8" w:rsidRPr="00B12333" w:rsidDel="00846C4B">
          <w:rPr>
            <w:rStyle w:val="a3"/>
            <w:sz w:val="28"/>
            <w:szCs w:val="28"/>
            <w:u w:val="none"/>
            <w:lang w:val="en-US"/>
            <w:rPrChange w:id="3817" w:author="Борис Гогинян" w:date="2020-05-22T22:35:00Z">
              <w:rPr>
                <w:rStyle w:val="a3"/>
                <w:u w:val="none"/>
                <w:lang w:val="en-US"/>
              </w:rPr>
            </w:rPrChange>
          </w:rPr>
          <w:delText>shaders</w:delText>
        </w:r>
        <w:r w:rsidR="00DF6EC8" w:rsidRPr="00B12333" w:rsidDel="00846C4B">
          <w:rPr>
            <w:rStyle w:val="a3"/>
            <w:sz w:val="28"/>
            <w:szCs w:val="28"/>
            <w:u w:val="none"/>
            <w:rPrChange w:id="3818" w:author="Борис Гогинян" w:date="2020-05-22T22:35:00Z">
              <w:rPr>
                <w:rStyle w:val="a3"/>
                <w:u w:val="none"/>
              </w:rPr>
            </w:rPrChange>
          </w:rPr>
          <w:delText>/</w:delText>
        </w:r>
        <w:r w:rsidR="00DF6EC8" w:rsidRPr="00B12333" w:rsidDel="00846C4B">
          <w:rPr>
            <w:rStyle w:val="a3"/>
            <w:sz w:val="28"/>
            <w:szCs w:val="28"/>
            <w:u w:val="none"/>
            <w:lang w:val="en-US"/>
            <w:rPrChange w:id="3819" w:author="Борис Гогинян" w:date="2020-05-22T22:35:00Z">
              <w:rPr>
                <w:rStyle w:val="a3"/>
                <w:u w:val="none"/>
                <w:lang w:val="en-US"/>
              </w:rPr>
            </w:rPrChange>
          </w:rPr>
          <w:delText>node</w:delText>
        </w:r>
        <w:r w:rsidR="00DF6EC8" w:rsidRPr="00B12333" w:rsidDel="00846C4B">
          <w:rPr>
            <w:rStyle w:val="a3"/>
            <w:sz w:val="28"/>
            <w:szCs w:val="28"/>
            <w:u w:val="none"/>
            <w:rPrChange w:id="3820" w:author="Борис Гогинян" w:date="2020-05-22T22:35:00Z">
              <w:rPr>
                <w:rStyle w:val="a3"/>
                <w:u w:val="none"/>
              </w:rPr>
            </w:rPrChange>
          </w:rPr>
          <w:delText>_</w:delText>
        </w:r>
        <w:r w:rsidR="00DF6EC8" w:rsidRPr="00B12333" w:rsidDel="00846C4B">
          <w:rPr>
            <w:rStyle w:val="a3"/>
            <w:sz w:val="28"/>
            <w:szCs w:val="28"/>
            <w:u w:val="none"/>
            <w:lang w:val="en-US"/>
            <w:rPrChange w:id="3821" w:author="Борис Гогинян" w:date="2020-05-22T22:35:00Z">
              <w:rPr>
                <w:rStyle w:val="a3"/>
                <w:u w:val="none"/>
                <w:lang w:val="en-US"/>
              </w:rPr>
            </w:rPrChange>
          </w:rPr>
          <w:delText>glossy</w:delText>
        </w:r>
        <w:r w:rsidR="00DF6EC8" w:rsidRPr="00B12333" w:rsidDel="00846C4B">
          <w:rPr>
            <w:rStyle w:val="a3"/>
            <w:sz w:val="28"/>
            <w:szCs w:val="28"/>
            <w:u w:val="none"/>
            <w:rPrChange w:id="3822" w:author="Борис Гогинян" w:date="2020-05-22T22:35:00Z">
              <w:rPr>
                <w:rStyle w:val="a3"/>
                <w:u w:val="none"/>
              </w:rPr>
            </w:rPrChange>
          </w:rPr>
          <w:delText>_</w:delText>
        </w:r>
        <w:r w:rsidR="00DF6EC8" w:rsidRPr="00B12333" w:rsidDel="00846C4B">
          <w:rPr>
            <w:rStyle w:val="a3"/>
            <w:sz w:val="28"/>
            <w:szCs w:val="28"/>
            <w:u w:val="none"/>
            <w:lang w:val="en-US"/>
            <w:rPrChange w:id="3823" w:author="Борис Гогинян" w:date="2020-05-22T22:35:00Z">
              <w:rPr>
                <w:rStyle w:val="a3"/>
                <w:u w:val="none"/>
                <w:lang w:val="en-US"/>
              </w:rPr>
            </w:rPrChange>
          </w:rPr>
          <w:delText>bsdf</w:delText>
        </w:r>
        <w:r w:rsidR="00DF6EC8" w:rsidRPr="00B12333" w:rsidDel="00846C4B">
          <w:rPr>
            <w:rStyle w:val="a3"/>
            <w:sz w:val="28"/>
            <w:szCs w:val="28"/>
            <w:u w:val="none"/>
            <w:rPrChange w:id="3824" w:author="Борис Гогинян" w:date="2020-05-22T22:35:00Z">
              <w:rPr>
                <w:rStyle w:val="a3"/>
                <w:u w:val="none"/>
              </w:rPr>
            </w:rPrChange>
          </w:rPr>
          <w:delText>.</w:delText>
        </w:r>
        <w:r w:rsidR="00DF6EC8" w:rsidRPr="00B12333" w:rsidDel="00846C4B">
          <w:rPr>
            <w:rStyle w:val="a3"/>
            <w:sz w:val="28"/>
            <w:szCs w:val="28"/>
            <w:u w:val="none"/>
            <w:lang w:val="en-US"/>
            <w:rPrChange w:id="3825" w:author="Борис Гогинян" w:date="2020-05-22T22:35:00Z">
              <w:rPr>
                <w:rStyle w:val="a3"/>
                <w:u w:val="none"/>
                <w:lang w:val="en-US"/>
              </w:rPr>
            </w:rPrChange>
          </w:rPr>
          <w:delText>osl</w:delText>
        </w:r>
        <w:r w:rsidRPr="00B12333" w:rsidDel="00846C4B">
          <w:rPr>
            <w:rStyle w:val="a3"/>
            <w:sz w:val="28"/>
            <w:szCs w:val="28"/>
            <w:u w:val="none"/>
            <w:lang w:val="en-US"/>
            <w:rPrChange w:id="3826" w:author="Борис Гогинян" w:date="2020-05-22T22:35:00Z">
              <w:rPr>
                <w:rStyle w:val="a3"/>
                <w:u w:val="none"/>
                <w:lang w:val="en-US"/>
              </w:rPr>
            </w:rPrChange>
          </w:rPr>
          <w:fldChar w:fldCharType="end"/>
        </w:r>
      </w:del>
    </w:p>
    <w:p w14:paraId="2784C483" w14:textId="339BA5B1" w:rsidR="00DF6EC8" w:rsidRPr="00B12333" w:rsidDel="00846C4B" w:rsidRDefault="00FB1DC8">
      <w:pPr>
        <w:rPr>
          <w:del w:id="3827" w:author="Борис Гогинян" w:date="2020-05-23T17:40:00Z"/>
        </w:rPr>
        <w:pPrChange w:id="3828" w:author="Борис Гогинян" w:date="2020-05-23T17:40:00Z">
          <w:pPr>
            <w:shd w:val="clear" w:color="auto" w:fill="FFFFFF" w:themeFill="background1"/>
            <w:spacing w:line="240" w:lineRule="auto"/>
            <w:ind w:left="708"/>
          </w:pPr>
        </w:pPrChange>
      </w:pPr>
      <w:del w:id="3829" w:author="Борис Гогинян" w:date="2020-05-23T17:40:00Z">
        <w:r w:rsidRPr="00B12333" w:rsidDel="00846C4B">
          <w:fldChar w:fldCharType="begin"/>
        </w:r>
        <w:r w:rsidRPr="00B12333" w:rsidDel="00846C4B">
          <w:delInstrText xml:space="preserve"> HYPERLINK "https://docs.blender.org/manual/en/latest/render/shader_nodes/shader/glossy.html" </w:delInstrText>
        </w:r>
        <w:r w:rsidRPr="00B12333" w:rsidDel="00846C4B">
          <w:rPr>
            <w:rPrChange w:id="3830" w:author="Борис Гогинян" w:date="2020-05-22T22:35:00Z">
              <w:rPr>
                <w:rStyle w:val="a3"/>
                <w:u w:val="none"/>
                <w:lang w:val="en-US"/>
              </w:rPr>
            </w:rPrChange>
          </w:rPr>
          <w:fldChar w:fldCharType="separate"/>
        </w:r>
        <w:r w:rsidR="00DF6EC8" w:rsidRPr="00B12333" w:rsidDel="00846C4B">
          <w:rPr>
            <w:rStyle w:val="a3"/>
            <w:sz w:val="28"/>
            <w:szCs w:val="28"/>
            <w:u w:val="none"/>
            <w:lang w:val="en-US"/>
            <w:rPrChange w:id="3831" w:author="Борис Гогинян" w:date="2020-05-22T22:35:00Z">
              <w:rPr>
                <w:rStyle w:val="a3"/>
                <w:u w:val="none"/>
                <w:lang w:val="en-US"/>
              </w:rPr>
            </w:rPrChange>
          </w:rPr>
          <w:delText>https</w:delText>
        </w:r>
        <w:r w:rsidR="00DF6EC8" w:rsidRPr="00B12333" w:rsidDel="00846C4B">
          <w:rPr>
            <w:rStyle w:val="a3"/>
            <w:sz w:val="28"/>
            <w:szCs w:val="28"/>
            <w:u w:val="none"/>
            <w:rPrChange w:id="3832" w:author="Борис Гогинян" w:date="2020-05-22T22:35:00Z">
              <w:rPr>
                <w:rStyle w:val="a3"/>
                <w:u w:val="none"/>
              </w:rPr>
            </w:rPrChange>
          </w:rPr>
          <w:delText>://</w:delText>
        </w:r>
        <w:r w:rsidR="00DF6EC8" w:rsidRPr="00B12333" w:rsidDel="00846C4B">
          <w:rPr>
            <w:rStyle w:val="a3"/>
            <w:sz w:val="28"/>
            <w:szCs w:val="28"/>
            <w:u w:val="none"/>
            <w:lang w:val="en-US"/>
            <w:rPrChange w:id="3833" w:author="Борис Гогинян" w:date="2020-05-22T22:35:00Z">
              <w:rPr>
                <w:rStyle w:val="a3"/>
                <w:u w:val="none"/>
                <w:lang w:val="en-US"/>
              </w:rPr>
            </w:rPrChange>
          </w:rPr>
          <w:delText>docs</w:delText>
        </w:r>
        <w:r w:rsidR="00DF6EC8" w:rsidRPr="00B12333" w:rsidDel="00846C4B">
          <w:rPr>
            <w:rStyle w:val="a3"/>
            <w:sz w:val="28"/>
            <w:szCs w:val="28"/>
            <w:u w:val="none"/>
            <w:rPrChange w:id="3834" w:author="Борис Гогинян" w:date="2020-05-22T22:35:00Z">
              <w:rPr>
                <w:rStyle w:val="a3"/>
                <w:u w:val="none"/>
              </w:rPr>
            </w:rPrChange>
          </w:rPr>
          <w:delText>.</w:delText>
        </w:r>
        <w:r w:rsidR="00DF6EC8" w:rsidRPr="00B12333" w:rsidDel="00846C4B">
          <w:rPr>
            <w:rStyle w:val="a3"/>
            <w:sz w:val="28"/>
            <w:szCs w:val="28"/>
            <w:u w:val="none"/>
            <w:lang w:val="en-US"/>
            <w:rPrChange w:id="3835" w:author="Борис Гогинян" w:date="2020-05-22T22:35:00Z">
              <w:rPr>
                <w:rStyle w:val="a3"/>
                <w:u w:val="none"/>
                <w:lang w:val="en-US"/>
              </w:rPr>
            </w:rPrChange>
          </w:rPr>
          <w:delText>blender</w:delText>
        </w:r>
        <w:r w:rsidR="00DF6EC8" w:rsidRPr="00B12333" w:rsidDel="00846C4B">
          <w:rPr>
            <w:rStyle w:val="a3"/>
            <w:sz w:val="28"/>
            <w:szCs w:val="28"/>
            <w:u w:val="none"/>
            <w:rPrChange w:id="3836" w:author="Борис Гогинян" w:date="2020-05-22T22:35:00Z">
              <w:rPr>
                <w:rStyle w:val="a3"/>
                <w:u w:val="none"/>
              </w:rPr>
            </w:rPrChange>
          </w:rPr>
          <w:delText>.</w:delText>
        </w:r>
        <w:r w:rsidR="00DF6EC8" w:rsidRPr="00B12333" w:rsidDel="00846C4B">
          <w:rPr>
            <w:rStyle w:val="a3"/>
            <w:sz w:val="28"/>
            <w:szCs w:val="28"/>
            <w:u w:val="none"/>
            <w:lang w:val="en-US"/>
            <w:rPrChange w:id="3837" w:author="Борис Гогинян" w:date="2020-05-22T22:35:00Z">
              <w:rPr>
                <w:rStyle w:val="a3"/>
                <w:u w:val="none"/>
                <w:lang w:val="en-US"/>
              </w:rPr>
            </w:rPrChange>
          </w:rPr>
          <w:delText>org</w:delText>
        </w:r>
        <w:r w:rsidR="00DF6EC8" w:rsidRPr="00B12333" w:rsidDel="00846C4B">
          <w:rPr>
            <w:rStyle w:val="a3"/>
            <w:sz w:val="28"/>
            <w:szCs w:val="28"/>
            <w:u w:val="none"/>
            <w:rPrChange w:id="3838" w:author="Борис Гогинян" w:date="2020-05-22T22:35:00Z">
              <w:rPr>
                <w:rStyle w:val="a3"/>
                <w:u w:val="none"/>
              </w:rPr>
            </w:rPrChange>
          </w:rPr>
          <w:delText>/</w:delText>
        </w:r>
        <w:r w:rsidR="00DF6EC8" w:rsidRPr="00B12333" w:rsidDel="00846C4B">
          <w:rPr>
            <w:rStyle w:val="a3"/>
            <w:sz w:val="28"/>
            <w:szCs w:val="28"/>
            <w:u w:val="none"/>
            <w:lang w:val="en-US"/>
            <w:rPrChange w:id="3839" w:author="Борис Гогинян" w:date="2020-05-22T22:35:00Z">
              <w:rPr>
                <w:rStyle w:val="a3"/>
                <w:u w:val="none"/>
                <w:lang w:val="en-US"/>
              </w:rPr>
            </w:rPrChange>
          </w:rPr>
          <w:delText>manual</w:delText>
        </w:r>
        <w:r w:rsidR="00DF6EC8" w:rsidRPr="00B12333" w:rsidDel="00846C4B">
          <w:rPr>
            <w:rStyle w:val="a3"/>
            <w:sz w:val="28"/>
            <w:szCs w:val="28"/>
            <w:u w:val="none"/>
            <w:rPrChange w:id="3840" w:author="Борис Гогинян" w:date="2020-05-22T22:35:00Z">
              <w:rPr>
                <w:rStyle w:val="a3"/>
                <w:u w:val="none"/>
              </w:rPr>
            </w:rPrChange>
          </w:rPr>
          <w:delText>/</w:delText>
        </w:r>
        <w:r w:rsidR="00DF6EC8" w:rsidRPr="00B12333" w:rsidDel="00846C4B">
          <w:rPr>
            <w:rStyle w:val="a3"/>
            <w:sz w:val="28"/>
            <w:szCs w:val="28"/>
            <w:u w:val="none"/>
            <w:lang w:val="en-US"/>
            <w:rPrChange w:id="3841" w:author="Борис Гогинян" w:date="2020-05-22T22:35:00Z">
              <w:rPr>
                <w:rStyle w:val="a3"/>
                <w:u w:val="none"/>
                <w:lang w:val="en-US"/>
              </w:rPr>
            </w:rPrChange>
          </w:rPr>
          <w:delText>en</w:delText>
        </w:r>
        <w:r w:rsidR="00DF6EC8" w:rsidRPr="00B12333" w:rsidDel="00846C4B">
          <w:rPr>
            <w:rStyle w:val="a3"/>
            <w:sz w:val="28"/>
            <w:szCs w:val="28"/>
            <w:u w:val="none"/>
            <w:rPrChange w:id="3842" w:author="Борис Гогинян" w:date="2020-05-22T22:35:00Z">
              <w:rPr>
                <w:rStyle w:val="a3"/>
                <w:u w:val="none"/>
              </w:rPr>
            </w:rPrChange>
          </w:rPr>
          <w:delText>/</w:delText>
        </w:r>
        <w:r w:rsidR="00DF6EC8" w:rsidRPr="00B12333" w:rsidDel="00846C4B">
          <w:rPr>
            <w:rStyle w:val="a3"/>
            <w:sz w:val="28"/>
            <w:szCs w:val="28"/>
            <w:u w:val="none"/>
            <w:lang w:val="en-US"/>
            <w:rPrChange w:id="3843" w:author="Борис Гогинян" w:date="2020-05-22T22:35:00Z">
              <w:rPr>
                <w:rStyle w:val="a3"/>
                <w:u w:val="none"/>
                <w:lang w:val="en-US"/>
              </w:rPr>
            </w:rPrChange>
          </w:rPr>
          <w:delText>latest</w:delText>
        </w:r>
        <w:r w:rsidR="00DF6EC8" w:rsidRPr="00B12333" w:rsidDel="00846C4B">
          <w:rPr>
            <w:rStyle w:val="a3"/>
            <w:sz w:val="28"/>
            <w:szCs w:val="28"/>
            <w:u w:val="none"/>
            <w:rPrChange w:id="3844" w:author="Борис Гогинян" w:date="2020-05-22T22:35:00Z">
              <w:rPr>
                <w:rStyle w:val="a3"/>
                <w:u w:val="none"/>
              </w:rPr>
            </w:rPrChange>
          </w:rPr>
          <w:delText>/</w:delText>
        </w:r>
        <w:r w:rsidR="00DF6EC8" w:rsidRPr="00B12333" w:rsidDel="00846C4B">
          <w:rPr>
            <w:rStyle w:val="a3"/>
            <w:sz w:val="28"/>
            <w:szCs w:val="28"/>
            <w:u w:val="none"/>
            <w:lang w:val="en-US"/>
            <w:rPrChange w:id="3845" w:author="Борис Гогинян" w:date="2020-05-22T22:35:00Z">
              <w:rPr>
                <w:rStyle w:val="a3"/>
                <w:u w:val="none"/>
                <w:lang w:val="en-US"/>
              </w:rPr>
            </w:rPrChange>
          </w:rPr>
          <w:delText>render</w:delText>
        </w:r>
        <w:r w:rsidR="00DF6EC8" w:rsidRPr="00B12333" w:rsidDel="00846C4B">
          <w:rPr>
            <w:rStyle w:val="a3"/>
            <w:sz w:val="28"/>
            <w:szCs w:val="28"/>
            <w:u w:val="none"/>
            <w:rPrChange w:id="3846" w:author="Борис Гогинян" w:date="2020-05-22T22:35:00Z">
              <w:rPr>
                <w:rStyle w:val="a3"/>
                <w:u w:val="none"/>
              </w:rPr>
            </w:rPrChange>
          </w:rPr>
          <w:delText>/</w:delText>
        </w:r>
        <w:r w:rsidR="00DF6EC8" w:rsidRPr="00B12333" w:rsidDel="00846C4B">
          <w:rPr>
            <w:rStyle w:val="a3"/>
            <w:sz w:val="28"/>
            <w:szCs w:val="28"/>
            <w:u w:val="none"/>
            <w:lang w:val="en-US"/>
            <w:rPrChange w:id="3847" w:author="Борис Гогинян" w:date="2020-05-22T22:35:00Z">
              <w:rPr>
                <w:rStyle w:val="a3"/>
                <w:u w:val="none"/>
                <w:lang w:val="en-US"/>
              </w:rPr>
            </w:rPrChange>
          </w:rPr>
          <w:delText>shader</w:delText>
        </w:r>
        <w:r w:rsidR="00DF6EC8" w:rsidRPr="00B12333" w:rsidDel="00846C4B">
          <w:rPr>
            <w:rStyle w:val="a3"/>
            <w:sz w:val="28"/>
            <w:szCs w:val="28"/>
            <w:u w:val="none"/>
            <w:rPrChange w:id="3848" w:author="Борис Гогинян" w:date="2020-05-22T22:35:00Z">
              <w:rPr>
                <w:rStyle w:val="a3"/>
                <w:u w:val="none"/>
              </w:rPr>
            </w:rPrChange>
          </w:rPr>
          <w:delText>_</w:delText>
        </w:r>
        <w:r w:rsidR="00DF6EC8" w:rsidRPr="00B12333" w:rsidDel="00846C4B">
          <w:rPr>
            <w:rStyle w:val="a3"/>
            <w:sz w:val="28"/>
            <w:szCs w:val="28"/>
            <w:u w:val="none"/>
            <w:lang w:val="en-US"/>
            <w:rPrChange w:id="3849" w:author="Борис Гогинян" w:date="2020-05-22T22:35:00Z">
              <w:rPr>
                <w:rStyle w:val="a3"/>
                <w:u w:val="none"/>
                <w:lang w:val="en-US"/>
              </w:rPr>
            </w:rPrChange>
          </w:rPr>
          <w:delText>nodes</w:delText>
        </w:r>
        <w:r w:rsidR="00DF6EC8" w:rsidRPr="00B12333" w:rsidDel="00846C4B">
          <w:rPr>
            <w:rStyle w:val="a3"/>
            <w:sz w:val="28"/>
            <w:szCs w:val="28"/>
            <w:u w:val="none"/>
            <w:rPrChange w:id="3850" w:author="Борис Гогинян" w:date="2020-05-22T22:35:00Z">
              <w:rPr>
                <w:rStyle w:val="a3"/>
                <w:u w:val="none"/>
              </w:rPr>
            </w:rPrChange>
          </w:rPr>
          <w:delText>/</w:delText>
        </w:r>
        <w:r w:rsidR="00DF6EC8" w:rsidRPr="00B12333" w:rsidDel="00846C4B">
          <w:rPr>
            <w:rStyle w:val="a3"/>
            <w:sz w:val="28"/>
            <w:szCs w:val="28"/>
            <w:u w:val="none"/>
            <w:lang w:val="en-US"/>
            <w:rPrChange w:id="3851" w:author="Борис Гогинян" w:date="2020-05-22T22:35:00Z">
              <w:rPr>
                <w:rStyle w:val="a3"/>
                <w:u w:val="none"/>
                <w:lang w:val="en-US"/>
              </w:rPr>
            </w:rPrChange>
          </w:rPr>
          <w:delText>shader</w:delText>
        </w:r>
        <w:r w:rsidR="00DF6EC8" w:rsidRPr="00B12333" w:rsidDel="00846C4B">
          <w:rPr>
            <w:rStyle w:val="a3"/>
            <w:sz w:val="28"/>
            <w:szCs w:val="28"/>
            <w:u w:val="none"/>
            <w:rPrChange w:id="3852" w:author="Борис Гогинян" w:date="2020-05-22T22:35:00Z">
              <w:rPr>
                <w:rStyle w:val="a3"/>
                <w:u w:val="none"/>
              </w:rPr>
            </w:rPrChange>
          </w:rPr>
          <w:delText>/</w:delText>
        </w:r>
        <w:r w:rsidR="00DF6EC8" w:rsidRPr="00B12333" w:rsidDel="00846C4B">
          <w:rPr>
            <w:rStyle w:val="a3"/>
            <w:sz w:val="28"/>
            <w:szCs w:val="28"/>
            <w:u w:val="none"/>
            <w:lang w:val="en-US"/>
            <w:rPrChange w:id="3853" w:author="Борис Гогинян" w:date="2020-05-22T22:35:00Z">
              <w:rPr>
                <w:rStyle w:val="a3"/>
                <w:u w:val="none"/>
                <w:lang w:val="en-US"/>
              </w:rPr>
            </w:rPrChange>
          </w:rPr>
          <w:delText>glossy</w:delText>
        </w:r>
        <w:r w:rsidR="00DF6EC8" w:rsidRPr="00B12333" w:rsidDel="00846C4B">
          <w:rPr>
            <w:rStyle w:val="a3"/>
            <w:sz w:val="28"/>
            <w:szCs w:val="28"/>
            <w:u w:val="none"/>
            <w:rPrChange w:id="3854" w:author="Борис Гогинян" w:date="2020-05-22T22:35:00Z">
              <w:rPr>
                <w:rStyle w:val="a3"/>
                <w:u w:val="none"/>
              </w:rPr>
            </w:rPrChange>
          </w:rPr>
          <w:delText>.</w:delText>
        </w:r>
        <w:r w:rsidR="00DF6EC8" w:rsidRPr="00B12333" w:rsidDel="00846C4B">
          <w:rPr>
            <w:rStyle w:val="a3"/>
            <w:sz w:val="28"/>
            <w:szCs w:val="28"/>
            <w:u w:val="none"/>
            <w:lang w:val="en-US"/>
            <w:rPrChange w:id="3855" w:author="Борис Гогинян" w:date="2020-05-22T22:35:00Z">
              <w:rPr>
                <w:rStyle w:val="a3"/>
                <w:u w:val="none"/>
                <w:lang w:val="en-US"/>
              </w:rPr>
            </w:rPrChange>
          </w:rPr>
          <w:delText>html</w:delText>
        </w:r>
        <w:r w:rsidRPr="00B12333" w:rsidDel="00846C4B">
          <w:rPr>
            <w:rStyle w:val="a3"/>
            <w:sz w:val="28"/>
            <w:szCs w:val="28"/>
            <w:u w:val="none"/>
            <w:lang w:val="en-US"/>
            <w:rPrChange w:id="3856" w:author="Борис Гогинян" w:date="2020-05-22T22:35:00Z">
              <w:rPr>
                <w:rStyle w:val="a3"/>
                <w:u w:val="none"/>
                <w:lang w:val="en-US"/>
              </w:rPr>
            </w:rPrChange>
          </w:rPr>
          <w:fldChar w:fldCharType="end"/>
        </w:r>
      </w:del>
    </w:p>
    <w:p w14:paraId="2B738CBD" w14:textId="5CE653CF" w:rsidR="00DF6EC8" w:rsidRPr="00B12333" w:rsidDel="00846C4B" w:rsidRDefault="00FB1DC8">
      <w:pPr>
        <w:rPr>
          <w:del w:id="3857" w:author="Борис Гогинян" w:date="2020-05-23T17:40:00Z"/>
          <w:rPrChange w:id="3858" w:author="Борис Гогинян" w:date="2020-05-22T22:35:00Z">
            <w:rPr>
              <w:del w:id="3859" w:author="Борис Гогинян" w:date="2020-05-23T17:40:00Z"/>
              <w:rFonts w:ascii="Times New Roman" w:hAnsi="Times New Roman" w:cs="Times New Roman"/>
              <w:sz w:val="28"/>
              <w:szCs w:val="24"/>
            </w:rPr>
          </w:rPrChange>
        </w:rPr>
        <w:pPrChange w:id="3860" w:author="Борис Гогинян" w:date="2020-05-23T17:40:00Z">
          <w:pPr>
            <w:shd w:val="clear" w:color="auto" w:fill="FFFFFF" w:themeFill="background1"/>
            <w:spacing w:line="240" w:lineRule="auto"/>
            <w:ind w:left="708"/>
          </w:pPr>
        </w:pPrChange>
      </w:pPr>
      <w:del w:id="3861" w:author="Борис Гогинян" w:date="2020-05-23T17:40:00Z">
        <w:r w:rsidRPr="00B12333" w:rsidDel="00846C4B">
          <w:fldChar w:fldCharType="begin"/>
        </w:r>
        <w:r w:rsidRPr="00B12333" w:rsidDel="00846C4B">
          <w:delInstrText xml:space="preserve"> HYPERLINK "https://en.wikipedia.org/wiki/Specular_highlight" \l "Cook%E2%80%93Torrance_model" </w:delInstrText>
        </w:r>
        <w:r w:rsidRPr="00B12333" w:rsidDel="00846C4B">
          <w:rPr>
            <w:rPrChange w:id="3862" w:author="Борис Гогинян" w:date="2020-05-22T22:35:00Z">
              <w:rPr>
                <w:rStyle w:val="a3"/>
                <w:u w:val="none"/>
                <w:lang w:val="en-US"/>
              </w:rPr>
            </w:rPrChange>
          </w:rPr>
          <w:fldChar w:fldCharType="separate"/>
        </w:r>
        <w:r w:rsidR="00DF6EC8" w:rsidRPr="00B12333" w:rsidDel="00846C4B">
          <w:rPr>
            <w:rStyle w:val="a3"/>
            <w:sz w:val="28"/>
            <w:szCs w:val="28"/>
            <w:u w:val="none"/>
            <w:lang w:val="en-US"/>
            <w:rPrChange w:id="3863" w:author="Борис Гогинян" w:date="2020-05-22T22:35:00Z">
              <w:rPr>
                <w:rStyle w:val="a3"/>
                <w:u w:val="none"/>
                <w:lang w:val="en-US"/>
              </w:rPr>
            </w:rPrChange>
          </w:rPr>
          <w:delText>https</w:delText>
        </w:r>
        <w:r w:rsidR="00DF6EC8" w:rsidRPr="00B12333" w:rsidDel="00846C4B">
          <w:rPr>
            <w:rStyle w:val="a3"/>
            <w:sz w:val="28"/>
            <w:szCs w:val="28"/>
            <w:u w:val="none"/>
            <w:rPrChange w:id="3864" w:author="Борис Гогинян" w:date="2020-05-22T22:35:00Z">
              <w:rPr>
                <w:rStyle w:val="a3"/>
                <w:u w:val="none"/>
              </w:rPr>
            </w:rPrChange>
          </w:rPr>
          <w:delText>://</w:delText>
        </w:r>
        <w:r w:rsidR="00DF6EC8" w:rsidRPr="00B12333" w:rsidDel="00846C4B">
          <w:rPr>
            <w:rStyle w:val="a3"/>
            <w:sz w:val="28"/>
            <w:szCs w:val="28"/>
            <w:u w:val="none"/>
            <w:lang w:val="en-US"/>
            <w:rPrChange w:id="3865" w:author="Борис Гогинян" w:date="2020-05-22T22:35:00Z">
              <w:rPr>
                <w:rStyle w:val="a3"/>
                <w:u w:val="none"/>
                <w:lang w:val="en-US"/>
              </w:rPr>
            </w:rPrChange>
          </w:rPr>
          <w:delText>en</w:delText>
        </w:r>
        <w:r w:rsidR="00DF6EC8" w:rsidRPr="00B12333" w:rsidDel="00846C4B">
          <w:rPr>
            <w:rStyle w:val="a3"/>
            <w:sz w:val="28"/>
            <w:szCs w:val="28"/>
            <w:u w:val="none"/>
            <w:rPrChange w:id="3866" w:author="Борис Гогинян" w:date="2020-05-22T22:35:00Z">
              <w:rPr>
                <w:rStyle w:val="a3"/>
                <w:u w:val="none"/>
              </w:rPr>
            </w:rPrChange>
          </w:rPr>
          <w:delText>.</w:delText>
        </w:r>
        <w:r w:rsidR="00DF6EC8" w:rsidRPr="00B12333" w:rsidDel="00846C4B">
          <w:rPr>
            <w:rStyle w:val="a3"/>
            <w:sz w:val="28"/>
            <w:szCs w:val="28"/>
            <w:u w:val="none"/>
            <w:lang w:val="en-US"/>
            <w:rPrChange w:id="3867" w:author="Борис Гогинян" w:date="2020-05-22T22:35:00Z">
              <w:rPr>
                <w:rStyle w:val="a3"/>
                <w:u w:val="none"/>
                <w:lang w:val="en-US"/>
              </w:rPr>
            </w:rPrChange>
          </w:rPr>
          <w:delText>wikipedia</w:delText>
        </w:r>
        <w:r w:rsidR="00DF6EC8" w:rsidRPr="00B12333" w:rsidDel="00846C4B">
          <w:rPr>
            <w:rStyle w:val="a3"/>
            <w:sz w:val="28"/>
            <w:szCs w:val="28"/>
            <w:u w:val="none"/>
            <w:rPrChange w:id="3868" w:author="Борис Гогинян" w:date="2020-05-22T22:35:00Z">
              <w:rPr>
                <w:rStyle w:val="a3"/>
                <w:u w:val="none"/>
              </w:rPr>
            </w:rPrChange>
          </w:rPr>
          <w:delText>.</w:delText>
        </w:r>
        <w:r w:rsidR="00DF6EC8" w:rsidRPr="00B12333" w:rsidDel="00846C4B">
          <w:rPr>
            <w:rStyle w:val="a3"/>
            <w:sz w:val="28"/>
            <w:szCs w:val="28"/>
            <w:u w:val="none"/>
            <w:lang w:val="en-US"/>
            <w:rPrChange w:id="3869" w:author="Борис Гогинян" w:date="2020-05-22T22:35:00Z">
              <w:rPr>
                <w:rStyle w:val="a3"/>
                <w:u w:val="none"/>
                <w:lang w:val="en-US"/>
              </w:rPr>
            </w:rPrChange>
          </w:rPr>
          <w:delText>org</w:delText>
        </w:r>
        <w:r w:rsidR="00DF6EC8" w:rsidRPr="00B12333" w:rsidDel="00846C4B">
          <w:rPr>
            <w:rStyle w:val="a3"/>
            <w:sz w:val="28"/>
            <w:szCs w:val="28"/>
            <w:u w:val="none"/>
            <w:rPrChange w:id="3870" w:author="Борис Гогинян" w:date="2020-05-22T22:35:00Z">
              <w:rPr>
                <w:rStyle w:val="a3"/>
                <w:u w:val="none"/>
              </w:rPr>
            </w:rPrChange>
          </w:rPr>
          <w:delText>/</w:delText>
        </w:r>
        <w:r w:rsidR="00DF6EC8" w:rsidRPr="00B12333" w:rsidDel="00846C4B">
          <w:rPr>
            <w:rStyle w:val="a3"/>
            <w:sz w:val="28"/>
            <w:szCs w:val="28"/>
            <w:u w:val="none"/>
            <w:lang w:val="en-US"/>
            <w:rPrChange w:id="3871" w:author="Борис Гогинян" w:date="2020-05-22T22:35:00Z">
              <w:rPr>
                <w:rStyle w:val="a3"/>
                <w:u w:val="none"/>
                <w:lang w:val="en-US"/>
              </w:rPr>
            </w:rPrChange>
          </w:rPr>
          <w:delText>wiki</w:delText>
        </w:r>
        <w:r w:rsidR="00DF6EC8" w:rsidRPr="00B12333" w:rsidDel="00846C4B">
          <w:rPr>
            <w:rStyle w:val="a3"/>
            <w:sz w:val="28"/>
            <w:szCs w:val="28"/>
            <w:u w:val="none"/>
            <w:rPrChange w:id="3872" w:author="Борис Гогинян" w:date="2020-05-22T22:35:00Z">
              <w:rPr>
                <w:rStyle w:val="a3"/>
                <w:u w:val="none"/>
              </w:rPr>
            </w:rPrChange>
          </w:rPr>
          <w:delText>/</w:delText>
        </w:r>
        <w:r w:rsidR="00DF6EC8" w:rsidRPr="00B12333" w:rsidDel="00846C4B">
          <w:rPr>
            <w:rStyle w:val="a3"/>
            <w:sz w:val="28"/>
            <w:szCs w:val="28"/>
            <w:u w:val="none"/>
            <w:lang w:val="en-US"/>
            <w:rPrChange w:id="3873" w:author="Борис Гогинян" w:date="2020-05-22T22:35:00Z">
              <w:rPr>
                <w:rStyle w:val="a3"/>
                <w:u w:val="none"/>
                <w:lang w:val="en-US"/>
              </w:rPr>
            </w:rPrChange>
          </w:rPr>
          <w:delText>Specular</w:delText>
        </w:r>
        <w:r w:rsidR="00DF6EC8" w:rsidRPr="00B12333" w:rsidDel="00846C4B">
          <w:rPr>
            <w:rStyle w:val="a3"/>
            <w:sz w:val="28"/>
            <w:szCs w:val="28"/>
            <w:u w:val="none"/>
            <w:rPrChange w:id="3874" w:author="Борис Гогинян" w:date="2020-05-22T22:35:00Z">
              <w:rPr>
                <w:rStyle w:val="a3"/>
                <w:u w:val="none"/>
              </w:rPr>
            </w:rPrChange>
          </w:rPr>
          <w:delText>_</w:delText>
        </w:r>
        <w:r w:rsidR="00DF6EC8" w:rsidRPr="00B12333" w:rsidDel="00846C4B">
          <w:rPr>
            <w:rStyle w:val="a3"/>
            <w:sz w:val="28"/>
            <w:szCs w:val="28"/>
            <w:u w:val="none"/>
            <w:lang w:val="en-US"/>
            <w:rPrChange w:id="3875" w:author="Борис Гогинян" w:date="2020-05-22T22:35:00Z">
              <w:rPr>
                <w:rStyle w:val="a3"/>
                <w:u w:val="none"/>
                <w:lang w:val="en-US"/>
              </w:rPr>
            </w:rPrChange>
          </w:rPr>
          <w:delText>highlight</w:delText>
        </w:r>
        <w:r w:rsidR="00DF6EC8" w:rsidRPr="00B12333" w:rsidDel="00846C4B">
          <w:rPr>
            <w:rStyle w:val="a3"/>
            <w:sz w:val="28"/>
            <w:szCs w:val="28"/>
            <w:u w:val="none"/>
            <w:rPrChange w:id="3876" w:author="Борис Гогинян" w:date="2020-05-22T22:35:00Z">
              <w:rPr>
                <w:rStyle w:val="a3"/>
                <w:u w:val="none"/>
              </w:rPr>
            </w:rPrChange>
          </w:rPr>
          <w:delText>#</w:delText>
        </w:r>
        <w:r w:rsidR="00DF6EC8" w:rsidRPr="00B12333" w:rsidDel="00846C4B">
          <w:rPr>
            <w:rStyle w:val="a3"/>
            <w:sz w:val="28"/>
            <w:szCs w:val="28"/>
            <w:u w:val="none"/>
            <w:lang w:val="en-US"/>
            <w:rPrChange w:id="3877" w:author="Борис Гогинян" w:date="2020-05-22T22:35:00Z">
              <w:rPr>
                <w:rStyle w:val="a3"/>
                <w:u w:val="none"/>
                <w:lang w:val="en-US"/>
              </w:rPr>
            </w:rPrChange>
          </w:rPr>
          <w:delText>Cook</w:delText>
        </w:r>
        <w:r w:rsidR="00DF6EC8" w:rsidRPr="00B12333" w:rsidDel="00846C4B">
          <w:rPr>
            <w:rStyle w:val="a3"/>
            <w:sz w:val="28"/>
            <w:szCs w:val="28"/>
            <w:u w:val="none"/>
            <w:rPrChange w:id="3878" w:author="Борис Гогинян" w:date="2020-05-22T22:35:00Z">
              <w:rPr>
                <w:rStyle w:val="a3"/>
                <w:u w:val="none"/>
              </w:rPr>
            </w:rPrChange>
          </w:rPr>
          <w:delText>%</w:delText>
        </w:r>
        <w:r w:rsidR="00DF6EC8" w:rsidRPr="00B12333" w:rsidDel="00846C4B">
          <w:rPr>
            <w:rStyle w:val="a3"/>
            <w:sz w:val="28"/>
            <w:szCs w:val="28"/>
            <w:u w:val="none"/>
            <w:lang w:val="en-US"/>
            <w:rPrChange w:id="3879" w:author="Борис Гогинян" w:date="2020-05-22T22:35:00Z">
              <w:rPr>
                <w:rStyle w:val="a3"/>
                <w:u w:val="none"/>
                <w:lang w:val="en-US"/>
              </w:rPr>
            </w:rPrChange>
          </w:rPr>
          <w:delText>E</w:delText>
        </w:r>
        <w:r w:rsidR="00DF6EC8" w:rsidRPr="00B12333" w:rsidDel="00846C4B">
          <w:rPr>
            <w:rStyle w:val="a3"/>
            <w:sz w:val="28"/>
            <w:szCs w:val="28"/>
            <w:u w:val="none"/>
            <w:rPrChange w:id="3880" w:author="Борис Гогинян" w:date="2020-05-22T22:35:00Z">
              <w:rPr>
                <w:rStyle w:val="a3"/>
                <w:u w:val="none"/>
              </w:rPr>
            </w:rPrChange>
          </w:rPr>
          <w:delText>2%80%93</w:delText>
        </w:r>
        <w:r w:rsidR="00DF6EC8" w:rsidRPr="00B12333" w:rsidDel="00846C4B">
          <w:rPr>
            <w:rStyle w:val="a3"/>
            <w:sz w:val="28"/>
            <w:szCs w:val="28"/>
            <w:u w:val="none"/>
            <w:lang w:val="en-US"/>
            <w:rPrChange w:id="3881" w:author="Борис Гогинян" w:date="2020-05-22T22:35:00Z">
              <w:rPr>
                <w:rStyle w:val="a3"/>
                <w:u w:val="none"/>
                <w:lang w:val="en-US"/>
              </w:rPr>
            </w:rPrChange>
          </w:rPr>
          <w:delText>Torrance</w:delText>
        </w:r>
        <w:r w:rsidR="00DF6EC8" w:rsidRPr="00B12333" w:rsidDel="00846C4B">
          <w:rPr>
            <w:rStyle w:val="a3"/>
            <w:sz w:val="28"/>
            <w:szCs w:val="28"/>
            <w:u w:val="none"/>
            <w:rPrChange w:id="3882" w:author="Борис Гогинян" w:date="2020-05-22T22:35:00Z">
              <w:rPr>
                <w:rStyle w:val="a3"/>
                <w:u w:val="none"/>
              </w:rPr>
            </w:rPrChange>
          </w:rPr>
          <w:delText>_</w:delText>
        </w:r>
        <w:r w:rsidR="00DF6EC8" w:rsidRPr="00B12333" w:rsidDel="00846C4B">
          <w:rPr>
            <w:rStyle w:val="a3"/>
            <w:sz w:val="28"/>
            <w:szCs w:val="28"/>
            <w:u w:val="none"/>
            <w:lang w:val="en-US"/>
            <w:rPrChange w:id="3883" w:author="Борис Гогинян" w:date="2020-05-22T22:35:00Z">
              <w:rPr>
                <w:rStyle w:val="a3"/>
                <w:u w:val="none"/>
                <w:lang w:val="en-US"/>
              </w:rPr>
            </w:rPrChange>
          </w:rPr>
          <w:delText>model</w:delText>
        </w:r>
        <w:r w:rsidRPr="00B12333" w:rsidDel="00846C4B">
          <w:rPr>
            <w:rStyle w:val="a3"/>
            <w:sz w:val="28"/>
            <w:szCs w:val="28"/>
            <w:u w:val="none"/>
            <w:lang w:val="en-US"/>
            <w:rPrChange w:id="3884" w:author="Борис Гогинян" w:date="2020-05-22T22:35:00Z">
              <w:rPr>
                <w:rStyle w:val="a3"/>
                <w:u w:val="none"/>
                <w:lang w:val="en-US"/>
              </w:rPr>
            </w:rPrChange>
          </w:rPr>
          <w:fldChar w:fldCharType="end"/>
        </w:r>
      </w:del>
    </w:p>
    <w:p w14:paraId="719A5D8C" w14:textId="20909169" w:rsidR="00C35899" w:rsidRPr="00B12333" w:rsidDel="00846C4B" w:rsidRDefault="00FB1DC8">
      <w:pPr>
        <w:rPr>
          <w:del w:id="3885" w:author="Борис Гогинян" w:date="2020-05-23T17:40:00Z"/>
          <w:rFonts w:cstheme="minorHAnsi"/>
          <w:rPrChange w:id="3886" w:author="Борис Гогинян" w:date="2020-05-22T22:35:00Z">
            <w:rPr>
              <w:del w:id="3887" w:author="Борис Гогинян" w:date="2020-05-23T17:40:00Z"/>
              <w:rFonts w:cstheme="minorHAnsi"/>
              <w:sz w:val="24"/>
            </w:rPr>
          </w:rPrChange>
        </w:rPr>
        <w:pPrChange w:id="3888" w:author="Борис Гогинян" w:date="2020-05-23T17:40:00Z">
          <w:pPr>
            <w:shd w:val="clear" w:color="auto" w:fill="FFFFFF" w:themeFill="background1"/>
            <w:spacing w:line="276" w:lineRule="auto"/>
            <w:ind w:left="708"/>
          </w:pPr>
        </w:pPrChange>
      </w:pPr>
      <w:del w:id="3889" w:author="Борис Гогинян" w:date="2020-05-23T17:40:00Z">
        <w:r w:rsidRPr="00B12333" w:rsidDel="00846C4B">
          <w:fldChar w:fldCharType="begin"/>
        </w:r>
        <w:r w:rsidRPr="00B12333" w:rsidDel="00846C4B">
          <w:delInstrText xml:space="preserve"> HYPERLINK "https://pdfs.semanticscholar.org/569b/15db4b472d430293728d44dfe81c05fac888.pdf" </w:delInstrText>
        </w:r>
        <w:r w:rsidRPr="00B12333" w:rsidDel="00846C4B">
          <w:rPr>
            <w:rPrChange w:id="3890" w:author="Борис Гогинян" w:date="2020-05-22T22:35:00Z">
              <w:rPr>
                <w:rStyle w:val="a3"/>
                <w:rFonts w:cstheme="minorHAnsi"/>
                <w:sz w:val="24"/>
                <w:lang w:val="en-US"/>
              </w:rPr>
            </w:rPrChange>
          </w:rPr>
          <w:fldChar w:fldCharType="separate"/>
        </w:r>
        <w:r w:rsidR="00C35899" w:rsidRPr="00B12333" w:rsidDel="00846C4B">
          <w:rPr>
            <w:rStyle w:val="a3"/>
            <w:rFonts w:cstheme="minorHAnsi"/>
            <w:sz w:val="28"/>
            <w:szCs w:val="28"/>
            <w:lang w:val="en-US"/>
            <w:rPrChange w:id="3891" w:author="Борис Гогинян" w:date="2020-05-22T22:35:00Z">
              <w:rPr>
                <w:rStyle w:val="a3"/>
                <w:rFonts w:cstheme="minorHAnsi"/>
                <w:sz w:val="24"/>
                <w:lang w:val="en-US"/>
              </w:rPr>
            </w:rPrChange>
          </w:rPr>
          <w:delText>https</w:delText>
        </w:r>
        <w:r w:rsidR="00C35899" w:rsidRPr="00B12333" w:rsidDel="00846C4B">
          <w:rPr>
            <w:rStyle w:val="a3"/>
            <w:rFonts w:cstheme="minorHAnsi"/>
            <w:sz w:val="28"/>
            <w:szCs w:val="28"/>
            <w:rPrChange w:id="3892" w:author="Борис Гогинян" w:date="2020-05-22T22:35:00Z">
              <w:rPr>
                <w:rStyle w:val="a3"/>
                <w:rFonts w:cstheme="minorHAnsi"/>
                <w:sz w:val="24"/>
              </w:rPr>
            </w:rPrChange>
          </w:rPr>
          <w:delText>://</w:delText>
        </w:r>
        <w:r w:rsidR="00C35899" w:rsidRPr="00B12333" w:rsidDel="00846C4B">
          <w:rPr>
            <w:rStyle w:val="a3"/>
            <w:rFonts w:cstheme="minorHAnsi"/>
            <w:sz w:val="28"/>
            <w:szCs w:val="28"/>
            <w:lang w:val="en-US"/>
            <w:rPrChange w:id="3893" w:author="Борис Гогинян" w:date="2020-05-22T22:35:00Z">
              <w:rPr>
                <w:rStyle w:val="a3"/>
                <w:rFonts w:cstheme="minorHAnsi"/>
                <w:sz w:val="24"/>
                <w:lang w:val="en-US"/>
              </w:rPr>
            </w:rPrChange>
          </w:rPr>
          <w:delText>pdfs</w:delText>
        </w:r>
        <w:r w:rsidR="00C35899" w:rsidRPr="00B12333" w:rsidDel="00846C4B">
          <w:rPr>
            <w:rStyle w:val="a3"/>
            <w:rFonts w:cstheme="minorHAnsi"/>
            <w:sz w:val="28"/>
            <w:szCs w:val="28"/>
            <w:rPrChange w:id="3894" w:author="Борис Гогинян" w:date="2020-05-22T22:35:00Z">
              <w:rPr>
                <w:rStyle w:val="a3"/>
                <w:rFonts w:cstheme="minorHAnsi"/>
                <w:sz w:val="24"/>
              </w:rPr>
            </w:rPrChange>
          </w:rPr>
          <w:delText>.</w:delText>
        </w:r>
        <w:r w:rsidR="00C35899" w:rsidRPr="00B12333" w:rsidDel="00846C4B">
          <w:rPr>
            <w:rStyle w:val="a3"/>
            <w:rFonts w:cstheme="minorHAnsi"/>
            <w:sz w:val="28"/>
            <w:szCs w:val="28"/>
            <w:lang w:val="en-US"/>
            <w:rPrChange w:id="3895" w:author="Борис Гогинян" w:date="2020-05-22T22:35:00Z">
              <w:rPr>
                <w:rStyle w:val="a3"/>
                <w:rFonts w:cstheme="minorHAnsi"/>
                <w:sz w:val="24"/>
                <w:lang w:val="en-US"/>
              </w:rPr>
            </w:rPrChange>
          </w:rPr>
          <w:delText>semanticscholar</w:delText>
        </w:r>
        <w:r w:rsidR="00C35899" w:rsidRPr="00B12333" w:rsidDel="00846C4B">
          <w:rPr>
            <w:rStyle w:val="a3"/>
            <w:rFonts w:cstheme="minorHAnsi"/>
            <w:sz w:val="28"/>
            <w:szCs w:val="28"/>
            <w:rPrChange w:id="3896" w:author="Борис Гогинян" w:date="2020-05-22T22:35:00Z">
              <w:rPr>
                <w:rStyle w:val="a3"/>
                <w:rFonts w:cstheme="minorHAnsi"/>
                <w:sz w:val="24"/>
              </w:rPr>
            </w:rPrChange>
          </w:rPr>
          <w:delText>.</w:delText>
        </w:r>
        <w:r w:rsidR="00C35899" w:rsidRPr="00B12333" w:rsidDel="00846C4B">
          <w:rPr>
            <w:rStyle w:val="a3"/>
            <w:rFonts w:cstheme="minorHAnsi"/>
            <w:sz w:val="28"/>
            <w:szCs w:val="28"/>
            <w:lang w:val="en-US"/>
            <w:rPrChange w:id="3897" w:author="Борис Гогинян" w:date="2020-05-22T22:35:00Z">
              <w:rPr>
                <w:rStyle w:val="a3"/>
                <w:rFonts w:cstheme="minorHAnsi"/>
                <w:sz w:val="24"/>
                <w:lang w:val="en-US"/>
              </w:rPr>
            </w:rPrChange>
          </w:rPr>
          <w:delText>org</w:delText>
        </w:r>
        <w:r w:rsidR="00C35899" w:rsidRPr="00B12333" w:rsidDel="00846C4B">
          <w:rPr>
            <w:rStyle w:val="a3"/>
            <w:rFonts w:cstheme="minorHAnsi"/>
            <w:sz w:val="28"/>
            <w:szCs w:val="28"/>
            <w:rPrChange w:id="3898" w:author="Борис Гогинян" w:date="2020-05-22T22:35:00Z">
              <w:rPr>
                <w:rStyle w:val="a3"/>
                <w:rFonts w:cstheme="minorHAnsi"/>
                <w:sz w:val="24"/>
              </w:rPr>
            </w:rPrChange>
          </w:rPr>
          <w:delText>/569</w:delText>
        </w:r>
        <w:r w:rsidR="00C35899" w:rsidRPr="00B12333" w:rsidDel="00846C4B">
          <w:rPr>
            <w:rStyle w:val="a3"/>
            <w:rFonts w:cstheme="minorHAnsi"/>
            <w:sz w:val="28"/>
            <w:szCs w:val="28"/>
            <w:lang w:val="en-US"/>
            <w:rPrChange w:id="3899" w:author="Борис Гогинян" w:date="2020-05-22T22:35:00Z">
              <w:rPr>
                <w:rStyle w:val="a3"/>
                <w:rFonts w:cstheme="minorHAnsi"/>
                <w:sz w:val="24"/>
                <w:lang w:val="en-US"/>
              </w:rPr>
            </w:rPrChange>
          </w:rPr>
          <w:delText>b</w:delText>
        </w:r>
        <w:r w:rsidR="00C35899" w:rsidRPr="00B12333" w:rsidDel="00846C4B">
          <w:rPr>
            <w:rStyle w:val="a3"/>
            <w:rFonts w:cstheme="minorHAnsi"/>
            <w:sz w:val="28"/>
            <w:szCs w:val="28"/>
            <w:rPrChange w:id="3900" w:author="Борис Гогинян" w:date="2020-05-22T22:35:00Z">
              <w:rPr>
                <w:rStyle w:val="a3"/>
                <w:rFonts w:cstheme="minorHAnsi"/>
                <w:sz w:val="24"/>
              </w:rPr>
            </w:rPrChange>
          </w:rPr>
          <w:delText>/15</w:delText>
        </w:r>
        <w:r w:rsidR="00C35899" w:rsidRPr="00B12333" w:rsidDel="00846C4B">
          <w:rPr>
            <w:rStyle w:val="a3"/>
            <w:rFonts w:cstheme="minorHAnsi"/>
            <w:sz w:val="28"/>
            <w:szCs w:val="28"/>
            <w:lang w:val="en-US"/>
            <w:rPrChange w:id="3901" w:author="Борис Гогинян" w:date="2020-05-22T22:35:00Z">
              <w:rPr>
                <w:rStyle w:val="a3"/>
                <w:rFonts w:cstheme="minorHAnsi"/>
                <w:sz w:val="24"/>
                <w:lang w:val="en-US"/>
              </w:rPr>
            </w:rPrChange>
          </w:rPr>
          <w:delText>db</w:delText>
        </w:r>
        <w:r w:rsidR="00C35899" w:rsidRPr="00B12333" w:rsidDel="00846C4B">
          <w:rPr>
            <w:rStyle w:val="a3"/>
            <w:rFonts w:cstheme="minorHAnsi"/>
            <w:sz w:val="28"/>
            <w:szCs w:val="28"/>
            <w:rPrChange w:id="3902" w:author="Борис Гогинян" w:date="2020-05-22T22:35:00Z">
              <w:rPr>
                <w:rStyle w:val="a3"/>
                <w:rFonts w:cstheme="minorHAnsi"/>
                <w:sz w:val="24"/>
              </w:rPr>
            </w:rPrChange>
          </w:rPr>
          <w:delText>4</w:delText>
        </w:r>
        <w:r w:rsidR="00C35899" w:rsidRPr="00B12333" w:rsidDel="00846C4B">
          <w:rPr>
            <w:rStyle w:val="a3"/>
            <w:rFonts w:cstheme="minorHAnsi"/>
            <w:sz w:val="28"/>
            <w:szCs w:val="28"/>
            <w:lang w:val="en-US"/>
            <w:rPrChange w:id="3903" w:author="Борис Гогинян" w:date="2020-05-22T22:35:00Z">
              <w:rPr>
                <w:rStyle w:val="a3"/>
                <w:rFonts w:cstheme="minorHAnsi"/>
                <w:sz w:val="24"/>
                <w:lang w:val="en-US"/>
              </w:rPr>
            </w:rPrChange>
          </w:rPr>
          <w:delText>b</w:delText>
        </w:r>
        <w:r w:rsidR="00C35899" w:rsidRPr="00B12333" w:rsidDel="00846C4B">
          <w:rPr>
            <w:rStyle w:val="a3"/>
            <w:rFonts w:cstheme="minorHAnsi"/>
            <w:sz w:val="28"/>
            <w:szCs w:val="28"/>
            <w:rPrChange w:id="3904" w:author="Борис Гогинян" w:date="2020-05-22T22:35:00Z">
              <w:rPr>
                <w:rStyle w:val="a3"/>
                <w:rFonts w:cstheme="minorHAnsi"/>
                <w:sz w:val="24"/>
              </w:rPr>
            </w:rPrChange>
          </w:rPr>
          <w:delText>472</w:delText>
        </w:r>
        <w:r w:rsidR="00C35899" w:rsidRPr="00B12333" w:rsidDel="00846C4B">
          <w:rPr>
            <w:rStyle w:val="a3"/>
            <w:rFonts w:cstheme="minorHAnsi"/>
            <w:sz w:val="28"/>
            <w:szCs w:val="28"/>
            <w:lang w:val="en-US"/>
            <w:rPrChange w:id="3905" w:author="Борис Гогинян" w:date="2020-05-22T22:35:00Z">
              <w:rPr>
                <w:rStyle w:val="a3"/>
                <w:rFonts w:cstheme="minorHAnsi"/>
                <w:sz w:val="24"/>
                <w:lang w:val="en-US"/>
              </w:rPr>
            </w:rPrChange>
          </w:rPr>
          <w:delText>d</w:delText>
        </w:r>
        <w:r w:rsidR="00C35899" w:rsidRPr="00B12333" w:rsidDel="00846C4B">
          <w:rPr>
            <w:rStyle w:val="a3"/>
            <w:rFonts w:cstheme="minorHAnsi"/>
            <w:sz w:val="28"/>
            <w:szCs w:val="28"/>
            <w:rPrChange w:id="3906" w:author="Борис Гогинян" w:date="2020-05-22T22:35:00Z">
              <w:rPr>
                <w:rStyle w:val="a3"/>
                <w:rFonts w:cstheme="minorHAnsi"/>
                <w:sz w:val="24"/>
              </w:rPr>
            </w:rPrChange>
          </w:rPr>
          <w:delText>430293728</w:delText>
        </w:r>
        <w:r w:rsidR="00C35899" w:rsidRPr="00B12333" w:rsidDel="00846C4B">
          <w:rPr>
            <w:rStyle w:val="a3"/>
            <w:rFonts w:cstheme="minorHAnsi"/>
            <w:sz w:val="28"/>
            <w:szCs w:val="28"/>
            <w:lang w:val="en-US"/>
            <w:rPrChange w:id="3907" w:author="Борис Гогинян" w:date="2020-05-22T22:35:00Z">
              <w:rPr>
                <w:rStyle w:val="a3"/>
                <w:rFonts w:cstheme="minorHAnsi"/>
                <w:sz w:val="24"/>
                <w:lang w:val="en-US"/>
              </w:rPr>
            </w:rPrChange>
          </w:rPr>
          <w:delText>d</w:delText>
        </w:r>
        <w:r w:rsidR="00C35899" w:rsidRPr="00B12333" w:rsidDel="00846C4B">
          <w:rPr>
            <w:rStyle w:val="a3"/>
            <w:rFonts w:cstheme="minorHAnsi"/>
            <w:sz w:val="28"/>
            <w:szCs w:val="28"/>
            <w:rPrChange w:id="3908" w:author="Борис Гогинян" w:date="2020-05-22T22:35:00Z">
              <w:rPr>
                <w:rStyle w:val="a3"/>
                <w:rFonts w:cstheme="minorHAnsi"/>
                <w:sz w:val="24"/>
              </w:rPr>
            </w:rPrChange>
          </w:rPr>
          <w:delText>44</w:delText>
        </w:r>
        <w:r w:rsidR="00C35899" w:rsidRPr="00B12333" w:rsidDel="00846C4B">
          <w:rPr>
            <w:rStyle w:val="a3"/>
            <w:rFonts w:cstheme="minorHAnsi"/>
            <w:sz w:val="28"/>
            <w:szCs w:val="28"/>
            <w:lang w:val="en-US"/>
            <w:rPrChange w:id="3909" w:author="Борис Гогинян" w:date="2020-05-22T22:35:00Z">
              <w:rPr>
                <w:rStyle w:val="a3"/>
                <w:rFonts w:cstheme="minorHAnsi"/>
                <w:sz w:val="24"/>
                <w:lang w:val="en-US"/>
              </w:rPr>
            </w:rPrChange>
          </w:rPr>
          <w:delText>dfe</w:delText>
        </w:r>
        <w:r w:rsidR="00C35899" w:rsidRPr="00B12333" w:rsidDel="00846C4B">
          <w:rPr>
            <w:rStyle w:val="a3"/>
            <w:rFonts w:cstheme="minorHAnsi"/>
            <w:sz w:val="28"/>
            <w:szCs w:val="28"/>
            <w:rPrChange w:id="3910" w:author="Борис Гогинян" w:date="2020-05-22T22:35:00Z">
              <w:rPr>
                <w:rStyle w:val="a3"/>
                <w:rFonts w:cstheme="minorHAnsi"/>
                <w:sz w:val="24"/>
              </w:rPr>
            </w:rPrChange>
          </w:rPr>
          <w:delText>81</w:delText>
        </w:r>
        <w:r w:rsidR="00C35899" w:rsidRPr="00B12333" w:rsidDel="00846C4B">
          <w:rPr>
            <w:rStyle w:val="a3"/>
            <w:rFonts w:cstheme="minorHAnsi"/>
            <w:sz w:val="28"/>
            <w:szCs w:val="28"/>
            <w:lang w:val="en-US"/>
            <w:rPrChange w:id="3911" w:author="Борис Гогинян" w:date="2020-05-22T22:35:00Z">
              <w:rPr>
                <w:rStyle w:val="a3"/>
                <w:rFonts w:cstheme="minorHAnsi"/>
                <w:sz w:val="24"/>
                <w:lang w:val="en-US"/>
              </w:rPr>
            </w:rPrChange>
          </w:rPr>
          <w:delText>c</w:delText>
        </w:r>
        <w:r w:rsidR="00C35899" w:rsidRPr="00B12333" w:rsidDel="00846C4B">
          <w:rPr>
            <w:rStyle w:val="a3"/>
            <w:rFonts w:cstheme="minorHAnsi"/>
            <w:sz w:val="28"/>
            <w:szCs w:val="28"/>
            <w:rPrChange w:id="3912" w:author="Борис Гогинян" w:date="2020-05-22T22:35:00Z">
              <w:rPr>
                <w:rStyle w:val="a3"/>
                <w:rFonts w:cstheme="minorHAnsi"/>
                <w:sz w:val="24"/>
              </w:rPr>
            </w:rPrChange>
          </w:rPr>
          <w:delText>05</w:delText>
        </w:r>
        <w:r w:rsidR="00C35899" w:rsidRPr="00B12333" w:rsidDel="00846C4B">
          <w:rPr>
            <w:rStyle w:val="a3"/>
            <w:rFonts w:cstheme="minorHAnsi"/>
            <w:sz w:val="28"/>
            <w:szCs w:val="28"/>
            <w:lang w:val="en-US"/>
            <w:rPrChange w:id="3913" w:author="Борис Гогинян" w:date="2020-05-22T22:35:00Z">
              <w:rPr>
                <w:rStyle w:val="a3"/>
                <w:rFonts w:cstheme="minorHAnsi"/>
                <w:sz w:val="24"/>
                <w:lang w:val="en-US"/>
              </w:rPr>
            </w:rPrChange>
          </w:rPr>
          <w:delText>fac</w:delText>
        </w:r>
        <w:r w:rsidR="00C35899" w:rsidRPr="00B12333" w:rsidDel="00846C4B">
          <w:rPr>
            <w:rStyle w:val="a3"/>
            <w:rFonts w:cstheme="minorHAnsi"/>
            <w:sz w:val="28"/>
            <w:szCs w:val="28"/>
            <w:rPrChange w:id="3914" w:author="Борис Гогинян" w:date="2020-05-22T22:35:00Z">
              <w:rPr>
                <w:rStyle w:val="a3"/>
                <w:rFonts w:cstheme="minorHAnsi"/>
                <w:sz w:val="24"/>
              </w:rPr>
            </w:rPrChange>
          </w:rPr>
          <w:delText>888.</w:delText>
        </w:r>
        <w:r w:rsidR="00C35899" w:rsidRPr="00B12333" w:rsidDel="00846C4B">
          <w:rPr>
            <w:rStyle w:val="a3"/>
            <w:rFonts w:cstheme="minorHAnsi"/>
            <w:sz w:val="28"/>
            <w:szCs w:val="28"/>
            <w:lang w:val="en-US"/>
            <w:rPrChange w:id="3915" w:author="Борис Гогинян" w:date="2020-05-22T22:35:00Z">
              <w:rPr>
                <w:rStyle w:val="a3"/>
                <w:rFonts w:cstheme="minorHAnsi"/>
                <w:sz w:val="24"/>
                <w:lang w:val="en-US"/>
              </w:rPr>
            </w:rPrChange>
          </w:rPr>
          <w:delText>pdf</w:delText>
        </w:r>
        <w:r w:rsidRPr="00B12333" w:rsidDel="00846C4B">
          <w:rPr>
            <w:rStyle w:val="a3"/>
            <w:rFonts w:cstheme="minorHAnsi"/>
            <w:sz w:val="28"/>
            <w:szCs w:val="28"/>
            <w:lang w:val="en-US"/>
            <w:rPrChange w:id="3916" w:author="Борис Гогинян" w:date="2020-05-22T22:35:00Z">
              <w:rPr>
                <w:rStyle w:val="a3"/>
                <w:rFonts w:cstheme="minorHAnsi"/>
                <w:sz w:val="24"/>
                <w:lang w:val="en-US"/>
              </w:rPr>
            </w:rPrChange>
          </w:rPr>
          <w:fldChar w:fldCharType="end"/>
        </w:r>
      </w:del>
    </w:p>
    <w:p w14:paraId="7E406DFB" w14:textId="5658F6AE" w:rsidR="00661711" w:rsidRPr="00B12333" w:rsidDel="00846C4B" w:rsidRDefault="00661711">
      <w:pPr>
        <w:rPr>
          <w:del w:id="3917" w:author="Борис Гогинян" w:date="2020-05-23T17:40:00Z"/>
          <w:rPrChange w:id="3918" w:author="Борис Гогинян" w:date="2020-05-22T22:35:00Z">
            <w:rPr>
              <w:del w:id="3919" w:author="Борис Гогинян" w:date="2020-05-23T17:40:00Z"/>
              <w:rFonts w:ascii="Times New Roman" w:hAnsi="Times New Roman" w:cs="Times New Roman"/>
              <w:sz w:val="24"/>
              <w:szCs w:val="24"/>
            </w:rPr>
          </w:rPrChange>
        </w:rPr>
        <w:pPrChange w:id="3920" w:author="Борис Гогинян" w:date="2020-05-23T17:40:00Z">
          <w:pPr>
            <w:spacing w:after="0" w:line="360" w:lineRule="auto"/>
            <w:contextualSpacing/>
          </w:pPr>
        </w:pPrChange>
      </w:pPr>
      <w:del w:id="3921" w:author="Борис Гогинян" w:date="2020-05-23T17:40:00Z">
        <w:r w:rsidRPr="00B12333" w:rsidDel="00846C4B">
          <w:rPr>
            <w:rPrChange w:id="3922" w:author="Борис Гогинян" w:date="2020-05-22T22:35:00Z">
              <w:rPr>
                <w:rFonts w:ascii="Times New Roman" w:hAnsi="Times New Roman" w:cs="Times New Roman"/>
                <w:sz w:val="24"/>
                <w:szCs w:val="24"/>
              </w:rPr>
            </w:rPrChange>
          </w:rPr>
          <w:delText xml:space="preserve">Рендер </w:delText>
        </w:r>
        <w:r w:rsidRPr="00B12333" w:rsidDel="00846C4B">
          <w:rPr>
            <w:lang w:val="en-US"/>
            <w:rPrChange w:id="3923" w:author="Борис Гогинян" w:date="2020-05-22T22:35:00Z">
              <w:rPr>
                <w:rFonts w:ascii="Times New Roman" w:hAnsi="Times New Roman" w:cs="Times New Roman"/>
                <w:sz w:val="24"/>
                <w:szCs w:val="24"/>
                <w:lang w:val="en-US"/>
              </w:rPr>
            </w:rPrChange>
          </w:rPr>
          <w:delText>Cycles</w:delText>
        </w:r>
      </w:del>
    </w:p>
    <w:p w14:paraId="08C822D5" w14:textId="79F9E8D7" w:rsidR="00661711" w:rsidRPr="00B12333" w:rsidDel="00846C4B" w:rsidRDefault="00FB1DC8">
      <w:pPr>
        <w:rPr>
          <w:del w:id="3924" w:author="Борис Гогинян" w:date="2020-05-23T17:40:00Z"/>
          <w:rPrChange w:id="3925" w:author="Борис Гогинян" w:date="2020-05-22T22:35:00Z">
            <w:rPr>
              <w:del w:id="3926" w:author="Борис Гогинян" w:date="2020-05-23T17:40:00Z"/>
              <w:rFonts w:ascii="Times New Roman" w:hAnsi="Times New Roman" w:cs="Times New Roman"/>
              <w:sz w:val="24"/>
              <w:szCs w:val="24"/>
            </w:rPr>
          </w:rPrChange>
        </w:rPr>
        <w:pPrChange w:id="3927" w:author="Борис Гогинян" w:date="2020-05-23T17:40:00Z">
          <w:pPr>
            <w:spacing w:after="0" w:line="360" w:lineRule="auto"/>
            <w:ind w:left="360"/>
            <w:contextualSpacing/>
          </w:pPr>
        </w:pPrChange>
      </w:pPr>
      <w:del w:id="3928" w:author="Борис Гогинян" w:date="2020-05-23T17:40:00Z">
        <w:r w:rsidRPr="00B12333" w:rsidDel="00846C4B">
          <w:fldChar w:fldCharType="begin"/>
        </w:r>
        <w:r w:rsidRPr="00B12333" w:rsidDel="00846C4B">
          <w:delInstrText xml:space="preserve"> HYPERLINK "https://docs.blender.org/manual/en/latest/render/cycles/render_settings/sampling.html" \l "sub-samples" </w:delInstrText>
        </w:r>
        <w:r w:rsidRPr="00B12333" w:rsidDel="00846C4B">
          <w:rPr>
            <w:rPrChange w:id="3929"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00661711" w:rsidRPr="00B12333" w:rsidDel="00846C4B">
          <w:rPr>
            <w:color w:val="0563C1" w:themeColor="hyperlink"/>
            <w:u w:val="single"/>
            <w:lang w:val="en-US"/>
            <w:rPrChange w:id="3930" w:author="Борис Гогинян" w:date="2020-05-22T22:35:00Z">
              <w:rPr>
                <w:rFonts w:ascii="Times New Roman" w:hAnsi="Times New Roman" w:cs="Times New Roman"/>
                <w:color w:val="0563C1" w:themeColor="hyperlink"/>
                <w:sz w:val="24"/>
                <w:szCs w:val="24"/>
                <w:u w:val="single"/>
                <w:lang w:val="en-US"/>
              </w:rPr>
            </w:rPrChange>
          </w:rPr>
          <w:delText>https</w:delText>
        </w:r>
        <w:r w:rsidR="00661711" w:rsidRPr="00B12333" w:rsidDel="00846C4B">
          <w:rPr>
            <w:color w:val="0563C1" w:themeColor="hyperlink"/>
            <w:u w:val="single"/>
            <w:rPrChange w:id="3931"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32" w:author="Борис Гогинян" w:date="2020-05-22T22:35:00Z">
              <w:rPr>
                <w:rFonts w:ascii="Times New Roman" w:hAnsi="Times New Roman" w:cs="Times New Roman"/>
                <w:color w:val="0563C1" w:themeColor="hyperlink"/>
                <w:sz w:val="24"/>
                <w:szCs w:val="24"/>
                <w:u w:val="single"/>
                <w:lang w:val="en-US"/>
              </w:rPr>
            </w:rPrChange>
          </w:rPr>
          <w:delText>docs</w:delText>
        </w:r>
        <w:r w:rsidR="00661711" w:rsidRPr="00B12333" w:rsidDel="00846C4B">
          <w:rPr>
            <w:color w:val="0563C1" w:themeColor="hyperlink"/>
            <w:u w:val="single"/>
            <w:rPrChange w:id="3933"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34" w:author="Борис Гогинян" w:date="2020-05-22T22:35:00Z">
              <w:rPr>
                <w:rFonts w:ascii="Times New Roman" w:hAnsi="Times New Roman" w:cs="Times New Roman"/>
                <w:color w:val="0563C1" w:themeColor="hyperlink"/>
                <w:sz w:val="24"/>
                <w:szCs w:val="24"/>
                <w:u w:val="single"/>
                <w:lang w:val="en-US"/>
              </w:rPr>
            </w:rPrChange>
          </w:rPr>
          <w:delText>blender</w:delText>
        </w:r>
        <w:r w:rsidR="00661711" w:rsidRPr="00B12333" w:rsidDel="00846C4B">
          <w:rPr>
            <w:color w:val="0563C1" w:themeColor="hyperlink"/>
            <w:u w:val="single"/>
            <w:rPrChange w:id="3935"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36" w:author="Борис Гогинян" w:date="2020-05-22T22:35:00Z">
              <w:rPr>
                <w:rFonts w:ascii="Times New Roman" w:hAnsi="Times New Roman" w:cs="Times New Roman"/>
                <w:color w:val="0563C1" w:themeColor="hyperlink"/>
                <w:sz w:val="24"/>
                <w:szCs w:val="24"/>
                <w:u w:val="single"/>
                <w:lang w:val="en-US"/>
              </w:rPr>
            </w:rPrChange>
          </w:rPr>
          <w:delText>org</w:delText>
        </w:r>
        <w:r w:rsidR="00661711" w:rsidRPr="00B12333" w:rsidDel="00846C4B">
          <w:rPr>
            <w:color w:val="0563C1" w:themeColor="hyperlink"/>
            <w:u w:val="single"/>
            <w:rPrChange w:id="3937"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38" w:author="Борис Гогинян" w:date="2020-05-22T22:35:00Z">
              <w:rPr>
                <w:rFonts w:ascii="Times New Roman" w:hAnsi="Times New Roman" w:cs="Times New Roman"/>
                <w:color w:val="0563C1" w:themeColor="hyperlink"/>
                <w:sz w:val="24"/>
                <w:szCs w:val="24"/>
                <w:u w:val="single"/>
                <w:lang w:val="en-US"/>
              </w:rPr>
            </w:rPrChange>
          </w:rPr>
          <w:delText>manual</w:delText>
        </w:r>
        <w:r w:rsidR="00661711" w:rsidRPr="00B12333" w:rsidDel="00846C4B">
          <w:rPr>
            <w:color w:val="0563C1" w:themeColor="hyperlink"/>
            <w:u w:val="single"/>
            <w:rPrChange w:id="3939"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40" w:author="Борис Гогинян" w:date="2020-05-22T22:35:00Z">
              <w:rPr>
                <w:rFonts w:ascii="Times New Roman" w:hAnsi="Times New Roman" w:cs="Times New Roman"/>
                <w:color w:val="0563C1" w:themeColor="hyperlink"/>
                <w:sz w:val="24"/>
                <w:szCs w:val="24"/>
                <w:u w:val="single"/>
                <w:lang w:val="en-US"/>
              </w:rPr>
            </w:rPrChange>
          </w:rPr>
          <w:delText>en</w:delText>
        </w:r>
        <w:r w:rsidR="00661711" w:rsidRPr="00B12333" w:rsidDel="00846C4B">
          <w:rPr>
            <w:color w:val="0563C1" w:themeColor="hyperlink"/>
            <w:u w:val="single"/>
            <w:rPrChange w:id="3941"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42" w:author="Борис Гогинян" w:date="2020-05-22T22:35:00Z">
              <w:rPr>
                <w:rFonts w:ascii="Times New Roman" w:hAnsi="Times New Roman" w:cs="Times New Roman"/>
                <w:color w:val="0563C1" w:themeColor="hyperlink"/>
                <w:sz w:val="24"/>
                <w:szCs w:val="24"/>
                <w:u w:val="single"/>
                <w:lang w:val="en-US"/>
              </w:rPr>
            </w:rPrChange>
          </w:rPr>
          <w:delText>latest</w:delText>
        </w:r>
        <w:r w:rsidR="00661711" w:rsidRPr="00B12333" w:rsidDel="00846C4B">
          <w:rPr>
            <w:color w:val="0563C1" w:themeColor="hyperlink"/>
            <w:u w:val="single"/>
            <w:rPrChange w:id="3943"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44" w:author="Борис Гогинян" w:date="2020-05-22T22:35:00Z">
              <w:rPr>
                <w:rFonts w:ascii="Times New Roman" w:hAnsi="Times New Roman" w:cs="Times New Roman"/>
                <w:color w:val="0563C1" w:themeColor="hyperlink"/>
                <w:sz w:val="24"/>
                <w:szCs w:val="24"/>
                <w:u w:val="single"/>
                <w:lang w:val="en-US"/>
              </w:rPr>
            </w:rPrChange>
          </w:rPr>
          <w:delText>render</w:delText>
        </w:r>
        <w:r w:rsidR="00661711" w:rsidRPr="00B12333" w:rsidDel="00846C4B">
          <w:rPr>
            <w:color w:val="0563C1" w:themeColor="hyperlink"/>
            <w:u w:val="single"/>
            <w:rPrChange w:id="3945"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46" w:author="Борис Гогинян" w:date="2020-05-22T22:35:00Z">
              <w:rPr>
                <w:rFonts w:ascii="Times New Roman" w:hAnsi="Times New Roman" w:cs="Times New Roman"/>
                <w:color w:val="0563C1" w:themeColor="hyperlink"/>
                <w:sz w:val="24"/>
                <w:szCs w:val="24"/>
                <w:u w:val="single"/>
                <w:lang w:val="en-US"/>
              </w:rPr>
            </w:rPrChange>
          </w:rPr>
          <w:delText>cycles</w:delText>
        </w:r>
        <w:r w:rsidR="00661711" w:rsidRPr="00B12333" w:rsidDel="00846C4B">
          <w:rPr>
            <w:color w:val="0563C1" w:themeColor="hyperlink"/>
            <w:u w:val="single"/>
            <w:rPrChange w:id="3947"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48" w:author="Борис Гогинян" w:date="2020-05-22T22:35:00Z">
              <w:rPr>
                <w:rFonts w:ascii="Times New Roman" w:hAnsi="Times New Roman" w:cs="Times New Roman"/>
                <w:color w:val="0563C1" w:themeColor="hyperlink"/>
                <w:sz w:val="24"/>
                <w:szCs w:val="24"/>
                <w:u w:val="single"/>
                <w:lang w:val="en-US"/>
              </w:rPr>
            </w:rPrChange>
          </w:rPr>
          <w:delText>render</w:delText>
        </w:r>
        <w:r w:rsidR="00661711" w:rsidRPr="00B12333" w:rsidDel="00846C4B">
          <w:rPr>
            <w:color w:val="0563C1" w:themeColor="hyperlink"/>
            <w:u w:val="single"/>
            <w:rPrChange w:id="3949" w:author="Борис Гогинян" w:date="2020-05-22T22:35:00Z">
              <w:rPr>
                <w:rFonts w:ascii="Times New Roman" w:hAnsi="Times New Roman" w:cs="Times New Roman"/>
                <w:color w:val="0563C1" w:themeColor="hyperlink"/>
                <w:sz w:val="24"/>
                <w:szCs w:val="24"/>
                <w:u w:val="single"/>
              </w:rPr>
            </w:rPrChange>
          </w:rPr>
          <w:delText>_</w:delText>
        </w:r>
        <w:r w:rsidR="00661711" w:rsidRPr="00B12333" w:rsidDel="00846C4B">
          <w:rPr>
            <w:color w:val="0563C1" w:themeColor="hyperlink"/>
            <w:u w:val="single"/>
            <w:lang w:val="en-US"/>
            <w:rPrChange w:id="3950" w:author="Борис Гогинян" w:date="2020-05-22T22:35:00Z">
              <w:rPr>
                <w:rFonts w:ascii="Times New Roman" w:hAnsi="Times New Roman" w:cs="Times New Roman"/>
                <w:color w:val="0563C1" w:themeColor="hyperlink"/>
                <w:sz w:val="24"/>
                <w:szCs w:val="24"/>
                <w:u w:val="single"/>
                <w:lang w:val="en-US"/>
              </w:rPr>
            </w:rPrChange>
          </w:rPr>
          <w:delText>settings</w:delText>
        </w:r>
        <w:r w:rsidR="00661711" w:rsidRPr="00B12333" w:rsidDel="00846C4B">
          <w:rPr>
            <w:color w:val="0563C1" w:themeColor="hyperlink"/>
            <w:u w:val="single"/>
            <w:rPrChange w:id="3951"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52" w:author="Борис Гогинян" w:date="2020-05-22T22:35:00Z">
              <w:rPr>
                <w:rFonts w:ascii="Times New Roman" w:hAnsi="Times New Roman" w:cs="Times New Roman"/>
                <w:color w:val="0563C1" w:themeColor="hyperlink"/>
                <w:sz w:val="24"/>
                <w:szCs w:val="24"/>
                <w:u w:val="single"/>
                <w:lang w:val="en-US"/>
              </w:rPr>
            </w:rPrChange>
          </w:rPr>
          <w:delText>sampling</w:delText>
        </w:r>
        <w:r w:rsidR="00661711" w:rsidRPr="00B12333" w:rsidDel="00846C4B">
          <w:rPr>
            <w:color w:val="0563C1" w:themeColor="hyperlink"/>
            <w:u w:val="single"/>
            <w:rPrChange w:id="3953"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54" w:author="Борис Гогинян" w:date="2020-05-22T22:35:00Z">
              <w:rPr>
                <w:rFonts w:ascii="Times New Roman" w:hAnsi="Times New Roman" w:cs="Times New Roman"/>
                <w:color w:val="0563C1" w:themeColor="hyperlink"/>
                <w:sz w:val="24"/>
                <w:szCs w:val="24"/>
                <w:u w:val="single"/>
                <w:lang w:val="en-US"/>
              </w:rPr>
            </w:rPrChange>
          </w:rPr>
          <w:delText>html</w:delText>
        </w:r>
        <w:r w:rsidR="00661711" w:rsidRPr="00B12333" w:rsidDel="00846C4B">
          <w:rPr>
            <w:color w:val="0563C1" w:themeColor="hyperlink"/>
            <w:u w:val="single"/>
            <w:rPrChange w:id="3955"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56" w:author="Борис Гогинян" w:date="2020-05-22T22:35:00Z">
              <w:rPr>
                <w:rFonts w:ascii="Times New Roman" w:hAnsi="Times New Roman" w:cs="Times New Roman"/>
                <w:color w:val="0563C1" w:themeColor="hyperlink"/>
                <w:sz w:val="24"/>
                <w:szCs w:val="24"/>
                <w:u w:val="single"/>
                <w:lang w:val="en-US"/>
              </w:rPr>
            </w:rPrChange>
          </w:rPr>
          <w:delText>sub</w:delText>
        </w:r>
        <w:r w:rsidR="00661711" w:rsidRPr="00B12333" w:rsidDel="00846C4B">
          <w:rPr>
            <w:color w:val="0563C1" w:themeColor="hyperlink"/>
            <w:u w:val="single"/>
            <w:rPrChange w:id="3957" w:author="Борис Гогинян" w:date="2020-05-22T22:35:00Z">
              <w:rPr>
                <w:rFonts w:ascii="Times New Roman" w:hAnsi="Times New Roman" w:cs="Times New Roman"/>
                <w:color w:val="0563C1" w:themeColor="hyperlink"/>
                <w:sz w:val="24"/>
                <w:szCs w:val="24"/>
                <w:u w:val="single"/>
              </w:rPr>
            </w:rPrChange>
          </w:rPr>
          <w:delText>-</w:delText>
        </w:r>
        <w:r w:rsidR="00661711" w:rsidRPr="00B12333" w:rsidDel="00846C4B">
          <w:rPr>
            <w:color w:val="0563C1" w:themeColor="hyperlink"/>
            <w:u w:val="single"/>
            <w:lang w:val="en-US"/>
            <w:rPrChange w:id="3958" w:author="Борис Гогинян" w:date="2020-05-22T22:35:00Z">
              <w:rPr>
                <w:rFonts w:ascii="Times New Roman" w:hAnsi="Times New Roman" w:cs="Times New Roman"/>
                <w:color w:val="0563C1" w:themeColor="hyperlink"/>
                <w:sz w:val="24"/>
                <w:szCs w:val="24"/>
                <w:u w:val="single"/>
                <w:lang w:val="en-US"/>
              </w:rPr>
            </w:rPrChange>
          </w:rPr>
          <w:delText>samples</w:delText>
        </w:r>
        <w:r w:rsidRPr="00B12333" w:rsidDel="00846C4B">
          <w:rPr>
            <w:color w:val="0563C1" w:themeColor="hyperlink"/>
            <w:u w:val="single"/>
            <w:lang w:val="en-US"/>
            <w:rPrChange w:id="3959" w:author="Борис Гогинян" w:date="2020-05-22T22:35:00Z">
              <w:rPr>
                <w:rFonts w:ascii="Times New Roman" w:hAnsi="Times New Roman" w:cs="Times New Roman"/>
                <w:color w:val="0563C1" w:themeColor="hyperlink"/>
                <w:sz w:val="24"/>
                <w:szCs w:val="24"/>
                <w:u w:val="single"/>
                <w:lang w:val="en-US"/>
              </w:rPr>
            </w:rPrChange>
          </w:rPr>
          <w:fldChar w:fldCharType="end"/>
        </w:r>
      </w:del>
    </w:p>
    <w:p w14:paraId="00ED078B" w14:textId="1852E12C" w:rsidR="00661711" w:rsidRPr="00B12333" w:rsidDel="00846C4B" w:rsidRDefault="00661711">
      <w:pPr>
        <w:rPr>
          <w:del w:id="3960" w:author="Борис Гогинян" w:date="2020-05-23T17:40:00Z"/>
          <w:lang w:val="en-US"/>
          <w:rPrChange w:id="3961" w:author="Борис Гогинян" w:date="2020-05-22T22:35:00Z">
            <w:rPr>
              <w:del w:id="3962" w:author="Борис Гогинян" w:date="2020-05-23T17:40:00Z"/>
              <w:rFonts w:ascii="Times New Roman" w:hAnsi="Times New Roman" w:cs="Times New Roman"/>
              <w:sz w:val="24"/>
              <w:szCs w:val="24"/>
              <w:lang w:val="en-US"/>
            </w:rPr>
          </w:rPrChange>
        </w:rPr>
        <w:pPrChange w:id="3963" w:author="Борис Гогинян" w:date="2020-05-23T17:40:00Z">
          <w:pPr>
            <w:numPr>
              <w:numId w:val="9"/>
            </w:numPr>
            <w:spacing w:after="0" w:line="360" w:lineRule="auto"/>
            <w:ind w:left="1068" w:hanging="360"/>
            <w:contextualSpacing/>
          </w:pPr>
        </w:pPrChange>
      </w:pPr>
      <w:del w:id="3964" w:author="Борис Гогинян" w:date="2020-05-23T17:40:00Z">
        <w:r w:rsidRPr="00B12333" w:rsidDel="00846C4B">
          <w:rPr>
            <w:rPrChange w:id="3965" w:author="Борис Гогинян" w:date="2020-05-22T22:35:00Z">
              <w:rPr>
                <w:rFonts w:ascii="Times New Roman" w:hAnsi="Times New Roman" w:cs="Times New Roman"/>
                <w:sz w:val="24"/>
                <w:szCs w:val="24"/>
              </w:rPr>
            </w:rPrChange>
          </w:rPr>
          <w:delText>Способы</w:delText>
        </w:r>
        <w:r w:rsidRPr="00B12333" w:rsidDel="00846C4B">
          <w:rPr>
            <w:lang w:val="en-US"/>
            <w:rPrChange w:id="3966" w:author="Борис Гогинян" w:date="2020-05-22T22:35:00Z">
              <w:rPr>
                <w:rFonts w:ascii="Times New Roman" w:hAnsi="Times New Roman" w:cs="Times New Roman"/>
                <w:sz w:val="24"/>
                <w:szCs w:val="24"/>
                <w:lang w:val="en-US"/>
              </w:rPr>
            </w:rPrChange>
          </w:rPr>
          <w:delText xml:space="preserve"> </w:delText>
        </w:r>
        <w:r w:rsidRPr="00B12333" w:rsidDel="00846C4B">
          <w:rPr>
            <w:rPrChange w:id="3967" w:author="Борис Гогинян" w:date="2020-05-22T22:35:00Z">
              <w:rPr>
                <w:rFonts w:ascii="Times New Roman" w:hAnsi="Times New Roman" w:cs="Times New Roman"/>
                <w:sz w:val="24"/>
                <w:szCs w:val="24"/>
              </w:rPr>
            </w:rPrChange>
          </w:rPr>
          <w:delText>оптимизации</w:delText>
        </w:r>
        <w:r w:rsidRPr="00B12333" w:rsidDel="00846C4B">
          <w:rPr>
            <w:lang w:val="en-US"/>
            <w:rPrChange w:id="3968" w:author="Борис Гогинян" w:date="2020-05-22T22:35:00Z">
              <w:rPr>
                <w:rFonts w:ascii="Times New Roman" w:hAnsi="Times New Roman" w:cs="Times New Roman"/>
                <w:sz w:val="24"/>
                <w:szCs w:val="24"/>
                <w:lang w:val="en-US"/>
              </w:rPr>
            </w:rPrChange>
          </w:rPr>
          <w:delText xml:space="preserve"> – Importance Sampling (</w:delText>
        </w:r>
        <w:r w:rsidR="00FB1DC8" w:rsidRPr="00B12333" w:rsidDel="00846C4B">
          <w:fldChar w:fldCharType="begin"/>
        </w:r>
        <w:r w:rsidR="00FB1DC8" w:rsidRPr="00B12333" w:rsidDel="00846C4B">
          <w:rPr>
            <w:lang w:val="en-US"/>
            <w:rPrChange w:id="3969" w:author="Борис Гогинян" w:date="2020-05-22T22:35:00Z">
              <w:rPr/>
            </w:rPrChange>
          </w:rPr>
          <w:delInstrText xml:space="preserve"> HYPERLINK "https://habr.com/ru/post/326852/" </w:delInstrText>
        </w:r>
        <w:r w:rsidR="00FB1DC8" w:rsidRPr="00B12333" w:rsidDel="00846C4B">
          <w:rPr>
            <w:rPrChange w:id="3970"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Pr="00B12333" w:rsidDel="00846C4B">
          <w:rPr>
            <w:color w:val="0563C1" w:themeColor="hyperlink"/>
            <w:u w:val="single"/>
            <w:lang w:val="en-US"/>
            <w:rPrChange w:id="3971" w:author="Борис Гогинян" w:date="2020-05-22T22:35:00Z">
              <w:rPr>
                <w:rFonts w:ascii="Times New Roman" w:hAnsi="Times New Roman" w:cs="Times New Roman"/>
                <w:color w:val="0563C1" w:themeColor="hyperlink"/>
                <w:sz w:val="24"/>
                <w:szCs w:val="24"/>
                <w:u w:val="single"/>
                <w:lang w:val="en-US"/>
              </w:rPr>
            </w:rPrChange>
          </w:rPr>
          <w:delText>https://habr.com/ru/post/326852/</w:delText>
        </w:r>
        <w:r w:rsidR="00FB1DC8" w:rsidRPr="00B12333" w:rsidDel="00846C4B">
          <w:rPr>
            <w:color w:val="0563C1" w:themeColor="hyperlink"/>
            <w:u w:val="single"/>
            <w:lang w:val="en-US"/>
            <w:rPrChange w:id="3972" w:author="Борис Гогинян" w:date="2020-05-22T22:35:00Z">
              <w:rPr>
                <w:rFonts w:ascii="Times New Roman" w:hAnsi="Times New Roman" w:cs="Times New Roman"/>
                <w:color w:val="0563C1" w:themeColor="hyperlink"/>
                <w:sz w:val="24"/>
                <w:szCs w:val="24"/>
                <w:u w:val="single"/>
                <w:lang w:val="en-US"/>
              </w:rPr>
            </w:rPrChange>
          </w:rPr>
          <w:fldChar w:fldCharType="end"/>
        </w:r>
        <w:r w:rsidRPr="00B12333" w:rsidDel="00846C4B">
          <w:rPr>
            <w:lang w:val="en-US"/>
            <w:rPrChange w:id="3973" w:author="Борис Гогинян" w:date="2020-05-22T22:35:00Z">
              <w:rPr>
                <w:rFonts w:ascii="Times New Roman" w:hAnsi="Times New Roman" w:cs="Times New Roman"/>
                <w:sz w:val="24"/>
                <w:szCs w:val="24"/>
                <w:lang w:val="en-US"/>
              </w:rPr>
            </w:rPrChange>
          </w:rPr>
          <w:delText>) (</w:delText>
        </w:r>
        <w:r w:rsidR="00FB1DC8" w:rsidRPr="00B12333" w:rsidDel="00846C4B">
          <w:fldChar w:fldCharType="begin"/>
        </w:r>
        <w:r w:rsidR="00FB1DC8" w:rsidRPr="00B12333" w:rsidDel="00846C4B">
          <w:rPr>
            <w:lang w:val="en-US"/>
            <w:rPrChange w:id="3974" w:author="Борис Гогинян" w:date="2020-05-22T22:35:00Z">
              <w:rPr/>
            </w:rPrChange>
          </w:rPr>
          <w:delInstrText xml:space="preserve"> HYPERLINK "https://docs.blender.org/manual/en/latest/render/cycles/optimizations/index.html" </w:delInstrText>
        </w:r>
        <w:r w:rsidR="00FB1DC8" w:rsidRPr="00B12333" w:rsidDel="00846C4B">
          <w:rPr>
            <w:rPrChange w:id="3975"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Pr="00B12333" w:rsidDel="00846C4B">
          <w:rPr>
            <w:color w:val="0563C1" w:themeColor="hyperlink"/>
            <w:u w:val="single"/>
            <w:lang w:val="en-US"/>
            <w:rPrChange w:id="3976" w:author="Борис Гогинян" w:date="2020-05-22T22:35:00Z">
              <w:rPr>
                <w:rFonts w:ascii="Times New Roman" w:hAnsi="Times New Roman" w:cs="Times New Roman"/>
                <w:color w:val="0563C1" w:themeColor="hyperlink"/>
                <w:sz w:val="24"/>
                <w:szCs w:val="24"/>
                <w:u w:val="single"/>
                <w:lang w:val="en-US"/>
              </w:rPr>
            </w:rPrChange>
          </w:rPr>
          <w:delText>https://docs.blender.org/manual/en/latest/render/cycles/optimizations/index.html</w:delText>
        </w:r>
        <w:r w:rsidR="00FB1DC8" w:rsidRPr="00B12333" w:rsidDel="00846C4B">
          <w:rPr>
            <w:color w:val="0563C1" w:themeColor="hyperlink"/>
            <w:u w:val="single"/>
            <w:lang w:val="en-US"/>
            <w:rPrChange w:id="3977" w:author="Борис Гогинян" w:date="2020-05-22T22:35:00Z">
              <w:rPr>
                <w:rFonts w:ascii="Times New Roman" w:hAnsi="Times New Roman" w:cs="Times New Roman"/>
                <w:color w:val="0563C1" w:themeColor="hyperlink"/>
                <w:sz w:val="24"/>
                <w:szCs w:val="24"/>
                <w:u w:val="single"/>
                <w:lang w:val="en-US"/>
              </w:rPr>
            </w:rPrChange>
          </w:rPr>
          <w:fldChar w:fldCharType="end"/>
        </w:r>
        <w:r w:rsidRPr="00B12333" w:rsidDel="00846C4B">
          <w:rPr>
            <w:lang w:val="en-US"/>
            <w:rPrChange w:id="3978" w:author="Борис Гогинян" w:date="2020-05-22T22:35:00Z">
              <w:rPr>
                <w:rFonts w:ascii="Times New Roman" w:hAnsi="Times New Roman" w:cs="Times New Roman"/>
                <w:sz w:val="24"/>
                <w:szCs w:val="24"/>
                <w:lang w:val="en-US"/>
              </w:rPr>
            </w:rPrChange>
          </w:rPr>
          <w:delText>)</w:delText>
        </w:r>
      </w:del>
    </w:p>
    <w:p w14:paraId="204721E3" w14:textId="0C489C4F" w:rsidR="00661711" w:rsidRPr="00B12333" w:rsidDel="00846C4B" w:rsidRDefault="00661711">
      <w:pPr>
        <w:rPr>
          <w:del w:id="3979" w:author="Борис Гогинян" w:date="2020-05-23T17:40:00Z"/>
          <w:rPrChange w:id="3980" w:author="Борис Гогинян" w:date="2020-05-22T22:35:00Z">
            <w:rPr>
              <w:del w:id="3981" w:author="Борис Гогинян" w:date="2020-05-23T17:40:00Z"/>
              <w:rFonts w:ascii="Times New Roman" w:hAnsi="Times New Roman" w:cs="Times New Roman"/>
              <w:sz w:val="24"/>
              <w:szCs w:val="24"/>
            </w:rPr>
          </w:rPrChange>
        </w:rPr>
        <w:pPrChange w:id="3982" w:author="Борис Гогинян" w:date="2020-05-23T17:40:00Z">
          <w:pPr>
            <w:numPr>
              <w:numId w:val="9"/>
            </w:numPr>
            <w:spacing w:after="0" w:line="360" w:lineRule="auto"/>
            <w:ind w:left="1068" w:hanging="360"/>
            <w:contextualSpacing/>
          </w:pPr>
        </w:pPrChange>
      </w:pPr>
      <w:del w:id="3983" w:author="Борис Гогинян" w:date="2020-05-23T17:40:00Z">
        <w:r w:rsidRPr="00B12333" w:rsidDel="00846C4B">
          <w:rPr>
            <w:rPrChange w:id="3984" w:author="Борис Гогинян" w:date="2020-05-22T22:35:00Z">
              <w:rPr>
                <w:rFonts w:ascii="Times New Roman" w:hAnsi="Times New Roman" w:cs="Times New Roman"/>
                <w:sz w:val="24"/>
                <w:szCs w:val="24"/>
              </w:rPr>
            </w:rPrChange>
          </w:rPr>
          <w:delText xml:space="preserve">Упомянуть используемые функции </w:delText>
        </w:r>
        <w:r w:rsidRPr="00B12333" w:rsidDel="00846C4B">
          <w:rPr>
            <w:lang w:val="en-US"/>
            <w:rPrChange w:id="3985" w:author="Борис Гогинян" w:date="2020-05-22T22:35:00Z">
              <w:rPr>
                <w:rFonts w:ascii="Times New Roman" w:hAnsi="Times New Roman" w:cs="Times New Roman"/>
                <w:sz w:val="24"/>
                <w:szCs w:val="24"/>
                <w:lang w:val="en-US"/>
              </w:rPr>
            </w:rPrChange>
          </w:rPr>
          <w:delText>BRDF</w:delText>
        </w:r>
      </w:del>
    </w:p>
    <w:p w14:paraId="11C2CAEB" w14:textId="58A1435C" w:rsidR="00661711" w:rsidRPr="00B12333" w:rsidDel="00846C4B" w:rsidRDefault="00661711">
      <w:pPr>
        <w:rPr>
          <w:del w:id="3986" w:author="Борис Гогинян" w:date="2020-05-23T17:40:00Z"/>
          <w:rPrChange w:id="3987" w:author="Борис Гогинян" w:date="2020-05-22T22:35:00Z">
            <w:rPr>
              <w:del w:id="3988" w:author="Борис Гогинян" w:date="2020-05-23T17:40:00Z"/>
              <w:rFonts w:ascii="Times New Roman" w:hAnsi="Times New Roman" w:cs="Times New Roman"/>
              <w:sz w:val="24"/>
              <w:szCs w:val="24"/>
            </w:rPr>
          </w:rPrChange>
        </w:rPr>
        <w:pPrChange w:id="3989" w:author="Борис Гогинян" w:date="2020-05-23T17:40:00Z">
          <w:pPr>
            <w:spacing w:after="0" w:line="360" w:lineRule="auto"/>
            <w:contextualSpacing/>
          </w:pPr>
        </w:pPrChange>
      </w:pPr>
    </w:p>
    <w:p w14:paraId="0C339090" w14:textId="3DA21742" w:rsidR="00661711" w:rsidRPr="00B12333" w:rsidDel="00846C4B" w:rsidRDefault="00661711">
      <w:pPr>
        <w:rPr>
          <w:del w:id="3990" w:author="Борис Гогинян" w:date="2020-05-23T17:40:00Z"/>
          <w:rPrChange w:id="3991" w:author="Борис Гогинян" w:date="2020-05-22T22:35:00Z">
            <w:rPr>
              <w:del w:id="3992" w:author="Борис Гогинян" w:date="2020-05-23T17:40:00Z"/>
              <w:rFonts w:ascii="Times New Roman" w:hAnsi="Times New Roman" w:cs="Times New Roman"/>
              <w:sz w:val="24"/>
              <w:szCs w:val="24"/>
            </w:rPr>
          </w:rPrChange>
        </w:rPr>
        <w:pPrChange w:id="3993" w:author="Борис Гогинян" w:date="2020-05-23T17:40:00Z">
          <w:pPr>
            <w:spacing w:after="0" w:line="360" w:lineRule="auto"/>
            <w:contextualSpacing/>
          </w:pPr>
        </w:pPrChange>
      </w:pPr>
    </w:p>
    <w:p w14:paraId="63EBB264" w14:textId="0B34962B" w:rsidR="00661711" w:rsidRPr="00B12333" w:rsidDel="00846C4B" w:rsidRDefault="00661711">
      <w:pPr>
        <w:rPr>
          <w:del w:id="3994" w:author="Борис Гогинян" w:date="2020-05-23T17:40:00Z"/>
          <w:lang w:val="en-US"/>
          <w:rPrChange w:id="3995" w:author="Борис Гогинян" w:date="2020-05-22T22:35:00Z">
            <w:rPr>
              <w:del w:id="3996" w:author="Борис Гогинян" w:date="2020-05-23T17:40:00Z"/>
              <w:rFonts w:ascii="Times New Roman" w:hAnsi="Times New Roman" w:cs="Times New Roman"/>
              <w:sz w:val="24"/>
              <w:szCs w:val="24"/>
              <w:lang w:val="en-US"/>
            </w:rPr>
          </w:rPrChange>
        </w:rPr>
        <w:pPrChange w:id="3997" w:author="Борис Гогинян" w:date="2020-05-23T17:40:00Z">
          <w:pPr>
            <w:spacing w:after="0" w:line="360" w:lineRule="auto"/>
            <w:contextualSpacing/>
          </w:pPr>
        </w:pPrChange>
      </w:pPr>
      <w:del w:id="3998" w:author="Борис Гогинян" w:date="2020-05-23T17:40:00Z">
        <w:r w:rsidRPr="00B12333" w:rsidDel="00846C4B">
          <w:rPr>
            <w:rPrChange w:id="3999" w:author="Борис Гогинян" w:date="2020-05-22T22:35:00Z">
              <w:rPr>
                <w:rFonts w:ascii="Times New Roman" w:hAnsi="Times New Roman" w:cs="Times New Roman"/>
                <w:sz w:val="24"/>
                <w:szCs w:val="24"/>
              </w:rPr>
            </w:rPrChange>
          </w:rPr>
          <w:delText xml:space="preserve">Рендер </w:delText>
        </w:r>
        <w:r w:rsidRPr="00B12333" w:rsidDel="00846C4B">
          <w:rPr>
            <w:lang w:val="en-US"/>
            <w:rPrChange w:id="4000" w:author="Борис Гогинян" w:date="2020-05-22T22:35:00Z">
              <w:rPr>
                <w:rFonts w:ascii="Times New Roman" w:hAnsi="Times New Roman" w:cs="Times New Roman"/>
                <w:sz w:val="24"/>
                <w:szCs w:val="24"/>
                <w:lang w:val="en-US"/>
              </w:rPr>
            </w:rPrChange>
          </w:rPr>
          <w:delText>appleseed</w:delText>
        </w:r>
      </w:del>
    </w:p>
    <w:p w14:paraId="6427A31F" w14:textId="6F3AFDF9" w:rsidR="00661711" w:rsidRPr="00B12333" w:rsidDel="00846C4B" w:rsidRDefault="00661711">
      <w:pPr>
        <w:rPr>
          <w:del w:id="4001" w:author="Борис Гогинян" w:date="2020-05-23T17:40:00Z"/>
          <w:lang w:val="en-US"/>
          <w:rPrChange w:id="4002" w:author="Борис Гогинян" w:date="2020-05-22T22:35:00Z">
            <w:rPr>
              <w:del w:id="4003" w:author="Борис Гогинян" w:date="2020-05-23T17:40:00Z"/>
              <w:rFonts w:ascii="Times New Roman" w:hAnsi="Times New Roman" w:cs="Times New Roman"/>
              <w:sz w:val="24"/>
              <w:szCs w:val="24"/>
              <w:lang w:val="en-US"/>
            </w:rPr>
          </w:rPrChange>
        </w:rPr>
        <w:pPrChange w:id="4004" w:author="Борис Гогинян" w:date="2020-05-23T17:40:00Z">
          <w:pPr>
            <w:numPr>
              <w:numId w:val="10"/>
            </w:numPr>
            <w:spacing w:after="0" w:line="360" w:lineRule="auto"/>
            <w:ind w:left="1068" w:hanging="360"/>
            <w:contextualSpacing/>
          </w:pPr>
        </w:pPrChange>
      </w:pPr>
      <w:del w:id="4005" w:author="Борис Гогинян" w:date="2020-05-23T17:40:00Z">
        <w:r w:rsidRPr="00B12333" w:rsidDel="00846C4B">
          <w:rPr>
            <w:rPrChange w:id="4006" w:author="Борис Гогинян" w:date="2020-05-22T22:35:00Z">
              <w:rPr>
                <w:rFonts w:ascii="Times New Roman" w:hAnsi="Times New Roman" w:cs="Times New Roman"/>
                <w:sz w:val="24"/>
                <w:szCs w:val="24"/>
              </w:rPr>
            </w:rPrChange>
          </w:rPr>
          <w:delText>Алгоритм</w:delText>
        </w:r>
        <w:r w:rsidRPr="00B12333" w:rsidDel="00846C4B">
          <w:rPr>
            <w:lang w:val="en-US"/>
            <w:rPrChange w:id="4007" w:author="Борис Гогинян" w:date="2020-05-22T22:35:00Z">
              <w:rPr>
                <w:rFonts w:ascii="Times New Roman" w:hAnsi="Times New Roman" w:cs="Times New Roman"/>
                <w:sz w:val="24"/>
                <w:szCs w:val="24"/>
                <w:lang w:val="en-US"/>
              </w:rPr>
            </w:rPrChange>
          </w:rPr>
          <w:delText xml:space="preserve"> Path Tracing</w:delText>
        </w:r>
      </w:del>
    </w:p>
    <w:p w14:paraId="5FA9B6EC" w14:textId="6A38252C" w:rsidR="00661711" w:rsidRPr="00B12333" w:rsidDel="00846C4B" w:rsidRDefault="00661711">
      <w:pPr>
        <w:rPr>
          <w:del w:id="4008" w:author="Борис Гогинян" w:date="2020-05-23T17:40:00Z"/>
          <w:rPrChange w:id="4009" w:author="Борис Гогинян" w:date="2020-05-22T22:35:00Z">
            <w:rPr>
              <w:del w:id="4010" w:author="Борис Гогинян" w:date="2020-05-23T17:40:00Z"/>
              <w:rFonts w:ascii="Times New Roman" w:hAnsi="Times New Roman" w:cs="Times New Roman"/>
              <w:sz w:val="24"/>
              <w:szCs w:val="24"/>
            </w:rPr>
          </w:rPrChange>
        </w:rPr>
        <w:pPrChange w:id="4011" w:author="Борис Гогинян" w:date="2020-05-23T17:40:00Z">
          <w:pPr>
            <w:numPr>
              <w:numId w:val="10"/>
            </w:numPr>
            <w:spacing w:after="0" w:line="360" w:lineRule="auto"/>
            <w:ind w:left="1068" w:hanging="360"/>
            <w:contextualSpacing/>
          </w:pPr>
        </w:pPrChange>
      </w:pPr>
      <w:del w:id="4012" w:author="Борис Гогинян" w:date="2020-05-23T17:40:00Z">
        <w:r w:rsidRPr="00B12333" w:rsidDel="00846C4B">
          <w:rPr>
            <w:rPrChange w:id="4013" w:author="Борис Гогинян" w:date="2020-05-22T22:35:00Z">
              <w:rPr>
                <w:rFonts w:ascii="Times New Roman" w:hAnsi="Times New Roman" w:cs="Times New Roman"/>
                <w:sz w:val="24"/>
                <w:szCs w:val="24"/>
              </w:rPr>
            </w:rPrChange>
          </w:rPr>
          <w:delText xml:space="preserve">Алгоритм </w:delText>
        </w:r>
        <w:r w:rsidRPr="00B12333" w:rsidDel="00846C4B">
          <w:rPr>
            <w:lang w:val="en-US"/>
            <w:rPrChange w:id="4014" w:author="Борис Гогинян" w:date="2020-05-22T22:35:00Z">
              <w:rPr>
                <w:rFonts w:ascii="Times New Roman" w:hAnsi="Times New Roman" w:cs="Times New Roman"/>
                <w:sz w:val="24"/>
                <w:szCs w:val="24"/>
                <w:lang w:val="en-US"/>
              </w:rPr>
            </w:rPrChange>
          </w:rPr>
          <w:delText>SPPM</w:delText>
        </w:r>
        <w:r w:rsidRPr="00B12333" w:rsidDel="00846C4B">
          <w:rPr>
            <w:rPrChange w:id="4015" w:author="Борис Гогинян" w:date="2020-05-22T22:35:00Z">
              <w:rPr>
                <w:rFonts w:ascii="Times New Roman" w:hAnsi="Times New Roman" w:cs="Times New Roman"/>
                <w:sz w:val="24"/>
                <w:szCs w:val="24"/>
              </w:rPr>
            </w:rPrChange>
          </w:rPr>
          <w:delText xml:space="preserve"> (</w:delText>
        </w:r>
        <w:r w:rsidR="00FB1DC8" w:rsidRPr="00B12333" w:rsidDel="00846C4B">
          <w:fldChar w:fldCharType="begin"/>
        </w:r>
        <w:r w:rsidR="00FB1DC8" w:rsidRPr="00B12333" w:rsidDel="00846C4B">
          <w:delInstrText xml:space="preserve"> HYPERLINK "https://appleseedhq.net/features.html" </w:delInstrText>
        </w:r>
        <w:r w:rsidR="00FB1DC8" w:rsidRPr="00B12333" w:rsidDel="00846C4B">
          <w:rPr>
            <w:rPrChange w:id="4016" w:author="Борис Гогинян" w:date="2020-05-22T22:35:00Z">
              <w:rPr>
                <w:rFonts w:ascii="Times New Roman" w:hAnsi="Times New Roman" w:cs="Times New Roman"/>
                <w:color w:val="0563C1" w:themeColor="hyperlink"/>
                <w:sz w:val="24"/>
                <w:szCs w:val="24"/>
                <w:u w:val="single"/>
              </w:rPr>
            </w:rPrChange>
          </w:rPr>
          <w:fldChar w:fldCharType="separate"/>
        </w:r>
        <w:r w:rsidRPr="00B12333" w:rsidDel="00846C4B">
          <w:rPr>
            <w:color w:val="0563C1" w:themeColor="hyperlink"/>
            <w:u w:val="single"/>
            <w:rPrChange w:id="4017" w:author="Борис Гогинян" w:date="2020-05-22T22:35:00Z">
              <w:rPr>
                <w:rFonts w:ascii="Times New Roman" w:hAnsi="Times New Roman" w:cs="Times New Roman"/>
                <w:color w:val="0563C1" w:themeColor="hyperlink"/>
                <w:sz w:val="24"/>
                <w:szCs w:val="24"/>
                <w:u w:val="single"/>
              </w:rPr>
            </w:rPrChange>
          </w:rPr>
          <w:delText>https://appleseedhq.net/features.html</w:delText>
        </w:r>
        <w:r w:rsidR="00FB1DC8" w:rsidRPr="00B12333" w:rsidDel="00846C4B">
          <w:rPr>
            <w:color w:val="0563C1" w:themeColor="hyperlink"/>
            <w:u w:val="single"/>
            <w:rPrChange w:id="4018" w:author="Борис Гогинян" w:date="2020-05-22T22:35:00Z">
              <w:rPr>
                <w:rFonts w:ascii="Times New Roman" w:hAnsi="Times New Roman" w:cs="Times New Roman"/>
                <w:color w:val="0563C1" w:themeColor="hyperlink"/>
                <w:sz w:val="24"/>
                <w:szCs w:val="24"/>
                <w:u w:val="single"/>
              </w:rPr>
            </w:rPrChange>
          </w:rPr>
          <w:fldChar w:fldCharType="end"/>
        </w:r>
        <w:r w:rsidRPr="00B12333" w:rsidDel="00846C4B">
          <w:rPr>
            <w:rPrChange w:id="4019" w:author="Борис Гогинян" w:date="2020-05-22T22:35:00Z">
              <w:rPr>
                <w:rFonts w:ascii="Times New Roman" w:hAnsi="Times New Roman" w:cs="Times New Roman"/>
                <w:sz w:val="24"/>
                <w:szCs w:val="24"/>
              </w:rPr>
            </w:rPrChange>
          </w:rPr>
          <w:delText>)</w:delText>
        </w:r>
      </w:del>
    </w:p>
    <w:p w14:paraId="0CDB73B3" w14:textId="06F6FC4E" w:rsidR="00661711" w:rsidRPr="00B12333" w:rsidDel="00846C4B" w:rsidRDefault="00661711">
      <w:pPr>
        <w:rPr>
          <w:del w:id="4020" w:author="Борис Гогинян" w:date="2020-05-23T17:40:00Z"/>
          <w:rPrChange w:id="4021" w:author="Борис Гогинян" w:date="2020-05-22T22:35:00Z">
            <w:rPr>
              <w:del w:id="4022" w:author="Борис Гогинян" w:date="2020-05-23T17:40:00Z"/>
              <w:rFonts w:ascii="Times New Roman" w:hAnsi="Times New Roman" w:cs="Times New Roman"/>
              <w:sz w:val="24"/>
              <w:szCs w:val="24"/>
            </w:rPr>
          </w:rPrChange>
        </w:rPr>
        <w:pPrChange w:id="4023" w:author="Борис Гогинян" w:date="2020-05-23T17:40:00Z">
          <w:pPr>
            <w:spacing w:after="0" w:line="360" w:lineRule="auto"/>
            <w:ind w:left="708"/>
          </w:pPr>
        </w:pPrChange>
      </w:pPr>
    </w:p>
    <w:p w14:paraId="59F24615" w14:textId="4C39DE5A" w:rsidR="00661711" w:rsidRPr="00B12333" w:rsidDel="00846C4B" w:rsidRDefault="00661711">
      <w:pPr>
        <w:rPr>
          <w:del w:id="4024" w:author="Борис Гогинян" w:date="2020-05-23T17:40:00Z"/>
          <w:rPrChange w:id="4025" w:author="Борис Гогинян" w:date="2020-05-22T22:35:00Z">
            <w:rPr>
              <w:del w:id="4026" w:author="Борис Гогинян" w:date="2020-05-23T17:40:00Z"/>
              <w:rFonts w:ascii="Times New Roman" w:hAnsi="Times New Roman" w:cs="Times New Roman"/>
              <w:sz w:val="24"/>
              <w:szCs w:val="24"/>
            </w:rPr>
          </w:rPrChange>
        </w:rPr>
        <w:pPrChange w:id="4027" w:author="Борис Гогинян" w:date="2020-05-23T17:40:00Z">
          <w:pPr>
            <w:numPr>
              <w:numId w:val="10"/>
            </w:numPr>
            <w:spacing w:after="0" w:line="360" w:lineRule="auto"/>
            <w:ind w:left="1068" w:hanging="360"/>
            <w:contextualSpacing/>
          </w:pPr>
        </w:pPrChange>
      </w:pPr>
      <w:del w:id="4028" w:author="Борис Гогинян" w:date="2020-05-23T17:40:00Z">
        <w:r w:rsidRPr="00B12333" w:rsidDel="00846C4B">
          <w:rPr>
            <w:rPrChange w:id="4029" w:author="Борис Гогинян" w:date="2020-05-22T22:35:00Z">
              <w:rPr>
                <w:rFonts w:ascii="Times New Roman" w:hAnsi="Times New Roman" w:cs="Times New Roman"/>
                <w:sz w:val="24"/>
                <w:szCs w:val="24"/>
              </w:rPr>
            </w:rPrChange>
          </w:rPr>
          <w:delText>Алгоритм Light Tracing</w:delText>
        </w:r>
      </w:del>
    </w:p>
    <w:p w14:paraId="3E778C57" w14:textId="7EA46B6A" w:rsidR="00661711" w:rsidRPr="00B12333" w:rsidDel="00846C4B" w:rsidRDefault="00661711">
      <w:pPr>
        <w:rPr>
          <w:del w:id="4030" w:author="Борис Гогинян" w:date="2020-05-23T17:40:00Z"/>
          <w:rPrChange w:id="4031" w:author="Борис Гогинян" w:date="2020-05-22T22:35:00Z">
            <w:rPr>
              <w:del w:id="4032" w:author="Борис Гогинян" w:date="2020-05-23T17:40:00Z"/>
              <w:rFonts w:ascii="Times New Roman" w:hAnsi="Times New Roman" w:cs="Times New Roman"/>
              <w:sz w:val="24"/>
              <w:szCs w:val="24"/>
            </w:rPr>
          </w:rPrChange>
        </w:rPr>
        <w:pPrChange w:id="4033" w:author="Борис Гогинян" w:date="2020-05-23T17:40:00Z">
          <w:pPr>
            <w:numPr>
              <w:numId w:val="10"/>
            </w:numPr>
            <w:spacing w:after="0" w:line="360" w:lineRule="auto"/>
            <w:ind w:left="1068" w:hanging="360"/>
            <w:contextualSpacing/>
          </w:pPr>
        </w:pPrChange>
      </w:pPr>
      <w:del w:id="4034" w:author="Борис Гогинян" w:date="2020-05-23T17:40:00Z">
        <w:r w:rsidRPr="00B12333" w:rsidDel="00846C4B">
          <w:rPr>
            <w:rPrChange w:id="4035" w:author="Борис Гогинян" w:date="2020-05-22T22:35:00Z">
              <w:rPr>
                <w:rFonts w:ascii="Times New Roman" w:hAnsi="Times New Roman" w:cs="Times New Roman"/>
                <w:sz w:val="24"/>
                <w:szCs w:val="24"/>
              </w:rPr>
            </w:rPrChange>
          </w:rPr>
          <w:delText>Способы оптимизации</w:delText>
        </w:r>
        <w:r w:rsidRPr="00B12333" w:rsidDel="00846C4B">
          <w:rPr>
            <w:lang w:val="en-US"/>
            <w:rPrChange w:id="4036" w:author="Борис Гогинян" w:date="2020-05-22T22:35:00Z">
              <w:rPr>
                <w:rFonts w:ascii="Times New Roman" w:hAnsi="Times New Roman" w:cs="Times New Roman"/>
                <w:sz w:val="24"/>
                <w:szCs w:val="24"/>
                <w:lang w:val="en-US"/>
              </w:rPr>
            </w:rPrChange>
          </w:rPr>
          <w:delText>:</w:delText>
        </w:r>
        <w:r w:rsidRPr="00B12333" w:rsidDel="00846C4B">
          <w:rPr>
            <w:rPrChange w:id="4037" w:author="Борис Гогинян" w:date="2020-05-22T22:35:00Z">
              <w:rPr>
                <w:rFonts w:ascii="Times New Roman" w:hAnsi="Times New Roman" w:cs="Times New Roman"/>
                <w:sz w:val="24"/>
                <w:szCs w:val="24"/>
              </w:rPr>
            </w:rPrChange>
          </w:rPr>
          <w:delText xml:space="preserve"> Rendering Modes</w:delText>
        </w:r>
      </w:del>
    </w:p>
    <w:p w14:paraId="0B4FB0FD" w14:textId="01874F51" w:rsidR="00661711" w:rsidRPr="00B12333" w:rsidDel="00846C4B" w:rsidRDefault="00661711">
      <w:pPr>
        <w:rPr>
          <w:del w:id="4038" w:author="Борис Гогинян" w:date="2020-05-23T17:40:00Z"/>
          <w:rPrChange w:id="4039" w:author="Борис Гогинян" w:date="2020-05-22T22:35:00Z">
            <w:rPr>
              <w:del w:id="4040" w:author="Борис Гогинян" w:date="2020-05-23T17:40:00Z"/>
              <w:rFonts w:ascii="Times New Roman" w:hAnsi="Times New Roman" w:cs="Times New Roman"/>
              <w:sz w:val="24"/>
              <w:szCs w:val="24"/>
            </w:rPr>
          </w:rPrChange>
        </w:rPr>
        <w:pPrChange w:id="4041" w:author="Борис Гогинян" w:date="2020-05-23T17:40:00Z">
          <w:pPr>
            <w:numPr>
              <w:numId w:val="10"/>
            </w:numPr>
            <w:spacing w:after="0" w:line="360" w:lineRule="auto"/>
            <w:ind w:left="1068" w:hanging="360"/>
            <w:contextualSpacing/>
          </w:pPr>
        </w:pPrChange>
      </w:pPr>
      <w:del w:id="4042" w:author="Борис Гогинян" w:date="2020-05-23T17:40:00Z">
        <w:r w:rsidRPr="00B12333" w:rsidDel="00846C4B">
          <w:rPr>
            <w:rPrChange w:id="4043" w:author="Борис Гогинян" w:date="2020-05-22T22:35:00Z">
              <w:rPr>
                <w:rFonts w:ascii="Times New Roman" w:hAnsi="Times New Roman" w:cs="Times New Roman"/>
                <w:sz w:val="24"/>
                <w:szCs w:val="24"/>
              </w:rPr>
            </w:rPrChange>
          </w:rPr>
          <w:delText xml:space="preserve">Упомянуть используемые функции </w:delText>
        </w:r>
        <w:r w:rsidRPr="00B12333" w:rsidDel="00846C4B">
          <w:rPr>
            <w:lang w:val="en-US"/>
            <w:rPrChange w:id="4044" w:author="Борис Гогинян" w:date="2020-05-22T22:35:00Z">
              <w:rPr>
                <w:rFonts w:ascii="Times New Roman" w:hAnsi="Times New Roman" w:cs="Times New Roman"/>
                <w:sz w:val="24"/>
                <w:szCs w:val="24"/>
                <w:lang w:val="en-US"/>
              </w:rPr>
            </w:rPrChange>
          </w:rPr>
          <w:delText>BRDF</w:delText>
        </w:r>
      </w:del>
    </w:p>
    <w:p w14:paraId="0B45830D" w14:textId="2A2D8FC0" w:rsidR="00661711" w:rsidRPr="00B12333" w:rsidDel="00846C4B" w:rsidRDefault="00661711">
      <w:pPr>
        <w:rPr>
          <w:del w:id="4045" w:author="Борис Гогинян" w:date="2020-05-23T17:40:00Z"/>
          <w:lang w:val="en-US"/>
          <w:rPrChange w:id="4046" w:author="Борис Гогинян" w:date="2020-05-22T22:35:00Z">
            <w:rPr>
              <w:del w:id="4047" w:author="Борис Гогинян" w:date="2020-05-23T17:40:00Z"/>
              <w:rFonts w:ascii="Times New Roman" w:hAnsi="Times New Roman" w:cs="Times New Roman"/>
              <w:sz w:val="24"/>
              <w:szCs w:val="24"/>
              <w:lang w:val="en-US"/>
            </w:rPr>
          </w:rPrChange>
        </w:rPr>
        <w:pPrChange w:id="4048" w:author="Борис Гогинян" w:date="2020-05-23T17:40:00Z">
          <w:pPr>
            <w:spacing w:after="0" w:line="360" w:lineRule="auto"/>
            <w:contextualSpacing/>
          </w:pPr>
        </w:pPrChange>
      </w:pPr>
      <w:del w:id="4049" w:author="Борис Гогинян" w:date="2020-05-23T17:40:00Z">
        <w:r w:rsidRPr="00B12333" w:rsidDel="00846C4B">
          <w:rPr>
            <w:rPrChange w:id="4050" w:author="Борис Гогинян" w:date="2020-05-22T22:35:00Z">
              <w:rPr>
                <w:rFonts w:ascii="Times New Roman" w:hAnsi="Times New Roman" w:cs="Times New Roman"/>
                <w:sz w:val="24"/>
                <w:szCs w:val="24"/>
              </w:rPr>
            </w:rPrChange>
          </w:rPr>
          <w:delText xml:space="preserve">Рендер </w:delText>
        </w:r>
        <w:r w:rsidRPr="00B12333" w:rsidDel="00846C4B">
          <w:rPr>
            <w:lang w:val="en-US"/>
            <w:rPrChange w:id="4051" w:author="Борис Гогинян" w:date="2020-05-22T22:35:00Z">
              <w:rPr>
                <w:rFonts w:ascii="Times New Roman" w:hAnsi="Times New Roman" w:cs="Times New Roman"/>
                <w:sz w:val="24"/>
                <w:szCs w:val="24"/>
                <w:lang w:val="en-US"/>
              </w:rPr>
            </w:rPrChange>
          </w:rPr>
          <w:delText>LuxCore</w:delText>
        </w:r>
      </w:del>
    </w:p>
    <w:p w14:paraId="04C1327D" w14:textId="6BE0332D" w:rsidR="00661711" w:rsidRPr="00B12333" w:rsidDel="00846C4B" w:rsidRDefault="00661711">
      <w:pPr>
        <w:rPr>
          <w:del w:id="4052" w:author="Борис Гогинян" w:date="2020-05-23T17:40:00Z"/>
          <w:lang w:val="en-US"/>
          <w:rPrChange w:id="4053" w:author="Борис Гогинян" w:date="2020-05-22T22:35:00Z">
            <w:rPr>
              <w:del w:id="4054" w:author="Борис Гогинян" w:date="2020-05-23T17:40:00Z"/>
              <w:rFonts w:ascii="Times New Roman" w:hAnsi="Times New Roman" w:cs="Times New Roman"/>
              <w:sz w:val="24"/>
              <w:szCs w:val="24"/>
              <w:lang w:val="en-US"/>
            </w:rPr>
          </w:rPrChange>
        </w:rPr>
        <w:pPrChange w:id="4055" w:author="Борис Гогинян" w:date="2020-05-23T17:40:00Z">
          <w:pPr>
            <w:numPr>
              <w:numId w:val="10"/>
            </w:numPr>
            <w:spacing w:after="0" w:line="360" w:lineRule="auto"/>
            <w:ind w:left="1068" w:hanging="360"/>
            <w:contextualSpacing/>
          </w:pPr>
        </w:pPrChange>
      </w:pPr>
      <w:del w:id="4056" w:author="Борис Гогинян" w:date="2020-05-23T17:40:00Z">
        <w:r w:rsidRPr="00B12333" w:rsidDel="00846C4B">
          <w:rPr>
            <w:rPrChange w:id="4057" w:author="Борис Гогинян" w:date="2020-05-22T22:35:00Z">
              <w:rPr>
                <w:rFonts w:ascii="Times New Roman" w:hAnsi="Times New Roman" w:cs="Times New Roman"/>
                <w:sz w:val="24"/>
                <w:szCs w:val="24"/>
              </w:rPr>
            </w:rPrChange>
          </w:rPr>
          <w:delText>Алгоритм</w:delText>
        </w:r>
        <w:r w:rsidRPr="00B12333" w:rsidDel="00846C4B">
          <w:rPr>
            <w:lang w:val="en-US"/>
            <w:rPrChange w:id="4058" w:author="Борис Гогинян" w:date="2020-05-22T22:35:00Z">
              <w:rPr>
                <w:rFonts w:ascii="Times New Roman" w:hAnsi="Times New Roman" w:cs="Times New Roman"/>
                <w:sz w:val="24"/>
                <w:szCs w:val="24"/>
                <w:lang w:val="en-US"/>
              </w:rPr>
            </w:rPrChange>
          </w:rPr>
          <w:delText xml:space="preserve"> Path Tracing (</w:delText>
        </w:r>
        <w:r w:rsidR="00FB1DC8" w:rsidRPr="00B12333" w:rsidDel="00846C4B">
          <w:fldChar w:fldCharType="begin"/>
        </w:r>
        <w:r w:rsidR="00FB1DC8" w:rsidRPr="00B12333" w:rsidDel="00846C4B">
          <w:rPr>
            <w:lang w:val="en-US"/>
            <w:rPrChange w:id="4059" w:author="Борис Гогинян" w:date="2020-05-22T22:35:00Z">
              <w:rPr/>
            </w:rPrChange>
          </w:rPr>
          <w:delInstrText xml:space="preserve"> HYPERLINK "https://wiki.luxcorerender.org/Render_Configuration" </w:delInstrText>
        </w:r>
        <w:r w:rsidR="00FB1DC8" w:rsidRPr="00B12333" w:rsidDel="00846C4B">
          <w:rPr>
            <w:rPrChange w:id="4060"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Pr="00B12333" w:rsidDel="00846C4B">
          <w:rPr>
            <w:color w:val="0563C1" w:themeColor="hyperlink"/>
            <w:u w:val="single"/>
            <w:lang w:val="en-US"/>
            <w:rPrChange w:id="4061" w:author="Борис Гогинян" w:date="2020-05-22T22:35:00Z">
              <w:rPr>
                <w:rFonts w:ascii="Times New Roman" w:hAnsi="Times New Roman" w:cs="Times New Roman"/>
                <w:color w:val="0563C1" w:themeColor="hyperlink"/>
                <w:sz w:val="24"/>
                <w:szCs w:val="24"/>
                <w:u w:val="single"/>
                <w:lang w:val="en-US"/>
              </w:rPr>
            </w:rPrChange>
          </w:rPr>
          <w:delText>https://wiki.luxcorerender.org/Render_Configuration</w:delText>
        </w:r>
        <w:r w:rsidR="00FB1DC8" w:rsidRPr="00B12333" w:rsidDel="00846C4B">
          <w:rPr>
            <w:color w:val="0563C1" w:themeColor="hyperlink"/>
            <w:u w:val="single"/>
            <w:lang w:val="en-US"/>
            <w:rPrChange w:id="4062" w:author="Борис Гогинян" w:date="2020-05-22T22:35:00Z">
              <w:rPr>
                <w:rFonts w:ascii="Times New Roman" w:hAnsi="Times New Roman" w:cs="Times New Roman"/>
                <w:color w:val="0563C1" w:themeColor="hyperlink"/>
                <w:sz w:val="24"/>
                <w:szCs w:val="24"/>
                <w:u w:val="single"/>
                <w:lang w:val="en-US"/>
              </w:rPr>
            </w:rPrChange>
          </w:rPr>
          <w:fldChar w:fldCharType="end"/>
        </w:r>
        <w:r w:rsidRPr="00B12333" w:rsidDel="00846C4B">
          <w:rPr>
            <w:lang w:val="en-US"/>
            <w:rPrChange w:id="4063" w:author="Борис Гогинян" w:date="2020-05-22T22:35:00Z">
              <w:rPr>
                <w:rFonts w:ascii="Times New Roman" w:hAnsi="Times New Roman" w:cs="Times New Roman"/>
                <w:sz w:val="24"/>
                <w:szCs w:val="24"/>
                <w:lang w:val="en-US"/>
              </w:rPr>
            </w:rPrChange>
          </w:rPr>
          <w:delText>)</w:delText>
        </w:r>
      </w:del>
    </w:p>
    <w:p w14:paraId="02BA91B2" w14:textId="21263287" w:rsidR="00661711" w:rsidRPr="00B12333" w:rsidDel="00846C4B" w:rsidRDefault="00661711">
      <w:pPr>
        <w:rPr>
          <w:del w:id="4064" w:author="Борис Гогинян" w:date="2020-05-23T17:40:00Z"/>
          <w:lang w:val="en-US"/>
          <w:rPrChange w:id="4065" w:author="Борис Гогинян" w:date="2020-05-22T22:35:00Z">
            <w:rPr>
              <w:del w:id="4066" w:author="Борис Гогинян" w:date="2020-05-23T17:40:00Z"/>
              <w:rFonts w:ascii="Times New Roman" w:hAnsi="Times New Roman" w:cs="Times New Roman"/>
              <w:sz w:val="24"/>
              <w:szCs w:val="24"/>
              <w:lang w:val="en-US"/>
            </w:rPr>
          </w:rPrChange>
        </w:rPr>
        <w:pPrChange w:id="4067" w:author="Борис Гогинян" w:date="2020-05-23T17:40:00Z">
          <w:pPr>
            <w:numPr>
              <w:numId w:val="10"/>
            </w:numPr>
            <w:spacing w:after="0" w:line="360" w:lineRule="auto"/>
            <w:ind w:left="1068" w:hanging="360"/>
            <w:contextualSpacing/>
          </w:pPr>
        </w:pPrChange>
      </w:pPr>
      <w:del w:id="4068" w:author="Борис Гогинян" w:date="2020-05-23T17:40:00Z">
        <w:r w:rsidRPr="00B12333" w:rsidDel="00846C4B">
          <w:rPr>
            <w:rPrChange w:id="4069" w:author="Борис Гогинян" w:date="2020-05-22T22:35:00Z">
              <w:rPr>
                <w:rFonts w:ascii="Times New Roman" w:hAnsi="Times New Roman" w:cs="Times New Roman"/>
                <w:sz w:val="24"/>
                <w:szCs w:val="24"/>
              </w:rPr>
            </w:rPrChange>
          </w:rPr>
          <w:delText>Алгоритм</w:delText>
        </w:r>
        <w:r w:rsidRPr="00B12333" w:rsidDel="00846C4B">
          <w:rPr>
            <w:lang w:val="en-US"/>
            <w:rPrChange w:id="4070" w:author="Борис Гогинян" w:date="2020-05-22T22:35:00Z">
              <w:rPr>
                <w:rFonts w:ascii="Times New Roman" w:hAnsi="Times New Roman" w:cs="Times New Roman"/>
                <w:sz w:val="24"/>
                <w:szCs w:val="24"/>
                <w:lang w:val="en-US"/>
              </w:rPr>
            </w:rPrChange>
          </w:rPr>
          <w:delText xml:space="preserve"> Bidirectional Path Tracing</w:delText>
        </w:r>
      </w:del>
    </w:p>
    <w:p w14:paraId="4A741A8D" w14:textId="215B3D0C" w:rsidR="00661711" w:rsidRPr="00B12333" w:rsidDel="00846C4B" w:rsidRDefault="00661711">
      <w:pPr>
        <w:rPr>
          <w:del w:id="4071" w:author="Борис Гогинян" w:date="2020-05-23T17:40:00Z"/>
          <w:lang w:val="en-US"/>
          <w:rPrChange w:id="4072" w:author="Борис Гогинян" w:date="2020-05-22T22:35:00Z">
            <w:rPr>
              <w:del w:id="4073" w:author="Борис Гогинян" w:date="2020-05-23T17:40:00Z"/>
              <w:rFonts w:ascii="Times New Roman" w:hAnsi="Times New Roman" w:cs="Times New Roman"/>
              <w:sz w:val="24"/>
              <w:szCs w:val="24"/>
              <w:lang w:val="en-US"/>
            </w:rPr>
          </w:rPrChange>
        </w:rPr>
        <w:pPrChange w:id="4074" w:author="Борис Гогинян" w:date="2020-05-23T17:40:00Z">
          <w:pPr>
            <w:numPr>
              <w:numId w:val="10"/>
            </w:numPr>
            <w:spacing w:after="0" w:line="360" w:lineRule="auto"/>
            <w:ind w:left="1068" w:hanging="360"/>
            <w:contextualSpacing/>
          </w:pPr>
        </w:pPrChange>
      </w:pPr>
      <w:del w:id="4075" w:author="Борис Гогинян" w:date="2020-05-23T17:40:00Z">
        <w:r w:rsidRPr="00B12333" w:rsidDel="00846C4B">
          <w:rPr>
            <w:lang w:val="en-US"/>
            <w:rPrChange w:id="4076" w:author="Борис Гогинян" w:date="2020-05-22T22:35:00Z">
              <w:rPr>
                <w:rFonts w:ascii="Times New Roman" w:hAnsi="Times New Roman" w:cs="Times New Roman"/>
                <w:sz w:val="24"/>
                <w:szCs w:val="24"/>
                <w:lang w:val="en-US"/>
              </w:rPr>
            </w:rPrChange>
          </w:rPr>
          <w:delText xml:space="preserve">Importance Sampling </w:delText>
        </w:r>
        <w:r w:rsidR="00FB1DC8" w:rsidRPr="00B12333" w:rsidDel="00846C4B">
          <w:fldChar w:fldCharType="begin"/>
        </w:r>
        <w:r w:rsidR="00FB1DC8" w:rsidRPr="00B12333" w:rsidDel="00846C4B">
          <w:rPr>
            <w:lang w:val="en-US"/>
            <w:rPrChange w:id="4077" w:author="Борис Гогинян" w:date="2020-05-22T22:35:00Z">
              <w:rPr/>
            </w:rPrChange>
          </w:rPr>
          <w:delInstrText xml:space="preserve"> HYPERLINK "https://www.tobias-franke.eu/log/2014/03/30/notes_on_importance_sampling.html" </w:delInstrText>
        </w:r>
        <w:r w:rsidR="00FB1DC8" w:rsidRPr="00B12333" w:rsidDel="00846C4B">
          <w:rPr>
            <w:rPrChange w:id="4078"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Pr="00B12333" w:rsidDel="00846C4B">
          <w:rPr>
            <w:color w:val="0563C1" w:themeColor="hyperlink"/>
            <w:u w:val="single"/>
            <w:lang w:val="en-US"/>
            <w:rPrChange w:id="4079" w:author="Борис Гогинян" w:date="2020-05-22T22:35:00Z">
              <w:rPr>
                <w:rFonts w:ascii="Times New Roman" w:hAnsi="Times New Roman" w:cs="Times New Roman"/>
                <w:color w:val="0563C1" w:themeColor="hyperlink"/>
                <w:sz w:val="24"/>
                <w:szCs w:val="24"/>
                <w:u w:val="single"/>
                <w:lang w:val="en-US"/>
              </w:rPr>
            </w:rPrChange>
          </w:rPr>
          <w:delText>notes_on_importance_sampling.html</w:delText>
        </w:r>
        <w:r w:rsidR="00FB1DC8" w:rsidRPr="00B12333" w:rsidDel="00846C4B">
          <w:rPr>
            <w:color w:val="0563C1" w:themeColor="hyperlink"/>
            <w:u w:val="single"/>
            <w:lang w:val="en-US"/>
            <w:rPrChange w:id="4080" w:author="Борис Гогинян" w:date="2020-05-22T22:35:00Z">
              <w:rPr>
                <w:rFonts w:ascii="Times New Roman" w:hAnsi="Times New Roman" w:cs="Times New Roman"/>
                <w:color w:val="0563C1" w:themeColor="hyperlink"/>
                <w:sz w:val="24"/>
                <w:szCs w:val="24"/>
                <w:u w:val="single"/>
                <w:lang w:val="en-US"/>
              </w:rPr>
            </w:rPrChange>
          </w:rPr>
          <w:fldChar w:fldCharType="end"/>
        </w:r>
      </w:del>
    </w:p>
    <w:p w14:paraId="632B789A" w14:textId="1D803C28" w:rsidR="00661711" w:rsidRPr="00B12333" w:rsidDel="00846C4B" w:rsidRDefault="00FB1DC8">
      <w:pPr>
        <w:rPr>
          <w:del w:id="4081" w:author="Борис Гогинян" w:date="2020-05-23T17:40:00Z"/>
          <w:lang w:val="en-US"/>
          <w:rPrChange w:id="4082" w:author="Борис Гогинян" w:date="2020-05-22T22:35:00Z">
            <w:rPr>
              <w:del w:id="4083" w:author="Борис Гогинян" w:date="2020-05-23T17:40:00Z"/>
              <w:rFonts w:ascii="Times New Roman" w:hAnsi="Times New Roman" w:cs="Times New Roman"/>
              <w:sz w:val="24"/>
              <w:szCs w:val="24"/>
              <w:lang w:val="en-US"/>
            </w:rPr>
          </w:rPrChange>
        </w:rPr>
        <w:pPrChange w:id="4084" w:author="Борис Гогинян" w:date="2020-05-23T17:40:00Z">
          <w:pPr>
            <w:spacing w:after="0" w:line="360" w:lineRule="auto"/>
            <w:ind w:left="1068"/>
            <w:contextualSpacing/>
          </w:pPr>
        </w:pPrChange>
      </w:pPr>
      <w:del w:id="4085" w:author="Борис Гогинян" w:date="2020-05-23T17:40:00Z">
        <w:r w:rsidRPr="00B12333" w:rsidDel="00846C4B">
          <w:fldChar w:fldCharType="begin"/>
        </w:r>
        <w:r w:rsidRPr="00B12333" w:rsidDel="00846C4B">
          <w:rPr>
            <w:lang w:val="en-US"/>
            <w:rPrChange w:id="4086" w:author="Борис Гогинян" w:date="2020-05-22T22:35:00Z">
              <w:rPr/>
            </w:rPrChange>
          </w:rPr>
          <w:delInstrText xml:space="preserve"> HYPERLINK "https://developer.nvidia.com/gpugems/gpugems3/part-iii-rendering/chapter-20-gpu-based-importance-sampling" </w:delInstrText>
        </w:r>
        <w:r w:rsidRPr="00B12333" w:rsidDel="00846C4B">
          <w:rPr>
            <w:rPrChange w:id="4087" w:author="Борис Гогинян" w:date="2020-05-22T22:35:00Z">
              <w:rPr>
                <w:rFonts w:ascii="Times New Roman" w:hAnsi="Times New Roman" w:cs="Times New Roman"/>
                <w:color w:val="0563C1" w:themeColor="hyperlink"/>
                <w:sz w:val="24"/>
                <w:szCs w:val="24"/>
                <w:u w:val="single"/>
                <w:lang w:val="en-US"/>
              </w:rPr>
            </w:rPrChange>
          </w:rPr>
          <w:fldChar w:fldCharType="separate"/>
        </w:r>
        <w:r w:rsidR="00661711" w:rsidRPr="00B12333" w:rsidDel="00846C4B">
          <w:rPr>
            <w:color w:val="0563C1" w:themeColor="hyperlink"/>
            <w:u w:val="single"/>
            <w:lang w:val="en-US"/>
            <w:rPrChange w:id="4088" w:author="Борис Гогинян" w:date="2020-05-22T22:35:00Z">
              <w:rPr>
                <w:rFonts w:ascii="Times New Roman" w:hAnsi="Times New Roman" w:cs="Times New Roman"/>
                <w:color w:val="0563C1" w:themeColor="hyperlink"/>
                <w:sz w:val="24"/>
                <w:szCs w:val="24"/>
                <w:u w:val="single"/>
                <w:lang w:val="en-US"/>
              </w:rPr>
            </w:rPrChange>
          </w:rPr>
          <w:delText>developer.nvidia.com (chapter-20-gpu-based-importance-sampling)</w:delText>
        </w:r>
        <w:r w:rsidRPr="00B12333" w:rsidDel="00846C4B">
          <w:rPr>
            <w:color w:val="0563C1" w:themeColor="hyperlink"/>
            <w:u w:val="single"/>
            <w:lang w:val="en-US"/>
            <w:rPrChange w:id="4089" w:author="Борис Гогинян" w:date="2020-05-22T22:35:00Z">
              <w:rPr>
                <w:rFonts w:ascii="Times New Roman" w:hAnsi="Times New Roman" w:cs="Times New Roman"/>
                <w:color w:val="0563C1" w:themeColor="hyperlink"/>
                <w:sz w:val="24"/>
                <w:szCs w:val="24"/>
                <w:u w:val="single"/>
                <w:lang w:val="en-US"/>
              </w:rPr>
            </w:rPrChange>
          </w:rPr>
          <w:fldChar w:fldCharType="end"/>
        </w:r>
      </w:del>
    </w:p>
    <w:p w14:paraId="5D08DE28" w14:textId="34F66B55" w:rsidR="00F02F57" w:rsidRPr="00B12333" w:rsidDel="00846C4B" w:rsidRDefault="00661711">
      <w:pPr>
        <w:rPr>
          <w:del w:id="4090" w:author="Борис Гогинян" w:date="2020-05-23T17:40:00Z"/>
          <w:lang w:val="en-US"/>
          <w:rPrChange w:id="4091" w:author="Борис Гогинян" w:date="2020-05-22T22:35:00Z">
            <w:rPr>
              <w:del w:id="4092" w:author="Борис Гогинян" w:date="2020-05-23T17:40:00Z"/>
              <w:rFonts w:ascii="Times New Roman" w:hAnsi="Times New Roman" w:cs="Times New Roman"/>
              <w:sz w:val="24"/>
              <w:szCs w:val="24"/>
              <w:lang w:val="en-US"/>
            </w:rPr>
          </w:rPrChange>
        </w:rPr>
        <w:pPrChange w:id="4093" w:author="Борис Гогинян" w:date="2020-05-23T17:40:00Z">
          <w:pPr>
            <w:numPr>
              <w:numId w:val="10"/>
            </w:numPr>
            <w:spacing w:after="0" w:line="360" w:lineRule="auto"/>
            <w:ind w:left="1068" w:hanging="360"/>
            <w:contextualSpacing/>
          </w:pPr>
        </w:pPrChange>
      </w:pPr>
      <w:del w:id="4094" w:author="Борис Гогинян" w:date="2020-05-23T17:40:00Z">
        <w:r w:rsidRPr="00B12333" w:rsidDel="00846C4B">
          <w:rPr>
            <w:rPrChange w:id="4095" w:author="Борис Гогинян" w:date="2020-05-22T22:35:00Z">
              <w:rPr>
                <w:rFonts w:ascii="Times New Roman" w:hAnsi="Times New Roman" w:cs="Times New Roman"/>
                <w:sz w:val="24"/>
                <w:szCs w:val="24"/>
              </w:rPr>
            </w:rPrChange>
          </w:rPr>
          <w:delText>Упомянуть</w:delText>
        </w:r>
        <w:r w:rsidRPr="00B12333" w:rsidDel="00846C4B">
          <w:rPr>
            <w:lang w:val="en-US"/>
            <w:rPrChange w:id="4096" w:author="Борис Гогинян" w:date="2020-05-22T22:35:00Z">
              <w:rPr>
                <w:rFonts w:ascii="Times New Roman" w:hAnsi="Times New Roman" w:cs="Times New Roman"/>
                <w:sz w:val="24"/>
                <w:szCs w:val="24"/>
                <w:lang w:val="en-US"/>
              </w:rPr>
            </w:rPrChange>
          </w:rPr>
          <w:delText xml:space="preserve"> </w:delText>
        </w:r>
        <w:r w:rsidRPr="00B12333" w:rsidDel="00846C4B">
          <w:rPr>
            <w:rPrChange w:id="4097" w:author="Борис Гогинян" w:date="2020-05-22T22:35:00Z">
              <w:rPr>
                <w:rFonts w:ascii="Times New Roman" w:hAnsi="Times New Roman" w:cs="Times New Roman"/>
                <w:sz w:val="24"/>
                <w:szCs w:val="24"/>
              </w:rPr>
            </w:rPrChange>
          </w:rPr>
          <w:delText>используемые</w:delText>
        </w:r>
        <w:r w:rsidRPr="00B12333" w:rsidDel="00846C4B">
          <w:rPr>
            <w:lang w:val="en-US"/>
            <w:rPrChange w:id="4098" w:author="Борис Гогинян" w:date="2020-05-22T22:35:00Z">
              <w:rPr>
                <w:rFonts w:ascii="Times New Roman" w:hAnsi="Times New Roman" w:cs="Times New Roman"/>
                <w:sz w:val="24"/>
                <w:szCs w:val="24"/>
                <w:lang w:val="en-US"/>
              </w:rPr>
            </w:rPrChange>
          </w:rPr>
          <w:delText xml:space="preserve"> </w:delText>
        </w:r>
        <w:r w:rsidRPr="00B12333" w:rsidDel="00846C4B">
          <w:rPr>
            <w:rPrChange w:id="4099" w:author="Борис Гогинян" w:date="2020-05-22T22:35:00Z">
              <w:rPr>
                <w:rFonts w:ascii="Times New Roman" w:hAnsi="Times New Roman" w:cs="Times New Roman"/>
                <w:sz w:val="24"/>
                <w:szCs w:val="24"/>
              </w:rPr>
            </w:rPrChange>
          </w:rPr>
          <w:delText>функции</w:delText>
        </w:r>
        <w:r w:rsidRPr="00B12333" w:rsidDel="00846C4B">
          <w:rPr>
            <w:lang w:val="en-US"/>
            <w:rPrChange w:id="4100" w:author="Борис Гогинян" w:date="2020-05-22T22:35:00Z">
              <w:rPr>
                <w:rFonts w:ascii="Times New Roman" w:hAnsi="Times New Roman" w:cs="Times New Roman"/>
                <w:sz w:val="24"/>
                <w:szCs w:val="24"/>
                <w:lang w:val="en-US"/>
              </w:rPr>
            </w:rPrChange>
          </w:rPr>
          <w:delText xml:space="preserve"> BRDF</w:delText>
        </w:r>
      </w:del>
    </w:p>
    <w:p w14:paraId="51289A5F" w14:textId="6C806DC6" w:rsidR="00F02F57" w:rsidRPr="00B12333" w:rsidDel="00846C4B" w:rsidRDefault="00F02F57">
      <w:pPr>
        <w:rPr>
          <w:del w:id="4101" w:author="Борис Гогинян" w:date="2020-05-23T17:40:00Z"/>
          <w:lang w:val="en-US"/>
          <w:rPrChange w:id="4102" w:author="Борис Гогинян" w:date="2020-05-22T22:35:00Z">
            <w:rPr>
              <w:del w:id="4103" w:author="Борис Гогинян" w:date="2020-05-23T17:40:00Z"/>
              <w:rFonts w:ascii="Times New Roman" w:hAnsi="Times New Roman" w:cs="Times New Roman"/>
              <w:sz w:val="24"/>
              <w:szCs w:val="24"/>
              <w:lang w:val="en-US"/>
            </w:rPr>
          </w:rPrChange>
        </w:rPr>
        <w:pPrChange w:id="4104" w:author="Борис Гогинян" w:date="2020-05-23T17:40:00Z">
          <w:pPr>
            <w:spacing w:after="0" w:line="360" w:lineRule="auto"/>
            <w:ind w:left="708"/>
            <w:contextualSpacing/>
          </w:pPr>
        </w:pPrChange>
      </w:pPr>
    </w:p>
    <w:p w14:paraId="36264286" w14:textId="1600333A" w:rsidR="00F02F57" w:rsidRPr="00B12333" w:rsidDel="00846C4B" w:rsidRDefault="00F02F57">
      <w:pPr>
        <w:rPr>
          <w:del w:id="4105" w:author="Борис Гогинян" w:date="2020-05-23T17:40:00Z"/>
          <w:rPrChange w:id="4106" w:author="Борис Гогинян" w:date="2020-05-22T22:35:00Z">
            <w:rPr>
              <w:del w:id="4107" w:author="Борис Гогинян" w:date="2020-05-23T17:40:00Z"/>
              <w:rFonts w:ascii="Times New Roman" w:hAnsi="Times New Roman" w:cs="Times New Roman"/>
              <w:sz w:val="24"/>
              <w:szCs w:val="24"/>
            </w:rPr>
          </w:rPrChange>
        </w:rPr>
        <w:pPrChange w:id="4108" w:author="Борис Гогинян" w:date="2020-05-23T17:40:00Z">
          <w:pPr>
            <w:spacing w:after="0" w:line="360" w:lineRule="auto"/>
            <w:contextualSpacing/>
          </w:pPr>
        </w:pPrChange>
      </w:pPr>
      <w:del w:id="4109" w:author="Борис Гогинян" w:date="2020-05-23T17:40:00Z">
        <w:r w:rsidRPr="00B12333" w:rsidDel="00846C4B">
          <w:rPr>
            <w:rPrChange w:id="4110" w:author="Борис Гогинян" w:date="2020-05-22T22:35:00Z">
              <w:rPr>
                <w:rFonts w:ascii="Times New Roman" w:hAnsi="Times New Roman" w:cs="Times New Roman"/>
                <w:sz w:val="24"/>
                <w:szCs w:val="24"/>
              </w:rPr>
            </w:rPrChange>
          </w:rPr>
          <w:delText>Старая литература</w:delText>
        </w:r>
      </w:del>
    </w:p>
    <w:p w14:paraId="69E77E39" w14:textId="760476D7" w:rsidR="00A6235B" w:rsidRPr="00B12333" w:rsidDel="00846C4B" w:rsidRDefault="00A6235B">
      <w:pPr>
        <w:rPr>
          <w:del w:id="4111" w:author="Борис Гогинян" w:date="2020-05-23T17:40:00Z"/>
          <w:lang w:val="en-US"/>
          <w:rPrChange w:id="4112" w:author="Борис Гогинян" w:date="2020-05-22T22:35:00Z">
            <w:rPr>
              <w:del w:id="4113" w:author="Борис Гогинян" w:date="2020-05-23T17:40:00Z"/>
              <w:rFonts w:ascii="Times New Roman" w:hAnsi="Times New Roman" w:cs="Times New Roman"/>
              <w:sz w:val="24"/>
              <w:szCs w:val="24"/>
              <w:lang w:val="en-US"/>
            </w:rPr>
          </w:rPrChange>
        </w:rPr>
        <w:pPrChange w:id="4114" w:author="Борис Гогинян" w:date="2020-05-23T17:40:00Z">
          <w:pPr>
            <w:pStyle w:val="a5"/>
            <w:numPr>
              <w:numId w:val="1"/>
            </w:numPr>
            <w:spacing w:after="0" w:line="360" w:lineRule="auto"/>
            <w:ind w:left="1065" w:hanging="360"/>
          </w:pPr>
        </w:pPrChange>
      </w:pPr>
      <w:del w:id="4115" w:author="Борис Гогинян" w:date="2020-05-23T17:40:00Z">
        <w:r w:rsidRPr="00B12333" w:rsidDel="00846C4B">
          <w:rPr>
            <w:rFonts w:eastAsia="Times New Roman"/>
            <w:highlight w:val="white"/>
            <w:lang w:val="en-US"/>
            <w:rPrChange w:id="4116" w:author="Борис Гогинян" w:date="2020-05-22T22:35:00Z">
              <w:rPr>
                <w:rFonts w:ascii="Times New Roman" w:eastAsia="Times New Roman" w:hAnsi="Times New Roman" w:cs="Times New Roman"/>
                <w:sz w:val="24"/>
                <w:szCs w:val="24"/>
                <w:highlight w:val="white"/>
                <w:lang w:val="en-US"/>
              </w:rPr>
            </w:rPrChange>
          </w:rPr>
          <w:delText>Weinmann F. Comparison of Intersection Algorithms for SBR Ray Tracing on NURBS  // Proceedings of the 2012 IEEE International Symposium on Antennas and Propagation</w:delText>
        </w:r>
        <w:r w:rsidRPr="00B12333" w:rsidDel="00846C4B">
          <w:rPr>
            <w:rFonts w:eastAsia="Times New Roman"/>
            <w:lang w:val="en-US"/>
            <w:rPrChange w:id="4117" w:author="Борис Гогинян" w:date="2020-05-22T22:35:00Z">
              <w:rPr>
                <w:rFonts w:ascii="Times New Roman" w:eastAsia="Times New Roman" w:hAnsi="Times New Roman" w:cs="Times New Roman"/>
                <w:sz w:val="24"/>
                <w:szCs w:val="24"/>
                <w:lang w:val="en-US"/>
              </w:rPr>
            </w:rPrChange>
          </w:rPr>
          <w:delText xml:space="preserve">. – 2012. – IEEE, </w:delText>
        </w:r>
        <w:r w:rsidRPr="00B12333" w:rsidDel="00846C4B">
          <w:rPr>
            <w:shd w:val="clear" w:color="auto" w:fill="FFFFFF"/>
            <w:lang w:val="en-US"/>
            <w:rPrChange w:id="4118" w:author="Борис Гогинян" w:date="2020-05-22T22:35:00Z">
              <w:rPr>
                <w:rFonts w:ascii="Times New Roman" w:hAnsi="Times New Roman" w:cs="Times New Roman"/>
                <w:sz w:val="24"/>
                <w:szCs w:val="24"/>
                <w:shd w:val="clear" w:color="auto" w:fill="FFFFFF"/>
                <w:lang w:val="en-US"/>
              </w:rPr>
            </w:rPrChange>
          </w:rPr>
          <w:delText xml:space="preserve">Chicago, IL, USA. </w:delText>
        </w:r>
        <w:r w:rsidRPr="00B12333" w:rsidDel="00846C4B">
          <w:rPr>
            <w:rFonts w:eastAsia="Times New Roman"/>
            <w:highlight w:val="white"/>
            <w:lang w:val="en-US"/>
            <w:rPrChange w:id="4119" w:author="Борис Гогинян" w:date="2020-05-22T22:35:00Z">
              <w:rPr>
                <w:rFonts w:ascii="Times New Roman" w:eastAsia="Times New Roman" w:hAnsi="Times New Roman" w:cs="Times New Roman"/>
                <w:sz w:val="24"/>
                <w:szCs w:val="24"/>
                <w:highlight w:val="white"/>
                <w:lang w:val="en-US"/>
              </w:rPr>
            </w:rPrChange>
          </w:rPr>
          <w:delText>doi:10.1109/aps.2012.6349081</w:delText>
        </w:r>
      </w:del>
    </w:p>
    <w:p w14:paraId="70E22E41" w14:textId="5B9B346F" w:rsidR="00A6235B" w:rsidRPr="00B12333" w:rsidDel="00846C4B" w:rsidRDefault="00A6235B">
      <w:pPr>
        <w:rPr>
          <w:del w:id="4120" w:author="Борис Гогинян" w:date="2020-05-23T17:40:00Z"/>
          <w:rFonts w:eastAsia="Times New Roman"/>
          <w:lang w:val="en-US" w:eastAsia="ru-RU"/>
          <w:rPrChange w:id="4121" w:author="Борис Гогинян" w:date="2020-05-22T22:35:00Z">
            <w:rPr>
              <w:del w:id="4122" w:author="Борис Гогинян" w:date="2020-05-23T17:40:00Z"/>
              <w:rFonts w:ascii="Times New Roman" w:eastAsia="Times New Roman" w:hAnsi="Times New Roman" w:cs="Times New Roman"/>
              <w:sz w:val="24"/>
              <w:szCs w:val="24"/>
              <w:lang w:val="en-US" w:eastAsia="ru-RU"/>
            </w:rPr>
          </w:rPrChange>
        </w:rPr>
        <w:pPrChange w:id="4123"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24" w:author="Борис Гогинян" w:date="2020-05-23T17:40:00Z">
        <w:r w:rsidRPr="00B12333" w:rsidDel="00846C4B">
          <w:rPr>
            <w:rFonts w:eastAsia="Times New Roman"/>
            <w:highlight w:val="white"/>
            <w:lang w:val="en-US"/>
            <w:rPrChange w:id="4125" w:author="Борис Гогинян" w:date="2020-05-22T22:35:00Z">
              <w:rPr>
                <w:rFonts w:ascii="Times New Roman" w:eastAsia="Times New Roman" w:hAnsi="Times New Roman" w:cs="Times New Roman"/>
                <w:sz w:val="24"/>
                <w:szCs w:val="24"/>
                <w:highlight w:val="white"/>
                <w:lang w:val="en-US"/>
              </w:rPr>
            </w:rPrChange>
          </w:rPr>
          <w:delText>Wang J., Shen, Y., Ding, W. A Method for Ink-Wash Painting Rendering for 3D Scenes // Proceedings of the 2018 International Joint Conference on Information, Media and Engineering (ICIME). – 2018. – Pp. 205 – 210. – IEEE, Osaka, Japan. doi:10.1109/icime.2018.00050</w:delText>
        </w:r>
      </w:del>
    </w:p>
    <w:p w14:paraId="3015582B" w14:textId="265F3B2D" w:rsidR="00A6235B" w:rsidRPr="00B12333" w:rsidDel="00846C4B" w:rsidRDefault="00A6235B">
      <w:pPr>
        <w:rPr>
          <w:del w:id="4126" w:author="Борис Гогинян" w:date="2020-05-23T17:40:00Z"/>
          <w:rFonts w:eastAsia="Times New Roman"/>
          <w:lang w:val="en-US" w:eastAsia="ru-RU"/>
          <w:rPrChange w:id="4127" w:author="Борис Гогинян" w:date="2020-05-22T22:35:00Z">
            <w:rPr>
              <w:del w:id="4128" w:author="Борис Гогинян" w:date="2020-05-23T17:40:00Z"/>
              <w:rFonts w:ascii="Times New Roman" w:eastAsia="Times New Roman" w:hAnsi="Times New Roman" w:cs="Times New Roman"/>
              <w:sz w:val="24"/>
              <w:szCs w:val="24"/>
              <w:lang w:val="en-US" w:eastAsia="ru-RU"/>
            </w:rPr>
          </w:rPrChange>
        </w:rPr>
        <w:pPrChange w:id="4129"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30" w:author="Борис Гогинян" w:date="2020-05-23T17:40:00Z">
        <w:r w:rsidRPr="00B12333" w:rsidDel="00846C4B">
          <w:rPr>
            <w:rFonts w:eastAsia="Times New Roman"/>
            <w:highlight w:val="white"/>
            <w:lang w:val="en-US"/>
            <w:rPrChange w:id="4131" w:author="Борис Гогинян" w:date="2020-05-22T22:35:00Z">
              <w:rPr>
                <w:rFonts w:ascii="Times New Roman" w:eastAsia="Times New Roman" w:hAnsi="Times New Roman" w:cs="Times New Roman"/>
                <w:sz w:val="24"/>
                <w:szCs w:val="24"/>
                <w:highlight w:val="white"/>
                <w:lang w:val="en-US"/>
              </w:rPr>
            </w:rPrChange>
          </w:rPr>
          <w:delText>Gu K., Liu M., Zhai G., Yang, X., Zhang, W. Quality Assessment Considering Viewing Distance and Image Resolution // IEEE Transactions on Broadcasting. – 2015. – Vol. 61(3). - Pp. 520–531. doi:10.1109/tbc.2015.2459851</w:delText>
        </w:r>
      </w:del>
    </w:p>
    <w:p w14:paraId="3DE43A78" w14:textId="7BBCB42F" w:rsidR="00A6235B" w:rsidRPr="00B12333" w:rsidDel="00846C4B" w:rsidRDefault="00A6235B">
      <w:pPr>
        <w:rPr>
          <w:del w:id="4132" w:author="Борис Гогинян" w:date="2020-05-23T17:40:00Z"/>
          <w:rFonts w:eastAsia="Times New Roman"/>
          <w:lang w:val="en-US" w:eastAsia="ru-RU"/>
          <w:rPrChange w:id="4133" w:author="Борис Гогинян" w:date="2020-05-22T22:35:00Z">
            <w:rPr>
              <w:del w:id="4134" w:author="Борис Гогинян" w:date="2020-05-23T17:40:00Z"/>
              <w:rFonts w:ascii="Times New Roman" w:eastAsia="Times New Roman" w:hAnsi="Times New Roman" w:cs="Times New Roman"/>
              <w:sz w:val="24"/>
              <w:szCs w:val="24"/>
              <w:lang w:val="en-US" w:eastAsia="ru-RU"/>
            </w:rPr>
          </w:rPrChange>
        </w:rPr>
        <w:pPrChange w:id="4135"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36" w:author="Борис Гогинян" w:date="2020-05-23T17:40:00Z">
        <w:r w:rsidRPr="00B12333" w:rsidDel="00846C4B">
          <w:rPr>
            <w:rFonts w:eastAsia="Times New Roman"/>
            <w:highlight w:val="white"/>
            <w:lang w:val="en-US"/>
            <w:rPrChange w:id="4137" w:author="Борис Гогинян" w:date="2020-05-22T22:35:00Z">
              <w:rPr>
                <w:rFonts w:ascii="Times New Roman" w:eastAsia="Times New Roman" w:hAnsi="Times New Roman" w:cs="Times New Roman"/>
                <w:sz w:val="24"/>
                <w:szCs w:val="24"/>
                <w:highlight w:val="white"/>
                <w:lang w:val="en-US"/>
              </w:rPr>
            </w:rPrChange>
          </w:rPr>
          <w:delText>Cho S., Shin S., Choi S. Haptic texture rendering using random fractal surface // Proceedings of the 14th International Conference on Ubiquitous Robots and Ambient Intelligence (URAI). – 2017. – Pp. 290 – 292. – IEEE, Jeju, South Korea. doi:10.1109/ urai.2017.7992732</w:delText>
        </w:r>
      </w:del>
    </w:p>
    <w:p w14:paraId="77A3E70E" w14:textId="7E4B1E55" w:rsidR="00A6235B" w:rsidRPr="00B12333" w:rsidDel="00846C4B" w:rsidRDefault="00A6235B">
      <w:pPr>
        <w:rPr>
          <w:del w:id="4138" w:author="Борис Гогинян" w:date="2020-05-23T17:40:00Z"/>
          <w:rFonts w:eastAsia="Times New Roman"/>
          <w:lang w:val="en-US" w:eastAsia="ru-RU"/>
          <w:rPrChange w:id="4139" w:author="Борис Гогинян" w:date="2020-05-22T22:35:00Z">
            <w:rPr>
              <w:del w:id="4140" w:author="Борис Гогинян" w:date="2020-05-23T17:40:00Z"/>
              <w:rFonts w:ascii="Times New Roman" w:eastAsia="Times New Roman" w:hAnsi="Times New Roman" w:cs="Times New Roman"/>
              <w:sz w:val="24"/>
              <w:szCs w:val="24"/>
              <w:lang w:val="en-US" w:eastAsia="ru-RU"/>
            </w:rPr>
          </w:rPrChange>
        </w:rPr>
        <w:pPrChange w:id="4141"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42" w:author="Борис Гогинян" w:date="2020-05-23T17:40:00Z">
        <w:r w:rsidRPr="00B12333" w:rsidDel="00846C4B">
          <w:rPr>
            <w:rFonts w:eastAsia="Times New Roman"/>
            <w:lang w:val="en-US"/>
            <w:rPrChange w:id="4143" w:author="Борис Гогинян" w:date="2020-05-22T22:35:00Z">
              <w:rPr>
                <w:rFonts w:ascii="Times New Roman" w:eastAsia="Times New Roman" w:hAnsi="Times New Roman" w:cs="Times New Roman"/>
                <w:sz w:val="24"/>
                <w:szCs w:val="24"/>
                <w:lang w:val="en-US"/>
              </w:rPr>
            </w:rPrChange>
          </w:rPr>
          <w:delText xml:space="preserve">Shumskiy V. GPU Ray Tracing – Comparative Study of Ray-Triangle Intersection Algorithms </w:delText>
        </w:r>
        <w:r w:rsidRPr="00B12333" w:rsidDel="00846C4B">
          <w:rPr>
            <w:rFonts w:eastAsia="Times New Roman"/>
            <w:highlight w:val="white"/>
            <w:lang w:val="en-US"/>
            <w:rPrChange w:id="4144" w:author="Борис Гогинян" w:date="2020-05-22T22:35:00Z">
              <w:rPr>
                <w:rFonts w:ascii="Times New Roman" w:eastAsia="Times New Roman" w:hAnsi="Times New Roman" w:cs="Times New Roman"/>
                <w:sz w:val="24"/>
                <w:szCs w:val="24"/>
                <w:highlight w:val="white"/>
                <w:lang w:val="en-US"/>
              </w:rPr>
            </w:rPrChange>
          </w:rPr>
          <w:delText xml:space="preserve">// Transactions on Computational Science XIX. Lecture Notes in Computer Science. – 2013. – </w:delText>
        </w:r>
        <w:r w:rsidRPr="00B12333" w:rsidDel="00846C4B">
          <w:rPr>
            <w:spacing w:val="4"/>
            <w:shd w:val="clear" w:color="auto" w:fill="FCFCFC"/>
            <w:lang w:val="en-US"/>
            <w:rPrChange w:id="4145" w:author="Борис Гогинян" w:date="2020-05-22T22:35:00Z">
              <w:rPr>
                <w:rFonts w:ascii="Times New Roman" w:hAnsi="Times New Roman" w:cs="Times New Roman"/>
                <w:spacing w:val="4"/>
                <w:sz w:val="24"/>
                <w:szCs w:val="24"/>
                <w:shd w:val="clear" w:color="auto" w:fill="FCFCFC"/>
                <w:lang w:val="en-US"/>
              </w:rPr>
            </w:rPrChange>
          </w:rPr>
          <w:delText xml:space="preserve">Vol. 7870. – Springer, Berlin, Heidelberg. </w:delText>
        </w:r>
        <w:r w:rsidRPr="00B12333" w:rsidDel="00846C4B">
          <w:rPr>
            <w:rFonts w:eastAsia="Times New Roman"/>
            <w:highlight w:val="white"/>
            <w:lang w:val="en-US"/>
            <w:rPrChange w:id="4146" w:author="Борис Гогинян" w:date="2020-05-22T22:35:00Z">
              <w:rPr>
                <w:rFonts w:ascii="Times New Roman" w:eastAsia="Times New Roman" w:hAnsi="Times New Roman" w:cs="Times New Roman"/>
                <w:sz w:val="24"/>
                <w:szCs w:val="24"/>
                <w:highlight w:val="white"/>
                <w:lang w:val="en-US"/>
              </w:rPr>
            </w:rPrChange>
          </w:rPr>
          <w:delText>– Pp. 78 – 91. doi:10.1007/978-3-642-39759-2</w:delText>
        </w:r>
      </w:del>
    </w:p>
    <w:p w14:paraId="65E3FFA4" w14:textId="46C4079A" w:rsidR="00A6235B" w:rsidRPr="00B12333" w:rsidDel="00846C4B" w:rsidRDefault="00A6235B">
      <w:pPr>
        <w:rPr>
          <w:del w:id="4147" w:author="Борис Гогинян" w:date="2020-05-23T17:40:00Z"/>
          <w:rFonts w:eastAsia="Times New Roman"/>
          <w:lang w:val="en-US" w:eastAsia="ru-RU"/>
          <w:rPrChange w:id="4148" w:author="Борис Гогинян" w:date="2020-05-22T22:35:00Z">
            <w:rPr>
              <w:del w:id="4149" w:author="Борис Гогинян" w:date="2020-05-23T17:40:00Z"/>
              <w:rFonts w:ascii="Times New Roman" w:eastAsia="Times New Roman" w:hAnsi="Times New Roman" w:cs="Times New Roman"/>
              <w:sz w:val="24"/>
              <w:szCs w:val="24"/>
              <w:lang w:val="en-US" w:eastAsia="ru-RU"/>
            </w:rPr>
          </w:rPrChange>
        </w:rPr>
        <w:pPrChange w:id="4150"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51" w:author="Борис Гогинян" w:date="2020-05-23T17:40:00Z">
        <w:r w:rsidRPr="00B12333" w:rsidDel="00846C4B">
          <w:rPr>
            <w:rFonts w:eastAsia="Times New Roman"/>
            <w:highlight w:val="white"/>
            <w:lang w:val="en-US"/>
            <w:rPrChange w:id="4152" w:author="Борис Гогинян" w:date="2020-05-22T22:35:00Z">
              <w:rPr>
                <w:rFonts w:ascii="Times New Roman" w:eastAsia="Times New Roman" w:hAnsi="Times New Roman" w:cs="Times New Roman"/>
                <w:sz w:val="24"/>
                <w:szCs w:val="24"/>
                <w:highlight w:val="white"/>
                <w:lang w:val="en-US"/>
              </w:rPr>
            </w:rPrChange>
          </w:rPr>
          <w:delText>Zlatuska M., Havran V. Ray Tracing on GPU with CUDA - Comparative Study of Three Algorithms // WSCG 2010: Communication Papers Proceedings: 18th International Conference in Central Europe</w:delText>
        </w:r>
        <w:r w:rsidRPr="00B12333" w:rsidDel="00846C4B">
          <w:rPr>
            <w:rFonts w:eastAsia="Times New Roman"/>
            <w:lang w:val="en-US"/>
            <w:rPrChange w:id="4153" w:author="Борис Гогинян" w:date="2020-05-22T22:35:00Z">
              <w:rPr>
                <w:rFonts w:ascii="Times New Roman" w:eastAsia="Times New Roman" w:hAnsi="Times New Roman" w:cs="Times New Roman"/>
                <w:sz w:val="24"/>
                <w:szCs w:val="24"/>
                <w:lang w:val="en-US"/>
              </w:rPr>
            </w:rPrChange>
          </w:rPr>
          <w:delText xml:space="preserve">. – 2010. URL: </w:delText>
        </w:r>
        <w:r w:rsidRPr="00B12333" w:rsidDel="00846C4B">
          <w:rPr>
            <w:lang w:val="en-US"/>
            <w:rPrChange w:id="4154" w:author="Борис Гогинян" w:date="2020-05-22T22:35:00Z">
              <w:rPr>
                <w:rFonts w:ascii="Times New Roman" w:hAnsi="Times New Roman" w:cs="Times New Roman"/>
                <w:sz w:val="24"/>
                <w:szCs w:val="24"/>
                <w:lang w:val="en-US"/>
              </w:rPr>
            </w:rPrChange>
          </w:rPr>
          <w:delText>https://www.researchgate.net/publication/228974703_Ray_Tracing_on_a_GPU_with_CUDA-comparative_study_of_three_algorithms</w:delText>
        </w:r>
      </w:del>
    </w:p>
    <w:p w14:paraId="76D324A5" w14:textId="795B1441" w:rsidR="00A6235B" w:rsidRPr="00B12333" w:rsidDel="00846C4B" w:rsidRDefault="00A6235B">
      <w:pPr>
        <w:rPr>
          <w:del w:id="4155" w:author="Борис Гогинян" w:date="2020-05-23T17:40:00Z"/>
          <w:rFonts w:eastAsia="Times New Roman"/>
          <w:lang w:eastAsia="ru-RU"/>
          <w:rPrChange w:id="4156" w:author="Борис Гогинян" w:date="2020-05-22T22:35:00Z">
            <w:rPr>
              <w:del w:id="4157" w:author="Борис Гогинян" w:date="2020-05-23T17:40:00Z"/>
              <w:rFonts w:ascii="Times New Roman" w:eastAsia="Times New Roman" w:hAnsi="Times New Roman" w:cs="Times New Roman"/>
              <w:sz w:val="24"/>
              <w:szCs w:val="24"/>
              <w:lang w:eastAsia="ru-RU"/>
            </w:rPr>
          </w:rPrChange>
        </w:rPr>
        <w:pPrChange w:id="4158"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59" w:author="Борис Гогинян" w:date="2020-05-23T17:40:00Z">
        <w:r w:rsidRPr="00B12333" w:rsidDel="00846C4B">
          <w:rPr>
            <w:rFonts w:eastAsia="Times New Roman"/>
            <w:lang w:val="en-US"/>
            <w:rPrChange w:id="4160" w:author="Борис Гогинян" w:date="2020-05-22T22:35:00Z">
              <w:rPr>
                <w:rFonts w:ascii="Times New Roman" w:eastAsia="Times New Roman" w:hAnsi="Times New Roman" w:cs="Times New Roman"/>
                <w:sz w:val="24"/>
                <w:szCs w:val="24"/>
                <w:lang w:val="en-US"/>
              </w:rPr>
            </w:rPrChange>
          </w:rPr>
          <w:delText>Open</w:delText>
        </w:r>
        <w:r w:rsidRPr="00B12333" w:rsidDel="00846C4B">
          <w:rPr>
            <w:rFonts w:eastAsia="Times New Roman"/>
            <w:rPrChange w:id="4161"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162" w:author="Борис Гогинян" w:date="2020-05-22T22:35:00Z">
              <w:rPr>
                <w:rFonts w:ascii="Times New Roman" w:eastAsia="Times New Roman" w:hAnsi="Times New Roman" w:cs="Times New Roman"/>
                <w:sz w:val="24"/>
                <w:szCs w:val="24"/>
                <w:lang w:val="en-US"/>
              </w:rPr>
            </w:rPrChange>
          </w:rPr>
          <w:delText>Shading</w:delText>
        </w:r>
        <w:r w:rsidRPr="00B12333" w:rsidDel="00846C4B">
          <w:rPr>
            <w:rFonts w:eastAsia="Times New Roman"/>
            <w:rPrChange w:id="4163"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164" w:author="Борис Гогинян" w:date="2020-05-22T22:35:00Z">
              <w:rPr>
                <w:rFonts w:ascii="Times New Roman" w:eastAsia="Times New Roman" w:hAnsi="Times New Roman" w:cs="Times New Roman"/>
                <w:sz w:val="24"/>
                <w:szCs w:val="24"/>
                <w:lang w:val="en-US"/>
              </w:rPr>
            </w:rPrChange>
          </w:rPr>
          <w:delText>Language in Cycles</w:delText>
        </w:r>
        <w:r w:rsidRPr="00B12333" w:rsidDel="00846C4B">
          <w:rPr>
            <w:rFonts w:eastAsia="Times New Roman"/>
            <w:rPrChange w:id="4165" w:author="Борис Гогинян" w:date="2020-05-22T22:35:00Z">
              <w:rPr>
                <w:rFonts w:ascii="Times New Roman" w:eastAsia="Times New Roman" w:hAnsi="Times New Roman" w:cs="Times New Roman"/>
                <w:sz w:val="24"/>
                <w:szCs w:val="24"/>
              </w:rPr>
            </w:rPrChange>
          </w:rPr>
          <w:delText xml:space="preserve"> [Электронный ресурс]. </w:delText>
        </w:r>
        <w:r w:rsidRPr="00B12333" w:rsidDel="00846C4B">
          <w:rPr>
            <w:rFonts w:eastAsia="Times New Roman" w:hint="eastAsia"/>
            <w:rPrChange w:id="4166"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167"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168"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169"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170"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171"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eastAsia="ru-RU"/>
            <w:rPrChange w:id="4172" w:author="Борис Гогинян" w:date="2020-05-22T22:35:00Z">
              <w:rPr>
                <w:rFonts w:ascii="Times New Roman" w:eastAsia="Times New Roman" w:hAnsi="Times New Roman" w:cs="Times New Roman"/>
                <w:sz w:val="24"/>
                <w:szCs w:val="24"/>
                <w:lang w:val="en-US" w:eastAsia="ru-RU"/>
              </w:rPr>
            </w:rPrChange>
          </w:rPr>
          <w:delText>http</w:delText>
        </w:r>
        <w:r w:rsidRPr="00B12333" w:rsidDel="00846C4B">
          <w:rPr>
            <w:rFonts w:eastAsia="Times New Roman"/>
            <w:lang w:eastAsia="ru-RU"/>
            <w:rPrChange w:id="4173"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174" w:author="Борис Гогинян" w:date="2020-05-22T22:35:00Z">
              <w:rPr>
                <w:rFonts w:ascii="Times New Roman" w:eastAsia="Times New Roman" w:hAnsi="Times New Roman" w:cs="Times New Roman"/>
                <w:sz w:val="24"/>
                <w:szCs w:val="24"/>
                <w:lang w:val="en-US" w:eastAsia="ru-RU"/>
              </w:rPr>
            </w:rPrChange>
          </w:rPr>
          <w:delText>opensource</w:delText>
        </w:r>
        <w:r w:rsidRPr="00B12333" w:rsidDel="00846C4B">
          <w:rPr>
            <w:rFonts w:eastAsia="Times New Roman"/>
            <w:lang w:eastAsia="ru-RU"/>
            <w:rPrChange w:id="4175"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176" w:author="Борис Гогинян" w:date="2020-05-22T22:35:00Z">
              <w:rPr>
                <w:rFonts w:ascii="Times New Roman" w:eastAsia="Times New Roman" w:hAnsi="Times New Roman" w:cs="Times New Roman"/>
                <w:sz w:val="24"/>
                <w:szCs w:val="24"/>
                <w:lang w:val="en-US" w:eastAsia="ru-RU"/>
              </w:rPr>
            </w:rPrChange>
          </w:rPr>
          <w:delText>imageworks</w:delText>
        </w:r>
        <w:r w:rsidRPr="00B12333" w:rsidDel="00846C4B">
          <w:rPr>
            <w:rFonts w:eastAsia="Times New Roman"/>
            <w:lang w:eastAsia="ru-RU"/>
            <w:rPrChange w:id="4177"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178" w:author="Борис Гогинян" w:date="2020-05-22T22:35:00Z">
              <w:rPr>
                <w:rFonts w:ascii="Times New Roman" w:eastAsia="Times New Roman" w:hAnsi="Times New Roman" w:cs="Times New Roman"/>
                <w:sz w:val="24"/>
                <w:szCs w:val="24"/>
                <w:lang w:val="en-US" w:eastAsia="ru-RU"/>
              </w:rPr>
            </w:rPrChange>
          </w:rPr>
          <w:delText>com</w:delText>
        </w:r>
        <w:r w:rsidRPr="00B12333" w:rsidDel="00846C4B">
          <w:rPr>
            <w:rFonts w:eastAsia="Times New Roman"/>
            <w:lang w:eastAsia="ru-RU"/>
            <w:rPrChange w:id="4179"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180" w:author="Борис Гогинян" w:date="2020-05-22T22:35:00Z">
              <w:rPr>
                <w:rFonts w:ascii="Times New Roman" w:eastAsia="Times New Roman" w:hAnsi="Times New Roman" w:cs="Times New Roman"/>
                <w:sz w:val="24"/>
                <w:szCs w:val="24"/>
                <w:lang w:val="en-US" w:eastAsia="ru-RU"/>
              </w:rPr>
            </w:rPrChange>
          </w:rPr>
          <w:delText>p</w:delText>
        </w:r>
        <w:r w:rsidRPr="00B12333" w:rsidDel="00846C4B">
          <w:rPr>
            <w:rFonts w:eastAsia="Times New Roman"/>
            <w:lang w:eastAsia="ru-RU"/>
            <w:rPrChange w:id="4181"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182" w:author="Борис Гогинян" w:date="2020-05-22T22:35:00Z">
              <w:rPr>
                <w:rFonts w:ascii="Times New Roman" w:eastAsia="Times New Roman" w:hAnsi="Times New Roman" w:cs="Times New Roman"/>
                <w:sz w:val="24"/>
                <w:szCs w:val="24"/>
                <w:lang w:val="en-US" w:eastAsia="ru-RU"/>
              </w:rPr>
            </w:rPrChange>
          </w:rPr>
          <w:delText>osl</w:delText>
        </w:r>
      </w:del>
    </w:p>
    <w:p w14:paraId="1D31C7A1" w14:textId="566DC303" w:rsidR="00A6235B" w:rsidRPr="00B12333" w:rsidDel="00846C4B" w:rsidRDefault="00A6235B">
      <w:pPr>
        <w:rPr>
          <w:del w:id="4183" w:author="Борис Гогинян" w:date="2020-05-23T17:40:00Z"/>
          <w:rFonts w:eastAsia="Times New Roman"/>
          <w:lang w:eastAsia="ru-RU"/>
          <w:rPrChange w:id="4184" w:author="Борис Гогинян" w:date="2020-05-22T22:35:00Z">
            <w:rPr>
              <w:del w:id="4185" w:author="Борис Гогинян" w:date="2020-05-23T17:40:00Z"/>
              <w:rFonts w:ascii="Times New Roman" w:eastAsia="Times New Roman" w:hAnsi="Times New Roman" w:cs="Times New Roman"/>
              <w:sz w:val="24"/>
              <w:szCs w:val="24"/>
              <w:lang w:eastAsia="ru-RU"/>
            </w:rPr>
          </w:rPrChange>
        </w:rPr>
        <w:pPrChange w:id="4186"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187" w:author="Борис Гогинян" w:date="2020-05-23T17:40:00Z">
        <w:r w:rsidRPr="00B12333" w:rsidDel="00846C4B">
          <w:rPr>
            <w:rFonts w:eastAsia="Times New Roman"/>
            <w:lang w:val="en-US"/>
            <w:rPrChange w:id="4188" w:author="Борис Гогинян" w:date="2020-05-22T22:35:00Z">
              <w:rPr>
                <w:rFonts w:ascii="Times New Roman" w:eastAsia="Times New Roman" w:hAnsi="Times New Roman" w:cs="Times New Roman"/>
                <w:sz w:val="24"/>
                <w:szCs w:val="24"/>
                <w:lang w:val="en-US"/>
              </w:rPr>
            </w:rPrChange>
          </w:rPr>
          <w:delText>Max</w:delText>
        </w:r>
        <w:r w:rsidRPr="00B12333" w:rsidDel="00846C4B">
          <w:rPr>
            <w:rFonts w:eastAsia="Times New Roman"/>
            <w:rPrChange w:id="4189"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190" w:author="Борис Гогинян" w:date="2020-05-22T22:35:00Z">
              <w:rPr>
                <w:rFonts w:ascii="Times New Roman" w:eastAsia="Times New Roman" w:hAnsi="Times New Roman" w:cs="Times New Roman"/>
                <w:sz w:val="24"/>
                <w:szCs w:val="24"/>
                <w:lang w:val="en-US"/>
              </w:rPr>
            </w:rPrChange>
          </w:rPr>
          <w:delText>Bounced</w:delText>
        </w:r>
        <w:r w:rsidRPr="00B12333" w:rsidDel="00846C4B">
          <w:rPr>
            <w:rFonts w:eastAsia="Times New Roman"/>
            <w:rPrChange w:id="4191" w:author="Борис Гогинян" w:date="2020-05-22T22:35:00Z">
              <w:rPr>
                <w:rFonts w:ascii="Times New Roman" w:eastAsia="Times New Roman" w:hAnsi="Times New Roman" w:cs="Times New Roman"/>
                <w:sz w:val="24"/>
                <w:szCs w:val="24"/>
              </w:rPr>
            </w:rPrChange>
          </w:rPr>
          <w:delText xml:space="preserve"> [Электронный ресурс]. </w:delText>
        </w:r>
        <w:r w:rsidRPr="00B12333" w:rsidDel="00846C4B">
          <w:rPr>
            <w:rFonts w:eastAsia="Times New Roman" w:hint="eastAsia"/>
            <w:rPrChange w:id="4192"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193"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194"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195"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196"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197" w:author="Борис Гогинян" w:date="2020-05-22T22:35:00Z">
              <w:rPr>
                <w:rFonts w:ascii="Times New Roman" w:eastAsia="Times New Roman" w:hAnsi="Times New Roman" w:cs="Times New Roman"/>
                <w:sz w:val="24"/>
                <w:szCs w:val="24"/>
              </w:rPr>
            </w:rPrChange>
          </w:rPr>
          <w:delText xml:space="preserve">: </w:delText>
        </w:r>
        <w:r w:rsidR="00FB1DC8" w:rsidRPr="00B12333" w:rsidDel="00846C4B">
          <w:fldChar w:fldCharType="begin"/>
        </w:r>
        <w:r w:rsidR="00FB1DC8" w:rsidRPr="00B12333" w:rsidDel="00846C4B">
          <w:delInstrText xml:space="preserve"> HYPERLINK "https://docs.blender.org/manual/ru/dev/render/cycles/render_settings/light_paths.html" </w:delInstrText>
        </w:r>
        <w:r w:rsidR="00FB1DC8" w:rsidRPr="00B12333" w:rsidDel="00846C4B">
          <w:rPr>
            <w:rPrChange w:id="4198" w:author="Борис Гогинян" w:date="2020-05-22T22:35:00Z">
              <w:rPr>
                <w:rStyle w:val="a3"/>
                <w:rFonts w:ascii="Times New Roman" w:eastAsia="Times New Roman" w:hAnsi="Times New Roman" w:cs="Times New Roman"/>
                <w:color w:val="auto"/>
                <w:sz w:val="24"/>
                <w:szCs w:val="24"/>
                <w:lang w:val="en-US" w:eastAsia="ru-RU"/>
              </w:rPr>
            </w:rPrChange>
          </w:rPr>
          <w:fldChar w:fldCharType="separate"/>
        </w:r>
        <w:r w:rsidRPr="00B12333" w:rsidDel="00846C4B">
          <w:rPr>
            <w:rStyle w:val="a3"/>
            <w:rFonts w:ascii="Times New Roman" w:eastAsia="Times New Roman" w:hAnsi="Times New Roman" w:cs="Times New Roman"/>
            <w:color w:val="auto"/>
            <w:sz w:val="28"/>
            <w:szCs w:val="28"/>
            <w:lang w:val="en-US" w:eastAsia="ru-RU"/>
            <w:rPrChange w:id="4199" w:author="Борис Гогинян" w:date="2020-05-22T22:35:00Z">
              <w:rPr>
                <w:rStyle w:val="a3"/>
                <w:rFonts w:ascii="Times New Roman" w:eastAsia="Times New Roman" w:hAnsi="Times New Roman" w:cs="Times New Roman"/>
                <w:color w:val="auto"/>
                <w:sz w:val="24"/>
                <w:szCs w:val="24"/>
                <w:lang w:val="en-US" w:eastAsia="ru-RU"/>
              </w:rPr>
            </w:rPrChange>
          </w:rPr>
          <w:delText>https</w:delText>
        </w:r>
        <w:r w:rsidRPr="00B12333" w:rsidDel="00846C4B">
          <w:rPr>
            <w:rStyle w:val="a3"/>
            <w:rFonts w:ascii="Times New Roman" w:eastAsia="Times New Roman" w:hAnsi="Times New Roman" w:cs="Times New Roman"/>
            <w:color w:val="auto"/>
            <w:sz w:val="28"/>
            <w:szCs w:val="28"/>
            <w:lang w:eastAsia="ru-RU"/>
            <w:rPrChange w:id="4200"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01" w:author="Борис Гогинян" w:date="2020-05-22T22:35:00Z">
              <w:rPr>
                <w:rStyle w:val="a3"/>
                <w:rFonts w:ascii="Times New Roman" w:eastAsia="Times New Roman" w:hAnsi="Times New Roman" w:cs="Times New Roman"/>
                <w:color w:val="auto"/>
                <w:sz w:val="24"/>
                <w:szCs w:val="24"/>
                <w:lang w:val="en-US" w:eastAsia="ru-RU"/>
              </w:rPr>
            </w:rPrChange>
          </w:rPr>
          <w:delText>docs</w:delText>
        </w:r>
        <w:r w:rsidRPr="00B12333" w:rsidDel="00846C4B">
          <w:rPr>
            <w:rStyle w:val="a3"/>
            <w:rFonts w:ascii="Times New Roman" w:eastAsia="Times New Roman" w:hAnsi="Times New Roman" w:cs="Times New Roman"/>
            <w:color w:val="auto"/>
            <w:sz w:val="28"/>
            <w:szCs w:val="28"/>
            <w:lang w:eastAsia="ru-RU"/>
            <w:rPrChange w:id="4202"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03" w:author="Борис Гогинян" w:date="2020-05-22T22:35:00Z">
              <w:rPr>
                <w:rStyle w:val="a3"/>
                <w:rFonts w:ascii="Times New Roman" w:eastAsia="Times New Roman" w:hAnsi="Times New Roman" w:cs="Times New Roman"/>
                <w:color w:val="auto"/>
                <w:sz w:val="24"/>
                <w:szCs w:val="24"/>
                <w:lang w:val="en-US" w:eastAsia="ru-RU"/>
              </w:rPr>
            </w:rPrChange>
          </w:rPr>
          <w:delText>blender</w:delText>
        </w:r>
        <w:r w:rsidRPr="00B12333" w:rsidDel="00846C4B">
          <w:rPr>
            <w:rStyle w:val="a3"/>
            <w:rFonts w:ascii="Times New Roman" w:eastAsia="Times New Roman" w:hAnsi="Times New Roman" w:cs="Times New Roman"/>
            <w:color w:val="auto"/>
            <w:sz w:val="28"/>
            <w:szCs w:val="28"/>
            <w:lang w:eastAsia="ru-RU"/>
            <w:rPrChange w:id="4204"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05" w:author="Борис Гогинян" w:date="2020-05-22T22:35:00Z">
              <w:rPr>
                <w:rStyle w:val="a3"/>
                <w:rFonts w:ascii="Times New Roman" w:eastAsia="Times New Roman" w:hAnsi="Times New Roman" w:cs="Times New Roman"/>
                <w:color w:val="auto"/>
                <w:sz w:val="24"/>
                <w:szCs w:val="24"/>
                <w:lang w:val="en-US" w:eastAsia="ru-RU"/>
              </w:rPr>
            </w:rPrChange>
          </w:rPr>
          <w:delText>org</w:delText>
        </w:r>
        <w:r w:rsidRPr="00B12333" w:rsidDel="00846C4B">
          <w:rPr>
            <w:rStyle w:val="a3"/>
            <w:rFonts w:ascii="Times New Roman" w:eastAsia="Times New Roman" w:hAnsi="Times New Roman" w:cs="Times New Roman"/>
            <w:color w:val="auto"/>
            <w:sz w:val="28"/>
            <w:szCs w:val="28"/>
            <w:lang w:eastAsia="ru-RU"/>
            <w:rPrChange w:id="4206"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07" w:author="Борис Гогинян" w:date="2020-05-22T22:35:00Z">
              <w:rPr>
                <w:rStyle w:val="a3"/>
                <w:rFonts w:ascii="Times New Roman" w:eastAsia="Times New Roman" w:hAnsi="Times New Roman" w:cs="Times New Roman"/>
                <w:color w:val="auto"/>
                <w:sz w:val="24"/>
                <w:szCs w:val="24"/>
                <w:lang w:val="en-US" w:eastAsia="ru-RU"/>
              </w:rPr>
            </w:rPrChange>
          </w:rPr>
          <w:delText>manual</w:delText>
        </w:r>
        <w:r w:rsidRPr="00B12333" w:rsidDel="00846C4B">
          <w:rPr>
            <w:rStyle w:val="a3"/>
            <w:rFonts w:ascii="Times New Roman" w:eastAsia="Times New Roman" w:hAnsi="Times New Roman" w:cs="Times New Roman"/>
            <w:color w:val="auto"/>
            <w:sz w:val="28"/>
            <w:szCs w:val="28"/>
            <w:lang w:eastAsia="ru-RU"/>
            <w:rPrChange w:id="4208"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09" w:author="Борис Гогинян" w:date="2020-05-22T22:35:00Z">
              <w:rPr>
                <w:rStyle w:val="a3"/>
                <w:rFonts w:ascii="Times New Roman" w:eastAsia="Times New Roman" w:hAnsi="Times New Roman" w:cs="Times New Roman"/>
                <w:color w:val="auto"/>
                <w:sz w:val="24"/>
                <w:szCs w:val="24"/>
                <w:lang w:val="en-US" w:eastAsia="ru-RU"/>
              </w:rPr>
            </w:rPrChange>
          </w:rPr>
          <w:delText>ru</w:delText>
        </w:r>
        <w:r w:rsidRPr="00B12333" w:rsidDel="00846C4B">
          <w:rPr>
            <w:rStyle w:val="a3"/>
            <w:rFonts w:ascii="Times New Roman" w:eastAsia="Times New Roman" w:hAnsi="Times New Roman" w:cs="Times New Roman"/>
            <w:color w:val="auto"/>
            <w:sz w:val="28"/>
            <w:szCs w:val="28"/>
            <w:lang w:eastAsia="ru-RU"/>
            <w:rPrChange w:id="4210"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11" w:author="Борис Гогинян" w:date="2020-05-22T22:35:00Z">
              <w:rPr>
                <w:rStyle w:val="a3"/>
                <w:rFonts w:ascii="Times New Roman" w:eastAsia="Times New Roman" w:hAnsi="Times New Roman" w:cs="Times New Roman"/>
                <w:color w:val="auto"/>
                <w:sz w:val="24"/>
                <w:szCs w:val="24"/>
                <w:lang w:val="en-US" w:eastAsia="ru-RU"/>
              </w:rPr>
            </w:rPrChange>
          </w:rPr>
          <w:delText>dev</w:delText>
        </w:r>
        <w:r w:rsidRPr="00B12333" w:rsidDel="00846C4B">
          <w:rPr>
            <w:rStyle w:val="a3"/>
            <w:rFonts w:ascii="Times New Roman" w:eastAsia="Times New Roman" w:hAnsi="Times New Roman" w:cs="Times New Roman"/>
            <w:color w:val="auto"/>
            <w:sz w:val="28"/>
            <w:szCs w:val="28"/>
            <w:lang w:eastAsia="ru-RU"/>
            <w:rPrChange w:id="4212"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13" w:author="Борис Гогинян" w:date="2020-05-22T22:35:00Z">
              <w:rPr>
                <w:rStyle w:val="a3"/>
                <w:rFonts w:ascii="Times New Roman" w:eastAsia="Times New Roman" w:hAnsi="Times New Roman" w:cs="Times New Roman"/>
                <w:color w:val="auto"/>
                <w:sz w:val="24"/>
                <w:szCs w:val="24"/>
                <w:lang w:val="en-US" w:eastAsia="ru-RU"/>
              </w:rPr>
            </w:rPrChange>
          </w:rPr>
          <w:delText>render</w:delText>
        </w:r>
        <w:r w:rsidRPr="00B12333" w:rsidDel="00846C4B">
          <w:rPr>
            <w:rStyle w:val="a3"/>
            <w:rFonts w:ascii="Times New Roman" w:eastAsia="Times New Roman" w:hAnsi="Times New Roman" w:cs="Times New Roman"/>
            <w:color w:val="auto"/>
            <w:sz w:val="28"/>
            <w:szCs w:val="28"/>
            <w:lang w:eastAsia="ru-RU"/>
            <w:rPrChange w:id="4214"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15" w:author="Борис Гогинян" w:date="2020-05-22T22:35:00Z">
              <w:rPr>
                <w:rStyle w:val="a3"/>
                <w:rFonts w:ascii="Times New Roman" w:eastAsia="Times New Roman" w:hAnsi="Times New Roman" w:cs="Times New Roman"/>
                <w:color w:val="auto"/>
                <w:sz w:val="24"/>
                <w:szCs w:val="24"/>
                <w:lang w:val="en-US" w:eastAsia="ru-RU"/>
              </w:rPr>
            </w:rPrChange>
          </w:rPr>
          <w:delText>cycles</w:delText>
        </w:r>
        <w:r w:rsidRPr="00B12333" w:rsidDel="00846C4B">
          <w:rPr>
            <w:rStyle w:val="a3"/>
            <w:rFonts w:ascii="Times New Roman" w:eastAsia="Times New Roman" w:hAnsi="Times New Roman" w:cs="Times New Roman"/>
            <w:color w:val="auto"/>
            <w:sz w:val="28"/>
            <w:szCs w:val="28"/>
            <w:lang w:eastAsia="ru-RU"/>
            <w:rPrChange w:id="4216"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17" w:author="Борис Гогинян" w:date="2020-05-22T22:35:00Z">
              <w:rPr>
                <w:rStyle w:val="a3"/>
                <w:rFonts w:ascii="Times New Roman" w:eastAsia="Times New Roman" w:hAnsi="Times New Roman" w:cs="Times New Roman"/>
                <w:color w:val="auto"/>
                <w:sz w:val="24"/>
                <w:szCs w:val="24"/>
                <w:lang w:val="en-US" w:eastAsia="ru-RU"/>
              </w:rPr>
            </w:rPrChange>
          </w:rPr>
          <w:delText>render</w:delText>
        </w:r>
        <w:r w:rsidRPr="00B12333" w:rsidDel="00846C4B">
          <w:rPr>
            <w:rStyle w:val="a3"/>
            <w:rFonts w:ascii="Times New Roman" w:eastAsia="Times New Roman" w:hAnsi="Times New Roman" w:cs="Times New Roman"/>
            <w:color w:val="auto"/>
            <w:sz w:val="28"/>
            <w:szCs w:val="28"/>
            <w:lang w:eastAsia="ru-RU"/>
            <w:rPrChange w:id="4218" w:author="Борис Гогинян" w:date="2020-05-22T22:35:00Z">
              <w:rPr>
                <w:rStyle w:val="a3"/>
                <w:rFonts w:ascii="Times New Roman" w:eastAsia="Times New Roman" w:hAnsi="Times New Roman" w:cs="Times New Roman"/>
                <w:color w:val="auto"/>
                <w:sz w:val="24"/>
                <w:szCs w:val="24"/>
                <w:lang w:eastAsia="ru-RU"/>
              </w:rPr>
            </w:rPrChange>
          </w:rPr>
          <w:delText>_</w:delText>
        </w:r>
        <w:r w:rsidRPr="00B12333" w:rsidDel="00846C4B">
          <w:rPr>
            <w:rStyle w:val="a3"/>
            <w:rFonts w:ascii="Times New Roman" w:eastAsia="Times New Roman" w:hAnsi="Times New Roman" w:cs="Times New Roman"/>
            <w:color w:val="auto"/>
            <w:sz w:val="28"/>
            <w:szCs w:val="28"/>
            <w:lang w:val="en-US" w:eastAsia="ru-RU"/>
            <w:rPrChange w:id="4219" w:author="Борис Гогинян" w:date="2020-05-22T22:35:00Z">
              <w:rPr>
                <w:rStyle w:val="a3"/>
                <w:rFonts w:ascii="Times New Roman" w:eastAsia="Times New Roman" w:hAnsi="Times New Roman" w:cs="Times New Roman"/>
                <w:color w:val="auto"/>
                <w:sz w:val="24"/>
                <w:szCs w:val="24"/>
                <w:lang w:val="en-US" w:eastAsia="ru-RU"/>
              </w:rPr>
            </w:rPrChange>
          </w:rPr>
          <w:delText>settings</w:delText>
        </w:r>
        <w:r w:rsidRPr="00B12333" w:rsidDel="00846C4B">
          <w:rPr>
            <w:rStyle w:val="a3"/>
            <w:rFonts w:ascii="Times New Roman" w:eastAsia="Times New Roman" w:hAnsi="Times New Roman" w:cs="Times New Roman"/>
            <w:color w:val="auto"/>
            <w:sz w:val="28"/>
            <w:szCs w:val="28"/>
            <w:lang w:eastAsia="ru-RU"/>
            <w:rPrChange w:id="4220"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21" w:author="Борис Гогинян" w:date="2020-05-22T22:35:00Z">
              <w:rPr>
                <w:rStyle w:val="a3"/>
                <w:rFonts w:ascii="Times New Roman" w:eastAsia="Times New Roman" w:hAnsi="Times New Roman" w:cs="Times New Roman"/>
                <w:color w:val="auto"/>
                <w:sz w:val="24"/>
                <w:szCs w:val="24"/>
                <w:lang w:val="en-US" w:eastAsia="ru-RU"/>
              </w:rPr>
            </w:rPrChange>
          </w:rPr>
          <w:delText>light</w:delText>
        </w:r>
        <w:r w:rsidRPr="00B12333" w:rsidDel="00846C4B">
          <w:rPr>
            <w:rStyle w:val="a3"/>
            <w:rFonts w:ascii="Times New Roman" w:eastAsia="Times New Roman" w:hAnsi="Times New Roman" w:cs="Times New Roman"/>
            <w:color w:val="auto"/>
            <w:sz w:val="28"/>
            <w:szCs w:val="28"/>
            <w:lang w:eastAsia="ru-RU"/>
            <w:rPrChange w:id="4222" w:author="Борис Гогинян" w:date="2020-05-22T22:35:00Z">
              <w:rPr>
                <w:rStyle w:val="a3"/>
                <w:rFonts w:ascii="Times New Roman" w:eastAsia="Times New Roman" w:hAnsi="Times New Roman" w:cs="Times New Roman"/>
                <w:color w:val="auto"/>
                <w:sz w:val="24"/>
                <w:szCs w:val="24"/>
                <w:lang w:eastAsia="ru-RU"/>
              </w:rPr>
            </w:rPrChange>
          </w:rPr>
          <w:delText>_</w:delText>
        </w:r>
        <w:r w:rsidRPr="00B12333" w:rsidDel="00846C4B">
          <w:rPr>
            <w:rStyle w:val="a3"/>
            <w:rFonts w:ascii="Times New Roman" w:eastAsia="Times New Roman" w:hAnsi="Times New Roman" w:cs="Times New Roman"/>
            <w:color w:val="auto"/>
            <w:sz w:val="28"/>
            <w:szCs w:val="28"/>
            <w:lang w:val="en-US" w:eastAsia="ru-RU"/>
            <w:rPrChange w:id="4223" w:author="Борис Гогинян" w:date="2020-05-22T22:35:00Z">
              <w:rPr>
                <w:rStyle w:val="a3"/>
                <w:rFonts w:ascii="Times New Roman" w:eastAsia="Times New Roman" w:hAnsi="Times New Roman" w:cs="Times New Roman"/>
                <w:color w:val="auto"/>
                <w:sz w:val="24"/>
                <w:szCs w:val="24"/>
                <w:lang w:val="en-US" w:eastAsia="ru-RU"/>
              </w:rPr>
            </w:rPrChange>
          </w:rPr>
          <w:delText>paths</w:delText>
        </w:r>
        <w:r w:rsidRPr="00B12333" w:rsidDel="00846C4B">
          <w:rPr>
            <w:rStyle w:val="a3"/>
            <w:rFonts w:ascii="Times New Roman" w:eastAsia="Times New Roman" w:hAnsi="Times New Roman" w:cs="Times New Roman"/>
            <w:color w:val="auto"/>
            <w:sz w:val="28"/>
            <w:szCs w:val="28"/>
            <w:lang w:eastAsia="ru-RU"/>
            <w:rPrChange w:id="4224" w:author="Борис Гогинян" w:date="2020-05-22T22:35:00Z">
              <w:rPr>
                <w:rStyle w:val="a3"/>
                <w:rFonts w:ascii="Times New Roman" w:eastAsia="Times New Roman" w:hAnsi="Times New Roman" w:cs="Times New Roman"/>
                <w:color w:val="auto"/>
                <w:sz w:val="24"/>
                <w:szCs w:val="24"/>
                <w:lang w:eastAsia="ru-RU"/>
              </w:rPr>
            </w:rPrChange>
          </w:rPr>
          <w:delText>.</w:delText>
        </w:r>
        <w:r w:rsidRPr="00B12333" w:rsidDel="00846C4B">
          <w:rPr>
            <w:rStyle w:val="a3"/>
            <w:rFonts w:ascii="Times New Roman" w:eastAsia="Times New Roman" w:hAnsi="Times New Roman" w:cs="Times New Roman"/>
            <w:color w:val="auto"/>
            <w:sz w:val="28"/>
            <w:szCs w:val="28"/>
            <w:lang w:val="en-US" w:eastAsia="ru-RU"/>
            <w:rPrChange w:id="4225" w:author="Борис Гогинян" w:date="2020-05-22T22:35:00Z">
              <w:rPr>
                <w:rStyle w:val="a3"/>
                <w:rFonts w:ascii="Times New Roman" w:eastAsia="Times New Roman" w:hAnsi="Times New Roman" w:cs="Times New Roman"/>
                <w:color w:val="auto"/>
                <w:sz w:val="24"/>
                <w:szCs w:val="24"/>
                <w:lang w:val="en-US" w:eastAsia="ru-RU"/>
              </w:rPr>
            </w:rPrChange>
          </w:rPr>
          <w:delText>html</w:delText>
        </w:r>
        <w:r w:rsidR="00FB1DC8" w:rsidRPr="00B12333" w:rsidDel="00846C4B">
          <w:rPr>
            <w:rStyle w:val="a3"/>
            <w:rFonts w:ascii="Times New Roman" w:eastAsia="Times New Roman" w:hAnsi="Times New Roman" w:cs="Times New Roman"/>
            <w:color w:val="auto"/>
            <w:sz w:val="28"/>
            <w:szCs w:val="28"/>
            <w:lang w:val="en-US" w:eastAsia="ru-RU"/>
            <w:rPrChange w:id="4226" w:author="Борис Гогинян" w:date="2020-05-22T22:35:00Z">
              <w:rPr>
                <w:rStyle w:val="a3"/>
                <w:rFonts w:ascii="Times New Roman" w:eastAsia="Times New Roman" w:hAnsi="Times New Roman" w:cs="Times New Roman"/>
                <w:color w:val="auto"/>
                <w:sz w:val="24"/>
                <w:szCs w:val="24"/>
                <w:lang w:val="en-US" w:eastAsia="ru-RU"/>
              </w:rPr>
            </w:rPrChange>
          </w:rPr>
          <w:fldChar w:fldCharType="end"/>
        </w:r>
      </w:del>
    </w:p>
    <w:p w14:paraId="19C41E5E" w14:textId="794A4B36" w:rsidR="00A6235B" w:rsidRPr="00B12333" w:rsidDel="00846C4B" w:rsidRDefault="00A6235B">
      <w:pPr>
        <w:rPr>
          <w:del w:id="4227" w:author="Борис Гогинян" w:date="2020-05-23T17:40:00Z"/>
          <w:rFonts w:eastAsia="Times New Roman"/>
          <w:lang w:eastAsia="ru-RU"/>
          <w:rPrChange w:id="4228" w:author="Борис Гогинян" w:date="2020-05-22T22:35:00Z">
            <w:rPr>
              <w:del w:id="4229" w:author="Борис Гогинян" w:date="2020-05-23T17:40:00Z"/>
              <w:rFonts w:ascii="Times New Roman" w:eastAsia="Times New Roman" w:hAnsi="Times New Roman" w:cs="Times New Roman"/>
              <w:sz w:val="24"/>
              <w:szCs w:val="24"/>
              <w:lang w:eastAsia="ru-RU"/>
            </w:rPr>
          </w:rPrChange>
        </w:rPr>
        <w:pPrChange w:id="4230"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231" w:author="Борис Гогинян" w:date="2020-05-23T17:40:00Z">
        <w:r w:rsidRPr="00B12333" w:rsidDel="00846C4B">
          <w:rPr>
            <w:rFonts w:eastAsia="Times New Roman"/>
            <w:lang w:eastAsia="ru-RU"/>
            <w:rPrChange w:id="4232" w:author="Борис Гогинян" w:date="2020-05-22T22:35:00Z">
              <w:rPr>
                <w:rFonts w:ascii="Times New Roman" w:eastAsia="Times New Roman" w:hAnsi="Times New Roman" w:cs="Times New Roman"/>
                <w:sz w:val="24"/>
                <w:szCs w:val="24"/>
                <w:lang w:eastAsia="ru-RU"/>
              </w:rPr>
            </w:rPrChange>
          </w:rPr>
          <w:delText>Caustic</w:delText>
        </w:r>
        <w:r w:rsidRPr="00B12333" w:rsidDel="00846C4B">
          <w:rPr>
            <w:rFonts w:eastAsia="Times New Roman"/>
            <w:rPrChange w:id="4233" w:author="Борис Гогинян" w:date="2020-05-22T22:35:00Z">
              <w:rPr>
                <w:rFonts w:ascii="Times New Roman" w:eastAsia="Times New Roman" w:hAnsi="Times New Roman" w:cs="Times New Roman"/>
                <w:sz w:val="24"/>
                <w:szCs w:val="24"/>
              </w:rPr>
            </w:rPrChange>
          </w:rPr>
          <w:delText xml:space="preserve"> [Электронный ресурс]. </w:delText>
        </w:r>
        <w:r w:rsidRPr="00B12333" w:rsidDel="00846C4B">
          <w:rPr>
            <w:rFonts w:eastAsia="Times New Roman" w:hint="eastAsia"/>
            <w:rPrChange w:id="4234"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235"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36"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237"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38"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239"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eastAsia="ru-RU"/>
            <w:rPrChange w:id="4240" w:author="Борис Гогинян" w:date="2020-05-22T22:35:00Z">
              <w:rPr>
                <w:rFonts w:ascii="Times New Roman" w:eastAsia="Times New Roman" w:hAnsi="Times New Roman" w:cs="Times New Roman"/>
                <w:sz w:val="24"/>
                <w:szCs w:val="24"/>
                <w:lang w:eastAsia="ru-RU"/>
              </w:rPr>
            </w:rPrChange>
          </w:rPr>
          <w:delText>https://en.wikipedia.org/wiki/Caustic_(optics)</w:delText>
        </w:r>
      </w:del>
    </w:p>
    <w:p w14:paraId="13CDBC71" w14:textId="2F655885" w:rsidR="00A6235B" w:rsidRPr="00B12333" w:rsidDel="00846C4B" w:rsidRDefault="00A6235B">
      <w:pPr>
        <w:rPr>
          <w:del w:id="4241" w:author="Борис Гогинян" w:date="2020-05-23T17:40:00Z"/>
          <w:rFonts w:eastAsia="Times New Roman"/>
          <w:lang w:eastAsia="ru-RU"/>
          <w:rPrChange w:id="4242" w:author="Борис Гогинян" w:date="2020-05-22T22:35:00Z">
            <w:rPr>
              <w:del w:id="4243" w:author="Борис Гогинян" w:date="2020-05-23T17:40:00Z"/>
              <w:rFonts w:ascii="Times New Roman" w:eastAsia="Times New Roman" w:hAnsi="Times New Roman" w:cs="Times New Roman"/>
              <w:sz w:val="24"/>
              <w:szCs w:val="24"/>
              <w:lang w:eastAsia="ru-RU"/>
            </w:rPr>
          </w:rPrChange>
        </w:rPr>
        <w:pPrChange w:id="4244"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245" w:author="Борис Гогинян" w:date="2020-05-23T17:40:00Z">
        <w:r w:rsidRPr="00B12333" w:rsidDel="00846C4B">
          <w:rPr>
            <w:rFonts w:eastAsia="Times New Roman"/>
            <w:lang w:val="en-US" w:eastAsia="ru-RU"/>
            <w:rPrChange w:id="4246" w:author="Борис Гогинян" w:date="2020-05-22T22:35:00Z">
              <w:rPr>
                <w:rFonts w:ascii="Times New Roman" w:eastAsia="Times New Roman" w:hAnsi="Times New Roman" w:cs="Times New Roman"/>
                <w:sz w:val="24"/>
                <w:szCs w:val="24"/>
                <w:lang w:val="en-US" w:eastAsia="ru-RU"/>
              </w:rPr>
            </w:rPrChange>
          </w:rPr>
          <w:delText>Blender</w:delText>
        </w:r>
        <w:r w:rsidRPr="00B12333" w:rsidDel="00846C4B">
          <w:rPr>
            <w:rFonts w:eastAsia="Times New Roman"/>
            <w:lang w:eastAsia="ru-RU"/>
            <w:rPrChange w:id="4247"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lang w:val="en-US" w:eastAsia="ru-RU"/>
            <w:rPrChange w:id="4248" w:author="Борис Гогинян" w:date="2020-05-22T22:35:00Z">
              <w:rPr>
                <w:rFonts w:ascii="Times New Roman" w:eastAsia="Times New Roman" w:hAnsi="Times New Roman" w:cs="Times New Roman"/>
                <w:sz w:val="24"/>
                <w:szCs w:val="24"/>
                <w:lang w:val="en-US" w:eastAsia="ru-RU"/>
              </w:rPr>
            </w:rPrChange>
          </w:rPr>
          <w:delText>Motion</w:delText>
        </w:r>
        <w:r w:rsidRPr="00B12333" w:rsidDel="00846C4B">
          <w:rPr>
            <w:rFonts w:eastAsia="Times New Roman"/>
            <w:lang w:eastAsia="ru-RU"/>
            <w:rPrChange w:id="4249"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lang w:val="en-US" w:eastAsia="ru-RU"/>
            <w:rPrChange w:id="4250" w:author="Борис Гогинян" w:date="2020-05-22T22:35:00Z">
              <w:rPr>
                <w:rFonts w:ascii="Times New Roman" w:eastAsia="Times New Roman" w:hAnsi="Times New Roman" w:cs="Times New Roman"/>
                <w:sz w:val="24"/>
                <w:szCs w:val="24"/>
                <w:lang w:val="en-US" w:eastAsia="ru-RU"/>
              </w:rPr>
            </w:rPrChange>
          </w:rPr>
          <w:delText>Blur</w:delText>
        </w:r>
        <w:r w:rsidRPr="00B12333" w:rsidDel="00846C4B">
          <w:rPr>
            <w:rFonts w:eastAsia="Times New Roman"/>
            <w:lang w:eastAsia="ru-RU"/>
            <w:rPrChange w:id="4251"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rPrChange w:id="4252" w:author="Борис Гогинян" w:date="2020-05-22T22:35:00Z">
              <w:rPr>
                <w:rFonts w:ascii="Times New Roman" w:eastAsia="Times New Roman" w:hAnsi="Times New Roman" w:cs="Times New Roman"/>
                <w:sz w:val="24"/>
                <w:szCs w:val="24"/>
              </w:rPr>
            </w:rPrChange>
          </w:rPr>
          <w:delText xml:space="preserve">[Электронный ресурс]. </w:delText>
        </w:r>
        <w:r w:rsidRPr="00B12333" w:rsidDel="00846C4B">
          <w:rPr>
            <w:rFonts w:eastAsia="Times New Roman" w:hint="eastAsia"/>
            <w:rPrChange w:id="4253"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254"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55"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256"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57"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258"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eastAsia="ru-RU"/>
            <w:rPrChange w:id="4259" w:author="Борис Гогинян" w:date="2020-05-22T22:35:00Z">
              <w:rPr>
                <w:rFonts w:ascii="Times New Roman" w:eastAsia="Times New Roman" w:hAnsi="Times New Roman" w:cs="Times New Roman"/>
                <w:sz w:val="24"/>
                <w:szCs w:val="24"/>
                <w:lang w:eastAsia="ru-RU"/>
              </w:rPr>
            </w:rPrChange>
          </w:rPr>
          <w:delText>https://docs.blender.org/manual/ru/dev/render/cycles/render_settings/motion_blur.html</w:delText>
        </w:r>
      </w:del>
    </w:p>
    <w:p w14:paraId="56C2E8AE" w14:textId="01167429" w:rsidR="00A6235B" w:rsidRPr="00B12333" w:rsidDel="00846C4B" w:rsidRDefault="00A6235B">
      <w:pPr>
        <w:rPr>
          <w:del w:id="4260" w:author="Борис Гогинян" w:date="2020-05-23T17:40:00Z"/>
          <w:rFonts w:eastAsia="Times New Roman"/>
          <w:lang w:val="en-US" w:eastAsia="ru-RU"/>
          <w:rPrChange w:id="4261" w:author="Борис Гогинян" w:date="2020-05-22T22:35:00Z">
            <w:rPr>
              <w:del w:id="4262" w:author="Борис Гогинян" w:date="2020-05-23T17:40:00Z"/>
              <w:rFonts w:ascii="Times New Roman" w:eastAsia="Times New Roman" w:hAnsi="Times New Roman" w:cs="Times New Roman"/>
              <w:sz w:val="24"/>
              <w:szCs w:val="24"/>
              <w:lang w:val="en-US" w:eastAsia="ru-RU"/>
            </w:rPr>
          </w:rPrChange>
        </w:rPr>
        <w:pPrChange w:id="4263"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264" w:author="Борис Гогинян" w:date="2020-05-23T17:40:00Z">
        <w:r w:rsidRPr="00B12333" w:rsidDel="00846C4B">
          <w:rPr>
            <w:rFonts w:eastAsia="Times New Roman"/>
            <w:lang w:val="en-US" w:eastAsia="ru-RU"/>
            <w:rPrChange w:id="4265" w:author="Борис Гогинян" w:date="2020-05-22T22:35:00Z">
              <w:rPr>
                <w:rFonts w:ascii="Times New Roman" w:eastAsia="Times New Roman" w:hAnsi="Times New Roman" w:cs="Times New Roman"/>
                <w:sz w:val="24"/>
                <w:szCs w:val="24"/>
                <w:lang w:val="en-US" w:eastAsia="ru-RU"/>
              </w:rPr>
            </w:rPrChange>
          </w:rPr>
          <w:delText>Hachisuka, T., &amp; Jensen, H. W. (2009). Stochastic progressive photon mapping. ACM Transactions on Graphics, 28(5), 1. doi:10.1145/1618452.1618487</w:delText>
        </w:r>
      </w:del>
    </w:p>
    <w:p w14:paraId="0E654CCE" w14:textId="1EBECF80" w:rsidR="00A6235B" w:rsidRPr="00B12333" w:rsidDel="00846C4B" w:rsidRDefault="00A6235B">
      <w:pPr>
        <w:rPr>
          <w:del w:id="4266" w:author="Борис Гогинян" w:date="2020-05-23T17:40:00Z"/>
          <w:rFonts w:eastAsia="Times New Roman"/>
          <w:lang w:eastAsia="ru-RU"/>
          <w:rPrChange w:id="4267" w:author="Борис Гогинян" w:date="2020-05-22T22:35:00Z">
            <w:rPr>
              <w:del w:id="4268" w:author="Борис Гогинян" w:date="2020-05-23T17:40:00Z"/>
              <w:rFonts w:ascii="Times New Roman" w:eastAsia="Times New Roman" w:hAnsi="Times New Roman" w:cs="Times New Roman"/>
              <w:sz w:val="24"/>
              <w:szCs w:val="24"/>
              <w:lang w:eastAsia="ru-RU"/>
            </w:rPr>
          </w:rPrChange>
        </w:rPr>
        <w:pPrChange w:id="4269"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270" w:author="Борис Гогинян" w:date="2020-05-23T17:40:00Z">
        <w:r w:rsidRPr="00B12333" w:rsidDel="00846C4B">
          <w:rPr>
            <w:rFonts w:eastAsia="Times New Roman"/>
            <w:lang w:val="en-US"/>
            <w:rPrChange w:id="4271" w:author="Борис Гогинян" w:date="2020-05-22T22:35:00Z">
              <w:rPr>
                <w:rFonts w:ascii="Times New Roman" w:eastAsia="Times New Roman" w:hAnsi="Times New Roman" w:cs="Times New Roman"/>
                <w:sz w:val="24"/>
                <w:szCs w:val="24"/>
                <w:lang w:val="en-US"/>
              </w:rPr>
            </w:rPrChange>
          </w:rPr>
          <w:delText>OSL</w:delText>
        </w:r>
        <w:r w:rsidRPr="00B12333" w:rsidDel="00846C4B">
          <w:rPr>
            <w:rFonts w:eastAsia="Times New Roman"/>
            <w:rPrChange w:id="4272"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273" w:author="Борис Гогинян" w:date="2020-05-22T22:35:00Z">
              <w:rPr>
                <w:rFonts w:ascii="Times New Roman" w:eastAsia="Times New Roman" w:hAnsi="Times New Roman" w:cs="Times New Roman"/>
                <w:sz w:val="24"/>
                <w:szCs w:val="24"/>
                <w:lang w:val="en-US"/>
              </w:rPr>
            </w:rPrChange>
          </w:rPr>
          <w:delText>in</w:delText>
        </w:r>
        <w:r w:rsidRPr="00B12333" w:rsidDel="00846C4B">
          <w:rPr>
            <w:rFonts w:eastAsia="Times New Roman"/>
            <w:rPrChange w:id="4274"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275" w:author="Борис Гогинян" w:date="2020-05-22T22:35:00Z">
              <w:rPr>
                <w:rFonts w:ascii="Times New Roman" w:eastAsia="Times New Roman" w:hAnsi="Times New Roman" w:cs="Times New Roman"/>
                <w:sz w:val="24"/>
                <w:szCs w:val="24"/>
                <w:lang w:val="en-US"/>
              </w:rPr>
            </w:rPrChange>
          </w:rPr>
          <w:delText>appleseed</w:delText>
        </w:r>
        <w:r w:rsidRPr="00B12333" w:rsidDel="00846C4B">
          <w:rPr>
            <w:rFonts w:eastAsia="Times New Roman"/>
            <w:rPrChange w:id="4276" w:author="Борис Гогинян" w:date="2020-05-22T22:35:00Z">
              <w:rPr>
                <w:rFonts w:ascii="Times New Roman" w:eastAsia="Times New Roman" w:hAnsi="Times New Roman" w:cs="Times New Roman"/>
                <w:sz w:val="24"/>
                <w:szCs w:val="24"/>
              </w:rPr>
            </w:rPrChange>
          </w:rPr>
          <w:delText xml:space="preserve"> [Электронный ресурс]. </w:delText>
        </w:r>
        <w:r w:rsidRPr="00B12333" w:rsidDel="00846C4B">
          <w:rPr>
            <w:rFonts w:eastAsia="Times New Roman" w:hint="eastAsia"/>
            <w:rPrChange w:id="4277"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278"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79"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280"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281"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282"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eastAsia="ru-RU"/>
            <w:rPrChange w:id="4283" w:author="Борис Гогинян" w:date="2020-05-22T22:35:00Z">
              <w:rPr>
                <w:rFonts w:ascii="Times New Roman" w:eastAsia="Times New Roman" w:hAnsi="Times New Roman" w:cs="Times New Roman"/>
                <w:sz w:val="24"/>
                <w:szCs w:val="24"/>
                <w:lang w:val="en-US" w:eastAsia="ru-RU"/>
              </w:rPr>
            </w:rPrChange>
          </w:rPr>
          <w:delText>https</w:delText>
        </w:r>
        <w:r w:rsidRPr="00B12333" w:rsidDel="00846C4B">
          <w:rPr>
            <w:rFonts w:eastAsia="Times New Roman"/>
            <w:lang w:eastAsia="ru-RU"/>
            <w:rPrChange w:id="4284"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85" w:author="Борис Гогинян" w:date="2020-05-22T22:35:00Z">
              <w:rPr>
                <w:rFonts w:ascii="Times New Roman" w:eastAsia="Times New Roman" w:hAnsi="Times New Roman" w:cs="Times New Roman"/>
                <w:sz w:val="24"/>
                <w:szCs w:val="24"/>
                <w:lang w:val="en-US" w:eastAsia="ru-RU"/>
              </w:rPr>
            </w:rPrChange>
          </w:rPr>
          <w:delText>blenderseed</w:delText>
        </w:r>
        <w:r w:rsidRPr="00B12333" w:rsidDel="00846C4B">
          <w:rPr>
            <w:rFonts w:eastAsia="Times New Roman"/>
            <w:lang w:eastAsia="ru-RU"/>
            <w:rPrChange w:id="4286"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87" w:author="Борис Гогинян" w:date="2020-05-22T22:35:00Z">
              <w:rPr>
                <w:rFonts w:ascii="Times New Roman" w:eastAsia="Times New Roman" w:hAnsi="Times New Roman" w:cs="Times New Roman"/>
                <w:sz w:val="24"/>
                <w:szCs w:val="24"/>
                <w:lang w:val="en-US" w:eastAsia="ru-RU"/>
              </w:rPr>
            </w:rPrChange>
          </w:rPr>
          <w:delText>readthedocs</w:delText>
        </w:r>
        <w:r w:rsidRPr="00B12333" w:rsidDel="00846C4B">
          <w:rPr>
            <w:rFonts w:eastAsia="Times New Roman"/>
            <w:lang w:eastAsia="ru-RU"/>
            <w:rPrChange w:id="4288"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89" w:author="Борис Гогинян" w:date="2020-05-22T22:35:00Z">
              <w:rPr>
                <w:rFonts w:ascii="Times New Roman" w:eastAsia="Times New Roman" w:hAnsi="Times New Roman" w:cs="Times New Roman"/>
                <w:sz w:val="24"/>
                <w:szCs w:val="24"/>
                <w:lang w:val="en-US" w:eastAsia="ru-RU"/>
              </w:rPr>
            </w:rPrChange>
          </w:rPr>
          <w:delText>io</w:delText>
        </w:r>
        <w:r w:rsidRPr="00B12333" w:rsidDel="00846C4B">
          <w:rPr>
            <w:rFonts w:eastAsia="Times New Roman"/>
            <w:lang w:eastAsia="ru-RU"/>
            <w:rPrChange w:id="4290"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91" w:author="Борис Гогинян" w:date="2020-05-22T22:35:00Z">
              <w:rPr>
                <w:rFonts w:ascii="Times New Roman" w:eastAsia="Times New Roman" w:hAnsi="Times New Roman" w:cs="Times New Roman"/>
                <w:sz w:val="24"/>
                <w:szCs w:val="24"/>
                <w:lang w:val="en-US" w:eastAsia="ru-RU"/>
              </w:rPr>
            </w:rPrChange>
          </w:rPr>
          <w:delText>en</w:delText>
        </w:r>
        <w:r w:rsidRPr="00B12333" w:rsidDel="00846C4B">
          <w:rPr>
            <w:rFonts w:eastAsia="Times New Roman"/>
            <w:lang w:eastAsia="ru-RU"/>
            <w:rPrChange w:id="4292"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93" w:author="Борис Гогинян" w:date="2020-05-22T22:35:00Z">
              <w:rPr>
                <w:rFonts w:ascii="Times New Roman" w:eastAsia="Times New Roman" w:hAnsi="Times New Roman" w:cs="Times New Roman"/>
                <w:sz w:val="24"/>
                <w:szCs w:val="24"/>
                <w:lang w:val="en-US" w:eastAsia="ru-RU"/>
              </w:rPr>
            </w:rPrChange>
          </w:rPr>
          <w:delText>latest</w:delText>
        </w:r>
        <w:r w:rsidRPr="00B12333" w:rsidDel="00846C4B">
          <w:rPr>
            <w:rFonts w:eastAsia="Times New Roman"/>
            <w:lang w:eastAsia="ru-RU"/>
            <w:rPrChange w:id="4294"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95" w:author="Борис Гогинян" w:date="2020-05-22T22:35:00Z">
              <w:rPr>
                <w:rFonts w:ascii="Times New Roman" w:eastAsia="Times New Roman" w:hAnsi="Times New Roman" w:cs="Times New Roman"/>
                <w:sz w:val="24"/>
                <w:szCs w:val="24"/>
                <w:lang w:val="en-US" w:eastAsia="ru-RU"/>
              </w:rPr>
            </w:rPrChange>
          </w:rPr>
          <w:delText>osl</w:delText>
        </w:r>
        <w:r w:rsidRPr="00B12333" w:rsidDel="00846C4B">
          <w:rPr>
            <w:rFonts w:eastAsia="Times New Roman"/>
            <w:lang w:eastAsia="ru-RU"/>
            <w:rPrChange w:id="4296"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97" w:author="Борис Гогинян" w:date="2020-05-22T22:35:00Z">
              <w:rPr>
                <w:rFonts w:ascii="Times New Roman" w:eastAsia="Times New Roman" w:hAnsi="Times New Roman" w:cs="Times New Roman"/>
                <w:sz w:val="24"/>
                <w:szCs w:val="24"/>
                <w:lang w:val="en-US" w:eastAsia="ru-RU"/>
              </w:rPr>
            </w:rPrChange>
          </w:rPr>
          <w:delText>osl</w:delText>
        </w:r>
        <w:r w:rsidRPr="00B12333" w:rsidDel="00846C4B">
          <w:rPr>
            <w:rFonts w:eastAsia="Times New Roman"/>
            <w:lang w:eastAsia="ru-RU"/>
            <w:rPrChange w:id="4298" w:author="Борис Гогинян" w:date="2020-05-22T22:35:00Z">
              <w:rPr>
                <w:rFonts w:ascii="Times New Roman" w:eastAsia="Times New Roman" w:hAnsi="Times New Roman" w:cs="Times New Roman"/>
                <w:sz w:val="24"/>
                <w:szCs w:val="24"/>
                <w:lang w:eastAsia="ru-RU"/>
              </w:rPr>
            </w:rPrChange>
          </w:rPr>
          <w:delText>.</w:delText>
        </w:r>
        <w:r w:rsidRPr="00B12333" w:rsidDel="00846C4B">
          <w:rPr>
            <w:rFonts w:eastAsia="Times New Roman"/>
            <w:lang w:val="en-US" w:eastAsia="ru-RU"/>
            <w:rPrChange w:id="4299" w:author="Борис Гогинян" w:date="2020-05-22T22:35:00Z">
              <w:rPr>
                <w:rFonts w:ascii="Times New Roman" w:eastAsia="Times New Roman" w:hAnsi="Times New Roman" w:cs="Times New Roman"/>
                <w:sz w:val="24"/>
                <w:szCs w:val="24"/>
                <w:lang w:val="en-US" w:eastAsia="ru-RU"/>
              </w:rPr>
            </w:rPrChange>
          </w:rPr>
          <w:delText>html</w:delText>
        </w:r>
      </w:del>
    </w:p>
    <w:p w14:paraId="5F403C66" w14:textId="1B6D0EC0" w:rsidR="00A6235B" w:rsidRPr="00B12333" w:rsidDel="00846C4B" w:rsidRDefault="00A6235B">
      <w:pPr>
        <w:rPr>
          <w:del w:id="4300" w:author="Борис Гогинян" w:date="2020-05-23T17:40:00Z"/>
          <w:rFonts w:eastAsia="Times New Roman"/>
          <w:lang w:eastAsia="ru-RU"/>
          <w:rPrChange w:id="4301" w:author="Борис Гогинян" w:date="2020-05-22T22:35:00Z">
            <w:rPr>
              <w:del w:id="4302" w:author="Борис Гогинян" w:date="2020-05-23T17:40:00Z"/>
              <w:rFonts w:ascii="Times New Roman" w:eastAsia="Times New Roman" w:hAnsi="Times New Roman" w:cs="Times New Roman"/>
              <w:sz w:val="24"/>
              <w:szCs w:val="24"/>
              <w:lang w:eastAsia="ru-RU"/>
            </w:rPr>
          </w:rPrChange>
        </w:rPr>
        <w:pPrChange w:id="4303"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304" w:author="Борис Гогинян" w:date="2020-05-23T17:40:00Z">
        <w:r w:rsidRPr="00B12333" w:rsidDel="00846C4B">
          <w:rPr>
            <w:rFonts w:eastAsia="Times New Roman"/>
            <w:lang w:val="en-US" w:eastAsia="ru-RU"/>
            <w:rPrChange w:id="4305" w:author="Борис Гогинян" w:date="2020-05-22T22:35:00Z">
              <w:rPr>
                <w:rFonts w:ascii="Times New Roman" w:eastAsia="Times New Roman" w:hAnsi="Times New Roman" w:cs="Times New Roman"/>
                <w:sz w:val="24"/>
                <w:szCs w:val="24"/>
                <w:lang w:val="en-US" w:eastAsia="ru-RU"/>
              </w:rPr>
            </w:rPrChange>
          </w:rPr>
          <w:delText>appleseed</w:delText>
        </w:r>
        <w:r w:rsidRPr="00B12333" w:rsidDel="00846C4B">
          <w:rPr>
            <w:rFonts w:eastAsia="Times New Roman"/>
            <w:lang w:eastAsia="ru-RU"/>
            <w:rPrChange w:id="4306"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lang w:val="en-US" w:eastAsia="ru-RU"/>
            <w:rPrChange w:id="4307" w:author="Борис Гогинян" w:date="2020-05-22T22:35:00Z">
              <w:rPr>
                <w:rFonts w:ascii="Times New Roman" w:eastAsia="Times New Roman" w:hAnsi="Times New Roman" w:cs="Times New Roman"/>
                <w:sz w:val="24"/>
                <w:szCs w:val="24"/>
                <w:lang w:val="en-US" w:eastAsia="ru-RU"/>
              </w:rPr>
            </w:rPrChange>
          </w:rPr>
          <w:delText>Motion</w:delText>
        </w:r>
        <w:r w:rsidRPr="00B12333" w:rsidDel="00846C4B">
          <w:rPr>
            <w:rFonts w:eastAsia="Times New Roman"/>
            <w:lang w:eastAsia="ru-RU"/>
            <w:rPrChange w:id="4308"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lang w:val="en-US" w:eastAsia="ru-RU"/>
            <w:rPrChange w:id="4309" w:author="Борис Гогинян" w:date="2020-05-22T22:35:00Z">
              <w:rPr>
                <w:rFonts w:ascii="Times New Roman" w:eastAsia="Times New Roman" w:hAnsi="Times New Roman" w:cs="Times New Roman"/>
                <w:sz w:val="24"/>
                <w:szCs w:val="24"/>
                <w:lang w:val="en-US" w:eastAsia="ru-RU"/>
              </w:rPr>
            </w:rPrChange>
          </w:rPr>
          <w:delText>Blur</w:delText>
        </w:r>
        <w:r w:rsidRPr="00B12333" w:rsidDel="00846C4B">
          <w:rPr>
            <w:rFonts w:eastAsia="Times New Roman"/>
            <w:lang w:eastAsia="ru-RU"/>
            <w:rPrChange w:id="4310" w:author="Борис Гогинян" w:date="2020-05-22T22:35:00Z">
              <w:rPr>
                <w:rFonts w:ascii="Times New Roman" w:eastAsia="Times New Roman" w:hAnsi="Times New Roman" w:cs="Times New Roman"/>
                <w:sz w:val="24"/>
                <w:szCs w:val="24"/>
                <w:lang w:eastAsia="ru-RU"/>
              </w:rPr>
            </w:rPrChange>
          </w:rPr>
          <w:delText xml:space="preserve"> </w:delText>
        </w:r>
        <w:r w:rsidRPr="00B12333" w:rsidDel="00846C4B">
          <w:rPr>
            <w:rFonts w:eastAsia="Times New Roman"/>
            <w:rPrChange w:id="4311" w:author="Борис Гогинян" w:date="2020-05-22T22:35:00Z">
              <w:rPr>
                <w:rFonts w:ascii="Times New Roman" w:eastAsia="Times New Roman" w:hAnsi="Times New Roman" w:cs="Times New Roman"/>
                <w:sz w:val="24"/>
                <w:szCs w:val="24"/>
              </w:rPr>
            </w:rPrChange>
          </w:rPr>
          <w:delText xml:space="preserve">[Электронный ресурс]. </w:delText>
        </w:r>
        <w:r w:rsidRPr="00B12333" w:rsidDel="00846C4B">
          <w:rPr>
            <w:rFonts w:eastAsia="Times New Roman" w:hint="eastAsia"/>
            <w:rPrChange w:id="4312"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313"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14"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315"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16"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317"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eastAsia="ru-RU"/>
            <w:rPrChange w:id="4318" w:author="Борис Гогинян" w:date="2020-05-22T22:35:00Z">
              <w:rPr>
                <w:rFonts w:ascii="Times New Roman" w:eastAsia="Times New Roman" w:hAnsi="Times New Roman" w:cs="Times New Roman"/>
                <w:sz w:val="24"/>
                <w:szCs w:val="24"/>
                <w:lang w:eastAsia="ru-RU"/>
              </w:rPr>
            </w:rPrChange>
          </w:rPr>
          <w:delText>https://appleseed.readthedocs.io/projects/appleseed-blenderseed/en/latest/panels/render/motion_blur.html</w:delText>
        </w:r>
      </w:del>
    </w:p>
    <w:p w14:paraId="3E59EC6C" w14:textId="5FB85628" w:rsidR="00A6235B" w:rsidRPr="00B12333" w:rsidDel="00846C4B" w:rsidRDefault="00A6235B">
      <w:pPr>
        <w:rPr>
          <w:del w:id="4319" w:author="Борис Гогинян" w:date="2020-05-23T17:40:00Z"/>
          <w:rFonts w:eastAsia="Times New Roman"/>
          <w:lang w:eastAsia="ru-RU"/>
          <w:rPrChange w:id="4320" w:author="Борис Гогинян" w:date="2020-05-22T22:35:00Z">
            <w:rPr>
              <w:del w:id="4321" w:author="Борис Гогинян" w:date="2020-05-23T17:40:00Z"/>
              <w:rFonts w:ascii="Times New Roman" w:eastAsia="Times New Roman" w:hAnsi="Times New Roman" w:cs="Times New Roman"/>
              <w:sz w:val="24"/>
              <w:szCs w:val="24"/>
              <w:lang w:eastAsia="ru-RU"/>
            </w:rPr>
          </w:rPrChange>
        </w:rPr>
        <w:pPrChange w:id="4322"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323" w:author="Борис Гогинян" w:date="2020-05-23T17:40:00Z">
        <w:r w:rsidRPr="00B12333" w:rsidDel="00846C4B">
          <w:rPr>
            <w:rFonts w:eastAsia="Times New Roman"/>
            <w:lang w:val="en-US"/>
            <w:rPrChange w:id="4324" w:author="Борис Гогинян" w:date="2020-05-22T22:35:00Z">
              <w:rPr>
                <w:rFonts w:ascii="Times New Roman" w:eastAsia="Times New Roman" w:hAnsi="Times New Roman" w:cs="Times New Roman"/>
                <w:sz w:val="24"/>
                <w:szCs w:val="24"/>
                <w:lang w:val="en-US"/>
              </w:rPr>
            </w:rPrChange>
          </w:rPr>
          <w:delText>appleseed</w:delText>
        </w:r>
        <w:r w:rsidRPr="00B12333" w:rsidDel="00846C4B">
          <w:rPr>
            <w:rFonts w:eastAsia="Times New Roman"/>
            <w:rPrChange w:id="4325"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val="en-US"/>
            <w:rPrChange w:id="4326" w:author="Борис Гогинян" w:date="2020-05-22T22:35:00Z">
              <w:rPr>
                <w:rFonts w:ascii="Times New Roman" w:eastAsia="Times New Roman" w:hAnsi="Times New Roman" w:cs="Times New Roman"/>
                <w:sz w:val="24"/>
                <w:szCs w:val="24"/>
                <w:lang w:val="en-US"/>
              </w:rPr>
            </w:rPrChange>
          </w:rPr>
          <w:delText>SSS</w:delText>
        </w:r>
        <w:r w:rsidRPr="00B12333" w:rsidDel="00846C4B">
          <w:rPr>
            <w:rFonts w:eastAsia="Times New Roman"/>
            <w:rPrChange w:id="4327" w:author="Борис Гогинян" w:date="2020-05-22T22:35:00Z">
              <w:rPr>
                <w:rFonts w:ascii="Times New Roman" w:eastAsia="Times New Roman" w:hAnsi="Times New Roman" w:cs="Times New Roman"/>
                <w:sz w:val="24"/>
                <w:szCs w:val="24"/>
              </w:rPr>
            </w:rPrChange>
          </w:rPr>
          <w:delText xml:space="preserve"> [Электронный ресурс]. </w:delText>
        </w:r>
        <w:r w:rsidRPr="00B12333" w:rsidDel="00846C4B">
          <w:rPr>
            <w:rFonts w:eastAsia="Times New Roman" w:hint="eastAsia"/>
            <w:rPrChange w:id="4328"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329"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30"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331"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32"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333"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eastAsia="ru-RU"/>
            <w:rPrChange w:id="4334" w:author="Борис Гогинян" w:date="2020-05-22T22:35:00Z">
              <w:rPr>
                <w:rFonts w:ascii="Times New Roman" w:eastAsia="Times New Roman" w:hAnsi="Times New Roman" w:cs="Times New Roman"/>
                <w:sz w:val="24"/>
                <w:szCs w:val="24"/>
                <w:lang w:eastAsia="ru-RU"/>
              </w:rPr>
            </w:rPrChange>
          </w:rPr>
          <w:delText>https://github.com/appleseedhq/appleseed/blob/master/docs/source/features/features.rst</w:delText>
        </w:r>
      </w:del>
    </w:p>
    <w:p w14:paraId="1ACFBD22" w14:textId="4166FC0E" w:rsidR="00A6235B" w:rsidRPr="00B12333" w:rsidDel="00846C4B" w:rsidRDefault="00A6235B">
      <w:pPr>
        <w:rPr>
          <w:del w:id="4335" w:author="Борис Гогинян" w:date="2020-05-23T17:40:00Z"/>
          <w:rFonts w:eastAsia="Times New Roman"/>
          <w:lang w:eastAsia="ru-RU"/>
          <w:rPrChange w:id="4336" w:author="Борис Гогинян" w:date="2020-05-22T22:35:00Z">
            <w:rPr>
              <w:del w:id="4337" w:author="Борис Гогинян" w:date="2020-05-23T17:40:00Z"/>
              <w:rFonts w:ascii="Times New Roman" w:eastAsia="Times New Roman" w:hAnsi="Times New Roman" w:cs="Times New Roman"/>
              <w:sz w:val="24"/>
              <w:szCs w:val="24"/>
              <w:lang w:eastAsia="ru-RU"/>
            </w:rPr>
          </w:rPrChange>
        </w:rPr>
        <w:pPrChange w:id="4338"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339" w:author="Борис Гогинян" w:date="2020-05-23T17:40:00Z">
        <w:r w:rsidRPr="00B12333" w:rsidDel="00846C4B">
          <w:rPr>
            <w:rFonts w:eastAsia="Times New Roman"/>
            <w:rPrChange w:id="4340" w:author="Борис Гогинян" w:date="2020-05-22T22:35:00Z">
              <w:rPr>
                <w:rFonts w:ascii="Times New Roman" w:eastAsia="Times New Roman" w:hAnsi="Times New Roman" w:cs="Times New Roman"/>
                <w:sz w:val="24"/>
                <w:szCs w:val="24"/>
              </w:rPr>
            </w:rPrChange>
          </w:rPr>
          <w:delText xml:space="preserve">Tiled Path (CPU/OpenCL) [Электронный ресурс]. </w:delText>
        </w:r>
        <w:r w:rsidRPr="00B12333" w:rsidDel="00846C4B">
          <w:rPr>
            <w:rFonts w:eastAsia="Times New Roman" w:hint="eastAsia"/>
            <w:rPrChange w:id="4341" w:author="Борис Гогинян" w:date="2020-05-22T22:35:00Z">
              <w:rPr>
                <w:rFonts w:ascii="Times New Roman" w:eastAsia="Times New Roman" w:hAnsi="Times New Roman" w:cs="Times New Roman" w:hint="eastAsia"/>
                <w:sz w:val="24"/>
                <w:szCs w:val="24"/>
              </w:rPr>
            </w:rPrChange>
          </w:rPr>
          <w:delText>–</w:delText>
        </w:r>
        <w:r w:rsidRPr="00B12333" w:rsidDel="00846C4B">
          <w:rPr>
            <w:rFonts w:eastAsia="Times New Roman"/>
            <w:rPrChange w:id="4342"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43" w:author="Борис Гогинян" w:date="2020-05-22T22:35:00Z">
              <w:rPr>
                <w:rFonts w:ascii="Times New Roman" w:eastAsia="Times New Roman" w:hAnsi="Times New Roman" w:cs="Times New Roman" w:hint="eastAsia"/>
                <w:sz w:val="24"/>
                <w:szCs w:val="24"/>
              </w:rPr>
            </w:rPrChange>
          </w:rPr>
          <w:delText>Режим</w:delText>
        </w:r>
        <w:r w:rsidRPr="00B12333" w:rsidDel="00846C4B">
          <w:rPr>
            <w:rFonts w:eastAsia="Times New Roman"/>
            <w:rPrChange w:id="4344"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hint="eastAsia"/>
            <w:rPrChange w:id="4345" w:author="Борис Гогинян" w:date="2020-05-22T22:35:00Z">
              <w:rPr>
                <w:rFonts w:ascii="Times New Roman" w:eastAsia="Times New Roman" w:hAnsi="Times New Roman" w:cs="Times New Roman" w:hint="eastAsia"/>
                <w:sz w:val="24"/>
                <w:szCs w:val="24"/>
              </w:rPr>
            </w:rPrChange>
          </w:rPr>
          <w:delText>доступа</w:delText>
        </w:r>
        <w:r w:rsidRPr="00B12333" w:rsidDel="00846C4B">
          <w:rPr>
            <w:rFonts w:eastAsia="Times New Roman"/>
            <w:rPrChange w:id="4346" w:author="Борис Гогинян" w:date="2020-05-22T22:35:00Z">
              <w:rPr>
                <w:rFonts w:ascii="Times New Roman" w:eastAsia="Times New Roman" w:hAnsi="Times New Roman" w:cs="Times New Roman"/>
                <w:sz w:val="24"/>
                <w:szCs w:val="24"/>
              </w:rPr>
            </w:rPrChange>
          </w:rPr>
          <w:delText xml:space="preserve">: </w:delText>
        </w:r>
        <w:r w:rsidRPr="00B12333" w:rsidDel="00846C4B">
          <w:rPr>
            <w:rFonts w:eastAsia="Times New Roman"/>
            <w:lang w:eastAsia="ru-RU"/>
            <w:rPrChange w:id="4347" w:author="Борис Гогинян" w:date="2020-05-22T22:35:00Z">
              <w:rPr>
                <w:rFonts w:ascii="Times New Roman" w:eastAsia="Times New Roman" w:hAnsi="Times New Roman" w:cs="Times New Roman"/>
                <w:sz w:val="24"/>
                <w:szCs w:val="24"/>
                <w:lang w:eastAsia="ru-RU"/>
              </w:rPr>
            </w:rPrChange>
          </w:rPr>
          <w:delText>https://wiki.luxcorerender.org/Render_Configuration</w:delText>
        </w:r>
      </w:del>
    </w:p>
    <w:p w14:paraId="72E70142" w14:textId="26E08286" w:rsidR="004C6B1F" w:rsidRPr="00B12333" w:rsidRDefault="00A6235B">
      <w:pPr>
        <w:rPr>
          <w:rFonts w:eastAsia="Times New Roman"/>
          <w:lang w:eastAsia="ru-RU"/>
          <w:rPrChange w:id="4348" w:author="Борис Гогинян" w:date="2020-05-22T22:35:00Z">
            <w:rPr>
              <w:rFonts w:ascii="Times New Roman" w:eastAsia="Times New Roman" w:hAnsi="Times New Roman" w:cs="Times New Roman"/>
              <w:sz w:val="24"/>
              <w:szCs w:val="24"/>
              <w:lang w:eastAsia="ru-RU"/>
            </w:rPr>
          </w:rPrChange>
        </w:rPr>
        <w:pPrChange w:id="4349" w:author="Борис Гогинян" w:date="2020-05-23T17:40:00Z">
          <w:pPr>
            <w:pStyle w:val="a5"/>
            <w:numPr>
              <w:numId w:val="1"/>
            </w:numPr>
            <w:shd w:val="clear" w:color="auto" w:fill="FFFFFF"/>
            <w:spacing w:before="100" w:beforeAutospacing="1" w:after="100" w:afterAutospacing="1" w:line="360" w:lineRule="auto"/>
            <w:ind w:left="1065" w:hanging="360"/>
          </w:pPr>
        </w:pPrChange>
      </w:pPr>
      <w:del w:id="4350" w:author="Борис Гогинян" w:date="2020-05-23T17:40:00Z">
        <w:r w:rsidRPr="00B12333" w:rsidDel="00846C4B">
          <w:rPr>
            <w:rFonts w:eastAsia="Times New Roman"/>
            <w:lang w:eastAsia="ru-RU"/>
            <w:rPrChange w:id="4351" w:author="Борис Гогинян" w:date="2020-05-22T22:35:00Z">
              <w:rPr>
                <w:rFonts w:ascii="Times New Roman" w:eastAsia="Times New Roman" w:hAnsi="Times New Roman" w:cs="Times New Roman"/>
                <w:sz w:val="24"/>
                <w:szCs w:val="24"/>
                <w:lang w:eastAsia="ru-RU"/>
              </w:rPr>
            </w:rPrChange>
          </w:rPr>
          <w:delText>И. М. Соболь. Численные методы Монте-Карло. М.: Наука, 1973 г.</w:delText>
        </w:r>
      </w:del>
    </w:p>
    <w:sectPr w:rsidR="004C6B1F" w:rsidRPr="00B12333" w:rsidSect="00377FB6">
      <w:footerReference w:type="default" r:id="rId33"/>
      <w:pgSz w:w="11906" w:h="16838"/>
      <w:pgMar w:top="851" w:right="851" w:bottom="851" w:left="851" w:header="708" w:footer="708" w:gutter="0"/>
      <w:pgNumType w:start="5"/>
      <w:cols w:space="708"/>
      <w:docGrid w:linePitch="360"/>
      <w:sectPrChange w:id="4362" w:author="Борис Гогинян" w:date="2020-05-25T19:58:00Z">
        <w:sectPr w:rsidR="004C6B1F" w:rsidRPr="00B12333" w:rsidSect="00377FB6">
          <w:pgMar w:top="851" w:right="851" w:bottom="851" w:left="851" w:header="708" w:footer="708"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3" w:author="Борис Гогинян" w:date="2020-05-24T22:23:00Z" w:initials="БГ">
    <w:p w14:paraId="5BF8F93A" w14:textId="797E18B5" w:rsidR="00531FCD" w:rsidRDefault="00531FCD">
      <w:pPr>
        <w:pStyle w:val="af2"/>
      </w:pPr>
      <w:r>
        <w:rPr>
          <w:rStyle w:val="af1"/>
        </w:rPr>
        <w:annotationRef/>
      </w:r>
    </w:p>
  </w:comment>
  <w:comment w:id="612" w:author="Борис Гогинян" w:date="2020-05-24T22:15:00Z" w:initials="БГ">
    <w:p w14:paraId="18F44302" w14:textId="77777777" w:rsidR="00531FCD" w:rsidRDefault="00531FCD" w:rsidP="00AD4BD2">
      <w:pPr>
        <w:pStyle w:val="af2"/>
      </w:pPr>
      <w:r>
        <w:rPr>
          <w:rStyle w:val="af1"/>
        </w:rPr>
        <w:annotationRef/>
      </w:r>
      <w:r>
        <w:t>?</w:t>
      </w:r>
    </w:p>
  </w:comment>
  <w:comment w:id="611" w:author="Борис Гогинян" w:date="2020-05-24T22:23:00Z" w:initials="БГ">
    <w:p w14:paraId="0CACE12F" w14:textId="5F47715C" w:rsidR="00531FCD" w:rsidRDefault="00531FCD">
      <w:pPr>
        <w:pStyle w:val="af2"/>
      </w:pPr>
      <w:r>
        <w:rPr>
          <w:rStyle w:val="af1"/>
        </w:rPr>
        <w:annotationRef/>
      </w:r>
    </w:p>
  </w:comment>
  <w:comment w:id="757" w:author="M61PME-S2P" w:date="2020-05-12T21:41:00Z" w:initials="M">
    <w:p w14:paraId="791A7372" w14:textId="77777777" w:rsidR="00531FCD" w:rsidRDefault="00531FCD" w:rsidP="00A6235B">
      <w:pPr>
        <w:pStyle w:val="af2"/>
      </w:pPr>
      <w:r>
        <w:rPr>
          <w:rStyle w:val="af1"/>
        </w:rPr>
        <w:annotationRef/>
      </w:r>
      <w:r>
        <w:rPr>
          <w:noProof/>
        </w:rPr>
        <w:t>Борис, с этого момента я Ваши множественные языковые и стилистические ляпы игнорирую. Работайте над языком ВКР!!!</w:t>
      </w:r>
    </w:p>
  </w:comment>
  <w:comment w:id="841" w:author="Борис Гогинян" w:date="2020-05-10T00:07:00Z" w:initials="БГ">
    <w:p w14:paraId="06CBCACA" w14:textId="77777777" w:rsidR="00531FCD" w:rsidRDefault="00531FCD" w:rsidP="00A6235B">
      <w:pPr>
        <w:pStyle w:val="af2"/>
      </w:pPr>
      <w:r>
        <w:rPr>
          <w:rStyle w:val="af1"/>
        </w:rPr>
        <w:annotationRef/>
      </w:r>
      <w:r>
        <w:t>Полное копирование из книги Сивухина</w:t>
      </w:r>
    </w:p>
  </w:comment>
  <w:comment w:id="860" w:author="Борис Гогинян" w:date="2020-05-21T17:24:00Z" w:initials="БГ">
    <w:p w14:paraId="3085CDB0" w14:textId="01596AED" w:rsidR="00531FCD" w:rsidRDefault="00531FCD">
      <w:pPr>
        <w:pStyle w:val="af2"/>
      </w:pPr>
      <w:r>
        <w:rPr>
          <w:rStyle w:val="af1"/>
        </w:rPr>
        <w:annotationRef/>
      </w:r>
      <w:r>
        <w:t>Не уверен, что про этот эффект надо писать, а то спросят, где он применяется…</w:t>
      </w:r>
    </w:p>
  </w:comment>
  <w:comment w:id="867" w:author="Борис Гогинян" w:date="2020-05-10T00:05:00Z" w:initials="БГ">
    <w:p w14:paraId="532F49ED" w14:textId="77777777" w:rsidR="00531FCD" w:rsidRDefault="00531FCD" w:rsidP="00A6235B">
      <w:pPr>
        <w:pStyle w:val="af2"/>
      </w:pPr>
      <w:r>
        <w:rPr>
          <w:rStyle w:val="af1"/>
        </w:rPr>
        <w:annotationRef/>
      </w:r>
      <w:r>
        <w:t>Полное копирование из книги Сивухина</w:t>
      </w:r>
    </w:p>
  </w:comment>
  <w:comment w:id="905" w:author="Борис Гогинян" w:date="2020-05-08T23:03:00Z" w:initials="БГ">
    <w:p w14:paraId="3F0B1412" w14:textId="77777777" w:rsidR="00531FCD" w:rsidRDefault="00531FCD" w:rsidP="00A6235B">
      <w:pPr>
        <w:pStyle w:val="af2"/>
      </w:pPr>
      <w:r>
        <w:rPr>
          <w:rStyle w:val="af1"/>
        </w:rPr>
        <w:annotationRef/>
      </w:r>
      <w:r>
        <w:t>Это полная цитата из книги</w:t>
      </w:r>
    </w:p>
  </w:comment>
  <w:comment w:id="914" w:author="M61PME-S2P" w:date="2020-05-12T21:51:00Z" w:initials="M">
    <w:p w14:paraId="214004D3" w14:textId="77777777" w:rsidR="00531FCD" w:rsidRDefault="00531FCD" w:rsidP="00A6235B">
      <w:pPr>
        <w:pStyle w:val="af2"/>
      </w:pPr>
      <w:r>
        <w:rPr>
          <w:rStyle w:val="af1"/>
        </w:rPr>
        <w:annotationRef/>
      </w:r>
      <w:r>
        <w:rPr>
          <w:noProof/>
        </w:rPr>
        <w:t>Допишите, приведите его ур-ие с пояснениями.</w:t>
      </w:r>
    </w:p>
  </w:comment>
  <w:comment w:id="925" w:author="M61PME-S2P" w:date="2020-05-12T21:52:00Z" w:initials="M">
    <w:p w14:paraId="3005DCD5" w14:textId="77777777" w:rsidR="00531FCD" w:rsidRDefault="00531FCD" w:rsidP="00A6235B">
      <w:pPr>
        <w:pStyle w:val="af2"/>
      </w:pPr>
      <w:r>
        <w:rPr>
          <w:rStyle w:val="af1"/>
        </w:rPr>
        <w:annotationRef/>
      </w:r>
      <w:r>
        <w:rPr>
          <w:noProof/>
        </w:rPr>
        <w:t>Картинки по правилам: с подписями и нумерацией!</w:t>
      </w:r>
    </w:p>
  </w:comment>
  <w:comment w:id="994" w:author="M61PME-S2P" w:date="2020-05-12T21:55:00Z" w:initials="M">
    <w:p w14:paraId="6BF5AA79" w14:textId="77777777" w:rsidR="00531FCD" w:rsidRDefault="00531FCD" w:rsidP="00A6235B">
      <w:pPr>
        <w:pStyle w:val="af2"/>
      </w:pPr>
      <w:r>
        <w:rPr>
          <w:rStyle w:val="af1"/>
        </w:rPr>
        <w:annotationRef/>
      </w:r>
      <w:r>
        <w:rPr>
          <w:noProof/>
        </w:rPr>
        <w:t>Поправьте и объясните качественно!</w:t>
      </w:r>
    </w:p>
  </w:comment>
  <w:comment w:id="1033" w:author="Борис Гогинян" w:date="2020-05-19T03:34:00Z" w:initials="БГ">
    <w:p w14:paraId="257A9568" w14:textId="4DAF4110" w:rsidR="00531FCD" w:rsidRDefault="00531FCD">
      <w:pPr>
        <w:pStyle w:val="af2"/>
      </w:pPr>
      <w:r>
        <w:rPr>
          <w:rStyle w:val="af1"/>
        </w:rPr>
        <w:annotationRef/>
      </w:r>
      <w:r>
        <w:t>Перевод своими словами ведения из этой статьи</w:t>
      </w:r>
    </w:p>
  </w:comment>
  <w:comment w:id="1125" w:author="Борис Гогинян" w:date="2020-05-20T00:50:00Z" w:initials="БГ">
    <w:p w14:paraId="495BE71A" w14:textId="5393E17B" w:rsidR="00531FCD" w:rsidRDefault="00531FCD">
      <w:pPr>
        <w:pStyle w:val="af2"/>
      </w:pPr>
      <w:r>
        <w:rPr>
          <w:rStyle w:val="af1"/>
        </w:rPr>
        <w:annotationRef/>
      </w:r>
      <w:r>
        <w:t>Можно просто описать параметры, которые можно контролировать. Те по сути списать описание с официальной документации с объяснением, что там написано</w:t>
      </w:r>
    </w:p>
  </w:comment>
  <w:comment w:id="1141" w:author="Борис Гогинян" w:date="2020-05-21T03:29:00Z" w:initials="БГ">
    <w:p w14:paraId="3F118D7F" w14:textId="25F1F7F5" w:rsidR="00531FCD" w:rsidRDefault="00531FCD">
      <w:pPr>
        <w:pStyle w:val="af2"/>
      </w:pPr>
      <w:r>
        <w:rPr>
          <w:rStyle w:val="af1"/>
        </w:rPr>
        <w:annotationRef/>
      </w:r>
      <w:r>
        <w:t>Но во всех этих моделях я так же не</w:t>
      </w:r>
      <w:r w:rsidRPr="00CE254F">
        <w:t xml:space="preserve"> </w:t>
      </w:r>
      <w:r>
        <w:t xml:space="preserve">очень уверен. Я знаю, как выглядит формула, у меня даже есть статья, но я ее не смог прочесть, тк слишком сложно. Только поверхностно прошелся. </w:t>
      </w:r>
    </w:p>
  </w:comment>
  <w:comment w:id="1178" w:author="Борис Гогинян" w:date="2020-05-20T01:10:00Z" w:initials="БГ">
    <w:p w14:paraId="55658B19" w14:textId="13D96DCE" w:rsidR="00531FCD" w:rsidRPr="00944653" w:rsidRDefault="00531FCD">
      <w:pPr>
        <w:pStyle w:val="af2"/>
      </w:pPr>
      <w:r>
        <w:rPr>
          <w:rStyle w:val="af1"/>
        </w:rPr>
        <w:annotationRef/>
      </w:r>
      <w:r>
        <w:t xml:space="preserve">У </w:t>
      </w:r>
      <w:r>
        <w:rPr>
          <w:lang w:val="en-US"/>
        </w:rPr>
        <w:t>luxcore</w:t>
      </w:r>
      <w:r w:rsidRPr="00944653">
        <w:t xml:space="preserve"> </w:t>
      </w:r>
      <w:r>
        <w:t xml:space="preserve">все еще хуже в плане документации. У </w:t>
      </w:r>
      <w:r>
        <w:rPr>
          <w:lang w:val="en-US"/>
        </w:rPr>
        <w:t>appleseed</w:t>
      </w:r>
      <w:r w:rsidRPr="00944653">
        <w:t xml:space="preserve"> </w:t>
      </w:r>
      <w:r>
        <w:t>в документации указаны все статьи, которые они использовали. Здесь же даже названия никаких намеков не дают</w:t>
      </w:r>
    </w:p>
  </w:comment>
  <w:comment w:id="1209" w:author="M61PME-S2P" w:date="2020-05-12T21:58:00Z" w:initials="M">
    <w:p w14:paraId="39CE6D51" w14:textId="77777777" w:rsidR="00531FCD" w:rsidRDefault="00531FCD" w:rsidP="009F17F0">
      <w:pPr>
        <w:pStyle w:val="af2"/>
      </w:pPr>
      <w:r>
        <w:rPr>
          <w:rStyle w:val="af1"/>
        </w:rPr>
        <w:annotationRef/>
      </w:r>
      <w:r>
        <w:rPr>
          <w:noProof/>
        </w:rPr>
        <w:t>Сошлитесь на источник картинок в литературе, перепишите английские подписи по-русски. ВЕЗДЕ.</w:t>
      </w:r>
    </w:p>
  </w:comment>
  <w:comment w:id="1237" w:author="M61PME-S2P" w:date="2020-05-12T21:57:00Z" w:initials="M">
    <w:p w14:paraId="6CC13F71" w14:textId="77777777" w:rsidR="00531FCD" w:rsidRDefault="00531FCD" w:rsidP="00A6235B">
      <w:pPr>
        <w:pStyle w:val="af2"/>
      </w:pPr>
      <w:r>
        <w:rPr>
          <w:rStyle w:val="af1"/>
        </w:rPr>
        <w:annotationRef/>
      </w:r>
      <w:r>
        <w:rPr>
          <w:noProof/>
        </w:rPr>
        <w:t>почему с большой буквы? Это в тех. литературе называется случайным выбором.</w:t>
      </w:r>
    </w:p>
  </w:comment>
  <w:comment w:id="1436" w:author="Борис Гогинян" w:date="2020-05-21T05:25:00Z" w:initials="БГ">
    <w:p w14:paraId="59FF1911" w14:textId="088F4B27" w:rsidR="00531FCD" w:rsidRDefault="00531FCD">
      <w:pPr>
        <w:pStyle w:val="af2"/>
      </w:pPr>
      <w:r>
        <w:rPr>
          <w:rStyle w:val="af1"/>
        </w:rPr>
        <w:annotationRef/>
      </w:r>
      <w:r>
        <w:t>Возможно весь такой код надо выкинуть, тк если мне зададут вопрос по нему, то я в нем не разбираюсь</w:t>
      </w:r>
    </w:p>
  </w:comment>
  <w:comment w:id="1662" w:author="Борис Гогинян" w:date="2020-05-21T05:26:00Z" w:initials="БГ">
    <w:p w14:paraId="23FFAF21" w14:textId="6A8B3660" w:rsidR="00531FCD" w:rsidRDefault="00531FCD">
      <w:pPr>
        <w:pStyle w:val="af2"/>
      </w:pPr>
      <w:r>
        <w:rPr>
          <w:rStyle w:val="af1"/>
        </w:rPr>
        <w:annotationRef/>
      </w:r>
      <w:r>
        <w:t>И оставить только подобные комментарии</w:t>
      </w:r>
    </w:p>
  </w:comment>
  <w:comment w:id="2202" w:author="Борис Гогинян" w:date="2020-05-21T05:32:00Z" w:initials="БГ">
    <w:p w14:paraId="755A6824" w14:textId="11AABE7A" w:rsidR="00531FCD" w:rsidRPr="006514DC" w:rsidRDefault="00531FCD">
      <w:pPr>
        <w:pStyle w:val="af2"/>
      </w:pPr>
      <w:r>
        <w:rPr>
          <w:rStyle w:val="af1"/>
        </w:rPr>
        <w:annotationRef/>
      </w:r>
      <w:r>
        <w:t>Далеко не все методы, которые есть. Но я не стал их писать, тк не достаточно понимаю</w:t>
      </w:r>
    </w:p>
  </w:comment>
  <w:comment w:id="2241" w:author="Борис Гогинян" w:date="2020-05-21T02:47:00Z" w:initials="БГ">
    <w:p w14:paraId="289AA832" w14:textId="228D07E6" w:rsidR="00531FCD" w:rsidRDefault="00531FCD">
      <w:pPr>
        <w:pStyle w:val="af2"/>
      </w:pPr>
      <w:r>
        <w:rPr>
          <w:rStyle w:val="af1"/>
        </w:rPr>
        <w:annotationRef/>
      </w:r>
      <w:r>
        <w:t>Я не очень хорошо разбираюсь что это. Если попросят рассказать, я скорее всего завалюсь</w:t>
      </w:r>
    </w:p>
    <w:p w14:paraId="38E339A8" w14:textId="77777777" w:rsidR="00531FCD" w:rsidRDefault="00531FCD">
      <w:pPr>
        <w:pStyle w:val="af2"/>
      </w:pPr>
    </w:p>
  </w:comment>
  <w:comment w:id="2267" w:author="Борис Гогинян" w:date="2020-05-20T21:06:00Z" w:initials="БГ">
    <w:p w14:paraId="07F6E65D" w14:textId="63BD7928" w:rsidR="00531FCD" w:rsidRDefault="00531FCD">
      <w:pPr>
        <w:pStyle w:val="af2"/>
      </w:pPr>
      <w:r>
        <w:rPr>
          <w:rStyle w:val="af1"/>
        </w:rPr>
        <w:annotationRef/>
      </w:r>
      <w:r>
        <w:t>Я не стал приводить примера реализации, тк у каждого рендера он свой. А в книге описан метод для примера.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F8F93A" w15:done="0"/>
  <w15:commentEx w15:paraId="18F44302" w15:done="0"/>
  <w15:commentEx w15:paraId="0CACE12F" w15:done="0"/>
  <w15:commentEx w15:paraId="791A7372" w15:done="0"/>
  <w15:commentEx w15:paraId="06CBCACA" w15:done="0"/>
  <w15:commentEx w15:paraId="3085CDB0" w15:done="0"/>
  <w15:commentEx w15:paraId="532F49ED" w15:done="0"/>
  <w15:commentEx w15:paraId="3F0B1412" w15:done="0"/>
  <w15:commentEx w15:paraId="214004D3" w15:done="0"/>
  <w15:commentEx w15:paraId="3005DCD5" w15:done="0"/>
  <w15:commentEx w15:paraId="6BF5AA79" w15:done="0"/>
  <w15:commentEx w15:paraId="257A9568" w15:done="0"/>
  <w15:commentEx w15:paraId="495BE71A" w15:done="0"/>
  <w15:commentEx w15:paraId="3F118D7F" w15:done="0"/>
  <w15:commentEx w15:paraId="55658B19" w15:done="0"/>
  <w15:commentEx w15:paraId="39CE6D51" w15:done="0"/>
  <w15:commentEx w15:paraId="6CC13F71" w15:done="0"/>
  <w15:commentEx w15:paraId="59FF1911" w15:done="0"/>
  <w15:commentEx w15:paraId="23FFAF21" w15:done="0"/>
  <w15:commentEx w15:paraId="755A6824" w15:done="0"/>
  <w15:commentEx w15:paraId="38E339A8" w15:done="0"/>
  <w15:commentEx w15:paraId="07F6E6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04FC2" w14:textId="77777777" w:rsidR="006A2FEB" w:rsidRDefault="006A2FEB">
      <w:pPr>
        <w:spacing w:after="0" w:line="240" w:lineRule="auto"/>
      </w:pPr>
      <w:r>
        <w:separator/>
      </w:r>
    </w:p>
  </w:endnote>
  <w:endnote w:type="continuationSeparator" w:id="0">
    <w:p w14:paraId="2F7E6D8D" w14:textId="77777777" w:rsidR="006A2FEB" w:rsidRDefault="006A2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0F3C5" w14:textId="52AD3264" w:rsidR="00531FCD" w:rsidRPr="009B5F52" w:rsidRDefault="00531FCD">
    <w:pPr>
      <w:pStyle w:val="af"/>
      <w:jc w:val="center"/>
      <w:rPr>
        <w:rFonts w:ascii="Times New Roman" w:hAnsi="Times New Roman" w:cs="Times New Roman"/>
        <w:sz w:val="24"/>
        <w:rPrChange w:id="682" w:author="Борис Гогинян" w:date="2020-05-25T19:58:00Z">
          <w:rPr/>
        </w:rPrChange>
      </w:rPr>
      <w:pPrChange w:id="683" w:author="Борис Гогинян" w:date="2020-05-25T19:58:00Z">
        <w:pPr>
          <w:pStyle w:val="af"/>
        </w:pPr>
      </w:pPrChan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684" w:author="Борис Гогинян" w:date="2020-05-25T19:46:00Z"/>
  <w:sdt>
    <w:sdtPr>
      <w:id w:val="490686556"/>
      <w:docPartObj>
        <w:docPartGallery w:val="Page Numbers (Bottom of Page)"/>
        <w:docPartUnique/>
      </w:docPartObj>
    </w:sdtPr>
    <w:sdtEndPr>
      <w:rPr>
        <w:rFonts w:ascii="Times New Roman" w:hAnsi="Times New Roman" w:cs="Times New Roman"/>
        <w:sz w:val="28"/>
      </w:rPr>
    </w:sdtEndPr>
    <w:sdtContent>
      <w:customXmlInsRangeEnd w:id="684"/>
      <w:p w14:paraId="5A338722" w14:textId="16B0CF55" w:rsidR="00531FCD" w:rsidRPr="00FC00D9" w:rsidRDefault="00531FCD">
        <w:pPr>
          <w:pStyle w:val="af"/>
          <w:jc w:val="center"/>
          <w:rPr>
            <w:rFonts w:ascii="Times New Roman" w:hAnsi="Times New Roman" w:cs="Times New Roman"/>
            <w:sz w:val="28"/>
            <w:rPrChange w:id="685" w:author="Борис Гогинян" w:date="2020-05-25T19:46:00Z">
              <w:rPr/>
            </w:rPrChange>
          </w:rPr>
          <w:pPrChange w:id="686" w:author="Борис Гогинян" w:date="2020-05-25T19:46:00Z">
            <w:pPr>
              <w:pStyle w:val="af"/>
            </w:pPr>
          </w:pPrChange>
        </w:pPr>
        <w:ins w:id="687" w:author="Борис Гогинян" w:date="2020-05-25T19:46:00Z">
          <w:r w:rsidRPr="00861981">
            <w:rPr>
              <w:rFonts w:ascii="Times New Roman" w:hAnsi="Times New Roman" w:cs="Times New Roman"/>
              <w:sz w:val="28"/>
            </w:rPr>
            <w:t>Москва 2020 г.</w:t>
          </w:r>
        </w:ins>
      </w:p>
      <w:customXmlInsRangeStart w:id="688" w:author="Борис Гогинян" w:date="2020-05-25T19:46:00Z"/>
    </w:sdtContent>
  </w:sdt>
  <w:customXmlInsRangeEnd w:id="68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4352" w:author="Борис Гогинян" w:date="2020-05-25T19:58:00Z"/>
  <w:sdt>
    <w:sdtPr>
      <w:id w:val="46423812"/>
      <w:docPartObj>
        <w:docPartGallery w:val="Page Numbers (Bottom of Page)"/>
        <w:docPartUnique/>
      </w:docPartObj>
    </w:sdtPr>
    <w:sdtEndPr>
      <w:rPr>
        <w:rFonts w:ascii="Times New Roman" w:hAnsi="Times New Roman" w:cs="Times New Roman"/>
        <w:sz w:val="24"/>
      </w:rPr>
    </w:sdtEndPr>
    <w:sdtContent>
      <w:customXmlInsRangeEnd w:id="4352"/>
      <w:p w14:paraId="429FBEF8" w14:textId="00E032A6" w:rsidR="00531FCD" w:rsidRPr="009B5F52" w:rsidRDefault="00531FCD">
        <w:pPr>
          <w:pStyle w:val="af"/>
          <w:jc w:val="center"/>
          <w:rPr>
            <w:rFonts w:ascii="Times New Roman" w:hAnsi="Times New Roman" w:cs="Times New Roman"/>
            <w:sz w:val="24"/>
            <w:rPrChange w:id="4353" w:author="Борис Гогинян" w:date="2020-05-25T19:58:00Z">
              <w:rPr/>
            </w:rPrChange>
          </w:rPr>
          <w:pPrChange w:id="4354" w:author="Борис Гогинян" w:date="2020-05-25T19:58:00Z">
            <w:pPr>
              <w:pStyle w:val="af"/>
            </w:pPr>
          </w:pPrChange>
        </w:pPr>
        <w:ins w:id="4355" w:author="Борис Гогинян" w:date="2020-05-25T19:58:00Z">
          <w:r w:rsidRPr="009B5F52">
            <w:rPr>
              <w:rFonts w:ascii="Times New Roman" w:hAnsi="Times New Roman" w:cs="Times New Roman"/>
              <w:sz w:val="24"/>
              <w:rPrChange w:id="4356" w:author="Борис Гогинян" w:date="2020-05-25T19:58:00Z">
                <w:rPr/>
              </w:rPrChange>
            </w:rPr>
            <w:fldChar w:fldCharType="begin"/>
          </w:r>
          <w:r w:rsidRPr="009B5F52">
            <w:rPr>
              <w:rFonts w:ascii="Times New Roman" w:hAnsi="Times New Roman" w:cs="Times New Roman"/>
              <w:sz w:val="24"/>
              <w:rPrChange w:id="4357" w:author="Борис Гогинян" w:date="2020-05-25T19:58:00Z">
                <w:rPr/>
              </w:rPrChange>
            </w:rPr>
            <w:instrText>PAGE   \* MERGEFORMAT</w:instrText>
          </w:r>
          <w:r w:rsidRPr="009B5F52">
            <w:rPr>
              <w:rFonts w:ascii="Times New Roman" w:hAnsi="Times New Roman" w:cs="Times New Roman"/>
              <w:sz w:val="24"/>
              <w:rPrChange w:id="4358" w:author="Борис Гогинян" w:date="2020-05-25T19:58:00Z">
                <w:rPr/>
              </w:rPrChange>
            </w:rPr>
            <w:fldChar w:fldCharType="separate"/>
          </w:r>
        </w:ins>
        <w:r w:rsidR="00D33CBA">
          <w:rPr>
            <w:rFonts w:ascii="Times New Roman" w:hAnsi="Times New Roman" w:cs="Times New Roman"/>
            <w:noProof/>
            <w:sz w:val="24"/>
          </w:rPr>
          <w:t>38</w:t>
        </w:r>
        <w:ins w:id="4359" w:author="Борис Гогинян" w:date="2020-05-25T19:58:00Z">
          <w:r w:rsidRPr="009B5F52">
            <w:rPr>
              <w:rFonts w:ascii="Times New Roman" w:hAnsi="Times New Roman" w:cs="Times New Roman"/>
              <w:sz w:val="24"/>
              <w:rPrChange w:id="4360" w:author="Борис Гогинян" w:date="2020-05-25T19:58:00Z">
                <w:rPr/>
              </w:rPrChange>
            </w:rPr>
            <w:fldChar w:fldCharType="end"/>
          </w:r>
        </w:ins>
      </w:p>
      <w:customXmlInsRangeStart w:id="4361" w:author="Борис Гогинян" w:date="2020-05-25T19:58:00Z"/>
    </w:sdtContent>
  </w:sdt>
  <w:customXmlInsRangeEnd w:id="436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95671" w14:textId="77777777" w:rsidR="006A2FEB" w:rsidRDefault="006A2FEB">
      <w:pPr>
        <w:spacing w:after="0" w:line="240" w:lineRule="auto"/>
      </w:pPr>
      <w:r>
        <w:separator/>
      </w:r>
    </w:p>
  </w:footnote>
  <w:footnote w:type="continuationSeparator" w:id="0">
    <w:p w14:paraId="2362E85D" w14:textId="77777777" w:rsidR="006A2FEB" w:rsidRDefault="006A2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7A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A73018"/>
    <w:multiLevelType w:val="hybridMultilevel"/>
    <w:tmpl w:val="EEE21D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B882366"/>
    <w:multiLevelType w:val="hybridMultilevel"/>
    <w:tmpl w:val="25207FC2"/>
    <w:lvl w:ilvl="0" w:tplc="04190011">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CDC7FF0"/>
    <w:multiLevelType w:val="hybridMultilevel"/>
    <w:tmpl w:val="4176BB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E921C40"/>
    <w:multiLevelType w:val="hybridMultilevel"/>
    <w:tmpl w:val="12D01A6E"/>
    <w:lvl w:ilvl="0" w:tplc="95067818">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922EEE"/>
    <w:multiLevelType w:val="hybridMultilevel"/>
    <w:tmpl w:val="1EDC3572"/>
    <w:lvl w:ilvl="0" w:tplc="949480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CA0AA4"/>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2"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CD3708F"/>
    <w:multiLevelType w:val="hybridMultilevel"/>
    <w:tmpl w:val="447815F4"/>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24A2B0B"/>
    <w:multiLevelType w:val="hybridMultilevel"/>
    <w:tmpl w:val="6276DEEA"/>
    <w:lvl w:ilvl="0" w:tplc="61FA3BB4">
      <w:start w:val="1"/>
      <w:numFmt w:val="decimal"/>
      <w:lvlText w:val="%1."/>
      <w:lvlJc w:val="left"/>
      <w:pPr>
        <w:ind w:left="501"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522D49"/>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E9F45AF"/>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02A6AE7"/>
    <w:multiLevelType w:val="hybridMultilevel"/>
    <w:tmpl w:val="907EDCEA"/>
    <w:lvl w:ilvl="0" w:tplc="04190011">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0" w15:restartNumberingAfterBreak="0">
    <w:nsid w:val="332255FF"/>
    <w:multiLevelType w:val="hybridMultilevel"/>
    <w:tmpl w:val="AA4CD95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40E43D7"/>
    <w:multiLevelType w:val="hybridMultilevel"/>
    <w:tmpl w:val="B9ACAE38"/>
    <w:lvl w:ilvl="0" w:tplc="61FA3BB4">
      <w:start w:val="1"/>
      <w:numFmt w:val="decimal"/>
      <w:lvlText w:val="%1."/>
      <w:lvlJc w:val="left"/>
      <w:pPr>
        <w:ind w:left="720"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355996"/>
    <w:multiLevelType w:val="hybridMultilevel"/>
    <w:tmpl w:val="C2F6FA5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3B561D40"/>
    <w:multiLevelType w:val="hybridMultilevel"/>
    <w:tmpl w:val="05061F58"/>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3C572243"/>
    <w:multiLevelType w:val="hybridMultilevel"/>
    <w:tmpl w:val="00E48432"/>
    <w:lvl w:ilvl="0" w:tplc="04190011">
      <w:start w:val="1"/>
      <w:numFmt w:val="decimal"/>
      <w:lvlText w:val="%1)"/>
      <w:lvlJc w:val="left"/>
      <w:pPr>
        <w:ind w:left="1515" w:hanging="360"/>
      </w:pPr>
      <w:rPr>
        <w:rFont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5" w15:restartNumberingAfterBreak="0">
    <w:nsid w:val="3E0D4443"/>
    <w:multiLevelType w:val="hybridMultilevel"/>
    <w:tmpl w:val="37CA8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3933E7"/>
    <w:multiLevelType w:val="hybridMultilevel"/>
    <w:tmpl w:val="86946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EE6C55"/>
    <w:multiLevelType w:val="hybridMultilevel"/>
    <w:tmpl w:val="C8747E66"/>
    <w:lvl w:ilvl="0" w:tplc="04190015">
      <w:start w:val="1"/>
      <w:numFmt w:val="upp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32D57CD"/>
    <w:multiLevelType w:val="hybridMultilevel"/>
    <w:tmpl w:val="988846B0"/>
    <w:lvl w:ilvl="0" w:tplc="61FA3BB4">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9" w15:restartNumberingAfterBreak="0">
    <w:nsid w:val="43402F65"/>
    <w:multiLevelType w:val="hybridMultilevel"/>
    <w:tmpl w:val="71729B2E"/>
    <w:lvl w:ilvl="0" w:tplc="61FA3BB4">
      <w:start w:val="1"/>
      <w:numFmt w:val="decimal"/>
      <w:lvlText w:val="%1."/>
      <w:lvlJc w:val="left"/>
      <w:pPr>
        <w:ind w:left="643"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4E8404C"/>
    <w:multiLevelType w:val="hybridMultilevel"/>
    <w:tmpl w:val="FFD6472E"/>
    <w:lvl w:ilvl="0" w:tplc="23A27B96">
      <w:start w:val="1"/>
      <w:numFmt w:val="decimal"/>
      <w:lvlText w:val="%1."/>
      <w:lvlJc w:val="left"/>
      <w:pPr>
        <w:ind w:left="720" w:hanging="360"/>
      </w:pPr>
      <w:rPr>
        <w:rFonts w:ascii="Consolas" w:eastAsia="Times New Roman" w:hAnsi="Consolas"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94806CD"/>
    <w:multiLevelType w:val="hybridMultilevel"/>
    <w:tmpl w:val="7598D7D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15:restartNumberingAfterBreak="0">
    <w:nsid w:val="49643F84"/>
    <w:multiLevelType w:val="hybridMultilevel"/>
    <w:tmpl w:val="B73866FC"/>
    <w:lvl w:ilvl="0" w:tplc="95067818">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6" w15:restartNumberingAfterBreak="0">
    <w:nsid w:val="50232142"/>
    <w:multiLevelType w:val="multilevel"/>
    <w:tmpl w:val="13FE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8F2461"/>
    <w:multiLevelType w:val="hybridMultilevel"/>
    <w:tmpl w:val="C5A6F036"/>
    <w:lvl w:ilvl="0" w:tplc="61FA3BB4">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5B32613C"/>
    <w:multiLevelType w:val="hybridMultilevel"/>
    <w:tmpl w:val="6D76BA8A"/>
    <w:lvl w:ilvl="0" w:tplc="04190011">
      <w:start w:val="1"/>
      <w:numFmt w:val="decimal"/>
      <w:lvlText w:val="%1)"/>
      <w:lvlJc w:val="left"/>
      <w:pPr>
        <w:ind w:left="1440" w:hanging="360"/>
      </w:pPr>
      <w:rPr>
        <w:rFont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C016B5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42" w15:restartNumberingAfterBreak="0">
    <w:nsid w:val="5C586500"/>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3" w15:restartNumberingAfterBreak="0">
    <w:nsid w:val="5E041930"/>
    <w:multiLevelType w:val="hybridMultilevel"/>
    <w:tmpl w:val="1BFCF122"/>
    <w:lvl w:ilvl="0" w:tplc="2770407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61972F88"/>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35C20"/>
    <w:multiLevelType w:val="hybridMultilevel"/>
    <w:tmpl w:val="409C11A6"/>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8A83BD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0"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A4A5B6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E631F33"/>
    <w:multiLevelType w:val="hybridMultilevel"/>
    <w:tmpl w:val="1AEE9646"/>
    <w:lvl w:ilvl="0" w:tplc="04190011">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54" w15:restartNumberingAfterBreak="0">
    <w:nsid w:val="70CA55CB"/>
    <w:multiLevelType w:val="hybridMultilevel"/>
    <w:tmpl w:val="445A986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7E012F51"/>
    <w:multiLevelType w:val="hybridMultilevel"/>
    <w:tmpl w:val="82E05AAE"/>
    <w:lvl w:ilvl="0" w:tplc="04190011">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2"/>
  </w:num>
  <w:num w:numId="3">
    <w:abstractNumId w:val="1"/>
  </w:num>
  <w:num w:numId="4">
    <w:abstractNumId w:val="16"/>
  </w:num>
  <w:num w:numId="5">
    <w:abstractNumId w:val="28"/>
  </w:num>
  <w:num w:numId="6">
    <w:abstractNumId w:val="25"/>
  </w:num>
  <w:num w:numId="7">
    <w:abstractNumId w:val="6"/>
  </w:num>
  <w:num w:numId="8">
    <w:abstractNumId w:val="14"/>
  </w:num>
  <w:num w:numId="9">
    <w:abstractNumId w:val="48"/>
  </w:num>
  <w:num w:numId="10">
    <w:abstractNumId w:val="13"/>
  </w:num>
  <w:num w:numId="11">
    <w:abstractNumId w:val="56"/>
  </w:num>
  <w:num w:numId="12">
    <w:abstractNumId w:val="47"/>
  </w:num>
  <w:num w:numId="13">
    <w:abstractNumId w:val="55"/>
  </w:num>
  <w:num w:numId="14">
    <w:abstractNumId w:val="45"/>
  </w:num>
  <w:num w:numId="15">
    <w:abstractNumId w:val="23"/>
  </w:num>
  <w:num w:numId="16">
    <w:abstractNumId w:val="30"/>
  </w:num>
  <w:num w:numId="17">
    <w:abstractNumId w:val="50"/>
  </w:num>
  <w:num w:numId="18">
    <w:abstractNumId w:val="3"/>
  </w:num>
  <w:num w:numId="19">
    <w:abstractNumId w:val="29"/>
  </w:num>
  <w:num w:numId="20">
    <w:abstractNumId w:val="49"/>
  </w:num>
  <w:num w:numId="21">
    <w:abstractNumId w:val="39"/>
  </w:num>
  <w:num w:numId="22">
    <w:abstractNumId w:val="9"/>
  </w:num>
  <w:num w:numId="23">
    <w:abstractNumId w:val="46"/>
  </w:num>
  <w:num w:numId="24">
    <w:abstractNumId w:val="22"/>
  </w:num>
  <w:num w:numId="25">
    <w:abstractNumId w:val="21"/>
  </w:num>
  <w:num w:numId="26">
    <w:abstractNumId w:val="15"/>
  </w:num>
  <w:num w:numId="27">
    <w:abstractNumId w:val="24"/>
  </w:num>
  <w:num w:numId="28">
    <w:abstractNumId w:val="8"/>
  </w:num>
  <w:num w:numId="29">
    <w:abstractNumId w:val="4"/>
  </w:num>
  <w:num w:numId="30">
    <w:abstractNumId w:val="54"/>
  </w:num>
  <w:num w:numId="31">
    <w:abstractNumId w:val="38"/>
  </w:num>
  <w:num w:numId="32">
    <w:abstractNumId w:val="26"/>
  </w:num>
  <w:num w:numId="33">
    <w:abstractNumId w:val="40"/>
  </w:num>
  <w:num w:numId="34">
    <w:abstractNumId w:val="17"/>
  </w:num>
  <w:num w:numId="35">
    <w:abstractNumId w:val="52"/>
  </w:num>
  <w:num w:numId="36">
    <w:abstractNumId w:val="20"/>
  </w:num>
  <w:num w:numId="37">
    <w:abstractNumId w:val="18"/>
  </w:num>
  <w:num w:numId="38">
    <w:abstractNumId w:val="31"/>
  </w:num>
  <w:num w:numId="39">
    <w:abstractNumId w:val="12"/>
  </w:num>
  <w:num w:numId="40">
    <w:abstractNumId w:val="36"/>
  </w:num>
  <w:num w:numId="41">
    <w:abstractNumId w:val="33"/>
  </w:num>
  <w:num w:numId="42">
    <w:abstractNumId w:val="19"/>
  </w:num>
  <w:num w:numId="43">
    <w:abstractNumId w:val="37"/>
  </w:num>
  <w:num w:numId="44">
    <w:abstractNumId w:val="5"/>
  </w:num>
  <w:num w:numId="45">
    <w:abstractNumId w:val="41"/>
  </w:num>
  <w:num w:numId="46">
    <w:abstractNumId w:val="53"/>
  </w:num>
  <w:num w:numId="47">
    <w:abstractNumId w:val="51"/>
  </w:num>
  <w:num w:numId="48">
    <w:abstractNumId w:val="32"/>
  </w:num>
  <w:num w:numId="49">
    <w:abstractNumId w:val="0"/>
  </w:num>
  <w:num w:numId="50">
    <w:abstractNumId w:val="27"/>
  </w:num>
  <w:num w:numId="51">
    <w:abstractNumId w:val="11"/>
  </w:num>
  <w:num w:numId="52">
    <w:abstractNumId w:val="7"/>
  </w:num>
  <w:num w:numId="53">
    <w:abstractNumId w:val="35"/>
  </w:num>
  <w:num w:numId="54">
    <w:abstractNumId w:val="42"/>
  </w:num>
  <w:num w:numId="55">
    <w:abstractNumId w:val="43"/>
  </w:num>
  <w:num w:numId="56">
    <w:abstractNumId w:val="44"/>
  </w:num>
  <w:num w:numId="57">
    <w:abstractNumId w:val="1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41D77"/>
    <w:rsid w:val="000620F3"/>
    <w:rsid w:val="000863AF"/>
    <w:rsid w:val="00091A95"/>
    <w:rsid w:val="000A3BDF"/>
    <w:rsid w:val="000D001C"/>
    <w:rsid w:val="0014631C"/>
    <w:rsid w:val="001640BD"/>
    <w:rsid w:val="001A08F6"/>
    <w:rsid w:val="001A1175"/>
    <w:rsid w:val="001A64F6"/>
    <w:rsid w:val="001C3CCE"/>
    <w:rsid w:val="00200DB6"/>
    <w:rsid w:val="002179D1"/>
    <w:rsid w:val="00242C26"/>
    <w:rsid w:val="00246CAD"/>
    <w:rsid w:val="002522FB"/>
    <w:rsid w:val="00276ACE"/>
    <w:rsid w:val="002B0DC8"/>
    <w:rsid w:val="002C2309"/>
    <w:rsid w:val="002C47F1"/>
    <w:rsid w:val="002D2F69"/>
    <w:rsid w:val="002D3A91"/>
    <w:rsid w:val="002F6B7F"/>
    <w:rsid w:val="00310266"/>
    <w:rsid w:val="0031522E"/>
    <w:rsid w:val="0031653B"/>
    <w:rsid w:val="00326C5A"/>
    <w:rsid w:val="00331079"/>
    <w:rsid w:val="003366BA"/>
    <w:rsid w:val="003403F6"/>
    <w:rsid w:val="00342D23"/>
    <w:rsid w:val="003524DA"/>
    <w:rsid w:val="00352660"/>
    <w:rsid w:val="00353594"/>
    <w:rsid w:val="00355265"/>
    <w:rsid w:val="003554F8"/>
    <w:rsid w:val="00357C20"/>
    <w:rsid w:val="00362FA9"/>
    <w:rsid w:val="00375796"/>
    <w:rsid w:val="00377FB6"/>
    <w:rsid w:val="003810A5"/>
    <w:rsid w:val="00392E67"/>
    <w:rsid w:val="0039773E"/>
    <w:rsid w:val="003C10E2"/>
    <w:rsid w:val="003C7CDC"/>
    <w:rsid w:val="003F68EE"/>
    <w:rsid w:val="003F7829"/>
    <w:rsid w:val="00416637"/>
    <w:rsid w:val="00434D0C"/>
    <w:rsid w:val="00441924"/>
    <w:rsid w:val="00441FBD"/>
    <w:rsid w:val="00453C31"/>
    <w:rsid w:val="00465EFF"/>
    <w:rsid w:val="0049704E"/>
    <w:rsid w:val="004A6D16"/>
    <w:rsid w:val="004B2FCA"/>
    <w:rsid w:val="004C2A23"/>
    <w:rsid w:val="004C6B1F"/>
    <w:rsid w:val="004F772F"/>
    <w:rsid w:val="00513BC8"/>
    <w:rsid w:val="00531FCD"/>
    <w:rsid w:val="00536DFA"/>
    <w:rsid w:val="00544912"/>
    <w:rsid w:val="0056699A"/>
    <w:rsid w:val="00583657"/>
    <w:rsid w:val="005852EE"/>
    <w:rsid w:val="005C5060"/>
    <w:rsid w:val="005D773B"/>
    <w:rsid w:val="005D7D15"/>
    <w:rsid w:val="005E1572"/>
    <w:rsid w:val="005E5EDC"/>
    <w:rsid w:val="005F3124"/>
    <w:rsid w:val="005F3975"/>
    <w:rsid w:val="0062374B"/>
    <w:rsid w:val="0062428C"/>
    <w:rsid w:val="00631E70"/>
    <w:rsid w:val="006322C9"/>
    <w:rsid w:val="0063548C"/>
    <w:rsid w:val="00640028"/>
    <w:rsid w:val="006514DC"/>
    <w:rsid w:val="00660329"/>
    <w:rsid w:val="00661711"/>
    <w:rsid w:val="00663AD2"/>
    <w:rsid w:val="0066677D"/>
    <w:rsid w:val="00667911"/>
    <w:rsid w:val="0068375D"/>
    <w:rsid w:val="006A2FEB"/>
    <w:rsid w:val="006B5481"/>
    <w:rsid w:val="006B66D1"/>
    <w:rsid w:val="006C450B"/>
    <w:rsid w:val="006D1E05"/>
    <w:rsid w:val="006D30D7"/>
    <w:rsid w:val="006D64E8"/>
    <w:rsid w:val="006F50AF"/>
    <w:rsid w:val="00700D50"/>
    <w:rsid w:val="0071051D"/>
    <w:rsid w:val="00721994"/>
    <w:rsid w:val="007406A0"/>
    <w:rsid w:val="00761D79"/>
    <w:rsid w:val="007714D2"/>
    <w:rsid w:val="00775B0C"/>
    <w:rsid w:val="00775E49"/>
    <w:rsid w:val="00782022"/>
    <w:rsid w:val="007954A0"/>
    <w:rsid w:val="00795A9E"/>
    <w:rsid w:val="007A5A83"/>
    <w:rsid w:val="007B069C"/>
    <w:rsid w:val="007C321C"/>
    <w:rsid w:val="007D547B"/>
    <w:rsid w:val="007E16E7"/>
    <w:rsid w:val="007F2605"/>
    <w:rsid w:val="00801B0A"/>
    <w:rsid w:val="008166FD"/>
    <w:rsid w:val="00835256"/>
    <w:rsid w:val="00836D2C"/>
    <w:rsid w:val="00846316"/>
    <w:rsid w:val="00846C4B"/>
    <w:rsid w:val="0084775E"/>
    <w:rsid w:val="008512F9"/>
    <w:rsid w:val="00851E27"/>
    <w:rsid w:val="008641CF"/>
    <w:rsid w:val="00864699"/>
    <w:rsid w:val="00866229"/>
    <w:rsid w:val="00890A1D"/>
    <w:rsid w:val="008C22A0"/>
    <w:rsid w:val="008D133B"/>
    <w:rsid w:val="008D5741"/>
    <w:rsid w:val="00921019"/>
    <w:rsid w:val="00942342"/>
    <w:rsid w:val="009437CA"/>
    <w:rsid w:val="00944653"/>
    <w:rsid w:val="009479BC"/>
    <w:rsid w:val="00960D2F"/>
    <w:rsid w:val="00965D85"/>
    <w:rsid w:val="009869D5"/>
    <w:rsid w:val="00994F44"/>
    <w:rsid w:val="009A2544"/>
    <w:rsid w:val="009B5F52"/>
    <w:rsid w:val="009C1689"/>
    <w:rsid w:val="009C43CD"/>
    <w:rsid w:val="009C4D81"/>
    <w:rsid w:val="009D7090"/>
    <w:rsid w:val="009D7BE0"/>
    <w:rsid w:val="009E4741"/>
    <w:rsid w:val="009F17F0"/>
    <w:rsid w:val="009F1AC6"/>
    <w:rsid w:val="009F604A"/>
    <w:rsid w:val="00A06249"/>
    <w:rsid w:val="00A1266E"/>
    <w:rsid w:val="00A23F3D"/>
    <w:rsid w:val="00A26A8D"/>
    <w:rsid w:val="00A37508"/>
    <w:rsid w:val="00A37C16"/>
    <w:rsid w:val="00A37F65"/>
    <w:rsid w:val="00A52C16"/>
    <w:rsid w:val="00A5397F"/>
    <w:rsid w:val="00A545D6"/>
    <w:rsid w:val="00A6235B"/>
    <w:rsid w:val="00A77944"/>
    <w:rsid w:val="00A80359"/>
    <w:rsid w:val="00AA4458"/>
    <w:rsid w:val="00AB3BAD"/>
    <w:rsid w:val="00AB7C9B"/>
    <w:rsid w:val="00AD4BD2"/>
    <w:rsid w:val="00AD6F69"/>
    <w:rsid w:val="00AD72BB"/>
    <w:rsid w:val="00AE5A12"/>
    <w:rsid w:val="00B00809"/>
    <w:rsid w:val="00B06873"/>
    <w:rsid w:val="00B12333"/>
    <w:rsid w:val="00B23E02"/>
    <w:rsid w:val="00B42EAE"/>
    <w:rsid w:val="00B46FA5"/>
    <w:rsid w:val="00B669C8"/>
    <w:rsid w:val="00B70A1F"/>
    <w:rsid w:val="00B82222"/>
    <w:rsid w:val="00BA52D6"/>
    <w:rsid w:val="00BA7861"/>
    <w:rsid w:val="00BB45AA"/>
    <w:rsid w:val="00BD55FF"/>
    <w:rsid w:val="00BE3A6A"/>
    <w:rsid w:val="00BF510D"/>
    <w:rsid w:val="00C12699"/>
    <w:rsid w:val="00C17533"/>
    <w:rsid w:val="00C20C64"/>
    <w:rsid w:val="00C35899"/>
    <w:rsid w:val="00C50854"/>
    <w:rsid w:val="00C51BFB"/>
    <w:rsid w:val="00C52476"/>
    <w:rsid w:val="00C72153"/>
    <w:rsid w:val="00C742C8"/>
    <w:rsid w:val="00C9362A"/>
    <w:rsid w:val="00C95EA0"/>
    <w:rsid w:val="00CA12FA"/>
    <w:rsid w:val="00CA2C74"/>
    <w:rsid w:val="00CB41ED"/>
    <w:rsid w:val="00CB5B4E"/>
    <w:rsid w:val="00CB7143"/>
    <w:rsid w:val="00CB7533"/>
    <w:rsid w:val="00CC128D"/>
    <w:rsid w:val="00CC3DB1"/>
    <w:rsid w:val="00CD7B3F"/>
    <w:rsid w:val="00CE254F"/>
    <w:rsid w:val="00CE48B8"/>
    <w:rsid w:val="00CE5312"/>
    <w:rsid w:val="00D10CE1"/>
    <w:rsid w:val="00D11BD4"/>
    <w:rsid w:val="00D22B6C"/>
    <w:rsid w:val="00D33CBA"/>
    <w:rsid w:val="00D408DE"/>
    <w:rsid w:val="00D57A8C"/>
    <w:rsid w:val="00D764BA"/>
    <w:rsid w:val="00D84ECB"/>
    <w:rsid w:val="00D90D50"/>
    <w:rsid w:val="00DA11FF"/>
    <w:rsid w:val="00DC644A"/>
    <w:rsid w:val="00DC6590"/>
    <w:rsid w:val="00DC7846"/>
    <w:rsid w:val="00DD546C"/>
    <w:rsid w:val="00DF6EC8"/>
    <w:rsid w:val="00E1373F"/>
    <w:rsid w:val="00E15859"/>
    <w:rsid w:val="00E16551"/>
    <w:rsid w:val="00E21E15"/>
    <w:rsid w:val="00E226F3"/>
    <w:rsid w:val="00E31865"/>
    <w:rsid w:val="00E34848"/>
    <w:rsid w:val="00E542CC"/>
    <w:rsid w:val="00E66290"/>
    <w:rsid w:val="00E860FF"/>
    <w:rsid w:val="00E91FB3"/>
    <w:rsid w:val="00E94F1D"/>
    <w:rsid w:val="00EB01A5"/>
    <w:rsid w:val="00EB143B"/>
    <w:rsid w:val="00EC3EEF"/>
    <w:rsid w:val="00EE0897"/>
    <w:rsid w:val="00EE13F0"/>
    <w:rsid w:val="00EE6102"/>
    <w:rsid w:val="00F00AD0"/>
    <w:rsid w:val="00F02F57"/>
    <w:rsid w:val="00F03BB0"/>
    <w:rsid w:val="00F06E98"/>
    <w:rsid w:val="00F11CA4"/>
    <w:rsid w:val="00F13D22"/>
    <w:rsid w:val="00F207D5"/>
    <w:rsid w:val="00F23ECC"/>
    <w:rsid w:val="00F30B64"/>
    <w:rsid w:val="00F3176E"/>
    <w:rsid w:val="00F3683B"/>
    <w:rsid w:val="00F533A9"/>
    <w:rsid w:val="00F77AA6"/>
    <w:rsid w:val="00F9188D"/>
    <w:rsid w:val="00FA16C6"/>
    <w:rsid w:val="00FA52B1"/>
    <w:rsid w:val="00FA7F34"/>
    <w:rsid w:val="00FB0CBB"/>
    <w:rsid w:val="00FB1DC8"/>
    <w:rsid w:val="00FC00D9"/>
    <w:rsid w:val="00FE0E99"/>
    <w:rsid w:val="00FE1CE8"/>
    <w:rsid w:val="00FF4AF2"/>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semiHidden/>
    <w:unhideWhenUsed/>
    <w:rsid w:val="00A6235B"/>
    <w:rPr>
      <w:sz w:val="16"/>
      <w:szCs w:val="16"/>
    </w:rPr>
  </w:style>
  <w:style w:type="paragraph" w:styleId="af2">
    <w:name w:val="annotation text"/>
    <w:basedOn w:val="a"/>
    <w:link w:val="af3"/>
    <w:semiHidden/>
    <w:unhideWhenUsed/>
    <w:rsid w:val="00A6235B"/>
    <w:pPr>
      <w:spacing w:line="240" w:lineRule="auto"/>
    </w:pPr>
    <w:rPr>
      <w:sz w:val="20"/>
      <w:szCs w:val="20"/>
    </w:rPr>
  </w:style>
  <w:style w:type="character" w:customStyle="1" w:styleId="af3">
    <w:name w:val="Текст примечания Знак"/>
    <w:basedOn w:val="a0"/>
    <w:link w:val="af2"/>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
    <w:link w:val="aff8"/>
    <w:rsid w:val="00AD4BD2"/>
    <w:pPr>
      <w:spacing w:after="0" w:line="360" w:lineRule="auto"/>
      <w:jc w:val="center"/>
    </w:pPr>
    <w:rPr>
      <w:rFonts w:ascii="Arial" w:eastAsia="Times New Roman" w:hAnsi="Arial" w:cs="Times New Roman"/>
      <w:szCs w:val="20"/>
      <w:lang w:eastAsia="ru-RU"/>
    </w:rPr>
  </w:style>
  <w:style w:type="character" w:customStyle="1" w:styleId="aff8">
    <w:name w:val="Основной текст Знак"/>
    <w:basedOn w:val="a0"/>
    <w:link w:val="aff7"/>
    <w:rsid w:val="00AD4BD2"/>
    <w:rPr>
      <w:rFonts w:ascii="Arial" w:eastAsia="Times New Roman" w:hAnsi="Arial" w:cs="Times New Roman"/>
      <w:szCs w:val="20"/>
      <w:lang w:eastAsia="ru-RU"/>
    </w:rPr>
  </w:style>
  <w:style w:type="paragraph" w:styleId="aff9">
    <w:name w:val="Revision"/>
    <w:hidden/>
    <w:uiPriority w:val="99"/>
    <w:semiHidden/>
    <w:rsid w:val="00AD4BD2"/>
    <w:pPr>
      <w:spacing w:after="0" w:line="240" w:lineRule="auto"/>
    </w:pPr>
    <w:rPr>
      <w:rFonts w:eastAsiaTheme="minorEastAsia"/>
    </w:rPr>
  </w:style>
  <w:style w:type="table" w:customStyle="1" w:styleId="31">
    <w:name w:val="Сетка таблицы3"/>
    <w:basedOn w:val="a1"/>
    <w:next w:val="a8"/>
    <w:uiPriority w:val="59"/>
    <w:rsid w:val="00FC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634019101">
      <w:bodyDiv w:val="1"/>
      <w:marLeft w:val="0"/>
      <w:marRight w:val="0"/>
      <w:marTop w:val="0"/>
      <w:marBottom w:val="0"/>
      <w:divBdr>
        <w:top w:val="none" w:sz="0" w:space="0" w:color="auto"/>
        <w:left w:val="none" w:sz="0" w:space="0" w:color="auto"/>
        <w:bottom w:val="none" w:sz="0" w:space="0" w:color="auto"/>
        <w:right w:val="none" w:sz="0" w:space="0" w:color="auto"/>
      </w:divBdr>
      <w:divsChild>
        <w:div w:id="1465542114">
          <w:marLeft w:val="0"/>
          <w:marRight w:val="0"/>
          <w:marTop w:val="0"/>
          <w:marBottom w:val="0"/>
          <w:divBdr>
            <w:top w:val="none" w:sz="0" w:space="0" w:color="auto"/>
            <w:left w:val="none" w:sz="0" w:space="0" w:color="auto"/>
            <w:bottom w:val="none" w:sz="0" w:space="0" w:color="auto"/>
            <w:right w:val="none" w:sz="0" w:space="0" w:color="auto"/>
          </w:divBdr>
          <w:divsChild>
            <w:div w:id="14488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197084788">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883205990">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 w:id="208256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197A-C07E-45B2-9931-55E677AD3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10429</TotalTime>
  <Pages>47</Pages>
  <Words>12720</Words>
  <Characters>72504</Characters>
  <Application>Microsoft Office Word</Application>
  <DocSecurity>0</DocSecurity>
  <Lines>604</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42</cp:revision>
  <cp:lastPrinted>2020-05-22T17:35:00Z</cp:lastPrinted>
  <dcterms:created xsi:type="dcterms:W3CDTF">2020-05-16T22:31:00Z</dcterms:created>
  <dcterms:modified xsi:type="dcterms:W3CDTF">2020-05-26T19:45:00Z</dcterms:modified>
</cp:coreProperties>
</file>