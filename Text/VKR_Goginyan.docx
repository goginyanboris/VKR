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93A0F" w14:textId="6BDBE5CC" w:rsidR="00ED0A75" w:rsidRDefault="001719DD" w:rsidP="001D7B0D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Сравнение алгоритмов трассировки лучей</w:t>
      </w:r>
    </w:p>
    <w:p w14:paraId="10AF92A7" w14:textId="7EBE76AE" w:rsidR="001D7B0D" w:rsidRPr="00DD3E51" w:rsidRDefault="001D7B0D" w:rsidP="001D7B0D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D3E51">
        <w:rPr>
          <w:rFonts w:ascii="Times New Roman" w:hAnsi="Times New Roman" w:cs="Times New Roman"/>
          <w:b/>
          <w:i/>
          <w:sz w:val="28"/>
          <w:szCs w:val="28"/>
        </w:rPr>
        <w:t>&lt;</w:t>
      </w:r>
      <w:r>
        <w:rPr>
          <w:rFonts w:ascii="Times New Roman" w:hAnsi="Times New Roman" w:cs="Times New Roman"/>
          <w:b/>
          <w:i/>
          <w:sz w:val="28"/>
          <w:szCs w:val="28"/>
        </w:rPr>
        <w:t>Титулы</w:t>
      </w:r>
      <w:r w:rsidRPr="00DD3E51">
        <w:rPr>
          <w:rFonts w:ascii="Times New Roman" w:hAnsi="Times New Roman" w:cs="Times New Roman"/>
          <w:b/>
          <w:i/>
          <w:sz w:val="28"/>
          <w:szCs w:val="28"/>
        </w:rPr>
        <w:t>&gt;</w:t>
      </w:r>
    </w:p>
    <w:p w14:paraId="29D6B04F" w14:textId="6E0BB539" w:rsidR="001D7B0D" w:rsidRDefault="001D7B0D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52343E1F" w14:textId="77777777" w:rsidR="00E466A9" w:rsidRDefault="00E466A9" w:rsidP="00E466A9">
      <w:pPr>
        <w:spacing w:after="0" w:line="360" w:lineRule="auto"/>
        <w:contextualSpacing/>
        <w:rPr>
          <w:rFonts w:ascii="Times New Roman" w:hAnsi="Times New Roman" w:cs="Times New Roman"/>
          <w:b/>
          <w:i/>
          <w:sz w:val="28"/>
          <w:szCs w:val="28"/>
        </w:rPr>
      </w:pPr>
    </w:p>
    <w:p w14:paraId="5248E651" w14:textId="51B8A5B7" w:rsidR="008D6778" w:rsidRDefault="521D3A82" w:rsidP="008D6778">
      <w:pPr>
        <w:spacing w:after="0"/>
        <w:contextualSpacing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1D7B0D">
        <w:rPr>
          <w:rFonts w:ascii="Times New Roman" w:hAnsi="Times New Roman" w:cs="Times New Roman"/>
          <w:sz w:val="24"/>
          <w:szCs w:val="24"/>
        </w:rPr>
        <w:t>Аннотация</w:t>
      </w:r>
      <w:r w:rsidRPr="001D7B0D">
        <w:rPr>
          <w:rFonts w:ascii="Times New Roman" w:hAnsi="Times New Roman" w:cs="Times New Roman"/>
          <w:iCs/>
          <w:sz w:val="24"/>
          <w:szCs w:val="24"/>
        </w:rPr>
        <w:t>.</w:t>
      </w:r>
    </w:p>
    <w:p w14:paraId="0A37501D" w14:textId="21711437" w:rsidR="00164426" w:rsidRDefault="521D3A82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1D7B0D">
        <w:rPr>
          <w:rFonts w:ascii="Times New Roman" w:hAnsi="Times New Roman" w:cs="Times New Roman"/>
          <w:iCs/>
          <w:sz w:val="24"/>
          <w:szCs w:val="24"/>
        </w:rPr>
        <w:t xml:space="preserve">В представленной работе рассмотрены </w:t>
      </w:r>
      <w:r w:rsidR="001D7B0D">
        <w:rPr>
          <w:rFonts w:ascii="Times New Roman" w:hAnsi="Times New Roman" w:cs="Times New Roman"/>
          <w:iCs/>
          <w:sz w:val="24"/>
          <w:szCs w:val="24"/>
        </w:rPr>
        <w:t>некоторые попу</w:t>
      </w:r>
      <w:r w:rsidR="008376F7">
        <w:rPr>
          <w:rFonts w:ascii="Times New Roman" w:hAnsi="Times New Roman" w:cs="Times New Roman"/>
          <w:iCs/>
          <w:sz w:val="24"/>
          <w:szCs w:val="24"/>
        </w:rPr>
        <w:t>л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ярные </w:t>
      </w:r>
      <w:proofErr w:type="spellStart"/>
      <w:r w:rsidR="00164426">
        <w:rPr>
          <w:rFonts w:ascii="Times New Roman" w:hAnsi="Times New Roman" w:cs="Times New Roman"/>
          <w:iCs/>
          <w:sz w:val="24"/>
          <w:szCs w:val="24"/>
        </w:rPr>
        <w:t>рендеры</w:t>
      </w:r>
      <w:proofErr w:type="spellEnd"/>
      <w:r w:rsidRPr="001D7B0D">
        <w:rPr>
          <w:rFonts w:ascii="Times New Roman" w:hAnsi="Times New Roman" w:cs="Times New Roman"/>
          <w:iCs/>
          <w:sz w:val="24"/>
          <w:szCs w:val="24"/>
        </w:rPr>
        <w:t xml:space="preserve">, реализующие 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различные </w:t>
      </w:r>
      <w:r w:rsidRPr="001D7B0D">
        <w:rPr>
          <w:rFonts w:ascii="Times New Roman" w:hAnsi="Times New Roman" w:cs="Times New Roman"/>
          <w:iCs/>
          <w:sz w:val="24"/>
          <w:szCs w:val="24"/>
        </w:rPr>
        <w:t>алгоритмы трассировки лучей.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Эти </w:t>
      </w:r>
      <w:r w:rsidR="00DD3E51">
        <w:rPr>
          <w:rFonts w:ascii="Times New Roman" w:hAnsi="Times New Roman" w:cs="Times New Roman"/>
          <w:iCs/>
          <w:sz w:val="24"/>
          <w:szCs w:val="24"/>
        </w:rPr>
        <w:t>алгоритмы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 делают возможным получение фотореалистичных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изображени</w:t>
      </w:r>
      <w:r w:rsidR="008376F7">
        <w:rPr>
          <w:rFonts w:ascii="Times New Roman" w:hAnsi="Times New Roman" w:cs="Times New Roman"/>
          <w:iCs/>
          <w:sz w:val="24"/>
          <w:szCs w:val="24"/>
        </w:rPr>
        <w:t>й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с помощью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моделирования </w:t>
      </w:r>
      <w:r w:rsidR="00771357">
        <w:rPr>
          <w:rFonts w:ascii="Times New Roman" w:hAnsi="Times New Roman" w:cs="Times New Roman"/>
          <w:iCs/>
          <w:sz w:val="24"/>
          <w:szCs w:val="24"/>
        </w:rPr>
        <w:t>различных световых свойств, таких как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 глобальное освещение,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тени, каустики,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дисперсия, глубина резкости,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подповерхностное рассеивание и т.д</w:t>
      </w:r>
      <w:r w:rsidR="00771357">
        <w:rPr>
          <w:rFonts w:ascii="Times New Roman" w:hAnsi="Times New Roman" w:cs="Times New Roman"/>
          <w:iCs/>
          <w:sz w:val="24"/>
          <w:szCs w:val="24"/>
        </w:rPr>
        <w:t>.</w:t>
      </w:r>
      <w:r w:rsidR="003524B0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DD3E51">
        <w:rPr>
          <w:rFonts w:ascii="Times New Roman" w:hAnsi="Times New Roman" w:cs="Times New Roman"/>
          <w:iCs/>
          <w:sz w:val="24"/>
          <w:szCs w:val="24"/>
        </w:rPr>
        <w:t>Все алгоритмы объединяет иде</w:t>
      </w:r>
      <w:r w:rsidR="00072525">
        <w:rPr>
          <w:rFonts w:ascii="Times New Roman" w:hAnsi="Times New Roman" w:cs="Times New Roman"/>
          <w:iCs/>
          <w:sz w:val="24"/>
          <w:szCs w:val="24"/>
        </w:rPr>
        <w:t>я симулирования пути света, но отлича</w:t>
      </w:r>
      <w:r w:rsidR="00985234">
        <w:rPr>
          <w:rFonts w:ascii="Times New Roman" w:hAnsi="Times New Roman" w:cs="Times New Roman"/>
          <w:iCs/>
          <w:sz w:val="24"/>
          <w:szCs w:val="24"/>
        </w:rPr>
        <w:t>ю</w:t>
      </w:r>
      <w:r w:rsidR="00072525">
        <w:rPr>
          <w:rFonts w:ascii="Times New Roman" w:hAnsi="Times New Roman" w:cs="Times New Roman"/>
          <w:iCs/>
          <w:sz w:val="24"/>
          <w:szCs w:val="24"/>
        </w:rPr>
        <w:t>т</w:t>
      </w:r>
      <w:r w:rsidR="00AB7B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72525">
        <w:rPr>
          <w:rFonts w:ascii="Times New Roman" w:hAnsi="Times New Roman" w:cs="Times New Roman"/>
          <w:iCs/>
          <w:sz w:val="24"/>
          <w:szCs w:val="24"/>
        </w:rPr>
        <w:t>реализаци</w:t>
      </w:r>
      <w:r w:rsidR="00985234">
        <w:rPr>
          <w:rFonts w:ascii="Times New Roman" w:hAnsi="Times New Roman" w:cs="Times New Roman"/>
          <w:iCs/>
          <w:sz w:val="24"/>
          <w:szCs w:val="24"/>
        </w:rPr>
        <w:t>и</w:t>
      </w:r>
      <w:r w:rsidR="00724249" w:rsidRPr="00724249">
        <w:rPr>
          <w:rFonts w:ascii="Times New Roman" w:hAnsi="Times New Roman" w:cs="Times New Roman"/>
          <w:iCs/>
          <w:sz w:val="24"/>
          <w:szCs w:val="24"/>
          <w:rPrChange w:id="0" w:author="Борис Гогинян" w:date="2020-04-24T10:33:00Z">
            <w:rPr>
              <w:rFonts w:ascii="Times New Roman" w:hAnsi="Times New Roman" w:cs="Times New Roman"/>
              <w:iCs/>
              <w:sz w:val="24"/>
              <w:szCs w:val="24"/>
              <w:lang w:val="en-US"/>
            </w:rPr>
          </w:rPrChange>
        </w:rPr>
        <w:t xml:space="preserve"> </w:t>
      </w:r>
      <w:r w:rsidR="00985234">
        <w:rPr>
          <w:rFonts w:ascii="Times New Roman" w:hAnsi="Times New Roman" w:cs="Times New Roman"/>
          <w:iCs/>
          <w:sz w:val="24"/>
          <w:szCs w:val="24"/>
        </w:rPr>
        <w:t>способов это сделать</w:t>
      </w:r>
      <w:r w:rsidR="00072525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В зависимости от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этого </w:t>
      </w:r>
      <w:r w:rsidR="00072525">
        <w:rPr>
          <w:rFonts w:ascii="Times New Roman" w:hAnsi="Times New Roman" w:cs="Times New Roman"/>
          <w:iCs/>
          <w:sz w:val="24"/>
          <w:szCs w:val="24"/>
        </w:rPr>
        <w:t>алгоритм может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по-разному</w:t>
      </w:r>
      <w:r w:rsidR="0007252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77AC4">
        <w:rPr>
          <w:rFonts w:ascii="Times New Roman" w:hAnsi="Times New Roman" w:cs="Times New Roman"/>
          <w:iCs/>
          <w:sz w:val="24"/>
          <w:szCs w:val="24"/>
        </w:rPr>
        <w:t>изобра</w:t>
      </w:r>
      <w:r w:rsidR="00164426">
        <w:rPr>
          <w:rFonts w:ascii="Times New Roman" w:hAnsi="Times New Roman" w:cs="Times New Roman"/>
          <w:iCs/>
          <w:sz w:val="24"/>
          <w:szCs w:val="24"/>
        </w:rPr>
        <w:t>жать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64426">
        <w:rPr>
          <w:rFonts w:ascii="Times New Roman" w:hAnsi="Times New Roman" w:cs="Times New Roman"/>
          <w:iCs/>
          <w:sz w:val="24"/>
          <w:szCs w:val="24"/>
        </w:rPr>
        <w:t>различные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световые эффекты, </w:t>
      </w:r>
      <w:r w:rsidR="00164426">
        <w:rPr>
          <w:rFonts w:ascii="Times New Roman" w:hAnsi="Times New Roman" w:cs="Times New Roman"/>
          <w:iCs/>
          <w:sz w:val="24"/>
          <w:szCs w:val="24"/>
        </w:rPr>
        <w:t>и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объём 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вычислений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будет </w:t>
      </w:r>
      <w:r w:rsidR="00985234">
        <w:rPr>
          <w:rFonts w:ascii="Times New Roman" w:hAnsi="Times New Roman" w:cs="Times New Roman"/>
          <w:iCs/>
          <w:sz w:val="24"/>
          <w:szCs w:val="24"/>
        </w:rPr>
        <w:t>различным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. Благодаря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высокой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вычислительной мощности современных процессоров и видеокарт становится актуальным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рассмотрение достаточно сложных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алгоритмов и программ, реализующих их. </w:t>
      </w:r>
      <w:r w:rsidR="00771357">
        <w:rPr>
          <w:rFonts w:ascii="Times New Roman" w:hAnsi="Times New Roman" w:cs="Times New Roman"/>
          <w:iCs/>
          <w:sz w:val="24"/>
          <w:szCs w:val="24"/>
        </w:rPr>
        <w:t>В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представленной 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работе </w:t>
      </w:r>
      <w:r w:rsidRPr="001D7B0D">
        <w:rPr>
          <w:rFonts w:ascii="Times New Roman" w:hAnsi="Times New Roman" w:cs="Times New Roman"/>
          <w:iCs/>
          <w:sz w:val="24"/>
          <w:szCs w:val="24"/>
        </w:rPr>
        <w:t>сравниваются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различные алгоритмы и их </w:t>
      </w:r>
      <w:r w:rsidR="00985234">
        <w:rPr>
          <w:rFonts w:ascii="Times New Roman" w:hAnsi="Times New Roman" w:cs="Times New Roman"/>
          <w:iCs/>
          <w:sz w:val="24"/>
          <w:szCs w:val="24"/>
        </w:rPr>
        <w:t>реализации</w:t>
      </w:r>
      <w:r w:rsidRPr="001D7B0D">
        <w:rPr>
          <w:rFonts w:ascii="Times New Roman" w:hAnsi="Times New Roman" w:cs="Times New Roman"/>
          <w:iCs/>
          <w:sz w:val="24"/>
          <w:szCs w:val="24"/>
        </w:rPr>
        <w:t>. Сделаны выводы о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качестве получаемого изображения и реализованной многопоточности вычислений</w:t>
      </w:r>
      <w:r w:rsidRPr="001D7B0D">
        <w:rPr>
          <w:rFonts w:ascii="Times New Roman" w:hAnsi="Times New Roman" w:cs="Times New Roman"/>
          <w:iCs/>
          <w:sz w:val="24"/>
          <w:szCs w:val="24"/>
        </w:rPr>
        <w:t>.</w:t>
      </w:r>
    </w:p>
    <w:p w14:paraId="604B4878" w14:textId="77777777" w:rsidR="00164426" w:rsidRDefault="00164426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118C8C5C" w14:textId="2EDBC50B" w:rsidR="00ED0A75" w:rsidRPr="005C33AB" w:rsidRDefault="00164426" w:rsidP="001D7B0D">
      <w:pPr>
        <w:spacing w:after="0"/>
        <w:contextualSpacing/>
        <w:jc w:val="both"/>
        <w:rPr>
          <w:ins w:id="1" w:author="UserPushka" w:date="2020-05-07T13:06:00Z"/>
          <w:rFonts w:ascii="Times New Roman" w:hAnsi="Times New Roman" w:cs="Times New Roman"/>
          <w:iCs/>
          <w:sz w:val="44"/>
          <w:szCs w:val="44"/>
          <w:rPrChange w:id="2" w:author="UserPushka" w:date="2020-05-07T13:06:00Z">
            <w:rPr>
              <w:ins w:id="3" w:author="UserPushka" w:date="2020-05-07T13:06:00Z"/>
              <w:rFonts w:ascii="Times New Roman" w:hAnsi="Times New Roman" w:cs="Times New Roman"/>
              <w:iCs/>
              <w:sz w:val="32"/>
              <w:szCs w:val="32"/>
            </w:rPr>
          </w:rPrChange>
        </w:rPr>
      </w:pPr>
      <w:r w:rsidRPr="005C33AB">
        <w:rPr>
          <w:rFonts w:ascii="Times New Roman" w:hAnsi="Times New Roman" w:cs="Times New Roman"/>
          <w:iCs/>
          <w:sz w:val="44"/>
          <w:szCs w:val="44"/>
          <w:rPrChange w:id="4" w:author="UserPushka" w:date="2020-05-07T13:06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  <w:lastRenderedPageBreak/>
        <w:t>Оглавление</w:t>
      </w:r>
    </w:p>
    <w:p w14:paraId="4022FDBB" w14:textId="77777777" w:rsidR="005C33AB" w:rsidRDefault="005C33AB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</w:p>
    <w:p w14:paraId="6D411266" w14:textId="156E39FC" w:rsidR="00164426" w:rsidRDefault="00164426" w:rsidP="001D7B0D">
      <w:pPr>
        <w:spacing w:after="0"/>
        <w:contextualSpacing/>
        <w:jc w:val="both"/>
        <w:rPr>
          <w:ins w:id="5" w:author="UserPushka" w:date="2020-05-07T13:06:00Z"/>
          <w:rFonts w:ascii="Times New Roman" w:hAnsi="Times New Roman" w:cs="Times New Roman"/>
          <w:iCs/>
          <w:sz w:val="32"/>
          <w:szCs w:val="32"/>
        </w:rPr>
      </w:pPr>
      <w:del w:id="6" w:author="UserPushka" w:date="2020-05-07T13:04:00Z">
        <w:r w:rsidDel="005C33AB">
          <w:rPr>
            <w:rFonts w:ascii="Times New Roman" w:hAnsi="Times New Roman" w:cs="Times New Roman"/>
            <w:iCs/>
            <w:sz w:val="32"/>
            <w:szCs w:val="32"/>
          </w:rPr>
          <w:delText>…</w:delText>
        </w:r>
        <w:r w:rsidR="002D367D" w:rsidDel="005C33AB">
          <w:rPr>
            <w:rFonts w:ascii="Times New Roman" w:hAnsi="Times New Roman" w:cs="Times New Roman"/>
            <w:iCs/>
            <w:sz w:val="32"/>
            <w:szCs w:val="32"/>
          </w:rPr>
          <w:delText>…</w:delText>
        </w:r>
      </w:del>
      <w:ins w:id="7" w:author="UserPushka" w:date="2020-05-07T13:04:00Z">
        <w:r w:rsidR="005C33AB">
          <w:rPr>
            <w:rFonts w:ascii="Times New Roman" w:hAnsi="Times New Roman" w:cs="Times New Roman"/>
            <w:iCs/>
            <w:sz w:val="32"/>
            <w:szCs w:val="32"/>
          </w:rPr>
          <w:t>Глава 1 Физически</w:t>
        </w:r>
      </w:ins>
      <w:ins w:id="8" w:author="UserPushka" w:date="2020-05-07T13:05:00Z">
        <w:r w:rsidR="005C33AB">
          <w:rPr>
            <w:rFonts w:ascii="Times New Roman" w:hAnsi="Times New Roman" w:cs="Times New Roman"/>
            <w:iCs/>
            <w:sz w:val="32"/>
            <w:szCs w:val="32"/>
          </w:rPr>
          <w:t xml:space="preserve">е модели и </w:t>
        </w:r>
      </w:ins>
      <w:ins w:id="9" w:author="UserPushka" w:date="2020-05-07T13:15:00Z">
        <w:r w:rsidR="00611444">
          <w:rPr>
            <w:rFonts w:ascii="Times New Roman" w:hAnsi="Times New Roman" w:cs="Times New Roman"/>
            <w:iCs/>
            <w:sz w:val="32"/>
            <w:szCs w:val="32"/>
          </w:rPr>
          <w:t>законы</w:t>
        </w:r>
      </w:ins>
      <w:ins w:id="10" w:author="UserPushka" w:date="2020-05-07T13:06:00Z">
        <w:r w:rsidR="005C33AB">
          <w:rPr>
            <w:rFonts w:ascii="Times New Roman" w:hAnsi="Times New Roman" w:cs="Times New Roman"/>
            <w:iCs/>
            <w:sz w:val="32"/>
            <w:szCs w:val="32"/>
          </w:rPr>
          <w:t>.</w:t>
        </w:r>
      </w:ins>
    </w:p>
    <w:p w14:paraId="22B9A031" w14:textId="3EA72753" w:rsidR="005C33AB" w:rsidRDefault="005C33AB" w:rsidP="001D7B0D">
      <w:pPr>
        <w:spacing w:after="0"/>
        <w:contextualSpacing/>
        <w:jc w:val="both"/>
        <w:rPr>
          <w:ins w:id="11" w:author="UserPushka" w:date="2020-05-07T13:06:00Z"/>
          <w:rFonts w:ascii="Times New Roman" w:hAnsi="Times New Roman" w:cs="Times New Roman"/>
          <w:iCs/>
          <w:sz w:val="32"/>
          <w:szCs w:val="32"/>
        </w:rPr>
      </w:pPr>
      <w:ins w:id="12" w:author="UserPushka" w:date="2020-05-07T13:06:00Z">
        <w:r>
          <w:rPr>
            <w:rFonts w:ascii="Times New Roman" w:hAnsi="Times New Roman" w:cs="Times New Roman"/>
            <w:iCs/>
            <w:sz w:val="32"/>
            <w:szCs w:val="32"/>
          </w:rPr>
          <w:t>Глава 2 Физически корректный рендеринг.</w:t>
        </w:r>
      </w:ins>
    </w:p>
    <w:p w14:paraId="2D9C5F90" w14:textId="727332DC" w:rsidR="005C33AB" w:rsidRDefault="005C33AB" w:rsidP="00611444">
      <w:pPr>
        <w:spacing w:after="0"/>
        <w:jc w:val="both"/>
        <w:rPr>
          <w:ins w:id="13" w:author="UserPushka" w:date="2020-05-07T13:24:00Z"/>
          <w:rFonts w:ascii="Times New Roman" w:hAnsi="Times New Roman" w:cs="Times New Roman"/>
          <w:iCs/>
          <w:sz w:val="32"/>
          <w:szCs w:val="32"/>
        </w:rPr>
      </w:pPr>
      <w:ins w:id="14" w:author="UserPushka" w:date="2020-05-07T13:06:00Z">
        <w:r w:rsidRPr="00611444">
          <w:rPr>
            <w:rFonts w:ascii="Times New Roman" w:hAnsi="Times New Roman" w:cs="Times New Roman"/>
            <w:iCs/>
            <w:sz w:val="32"/>
            <w:szCs w:val="32"/>
            <w:rPrChange w:id="15" w:author="UserPushka" w:date="2020-05-07T13:18:00Z">
              <w:rPr/>
            </w:rPrChange>
          </w:rPr>
          <w:t xml:space="preserve">Глава 3 </w:t>
        </w:r>
      </w:ins>
      <w:ins w:id="16" w:author="UserPushka" w:date="2020-05-07T13:24:00Z">
        <w:r w:rsidR="00746A3B">
          <w:rPr>
            <w:rFonts w:ascii="Times New Roman" w:hAnsi="Times New Roman" w:cs="Times New Roman"/>
            <w:iCs/>
            <w:sz w:val="32"/>
            <w:szCs w:val="32"/>
          </w:rPr>
          <w:t>Рендеры</w:t>
        </w:r>
      </w:ins>
    </w:p>
    <w:p w14:paraId="487318E8" w14:textId="0D37460A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17" w:author="UserPushka" w:date="2020-05-07T13:24:00Z"/>
          <w:rFonts w:ascii="Times New Roman" w:hAnsi="Times New Roman" w:cs="Times New Roman"/>
          <w:iCs/>
          <w:sz w:val="32"/>
          <w:szCs w:val="32"/>
          <w:rPrChange w:id="18" w:author="UserPushka" w:date="2020-05-07T13:24:00Z">
            <w:rPr>
              <w:ins w:id="19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0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>appleseed</w:t>
        </w:r>
      </w:ins>
    </w:p>
    <w:p w14:paraId="46B544D9" w14:textId="2CE5AD40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21" w:author="UserPushka" w:date="2020-05-07T13:24:00Z"/>
          <w:rFonts w:ascii="Times New Roman" w:hAnsi="Times New Roman" w:cs="Times New Roman"/>
          <w:iCs/>
          <w:sz w:val="32"/>
          <w:szCs w:val="32"/>
          <w:rPrChange w:id="22" w:author="UserPushka" w:date="2020-05-07T13:24:00Z">
            <w:rPr>
              <w:ins w:id="23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4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>Cycles</w:t>
        </w:r>
      </w:ins>
    </w:p>
    <w:p w14:paraId="0234333D" w14:textId="645E32B3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25" w:author="UserPushka" w:date="2020-05-07T13:29:00Z"/>
          <w:rFonts w:ascii="Times New Roman" w:hAnsi="Times New Roman" w:cs="Times New Roman"/>
          <w:iCs/>
          <w:sz w:val="32"/>
          <w:szCs w:val="32"/>
          <w:rPrChange w:id="26" w:author="UserPushka" w:date="2020-05-07T13:29:00Z">
            <w:rPr>
              <w:ins w:id="27" w:author="UserPushka" w:date="2020-05-07T13:29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8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 xml:space="preserve">LuxCore </w:t>
        </w:r>
      </w:ins>
    </w:p>
    <w:p w14:paraId="0CCBDD63" w14:textId="136A2DF1" w:rsidR="00746A3B" w:rsidRPr="00746A3B" w:rsidRDefault="00746A3B" w:rsidP="00746A3B">
      <w:pPr>
        <w:spacing w:after="0"/>
        <w:jc w:val="both"/>
        <w:rPr>
          <w:ins w:id="29" w:author="UserPushka" w:date="2020-05-07T13:24:00Z"/>
          <w:rFonts w:ascii="Times New Roman" w:hAnsi="Times New Roman" w:cs="Times New Roman"/>
          <w:iCs/>
          <w:sz w:val="32"/>
          <w:szCs w:val="32"/>
          <w:rPrChange w:id="30" w:author="UserPushka" w:date="2020-05-07T13:29:00Z">
            <w:rPr>
              <w:ins w:id="31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  <w:pPrChange w:id="32" w:author="UserPushka" w:date="2020-05-07T13:29:00Z">
          <w:pPr>
            <w:pStyle w:val="a5"/>
            <w:numPr>
              <w:numId w:val="36"/>
            </w:numPr>
            <w:spacing w:after="0"/>
            <w:ind w:hanging="360"/>
            <w:jc w:val="both"/>
          </w:pPr>
        </w:pPrChange>
      </w:pPr>
      <w:ins w:id="33" w:author="UserPushka" w:date="2020-05-07T13:29:00Z">
        <w:r>
          <w:rPr>
            <w:rFonts w:ascii="Times New Roman" w:hAnsi="Times New Roman" w:cs="Times New Roman"/>
            <w:iCs/>
            <w:sz w:val="32"/>
            <w:szCs w:val="32"/>
          </w:rPr>
          <w:t>Глава 4 Способ сравнения</w:t>
        </w:r>
      </w:ins>
    </w:p>
    <w:p w14:paraId="73F67FCE" w14:textId="5BA23964" w:rsidR="00746A3B" w:rsidRDefault="00746A3B" w:rsidP="00746A3B">
      <w:pPr>
        <w:spacing w:after="0"/>
        <w:jc w:val="both"/>
        <w:rPr>
          <w:ins w:id="34" w:author="UserPushka" w:date="2020-05-07T13:25:00Z"/>
          <w:rFonts w:ascii="Times New Roman" w:hAnsi="Times New Roman" w:cs="Times New Roman"/>
          <w:iCs/>
          <w:sz w:val="32"/>
          <w:szCs w:val="32"/>
        </w:rPr>
      </w:pPr>
      <w:ins w:id="35" w:author="UserPushka" w:date="2020-05-07T13:25:00Z">
        <w:r>
          <w:rPr>
            <w:rFonts w:ascii="Times New Roman" w:hAnsi="Times New Roman" w:cs="Times New Roman"/>
            <w:iCs/>
            <w:sz w:val="32"/>
            <w:szCs w:val="32"/>
          </w:rPr>
          <w:t xml:space="preserve">Глава </w:t>
        </w:r>
      </w:ins>
      <w:ins w:id="36" w:author="UserPushka" w:date="2020-05-07T13:29:00Z">
        <w:r>
          <w:rPr>
            <w:rFonts w:ascii="Times New Roman" w:hAnsi="Times New Roman" w:cs="Times New Roman"/>
            <w:iCs/>
            <w:sz w:val="32"/>
            <w:szCs w:val="32"/>
          </w:rPr>
          <w:t>5</w:t>
        </w:r>
      </w:ins>
      <w:ins w:id="37" w:author="UserPushka" w:date="2020-05-07T13:25:00Z">
        <w:r>
          <w:rPr>
            <w:rFonts w:ascii="Times New Roman" w:hAnsi="Times New Roman" w:cs="Times New Roman"/>
            <w:iCs/>
            <w:sz w:val="32"/>
            <w:szCs w:val="32"/>
          </w:rPr>
          <w:t xml:space="preserve"> Эксперименты</w:t>
        </w:r>
      </w:ins>
    </w:p>
    <w:p w14:paraId="12E8751A" w14:textId="42989018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38" w:author="UserPushka" w:date="2020-05-07T13:26:00Z"/>
          <w:rFonts w:ascii="Times New Roman" w:hAnsi="Times New Roman" w:cs="Times New Roman"/>
          <w:iCs/>
          <w:sz w:val="32"/>
          <w:szCs w:val="32"/>
        </w:rPr>
      </w:pPr>
      <w:ins w:id="39" w:author="UserPushka" w:date="2020-05-07T13:26:00Z">
        <w:r>
          <w:rPr>
            <w:rFonts w:ascii="Times New Roman" w:hAnsi="Times New Roman" w:cs="Times New Roman"/>
            <w:iCs/>
            <w:sz w:val="32"/>
            <w:szCs w:val="32"/>
          </w:rPr>
          <w:t>1</w:t>
        </w:r>
      </w:ins>
    </w:p>
    <w:p w14:paraId="71DCC660" w14:textId="2384FAA7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0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41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2</w:t>
        </w:r>
      </w:ins>
    </w:p>
    <w:p w14:paraId="3F909A9B" w14:textId="617ABBD2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2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43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3</w:t>
        </w:r>
      </w:ins>
    </w:p>
    <w:p w14:paraId="68ACA5AB" w14:textId="00C22532" w:rsidR="00746A3B" w:rsidRP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4" w:author="UserPushka" w:date="2020-05-07T13:27:00Z"/>
          <w:rFonts w:ascii="Times New Roman" w:hAnsi="Times New Roman" w:cs="Times New Roman"/>
          <w:iCs/>
          <w:sz w:val="32"/>
          <w:szCs w:val="32"/>
          <w:rPrChange w:id="45" w:author="UserPushka" w:date="2020-05-07T13:27:00Z">
            <w:rPr>
              <w:ins w:id="46" w:author="UserPushka" w:date="2020-05-07T13:27:00Z"/>
            </w:rPr>
          </w:rPrChange>
        </w:rPr>
        <w:pPrChange w:id="47" w:author="UserPushka" w:date="2020-05-07T13:27:00Z">
          <w:pPr>
            <w:pStyle w:val="a5"/>
            <w:numPr>
              <w:numId w:val="41"/>
            </w:numPr>
            <w:spacing w:after="0"/>
            <w:ind w:hanging="360"/>
            <w:jc w:val="both"/>
          </w:pPr>
        </w:pPrChange>
      </w:pPr>
      <w:ins w:id="48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4</w:t>
        </w:r>
      </w:ins>
    </w:p>
    <w:p w14:paraId="71F4E27E" w14:textId="7BA9266B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9" w:author="UserPushka" w:date="2020-05-07T13:27:00Z"/>
          <w:rFonts w:ascii="Times New Roman" w:hAnsi="Times New Roman" w:cs="Times New Roman"/>
          <w:iCs/>
          <w:sz w:val="32"/>
          <w:szCs w:val="32"/>
        </w:rPr>
      </w:pPr>
      <w:proofErr w:type="spellStart"/>
      <w:ins w:id="50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Световод</w:t>
        </w:r>
        <w:proofErr w:type="spellEnd"/>
        <w:r>
          <w:rPr>
            <w:rFonts w:ascii="Times New Roman" w:hAnsi="Times New Roman" w:cs="Times New Roman"/>
            <w:iCs/>
            <w:sz w:val="32"/>
            <w:szCs w:val="32"/>
          </w:rPr>
          <w:t xml:space="preserve"> 5</w:t>
        </w:r>
      </w:ins>
    </w:p>
    <w:p w14:paraId="6BAE0938" w14:textId="47106775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51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52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Бассейн 6</w:t>
        </w:r>
      </w:ins>
    </w:p>
    <w:p w14:paraId="5B5DDAD4" w14:textId="1CE2C654" w:rsidR="00746A3B" w:rsidRDefault="00746A3B" w:rsidP="00746A3B">
      <w:pPr>
        <w:spacing w:after="0"/>
        <w:jc w:val="both"/>
        <w:rPr>
          <w:ins w:id="53" w:author="UserPushka" w:date="2020-05-07T13:30:00Z"/>
          <w:rFonts w:ascii="Times New Roman" w:hAnsi="Times New Roman" w:cs="Times New Roman"/>
          <w:iCs/>
          <w:sz w:val="32"/>
          <w:szCs w:val="32"/>
        </w:rPr>
      </w:pPr>
      <w:ins w:id="54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Глава 5</w:t>
        </w:r>
      </w:ins>
      <w:ins w:id="55" w:author="UserPushka" w:date="2020-05-07T13:28:00Z">
        <w:r>
          <w:rPr>
            <w:rFonts w:ascii="Times New Roman" w:hAnsi="Times New Roman" w:cs="Times New Roman"/>
            <w:iCs/>
            <w:sz w:val="32"/>
            <w:szCs w:val="32"/>
          </w:rPr>
          <w:t xml:space="preserve"> </w:t>
        </w:r>
      </w:ins>
      <w:ins w:id="56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П</w:t>
        </w:r>
      </w:ins>
      <w:ins w:id="57" w:author="UserPushka" w:date="2020-05-07T13:28:00Z">
        <w:r>
          <w:rPr>
            <w:rFonts w:ascii="Times New Roman" w:hAnsi="Times New Roman" w:cs="Times New Roman"/>
            <w:iCs/>
            <w:sz w:val="32"/>
            <w:szCs w:val="32"/>
          </w:rPr>
          <w:t>остроение графиков</w:t>
        </w:r>
      </w:ins>
      <w:ins w:id="58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, сравнение, выводы</w:t>
        </w:r>
      </w:ins>
    </w:p>
    <w:p w14:paraId="42DF3871" w14:textId="046FBBCB" w:rsidR="00746A3B" w:rsidRPr="00746A3B" w:rsidRDefault="00746A3B" w:rsidP="00746A3B">
      <w:pPr>
        <w:spacing w:after="0"/>
        <w:jc w:val="both"/>
        <w:rPr>
          <w:rFonts w:ascii="Times New Roman" w:hAnsi="Times New Roman" w:cs="Times New Roman"/>
          <w:iCs/>
          <w:sz w:val="32"/>
          <w:szCs w:val="32"/>
          <w:rPrChange w:id="59" w:author="UserPushka" w:date="2020-05-07T13:27:00Z">
            <w:rPr/>
          </w:rPrChange>
        </w:rPr>
        <w:pPrChange w:id="60" w:author="UserPushka" w:date="2020-05-07T13:27:00Z">
          <w:pPr>
            <w:spacing w:after="0"/>
            <w:contextualSpacing/>
            <w:jc w:val="both"/>
          </w:pPr>
        </w:pPrChange>
      </w:pPr>
      <w:ins w:id="61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Глава 6 Заключение</w:t>
        </w:r>
      </w:ins>
    </w:p>
    <w:p w14:paraId="125CBD7F" w14:textId="77777777" w:rsidR="002D367D" w:rsidRDefault="002D367D">
      <w:pPr>
        <w:rPr>
          <w:rFonts w:ascii="Times New Roman" w:hAnsi="Times New Roman" w:cs="Times New Roman"/>
          <w:iCs/>
          <w:sz w:val="32"/>
          <w:szCs w:val="32"/>
        </w:rPr>
      </w:pPr>
    </w:p>
    <w:p w14:paraId="1F8DB51E" w14:textId="77777777" w:rsidR="002D367D" w:rsidRDefault="002D367D">
      <w:pPr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Список сокращений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94"/>
        <w:gridCol w:w="8926"/>
      </w:tblGrid>
      <w:tr w:rsidR="00777F12" w14:paraId="03462318" w14:textId="77777777" w:rsidTr="00777F12">
        <w:trPr>
          <w:ins w:id="62" w:author="Борис Гогинян" w:date="2020-03-28T01:38:00Z"/>
        </w:trPr>
        <w:tc>
          <w:tcPr>
            <w:tcW w:w="1384" w:type="dxa"/>
          </w:tcPr>
          <w:p w14:paraId="2F871CFF" w14:textId="1C34B338" w:rsidR="00777F12" w:rsidRPr="00777F12" w:rsidRDefault="00777F12">
            <w:pPr>
              <w:rPr>
                <w:ins w:id="63" w:author="Борис Гогинян" w:date="2020-03-28T01:38:00Z"/>
                <w:rFonts w:ascii="Times New Roman" w:hAnsi="Times New Roman" w:cs="Times New Roman"/>
                <w:iCs/>
                <w:sz w:val="24"/>
                <w:szCs w:val="24"/>
                <w:rPrChange w:id="64" w:author="Борис Гогинян" w:date="2020-03-28T01:39:00Z">
                  <w:rPr>
                    <w:ins w:id="65" w:author="Борис Гогинян" w:date="2020-03-28T01:38:00Z"/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ins w:id="66" w:author="Борис Гогинян" w:date="2020-03-28T01:38:00Z">
              <w:r w:rsidRPr="00777F12">
                <w:rPr>
                  <w:rFonts w:ascii="Times New Roman" w:hAnsi="Times New Roman" w:cs="Times New Roman"/>
                  <w:iCs/>
                  <w:sz w:val="24"/>
                  <w:szCs w:val="24"/>
                  <w:rPrChange w:id="67" w:author="Борис Гогинян" w:date="2020-03-28T01:39:00Z"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</w:rPrChange>
                </w:rPr>
                <w:t>Сокращение</w:t>
              </w:r>
            </w:ins>
          </w:p>
        </w:tc>
        <w:tc>
          <w:tcPr>
            <w:tcW w:w="9036" w:type="dxa"/>
          </w:tcPr>
          <w:p w14:paraId="6D702B9D" w14:textId="17750663" w:rsidR="00777F12" w:rsidRPr="00777F12" w:rsidRDefault="00777F12">
            <w:pPr>
              <w:rPr>
                <w:ins w:id="68" w:author="Борис Гогинян" w:date="2020-03-28T01:38:00Z"/>
                <w:rFonts w:ascii="Times New Roman" w:hAnsi="Times New Roman" w:cs="Times New Roman"/>
                <w:iCs/>
                <w:sz w:val="24"/>
                <w:szCs w:val="24"/>
                <w:rPrChange w:id="69" w:author="Борис Гогинян" w:date="2020-03-28T01:39:00Z">
                  <w:rPr>
                    <w:ins w:id="70" w:author="Борис Гогинян" w:date="2020-03-28T01:38:00Z"/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ins w:id="71" w:author="Борис Гогинян" w:date="2020-03-28T01:38:00Z">
              <w:r w:rsidRPr="00777F12">
                <w:rPr>
                  <w:rFonts w:ascii="Times New Roman" w:hAnsi="Times New Roman" w:cs="Times New Roman"/>
                  <w:iCs/>
                  <w:sz w:val="24"/>
                  <w:szCs w:val="24"/>
                  <w:rPrChange w:id="72" w:author="Борис Гогинян" w:date="2020-03-28T01:39:00Z"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</w:rPrChange>
                </w:rPr>
                <w:t>Расшифровка</w:t>
              </w:r>
            </w:ins>
          </w:p>
        </w:tc>
      </w:tr>
      <w:tr w:rsidR="00777F12" w:rsidRPr="005C33AB" w14:paraId="46F60B14" w14:textId="77777777" w:rsidTr="00777F12">
        <w:tc>
          <w:tcPr>
            <w:tcW w:w="1384" w:type="dxa"/>
          </w:tcPr>
          <w:p w14:paraId="1E6ED367" w14:textId="50B1F66C" w:rsidR="00777F12" w:rsidRPr="00777F12" w:rsidRDefault="00777F12">
            <w:pPr>
              <w:rPr>
                <w:rFonts w:ascii="Times New Roman" w:hAnsi="Times New Roman" w:cs="Times New Roman"/>
                <w:iCs/>
                <w:sz w:val="24"/>
                <w:szCs w:val="24"/>
                <w:rPrChange w:id="73" w:author="Борис Гогинян" w:date="2020-03-28T01:39:00Z">
                  <w:rPr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r w:rsidRPr="00777F12">
              <w:rPr>
                <w:rFonts w:ascii="Times New Roman" w:hAnsi="Times New Roman" w:cs="Times New Roman"/>
                <w:iCs/>
                <w:sz w:val="24"/>
                <w:szCs w:val="24"/>
                <w:rPrChange w:id="74" w:author="Борис Гогинян" w:date="2020-03-28T01:39:00Z">
                  <w:rPr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  <w:t>ДФОС</w:t>
            </w:r>
            <w:ins w:id="75" w:author="Борис Гогинян" w:date="2020-03-28T01:40:00Z">
              <w:r>
                <w:rPr>
                  <w:rFonts w:ascii="Times New Roman" w:hAnsi="Times New Roman" w:cs="Times New Roman"/>
                  <w:iCs/>
                  <w:sz w:val="24"/>
                  <w:szCs w:val="24"/>
                </w:rPr>
                <w:t xml:space="preserve"> (</w:t>
              </w:r>
              <w:r w:rsidRPr="008D199C">
                <w:rPr>
                  <w:rFonts w:ascii="Times New Roman" w:hAnsi="Times New Roman" w:cs="Times New Roman"/>
                  <w:sz w:val="24"/>
                  <w:szCs w:val="24"/>
                </w:rPr>
                <w:t>BRDF</w:t>
              </w:r>
              <w:r>
                <w:rPr>
                  <w:rFonts w:ascii="Times New Roman" w:hAnsi="Times New Roman" w:cs="Times New Roman"/>
                  <w:iCs/>
                  <w:sz w:val="24"/>
                  <w:szCs w:val="24"/>
                </w:rPr>
                <w:t>)</w:t>
              </w:r>
            </w:ins>
          </w:p>
        </w:tc>
        <w:tc>
          <w:tcPr>
            <w:tcW w:w="9036" w:type="dxa"/>
          </w:tcPr>
          <w:p w14:paraId="5D3EA5F6" w14:textId="77777777" w:rsidR="00777F12" w:rsidRPr="001A3A9A" w:rsidRDefault="00777F12">
            <w:pPr>
              <w:rPr>
                <w:ins w:id="76" w:author="Борис Гогинян" w:date="2020-03-28T01:41:00Z"/>
                <w:rFonts w:ascii="Times New Roman" w:hAnsi="Times New Roman" w:cs="Times New Roman"/>
                <w:sz w:val="24"/>
                <w:szCs w:val="24"/>
                <w:lang w:val="en-US"/>
                <w:rPrChange w:id="77" w:author="Борис Гогинян" w:date="2020-03-28T02:28:00Z">
                  <w:rPr>
                    <w:ins w:id="78" w:author="Борис Гогинян" w:date="2020-03-28T01:41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ins w:id="79" w:author="Борис Гогинян" w:date="2020-03-28T01:39:00Z"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двулучевая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0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функция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1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отражательной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2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способности</w:t>
              </w:r>
            </w:ins>
          </w:p>
          <w:p w14:paraId="1CB0D55D" w14:textId="3BDA84A2" w:rsidR="00777F12" w:rsidRPr="00443A24" w:rsidRDefault="00777F1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ins w:id="83" w:author="Борис Гогинян" w:date="2020-03-28T01:41:00Z"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4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>(</w:t>
              </w:r>
              <w:r w:rsidRPr="0031265E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bidirectional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5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reflectance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6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distribution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7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function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8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>)</w:t>
              </w:r>
            </w:ins>
          </w:p>
        </w:tc>
      </w:tr>
      <w:tr w:rsidR="00443A24" w:rsidRPr="005C33AB" w14:paraId="093B3B12" w14:textId="77777777" w:rsidTr="00777F12">
        <w:trPr>
          <w:ins w:id="89" w:author="Борис Гогинян" w:date="2020-04-24T13:35:00Z"/>
        </w:trPr>
        <w:tc>
          <w:tcPr>
            <w:tcW w:w="1384" w:type="dxa"/>
          </w:tcPr>
          <w:p w14:paraId="67502F7D" w14:textId="2E784895" w:rsidR="00443A24" w:rsidRPr="00443A24" w:rsidRDefault="00443A24">
            <w:pPr>
              <w:rPr>
                <w:ins w:id="90" w:author="Борис Гогинян" w:date="2020-04-24T13:35:00Z"/>
                <w:rFonts w:ascii="Times New Roman" w:hAnsi="Times New Roman" w:cs="Times New Roman"/>
                <w:iCs/>
                <w:sz w:val="24"/>
                <w:szCs w:val="24"/>
                <w:lang w:val="en-US"/>
                <w:rPrChange w:id="91" w:author="Борис Гогинян" w:date="2020-04-24T13:35:00Z">
                  <w:rPr>
                    <w:ins w:id="92" w:author="Борис Гогинян" w:date="2020-04-24T13:35:00Z"/>
                    <w:rFonts w:ascii="Times New Roman" w:hAnsi="Times New Roman" w:cs="Times New Roman"/>
                    <w:iCs/>
                    <w:sz w:val="24"/>
                    <w:szCs w:val="24"/>
                  </w:rPr>
                </w:rPrChange>
              </w:rPr>
            </w:pPr>
            <w:ins w:id="93" w:author="Борис Гогинян" w:date="2020-04-24T13:35:00Z">
              <w:r>
                <w:rPr>
                  <w:rFonts w:ascii="Times New Roman" w:hAnsi="Times New Roman" w:cs="Times New Roman"/>
                  <w:iCs/>
                  <w:sz w:val="24"/>
                  <w:szCs w:val="24"/>
                  <w:lang w:val="en-US"/>
                </w:rPr>
                <w:t>PSNR</w:t>
              </w:r>
            </w:ins>
          </w:p>
        </w:tc>
        <w:tc>
          <w:tcPr>
            <w:tcW w:w="9036" w:type="dxa"/>
          </w:tcPr>
          <w:p w14:paraId="0A3AB4EA" w14:textId="045F6608" w:rsidR="00443A24" w:rsidRPr="00443A24" w:rsidRDefault="00443A24">
            <w:pPr>
              <w:rPr>
                <w:ins w:id="94" w:author="Борис Гогинян" w:date="2020-04-24T13:35:00Z"/>
                <w:rFonts w:ascii="Times New Roman" w:hAnsi="Times New Roman" w:cs="Times New Roman"/>
                <w:sz w:val="24"/>
                <w:szCs w:val="24"/>
                <w:lang w:val="en-US"/>
                <w:rPrChange w:id="95" w:author="Борис Гогинян" w:date="2020-04-24T13:35:00Z">
                  <w:rPr>
                    <w:ins w:id="96" w:author="Борис Гогинян" w:date="2020-04-24T13:35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ins w:id="97" w:author="Борис Гогинян" w:date="2020-04-24T13:35:00Z">
              <w:r w:rsidRPr="00443A24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>peak signal-to-noise ratio</w:t>
              </w:r>
            </w:ins>
          </w:p>
        </w:tc>
      </w:tr>
      <w:tr w:rsidR="00443A24" w:rsidRPr="005C33AB" w14:paraId="1C179850" w14:textId="77777777" w:rsidTr="00777F12">
        <w:trPr>
          <w:ins w:id="98" w:author="Борис Гогинян" w:date="2020-04-24T13:35:00Z"/>
        </w:trPr>
        <w:tc>
          <w:tcPr>
            <w:tcW w:w="1384" w:type="dxa"/>
          </w:tcPr>
          <w:p w14:paraId="4055CEA5" w14:textId="77777777" w:rsidR="00443A24" w:rsidRPr="00443A24" w:rsidRDefault="00443A24">
            <w:pPr>
              <w:rPr>
                <w:ins w:id="99" w:author="Борис Гогинян" w:date="2020-04-24T13:35:00Z"/>
                <w:rFonts w:ascii="Times New Roman" w:hAnsi="Times New Roman" w:cs="Times New Roman"/>
                <w:iCs/>
                <w:sz w:val="24"/>
                <w:szCs w:val="24"/>
                <w:lang w:val="en-US"/>
                <w:rPrChange w:id="100" w:author="Борис Гогинян" w:date="2020-04-24T13:35:00Z">
                  <w:rPr>
                    <w:ins w:id="101" w:author="Борис Гогинян" w:date="2020-04-24T13:35:00Z"/>
                    <w:rFonts w:ascii="Times New Roman" w:hAnsi="Times New Roman" w:cs="Times New Roman"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9036" w:type="dxa"/>
          </w:tcPr>
          <w:p w14:paraId="36E5771E" w14:textId="77777777" w:rsidR="00443A24" w:rsidRPr="00443A24" w:rsidRDefault="00443A24">
            <w:pPr>
              <w:rPr>
                <w:ins w:id="102" w:author="Борис Гогинян" w:date="2020-04-24T13:35:00Z"/>
                <w:rFonts w:ascii="Times New Roman" w:hAnsi="Times New Roman" w:cs="Times New Roman"/>
                <w:sz w:val="24"/>
                <w:szCs w:val="24"/>
                <w:lang w:val="en-US"/>
                <w:rPrChange w:id="103" w:author="Борис Гогинян" w:date="2020-04-24T13:35:00Z">
                  <w:rPr>
                    <w:ins w:id="104" w:author="Борис Гогинян" w:date="2020-04-24T13:35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</w:p>
        </w:tc>
      </w:tr>
    </w:tbl>
    <w:p w14:paraId="5CF85121" w14:textId="189ACDC1" w:rsidR="002D367D" w:rsidRPr="001A3A9A" w:rsidRDefault="002D367D">
      <w:pPr>
        <w:rPr>
          <w:rFonts w:ascii="Times New Roman" w:hAnsi="Times New Roman" w:cs="Times New Roman"/>
          <w:iCs/>
          <w:sz w:val="32"/>
          <w:szCs w:val="32"/>
          <w:lang w:val="en-US"/>
          <w:rPrChange w:id="105" w:author="Борис Гогинян" w:date="2020-03-28T02:28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</w:pPr>
      <w:del w:id="106" w:author="Борис Гогинян" w:date="2020-03-28T01:37:00Z">
        <w:r w:rsidRPr="001A3A9A" w:rsidDel="00777F12">
          <w:rPr>
            <w:rFonts w:ascii="Times New Roman" w:hAnsi="Times New Roman" w:cs="Times New Roman"/>
            <w:iCs/>
            <w:sz w:val="32"/>
            <w:szCs w:val="32"/>
            <w:lang w:val="en-US"/>
            <w:rPrChange w:id="107" w:author="Борис Гогинян" w:date="2020-03-28T02:28:00Z">
              <w:rPr>
                <w:rFonts w:ascii="Times New Roman" w:hAnsi="Times New Roman" w:cs="Times New Roman"/>
                <w:iCs/>
                <w:sz w:val="32"/>
                <w:szCs w:val="32"/>
              </w:rPr>
            </w:rPrChange>
          </w:rPr>
          <w:delText>……</w:delText>
        </w:r>
      </w:del>
      <w:r w:rsidRPr="001A3A9A">
        <w:rPr>
          <w:rFonts w:ascii="Times New Roman" w:hAnsi="Times New Roman" w:cs="Times New Roman"/>
          <w:iCs/>
          <w:sz w:val="32"/>
          <w:szCs w:val="32"/>
          <w:lang w:val="en-US"/>
          <w:rPrChange w:id="108" w:author="Борис Гогинян" w:date="2020-03-28T02:28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  <w:br w:type="page"/>
      </w:r>
    </w:p>
    <w:p w14:paraId="5A66C233" w14:textId="64C38B41" w:rsidR="002D367D" w:rsidRDefault="002D367D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lastRenderedPageBreak/>
        <w:t>Введение</w:t>
      </w:r>
    </w:p>
    <w:p w14:paraId="3CC23C37" w14:textId="77777777" w:rsidR="00CF7C43" w:rsidRDefault="00CF7C43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</w:p>
    <w:p w14:paraId="4CEDA2B0" w14:textId="2A724752" w:rsidR="002D367D" w:rsidRPr="005C33AB" w:rsidRDefault="002D367D" w:rsidP="001D7B0D">
      <w:pPr>
        <w:spacing w:after="0"/>
        <w:contextualSpacing/>
        <w:jc w:val="both"/>
        <w:rPr>
          <w:ins w:id="109" w:author="Борис Гогинян" w:date="2020-03-26T15:20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Обоснование выбора темы диплома и актуальность</w:t>
      </w:r>
    </w:p>
    <w:p w14:paraId="6FA9AD99" w14:textId="20819B7A" w:rsidR="0077272F" w:rsidRDefault="00996816" w:rsidP="005C33AB">
      <w:pPr>
        <w:spacing w:after="0"/>
        <w:contextualSpacing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На сегодняшний день на рынке</w:t>
      </w:r>
      <w:r w:rsidR="00BE68D1">
        <w:rPr>
          <w:rFonts w:ascii="Times New Roman" w:hAnsi="Times New Roman" w:cs="Times New Roman"/>
          <w:iCs/>
          <w:sz w:val="28"/>
        </w:rPr>
        <w:t xml:space="preserve"> существует</w:t>
      </w:r>
      <w:r>
        <w:rPr>
          <w:rFonts w:ascii="Times New Roman" w:hAnsi="Times New Roman" w:cs="Times New Roman"/>
          <w:iCs/>
          <w:sz w:val="28"/>
        </w:rPr>
        <w:t xml:space="preserve"> </w:t>
      </w:r>
      <w:r w:rsidR="00DB2665">
        <w:rPr>
          <w:rFonts w:ascii="Times New Roman" w:hAnsi="Times New Roman" w:cs="Times New Roman"/>
          <w:iCs/>
          <w:sz w:val="28"/>
        </w:rPr>
        <w:t>много программ</w:t>
      </w:r>
      <w:r w:rsidR="00316B88">
        <w:rPr>
          <w:rFonts w:ascii="Times New Roman" w:hAnsi="Times New Roman" w:cs="Times New Roman"/>
          <w:iCs/>
          <w:sz w:val="28"/>
        </w:rPr>
        <w:t xml:space="preserve"> </w:t>
      </w:r>
      <w:r w:rsidR="00BE68D1">
        <w:rPr>
          <w:rFonts w:ascii="Times New Roman" w:hAnsi="Times New Roman" w:cs="Times New Roman"/>
          <w:iCs/>
          <w:sz w:val="28"/>
        </w:rPr>
        <w:t>трехмерной</w:t>
      </w:r>
      <w:r w:rsidR="00316B88" w:rsidRPr="005C33AB">
        <w:rPr>
          <w:rFonts w:ascii="Times New Roman" w:hAnsi="Times New Roman" w:cs="Times New Roman"/>
          <w:iCs/>
          <w:sz w:val="28"/>
        </w:rPr>
        <w:t xml:space="preserve"> </w:t>
      </w:r>
      <w:r w:rsidR="00316B88">
        <w:rPr>
          <w:rFonts w:ascii="Times New Roman" w:hAnsi="Times New Roman" w:cs="Times New Roman"/>
          <w:iCs/>
          <w:sz w:val="28"/>
        </w:rPr>
        <w:t>визуализации</w:t>
      </w:r>
      <w:r w:rsidR="00443A24">
        <w:rPr>
          <w:rFonts w:ascii="Times New Roman" w:hAnsi="Times New Roman" w:cs="Times New Roman"/>
          <w:iCs/>
          <w:sz w:val="28"/>
        </w:rPr>
        <w:t>, который используют для реалистичного синтеза различные алгоритмы трассировки лучей. Эти программы</w:t>
      </w:r>
      <w:r w:rsidR="00DB2665">
        <w:rPr>
          <w:rFonts w:ascii="Times New Roman" w:hAnsi="Times New Roman" w:cs="Times New Roman"/>
          <w:iCs/>
          <w:sz w:val="28"/>
        </w:rPr>
        <w:t xml:space="preserve"> </w:t>
      </w:r>
      <w:r w:rsidR="00443A24">
        <w:rPr>
          <w:rFonts w:ascii="Times New Roman" w:hAnsi="Times New Roman" w:cs="Times New Roman"/>
          <w:iCs/>
          <w:sz w:val="28"/>
        </w:rPr>
        <w:t>применяются</w:t>
      </w:r>
      <w:r w:rsidR="00DB2665">
        <w:rPr>
          <w:rFonts w:ascii="Times New Roman" w:hAnsi="Times New Roman" w:cs="Times New Roman"/>
          <w:iCs/>
          <w:sz w:val="28"/>
        </w:rPr>
        <w:t xml:space="preserve"> в</w:t>
      </w:r>
      <w:r>
        <w:rPr>
          <w:rFonts w:ascii="Times New Roman" w:hAnsi="Times New Roman" w:cs="Times New Roman"/>
          <w:iCs/>
          <w:sz w:val="28"/>
        </w:rPr>
        <w:t xml:space="preserve"> кино и теле индустрии, дизайне, архитектуре и т</w:t>
      </w:r>
      <w:r w:rsidR="00A63474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п.</w:t>
      </w:r>
      <w:r w:rsidR="00DB2665">
        <w:rPr>
          <w:rFonts w:ascii="Times New Roman" w:hAnsi="Times New Roman" w:cs="Times New Roman"/>
          <w:iCs/>
          <w:sz w:val="28"/>
        </w:rPr>
        <w:t xml:space="preserve"> </w:t>
      </w:r>
      <w:r w:rsidR="001824CC">
        <w:rPr>
          <w:rFonts w:ascii="Times New Roman" w:hAnsi="Times New Roman" w:cs="Times New Roman"/>
          <w:iCs/>
          <w:sz w:val="28"/>
        </w:rPr>
        <w:t xml:space="preserve">На сегодняшний день наибольшей популярностью пользуются платные пакеты, такие как </w:t>
      </w:r>
      <w:r w:rsidR="003D270C">
        <w:rPr>
          <w:rFonts w:ascii="Times New Roman" w:hAnsi="Times New Roman" w:cs="Times New Roman"/>
          <w:iCs/>
          <w:sz w:val="28"/>
          <w:lang w:val="en-US"/>
        </w:rPr>
        <w:t>Maxwell</w:t>
      </w:r>
      <w:r w:rsidR="003D270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3D270C">
        <w:rPr>
          <w:rFonts w:ascii="Times New Roman" w:hAnsi="Times New Roman" w:cs="Times New Roman"/>
          <w:iCs/>
          <w:sz w:val="28"/>
          <w:lang w:val="en-US"/>
        </w:rPr>
        <w:t>Render</w:t>
      </w:r>
      <w:r w:rsidR="003D270C" w:rsidRPr="005C33AB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Lumion</w:t>
      </w:r>
      <w:proofErr w:type="spellEnd"/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Solidworks</w:t>
      </w:r>
      <w:proofErr w:type="spellEnd"/>
      <w:r w:rsidR="009C599D" w:rsidRPr="009C599D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Visualize</w:t>
      </w:r>
      <w:proofErr w:type="spellEnd"/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Marmoset</w:t>
      </w:r>
      <w:proofErr w:type="spellEnd"/>
      <w:r w:rsidR="009C599D" w:rsidRPr="009C599D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Toolbag</w:t>
      </w:r>
      <w:proofErr w:type="spellEnd"/>
      <w:r w:rsidR="009C599D">
        <w:rPr>
          <w:rFonts w:ascii="Times New Roman" w:hAnsi="Times New Roman" w:cs="Times New Roman"/>
          <w:iCs/>
          <w:sz w:val="28"/>
        </w:rPr>
        <w:t xml:space="preserve">, </w:t>
      </w:r>
      <w:r w:rsidR="001824CC">
        <w:rPr>
          <w:rFonts w:ascii="Times New Roman" w:hAnsi="Times New Roman" w:cs="Times New Roman"/>
          <w:iCs/>
          <w:sz w:val="28"/>
          <w:lang w:val="en-US"/>
        </w:rPr>
        <w:t>Corona</w:t>
      </w:r>
      <w:r w:rsidR="001824C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1824CC">
        <w:rPr>
          <w:rFonts w:ascii="Times New Roman" w:hAnsi="Times New Roman" w:cs="Times New Roman"/>
          <w:iCs/>
          <w:sz w:val="28"/>
          <w:lang w:val="en-US"/>
        </w:rPr>
        <w:t>Render</w:t>
      </w:r>
      <w:r w:rsidR="001824CC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Iray</w:t>
      </w:r>
      <w:proofErr w:type="spellEnd"/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r w:rsidR="009C599D">
        <w:rPr>
          <w:rFonts w:ascii="Times New Roman" w:hAnsi="Times New Roman" w:cs="Times New Roman"/>
          <w:iCs/>
          <w:sz w:val="28"/>
        </w:rPr>
        <w:t>V-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Ray</w:t>
      </w:r>
      <w:proofErr w:type="spellEnd"/>
      <w:r w:rsidR="0077272F">
        <w:rPr>
          <w:rFonts w:ascii="Times New Roman" w:hAnsi="Times New Roman" w:cs="Times New Roman"/>
          <w:iCs/>
          <w:sz w:val="28"/>
        </w:rPr>
        <w:t xml:space="preserve">, </w:t>
      </w:r>
      <w:r w:rsidR="0077272F">
        <w:rPr>
          <w:rFonts w:ascii="Times New Roman" w:hAnsi="Times New Roman" w:cs="Times New Roman"/>
          <w:iCs/>
          <w:sz w:val="28"/>
          <w:lang w:val="en-US"/>
        </w:rPr>
        <w:t>Indigo</w:t>
      </w:r>
      <w:r w:rsidR="0077272F" w:rsidRPr="005C33AB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  <w:lang w:val="en-US"/>
        </w:rPr>
        <w:t>Render</w:t>
      </w:r>
      <w:r w:rsidR="001824CC">
        <w:rPr>
          <w:rFonts w:ascii="Times New Roman" w:hAnsi="Times New Roman" w:cs="Times New Roman"/>
          <w:iCs/>
          <w:sz w:val="28"/>
        </w:rPr>
        <w:t>.</w:t>
      </w:r>
      <w:r w:rsidR="009C599D" w:rsidRPr="005C33AB">
        <w:rPr>
          <w:rFonts w:ascii="Times New Roman" w:hAnsi="Times New Roman" w:cs="Times New Roman"/>
          <w:iCs/>
          <w:sz w:val="28"/>
        </w:rPr>
        <w:t xml:space="preserve"> </w:t>
      </w:r>
      <w:r w:rsidR="00E43DFF">
        <w:rPr>
          <w:rFonts w:ascii="Times New Roman" w:hAnsi="Times New Roman" w:cs="Times New Roman"/>
          <w:iCs/>
          <w:sz w:val="28"/>
        </w:rPr>
        <w:t xml:space="preserve">Для некоторых молодых компаний такой расход может быть критическим, поэтому они склонны искать альтернативные бесплатные аналоги. </w:t>
      </w:r>
      <w:proofErr w:type="gramStart"/>
      <w:r w:rsidR="00E43DFF">
        <w:rPr>
          <w:rFonts w:ascii="Times New Roman" w:hAnsi="Times New Roman" w:cs="Times New Roman"/>
          <w:iCs/>
          <w:sz w:val="28"/>
        </w:rPr>
        <w:t>К счастью</w:t>
      </w:r>
      <w:proofErr w:type="gramEnd"/>
      <w:r w:rsidR="00E43DFF">
        <w:rPr>
          <w:rFonts w:ascii="Times New Roman" w:hAnsi="Times New Roman" w:cs="Times New Roman"/>
          <w:iCs/>
          <w:sz w:val="28"/>
        </w:rPr>
        <w:t xml:space="preserve"> такие существует, но тогда встает вопрос об качестве их работы. Ведь </w:t>
      </w:r>
      <w:r w:rsidR="00A63474">
        <w:rPr>
          <w:rFonts w:ascii="Times New Roman" w:hAnsi="Times New Roman" w:cs="Times New Roman"/>
          <w:iCs/>
          <w:sz w:val="28"/>
        </w:rPr>
        <w:t xml:space="preserve">помимо </w:t>
      </w:r>
      <w:r w:rsidR="00602C75">
        <w:rPr>
          <w:rFonts w:ascii="Times New Roman" w:hAnsi="Times New Roman" w:cs="Times New Roman"/>
          <w:iCs/>
          <w:sz w:val="28"/>
        </w:rPr>
        <w:t>цены</w:t>
      </w:r>
      <w:r w:rsidR="00A63474">
        <w:rPr>
          <w:rFonts w:ascii="Times New Roman" w:hAnsi="Times New Roman" w:cs="Times New Roman"/>
          <w:iCs/>
          <w:sz w:val="28"/>
        </w:rPr>
        <w:t xml:space="preserve">, </w:t>
      </w:r>
      <w:r w:rsidR="00E43DFF">
        <w:rPr>
          <w:rFonts w:ascii="Times New Roman" w:hAnsi="Times New Roman" w:cs="Times New Roman"/>
          <w:iCs/>
          <w:sz w:val="28"/>
        </w:rPr>
        <w:t xml:space="preserve">важными </w:t>
      </w:r>
      <w:r w:rsidR="00A63474">
        <w:rPr>
          <w:rFonts w:ascii="Times New Roman" w:hAnsi="Times New Roman" w:cs="Times New Roman"/>
          <w:iCs/>
          <w:sz w:val="28"/>
        </w:rPr>
        <w:t>ост</w:t>
      </w:r>
      <w:r w:rsidR="002A6A5C">
        <w:rPr>
          <w:rFonts w:ascii="Times New Roman" w:hAnsi="Times New Roman" w:cs="Times New Roman"/>
          <w:iCs/>
          <w:sz w:val="28"/>
        </w:rPr>
        <w:t xml:space="preserve">аются такие характеристики, как </w:t>
      </w:r>
      <w:r w:rsidR="00A63474">
        <w:rPr>
          <w:rFonts w:ascii="Times New Roman" w:hAnsi="Times New Roman" w:cs="Times New Roman"/>
          <w:iCs/>
          <w:sz w:val="28"/>
        </w:rPr>
        <w:t>время рендеринга</w:t>
      </w:r>
      <w:r w:rsidR="002A6A5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2A6A5C">
        <w:rPr>
          <w:rFonts w:ascii="Times New Roman" w:hAnsi="Times New Roman" w:cs="Times New Roman"/>
          <w:iCs/>
          <w:sz w:val="28"/>
        </w:rPr>
        <w:t xml:space="preserve">и фотореалистичность </w:t>
      </w:r>
      <w:r w:rsidR="00E43DFF">
        <w:rPr>
          <w:rFonts w:ascii="Times New Roman" w:hAnsi="Times New Roman" w:cs="Times New Roman"/>
          <w:iCs/>
          <w:sz w:val="28"/>
        </w:rPr>
        <w:t>получающегося изображения</w:t>
      </w:r>
      <w:r w:rsidR="00A63474">
        <w:rPr>
          <w:rFonts w:ascii="Times New Roman" w:hAnsi="Times New Roman" w:cs="Times New Roman"/>
          <w:iCs/>
          <w:sz w:val="28"/>
        </w:rPr>
        <w:t>.</w:t>
      </w:r>
      <w:r w:rsidR="00E43DFF">
        <w:rPr>
          <w:rFonts w:ascii="Times New Roman" w:hAnsi="Times New Roman" w:cs="Times New Roman"/>
          <w:iCs/>
          <w:sz w:val="28"/>
        </w:rPr>
        <w:t xml:space="preserve"> В данной работе сравниваются </w:t>
      </w:r>
      <w:r w:rsidR="0077272F">
        <w:rPr>
          <w:rFonts w:ascii="Times New Roman" w:hAnsi="Times New Roman" w:cs="Times New Roman"/>
          <w:iCs/>
          <w:sz w:val="28"/>
        </w:rPr>
        <w:t>эти характеристики у некоторых</w:t>
      </w:r>
      <w:r w:rsidR="00E43DFF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</w:rPr>
        <w:t>популярных</w:t>
      </w:r>
      <w:r w:rsidR="00E43DFF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</w:rPr>
        <w:t xml:space="preserve">бесплатных </w:t>
      </w:r>
      <w:proofErr w:type="spellStart"/>
      <w:r w:rsidR="0077272F">
        <w:rPr>
          <w:rFonts w:ascii="Times New Roman" w:hAnsi="Times New Roman" w:cs="Times New Roman"/>
          <w:iCs/>
          <w:sz w:val="28"/>
        </w:rPr>
        <w:t>рендеров</w:t>
      </w:r>
      <w:proofErr w:type="spellEnd"/>
      <w:r w:rsidR="00E43DFF">
        <w:rPr>
          <w:rFonts w:ascii="Times New Roman" w:hAnsi="Times New Roman" w:cs="Times New Roman"/>
          <w:iCs/>
          <w:sz w:val="28"/>
        </w:rPr>
        <w:t>.</w:t>
      </w:r>
    </w:p>
    <w:p w14:paraId="5C32F873" w14:textId="5A8B0582" w:rsidR="00996816" w:rsidRDefault="0077272F" w:rsidP="005C33AB">
      <w:pPr>
        <w:spacing w:after="0"/>
        <w:contextualSpacing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Также важным фактором для времени работы играет реализация распараллеливания алгоритмов рендеринга. Ведь они, благодаря идее имитации пути нескольких световых лучей, легко поддерживают эту возможность. С</w:t>
      </w:r>
      <w:r w:rsidR="008A0571">
        <w:rPr>
          <w:rFonts w:ascii="Times New Roman" w:hAnsi="Times New Roman" w:cs="Times New Roman"/>
          <w:iCs/>
          <w:sz w:val="28"/>
        </w:rPr>
        <w:t xml:space="preserve"> </w:t>
      </w:r>
      <w:r w:rsidR="00443A24">
        <w:rPr>
          <w:rFonts w:ascii="Times New Roman" w:hAnsi="Times New Roman" w:cs="Times New Roman"/>
          <w:iCs/>
          <w:sz w:val="28"/>
        </w:rPr>
        <w:t>в</w:t>
      </w:r>
      <w:r w:rsidR="008A0571">
        <w:rPr>
          <w:rFonts w:ascii="Times New Roman" w:hAnsi="Times New Roman" w:cs="Times New Roman"/>
          <w:iCs/>
          <w:sz w:val="28"/>
        </w:rPr>
        <w:t>ычислительной мощности процессоров</w:t>
      </w:r>
      <w:r w:rsidR="00443A24">
        <w:rPr>
          <w:rFonts w:ascii="Times New Roman" w:hAnsi="Times New Roman" w:cs="Times New Roman"/>
          <w:iCs/>
          <w:sz w:val="28"/>
        </w:rPr>
        <w:t xml:space="preserve"> </w:t>
      </w:r>
      <w:r w:rsidR="00316B88">
        <w:rPr>
          <w:rFonts w:ascii="Times New Roman" w:hAnsi="Times New Roman" w:cs="Times New Roman"/>
          <w:iCs/>
          <w:sz w:val="28"/>
        </w:rPr>
        <w:t>актуально рассмотреть</w:t>
      </w:r>
      <w:r w:rsidR="00602C75">
        <w:rPr>
          <w:rFonts w:ascii="Times New Roman" w:hAnsi="Times New Roman" w:cs="Times New Roman"/>
          <w:iCs/>
          <w:sz w:val="28"/>
        </w:rPr>
        <w:t xml:space="preserve"> и</w:t>
      </w:r>
      <w:r w:rsidR="00316B88">
        <w:rPr>
          <w:rFonts w:ascii="Times New Roman" w:hAnsi="Times New Roman" w:cs="Times New Roman"/>
          <w:iCs/>
          <w:sz w:val="28"/>
        </w:rPr>
        <w:t xml:space="preserve"> реализацию многопоточности</w:t>
      </w:r>
      <w:r w:rsidR="00BE68D1">
        <w:rPr>
          <w:rFonts w:ascii="Times New Roman" w:hAnsi="Times New Roman" w:cs="Times New Roman"/>
          <w:iCs/>
          <w:sz w:val="28"/>
        </w:rPr>
        <w:t xml:space="preserve"> у этих алгоритмов.</w:t>
      </w:r>
    </w:p>
    <w:p w14:paraId="14CE779D" w14:textId="77777777" w:rsidR="00A63474" w:rsidRPr="005C33AB" w:rsidRDefault="00A63474" w:rsidP="00996816">
      <w:pPr>
        <w:spacing w:after="0"/>
        <w:contextualSpacing/>
        <w:jc w:val="both"/>
        <w:rPr>
          <w:rFonts w:ascii="Times New Roman" w:hAnsi="Times New Roman" w:cs="Times New Roman"/>
          <w:iCs/>
          <w:sz w:val="28"/>
        </w:rPr>
      </w:pPr>
    </w:p>
    <w:p w14:paraId="4DF3F7B2" w14:textId="4FCF7835" w:rsidR="002D367D" w:rsidRDefault="002D367D" w:rsidP="001D7B0D">
      <w:pPr>
        <w:spacing w:after="0"/>
        <w:contextualSpacing/>
        <w:jc w:val="both"/>
        <w:rPr>
          <w:ins w:id="110" w:author="Борис Гогинян" w:date="2020-03-26T16:31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Формулировка цели и задач исследования</w:t>
      </w:r>
    </w:p>
    <w:p w14:paraId="65436F9B" w14:textId="565CD823" w:rsidR="00A63474" w:rsidRDefault="00A63474" w:rsidP="005C33AB">
      <w:pPr>
        <w:spacing w:after="0"/>
        <w:contextualSpacing/>
        <w:rPr>
          <w:ins w:id="111" w:author="Борис Гогинян" w:date="2020-03-26T23:24:00Z"/>
          <w:rFonts w:ascii="Times New Roman" w:hAnsi="Times New Roman" w:cs="Times New Roman"/>
          <w:iCs/>
          <w:sz w:val="28"/>
        </w:rPr>
      </w:pPr>
      <w:ins w:id="112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 xml:space="preserve">Цель исследования: сравнение </w:t>
        </w:r>
      </w:ins>
      <w:ins w:id="113" w:author="Борис Гогинян" w:date="2020-03-26T22:51:00Z">
        <w:r w:rsidR="00602C75">
          <w:rPr>
            <w:rFonts w:ascii="Times New Roman" w:hAnsi="Times New Roman" w:cs="Times New Roman"/>
            <w:iCs/>
            <w:sz w:val="28"/>
          </w:rPr>
          <w:t xml:space="preserve">реализованных </w:t>
        </w:r>
      </w:ins>
      <w:ins w:id="114" w:author="Борис Гогинян" w:date="2020-03-26T16:33:00Z">
        <w:r>
          <w:rPr>
            <w:rFonts w:ascii="Times New Roman" w:hAnsi="Times New Roman" w:cs="Times New Roman"/>
            <w:iCs/>
            <w:sz w:val="28"/>
          </w:rPr>
          <w:t xml:space="preserve">алгоритмов </w:t>
        </w:r>
      </w:ins>
      <w:ins w:id="115" w:author="Борис Гогинян" w:date="2020-03-26T22:51:00Z">
        <w:r w:rsidR="00602C75">
          <w:rPr>
            <w:rFonts w:ascii="Times New Roman" w:hAnsi="Times New Roman" w:cs="Times New Roman"/>
            <w:iCs/>
            <w:sz w:val="28"/>
          </w:rPr>
          <w:t>трассировки лучей</w:t>
        </w:r>
      </w:ins>
      <w:ins w:id="116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 xml:space="preserve">, использующихся в различных </w:t>
        </w:r>
      </w:ins>
      <w:ins w:id="117" w:author="Борис Гогинян" w:date="2020-03-26T16:34:00Z">
        <w:r>
          <w:rPr>
            <w:rFonts w:ascii="Times New Roman" w:hAnsi="Times New Roman" w:cs="Times New Roman"/>
            <w:iCs/>
            <w:sz w:val="28"/>
          </w:rPr>
          <w:t xml:space="preserve">бесплатных </w:t>
        </w:r>
      </w:ins>
      <w:ins w:id="118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>програ</w:t>
        </w:r>
      </w:ins>
      <w:ins w:id="119" w:author="Борис Гогинян" w:date="2020-03-26T16:34:00Z">
        <w:r>
          <w:rPr>
            <w:rFonts w:ascii="Times New Roman" w:hAnsi="Times New Roman" w:cs="Times New Roman"/>
            <w:iCs/>
            <w:sz w:val="28"/>
          </w:rPr>
          <w:t>м</w:t>
        </w:r>
      </w:ins>
      <w:ins w:id="120" w:author="Борис Гогинян" w:date="2020-03-26T16:32:00Z">
        <w:r w:rsidR="00602C75">
          <w:rPr>
            <w:rFonts w:ascii="Times New Roman" w:hAnsi="Times New Roman" w:cs="Times New Roman"/>
            <w:iCs/>
            <w:sz w:val="28"/>
          </w:rPr>
          <w:t xml:space="preserve">мах для </w:t>
        </w:r>
      </w:ins>
      <w:ins w:id="121" w:author="Борис Гогинян" w:date="2020-03-26T23:42:00Z">
        <w:r w:rsidR="00BE68D1">
          <w:rPr>
            <w:rFonts w:ascii="Times New Roman" w:hAnsi="Times New Roman" w:cs="Times New Roman"/>
            <w:iCs/>
            <w:sz w:val="28"/>
          </w:rPr>
          <w:t>трехмерной</w:t>
        </w:r>
      </w:ins>
      <w:ins w:id="122" w:author="Борис Гогинян" w:date="2020-03-26T23:18:00Z">
        <w:r w:rsidR="007C3430">
          <w:rPr>
            <w:rFonts w:ascii="Times New Roman" w:hAnsi="Times New Roman" w:cs="Times New Roman"/>
            <w:iCs/>
            <w:sz w:val="28"/>
          </w:rPr>
          <w:t xml:space="preserve"> </w:t>
        </w:r>
      </w:ins>
      <w:ins w:id="123" w:author="Борис Гогинян" w:date="2020-03-26T16:32:00Z">
        <w:r w:rsidR="00443A24">
          <w:rPr>
            <w:rFonts w:ascii="Times New Roman" w:hAnsi="Times New Roman" w:cs="Times New Roman"/>
            <w:iCs/>
            <w:sz w:val="28"/>
          </w:rPr>
          <w:t>визуализации.</w:t>
        </w:r>
      </w:ins>
    </w:p>
    <w:p w14:paraId="5F3BA04C" w14:textId="147221CB" w:rsidR="007C3430" w:rsidRDefault="007C3430" w:rsidP="001D7B0D">
      <w:pPr>
        <w:spacing w:after="0"/>
        <w:contextualSpacing/>
        <w:jc w:val="both"/>
        <w:rPr>
          <w:ins w:id="124" w:author="Борис Гогинян" w:date="2020-03-26T23:24:00Z"/>
          <w:rFonts w:ascii="Times New Roman" w:hAnsi="Times New Roman" w:cs="Times New Roman"/>
          <w:iCs/>
          <w:sz w:val="28"/>
        </w:rPr>
      </w:pPr>
      <w:ins w:id="125" w:author="Борис Гогинян" w:date="2020-03-26T23:24:00Z">
        <w:r>
          <w:rPr>
            <w:rFonts w:ascii="Times New Roman" w:hAnsi="Times New Roman" w:cs="Times New Roman"/>
            <w:iCs/>
            <w:sz w:val="28"/>
          </w:rPr>
          <w:t>Задачи:</w:t>
        </w:r>
      </w:ins>
    </w:p>
    <w:p w14:paraId="79872031" w14:textId="73434071" w:rsidR="007C3430" w:rsidRDefault="00BE68D1" w:rsidP="005C33AB">
      <w:pPr>
        <w:spacing w:after="0"/>
        <w:ind w:left="708"/>
        <w:contextualSpacing/>
        <w:jc w:val="both"/>
        <w:rPr>
          <w:ins w:id="126" w:author="Борис Гогинян" w:date="2020-03-26T23:33:00Z"/>
          <w:rFonts w:ascii="Times New Roman" w:hAnsi="Times New Roman" w:cs="Times New Roman"/>
          <w:iCs/>
          <w:sz w:val="28"/>
        </w:rPr>
      </w:pPr>
      <w:ins w:id="127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 xml:space="preserve">1 построение </w:t>
        </w:r>
      </w:ins>
      <w:ins w:id="128" w:author="Борис Гогинян" w:date="2020-03-26T23:42:00Z">
        <w:r>
          <w:rPr>
            <w:rFonts w:ascii="Times New Roman" w:hAnsi="Times New Roman" w:cs="Times New Roman"/>
            <w:iCs/>
            <w:sz w:val="28"/>
          </w:rPr>
          <w:t xml:space="preserve">трехмерных </w:t>
        </w:r>
      </w:ins>
      <w:ins w:id="129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>сцен</w:t>
        </w:r>
      </w:ins>
    </w:p>
    <w:p w14:paraId="36D849FB" w14:textId="40A4131F" w:rsidR="00BE68D1" w:rsidRDefault="00BE68D1" w:rsidP="005C33AB">
      <w:pPr>
        <w:spacing w:after="0"/>
        <w:ind w:left="708"/>
        <w:contextualSpacing/>
        <w:jc w:val="both"/>
        <w:rPr>
          <w:ins w:id="130" w:author="Борис Гогинян" w:date="2020-03-26T23:33:00Z"/>
          <w:rFonts w:ascii="Times New Roman" w:hAnsi="Times New Roman" w:cs="Times New Roman"/>
          <w:iCs/>
          <w:sz w:val="28"/>
        </w:rPr>
      </w:pPr>
      <w:ins w:id="131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>2 настройка идентичных параметров для каждой сцены</w:t>
        </w:r>
      </w:ins>
    </w:p>
    <w:p w14:paraId="717E6220" w14:textId="48D6F359" w:rsidR="00BE68D1" w:rsidRDefault="00BE68D1" w:rsidP="005C33AB">
      <w:pPr>
        <w:spacing w:after="0"/>
        <w:ind w:left="708"/>
        <w:contextualSpacing/>
        <w:jc w:val="both"/>
        <w:rPr>
          <w:ins w:id="132" w:author="Борис Гогинян" w:date="2020-03-26T23:36:00Z"/>
          <w:rFonts w:ascii="Times New Roman" w:hAnsi="Times New Roman" w:cs="Times New Roman"/>
          <w:iCs/>
          <w:sz w:val="28"/>
        </w:rPr>
      </w:pPr>
      <w:ins w:id="133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 xml:space="preserve">3 получение </w:t>
        </w:r>
      </w:ins>
      <w:ins w:id="134" w:author="Борис Гогинян" w:date="2020-03-26T23:34:00Z">
        <w:r>
          <w:rPr>
            <w:rFonts w:ascii="Times New Roman" w:hAnsi="Times New Roman" w:cs="Times New Roman"/>
            <w:iCs/>
            <w:sz w:val="28"/>
          </w:rPr>
          <w:t>эталонной сцены, с которой будет проводится сравн</w:t>
        </w:r>
      </w:ins>
      <w:ins w:id="135" w:author="Борис Гогинян" w:date="2020-03-26T23:35:00Z">
        <w:r>
          <w:rPr>
            <w:rFonts w:ascii="Times New Roman" w:hAnsi="Times New Roman" w:cs="Times New Roman"/>
            <w:iCs/>
            <w:sz w:val="28"/>
          </w:rPr>
          <w:t>ен</w:t>
        </w:r>
      </w:ins>
      <w:ins w:id="136" w:author="Борис Гогинян" w:date="2020-03-26T23:34:00Z">
        <w:r>
          <w:rPr>
            <w:rFonts w:ascii="Times New Roman" w:hAnsi="Times New Roman" w:cs="Times New Roman"/>
            <w:iCs/>
            <w:sz w:val="28"/>
          </w:rPr>
          <w:t>ие</w:t>
        </w:r>
      </w:ins>
    </w:p>
    <w:p w14:paraId="79426DA7" w14:textId="0A36E0A0" w:rsidR="00BE68D1" w:rsidRDefault="00BE68D1" w:rsidP="005C33AB">
      <w:pPr>
        <w:spacing w:after="0"/>
        <w:ind w:left="708"/>
        <w:contextualSpacing/>
        <w:jc w:val="both"/>
        <w:rPr>
          <w:ins w:id="137" w:author="Борис Гогинян" w:date="2020-03-26T23:38:00Z"/>
          <w:rFonts w:ascii="Times New Roman" w:hAnsi="Times New Roman" w:cs="Times New Roman"/>
          <w:iCs/>
          <w:sz w:val="28"/>
        </w:rPr>
      </w:pPr>
      <w:ins w:id="138" w:author="Борис Гогинян" w:date="2020-03-26T23:37:00Z">
        <w:r>
          <w:rPr>
            <w:rFonts w:ascii="Times New Roman" w:hAnsi="Times New Roman" w:cs="Times New Roman"/>
            <w:iCs/>
            <w:sz w:val="28"/>
          </w:rPr>
          <w:t xml:space="preserve">4 запуск </w:t>
        </w:r>
        <w:proofErr w:type="spellStart"/>
        <w:r>
          <w:rPr>
            <w:rFonts w:ascii="Times New Roman" w:hAnsi="Times New Roman" w:cs="Times New Roman"/>
            <w:iCs/>
            <w:sz w:val="28"/>
          </w:rPr>
          <w:t>рендеров</w:t>
        </w:r>
        <w:proofErr w:type="spellEnd"/>
        <w:r>
          <w:rPr>
            <w:rFonts w:ascii="Times New Roman" w:hAnsi="Times New Roman" w:cs="Times New Roman"/>
            <w:iCs/>
            <w:sz w:val="28"/>
          </w:rPr>
          <w:t xml:space="preserve"> с ограничением по времени и/или потокам</w:t>
        </w:r>
      </w:ins>
    </w:p>
    <w:p w14:paraId="765409DA" w14:textId="196DF480" w:rsidR="00BE68D1" w:rsidRPr="005C33AB" w:rsidRDefault="00BE68D1" w:rsidP="005C33AB">
      <w:pPr>
        <w:spacing w:after="0"/>
        <w:ind w:left="708"/>
        <w:contextualSpacing/>
        <w:jc w:val="both"/>
        <w:rPr>
          <w:rFonts w:ascii="Times New Roman" w:hAnsi="Times New Roman" w:cs="Times New Roman"/>
          <w:iCs/>
          <w:sz w:val="28"/>
        </w:rPr>
      </w:pPr>
      <w:ins w:id="139" w:author="Борис Гогинян" w:date="2020-03-26T23:38:00Z">
        <w:r>
          <w:rPr>
            <w:rFonts w:ascii="Times New Roman" w:hAnsi="Times New Roman" w:cs="Times New Roman"/>
            <w:iCs/>
            <w:sz w:val="28"/>
          </w:rPr>
          <w:t xml:space="preserve">5 получение графиков скорости и качества с помощью метрики </w:t>
        </w:r>
        <w:r>
          <w:rPr>
            <w:rFonts w:ascii="Times New Roman" w:hAnsi="Times New Roman" w:cs="Times New Roman"/>
            <w:iCs/>
            <w:sz w:val="28"/>
            <w:lang w:val="en-US"/>
          </w:rPr>
          <w:t>PSNR</w:t>
        </w:r>
      </w:ins>
      <w:ins w:id="140" w:author="Борис Гогинян" w:date="2020-04-24T13:35:00Z">
        <w:r w:rsidR="00443A24" w:rsidRPr="005C33AB">
          <w:rPr>
            <w:rFonts w:ascii="Times New Roman" w:hAnsi="Times New Roman" w:cs="Times New Roman"/>
            <w:iCs/>
            <w:sz w:val="28"/>
          </w:rPr>
          <w:t xml:space="preserve"> </w:t>
        </w:r>
      </w:ins>
      <w:ins w:id="141" w:author="Борис Гогинян" w:date="2020-04-24T13:34:00Z">
        <w:r w:rsidR="00443A24" w:rsidRPr="005C33AB">
          <w:rPr>
            <w:rFonts w:ascii="Times New Roman" w:hAnsi="Times New Roman" w:cs="Times New Roman"/>
            <w:iCs/>
            <w:sz w:val="28"/>
          </w:rPr>
          <w:t>(</w:t>
        </w:r>
      </w:ins>
      <w:proofErr w:type="spellStart"/>
      <w:ins w:id="142" w:author="Борис Гогинян" w:date="2020-04-24T13:35:00Z">
        <w:r w:rsidR="00443A24" w:rsidRPr="00443A24">
          <w:rPr>
            <w:rFonts w:ascii="Times New Roman" w:hAnsi="Times New Roman" w:cs="Times New Roman"/>
            <w:iCs/>
            <w:sz w:val="28"/>
          </w:rPr>
          <w:t>peak</w:t>
        </w:r>
        <w:proofErr w:type="spellEnd"/>
        <w:r w:rsidR="00443A24" w:rsidRPr="00443A24">
          <w:rPr>
            <w:rFonts w:ascii="Times New Roman" w:hAnsi="Times New Roman" w:cs="Times New Roman"/>
            <w:iCs/>
            <w:sz w:val="28"/>
          </w:rPr>
          <w:t xml:space="preserve"> </w:t>
        </w:r>
        <w:proofErr w:type="spellStart"/>
        <w:r w:rsidR="00443A24" w:rsidRPr="00443A24">
          <w:rPr>
            <w:rFonts w:ascii="Times New Roman" w:hAnsi="Times New Roman" w:cs="Times New Roman"/>
            <w:iCs/>
            <w:sz w:val="28"/>
          </w:rPr>
          <w:t>signal-to-noise</w:t>
        </w:r>
        <w:proofErr w:type="spellEnd"/>
        <w:r w:rsidR="00443A24" w:rsidRPr="00443A24">
          <w:rPr>
            <w:rFonts w:ascii="Times New Roman" w:hAnsi="Times New Roman" w:cs="Times New Roman"/>
            <w:iCs/>
            <w:sz w:val="28"/>
          </w:rPr>
          <w:t xml:space="preserve"> </w:t>
        </w:r>
        <w:proofErr w:type="spellStart"/>
        <w:r w:rsidR="00443A24" w:rsidRPr="00443A24">
          <w:rPr>
            <w:rFonts w:ascii="Times New Roman" w:hAnsi="Times New Roman" w:cs="Times New Roman"/>
            <w:iCs/>
            <w:sz w:val="28"/>
          </w:rPr>
          <w:t>ratio</w:t>
        </w:r>
      </w:ins>
      <w:proofErr w:type="spellEnd"/>
      <w:ins w:id="143" w:author="Борис Гогинян" w:date="2020-04-24T13:34:00Z">
        <w:r w:rsidR="00443A24" w:rsidRPr="005C33AB">
          <w:rPr>
            <w:rFonts w:ascii="Times New Roman" w:hAnsi="Times New Roman" w:cs="Times New Roman"/>
            <w:iCs/>
            <w:sz w:val="28"/>
          </w:rPr>
          <w:t>)</w:t>
        </w:r>
        <w:r w:rsidR="00443A24">
          <w:rPr>
            <w:rFonts w:ascii="Times New Roman" w:hAnsi="Times New Roman" w:cs="Times New Roman"/>
            <w:iCs/>
            <w:sz w:val="28"/>
          </w:rPr>
          <w:t>.</w:t>
        </w:r>
      </w:ins>
    </w:p>
    <w:p w14:paraId="250DB8DD" w14:textId="5F6D6BDD" w:rsidR="002D367D" w:rsidRDefault="002D367D" w:rsidP="001D7B0D">
      <w:pPr>
        <w:spacing w:after="0"/>
        <w:contextualSpacing/>
        <w:jc w:val="both"/>
        <w:rPr>
          <w:ins w:id="144" w:author="Борис Гогинян" w:date="2020-03-26T23:20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Понятия объекта и предмета исследования</w:t>
      </w:r>
    </w:p>
    <w:p w14:paraId="03CFF33A" w14:textId="00A496E4" w:rsidR="007C3430" w:rsidRPr="005C33AB" w:rsidRDefault="007C3430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28"/>
        </w:rPr>
      </w:pPr>
      <w:ins w:id="145" w:author="Борис Гогинян" w:date="2020-03-26T23:20:00Z">
        <w:r w:rsidRPr="005C33AB">
          <w:rPr>
            <w:rFonts w:ascii="Times New Roman" w:hAnsi="Times New Roman" w:cs="Times New Roman"/>
            <w:iCs/>
            <w:sz w:val="28"/>
          </w:rPr>
          <w:t>Объектом исследования в данной работе является компьютерная графика, а предметом</w:t>
        </w:r>
      </w:ins>
      <w:ins w:id="146" w:author="Борис Гогинян" w:date="2020-03-26T23:23:00Z">
        <w:r>
          <w:rPr>
            <w:rFonts w:ascii="Times New Roman" w:hAnsi="Times New Roman" w:cs="Times New Roman"/>
            <w:iCs/>
            <w:sz w:val="28"/>
          </w:rPr>
          <w:t xml:space="preserve"> – алгоритмы </w:t>
        </w:r>
      </w:ins>
      <w:ins w:id="147" w:author="Борис Гогинян" w:date="2020-03-26T23:24:00Z">
        <w:r>
          <w:rPr>
            <w:rFonts w:ascii="Times New Roman" w:hAnsi="Times New Roman" w:cs="Times New Roman"/>
            <w:iCs/>
            <w:sz w:val="28"/>
          </w:rPr>
          <w:t>трассировки лучей и их реализация.</w:t>
        </w:r>
      </w:ins>
    </w:p>
    <w:p w14:paraId="5DAB6C7B" w14:textId="77777777" w:rsidR="00E466A9" w:rsidRPr="00EE5B67" w:rsidRDefault="00E466A9" w:rsidP="00E466A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5A39BBE3" w14:textId="77777777" w:rsidR="00EE5B67" w:rsidRPr="00DD3E51" w:rsidRDefault="00EE5B67" w:rsidP="00C445A8">
      <w:pPr>
        <w:spacing w:after="0" w:line="480" w:lineRule="auto"/>
        <w:contextualSpacing/>
        <w:jc w:val="both"/>
        <w:rPr>
          <w:rFonts w:ascii="Times New Roman" w:hAnsi="Times New Roman" w:cs="Times New Roman"/>
          <w:i/>
          <w:sz w:val="18"/>
          <w:szCs w:val="18"/>
          <w:shd w:val="clear" w:color="auto" w:fill="FFFFFF"/>
        </w:rPr>
      </w:pPr>
    </w:p>
    <w:p w14:paraId="50706BBF" w14:textId="77777777" w:rsidR="001D7B0D" w:rsidRDefault="001D7B0D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9595C2" w14:textId="77777777" w:rsidR="001D7B0D" w:rsidRDefault="001D7B0D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95DEB9" w14:textId="5A6044DE" w:rsidR="001D7B0D" w:rsidRPr="005C33AB" w:rsidRDefault="008A0571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ins w:id="148" w:author="Борис Гогинян" w:date="2020-04-24T14:07:00Z">
        <w:r w:rsidRPr="005C33AB">
          <w:rPr>
            <w:rFonts w:ascii="Times New Roman" w:hAnsi="Times New Roman" w:cs="Times New Roman"/>
            <w:sz w:val="28"/>
            <w:szCs w:val="24"/>
          </w:rPr>
          <w:t>Литературный обзор.</w:t>
        </w:r>
      </w:ins>
    </w:p>
    <w:p w14:paraId="425CF9F1" w14:textId="77777777" w:rsidR="001D7B0D" w:rsidRDefault="001D7B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8D86943" w14:textId="77777777" w:rsidR="008A0571" w:rsidRDefault="008A0571">
      <w:pPr>
        <w:spacing w:after="0" w:line="360" w:lineRule="auto"/>
        <w:contextualSpacing/>
        <w:rPr>
          <w:ins w:id="149" w:author="Борис Гогинян" w:date="2020-04-24T14:08:00Z"/>
          <w:rFonts w:ascii="Times New Roman" w:hAnsi="Times New Roman" w:cs="Times New Roman"/>
          <w:sz w:val="24"/>
          <w:szCs w:val="24"/>
        </w:rPr>
        <w:pPrChange w:id="150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</w:p>
    <w:p w14:paraId="16E691E6" w14:textId="6810407A" w:rsidR="00AF56F6" w:rsidRPr="00A81740" w:rsidDel="008A0571" w:rsidRDefault="008A0571" w:rsidP="003F1F60">
      <w:pPr>
        <w:spacing w:after="0" w:line="360" w:lineRule="auto"/>
        <w:ind w:firstLine="567"/>
        <w:contextualSpacing/>
        <w:rPr>
          <w:del w:id="151" w:author="Борис Гогинян" w:date="2020-04-24T14:08:00Z"/>
          <w:rFonts w:ascii="Times New Roman" w:hAnsi="Times New Roman" w:cs="Times New Roman"/>
          <w:sz w:val="36"/>
          <w:szCs w:val="36"/>
          <w:rPrChange w:id="152" w:author="UserPushka" w:date="2020-05-07T13:46:00Z">
            <w:rPr>
              <w:del w:id="153" w:author="Борис Гогинян" w:date="2020-04-24T14:08:00Z"/>
              <w:rFonts w:ascii="Times New Roman" w:hAnsi="Times New Roman" w:cs="Times New Roman"/>
              <w:sz w:val="24"/>
              <w:szCs w:val="24"/>
            </w:rPr>
          </w:rPrChange>
        </w:rPr>
      </w:pPr>
      <w:ins w:id="154" w:author="Борис Гогинян" w:date="2020-04-24T14:09:00Z">
        <w:r w:rsidRPr="00A81740">
          <w:rPr>
            <w:rFonts w:ascii="Times New Roman" w:hAnsi="Times New Roman" w:cs="Times New Roman"/>
            <w:sz w:val="36"/>
            <w:szCs w:val="36"/>
            <w:rPrChange w:id="155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Глава 1. </w:t>
        </w:r>
      </w:ins>
      <w:del w:id="156" w:author="Борис Гогинян" w:date="2020-04-24T14:08:00Z"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57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В настоящее время существу</w:delText>
        </w:r>
        <w:r w:rsidR="00FA3461" w:rsidRPr="00A81740" w:rsidDel="008A0571">
          <w:rPr>
            <w:rFonts w:ascii="Times New Roman" w:hAnsi="Times New Roman" w:cs="Times New Roman"/>
            <w:sz w:val="36"/>
            <w:szCs w:val="36"/>
            <w:rPrChange w:id="158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ет большое количество различных </w:delText>
        </w:r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59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алгоритмов фотореалистичного </w:delText>
        </w:r>
        <w:r w:rsidR="00FA3461" w:rsidRPr="00A81740" w:rsidDel="008A0571">
          <w:rPr>
            <w:rFonts w:ascii="Times New Roman" w:hAnsi="Times New Roman" w:cs="Times New Roman"/>
            <w:sz w:val="36"/>
            <w:szCs w:val="36"/>
            <w:rPrChange w:id="160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синтеза </w:delText>
        </w:r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61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изображения</w:delText>
        </w:r>
        <w:r w:rsidR="00AF56F6" w:rsidRPr="00A81740" w:rsidDel="008A0571">
          <w:rPr>
            <w:rFonts w:ascii="Times New Roman" w:hAnsi="Times New Roman" w:cs="Times New Roman"/>
            <w:sz w:val="36"/>
            <w:szCs w:val="36"/>
            <w:rPrChange w:id="162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, основывающихся на различных физических законах.</w:delText>
        </w:r>
        <w:r w:rsidR="003F1F60" w:rsidRPr="00A81740" w:rsidDel="008A0571">
          <w:rPr>
            <w:rFonts w:ascii="Times New Roman" w:hAnsi="Times New Roman" w:cs="Times New Roman"/>
            <w:sz w:val="36"/>
            <w:szCs w:val="36"/>
            <w:rPrChange w:id="163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Чем сложнее модель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64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света</w:delText>
        </w:r>
        <w:r w:rsidR="003F1F60" w:rsidRPr="00A81740" w:rsidDel="008A0571">
          <w:rPr>
            <w:rFonts w:ascii="Times New Roman" w:hAnsi="Times New Roman" w:cs="Times New Roman"/>
            <w:sz w:val="36"/>
            <w:szCs w:val="36"/>
            <w:rPrChange w:id="165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, чем больше законов учитывается, тем неотличимее от фотографии получается изображение, однако,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66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тем большей трудоемкостью обладают алгоритмы синтеза.</w:delText>
        </w:r>
      </w:del>
    </w:p>
    <w:p w14:paraId="6E9BCD54" w14:textId="0F8CE321" w:rsidR="00D36E41" w:rsidRPr="00A81740" w:rsidDel="008A0571" w:rsidRDefault="00841CF8">
      <w:pPr>
        <w:spacing w:after="0" w:line="360" w:lineRule="auto"/>
        <w:ind w:left="567"/>
        <w:contextualSpacing/>
        <w:rPr>
          <w:del w:id="167" w:author="Борис Гогинян" w:date="2020-04-24T14:08:00Z"/>
          <w:rFonts w:ascii="Times New Roman" w:hAnsi="Times New Roman" w:cs="Times New Roman"/>
          <w:sz w:val="36"/>
          <w:szCs w:val="36"/>
          <w:rPrChange w:id="168" w:author="UserPushka" w:date="2020-05-07T13:46:00Z">
            <w:rPr>
              <w:del w:id="169" w:author="Борис Гогинян" w:date="2020-04-24T14:08:00Z"/>
              <w:rFonts w:ascii="Times New Roman" w:hAnsi="Times New Roman" w:cs="Times New Roman"/>
              <w:sz w:val="24"/>
              <w:szCs w:val="24"/>
            </w:rPr>
          </w:rPrChange>
        </w:rPr>
        <w:pPrChange w:id="170" w:author="Борис Гогинян" w:date="2020-03-28T01:36:00Z">
          <w:pPr>
            <w:spacing w:after="0" w:line="360" w:lineRule="auto"/>
            <w:ind w:firstLine="567"/>
            <w:contextualSpacing/>
            <w:jc w:val="both"/>
          </w:pPr>
        </w:pPrChange>
      </w:pPr>
      <w:del w:id="171" w:author="Борис Гогинян" w:date="2020-04-24T14:08:00Z">
        <w:r w:rsidRPr="00A81740" w:rsidDel="008A0571">
          <w:rPr>
            <w:rFonts w:ascii="Times New Roman" w:hAnsi="Times New Roman" w:cs="Times New Roman"/>
            <w:sz w:val="36"/>
            <w:szCs w:val="36"/>
            <w:rPrChange w:id="172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В представленном исследовании сравниваются современные рендеры</w:delText>
        </w:r>
        <w:r w:rsidR="00E50B5E" w:rsidRPr="00A81740" w:rsidDel="008A0571">
          <w:rPr>
            <w:rFonts w:ascii="Times New Roman" w:hAnsi="Times New Roman" w:cs="Times New Roman"/>
            <w:sz w:val="36"/>
            <w:szCs w:val="36"/>
            <w:rPrChange w:id="173" w:author="UserPushka" w:date="2020-05-07T13:46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delText xml:space="preserve"> </w:delText>
        </w:r>
        <w:r w:rsidRPr="00A81740" w:rsidDel="008A0571">
          <w:rPr>
            <w:rFonts w:ascii="Times New Roman" w:hAnsi="Times New Roman" w:cs="Times New Roman"/>
            <w:sz w:val="36"/>
            <w:szCs w:val="36"/>
            <w:rPrChange w:id="174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– </w:delText>
        </w:r>
        <w:r w:rsidR="00985234" w:rsidRPr="00A81740" w:rsidDel="008A0571">
          <w:rPr>
            <w:rFonts w:ascii="Times New Roman" w:hAnsi="Times New Roman" w:cs="Times New Roman"/>
            <w:sz w:val="36"/>
            <w:szCs w:val="36"/>
            <w:rPrChange w:id="175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программные средства</w:delText>
        </w:r>
        <w:r w:rsidRPr="00A81740" w:rsidDel="008A0571">
          <w:rPr>
            <w:rFonts w:ascii="Times New Roman" w:hAnsi="Times New Roman" w:cs="Times New Roman"/>
            <w:sz w:val="36"/>
            <w:szCs w:val="36"/>
            <w:rPrChange w:id="176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,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77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реализующие некоторое количество алгоритмов синтеза и позволяющие получить по модели т.е. по </w:delText>
        </w:r>
        <w:r w:rsidR="007C582C" w:rsidRPr="00A81740" w:rsidDel="008A0571">
          <w:rPr>
            <w:rFonts w:ascii="Times New Roman" w:hAnsi="Times New Roman" w:cs="Times New Roman"/>
            <w:sz w:val="36"/>
            <w:szCs w:val="36"/>
            <w:rPrChange w:id="178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специальному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79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описанию </w:delText>
        </w:r>
        <w:r w:rsidR="007C582C" w:rsidRPr="00A81740" w:rsidDel="008A0571">
          <w:rPr>
            <w:rFonts w:ascii="Times New Roman" w:hAnsi="Times New Roman" w:cs="Times New Roman"/>
            <w:sz w:val="36"/>
            <w:szCs w:val="36"/>
            <w:rPrChange w:id="180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объектов или явлений, изображение. Собственно, сравнение рендеров заключается в сравнении реалистичности полученных изображений, а также в сравнении времени, затраченного на рендеринг этих изображений.</w:delText>
        </w:r>
      </w:del>
    </w:p>
    <w:p w14:paraId="1DCEBD75" w14:textId="55740C5E" w:rsidR="00E50B5E" w:rsidDel="00746A3B" w:rsidRDefault="00746A3B" w:rsidP="00746A3B">
      <w:pPr>
        <w:spacing w:after="0" w:line="360" w:lineRule="auto"/>
        <w:contextualSpacing/>
        <w:rPr>
          <w:del w:id="181" w:author="UserPushka" w:date="2020-05-07T13:31:00Z"/>
          <w:rFonts w:ascii="Times New Roman" w:hAnsi="Times New Roman" w:cs="Times New Roman"/>
          <w:sz w:val="32"/>
          <w:szCs w:val="32"/>
        </w:rPr>
      </w:pPr>
      <w:ins w:id="182" w:author="UserPushka" w:date="2020-05-07T13:31:00Z">
        <w:r w:rsidRPr="00A81740">
          <w:rPr>
            <w:rFonts w:ascii="Times New Roman" w:hAnsi="Times New Roman" w:cs="Times New Roman"/>
            <w:iCs/>
            <w:sz w:val="36"/>
            <w:szCs w:val="36"/>
            <w:rPrChange w:id="183" w:author="UserPushka" w:date="2020-05-07T13:46:00Z">
              <w:rPr>
                <w:rFonts w:ascii="Times New Roman" w:hAnsi="Times New Roman" w:cs="Times New Roman"/>
                <w:iCs/>
                <w:sz w:val="32"/>
                <w:szCs w:val="32"/>
              </w:rPr>
            </w:rPrChange>
          </w:rPr>
          <w:t>Физические модели и законы</w:t>
        </w:r>
        <w:r w:rsidRPr="00A81740" w:rsidDel="00746A3B">
          <w:rPr>
            <w:rFonts w:ascii="Times New Roman" w:hAnsi="Times New Roman" w:cs="Times New Roman"/>
            <w:sz w:val="36"/>
            <w:szCs w:val="36"/>
            <w:rPrChange w:id="184" w:author="UserPushka" w:date="2020-05-07T13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del w:id="185" w:author="UserPushka" w:date="2020-05-07T13:31:00Z">
        <w:r w:rsidR="00E50B5E" w:rsidRPr="00FA144A" w:rsidDel="00746A3B">
          <w:rPr>
            <w:rFonts w:ascii="Times New Roman" w:hAnsi="Times New Roman" w:cs="Times New Roman"/>
            <w:sz w:val="32"/>
            <w:szCs w:val="32"/>
          </w:rPr>
          <w:delText xml:space="preserve">Некоторые основные </w:delText>
        </w:r>
        <w:r w:rsidR="00DA7113" w:rsidRPr="00FA144A" w:rsidDel="00746A3B">
          <w:rPr>
            <w:rFonts w:ascii="Times New Roman" w:hAnsi="Times New Roman" w:cs="Times New Roman"/>
            <w:sz w:val="32"/>
            <w:szCs w:val="32"/>
          </w:rPr>
          <w:delText xml:space="preserve">понятия и </w:delText>
        </w:r>
        <w:r w:rsidR="00E50B5E" w:rsidRPr="005C33AB" w:rsidDel="00746A3B">
          <w:rPr>
            <w:rFonts w:ascii="Times New Roman" w:hAnsi="Times New Roman" w:cs="Times New Roman"/>
            <w:sz w:val="32"/>
            <w:szCs w:val="32"/>
          </w:rPr>
          <w:delText>законы</w:delText>
        </w:r>
      </w:del>
      <w:ins w:id="186" w:author="Борис Гогинян" w:date="2020-05-05T17:29:00Z">
        <w:del w:id="187" w:author="UserPushka" w:date="2020-05-07T13:31:00Z">
          <w:r w:rsidR="00FA144A" w:rsidDel="00746A3B">
            <w:rPr>
              <w:rFonts w:ascii="Times New Roman" w:hAnsi="Times New Roman" w:cs="Times New Roman"/>
              <w:sz w:val="32"/>
              <w:szCs w:val="32"/>
            </w:rPr>
            <w:delText xml:space="preserve">, используемые в </w:delText>
          </w:r>
        </w:del>
      </w:ins>
      <w:del w:id="188" w:author="UserPushka" w:date="2020-05-07T13:31:00Z">
        <w:r w:rsidR="00E50B5E" w:rsidRPr="008A0571" w:rsidDel="00746A3B">
          <w:rPr>
            <w:rFonts w:ascii="Times New Roman" w:hAnsi="Times New Roman" w:cs="Times New Roman"/>
            <w:sz w:val="32"/>
            <w:szCs w:val="32"/>
            <w:rPrChange w:id="189" w:author="Борис Гогинян" w:date="2020-04-24T14:09:00Z">
              <w:rPr>
                <w:rFonts w:ascii="Times New Roman" w:hAnsi="Times New Roman" w:cs="Times New Roman"/>
                <w:sz w:val="32"/>
                <w:szCs w:val="24"/>
              </w:rPr>
            </w:rPrChange>
          </w:rPr>
          <w:delText xml:space="preserve"> геометрической оптики</w:delText>
        </w:r>
      </w:del>
    </w:p>
    <w:p w14:paraId="600B573A" w14:textId="77777777" w:rsidR="00746A3B" w:rsidRDefault="00746A3B" w:rsidP="00746A3B">
      <w:pPr>
        <w:spacing w:after="0" w:line="360" w:lineRule="auto"/>
        <w:contextualSpacing/>
        <w:rPr>
          <w:ins w:id="190" w:author="UserPushka" w:date="2020-05-07T13:31:00Z"/>
          <w:rFonts w:ascii="Times New Roman" w:hAnsi="Times New Roman" w:cs="Times New Roman"/>
          <w:sz w:val="32"/>
          <w:szCs w:val="32"/>
        </w:rPr>
        <w:pPrChange w:id="191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</w:p>
    <w:p w14:paraId="2E48F69E" w14:textId="246660AE" w:rsidR="00EF1755" w:rsidRPr="00FA144A" w:rsidRDefault="00FA144A" w:rsidP="00746A3B">
      <w:pPr>
        <w:spacing w:after="0" w:line="360" w:lineRule="auto"/>
        <w:contextualSpacing/>
        <w:rPr>
          <w:rFonts w:ascii="Times New Roman" w:hAnsi="Times New Roman" w:cs="Times New Roman"/>
          <w:sz w:val="32"/>
          <w:szCs w:val="32"/>
        </w:rPr>
        <w:pPrChange w:id="192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  <w:ins w:id="193" w:author="Борис Гогинян" w:date="2020-05-05T17:28:00Z"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>используемый набор физических моделей и правил,</w:t>
        </w:r>
        <w:r>
          <w:rPr>
            <w:rFonts w:ascii="Segoe UI" w:hAnsi="Segoe UI" w:cs="Segoe UI"/>
            <w:color w:val="172B4D"/>
            <w:sz w:val="21"/>
            <w:szCs w:val="21"/>
          </w:rPr>
          <w:br/>
        </w:r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 xml:space="preserve">имеется в виду: простая геометрическая лучевая оптика, </w:t>
        </w:r>
        <w:proofErr w:type="spellStart"/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>геометрич</w:t>
        </w:r>
        <w:proofErr w:type="spellEnd"/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>. оптика с поправками на рассеяние, фотонная модель (каждый фотон - упругий мячик), модель Гюйгенса (волновые фронты), полная волновая модель (позволяет увидеть дифракцию и интерференцию). Возможны и комбинации моделей. Эти (и, возможно, другие) модели опишите и раскройте их разницу с позиций качества и трудоёмкости.</w:t>
        </w:r>
      </w:ins>
    </w:p>
    <w:p w14:paraId="6AC681FB" w14:textId="558007DA" w:rsidR="0008283A" w:rsidDel="00E119C3" w:rsidRDefault="00E50B5E">
      <w:pPr>
        <w:spacing w:after="0" w:line="360" w:lineRule="auto"/>
        <w:ind w:firstLine="708"/>
        <w:contextualSpacing/>
        <w:rPr>
          <w:ins w:id="194" w:author="Борис Гогинян" w:date="2020-04-24T16:13:00Z"/>
          <w:moveFrom w:id="195" w:author="UserPushka" w:date="2020-05-07T14:22:00Z"/>
          <w:rFonts w:ascii="Times New Roman" w:hAnsi="Times New Roman" w:cs="Times New Roman"/>
          <w:sz w:val="28"/>
          <w:szCs w:val="24"/>
        </w:rPr>
        <w:pPrChange w:id="196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moveFromRangeStart w:id="197" w:author="UserPushka" w:date="2020-05-07T14:22:00Z" w:name="move39753748"/>
      <w:moveFrom w:id="198" w:author="UserPushka" w:date="2020-05-07T14:22:00Z">
        <w:r w:rsidRPr="008A0571" w:rsidDel="00E119C3">
          <w:rPr>
            <w:rFonts w:ascii="Times New Roman" w:hAnsi="Times New Roman" w:cs="Times New Roman"/>
            <w:sz w:val="28"/>
            <w:szCs w:val="24"/>
            <w:rPrChange w:id="199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Все законы геометрической оптики следую</w:t>
        </w:r>
        <w:r w:rsidR="0082697D" w:rsidRPr="008A0571" w:rsidDel="00E119C3">
          <w:rPr>
            <w:rFonts w:ascii="Times New Roman" w:hAnsi="Times New Roman" w:cs="Times New Roman"/>
            <w:sz w:val="28"/>
            <w:szCs w:val="24"/>
            <w:rPrChange w:id="200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т из закона сохранения энергии, и они </w:t>
        </w:r>
        <w:r w:rsidRPr="008A0571" w:rsidDel="00E119C3">
          <w:rPr>
            <w:rFonts w:ascii="Times New Roman" w:hAnsi="Times New Roman" w:cs="Times New Roman"/>
            <w:sz w:val="28"/>
            <w:szCs w:val="24"/>
            <w:rPrChange w:id="201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не являются независимыми друг от друга.</w:t>
        </w:r>
        <w:r w:rsidR="004750D7" w:rsidRPr="008A0571" w:rsidDel="00E119C3">
          <w:rPr>
            <w:rFonts w:ascii="Times New Roman" w:hAnsi="Times New Roman" w:cs="Times New Roman"/>
            <w:sz w:val="28"/>
            <w:szCs w:val="24"/>
            <w:rPrChange w:id="202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</w:t>
        </w:r>
      </w:moveFrom>
    </w:p>
    <w:moveFromRangeEnd w:id="197"/>
    <w:p w14:paraId="1D41CF33" w14:textId="77777777" w:rsidR="0008283A" w:rsidRDefault="004750D7">
      <w:pPr>
        <w:spacing w:after="0" w:line="360" w:lineRule="auto"/>
        <w:ind w:firstLine="708"/>
        <w:contextualSpacing/>
        <w:rPr>
          <w:ins w:id="203" w:author="Борис Гогинян" w:date="2020-04-24T16:13:00Z"/>
          <w:rFonts w:ascii="Times New Roman" w:hAnsi="Times New Roman" w:cs="Times New Roman"/>
          <w:sz w:val="28"/>
          <w:szCs w:val="24"/>
        </w:rPr>
        <w:pPrChange w:id="204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r w:rsidRPr="008A0571">
        <w:rPr>
          <w:rFonts w:ascii="Times New Roman" w:hAnsi="Times New Roman" w:cs="Times New Roman"/>
          <w:sz w:val="28"/>
          <w:szCs w:val="24"/>
          <w:rPrChange w:id="205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В геометрической оптике основным понятием является луч — геометрическая линия, вдоль которой распространяется световая энергия. </w:t>
      </w:r>
    </w:p>
    <w:p w14:paraId="7A1E6792" w14:textId="77777777" w:rsidR="0008283A" w:rsidRDefault="004750D7">
      <w:pPr>
        <w:spacing w:after="0" w:line="360" w:lineRule="auto"/>
        <w:ind w:firstLine="708"/>
        <w:contextualSpacing/>
        <w:rPr>
          <w:ins w:id="206" w:author="Борис Гогинян" w:date="2020-04-24T16:13:00Z"/>
          <w:rFonts w:ascii="Times New Roman" w:hAnsi="Times New Roman" w:cs="Times New Roman"/>
          <w:sz w:val="28"/>
          <w:szCs w:val="24"/>
        </w:rPr>
        <w:pPrChange w:id="207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r w:rsidRPr="008A0571">
        <w:rPr>
          <w:rFonts w:ascii="Times New Roman" w:hAnsi="Times New Roman" w:cs="Times New Roman"/>
          <w:sz w:val="28"/>
          <w:szCs w:val="24"/>
          <w:rPrChange w:id="20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Основные свойства лучей: </w:t>
      </w:r>
    </w:p>
    <w:p w14:paraId="4E90C093" w14:textId="05D9131A" w:rsidR="0008283A" w:rsidRDefault="0008283A">
      <w:pPr>
        <w:spacing w:after="0" w:line="360" w:lineRule="auto"/>
        <w:ind w:firstLine="708"/>
        <w:contextualSpacing/>
        <w:rPr>
          <w:ins w:id="209" w:author="Борис Гогинян" w:date="2020-04-24T16:13:00Z"/>
          <w:rFonts w:ascii="Times New Roman" w:hAnsi="Times New Roman" w:cs="Times New Roman"/>
          <w:sz w:val="28"/>
          <w:szCs w:val="24"/>
        </w:rPr>
        <w:pPrChange w:id="210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ins w:id="211" w:author="Борис Гогинян" w:date="2020-04-24T16:13:00Z">
        <w:r>
          <w:rPr>
            <w:rFonts w:ascii="Times New Roman" w:hAnsi="Times New Roman" w:cs="Times New Roman"/>
            <w:sz w:val="28"/>
            <w:szCs w:val="24"/>
          </w:rPr>
          <w:t xml:space="preserve">1) </w:t>
        </w:r>
      </w:ins>
      <w:r w:rsidR="004750D7" w:rsidRPr="008A0571">
        <w:rPr>
          <w:rFonts w:ascii="Times New Roman" w:hAnsi="Times New Roman" w:cs="Times New Roman"/>
          <w:sz w:val="28"/>
          <w:szCs w:val="24"/>
          <w:rPrChange w:id="21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они независимы друг от друга, т. е. не взаимодействуют друг с другом</w:t>
      </w:r>
      <w:del w:id="213" w:author="Борис Гогинян" w:date="2020-04-24T16:13:00Z">
        <w:r w:rsidR="004750D7" w:rsidRPr="008A0571" w:rsidDel="0008283A">
          <w:rPr>
            <w:rFonts w:ascii="Times New Roman" w:hAnsi="Times New Roman" w:cs="Times New Roman"/>
            <w:sz w:val="28"/>
            <w:szCs w:val="24"/>
            <w:rPrChange w:id="214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, и </w:delText>
        </w:r>
      </w:del>
    </w:p>
    <w:p w14:paraId="51C1E8BC" w14:textId="6F0A8D25" w:rsidR="0081203E" w:rsidRPr="008A0571" w:rsidRDefault="0008283A">
      <w:pPr>
        <w:spacing w:after="0" w:line="360" w:lineRule="auto"/>
        <w:ind w:left="708"/>
        <w:contextualSpacing/>
        <w:rPr>
          <w:rFonts w:ascii="Times New Roman" w:hAnsi="Times New Roman" w:cs="Times New Roman"/>
          <w:sz w:val="28"/>
          <w:szCs w:val="24"/>
        </w:rPr>
        <w:pPrChange w:id="215" w:author="Борис Гогинян" w:date="2020-04-24T16:13:00Z">
          <w:pPr>
            <w:spacing w:after="0" w:line="360" w:lineRule="auto"/>
            <w:ind w:left="567"/>
            <w:contextualSpacing/>
          </w:pPr>
        </w:pPrChange>
      </w:pPr>
      <w:ins w:id="216" w:author="Борис Гогинян" w:date="2020-04-24T16:13:00Z">
        <w:r>
          <w:rPr>
            <w:rFonts w:ascii="Times New Roman" w:hAnsi="Times New Roman" w:cs="Times New Roman"/>
            <w:sz w:val="28"/>
            <w:szCs w:val="24"/>
          </w:rPr>
          <w:t xml:space="preserve">2) </w:t>
        </w:r>
      </w:ins>
      <w:r w:rsidR="004750D7" w:rsidRPr="008A0571">
        <w:rPr>
          <w:rFonts w:ascii="Times New Roman" w:hAnsi="Times New Roman" w:cs="Times New Roman"/>
          <w:sz w:val="28"/>
          <w:szCs w:val="24"/>
          <w:rPrChange w:id="21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в однородной среде распространяются прямолинейно (если ничто им не </w:t>
      </w:r>
      <w:r w:rsidR="0081203E" w:rsidRPr="008A0571">
        <w:rPr>
          <w:rFonts w:ascii="Times New Roman" w:hAnsi="Times New Roman" w:cs="Times New Roman"/>
          <w:sz w:val="28"/>
          <w:szCs w:val="24"/>
          <w:rPrChange w:id="21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препятствует).</w:t>
      </w:r>
      <w:r w:rsidR="0081203E" w:rsidRPr="008A0571">
        <w:rPr>
          <w:rFonts w:ascii="Times New Roman" w:hAnsi="Times New Roman" w:cs="Times New Roman"/>
          <w:sz w:val="28"/>
          <w:szCs w:val="24"/>
          <w:rPrChange w:id="219" w:author="Борис Гогинян" w:date="2020-04-24T14:10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</w:p>
    <w:p w14:paraId="4C6433E7" w14:textId="77777777" w:rsidR="00CC6A62" w:rsidRPr="008A0571" w:rsidRDefault="004750D7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4"/>
        </w:rPr>
        <w:pPrChange w:id="220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r w:rsidRPr="008A0571">
        <w:rPr>
          <w:rFonts w:ascii="Times New Roman" w:hAnsi="Times New Roman" w:cs="Times New Roman"/>
          <w:sz w:val="28"/>
          <w:szCs w:val="24"/>
        </w:rPr>
        <w:t xml:space="preserve">Поверхность нормальная к лучам называется </w:t>
      </w:r>
      <w:r w:rsidRPr="0008283A">
        <w:rPr>
          <w:rFonts w:ascii="Times New Roman" w:hAnsi="Times New Roman" w:cs="Times New Roman"/>
          <w:i/>
          <w:sz w:val="28"/>
          <w:szCs w:val="24"/>
          <w:rPrChange w:id="221" w:author="Борис Гогинян" w:date="2020-04-24T16:14:00Z">
            <w:rPr>
              <w:rFonts w:ascii="Times New Roman" w:hAnsi="Times New Roman" w:cs="Times New Roman"/>
              <w:sz w:val="28"/>
              <w:szCs w:val="24"/>
            </w:rPr>
          </w:rPrChange>
        </w:rPr>
        <w:t>волновой</w:t>
      </w:r>
      <w:r w:rsidRPr="008A0571">
        <w:rPr>
          <w:rFonts w:ascii="Times New Roman" w:hAnsi="Times New Roman" w:cs="Times New Roman"/>
          <w:sz w:val="28"/>
          <w:szCs w:val="24"/>
        </w:rPr>
        <w:t xml:space="preserve"> поверхностью</w:t>
      </w:r>
      <w:r w:rsidR="00CC6A62" w:rsidRPr="008A0571">
        <w:rPr>
          <w:rFonts w:ascii="Times New Roman" w:hAnsi="Times New Roman" w:cs="Times New Roman"/>
          <w:sz w:val="28"/>
          <w:szCs w:val="24"/>
        </w:rPr>
        <w:t>.</w:t>
      </w:r>
    </w:p>
    <w:p w14:paraId="1F46FE63" w14:textId="3B27F458" w:rsidR="00E50B5E" w:rsidRPr="008A0571" w:rsidRDefault="00CC6A6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4"/>
        </w:rPr>
        <w:pPrChange w:id="222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r w:rsidRPr="008A0571">
        <w:rPr>
          <w:rFonts w:ascii="Times New Roman" w:hAnsi="Times New Roman" w:cs="Times New Roman"/>
          <w:sz w:val="28"/>
          <w:szCs w:val="24"/>
        </w:rPr>
        <w:t>[Ахманов, С. Г. Физическая оптика. — М.: Наука, 2004. — 213 с.]</w:t>
      </w:r>
    </w:p>
    <w:p w14:paraId="064A3C55" w14:textId="5204F024" w:rsidR="00CC6A62" w:rsidRPr="008A0571" w:rsidDel="0008283A" w:rsidRDefault="00CC6A62">
      <w:pPr>
        <w:spacing w:after="0" w:line="360" w:lineRule="auto"/>
        <w:contextualSpacing/>
        <w:rPr>
          <w:del w:id="223" w:author="Борис Гогинян" w:date="2020-04-24T16:13:00Z"/>
          <w:rFonts w:ascii="Times New Roman" w:hAnsi="Times New Roman" w:cs="Times New Roman"/>
          <w:sz w:val="28"/>
          <w:szCs w:val="24"/>
        </w:rPr>
        <w:pPrChange w:id="224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del w:id="225" w:author="Борис Гогинян" w:date="2020-04-24T16:13:00Z">
        <w:r w:rsidRPr="008A0571" w:rsidDel="0008283A">
          <w:rPr>
            <w:rFonts w:ascii="Times New Roman" w:hAnsi="Times New Roman" w:cs="Times New Roman"/>
            <w:sz w:val="28"/>
            <w:szCs w:val="24"/>
          </w:rPr>
          <w:delText>Основные законы геометрической оптики:</w:delText>
        </w:r>
      </w:del>
    </w:p>
    <w:p w14:paraId="3EF744ED" w14:textId="08D61914" w:rsidR="00CC6A62" w:rsidRPr="008A0571" w:rsidDel="0008283A" w:rsidRDefault="00CC6A62">
      <w:pPr>
        <w:spacing w:after="0" w:line="360" w:lineRule="auto"/>
        <w:contextualSpacing/>
        <w:rPr>
          <w:del w:id="226" w:author="Борис Гогинян" w:date="2020-04-24T16:13:00Z"/>
          <w:rFonts w:ascii="Times New Roman" w:hAnsi="Times New Roman" w:cs="Times New Roman"/>
          <w:sz w:val="28"/>
          <w:szCs w:val="24"/>
        </w:rPr>
        <w:pPrChange w:id="227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del w:id="228" w:author="Борис Гогинян" w:date="2020-04-24T16:13:00Z">
        <w:r w:rsidRPr="008A0571" w:rsidDel="0008283A">
          <w:rPr>
            <w:rFonts w:ascii="Times New Roman" w:hAnsi="Times New Roman" w:cs="Times New Roman"/>
            <w:sz w:val="28"/>
            <w:szCs w:val="24"/>
          </w:rPr>
          <w:delText>закон зеркального отражения и закон преломления Снел</w:delText>
        </w:r>
        <w:r w:rsidR="0031265E" w:rsidRPr="008A0571" w:rsidDel="0008283A">
          <w:rPr>
            <w:rFonts w:ascii="Times New Roman" w:hAnsi="Times New Roman" w:cs="Times New Roman"/>
            <w:sz w:val="28"/>
            <w:szCs w:val="24"/>
            <w:rPrChange w:id="229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лиуса</w:delText>
        </w:r>
        <w:r w:rsidRPr="008A0571" w:rsidDel="0008283A">
          <w:rPr>
            <w:rFonts w:ascii="Times New Roman" w:hAnsi="Times New Roman" w:cs="Times New Roman"/>
            <w:sz w:val="28"/>
            <w:szCs w:val="24"/>
          </w:rPr>
          <w:delText>.</w:delText>
        </w:r>
      </w:del>
    </w:p>
    <w:p w14:paraId="0327DA24" w14:textId="2CDDAEB6" w:rsidR="00CC6A62" w:rsidRPr="008A0571" w:rsidRDefault="00CC6A62">
      <w:pPr>
        <w:pStyle w:val="a5"/>
        <w:numPr>
          <w:ilvl w:val="0"/>
          <w:numId w:val="34"/>
        </w:numPr>
        <w:spacing w:after="0" w:line="360" w:lineRule="auto"/>
        <w:ind w:left="360"/>
        <w:rPr>
          <w:rFonts w:ascii="Times New Roman" w:hAnsi="Times New Roman" w:cs="Times New Roman"/>
          <w:sz w:val="28"/>
          <w:szCs w:val="24"/>
        </w:rPr>
        <w:pPrChange w:id="230" w:author="Борис Гогинян" w:date="2020-04-24T14:10:00Z">
          <w:pPr>
            <w:spacing w:after="0" w:line="360" w:lineRule="auto"/>
            <w:contextualSpacing/>
          </w:pPr>
        </w:pPrChange>
      </w:pPr>
      <w:r w:rsidRPr="008A0571">
        <w:rPr>
          <w:rFonts w:ascii="Times New Roman" w:hAnsi="Times New Roman" w:cs="Times New Roman"/>
          <w:sz w:val="28"/>
          <w:szCs w:val="24"/>
          <w:u w:val="single"/>
          <w:rPrChange w:id="231" w:author="Борис Гогинян" w:date="2020-04-24T14:10:00Z">
            <w:rPr/>
          </w:rPrChange>
        </w:rPr>
        <w:t>Зеркальное отражение</w:t>
      </w:r>
      <w:r w:rsidRPr="008A0571">
        <w:rPr>
          <w:rFonts w:ascii="Times New Roman" w:hAnsi="Times New Roman" w:cs="Times New Roman"/>
          <w:sz w:val="28"/>
          <w:szCs w:val="24"/>
          <w:rPrChange w:id="232" w:author="Борис Гогинян" w:date="2020-04-24T14:10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sz w:val="28"/>
          <w:szCs w:val="24"/>
        </w:rPr>
        <w:t>возникает всякий раз</w:t>
      </w:r>
      <w:r w:rsidRPr="008A0571">
        <w:rPr>
          <w:rFonts w:ascii="Times New Roman" w:hAnsi="Times New Roman" w:cs="Times New Roman"/>
          <w:sz w:val="28"/>
          <w:szCs w:val="24"/>
          <w:rPrChange w:id="233" w:author="Борис Гогинян" w:date="2020-04-24T14:10:00Z">
            <w:rPr/>
          </w:rPrChange>
        </w:rPr>
        <w:t>, когда плоская волна падает на</w:t>
      </w:r>
      <w:r w:rsidRPr="008A0571">
        <w:rPr>
          <w:rFonts w:ascii="Times New Roman" w:hAnsi="Times New Roman" w:cs="Times New Roman"/>
          <w:sz w:val="28"/>
          <w:szCs w:val="24"/>
          <w:rPrChange w:id="234" w:author="Борис Гогинян" w:date="2020-04-24T14:10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sz w:val="28"/>
          <w:szCs w:val="24"/>
        </w:rPr>
        <w:t>гладкую плоскую поверхно</w:t>
      </w:r>
      <w:r w:rsidRPr="008A0571">
        <w:rPr>
          <w:rFonts w:ascii="Times New Roman" w:hAnsi="Times New Roman" w:cs="Times New Roman"/>
          <w:sz w:val="28"/>
          <w:szCs w:val="24"/>
          <w:rPrChange w:id="235" w:author="Борис Гогинян" w:date="2020-04-24T14:10:00Z">
            <w:rPr/>
          </w:rPrChange>
        </w:rPr>
        <w:t>сть, например, зеркало: свет не</w:t>
      </w:r>
      <w:r w:rsidRPr="008A0571">
        <w:rPr>
          <w:rFonts w:ascii="Times New Roman" w:hAnsi="Times New Roman" w:cs="Times New Roman"/>
          <w:sz w:val="28"/>
          <w:szCs w:val="24"/>
          <w:rPrChange w:id="236" w:author="Борис Гогинян" w:date="2020-04-24T14:10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sz w:val="28"/>
          <w:szCs w:val="24"/>
        </w:rPr>
        <w:t>проходит через зеркало, а уходит от него по прямой линии.</w:t>
      </w:r>
    </w:p>
    <w:p w14:paraId="2AE83E6B" w14:textId="77777777" w:rsidR="00CC6A62" w:rsidRPr="008A0571" w:rsidRDefault="00CC6A62">
      <w:pPr>
        <w:spacing w:after="0" w:line="360" w:lineRule="auto"/>
        <w:ind w:left="219" w:firstLine="141"/>
        <w:contextualSpacing/>
        <w:rPr>
          <w:rFonts w:ascii="Times New Roman" w:hAnsi="Times New Roman" w:cs="Times New Roman"/>
          <w:sz w:val="28"/>
          <w:szCs w:val="24"/>
        </w:rPr>
        <w:pPrChange w:id="237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r w:rsidRPr="008A0571">
        <w:rPr>
          <w:rFonts w:ascii="Times New Roman" w:hAnsi="Times New Roman" w:cs="Times New Roman"/>
          <w:sz w:val="28"/>
          <w:szCs w:val="24"/>
        </w:rPr>
        <w:t>Отражение удовлетворяет следующими условиями:</w:t>
      </w:r>
    </w:p>
    <w:p w14:paraId="22A50115" w14:textId="7FCF6189" w:rsidR="00CC6A62" w:rsidRPr="008A0571" w:rsidRDefault="00CC6A62">
      <w:pPr>
        <w:spacing w:after="0" w:line="360" w:lineRule="auto"/>
        <w:ind w:left="849"/>
        <w:contextualSpacing/>
        <w:rPr>
          <w:rFonts w:ascii="Times New Roman" w:hAnsi="Times New Roman" w:cs="Times New Roman"/>
          <w:sz w:val="28"/>
          <w:szCs w:val="24"/>
        </w:rPr>
        <w:pPrChange w:id="238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r w:rsidRPr="008A0571">
        <w:rPr>
          <w:rFonts w:ascii="Times New Roman" w:hAnsi="Times New Roman" w:cs="Times New Roman"/>
          <w:sz w:val="28"/>
          <w:szCs w:val="24"/>
        </w:rPr>
        <w:t>1) отраженный луч л</w:t>
      </w:r>
      <w:r w:rsidRPr="008A0571">
        <w:rPr>
          <w:rFonts w:ascii="Times New Roman" w:hAnsi="Times New Roman" w:cs="Times New Roman"/>
          <w:sz w:val="28"/>
          <w:szCs w:val="24"/>
          <w:rPrChange w:id="23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ежит в плоскости падения, обра</w:t>
      </w:r>
      <w:r w:rsidRPr="008A0571">
        <w:rPr>
          <w:rFonts w:ascii="Times New Roman" w:hAnsi="Times New Roman" w:cs="Times New Roman"/>
          <w:sz w:val="28"/>
          <w:szCs w:val="24"/>
        </w:rPr>
        <w:t>зов</w:t>
      </w:r>
      <w:r w:rsidR="0031265E" w:rsidRPr="008A0571">
        <w:rPr>
          <w:rFonts w:ascii="Times New Roman" w:hAnsi="Times New Roman" w:cs="Times New Roman"/>
          <w:sz w:val="28"/>
          <w:szCs w:val="24"/>
          <w:rPrChange w:id="24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анной падающим лучом и нормалью </w:t>
      </w:r>
      <w:r w:rsidRPr="008A0571">
        <w:rPr>
          <w:rFonts w:ascii="Times New Roman" w:hAnsi="Times New Roman" w:cs="Times New Roman"/>
          <w:sz w:val="28"/>
          <w:szCs w:val="24"/>
        </w:rPr>
        <w:t>к поверхности;</w:t>
      </w:r>
    </w:p>
    <w:p w14:paraId="13610149" w14:textId="34EF43BF" w:rsidR="00CC6A62" w:rsidRPr="008A0571" w:rsidRDefault="00CC6A62">
      <w:pPr>
        <w:spacing w:after="0" w:line="360" w:lineRule="auto"/>
        <w:ind w:left="849"/>
        <w:contextualSpacing/>
        <w:rPr>
          <w:rFonts w:ascii="Times New Roman" w:hAnsi="Times New Roman" w:cs="Times New Roman"/>
          <w:sz w:val="28"/>
          <w:szCs w:val="24"/>
        </w:rPr>
        <w:pPrChange w:id="241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r w:rsidRPr="008A0571">
        <w:rPr>
          <w:rFonts w:ascii="Times New Roman" w:hAnsi="Times New Roman" w:cs="Times New Roman"/>
          <w:sz w:val="28"/>
          <w:szCs w:val="24"/>
        </w:rPr>
        <w:t xml:space="preserve">2) угол </w:t>
      </w:r>
      <w:r w:rsidR="0031265E" w:rsidRPr="008A0571">
        <w:rPr>
          <w:rFonts w:ascii="Times New Roman" w:hAnsi="Times New Roman" w:cs="Times New Roman"/>
          <w:sz w:val="28"/>
          <w:szCs w:val="24"/>
          <w:rPrChange w:id="24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падения</w:t>
      </w:r>
      <w:r w:rsidRPr="008A0571">
        <w:rPr>
          <w:rFonts w:ascii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  <w:rPrChange w:id="24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rPrChange w:id="24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0</m:t>
            </m:r>
          </m:sub>
        </m:sSub>
      </m:oMath>
      <w:r w:rsidR="0031265E" w:rsidRPr="008A0571">
        <w:rPr>
          <w:rFonts w:ascii="Times New Roman" w:hAnsi="Times New Roman" w:cs="Times New Roman"/>
          <w:sz w:val="28"/>
          <w:szCs w:val="24"/>
          <w:rPrChange w:id="245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относительно нормали к поверхности</w:t>
      </w:r>
      <w:r w:rsidRPr="008A0571">
        <w:rPr>
          <w:rFonts w:ascii="Times New Roman" w:hAnsi="Times New Roman" w:cs="Times New Roman"/>
          <w:sz w:val="28"/>
          <w:szCs w:val="24"/>
        </w:rPr>
        <w:t xml:space="preserve"> равен углу </w:t>
      </w:r>
      <w:r w:rsidR="0031265E" w:rsidRPr="008A0571">
        <w:rPr>
          <w:rFonts w:ascii="Times New Roman" w:hAnsi="Times New Roman" w:cs="Times New Roman"/>
          <w:sz w:val="28"/>
          <w:szCs w:val="24"/>
          <w:rPrChange w:id="246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отражения</w:t>
      </w:r>
      <w:r w:rsidRPr="008A0571">
        <w:rPr>
          <w:rFonts w:ascii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  <w:rPrChange w:id="247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rPrChange w:id="24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1</m:t>
            </m:r>
          </m:sub>
        </m:sSub>
      </m:oMath>
      <w:r w:rsidR="0031265E" w:rsidRPr="008A0571">
        <w:rPr>
          <w:rFonts w:ascii="Times New Roman" w:hAnsi="Times New Roman" w:cs="Times New Roman"/>
          <w:sz w:val="28"/>
          <w:szCs w:val="24"/>
          <w:rPrChange w:id="24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2BEF9E46" w14:textId="77777777" w:rsidR="00E119C3" w:rsidRPr="008A0571" w:rsidRDefault="0031265E" w:rsidP="00E119C3">
      <w:pPr>
        <w:spacing w:after="0" w:line="360" w:lineRule="auto"/>
        <w:contextualSpacing/>
        <w:rPr>
          <w:moveTo w:id="250" w:author="UserPushka" w:date="2020-05-07T14:22:00Z"/>
          <w:rFonts w:ascii="Times New Roman" w:hAnsi="Times New Roman" w:cs="Times New Roman"/>
          <w:sz w:val="28"/>
          <w:szCs w:val="24"/>
        </w:rPr>
      </w:pPr>
      <w:r w:rsidRPr="008A0571">
        <w:rPr>
          <w:rFonts w:ascii="Times New Roman" w:hAnsi="Times New Roman" w:cs="Times New Roman"/>
          <w:sz w:val="28"/>
          <w:szCs w:val="24"/>
          <w:rPrChange w:id="25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2)</w:t>
      </w:r>
      <w:r w:rsidRPr="008A0571">
        <w:rPr>
          <w:rFonts w:ascii="Times New Roman" w:hAnsi="Times New Roman" w:cs="Times New Roman"/>
          <w:sz w:val="28"/>
          <w:szCs w:val="24"/>
          <w:rPrChange w:id="252" w:author="Борис Гогинян" w:date="2020-04-24T14:10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sz w:val="28"/>
          <w:szCs w:val="24"/>
          <w:rPrChange w:id="25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sz w:val="28"/>
          <w:szCs w:val="24"/>
          <w:u w:val="single"/>
          <w:rPrChange w:id="254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З</w:t>
      </w:r>
      <w:r w:rsidR="00CC6A62" w:rsidRPr="008A0571">
        <w:rPr>
          <w:rFonts w:ascii="Times New Roman" w:hAnsi="Times New Roman" w:cs="Times New Roman"/>
          <w:sz w:val="28"/>
          <w:szCs w:val="24"/>
          <w:u w:val="single"/>
          <w:rPrChange w:id="255" w:author="Борис Гогинян" w:date="2020-04-24T14:10:00Z">
            <w:rPr>
              <w:rFonts w:ascii="Times New Roman" w:hAnsi="Times New Roman" w:cs="Times New Roman"/>
              <w:sz w:val="28"/>
              <w:szCs w:val="24"/>
            </w:rPr>
          </w:rPrChange>
        </w:rPr>
        <w:t>ак</w:t>
      </w:r>
      <w:r w:rsidR="00CC6A62" w:rsidRPr="008A0571">
        <w:rPr>
          <w:rFonts w:ascii="Times New Roman" w:hAnsi="Times New Roman" w:cs="Times New Roman"/>
          <w:sz w:val="28"/>
          <w:szCs w:val="24"/>
          <w:u w:val="single"/>
          <w:rPrChange w:id="256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он</w:t>
      </w:r>
      <w:r w:rsidRPr="008A0571">
        <w:rPr>
          <w:rFonts w:ascii="Times New Roman" w:hAnsi="Times New Roman" w:cs="Times New Roman"/>
          <w:sz w:val="28"/>
          <w:szCs w:val="24"/>
          <w:u w:val="single"/>
          <w:rPrChange w:id="25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преломления</w:t>
      </w:r>
      <w:r w:rsidR="00CC6A62" w:rsidRPr="008A0571">
        <w:rPr>
          <w:rFonts w:ascii="Times New Roman" w:hAnsi="Times New Roman" w:cs="Times New Roman"/>
          <w:sz w:val="28"/>
          <w:szCs w:val="24"/>
          <w:u w:val="single"/>
          <w:rPrChange w:id="25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  <w:proofErr w:type="spellStart"/>
      <w:r w:rsidR="00CC6A62" w:rsidRPr="008A0571">
        <w:rPr>
          <w:rFonts w:ascii="Times New Roman" w:hAnsi="Times New Roman" w:cs="Times New Roman"/>
          <w:sz w:val="28"/>
          <w:szCs w:val="24"/>
          <w:u w:val="single"/>
          <w:rPrChange w:id="25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Снеллиуса</w:t>
      </w:r>
      <w:proofErr w:type="spellEnd"/>
      <w:r w:rsidR="00CC6A62" w:rsidRPr="008A0571">
        <w:rPr>
          <w:rFonts w:ascii="Times New Roman" w:hAnsi="Times New Roman" w:cs="Times New Roman"/>
          <w:sz w:val="28"/>
          <w:szCs w:val="24"/>
          <w:rPrChange w:id="26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. Пучок света опре</w:t>
      </w:r>
      <w:r w:rsidR="00CC6A62" w:rsidRPr="008A0571">
        <w:rPr>
          <w:rFonts w:ascii="Times New Roman" w:hAnsi="Times New Roman" w:cs="Times New Roman"/>
          <w:sz w:val="28"/>
          <w:szCs w:val="24"/>
        </w:rPr>
        <w:t>деленного цвета преломля</w:t>
      </w:r>
      <w:r w:rsidR="00CC6A62" w:rsidRPr="008A0571">
        <w:rPr>
          <w:rFonts w:ascii="Times New Roman" w:hAnsi="Times New Roman" w:cs="Times New Roman"/>
          <w:sz w:val="28"/>
          <w:szCs w:val="24"/>
          <w:rPrChange w:id="26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ется, т. е. отклоняется от пря</w:t>
      </w:r>
      <w:r w:rsidR="00CC6A62" w:rsidRPr="008A0571">
        <w:rPr>
          <w:rFonts w:ascii="Times New Roman" w:hAnsi="Times New Roman" w:cs="Times New Roman"/>
          <w:sz w:val="28"/>
          <w:szCs w:val="24"/>
        </w:rPr>
        <w:t>молинейного распростр</w:t>
      </w:r>
      <w:r w:rsidR="00CC6A62" w:rsidRPr="008A0571">
        <w:rPr>
          <w:rFonts w:ascii="Times New Roman" w:hAnsi="Times New Roman" w:cs="Times New Roman"/>
          <w:sz w:val="28"/>
          <w:szCs w:val="24"/>
          <w:rPrChange w:id="26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анения всякий раз, когда на его</w:t>
      </w:r>
      <w:r w:rsidR="00CC6A62" w:rsidRPr="008A0571">
        <w:rPr>
          <w:rFonts w:ascii="Times New Roman" w:hAnsi="Times New Roman" w:cs="Times New Roman"/>
          <w:sz w:val="28"/>
          <w:szCs w:val="24"/>
          <w:rPrChange w:id="263" w:author="Борис Гогинян" w:date="2020-04-24T14:10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sz w:val="28"/>
          <w:szCs w:val="24"/>
          <w:rPrChange w:id="264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пути встречается </w:t>
      </w:r>
      <w:r w:rsidR="00CC6A62" w:rsidRPr="008A0571">
        <w:rPr>
          <w:rFonts w:ascii="Times New Roman" w:hAnsi="Times New Roman" w:cs="Times New Roman"/>
          <w:sz w:val="28"/>
          <w:szCs w:val="24"/>
        </w:rPr>
        <w:t>повер</w:t>
      </w:r>
      <w:r w:rsidR="00CC6A62" w:rsidRPr="008A0571">
        <w:rPr>
          <w:rFonts w:ascii="Times New Roman" w:hAnsi="Times New Roman" w:cs="Times New Roman"/>
          <w:sz w:val="28"/>
          <w:szCs w:val="24"/>
          <w:rPrChange w:id="265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хность раздела двух сред с раз</w:t>
      </w:r>
      <w:r w:rsidR="00CC6A62" w:rsidRPr="008A0571">
        <w:rPr>
          <w:rFonts w:ascii="Times New Roman" w:hAnsi="Times New Roman" w:cs="Times New Roman"/>
          <w:sz w:val="28"/>
          <w:szCs w:val="24"/>
        </w:rPr>
        <w:t>ными показателями пре</w:t>
      </w:r>
      <w:r w:rsidRPr="008A0571">
        <w:rPr>
          <w:rFonts w:ascii="Times New Roman" w:hAnsi="Times New Roman" w:cs="Times New Roman"/>
          <w:sz w:val="28"/>
          <w:szCs w:val="24"/>
          <w:rPrChange w:id="266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ломления n. Величина </w:t>
      </w:r>
      <w:r w:rsidR="00CC6A62" w:rsidRPr="008A0571">
        <w:rPr>
          <w:rFonts w:ascii="Times New Roman" w:hAnsi="Times New Roman" w:cs="Times New Roman"/>
          <w:sz w:val="28"/>
          <w:szCs w:val="24"/>
          <w:rPrChange w:id="26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отклонения</w:t>
      </w:r>
      <w:r w:rsidR="00CC6A62" w:rsidRPr="008A0571">
        <w:rPr>
          <w:rFonts w:ascii="Times New Roman" w:hAnsi="Times New Roman" w:cs="Times New Roman"/>
          <w:sz w:val="28"/>
          <w:szCs w:val="24"/>
          <w:rPrChange w:id="268" w:author="Борис Гогинян" w:date="2020-04-24T14:10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 xml:space="preserve"> </w:t>
      </w:r>
      <w:r w:rsidR="00CC6A62" w:rsidRPr="008A0571">
        <w:rPr>
          <w:rFonts w:ascii="Times New Roman" w:hAnsi="Times New Roman" w:cs="Times New Roman"/>
          <w:sz w:val="28"/>
          <w:szCs w:val="24"/>
        </w:rPr>
        <w:t xml:space="preserve">зависит от отношения коэффициентов преломления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26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rPrChange w:id="27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4"/>
            <w:rPrChange w:id="271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27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rPrChange w:id="27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1</m:t>
            </m:r>
          </m:sub>
        </m:sSub>
      </m:oMath>
      <w:r w:rsidRPr="008A0571">
        <w:rPr>
          <w:rFonts w:ascii="Times New Roman" w:hAnsi="Times New Roman" w:cs="Times New Roman"/>
          <w:sz w:val="28"/>
          <w:szCs w:val="24"/>
          <w:rPrChange w:id="274" w:author="Борис Гогинян" w:date="2020-04-24T14:10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 xml:space="preserve"> </w:t>
      </w:r>
      <w:r w:rsidR="00CC6A62" w:rsidRPr="008A0571">
        <w:rPr>
          <w:rFonts w:ascii="Times New Roman" w:hAnsi="Times New Roman" w:cs="Times New Roman"/>
          <w:sz w:val="28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27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rPrChange w:id="27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1</m:t>
            </m:r>
          </m:sub>
        </m:sSub>
      </m:oMath>
      <w:r w:rsidR="00CC6A62" w:rsidRPr="008A0571">
        <w:rPr>
          <w:rFonts w:ascii="Times New Roman" w:hAnsi="Times New Roman" w:cs="Times New Roman"/>
          <w:sz w:val="28"/>
          <w:szCs w:val="24"/>
        </w:rPr>
        <w:t xml:space="preserve"> — показатель прелом</w:t>
      </w:r>
      <w:r w:rsidR="00CC6A62" w:rsidRPr="008A0571">
        <w:rPr>
          <w:rFonts w:ascii="Times New Roman" w:hAnsi="Times New Roman" w:cs="Times New Roman"/>
          <w:sz w:val="28"/>
          <w:szCs w:val="24"/>
          <w:rPrChange w:id="27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ления среды 1, из которой пучок</w:t>
      </w:r>
      <w:r w:rsidR="00CC6A62" w:rsidRPr="008A0571">
        <w:rPr>
          <w:rFonts w:ascii="Times New Roman" w:hAnsi="Times New Roman" w:cs="Times New Roman"/>
          <w:sz w:val="28"/>
          <w:szCs w:val="24"/>
          <w:rPrChange w:id="278" w:author="Борис Гогинян" w:date="2020-04-24T14:10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 xml:space="preserve"> </w:t>
      </w:r>
      <w:r w:rsidR="00CC6A62" w:rsidRPr="008A0571">
        <w:rPr>
          <w:rFonts w:ascii="Times New Roman" w:hAnsi="Times New Roman" w:cs="Times New Roman"/>
          <w:sz w:val="28"/>
          <w:szCs w:val="24"/>
        </w:rPr>
        <w:t xml:space="preserve">выходит,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27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rPrChange w:id="28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2</m:t>
            </m:r>
          </m:sub>
        </m:sSub>
      </m:oMath>
      <w:r w:rsidR="00CC6A62" w:rsidRPr="008A0571">
        <w:rPr>
          <w:rFonts w:ascii="Times New Roman" w:hAnsi="Times New Roman" w:cs="Times New Roman"/>
          <w:sz w:val="28"/>
          <w:szCs w:val="24"/>
        </w:rPr>
        <w:t xml:space="preserve"> — показа</w:t>
      </w:r>
      <w:r w:rsidR="00CC6A62" w:rsidRPr="0008283A">
        <w:rPr>
          <w:rFonts w:ascii="Times New Roman" w:hAnsi="Times New Roman" w:cs="Times New Roman"/>
          <w:sz w:val="28"/>
          <w:szCs w:val="24"/>
        </w:rPr>
        <w:t>тель преломления среды 2, в ко</w:t>
      </w:r>
      <w:r w:rsidR="00CC6A62" w:rsidRPr="008A0571">
        <w:rPr>
          <w:rFonts w:ascii="Times New Roman" w:hAnsi="Times New Roman" w:cs="Times New Roman"/>
          <w:sz w:val="28"/>
          <w:szCs w:val="24"/>
        </w:rPr>
        <w:t xml:space="preserve">торую он входит) и от угла падения — угол между </w:t>
      </w:r>
      <w:moveToRangeStart w:id="281" w:author="UserPushka" w:date="2020-05-07T14:22:00Z" w:name="move39753760"/>
      <w:moveTo w:id="282" w:author="UserPushka" w:date="2020-05-07T14:22:00Z">
        <w:r w:rsidR="00E119C3" w:rsidRPr="008A0571">
          <w:rPr>
            <w:rFonts w:ascii="Times New Roman" w:hAnsi="Times New Roman" w:cs="Times New Roman"/>
            <w:sz w:val="28"/>
            <w:szCs w:val="24"/>
          </w:rPr>
          <w:t>преломленным пучком и нормалью к поверхности</w:t>
        </w:r>
        <w:r w:rsidR="00E119C3" w:rsidRPr="00205883">
          <w:rPr>
            <w:rFonts w:ascii="Times New Roman" w:hAnsi="Times New Roman" w:cs="Times New Roman"/>
            <w:sz w:val="28"/>
            <w:szCs w:val="24"/>
          </w:rPr>
          <w:t xml:space="preserve"> </w:t>
        </w: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b>
          </m:sSub>
        </m:oMath>
        <w:moveTo w:id="283" w:author="UserPushka" w:date="2020-05-07T14:22:00Z">
          <w:r w:rsidR="00E119C3" w:rsidRPr="008A0571">
            <w:rPr>
              <w:rFonts w:ascii="Times New Roman" w:hAnsi="Times New Roman" w:cs="Times New Roman"/>
              <w:sz w:val="28"/>
              <w:szCs w:val="24"/>
            </w:rPr>
            <w:t>, на которую</w:t>
          </w:r>
          <w:r w:rsidR="00E119C3" w:rsidRPr="00205883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 w:rsidR="00E119C3" w:rsidRPr="008A0571">
            <w:rPr>
              <w:rFonts w:ascii="Times New Roman" w:hAnsi="Times New Roman" w:cs="Times New Roman"/>
              <w:sz w:val="28"/>
              <w:szCs w:val="24"/>
            </w:rPr>
            <w:t>падает пучок [</w:t>
          </w:r>
          <w:proofErr w:type="spellStart"/>
          <w:r w:rsidR="00E119C3" w:rsidRPr="008A0571">
            <w:rPr>
              <w:rFonts w:ascii="Times New Roman" w:hAnsi="Times New Roman" w:cs="Times New Roman"/>
              <w:sz w:val="28"/>
              <w:szCs w:val="24"/>
            </w:rPr>
            <w:t>Бурсиан</w:t>
          </w:r>
          <w:proofErr w:type="spellEnd"/>
          <w:r w:rsidR="00E119C3" w:rsidRPr="008A0571">
            <w:rPr>
              <w:rFonts w:ascii="Times New Roman" w:hAnsi="Times New Roman" w:cs="Times New Roman"/>
              <w:sz w:val="28"/>
              <w:szCs w:val="24"/>
            </w:rPr>
            <w:t>, Э. В. Задачи по физике для компьютера. М.: Наука, 1991. —225 с.</w:t>
          </w:r>
          <w:r w:rsidR="00E119C3" w:rsidRPr="00205883">
            <w:rPr>
              <w:rFonts w:ascii="Times New Roman" w:hAnsi="Times New Roman" w:cs="Times New Roman"/>
              <w:sz w:val="28"/>
              <w:szCs w:val="24"/>
            </w:rPr>
            <w:t>]</w:t>
          </w:r>
        </w:moveTo>
      </w:moveTo>
    </w:p>
    <w:moveToRangeEnd w:id="281"/>
    <w:p w14:paraId="5DBE55F6" w14:textId="2297BD92" w:rsidR="00E119C3" w:rsidRDefault="00E119C3" w:rsidP="00E119C3">
      <w:pPr>
        <w:spacing w:after="0" w:line="360" w:lineRule="auto"/>
        <w:ind w:firstLine="708"/>
        <w:contextualSpacing/>
        <w:rPr>
          <w:ins w:id="284" w:author="UserPushka" w:date="2020-05-07T14:22:00Z"/>
          <w:rFonts w:ascii="Times New Roman" w:hAnsi="Times New Roman" w:cs="Times New Roman"/>
          <w:sz w:val="28"/>
          <w:szCs w:val="24"/>
        </w:rPr>
      </w:pPr>
    </w:p>
    <w:p w14:paraId="2BBA29D0" w14:textId="5E898BA0" w:rsidR="00E119C3" w:rsidRDefault="00E119C3" w:rsidP="00E119C3">
      <w:pPr>
        <w:spacing w:after="0" w:line="360" w:lineRule="auto"/>
        <w:ind w:firstLine="708"/>
        <w:contextualSpacing/>
        <w:rPr>
          <w:moveTo w:id="285" w:author="UserPushka" w:date="2020-05-07T14:22:00Z"/>
          <w:rFonts w:ascii="Times New Roman" w:hAnsi="Times New Roman" w:cs="Times New Roman"/>
          <w:sz w:val="28"/>
          <w:szCs w:val="24"/>
        </w:rPr>
      </w:pPr>
      <w:moveToRangeStart w:id="286" w:author="UserPushka" w:date="2020-05-07T14:22:00Z" w:name="move39753748"/>
      <w:moveTo w:id="287" w:author="UserPushka" w:date="2020-05-07T14:22:00Z">
        <w:r w:rsidRPr="00411BC3">
          <w:rPr>
            <w:rFonts w:ascii="Times New Roman" w:hAnsi="Times New Roman" w:cs="Times New Roman"/>
            <w:sz w:val="28"/>
            <w:szCs w:val="24"/>
          </w:rPr>
          <w:t xml:space="preserve">Все законы геометрической оптики следуют из закона сохранения энергии, и они не являются независимыми друг от друга. </w:t>
        </w:r>
      </w:moveTo>
    </w:p>
    <w:p w14:paraId="06D59C21" w14:textId="718239C8" w:rsidR="00CC6A62" w:rsidRPr="008A0571" w:rsidDel="00E119C3" w:rsidRDefault="00CC6A62">
      <w:pPr>
        <w:spacing w:after="0" w:line="360" w:lineRule="auto"/>
        <w:contextualSpacing/>
        <w:rPr>
          <w:moveFrom w:id="288" w:author="UserPushka" w:date="2020-05-07T14:22:00Z"/>
          <w:rFonts w:ascii="Times New Roman" w:hAnsi="Times New Roman" w:cs="Times New Roman"/>
          <w:sz w:val="28"/>
          <w:szCs w:val="24"/>
        </w:rPr>
        <w:pPrChange w:id="289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moveFromRangeStart w:id="290" w:author="UserPushka" w:date="2020-05-07T14:22:00Z" w:name="move39753760"/>
      <w:moveToRangeEnd w:id="286"/>
      <w:moveFrom w:id="291" w:author="UserPushka" w:date="2020-05-07T14:22:00Z">
        <w:r w:rsidRPr="008A0571" w:rsidDel="00E119C3">
          <w:rPr>
            <w:rFonts w:ascii="Times New Roman" w:hAnsi="Times New Roman" w:cs="Times New Roman"/>
            <w:sz w:val="28"/>
            <w:szCs w:val="24"/>
          </w:rPr>
          <w:t>преломленным пучком и нормалью к поверхности</w:t>
        </w:r>
        <w:r w:rsidR="0031265E" w:rsidRPr="008A0571" w:rsidDel="00E119C3">
          <w:rPr>
            <w:rFonts w:ascii="Times New Roman" w:hAnsi="Times New Roman" w:cs="Times New Roman"/>
            <w:sz w:val="28"/>
            <w:szCs w:val="24"/>
            <w:rPrChange w:id="292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rPrChange w:id="293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rPrChange w:id="294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2</m:t>
              </m:r>
            </m:sub>
          </m:sSub>
        </m:oMath>
        <w:moveFrom w:id="295" w:author="UserPushka" w:date="2020-05-07T14:22:00Z">
          <w:r w:rsidRPr="008A0571" w:rsidDel="00E119C3">
            <w:rPr>
              <w:rFonts w:ascii="Times New Roman" w:hAnsi="Times New Roman" w:cs="Times New Roman"/>
              <w:sz w:val="28"/>
              <w:szCs w:val="24"/>
            </w:rPr>
            <w:t>, на которую</w:t>
          </w:r>
          <w:r w:rsidRPr="008A0571" w:rsidDel="00E119C3">
            <w:rPr>
              <w:rFonts w:ascii="Times New Roman" w:hAnsi="Times New Roman" w:cs="Times New Roman"/>
              <w:sz w:val="28"/>
              <w:szCs w:val="24"/>
              <w:rPrChange w:id="296" w:author="Борис Гогинян" w:date="2020-04-24T14:10:00Z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</w:rPrChange>
            </w:rPr>
            <w:t xml:space="preserve"> </w:t>
          </w:r>
          <w:r w:rsidRPr="008A0571" w:rsidDel="00E119C3">
            <w:rPr>
              <w:rFonts w:ascii="Times New Roman" w:hAnsi="Times New Roman" w:cs="Times New Roman"/>
              <w:sz w:val="28"/>
              <w:szCs w:val="24"/>
            </w:rPr>
            <w:t>падает пучок [Бурсиан, Э. В. Задачи по физике для компьютера. М.: Наука, 1991. —225 с.</w:t>
          </w:r>
          <w:r w:rsidRPr="008A0571" w:rsidDel="00E119C3">
            <w:rPr>
              <w:rFonts w:ascii="Times New Roman" w:hAnsi="Times New Roman" w:cs="Times New Roman"/>
              <w:sz w:val="28"/>
              <w:szCs w:val="24"/>
              <w:rPrChange w:id="297" w:author="Борис Гогинян" w:date="2020-04-24T14:10:00Z">
                <w:rPr>
                  <w:rFonts w:ascii="Times New Roman" w:hAnsi="Times New Roman" w:cs="Times New Roman"/>
                  <w:sz w:val="28"/>
                  <w:szCs w:val="24"/>
                  <w:lang w:val="en-US"/>
                </w:rPr>
              </w:rPrChange>
            </w:rPr>
            <w:t>]</w:t>
          </w:r>
        </w:moveFrom>
      </w:moveFrom>
    </w:p>
    <w:moveFromRangeEnd w:id="290"/>
    <w:p w14:paraId="02700078" w14:textId="77777777" w:rsidR="00E50B5E" w:rsidRPr="008A0571" w:rsidRDefault="00E50B5E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29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3CD7656B" w14:textId="01C2FDF8" w:rsidR="00017091" w:rsidRPr="008A0571" w:rsidRDefault="00017091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29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A0571">
        <w:rPr>
          <w:rFonts w:ascii="Times New Roman" w:hAnsi="Times New Roman" w:cs="Times New Roman"/>
          <w:sz w:val="28"/>
          <w:szCs w:val="24"/>
          <w:rPrChange w:id="30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Фотореалистичный синтез изображений основан на расчете интеграла освещенности</w:t>
      </w:r>
      <w:r w:rsidR="009F4674" w:rsidRPr="008A0571">
        <w:rPr>
          <w:rFonts w:ascii="Times New Roman" w:hAnsi="Times New Roman" w:cs="Times New Roman"/>
          <w:sz w:val="28"/>
          <w:szCs w:val="24"/>
          <w:rPrChange w:id="30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(уравнение рендеринга):</w:t>
      </w:r>
    </w:p>
    <w:p w14:paraId="41B611F7" w14:textId="111C3BEB" w:rsidR="00017091" w:rsidRPr="008A0571" w:rsidRDefault="005C33AB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4"/>
          <w:rPrChange w:id="302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rPrChange w:id="303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rPrChange w:id="304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  <w:rPrChange w:id="305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x,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306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4"/>
                  <w:rPrChange w:id="307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 xml:space="preserve">,λ </m:t>
              </m:r>
            </m:e>
          </m:d>
          <m:r>
            <w:rPr>
              <w:rFonts w:ascii="Cambria Math" w:hAnsi="Cambria Math" w:cs="Times New Roman"/>
              <w:sz w:val="28"/>
              <w:szCs w:val="24"/>
              <w:rPrChange w:id="308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rPrChange w:id="309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lang w:val="en-US"/>
                  <w:rPrChange w:id="310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w:rPrChange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  <w:rPrChange w:id="311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x,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312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4"/>
                  <w:rPrChange w:id="313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 xml:space="preserve">,λ </m:t>
              </m:r>
            </m:e>
          </m:d>
          <m:r>
            <w:rPr>
              <w:rFonts w:ascii="Cambria Math" w:hAnsi="Cambria Math" w:cs="Times New Roman"/>
              <w:sz w:val="28"/>
              <w:szCs w:val="24"/>
              <w:rPrChange w:id="314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+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4"/>
                  <w:rPrChange w:id="315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316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BDFR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317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>x,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318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319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 xml:space="preserve"> ,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320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v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321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 xml:space="preserve">,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322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 xml:space="preserve">λ 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323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324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325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326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x,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327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328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 xml:space="preserve">, λ 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329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330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-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331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332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333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n</m:t>
                          </m:r>
                        </m:e>
                      </m:acc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4"/>
              <w:rPrChange w:id="334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dw, где</m:t>
          </m:r>
        </m:oMath>
      </m:oMathPara>
    </w:p>
    <w:p w14:paraId="77AC25BA" w14:textId="75504FC0" w:rsidR="008F0A58" w:rsidRPr="008A0571" w:rsidRDefault="008F0A58" w:rsidP="008F0A58">
      <w:pPr>
        <w:spacing w:after="0" w:line="360" w:lineRule="auto"/>
        <w:ind w:left="567" w:firstLine="567"/>
        <w:contextualSpacing/>
        <w:jc w:val="both"/>
        <w:rPr>
          <w:rFonts w:ascii="Times New Roman" w:hAnsi="Times New Roman" w:cs="Times New Roman"/>
          <w:i/>
          <w:sz w:val="28"/>
          <w:szCs w:val="24"/>
          <w:rPrChange w:id="335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4"/>
              <w:rPrChange w:id="336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λ-длина волны света</m:t>
          </m:r>
        </m:oMath>
      </m:oMathPara>
    </w:p>
    <w:p w14:paraId="25108099" w14:textId="765EDA50" w:rsidR="008F0A58" w:rsidRPr="008A0571" w:rsidRDefault="005C33AB" w:rsidP="008F0A58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33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33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rPrChange w:id="33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34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341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34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,λ </m:t>
            </m:r>
          </m:e>
        </m:d>
        <m:r>
          <w:rPr>
            <w:rFonts w:ascii="Cambria Math" w:hAnsi="Cambria Math" w:cs="Times New Roman"/>
            <w:sz w:val="28"/>
            <w:szCs w:val="24"/>
            <w:rPrChange w:id="343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 xml:space="preserve"> </m:t>
        </m:r>
      </m:oMath>
      <w:r w:rsidR="008F0A58" w:rsidRPr="008A0571">
        <w:rPr>
          <w:rFonts w:ascii="Times New Roman" w:hAnsi="Times New Roman" w:cs="Times New Roman"/>
          <w:i/>
          <w:sz w:val="28"/>
          <w:szCs w:val="24"/>
          <w:rPrChange w:id="344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 xml:space="preserve">- </w:t>
      </w:r>
      <w:r w:rsidR="008F0A58" w:rsidRPr="008A0571">
        <w:rPr>
          <w:rFonts w:ascii="Times New Roman" w:hAnsi="Times New Roman" w:cs="Times New Roman"/>
          <w:sz w:val="28"/>
          <w:szCs w:val="24"/>
          <w:rPrChange w:id="345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количество излучения заданной длины волны </w:t>
      </w:r>
      <m:oMath>
        <m:r>
          <w:rPr>
            <w:rFonts w:ascii="Cambria Math" w:hAnsi="Cambria Math" w:cs="Times New Roman"/>
            <w:sz w:val="28"/>
            <w:szCs w:val="24"/>
            <w:rPrChange w:id="346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λ</m:t>
        </m:r>
      </m:oMath>
      <w:r w:rsidR="008F0A58" w:rsidRPr="008A0571">
        <w:rPr>
          <w:rFonts w:ascii="Times New Roman" w:hAnsi="Times New Roman" w:cs="Times New Roman"/>
          <w:sz w:val="28"/>
          <w:szCs w:val="24"/>
          <w:rPrChange w:id="34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, исходящего вдоль направления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34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v</m:t>
            </m:r>
          </m:e>
        </m:acc>
      </m:oMath>
      <w:r w:rsidR="008F0A58" w:rsidRPr="008A0571">
        <w:rPr>
          <w:rFonts w:ascii="Times New Roman" w:hAnsi="Times New Roman" w:cs="Times New Roman"/>
          <w:sz w:val="28"/>
          <w:szCs w:val="24"/>
          <w:rPrChange w:id="34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 из заданной точки </w:t>
      </w:r>
      <m:oMath>
        <m:r>
          <w:rPr>
            <w:rFonts w:ascii="Cambria Math" w:hAnsi="Cambria Math" w:cs="Times New Roman"/>
            <w:sz w:val="28"/>
            <w:szCs w:val="24"/>
            <w:lang w:val="en-US"/>
            <w:rPrChange w:id="350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x</m:t>
        </m:r>
      </m:oMath>
    </w:p>
    <w:p w14:paraId="575991E9" w14:textId="14C1577A" w:rsidR="00943ECD" w:rsidRPr="008A0571" w:rsidRDefault="005C33AB" w:rsidP="008F0A58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35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35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35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e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35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355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35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,λ </m:t>
            </m:r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35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излучаемый материалом свет в направлении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35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v</m:t>
            </m:r>
          </m:e>
        </m:acc>
      </m:oMath>
      <w:r w:rsidR="00943ECD" w:rsidRPr="008A0571">
        <w:rPr>
          <w:rFonts w:ascii="Times New Roman" w:hAnsi="Times New Roman" w:cs="Times New Roman"/>
          <w:sz w:val="28"/>
          <w:szCs w:val="24"/>
          <w:rPrChange w:id="35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длины волны </w:t>
      </w:r>
      <m:oMath>
        <m:r>
          <w:rPr>
            <w:rFonts w:ascii="Cambria Math" w:hAnsi="Cambria Math" w:cs="Times New Roman"/>
            <w:sz w:val="28"/>
            <w:szCs w:val="24"/>
            <w:rPrChange w:id="360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λ</m:t>
        </m:r>
      </m:oMath>
      <w:r w:rsidR="00943ECD" w:rsidRPr="008A0571">
        <w:rPr>
          <w:rFonts w:ascii="Times New Roman" w:hAnsi="Times New Roman" w:cs="Times New Roman"/>
          <w:sz w:val="28"/>
          <w:szCs w:val="24"/>
          <w:rPrChange w:id="36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в точке </w:t>
      </w:r>
      <m:oMath>
        <m:r>
          <w:rPr>
            <w:rFonts w:ascii="Cambria Math" w:hAnsi="Cambria Math" w:cs="Times New Roman"/>
            <w:sz w:val="28"/>
            <w:szCs w:val="24"/>
            <w:lang w:val="en-US"/>
            <w:rPrChange w:id="362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x</m:t>
        </m:r>
      </m:oMath>
    </w:p>
    <w:p w14:paraId="1B966FEB" w14:textId="6FC9F953" w:rsidR="008F0A58" w:rsidRPr="008A0571" w:rsidRDefault="005C33AB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36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4"/>
                <w:rPrChange w:id="36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365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…</m:t>
                </m:r>
              </m:e>
            </m:d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36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dw</m:t>
            </m:r>
          </m:e>
        </m:nary>
      </m:oMath>
      <w:r w:rsidR="00943ECD" w:rsidRPr="008A0571">
        <w:rPr>
          <w:rFonts w:ascii="Times New Roman" w:hAnsi="Times New Roman" w:cs="Times New Roman"/>
          <w:sz w:val="28"/>
          <w:szCs w:val="24"/>
          <w:rPrChange w:id="36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– интеграл по полусфере входящих направлений</w:t>
      </w:r>
    </w:p>
    <w:p w14:paraId="326ED1CD" w14:textId="00B631F9" w:rsidR="00CF20C7" w:rsidRPr="008A0571" w:rsidRDefault="00CF20C7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36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r>
          <w:rPr>
            <w:rFonts w:ascii="Cambria Math" w:hAnsi="Cambria Math" w:cs="Times New Roman"/>
            <w:sz w:val="28"/>
            <w:szCs w:val="24"/>
            <w:rPrChange w:id="369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dw</m:t>
        </m:r>
      </m:oMath>
      <w:r w:rsidRPr="008A0571">
        <w:rPr>
          <w:rFonts w:ascii="Times New Roman" w:hAnsi="Times New Roman" w:cs="Times New Roman"/>
          <w:sz w:val="28"/>
          <w:szCs w:val="24"/>
          <w:rPrChange w:id="37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дифференциальный телесный угол, порожденный направлением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371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Pr="008A0571">
        <w:rPr>
          <w:rFonts w:ascii="Times New Roman" w:hAnsi="Times New Roman" w:cs="Times New Roman"/>
          <w:sz w:val="28"/>
          <w:szCs w:val="24"/>
          <w:rPrChange w:id="37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264E441D" w14:textId="7A330170" w:rsidR="00943ECD" w:rsidRPr="008A0571" w:rsidRDefault="005C33AB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4"/>
          <w:rPrChange w:id="37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37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37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37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377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37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 λ </m:t>
            </m:r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37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 излучение, попадающее на поверхность по входящему направлению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38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="00943ECD" w:rsidRPr="008A0571">
        <w:rPr>
          <w:rFonts w:ascii="Times New Roman" w:hAnsi="Times New Roman" w:cs="Times New Roman"/>
          <w:sz w:val="28"/>
          <w:szCs w:val="24"/>
          <w:rPrChange w:id="38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11CB175B" w14:textId="1305F181" w:rsidR="00943ECD" w:rsidRPr="008A0571" w:rsidRDefault="005C33AB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4"/>
          <w:rPrChange w:id="38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38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384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38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386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n</m:t>
                </m:r>
              </m:e>
            </m:acc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38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 косинус угла между направлением на источник </w:t>
      </w:r>
      <m:oMath>
        <m:r>
          <w:rPr>
            <w:rFonts w:ascii="Cambria Math" w:hAnsi="Cambria Math" w:cs="Times New Roman"/>
            <w:sz w:val="28"/>
            <w:szCs w:val="24"/>
            <w:rPrChange w:id="388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-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38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  <m:r>
          <w:rPr>
            <w:rFonts w:ascii="Cambria Math" w:hAnsi="Cambria Math" w:cs="Times New Roman"/>
            <w:sz w:val="28"/>
            <w:szCs w:val="24"/>
            <w:rPrChange w:id="390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 xml:space="preserve"> </m:t>
        </m:r>
      </m:oMath>
      <w:r w:rsidR="00943ECD" w:rsidRPr="008A0571">
        <w:rPr>
          <w:rFonts w:ascii="Times New Roman" w:hAnsi="Times New Roman" w:cs="Times New Roman"/>
          <w:sz w:val="28"/>
          <w:szCs w:val="24"/>
          <w:rPrChange w:id="39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и нормалью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39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</m:acc>
      </m:oMath>
    </w:p>
    <w:p w14:paraId="791F196E" w14:textId="174FBFDD" w:rsidR="00CF20C7" w:rsidRPr="008A0571" w:rsidRDefault="00CF20C7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39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r>
          <w:rPr>
            <w:rFonts w:ascii="Cambria Math" w:hAnsi="Cambria Math" w:cs="Times New Roman"/>
            <w:sz w:val="28"/>
            <w:szCs w:val="24"/>
            <w:lang w:val="en-US"/>
            <w:rPrChange w:id="394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BRDF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39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x</m:t>
            </m:r>
            <m:r>
              <w:rPr>
                <w:rFonts w:ascii="Cambria Math" w:hAnsi="Cambria Math" w:cs="Times New Roman"/>
                <w:sz w:val="28"/>
                <w:szCs w:val="24"/>
                <w:rPrChange w:id="39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397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39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399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40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 λ </m:t>
            </m:r>
          </m:e>
        </m:d>
      </m:oMath>
      <w:r w:rsidRPr="008A0571">
        <w:rPr>
          <w:rFonts w:ascii="Times New Roman" w:hAnsi="Times New Roman" w:cs="Times New Roman"/>
          <w:sz w:val="28"/>
          <w:szCs w:val="24"/>
          <w:rPrChange w:id="40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ins w:id="402" w:author="M61PME-S2P" w:date="2020-03-15T18:15:00Z">
        <w:del w:id="403" w:author="Борис Гогинян" w:date="2020-03-28T01:23:00Z">
          <w:r w:rsidR="00985234" w:rsidRPr="008A0571" w:rsidDel="0031265E">
            <w:rPr>
              <w:rFonts w:ascii="Times New Roman" w:hAnsi="Times New Roman" w:cs="Times New Roman"/>
              <w:iCs/>
              <w:color w:val="222222"/>
              <w:sz w:val="28"/>
              <w:szCs w:val="24"/>
              <w:shd w:val="clear" w:color="auto" w:fill="FFFFFF"/>
              <w:lang w:val="en-US"/>
              <w:rPrChange w:id="404" w:author="Борис Гогинян" w:date="2020-04-24T14:10:00Z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</w:rPr>
              </w:rPrChange>
            </w:rPr>
            <w:delText>b</w:delText>
          </w:r>
        </w:del>
      </w:ins>
      <w:del w:id="405" w:author="M61PME-S2P" w:date="2020-03-15T18:15:00Z">
        <w:r w:rsidRPr="008A0571" w:rsidDel="00985234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406" w:author="Борис Гогинян" w:date="2020-04-24T14:10:00Z">
              <w:rPr>
                <w:rFonts w:ascii="Arial" w:hAnsi="Arial" w:cs="Arial"/>
                <w:i/>
                <w:iCs/>
                <w:color w:val="222222"/>
                <w:sz w:val="21"/>
                <w:szCs w:val="21"/>
                <w:shd w:val="clear" w:color="auto" w:fill="FFFFFF"/>
                <w:lang w:val="en"/>
              </w:rPr>
            </w:rPrChange>
          </w:rPr>
          <w:delText>B</w:delText>
        </w:r>
      </w:del>
      <w:del w:id="407" w:author="Борис Гогинян" w:date="2020-03-28T01:23:00Z">
        <w:r w:rsidRPr="008A0571" w:rsidDel="0031265E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408" w:author="Борис Гогинян" w:date="2020-04-24T14:10:00Z">
              <w:rPr>
                <w:rFonts w:ascii="Arial" w:hAnsi="Arial" w:cs="Arial"/>
                <w:i/>
                <w:iCs/>
                <w:color w:val="222222"/>
                <w:sz w:val="21"/>
                <w:szCs w:val="21"/>
                <w:shd w:val="clear" w:color="auto" w:fill="FFFFFF"/>
                <w:lang w:val="en"/>
              </w:rPr>
            </w:rPrChange>
          </w:rPr>
          <w:delText>idirectional</w:delText>
        </w:r>
      </w:del>
      <w:ins w:id="409" w:author="Борис Гогинян" w:date="2020-03-28T01:23:00Z">
        <w:r w:rsidR="0031265E" w:rsidRPr="008A0571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410" w:author="Борис Гогинян" w:date="2020-04-24T14:10:00Z">
              <w:rPr>
                <w:rFonts w:ascii="Times New Roman" w:hAnsi="Times New Roman" w:cs="Times New Roman"/>
                <w:iCs/>
                <w:color w:val="222222"/>
                <w:sz w:val="24"/>
                <w:szCs w:val="24"/>
                <w:shd w:val="clear" w:color="auto" w:fill="FFFFFF"/>
                <w:lang w:val="en"/>
              </w:rPr>
            </w:rPrChange>
          </w:rPr>
          <w:t>bidirectional</w:t>
        </w:r>
      </w:ins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411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412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reflectance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413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414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distribution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415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416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function</w:t>
      </w:r>
      <w:r w:rsidRPr="008A0571">
        <w:rPr>
          <w:rFonts w:ascii="Times New Roman" w:hAnsi="Times New Roman" w:cs="Times New Roman"/>
          <w:sz w:val="28"/>
          <w:szCs w:val="24"/>
          <w:rPrChange w:id="41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) - двулучевая функция отражательной способности</w:t>
      </w:r>
      <w:ins w:id="418" w:author="Борис Гогинян" w:date="2020-03-28T01:39:00Z">
        <w:r w:rsidR="00777F12" w:rsidRPr="008A0571">
          <w:rPr>
            <w:rFonts w:ascii="Times New Roman" w:hAnsi="Times New Roman" w:cs="Times New Roman"/>
            <w:sz w:val="28"/>
            <w:szCs w:val="24"/>
            <w:rPrChange w:id="419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(ДФОС)</w:t>
        </w:r>
      </w:ins>
      <w:r w:rsidRPr="008A0571">
        <w:rPr>
          <w:rFonts w:ascii="Times New Roman" w:hAnsi="Times New Roman" w:cs="Times New Roman"/>
          <w:sz w:val="28"/>
          <w:szCs w:val="24"/>
          <w:rPrChange w:id="42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</w:t>
      </w:r>
      <w:r w:rsidRPr="008A0571">
        <w:rPr>
          <w:sz w:val="24"/>
          <w:rPrChange w:id="421" w:author="Борис Гогинян" w:date="2020-04-24T14:10:00Z">
            <w:rPr/>
          </w:rPrChange>
        </w:rPr>
        <w:t xml:space="preserve"> </w:t>
      </w:r>
      <w:r w:rsidRPr="008A0571">
        <w:rPr>
          <w:rFonts w:ascii="Times New Roman" w:hAnsi="Times New Roman" w:cs="Times New Roman"/>
          <w:sz w:val="28"/>
          <w:szCs w:val="24"/>
          <w:rPrChange w:id="422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четырёхмерная функция, определяющая, как свет отражается от непрозрачной поверхности.  Это характеристика конкретного материала, показывающая долю энергии, отраженной от материала в зависимости от направления на источник света и на камеру и длины волны света (см. Рис.1)</w:t>
      </w:r>
    </w:p>
    <w:p w14:paraId="391F7D75" w14:textId="77777777" w:rsidR="00CF20C7" w:rsidRPr="008A0571" w:rsidRDefault="00CF20C7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42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  <w:lang w:val="en-US"/>
              <w:rPrChange w:id="424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w:rPrChange>
            </w:rPr>
            <m:t xml:space="preserve">BRDF=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425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426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427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428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  <w:rPrChange w:id="429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  <w:rPrChange w:id="430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31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432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in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 w:val="28"/>
                  <w:szCs w:val="24"/>
                  <w:rPrChange w:id="433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∙dw</m:t>
              </m:r>
            </m:den>
          </m:f>
          <m:r>
            <w:rPr>
              <w:rFonts w:ascii="Cambria Math" w:hAnsi="Cambria Math" w:cs="Times New Roman"/>
              <w:sz w:val="28"/>
              <w:szCs w:val="24"/>
              <w:lang w:val="en-US"/>
              <w:rPrChange w:id="434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w:rPrChange>
            </w:rPr>
            <m:t xml:space="preserve"> , </m:t>
          </m:r>
          <m:r>
            <w:rPr>
              <w:rFonts w:ascii="Cambria Math" w:hAnsi="Cambria Math" w:cs="Times New Roman"/>
              <w:sz w:val="28"/>
              <w:szCs w:val="24"/>
              <w:rPrChange w:id="435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где</m:t>
          </m:r>
        </m:oMath>
      </m:oMathPara>
    </w:p>
    <w:p w14:paraId="081CCBF2" w14:textId="1B6BC11F" w:rsidR="00CF20C7" w:rsidRPr="008A0571" w:rsidRDefault="005C33AB" w:rsidP="00CF20C7">
      <w:pPr>
        <w:spacing w:after="0" w:line="360" w:lineRule="auto"/>
        <w:ind w:left="567"/>
        <w:contextualSpacing/>
        <w:rPr>
          <w:ins w:id="436" w:author="Борис Гогинян" w:date="2020-03-26T23:52:00Z"/>
          <w:rFonts w:ascii="Times New Roman" w:hAnsi="Times New Roman" w:cs="Times New Roman"/>
          <w:sz w:val="28"/>
          <w:szCs w:val="24"/>
          <w:rPrChange w:id="437" w:author="Борис Гогинян" w:date="2020-04-24T14:10:00Z">
            <w:rPr>
              <w:ins w:id="438" w:author="Борис Гогинян" w:date="2020-03-26T23:52:00Z"/>
              <w:rFonts w:ascii="Times New Roman" w:hAnsi="Times New Roman" w:cs="Times New Roman"/>
              <w:sz w:val="24"/>
              <w:szCs w:val="24"/>
            </w:rPr>
          </w:rPrChange>
        </w:rPr>
      </w:pPr>
      <m:oMath>
        <m:func>
          <m:funcPr>
            <m:ctrlPr>
              <w:rPr>
                <w:rFonts w:ascii="Cambria Math" w:hAnsi="Cambria Math" w:cs="Times New Roman"/>
                <w:sz w:val="28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  <w:rPrChange w:id="43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cos</m:t>
            </m: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40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rPrChange w:id="441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in</m:t>
                </m:r>
              </m:sub>
            </m:sSub>
          </m:e>
        </m:func>
        <m:r>
          <w:rPr>
            <w:rFonts w:ascii="Cambria Math" w:hAnsi="Cambria Math" w:cs="Times New Roman"/>
            <w:sz w:val="28"/>
            <w:szCs w:val="24"/>
            <w:rPrChange w:id="442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43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44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445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n</m:t>
                </m:r>
              </m:e>
            </m:acc>
          </m:e>
        </m:d>
      </m:oMath>
      <w:r w:rsidR="00CF20C7" w:rsidRPr="008A0571">
        <w:rPr>
          <w:rFonts w:ascii="Times New Roman" w:hAnsi="Times New Roman" w:cs="Times New Roman"/>
          <w:sz w:val="28"/>
          <w:szCs w:val="24"/>
          <w:rPrChange w:id="446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косинус угла между нормалью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447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</m:acc>
      </m:oMath>
      <w:r w:rsidR="00CF20C7" w:rsidRPr="008A0571">
        <w:rPr>
          <w:rFonts w:ascii="Times New Roman" w:hAnsi="Times New Roman" w:cs="Times New Roman"/>
          <w:sz w:val="28"/>
          <w:szCs w:val="24"/>
          <w:rPrChange w:id="44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 и вектором на источник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44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="00CF20C7" w:rsidRPr="008A0571">
        <w:rPr>
          <w:rFonts w:ascii="Times New Roman" w:hAnsi="Times New Roman" w:cs="Times New Roman"/>
          <w:sz w:val="28"/>
          <w:szCs w:val="24"/>
          <w:rPrChange w:id="45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20AA06D8" w14:textId="77777777" w:rsidR="001426E8" w:rsidRPr="00406027" w:rsidRDefault="001426E8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451" w:author="Борис Гогинян" w:date="2020-03-26T23:53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660E8EAB" w14:textId="578427C9" w:rsidR="009F4674" w:rsidRDefault="009F4674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</w:p>
    <w:p w14:paraId="03F738EB" w14:textId="77777777" w:rsidR="009F4674" w:rsidRDefault="009F4674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</w:p>
    <w:p w14:paraId="2BB3C7D3" w14:textId="40F05083" w:rsidR="00943ECD" w:rsidRDefault="00943ECD" w:rsidP="009F4674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35E4158" wp14:editId="2BB45A13">
            <wp:extent cx="4440204" cy="2571750"/>
            <wp:effectExtent l="0" t="0" r="0" b="0"/>
            <wp:docPr id="11" name="Рисунок 11" descr="https://web.archive.org/web/20110806124421im_/http:/cgm.computergraphics.ru/files/cgm/content/2209/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eb.archive.org/web/20110806124421im_/http:/cgm.computergraphics.ru/files/cgm/content/2209/image0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15" cy="258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1569" w14:textId="657FB15B" w:rsidR="00017091" w:rsidRDefault="009F4674" w:rsidP="00CF20C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ДФОС - двулучевая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отражательной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способности</w:t>
      </w:r>
    </w:p>
    <w:p w14:paraId="4D1DFB08" w14:textId="42A5109A" w:rsidR="007C582C" w:rsidRDefault="007C582C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некоторые алгоритмы синтеза, </w:t>
      </w:r>
      <w:r w:rsidR="00273526">
        <w:rPr>
          <w:rFonts w:ascii="Times New Roman" w:hAnsi="Times New Roman" w:cs="Times New Roman"/>
          <w:sz w:val="24"/>
          <w:szCs w:val="24"/>
        </w:rPr>
        <w:t xml:space="preserve">использующихся в </w:t>
      </w:r>
      <w:proofErr w:type="spellStart"/>
      <w:r w:rsidR="00273526">
        <w:rPr>
          <w:rFonts w:ascii="Times New Roman" w:hAnsi="Times New Roman" w:cs="Times New Roman"/>
          <w:sz w:val="24"/>
          <w:szCs w:val="24"/>
        </w:rPr>
        <w:t>рендерах</w:t>
      </w:r>
      <w:proofErr w:type="spellEnd"/>
      <w:r w:rsidR="0027352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85EF88C" w14:textId="65C19768" w:rsidR="009C568B" w:rsidRPr="009C568B" w:rsidRDefault="00017091" w:rsidP="009C568B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C568B">
        <w:rPr>
          <w:rFonts w:ascii="Times New Roman" w:hAnsi="Times New Roman" w:cs="Times New Roman"/>
          <w:sz w:val="24"/>
          <w:szCs w:val="24"/>
        </w:rPr>
        <w:t xml:space="preserve"> </w:t>
      </w:r>
      <w:r w:rsidR="009C568B" w:rsidRPr="009C568B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="00AB5CC0">
        <w:rPr>
          <w:rFonts w:ascii="Times New Roman" w:hAnsi="Times New Roman" w:cs="Times New Roman"/>
          <w:sz w:val="24"/>
          <w:szCs w:val="24"/>
        </w:rPr>
        <w:t>рейкастинга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C568B" w:rsidRPr="009C568B">
        <w:rPr>
          <w:rFonts w:ascii="Times New Roman" w:hAnsi="Times New Roman" w:cs="Times New Roman"/>
          <w:sz w:val="24"/>
          <w:szCs w:val="24"/>
        </w:rPr>
        <w:t>Ray-casting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05E2DE99" w14:textId="3DC2BB9F" w:rsidR="00017091" w:rsidRDefault="009C568B" w:rsidP="002C43DA">
      <w:pPr>
        <w:spacing w:after="0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9C568B">
        <w:rPr>
          <w:rFonts w:ascii="Times New Roman" w:hAnsi="Times New Roman" w:cs="Times New Roman"/>
          <w:sz w:val="24"/>
          <w:szCs w:val="24"/>
        </w:rPr>
        <w:t>е является полноценным а</w:t>
      </w:r>
      <w:r w:rsidR="00C91A6D">
        <w:rPr>
          <w:rFonts w:ascii="Times New Roman" w:hAnsi="Times New Roman" w:cs="Times New Roman"/>
          <w:sz w:val="24"/>
          <w:szCs w:val="24"/>
        </w:rPr>
        <w:t>лгоритмом глобального освещения (учитывающим перенос света между поверхностями).</w:t>
      </w:r>
      <w:r w:rsidRPr="009C568B">
        <w:rPr>
          <w:rFonts w:ascii="Times New Roman" w:hAnsi="Times New Roman" w:cs="Times New Roman"/>
          <w:sz w:val="24"/>
          <w:szCs w:val="24"/>
        </w:rPr>
        <w:t xml:space="preserve"> Тем не менее, он позволяет помимо расчета первичного освещения производить расчет теней. </w:t>
      </w:r>
      <w:r>
        <w:rPr>
          <w:rFonts w:ascii="Times New Roman" w:hAnsi="Times New Roman" w:cs="Times New Roman"/>
          <w:sz w:val="24"/>
          <w:szCs w:val="24"/>
        </w:rPr>
        <w:t>Идея заключается в том, что и</w:t>
      </w:r>
      <w:r w:rsidRPr="009C568B">
        <w:rPr>
          <w:rFonts w:ascii="Times New Roman" w:hAnsi="Times New Roman" w:cs="Times New Roman"/>
          <w:sz w:val="24"/>
          <w:szCs w:val="24"/>
        </w:rPr>
        <w:t xml:space="preserve">з камеры испускаются лучи, для каждого луча ищется первое пересечение с объектом. Далее из каждой точки пересечения испускается луч до источника света. Если этот луч пересечется с каким-то другим объектом по пути к источнику, то это означает, что точка находится в тени. </w:t>
      </w:r>
      <w:r w:rsidR="00C91A6D">
        <w:rPr>
          <w:rFonts w:ascii="Times New Roman" w:hAnsi="Times New Roman" w:cs="Times New Roman"/>
          <w:sz w:val="24"/>
          <w:szCs w:val="24"/>
        </w:rPr>
        <w:t xml:space="preserve">(см. Рис. 2) </w:t>
      </w:r>
      <w:r w:rsidRPr="009C568B">
        <w:rPr>
          <w:rFonts w:ascii="Times New Roman" w:hAnsi="Times New Roman" w:cs="Times New Roman"/>
          <w:sz w:val="24"/>
          <w:szCs w:val="24"/>
        </w:rPr>
        <w:t xml:space="preserve">Иначе можно рассчитать долю энергии, которая доходит от источника до </w:t>
      </w:r>
      <w:proofErr w:type="gramStart"/>
      <w:r w:rsidRPr="009C568B">
        <w:rPr>
          <w:rFonts w:ascii="Times New Roman" w:hAnsi="Times New Roman" w:cs="Times New Roman"/>
          <w:sz w:val="24"/>
          <w:szCs w:val="24"/>
        </w:rPr>
        <w:t>камеры.</w:t>
      </w:r>
      <w:r w:rsidR="009D52A2" w:rsidRPr="00985234">
        <w:rPr>
          <w:rFonts w:ascii="Times New Roman" w:hAnsi="Times New Roman" w:cs="Times New Roman"/>
          <w:sz w:val="24"/>
          <w:szCs w:val="24"/>
          <w:highlight w:val="yellow"/>
          <w:rPrChange w:id="452" w:author="M61PME-S2P" w:date="2020-03-15T18:17:00Z">
            <w:rPr>
              <w:rFonts w:ascii="Times New Roman" w:hAnsi="Times New Roman" w:cs="Times New Roman"/>
              <w:sz w:val="24"/>
              <w:szCs w:val="24"/>
            </w:rPr>
          </w:rPrChange>
        </w:rPr>
        <w:t>[</w:t>
      </w:r>
      <w:proofErr w:type="gramEnd"/>
      <w:r w:rsidR="009D52A2" w:rsidRPr="00985234">
        <w:rPr>
          <w:rFonts w:ascii="Times New Roman" w:hAnsi="Times New Roman" w:cs="Times New Roman"/>
          <w:sz w:val="24"/>
          <w:szCs w:val="24"/>
          <w:highlight w:val="yellow"/>
          <w:rPrChange w:id="453" w:author="M61PME-S2P" w:date="2020-03-15T18:17:00Z">
            <w:rPr>
              <w:rFonts w:ascii="Times New Roman" w:hAnsi="Times New Roman" w:cs="Times New Roman"/>
              <w:sz w:val="24"/>
              <w:szCs w:val="24"/>
            </w:rPr>
          </w:rPrChange>
        </w:rPr>
        <w:t>]</w:t>
      </w:r>
    </w:p>
    <w:p w14:paraId="16E7987E" w14:textId="147EF4B7" w:rsidR="009D52A2" w:rsidRDefault="00A245B6" w:rsidP="004D2DA4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7ED45D" wp14:editId="26EF0ADF">
            <wp:extent cx="4191000" cy="2748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909" t="21165" r="10680" b="17731"/>
                    <a:stretch/>
                  </pic:blipFill>
                  <pic:spPr bwMode="auto">
                    <a:xfrm>
                      <a:off x="0" y="0"/>
                      <a:ext cx="4276422" cy="280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8D159" w14:textId="736C3625" w:rsidR="004D2DA4" w:rsidRDefault="00C91A6D" w:rsidP="00FC50F5">
      <w:pPr>
        <w:spacing w:after="0" w:line="360" w:lineRule="auto"/>
        <w:ind w:left="1416" w:firstLine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2 Схема </w:t>
      </w:r>
      <w:r w:rsidR="004D2DA4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рейкастинга</w:t>
      </w:r>
      <w:proofErr w:type="spellEnd"/>
    </w:p>
    <w:p w14:paraId="6DFF8698" w14:textId="2132DBA8" w:rsidR="00C91A6D" w:rsidRPr="008B22E4" w:rsidRDefault="00C91A6D" w:rsidP="00C91A6D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C91A6D">
        <w:rPr>
          <w:rFonts w:ascii="Times New Roman" w:hAnsi="Times New Roman" w:cs="Times New Roman"/>
          <w:sz w:val="24"/>
          <w:szCs w:val="24"/>
        </w:rPr>
        <w:t>А</w:t>
      </w:r>
      <w:r w:rsidR="00166F52">
        <w:rPr>
          <w:rFonts w:ascii="Times New Roman" w:hAnsi="Times New Roman" w:cs="Times New Roman"/>
          <w:sz w:val="24"/>
          <w:szCs w:val="24"/>
        </w:rPr>
        <w:t>лгоритм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5CC0">
        <w:rPr>
          <w:rFonts w:ascii="Times New Roman" w:hAnsi="Times New Roman" w:cs="Times New Roman"/>
          <w:sz w:val="24"/>
          <w:szCs w:val="24"/>
        </w:rPr>
        <w:t>трассировки видимых лучей (</w:t>
      </w:r>
      <w:r w:rsidR="00FF6BBE">
        <w:rPr>
          <w:rFonts w:ascii="Times New Roman" w:hAnsi="Times New Roman" w:cs="Times New Roman"/>
          <w:sz w:val="24"/>
          <w:szCs w:val="24"/>
          <w:lang w:val="en-US"/>
        </w:rPr>
        <w:t>v</w:t>
      </w:r>
      <w:proofErr w:type="spellStart"/>
      <w:r>
        <w:rPr>
          <w:rFonts w:ascii="Times New Roman" w:hAnsi="Times New Roman" w:cs="Times New Roman"/>
          <w:sz w:val="24"/>
          <w:szCs w:val="24"/>
        </w:rPr>
        <w:t>isibility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ray-tracing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51013D63" w14:textId="7C4318CF" w:rsidR="006B4CEC" w:rsidRDefault="006B4CEC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6B4CEC">
        <w:rPr>
          <w:rFonts w:ascii="Times New Roman" w:hAnsi="Times New Roman" w:cs="Times New Roman"/>
          <w:sz w:val="24"/>
          <w:szCs w:val="24"/>
        </w:rPr>
        <w:t xml:space="preserve">дея состоит в том, что луч из камеры претерпевает несколько идеальных отражений и преломлений, прежде чем будет произведена проверка нахождения точки в тени (последний луч всегда идет в источник, как и в </w:t>
      </w:r>
      <w:proofErr w:type="spellStart"/>
      <w:r w:rsidRPr="006B4CEC">
        <w:rPr>
          <w:rFonts w:ascii="Times New Roman" w:hAnsi="Times New Roman" w:cs="Times New Roman"/>
          <w:sz w:val="24"/>
          <w:szCs w:val="24"/>
        </w:rPr>
        <w:t>ray-casting</w:t>
      </w:r>
      <w:proofErr w:type="spellEnd"/>
      <w:r w:rsidRPr="006B4CEC">
        <w:rPr>
          <w:rFonts w:ascii="Times New Roman" w:hAnsi="Times New Roman" w:cs="Times New Roman"/>
          <w:sz w:val="24"/>
          <w:szCs w:val="24"/>
        </w:rPr>
        <w:t xml:space="preserve">). Преломленные и отраженные </w:t>
      </w:r>
      <w:r w:rsidR="00985234" w:rsidRPr="006B4CEC">
        <w:rPr>
          <w:rFonts w:ascii="Times New Roman" w:hAnsi="Times New Roman" w:cs="Times New Roman"/>
          <w:sz w:val="24"/>
          <w:szCs w:val="24"/>
        </w:rPr>
        <w:t>вектор</w:t>
      </w:r>
      <w:r w:rsidR="00985234">
        <w:rPr>
          <w:rFonts w:ascii="Times New Roman" w:hAnsi="Times New Roman" w:cs="Times New Roman"/>
          <w:sz w:val="24"/>
          <w:szCs w:val="24"/>
        </w:rPr>
        <w:t>ы</w:t>
      </w:r>
      <w:r w:rsidR="00985234" w:rsidRPr="006B4CEC">
        <w:rPr>
          <w:rFonts w:ascii="Times New Roman" w:hAnsi="Times New Roman" w:cs="Times New Roman"/>
          <w:sz w:val="24"/>
          <w:szCs w:val="24"/>
        </w:rPr>
        <w:t xml:space="preserve"> </w:t>
      </w:r>
      <w:r w:rsidRPr="006B4CEC">
        <w:rPr>
          <w:rFonts w:ascii="Times New Roman" w:hAnsi="Times New Roman" w:cs="Times New Roman"/>
          <w:sz w:val="24"/>
          <w:szCs w:val="24"/>
        </w:rPr>
        <w:t xml:space="preserve">рассчитываются по </w:t>
      </w:r>
      <w:commentRangeStart w:id="454"/>
      <w:commentRangeStart w:id="455"/>
      <w:r w:rsidRPr="006B4CEC">
        <w:rPr>
          <w:rFonts w:ascii="Times New Roman" w:hAnsi="Times New Roman" w:cs="Times New Roman"/>
          <w:sz w:val="24"/>
          <w:szCs w:val="24"/>
        </w:rPr>
        <w:t>известным</w:t>
      </w:r>
      <w:commentRangeEnd w:id="454"/>
      <w:r w:rsidR="00985234">
        <w:rPr>
          <w:rStyle w:val="af4"/>
        </w:rPr>
        <w:commentReference w:id="454"/>
      </w:r>
      <w:commentRangeEnd w:id="455"/>
      <w:r w:rsidR="0031265E">
        <w:rPr>
          <w:rStyle w:val="af4"/>
        </w:rPr>
        <w:commentReference w:id="455"/>
      </w:r>
      <w:r w:rsidRPr="006B4CEC">
        <w:rPr>
          <w:rFonts w:ascii="Times New Roman" w:hAnsi="Times New Roman" w:cs="Times New Roman"/>
          <w:sz w:val="24"/>
          <w:szCs w:val="24"/>
        </w:rPr>
        <w:t xml:space="preserve"> законам идеального отражения и преломления. Стоит заметить, что в этом алгоритме считается, что материалы имеют постоянные коэффициенты отражения и преломления (независимо от угла падения и отражения/преломления света). Для </w:t>
      </w:r>
      <w:r w:rsidRPr="006B4CEC">
        <w:rPr>
          <w:rFonts w:ascii="Times New Roman" w:hAnsi="Times New Roman" w:cs="Times New Roman"/>
          <w:sz w:val="24"/>
          <w:szCs w:val="24"/>
        </w:rPr>
        <w:lastRenderedPageBreak/>
        <w:t xml:space="preserve">других материалов отражением и преломлением </w:t>
      </w:r>
      <w:r w:rsidR="00985234" w:rsidRPr="006B4CEC">
        <w:rPr>
          <w:rFonts w:ascii="Times New Roman" w:hAnsi="Times New Roman" w:cs="Times New Roman"/>
          <w:sz w:val="24"/>
          <w:szCs w:val="24"/>
        </w:rPr>
        <w:t>пренебрега</w:t>
      </w:r>
      <w:r w:rsidR="00985234">
        <w:rPr>
          <w:rFonts w:ascii="Times New Roman" w:hAnsi="Times New Roman" w:cs="Times New Roman"/>
          <w:sz w:val="24"/>
          <w:szCs w:val="24"/>
        </w:rPr>
        <w:t>ю</w:t>
      </w:r>
      <w:r w:rsidR="00985234" w:rsidRPr="006B4CEC">
        <w:rPr>
          <w:rFonts w:ascii="Times New Roman" w:hAnsi="Times New Roman" w:cs="Times New Roman"/>
          <w:sz w:val="24"/>
          <w:szCs w:val="24"/>
        </w:rPr>
        <w:t>т</w:t>
      </w:r>
      <w:r w:rsidRPr="006B4CEC">
        <w:rPr>
          <w:rFonts w:ascii="Times New Roman" w:hAnsi="Times New Roman" w:cs="Times New Roman"/>
          <w:sz w:val="24"/>
          <w:szCs w:val="24"/>
        </w:rPr>
        <w:t>, луч идет сразу в источник света.</w:t>
      </w:r>
      <w:r w:rsidR="00AB5CC0">
        <w:rPr>
          <w:rFonts w:ascii="Times New Roman" w:hAnsi="Times New Roman" w:cs="Times New Roman"/>
          <w:sz w:val="24"/>
          <w:szCs w:val="24"/>
        </w:rPr>
        <w:t xml:space="preserve"> </w:t>
      </w:r>
      <w:r w:rsidR="00166F52">
        <w:rPr>
          <w:rFonts w:ascii="Times New Roman" w:hAnsi="Times New Roman" w:cs="Times New Roman"/>
          <w:sz w:val="24"/>
          <w:szCs w:val="24"/>
        </w:rPr>
        <w:t>(см. Рис. 3)</w:t>
      </w:r>
    </w:p>
    <w:p w14:paraId="39D58262" w14:textId="6301EDFF" w:rsidR="00166F52" w:rsidRDefault="00A245B6" w:rsidP="00166F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14499E" wp14:editId="5CC4CD9B">
            <wp:extent cx="3735388" cy="2352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02" t="27961" r="37083" b="12457"/>
                    <a:stretch/>
                  </pic:blipFill>
                  <pic:spPr bwMode="auto">
                    <a:xfrm>
                      <a:off x="0" y="0"/>
                      <a:ext cx="3739150" cy="235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30A5E" w14:textId="02969D9D" w:rsidR="00166F52" w:rsidRDefault="00166F52" w:rsidP="00166F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 Схема </w:t>
      </w:r>
      <w:r w:rsidR="004D2DA4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трассировки видимых лучей</w:t>
      </w:r>
    </w:p>
    <w:p w14:paraId="32EE304E" w14:textId="6C6D6DC2" w:rsidR="00166F52" w:rsidRDefault="00166F52" w:rsidP="00166F52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Алгоритм трассировки фотонов</w:t>
      </w:r>
      <w:r w:rsidR="00AB5C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B5CC0" w:rsidRPr="00AB5CC0">
        <w:rPr>
          <w:rFonts w:ascii="Times New Roman" w:hAnsi="Times New Roman" w:cs="Times New Roman"/>
          <w:sz w:val="24"/>
          <w:szCs w:val="24"/>
        </w:rPr>
        <w:t>Photon</w:t>
      </w:r>
      <w:proofErr w:type="spellEnd"/>
      <w:r w:rsidR="00AB5CC0" w:rsidRPr="00AB5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CC0" w:rsidRPr="00AB5CC0">
        <w:rPr>
          <w:rFonts w:ascii="Times New Roman" w:hAnsi="Times New Roman" w:cs="Times New Roman"/>
          <w:sz w:val="24"/>
          <w:szCs w:val="24"/>
        </w:rPr>
        <w:t>tracing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692686A1" w14:textId="06FE7F58" w:rsidR="009C1C20" w:rsidRDefault="009C1C20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Трассировка фотонов – инверсия алгоритма трассировки видимых лучей т.е. частицы фотонов испускаются из источника света. Этот алгоритм использует аналогичные допущения. </w:t>
      </w:r>
      <w:r w:rsidRPr="009C1C20">
        <w:rPr>
          <w:rFonts w:ascii="Times New Roman" w:hAnsi="Times New Roman" w:cs="Times New Roman"/>
          <w:sz w:val="24"/>
          <w:szCs w:val="24"/>
        </w:rPr>
        <w:t>При каждом попадании</w:t>
      </w:r>
      <w:r>
        <w:rPr>
          <w:rFonts w:ascii="Times New Roman" w:hAnsi="Times New Roman" w:cs="Times New Roman"/>
          <w:sz w:val="24"/>
          <w:szCs w:val="24"/>
        </w:rPr>
        <w:t xml:space="preserve"> луч</w:t>
      </w:r>
      <w:r w:rsidR="00E64170">
        <w:rPr>
          <w:rFonts w:ascii="Times New Roman" w:hAnsi="Times New Roman" w:cs="Times New Roman"/>
          <w:sz w:val="24"/>
          <w:szCs w:val="24"/>
        </w:rPr>
        <w:t>а на поверхность проверяется</w:t>
      </w:r>
      <w:r w:rsidRPr="009C1C20">
        <w:rPr>
          <w:rFonts w:ascii="Times New Roman" w:hAnsi="Times New Roman" w:cs="Times New Roman"/>
          <w:sz w:val="24"/>
          <w:szCs w:val="24"/>
        </w:rPr>
        <w:t xml:space="preserve">, имеет ли </w:t>
      </w:r>
      <w:r w:rsidR="00E64170">
        <w:rPr>
          <w:rFonts w:ascii="Times New Roman" w:hAnsi="Times New Roman" w:cs="Times New Roman"/>
          <w:sz w:val="24"/>
          <w:szCs w:val="24"/>
        </w:rPr>
        <w:t>она</w:t>
      </w:r>
      <w:r w:rsidRPr="009C1C20">
        <w:rPr>
          <w:rFonts w:ascii="Times New Roman" w:hAnsi="Times New Roman" w:cs="Times New Roman"/>
          <w:sz w:val="24"/>
          <w:szCs w:val="24"/>
        </w:rPr>
        <w:t xml:space="preserve"> идеальное отражение, преломление и некогерентное отражение или преломление. В направлениях идеального отражения или преломления отслеживание продолжается запуском новых дочерних лучей</w:t>
      </w:r>
      <w:r w:rsidR="00E64170">
        <w:rPr>
          <w:rFonts w:ascii="Times New Roman" w:hAnsi="Times New Roman" w:cs="Times New Roman"/>
          <w:sz w:val="24"/>
          <w:szCs w:val="24"/>
        </w:rPr>
        <w:t>.</w:t>
      </w:r>
    </w:p>
    <w:p w14:paraId="5C6414E5" w14:textId="56283EBD" w:rsidR="008F1652" w:rsidRDefault="008E2E40" w:rsidP="008E2E40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C1C20" w:rsidRPr="009C1C20">
        <w:rPr>
          <w:noProof/>
          <w:lang w:eastAsia="ru-RU"/>
        </w:rPr>
        <w:drawing>
          <wp:inline distT="0" distB="0" distL="0" distR="0" wp14:anchorId="60FBBD5D" wp14:editId="54153B69">
            <wp:extent cx="4019550" cy="2352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524" t="21690" r="24442" b="13763"/>
                    <a:stretch/>
                  </pic:blipFill>
                  <pic:spPr bwMode="auto">
                    <a:xfrm>
                      <a:off x="0" y="0"/>
                      <a:ext cx="40195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50858" w14:textId="18740A50" w:rsidR="00166F52" w:rsidRDefault="00166F52" w:rsidP="008F16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C8C9BF0" w14:textId="0DA99A52" w:rsidR="008E2E40" w:rsidRDefault="008E2E40" w:rsidP="008E2E40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 Схема </w:t>
      </w:r>
      <w:r w:rsidR="00C55417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трассировки видимых лучей</w:t>
      </w:r>
    </w:p>
    <w:p w14:paraId="0859EE5E" w14:textId="77777777" w:rsidR="00C55417" w:rsidRDefault="00C55417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732D0D1D" w14:textId="77777777" w:rsidR="00C55417" w:rsidRDefault="00C55417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5848E02B" w14:textId="7D1A4098" w:rsidR="00E64170" w:rsidRPr="00E64170" w:rsidRDefault="00E64170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Pr="00E64170">
        <w:rPr>
          <w:rFonts w:ascii="Times New Roman" w:hAnsi="Times New Roman" w:cs="Times New Roman"/>
          <w:sz w:val="24"/>
          <w:szCs w:val="24"/>
        </w:rPr>
        <w:t>Распределенная трассировка лучей</w:t>
      </w:r>
    </w:p>
    <w:p w14:paraId="5B89FC2D" w14:textId="462BFA6C" w:rsidR="00E64170" w:rsidRDefault="00C55417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C55417">
        <w:rPr>
          <w:rFonts w:ascii="Times New Roman" w:hAnsi="Times New Roman" w:cs="Times New Roman"/>
          <w:sz w:val="24"/>
          <w:szCs w:val="24"/>
        </w:rPr>
        <w:t xml:space="preserve">Этот алгоритм </w:t>
      </w:r>
      <w:r w:rsidR="008D199C">
        <w:rPr>
          <w:rFonts w:ascii="Times New Roman" w:hAnsi="Times New Roman" w:cs="Times New Roman"/>
          <w:sz w:val="24"/>
          <w:szCs w:val="24"/>
        </w:rPr>
        <w:t xml:space="preserve">глобального освещения может моделировать все возможные пути т.е. он </w:t>
      </w:r>
      <w:r w:rsidRPr="00C55417">
        <w:rPr>
          <w:rFonts w:ascii="Times New Roman" w:hAnsi="Times New Roman" w:cs="Times New Roman"/>
          <w:sz w:val="24"/>
          <w:szCs w:val="24"/>
        </w:rPr>
        <w:t xml:space="preserve">позволял визуализировать материалы с произвольными двулучевыми функциями отражения. Качество этого алгоритма самое высокое из всех рассмотренных выше. Однако из-за </w:t>
      </w:r>
      <w:proofErr w:type="spellStart"/>
      <w:r w:rsidRPr="00C55417">
        <w:rPr>
          <w:rFonts w:ascii="Times New Roman" w:hAnsi="Times New Roman" w:cs="Times New Roman"/>
          <w:sz w:val="24"/>
          <w:szCs w:val="24"/>
        </w:rPr>
        <w:t>сэмплирования</w:t>
      </w:r>
      <w:proofErr w:type="spellEnd"/>
      <w:r w:rsidR="008D199C">
        <w:rPr>
          <w:rFonts w:ascii="Times New Roman" w:hAnsi="Times New Roman" w:cs="Times New Roman"/>
          <w:sz w:val="24"/>
          <w:szCs w:val="24"/>
        </w:rPr>
        <w:t xml:space="preserve"> (п</w:t>
      </w:r>
      <w:r w:rsidR="008D199C" w:rsidRPr="00C55417">
        <w:rPr>
          <w:rFonts w:ascii="Times New Roman" w:hAnsi="Times New Roman" w:cs="Times New Roman"/>
          <w:sz w:val="24"/>
          <w:szCs w:val="24"/>
        </w:rPr>
        <w:t xml:space="preserve">роцесс испускания множества лучей называется </w:t>
      </w:r>
      <w:proofErr w:type="spellStart"/>
      <w:r w:rsidR="008D199C" w:rsidRPr="00C55417">
        <w:rPr>
          <w:rFonts w:ascii="Times New Roman" w:hAnsi="Times New Roman" w:cs="Times New Roman"/>
          <w:sz w:val="24"/>
          <w:szCs w:val="24"/>
        </w:rPr>
        <w:t>сэмплированием</w:t>
      </w:r>
      <w:proofErr w:type="spellEnd"/>
      <w:r w:rsidR="008D199C" w:rsidRPr="00C55417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456"/>
      <w:r w:rsidR="008D199C" w:rsidRPr="00C55417">
        <w:rPr>
          <w:rFonts w:ascii="Times New Roman" w:hAnsi="Times New Roman" w:cs="Times New Roman"/>
          <w:sz w:val="24"/>
          <w:szCs w:val="24"/>
        </w:rPr>
        <w:t>ДФО</w:t>
      </w:r>
      <w:r w:rsidR="008D199C">
        <w:rPr>
          <w:rFonts w:ascii="Times New Roman" w:hAnsi="Times New Roman" w:cs="Times New Roman"/>
          <w:sz w:val="24"/>
          <w:szCs w:val="24"/>
        </w:rPr>
        <w:t>С</w:t>
      </w:r>
      <w:commentRangeEnd w:id="456"/>
      <w:r w:rsidR="00952D16">
        <w:rPr>
          <w:rStyle w:val="af4"/>
        </w:rPr>
        <w:commentReference w:id="456"/>
      </w:r>
      <w:r w:rsidR="008D199C">
        <w:rPr>
          <w:rFonts w:ascii="Times New Roman" w:hAnsi="Times New Roman" w:cs="Times New Roman"/>
          <w:sz w:val="24"/>
          <w:szCs w:val="24"/>
        </w:rPr>
        <w:t>)</w:t>
      </w:r>
      <w:r w:rsidRPr="00C55417">
        <w:rPr>
          <w:rFonts w:ascii="Times New Roman" w:hAnsi="Times New Roman" w:cs="Times New Roman"/>
          <w:sz w:val="24"/>
          <w:szCs w:val="24"/>
        </w:rPr>
        <w:t xml:space="preserve"> алгоритм имеет и самую высокую вычислительную сложность.</w:t>
      </w:r>
    </w:p>
    <w:p w14:paraId="401AC27A" w14:textId="0FEE9EBD" w:rsidR="00C55417" w:rsidRDefault="00C55417" w:rsidP="00C5541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398166" wp14:editId="28423B6D">
            <wp:extent cx="3552825" cy="30205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395" t="23781" r="16356" b="16898"/>
                    <a:stretch/>
                  </pic:blipFill>
                  <pic:spPr bwMode="auto">
                    <a:xfrm>
                      <a:off x="0" y="0"/>
                      <a:ext cx="3566194" cy="303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FB22C" w14:textId="3A01738E" w:rsidR="00C55417" w:rsidRDefault="00C55417" w:rsidP="00C5541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 Схема алгоритма р</w:t>
      </w:r>
      <w:r w:rsidRPr="00E64170">
        <w:rPr>
          <w:rFonts w:ascii="Times New Roman" w:hAnsi="Times New Roman" w:cs="Times New Roman"/>
          <w:sz w:val="24"/>
          <w:szCs w:val="24"/>
        </w:rPr>
        <w:t>аспределенн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E64170">
        <w:rPr>
          <w:rFonts w:ascii="Times New Roman" w:hAnsi="Times New Roman" w:cs="Times New Roman"/>
          <w:sz w:val="24"/>
          <w:szCs w:val="24"/>
        </w:rPr>
        <w:t xml:space="preserve"> трассировк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64170">
        <w:rPr>
          <w:rFonts w:ascii="Times New Roman" w:hAnsi="Times New Roman" w:cs="Times New Roman"/>
          <w:sz w:val="24"/>
          <w:szCs w:val="24"/>
        </w:rPr>
        <w:t xml:space="preserve"> лучей</w:t>
      </w:r>
    </w:p>
    <w:p w14:paraId="7C4EB8E2" w14:textId="02E48ED0" w:rsidR="006976D5" w:rsidRDefault="008D199C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8D199C">
        <w:rPr>
          <w:rFonts w:ascii="Times New Roman" w:hAnsi="Times New Roman" w:cs="Times New Roman"/>
          <w:sz w:val="24"/>
          <w:szCs w:val="24"/>
        </w:rPr>
        <w:t>В этом методе трассировк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D199C">
        <w:rPr>
          <w:rFonts w:ascii="Times New Roman" w:hAnsi="Times New Roman" w:cs="Times New Roman"/>
          <w:sz w:val="24"/>
          <w:szCs w:val="24"/>
        </w:rPr>
        <w:t xml:space="preserve"> луч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D199C">
        <w:rPr>
          <w:rFonts w:ascii="Times New Roman" w:hAnsi="Times New Roman" w:cs="Times New Roman"/>
          <w:sz w:val="24"/>
          <w:szCs w:val="24"/>
        </w:rPr>
        <w:t xml:space="preserve"> не прекращается при достижении поверхности, не имеющей идеального отражения</w:t>
      </w:r>
      <w:r>
        <w:rPr>
          <w:rFonts w:ascii="Times New Roman" w:hAnsi="Times New Roman" w:cs="Times New Roman"/>
          <w:sz w:val="24"/>
          <w:szCs w:val="24"/>
        </w:rPr>
        <w:t xml:space="preserve"> или</w:t>
      </w:r>
      <w:r w:rsidRPr="008D199C">
        <w:rPr>
          <w:rFonts w:ascii="Times New Roman" w:hAnsi="Times New Roman" w:cs="Times New Roman"/>
          <w:sz w:val="24"/>
          <w:szCs w:val="24"/>
        </w:rPr>
        <w:t xml:space="preserve"> идеального преломления. После попадания луча на диффузную поверхность дочерние лучи генерируются случайным образом в соответствии с BRDF, характеризующим поверхность. Для надлежащей оценки общего взаимного отражения необходимо проследить дочерние лучи и рассчитать среднее их вкладов.</w:t>
      </w:r>
    </w:p>
    <w:p w14:paraId="48B629B9" w14:textId="5B93AAC5" w:rsidR="0075621B" w:rsidRPr="00E541AE" w:rsidRDefault="0075621B" w:rsidP="0075621B">
      <w:pPr>
        <w:ind w:left="567"/>
        <w:contextualSpacing/>
        <w:rPr>
          <w:ins w:id="457" w:author="Борис Гогинян" w:date="2020-03-31T20:00:00Z"/>
          <w:rFonts w:ascii="Times New Roman" w:hAnsi="Times New Roman" w:cs="Times New Roman"/>
          <w:b/>
          <w:bCs/>
          <w:sz w:val="24"/>
          <w:szCs w:val="24"/>
        </w:rPr>
      </w:pPr>
      <w:r w:rsidRPr="0075621B">
        <w:rPr>
          <w:rFonts w:ascii="Times New Roman" w:hAnsi="Times New Roman" w:cs="Times New Roman"/>
          <w:b/>
          <w:bCs/>
          <w:sz w:val="24"/>
          <w:szCs w:val="24"/>
        </w:rPr>
        <w:t>Русская рулетка</w:t>
      </w:r>
      <w:ins w:id="458" w:author="Борис Гогинян" w:date="2020-03-31T20:01:00Z">
        <w:r w:rsidR="00E541AE" w:rsidRPr="00E541AE">
          <w:rPr>
            <w:rFonts w:ascii="Times New Roman" w:hAnsi="Times New Roman" w:cs="Times New Roman"/>
            <w:b/>
            <w:bCs/>
            <w:sz w:val="24"/>
            <w:szCs w:val="24"/>
            <w:rPrChange w:id="459" w:author="Борис Гогинян" w:date="2020-03-31T20:01:00Z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rPrChange>
          </w:rPr>
          <w:t xml:space="preserve"> </w:t>
        </w:r>
        <w:r w:rsidR="00E541AE">
          <w:rPr>
            <w:rFonts w:ascii="Times New Roman" w:hAnsi="Times New Roman" w:cs="Times New Roman"/>
            <w:b/>
            <w:bCs/>
            <w:sz w:val="24"/>
            <w:szCs w:val="24"/>
          </w:rPr>
          <w:t>и расщепление</w:t>
        </w:r>
      </w:ins>
    </w:p>
    <w:p w14:paraId="61494EE8" w14:textId="3E1C4FD8" w:rsidR="00E541AE" w:rsidRPr="00E541AE" w:rsidRDefault="00E541AE" w:rsidP="0075621B">
      <w:pPr>
        <w:ind w:left="567"/>
        <w:contextualSpacing/>
        <w:rPr>
          <w:ins w:id="460" w:author="Борис Гогинян" w:date="2020-03-31T20:00:00Z"/>
          <w:rFonts w:ascii="Times New Roman" w:hAnsi="Times New Roman" w:cs="Times New Roman"/>
          <w:bCs/>
          <w:sz w:val="24"/>
          <w:szCs w:val="24"/>
          <w:rPrChange w:id="461" w:author="Борис Гогинян" w:date="2020-03-31T20:01:00Z">
            <w:rPr>
              <w:ins w:id="462" w:author="Борис Гогинян" w:date="2020-03-31T20:00:00Z"/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</w:pPr>
      <w:ins w:id="463" w:author="Борис Гогинян" w:date="2020-03-31T20:01:00Z">
        <w:r>
          <w:rPr>
            <w:rFonts w:ascii="Times New Roman" w:hAnsi="Times New Roman" w:cs="Times New Roman"/>
            <w:bCs/>
            <w:sz w:val="24"/>
            <w:szCs w:val="24"/>
          </w:rPr>
          <w:t>Это два связанных метода, призванных улучшить сходимость метода Монте-Карло</w:t>
        </w:r>
      </w:ins>
      <w:ins w:id="464" w:author="Борис Гогинян" w:date="2020-03-31T20:02:00Z">
        <w:r>
          <w:rPr>
            <w:rFonts w:ascii="Times New Roman" w:hAnsi="Times New Roman" w:cs="Times New Roman"/>
            <w:bCs/>
            <w:sz w:val="24"/>
            <w:szCs w:val="24"/>
          </w:rPr>
          <w:t xml:space="preserve"> за счет повышения вероятности </w:t>
        </w:r>
      </w:ins>
      <w:ins w:id="465" w:author="Борис Гогинян" w:date="2020-03-31T20:05:00Z">
        <w:r>
          <w:rPr>
            <w:rFonts w:ascii="Times New Roman" w:hAnsi="Times New Roman" w:cs="Times New Roman"/>
            <w:bCs/>
            <w:sz w:val="24"/>
            <w:szCs w:val="24"/>
          </w:rPr>
          <w:t>того, что каждая выборка внесет существенный вклад в результат.</w:t>
        </w:r>
      </w:ins>
      <w:ins w:id="466" w:author="Борис Гогинян" w:date="2020-03-31T20:02:00Z">
        <w:r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</w:p>
    <w:p w14:paraId="3FFEBA8C" w14:textId="77777777" w:rsidR="00E541AE" w:rsidRPr="0075621B" w:rsidRDefault="00E541AE" w:rsidP="0075621B">
      <w:pPr>
        <w:ind w:left="56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F6B84CA" w14:textId="2A2BCCBC" w:rsidR="0075621B" w:rsidRPr="0075621B" w:rsidRDefault="0075621B" w:rsidP="0075621B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75621B">
        <w:rPr>
          <w:rFonts w:ascii="Times New Roman" w:hAnsi="Times New Roman" w:cs="Times New Roman"/>
          <w:sz w:val="24"/>
          <w:szCs w:val="24"/>
        </w:rPr>
        <w:t xml:space="preserve">Под «русской рулеткой» понимается стохастический </w:t>
      </w:r>
      <w:proofErr w:type="gramStart"/>
      <w:r w:rsidRPr="0075621B">
        <w:rPr>
          <w:rFonts w:ascii="Times New Roman" w:hAnsi="Times New Roman" w:cs="Times New Roman"/>
          <w:sz w:val="24"/>
          <w:szCs w:val="24"/>
        </w:rPr>
        <w:t>процесс</w:t>
      </w:r>
      <w:ins w:id="467" w:author="Борис Гогинян" w:date="2020-03-28T05:11:00Z">
        <w:r w:rsidR="001A3A9A" w:rsidRPr="001A3A9A">
          <w:rPr>
            <w:rFonts w:ascii="Times New Roman" w:hAnsi="Times New Roman" w:cs="Times New Roman"/>
            <w:sz w:val="24"/>
            <w:szCs w:val="24"/>
            <w:rPrChange w:id="468" w:author="Борис Гогинян" w:date="2020-03-28T05:11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  <w:r w:rsidRPr="0075621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75621B">
        <w:rPr>
          <w:rFonts w:ascii="Times New Roman" w:hAnsi="Times New Roman" w:cs="Times New Roman"/>
          <w:sz w:val="24"/>
          <w:szCs w:val="24"/>
        </w:rPr>
        <w:t xml:space="preserve"> основанный на методе Монте-Карло, позволяющий избавиться от «лишних» фотонов. Суть метода заключается в следующем: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75621B">
        <w:rPr>
          <w:rFonts w:ascii="Times New Roman" w:hAnsi="Times New Roman" w:cs="Times New Roman"/>
          <w:sz w:val="24"/>
          <w:szCs w:val="24"/>
        </w:rPr>
        <w:t>ля конкретного фотона известно с какой поверхностью он столкнулся. Эта поверхность имеет коэффициенты диффузного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</m:oMath>
      <w:r w:rsidRPr="0075621B">
        <w:rPr>
          <w:rFonts w:ascii="Times New Roman" w:hAnsi="Times New Roman" w:cs="Times New Roman"/>
          <w:sz w:val="24"/>
          <w:szCs w:val="24"/>
        </w:rPr>
        <w:t>) и зеркального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</m:oMath>
      <w:r w:rsidRPr="0075621B">
        <w:rPr>
          <w:rFonts w:ascii="Times New Roman" w:hAnsi="Times New Roman" w:cs="Times New Roman"/>
          <w:sz w:val="24"/>
          <w:szCs w:val="24"/>
        </w:rPr>
        <w:t xml:space="preserve">) отражений. Для каждого отдельного фотона </w:t>
      </w:r>
      <w:commentRangeStart w:id="469"/>
      <w:r w:rsidRPr="0075621B">
        <w:rPr>
          <w:rFonts w:ascii="Times New Roman" w:hAnsi="Times New Roman" w:cs="Times New Roman"/>
          <w:sz w:val="24"/>
          <w:szCs w:val="24"/>
        </w:rPr>
        <w:t xml:space="preserve">берётся некоторая случайная величина P </w:t>
      </w:r>
      <w:commentRangeEnd w:id="469"/>
      <w:r w:rsidR="00952D16">
        <w:rPr>
          <w:rStyle w:val="af4"/>
        </w:rPr>
        <w:commentReference w:id="469"/>
      </w:r>
      <w:r w:rsidRPr="0075621B">
        <w:rPr>
          <w:rFonts w:ascii="Times New Roman" w:hAnsi="Times New Roman" w:cs="Times New Roman"/>
          <w:sz w:val="24"/>
          <w:szCs w:val="24"/>
        </w:rPr>
        <w:t>и сравнивается со значениями этих коэффициентов. Рассматриваются три ситуации:</w:t>
      </w:r>
    </w:p>
    <w:p w14:paraId="2AD1E00C" w14:textId="77777777" w:rsidR="0075621B" w:rsidRDefault="005C33AB" w:rsidP="0075621B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P∊[0;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отражается диффузно</w:t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diff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;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отражается зеркально</w:t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;1]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поглощается</w:t>
      </w:r>
    </w:p>
    <w:p w14:paraId="1547669E" w14:textId="77777777" w:rsidR="0075621B" w:rsidRDefault="0075621B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24F03607" w14:textId="79B36E39" w:rsidR="006976D5" w:rsidRDefault="006976D5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Алгоритм трассировки пути</w:t>
      </w:r>
      <w:r w:rsidR="00AB5C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B5CC0" w:rsidRPr="00AB5CC0">
        <w:rPr>
          <w:rFonts w:ascii="Times New Roman" w:hAnsi="Times New Roman" w:cs="Times New Roman"/>
          <w:sz w:val="24"/>
          <w:szCs w:val="24"/>
        </w:rPr>
        <w:t>Path-tracing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5E9EAA1E" w14:textId="1EC5EA0E" w:rsidR="006976D5" w:rsidRPr="00BD0877" w:rsidRDefault="006269F4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6269F4">
        <w:rPr>
          <w:rFonts w:ascii="Times New Roman" w:hAnsi="Times New Roman" w:cs="Times New Roman"/>
          <w:sz w:val="24"/>
          <w:szCs w:val="24"/>
        </w:rPr>
        <w:t xml:space="preserve">Этот метод </w:t>
      </w:r>
      <w:r>
        <w:rPr>
          <w:rFonts w:ascii="Times New Roman" w:hAnsi="Times New Roman" w:cs="Times New Roman"/>
          <w:sz w:val="24"/>
          <w:szCs w:val="24"/>
        </w:rPr>
        <w:t>прослеживает путь</w:t>
      </w:r>
      <w:r w:rsidRPr="006269F4">
        <w:rPr>
          <w:rFonts w:ascii="Times New Roman" w:hAnsi="Times New Roman" w:cs="Times New Roman"/>
          <w:sz w:val="24"/>
          <w:szCs w:val="24"/>
        </w:rPr>
        <w:t xml:space="preserve"> отдельной частицы</w:t>
      </w:r>
      <w:r>
        <w:rPr>
          <w:rFonts w:ascii="Times New Roman" w:hAnsi="Times New Roman" w:cs="Times New Roman"/>
          <w:sz w:val="24"/>
          <w:szCs w:val="24"/>
        </w:rPr>
        <w:t xml:space="preserve"> света</w:t>
      </w:r>
      <w:r w:rsidRPr="006269F4">
        <w:rPr>
          <w:rFonts w:ascii="Times New Roman" w:hAnsi="Times New Roman" w:cs="Times New Roman"/>
          <w:sz w:val="24"/>
          <w:szCs w:val="24"/>
        </w:rPr>
        <w:t>, взаимодействующей с окружающей средой, до поглощения с использованием BRDF</w:t>
      </w:r>
      <w:r w:rsidR="007003F1">
        <w:rPr>
          <w:rFonts w:ascii="Times New Roman" w:hAnsi="Times New Roman" w:cs="Times New Roman"/>
          <w:sz w:val="24"/>
          <w:szCs w:val="24"/>
        </w:rPr>
        <w:t>-семплирования</w:t>
      </w:r>
      <w:r w:rsidR="0078165C">
        <w:rPr>
          <w:rFonts w:ascii="Times New Roman" w:hAnsi="Times New Roman" w:cs="Times New Roman"/>
          <w:sz w:val="24"/>
          <w:szCs w:val="24"/>
        </w:rPr>
        <w:t xml:space="preserve">. </w:t>
      </w:r>
      <w:r w:rsidR="0078165C" w:rsidRPr="0078165C">
        <w:rPr>
          <w:rFonts w:ascii="Times New Roman" w:hAnsi="Times New Roman" w:cs="Times New Roman"/>
          <w:sz w:val="24"/>
          <w:szCs w:val="24"/>
        </w:rPr>
        <w:t>При попадании луча на поверхность испускается два новых луча: один - в произвольном направлении другой – до источника света.</w:t>
      </w:r>
      <w:r w:rsidR="00BD0877" w:rsidRPr="00BD0877">
        <w:rPr>
          <w:rFonts w:ascii="Times New Roman" w:hAnsi="Times New Roman" w:cs="Times New Roman"/>
          <w:sz w:val="24"/>
          <w:szCs w:val="24"/>
        </w:rPr>
        <w:t xml:space="preserve"> Доля отразившейся энергии при этом рассчитывается на основе ДФО</w:t>
      </w:r>
      <w:r w:rsidR="00BD087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D0877" w:rsidRPr="00BD0877">
        <w:rPr>
          <w:rFonts w:ascii="Times New Roman" w:hAnsi="Times New Roman" w:cs="Times New Roman"/>
          <w:sz w:val="24"/>
          <w:szCs w:val="24"/>
        </w:rPr>
        <w:t xml:space="preserve"> (либо испускается луч с одной и той же энергией по принципу «русской рулетки», при этом вероятность испускания вычисляется на основе ДФО</w:t>
      </w:r>
      <w:r w:rsidR="00BD087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D0877" w:rsidRPr="00BD0877">
        <w:rPr>
          <w:rFonts w:ascii="Times New Roman" w:hAnsi="Times New Roman" w:cs="Times New Roman"/>
          <w:sz w:val="24"/>
          <w:szCs w:val="24"/>
        </w:rPr>
        <w:t>).</w:t>
      </w:r>
    </w:p>
    <w:p w14:paraId="428E45BD" w14:textId="61E6EAD2" w:rsidR="006976D5" w:rsidRDefault="00BD0877" w:rsidP="006976D5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CB75C5" wp14:editId="197F6CF8">
            <wp:extent cx="4772025" cy="3519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th trac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93" cy="35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7474" w14:textId="6653FA87" w:rsidR="00E64170" w:rsidRDefault="0078165C" w:rsidP="00BD087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 Схема алгоритма трассировки пути с прямым вычислением источника света.</w:t>
      </w:r>
    </w:p>
    <w:p w14:paraId="3EBF06CD" w14:textId="677DE84E" w:rsidR="00BD0877" w:rsidRDefault="00F71B15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F71B15">
        <w:rPr>
          <w:rFonts w:ascii="Times New Roman" w:hAnsi="Times New Roman" w:cs="Times New Roman"/>
          <w:sz w:val="24"/>
          <w:szCs w:val="24"/>
        </w:rPr>
        <w:t>анный алгоритм генерирует все пути фотона</w:t>
      </w:r>
      <w:r w:rsidR="007003F1">
        <w:rPr>
          <w:rFonts w:ascii="Times New Roman" w:hAnsi="Times New Roman" w:cs="Times New Roman"/>
          <w:sz w:val="24"/>
          <w:szCs w:val="24"/>
        </w:rPr>
        <w:t xml:space="preserve"> с помощью </w:t>
      </w:r>
      <w:r w:rsidR="007003F1">
        <w:rPr>
          <w:rFonts w:ascii="Times New Roman" w:hAnsi="Times New Roman" w:cs="Times New Roman"/>
          <w:sz w:val="24"/>
          <w:szCs w:val="24"/>
          <w:lang w:val="en-US"/>
        </w:rPr>
        <w:t>BRDF</w:t>
      </w:r>
      <w:r w:rsidR="007003F1" w:rsidRPr="007003F1">
        <w:rPr>
          <w:rFonts w:ascii="Times New Roman" w:hAnsi="Times New Roman" w:cs="Times New Roman"/>
          <w:sz w:val="24"/>
          <w:szCs w:val="24"/>
        </w:rPr>
        <w:t>-</w:t>
      </w:r>
      <w:r w:rsidR="007003F1">
        <w:rPr>
          <w:rFonts w:ascii="Times New Roman" w:hAnsi="Times New Roman" w:cs="Times New Roman"/>
          <w:sz w:val="24"/>
          <w:szCs w:val="24"/>
        </w:rPr>
        <w:t>семплирования</w:t>
      </w:r>
      <w:r w:rsidRPr="00F71B15">
        <w:rPr>
          <w:rFonts w:ascii="Times New Roman" w:hAnsi="Times New Roman" w:cs="Times New Roman"/>
          <w:sz w:val="24"/>
          <w:szCs w:val="24"/>
        </w:rPr>
        <w:t>, кроме последнего, который, в свою очередь, получается при помощи семплирования источника света</w:t>
      </w:r>
      <w:r w:rsidR="00987AF3" w:rsidRPr="00987AF3">
        <w:rPr>
          <w:rFonts w:ascii="Times New Roman" w:hAnsi="Times New Roman" w:cs="Times New Roman"/>
          <w:sz w:val="24"/>
          <w:szCs w:val="24"/>
        </w:rPr>
        <w:t xml:space="preserve">. Таким образом, если поверхность, отражающая свет, является блестящей (близкой к идеальному зеркалу или идеальному рефрактору), то качество выборки по важности может быть довольно плохим. </w:t>
      </w:r>
      <w:commentRangeStart w:id="470"/>
      <w:r w:rsidR="00987AF3" w:rsidRPr="00987AF3">
        <w:rPr>
          <w:rFonts w:ascii="Times New Roman" w:hAnsi="Times New Roman" w:cs="Times New Roman"/>
          <w:sz w:val="24"/>
          <w:szCs w:val="24"/>
        </w:rPr>
        <w:t xml:space="preserve">Поскольку почти идеально гладкие поверхности, фокусирующие отраженный свет, создают каустику, трассировка пути - как и другие </w:t>
      </w:r>
      <w:proofErr w:type="spellStart"/>
      <w:r w:rsidR="00987AF3" w:rsidRPr="00987AF3">
        <w:rPr>
          <w:rFonts w:ascii="Times New Roman" w:hAnsi="Times New Roman" w:cs="Times New Roman"/>
          <w:sz w:val="24"/>
          <w:szCs w:val="24"/>
        </w:rPr>
        <w:t>gathering</w:t>
      </w:r>
      <w:proofErr w:type="spellEnd"/>
      <w:r w:rsidR="00987AF3" w:rsidRPr="00987AF3">
        <w:rPr>
          <w:rFonts w:ascii="Times New Roman" w:hAnsi="Times New Roman" w:cs="Times New Roman"/>
          <w:sz w:val="24"/>
          <w:szCs w:val="24"/>
        </w:rPr>
        <w:t xml:space="preserve"> алгоритмы</w:t>
      </w:r>
      <w:r w:rsidR="00987AF3">
        <w:rPr>
          <w:rFonts w:ascii="Times New Roman" w:hAnsi="Times New Roman" w:cs="Times New Roman"/>
          <w:sz w:val="24"/>
          <w:szCs w:val="24"/>
        </w:rPr>
        <w:t xml:space="preserve"> </w:t>
      </w:r>
      <w:r w:rsidR="00987AF3" w:rsidRPr="00987AF3">
        <w:rPr>
          <w:rFonts w:ascii="Times New Roman" w:hAnsi="Times New Roman" w:cs="Times New Roman"/>
          <w:sz w:val="24"/>
          <w:szCs w:val="24"/>
        </w:rPr>
        <w:t>- плоха в симулировании этого эффекта.</w:t>
      </w:r>
      <w:commentRangeEnd w:id="470"/>
      <w:r w:rsidR="00952D16">
        <w:rPr>
          <w:rStyle w:val="af4"/>
        </w:rPr>
        <w:commentReference w:id="470"/>
      </w:r>
    </w:p>
    <w:p w14:paraId="591744CE" w14:textId="77777777" w:rsidR="002C43DA" w:rsidRDefault="002C43DA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2637C865" w14:textId="45EC505E" w:rsidR="00987AF3" w:rsidRPr="00902051" w:rsidRDefault="00987AF3" w:rsidP="00BD0877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</w:t>
      </w:r>
      <w:r w:rsidR="00AB5CC0">
        <w:rPr>
          <w:rFonts w:ascii="Times New Roman" w:hAnsi="Times New Roman" w:cs="Times New Roman"/>
          <w:sz w:val="24"/>
          <w:szCs w:val="24"/>
        </w:rPr>
        <w:t>Алгоритм двунаправленной трассировки лучей (</w:t>
      </w:r>
      <w:proofErr w:type="spellStart"/>
      <w:r w:rsidR="00AB5CC0" w:rsidRPr="00AB5CC0">
        <w:rPr>
          <w:rFonts w:ascii="Times New Roman" w:hAnsi="Times New Roman" w:cs="Times New Roman"/>
          <w:sz w:val="24"/>
          <w:szCs w:val="24"/>
        </w:rPr>
        <w:t>Bi-directional</w:t>
      </w:r>
      <w:proofErr w:type="spellEnd"/>
      <w:r w:rsidR="00AB5CC0" w:rsidRPr="00AB5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CC0" w:rsidRPr="00AB5CC0">
        <w:rPr>
          <w:rFonts w:ascii="Times New Roman" w:hAnsi="Times New Roman" w:cs="Times New Roman"/>
          <w:sz w:val="24"/>
          <w:szCs w:val="24"/>
        </w:rPr>
        <w:t>path-tracing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2DAD1558" w14:textId="5446E67E" w:rsidR="00313C49" w:rsidRDefault="00AB5CC0" w:rsidP="002C43DA">
      <w:pPr>
        <w:spacing w:after="0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B5CC0">
        <w:rPr>
          <w:rFonts w:ascii="Times New Roman" w:hAnsi="Times New Roman" w:cs="Times New Roman"/>
          <w:sz w:val="24"/>
          <w:szCs w:val="24"/>
        </w:rPr>
        <w:t xml:space="preserve">Двунаправленная трассировка (см. Рис. </w:t>
      </w:r>
      <w:r w:rsidR="00587CE6">
        <w:rPr>
          <w:rFonts w:ascii="Times New Roman" w:hAnsi="Times New Roman" w:cs="Times New Roman"/>
          <w:sz w:val="24"/>
          <w:szCs w:val="24"/>
        </w:rPr>
        <w:t>7</w:t>
      </w:r>
      <w:r w:rsidRPr="00AB5CC0">
        <w:rPr>
          <w:rFonts w:ascii="Times New Roman" w:hAnsi="Times New Roman" w:cs="Times New Roman"/>
          <w:sz w:val="24"/>
          <w:szCs w:val="24"/>
        </w:rPr>
        <w:t>) подразумевает испускание лучей от камеры и от источника (максимальная глубина трассировки с каждой стороны фиксирована). Далее пути от камеры и источника начинают соединяться различными способами (так называемый детерминированный шаг алгоритма). В случае пересечения соединяющих лучей с другими объектами вклад всего пути будет равен нулю, иначе - не ноль.</w:t>
      </w:r>
    </w:p>
    <w:p w14:paraId="3F055141" w14:textId="57677145" w:rsidR="00587CE6" w:rsidRDefault="00587CE6" w:rsidP="00587CE6">
      <w:pPr>
        <w:spacing w:after="0"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99485A" wp14:editId="30F1AE51">
            <wp:extent cx="5184475" cy="25841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dire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201" cy="26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5B21" w14:textId="621B9E3A" w:rsidR="002C43DA" w:rsidRDefault="002C43DA" w:rsidP="00E579C5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Рис. </w:t>
      </w:r>
      <w:r w:rsidRPr="002C43D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Схема алгоритма двунаправленной трассировки пути</w:t>
      </w:r>
      <w:r w:rsidRPr="002C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единичным детерминированным шагом.</w:t>
      </w:r>
    </w:p>
    <w:p w14:paraId="4EF6F29C" w14:textId="5BEF3C2D" w:rsidR="002C43DA" w:rsidRDefault="002C43DA" w:rsidP="00587CE6">
      <w:pPr>
        <w:spacing w:after="0"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2C43DA">
        <w:rPr>
          <w:noProof/>
          <w:lang w:eastAsia="ru-RU"/>
        </w:rPr>
        <w:drawing>
          <wp:inline distT="0" distB="0" distL="0" distR="0" wp14:anchorId="52DA4106" wp14:editId="6EF28B74">
            <wp:extent cx="5514975" cy="28596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346" t="28745" r="19149" b="12718"/>
                    <a:stretch/>
                  </pic:blipFill>
                  <pic:spPr bwMode="auto">
                    <a:xfrm>
                      <a:off x="0" y="0"/>
                      <a:ext cx="5589491" cy="289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BB03B" w14:textId="26FD25E4" w:rsidR="002C43DA" w:rsidRDefault="002C43DA" w:rsidP="00E579C5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 Схема алгоритма двунаправленной трассировки пути</w:t>
      </w:r>
      <w:r w:rsidRPr="002C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множественным детерминированным шагом.</w:t>
      </w:r>
    </w:p>
    <w:p w14:paraId="261DD740" w14:textId="0FA03A0D" w:rsidR="00E579C5" w:rsidRDefault="00E579C5">
      <w:pPr>
        <w:rPr>
          <w:rFonts w:ascii="Times New Roman" w:hAnsi="Times New Roman" w:cs="Times New Roman"/>
          <w:b/>
          <w:sz w:val="24"/>
          <w:szCs w:val="24"/>
        </w:rPr>
      </w:pPr>
    </w:p>
    <w:p w14:paraId="7316C437" w14:textId="77DFFABE" w:rsidR="00E579C5" w:rsidRDefault="005657A9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9E1E37">
        <w:rPr>
          <w:rFonts w:ascii="Times New Roman" w:hAnsi="Times New Roman" w:cs="Times New Roman"/>
          <w:sz w:val="24"/>
          <w:szCs w:val="24"/>
        </w:rPr>
        <w:t>6.1</w:t>
      </w:r>
      <w:r w:rsidR="00E579C5">
        <w:rPr>
          <w:rFonts w:ascii="Times New Roman" w:hAnsi="Times New Roman" w:cs="Times New Roman"/>
          <w:sz w:val="24"/>
          <w:szCs w:val="24"/>
        </w:rPr>
        <w:t xml:space="preserve"> Алгоритм </w:t>
      </w:r>
      <w:proofErr w:type="spellStart"/>
      <w:r w:rsidR="00E579C5" w:rsidRPr="00E579C5">
        <w:rPr>
          <w:rFonts w:ascii="Times New Roman" w:hAnsi="Times New Roman" w:cs="Times New Roman"/>
          <w:sz w:val="24"/>
          <w:szCs w:val="24"/>
        </w:rPr>
        <w:t>Metropolis</w:t>
      </w:r>
      <w:proofErr w:type="spellEnd"/>
      <w:r w:rsidR="00E579C5" w:rsidRPr="00E57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9C5" w:rsidRPr="00E579C5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E579C5" w:rsidRPr="00E57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9C5" w:rsidRPr="00E579C5">
        <w:rPr>
          <w:rFonts w:ascii="Times New Roman" w:hAnsi="Times New Roman" w:cs="Times New Roman"/>
          <w:sz w:val="24"/>
          <w:szCs w:val="24"/>
        </w:rPr>
        <w:t>Transport</w:t>
      </w:r>
      <w:proofErr w:type="spellEnd"/>
    </w:p>
    <w:p w14:paraId="304EB90C" w14:textId="4DD59DA9" w:rsidR="00E579C5" w:rsidRDefault="00E579C5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E579C5">
        <w:rPr>
          <w:rFonts w:ascii="Times New Roman" w:hAnsi="Times New Roman" w:cs="Times New Roman"/>
          <w:sz w:val="24"/>
          <w:szCs w:val="24"/>
        </w:rPr>
        <w:t>На первом шаге алгоритм ищет какой-то путь от источника до камеры, дающий ненулевой вклад. На втором этапе путь модифицируется специальным образом</w:t>
      </w:r>
      <w:r w:rsidR="006039EB">
        <w:rPr>
          <w:rFonts w:ascii="Times New Roman" w:hAnsi="Times New Roman" w:cs="Times New Roman"/>
          <w:sz w:val="24"/>
          <w:szCs w:val="24"/>
        </w:rPr>
        <w:t>, основываясь на предыдущем пути</w:t>
      </w:r>
      <w:r w:rsidRPr="00E579C5">
        <w:rPr>
          <w:rFonts w:ascii="Times New Roman" w:hAnsi="Times New Roman" w:cs="Times New Roman"/>
          <w:sz w:val="24"/>
          <w:szCs w:val="24"/>
        </w:rPr>
        <w:t xml:space="preserve">. Новый путь обычно лучше, чем старый, если он вносит больший вклад в изображение. Если старый путь оказывается хуже, чем новый, то далее </w:t>
      </w:r>
      <w:r w:rsidR="006039EB">
        <w:rPr>
          <w:rFonts w:ascii="Times New Roman" w:hAnsi="Times New Roman" w:cs="Times New Roman"/>
          <w:sz w:val="24"/>
          <w:szCs w:val="24"/>
        </w:rPr>
        <w:t xml:space="preserve">модификации </w:t>
      </w:r>
      <w:r w:rsidRPr="00E579C5">
        <w:rPr>
          <w:rFonts w:ascii="Times New Roman" w:hAnsi="Times New Roman" w:cs="Times New Roman"/>
          <w:sz w:val="24"/>
          <w:szCs w:val="24"/>
        </w:rPr>
        <w:t xml:space="preserve">подвергается новый путь, иначе – опять старый. Алгоритмы, отыскивающие «хорошие» пути потенциально </w:t>
      </w:r>
      <w:r w:rsidR="006039EB">
        <w:rPr>
          <w:rFonts w:ascii="Times New Roman" w:hAnsi="Times New Roman" w:cs="Times New Roman"/>
          <w:sz w:val="24"/>
          <w:szCs w:val="24"/>
        </w:rPr>
        <w:t>быстрее</w:t>
      </w:r>
      <w:r w:rsidRPr="00E579C5">
        <w:rPr>
          <w:rFonts w:ascii="Times New Roman" w:hAnsi="Times New Roman" w:cs="Times New Roman"/>
          <w:sz w:val="24"/>
          <w:szCs w:val="24"/>
        </w:rPr>
        <w:t xml:space="preserve"> сходятся, чем остальные алгоритмы трассировки.</w:t>
      </w:r>
    </w:p>
    <w:p w14:paraId="170E35B6" w14:textId="31721475" w:rsidR="006039EB" w:rsidRDefault="006039EB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30F95A" wp14:editId="2EBA0582">
            <wp:extent cx="6116128" cy="25264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tropolis light transpor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231" cy="25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48A9" w14:textId="6966E39C" w:rsidR="006039EB" w:rsidRPr="00F71B15" w:rsidRDefault="006039EB" w:rsidP="006039EB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C21CBF">
        <w:rPr>
          <w:rFonts w:ascii="Times New Roman" w:hAnsi="Times New Roman" w:cs="Times New Roman"/>
          <w:sz w:val="24"/>
          <w:szCs w:val="24"/>
        </w:rPr>
        <w:t xml:space="preserve">. 9 </w:t>
      </w:r>
      <w:r>
        <w:rPr>
          <w:rFonts w:ascii="Times New Roman" w:hAnsi="Times New Roman" w:cs="Times New Roman"/>
          <w:sz w:val="24"/>
          <w:szCs w:val="24"/>
        </w:rPr>
        <w:t>Схема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генерации модификаций</w:t>
      </w:r>
      <w:r w:rsidR="00C21CBF">
        <w:rPr>
          <w:rFonts w:ascii="Times New Roman" w:hAnsi="Times New Roman" w:cs="Times New Roman"/>
          <w:sz w:val="24"/>
          <w:szCs w:val="24"/>
        </w:rPr>
        <w:t xml:space="preserve"> пути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Metropolis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Light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Transport</w:t>
      </w:r>
    </w:p>
    <w:p w14:paraId="2B36B81B" w14:textId="77777777" w:rsidR="00C21CBF" w:rsidRPr="00C21CBF" w:rsidRDefault="00C21CBF" w:rsidP="00C21CBF">
      <w:pPr>
        <w:spacing w:after="0" w:line="24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42B91585" w14:textId="21532434" w:rsidR="00B66D40" w:rsidRDefault="005657A9" w:rsidP="00B66D4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5657A9">
        <w:rPr>
          <w:rFonts w:ascii="Times New Roman" w:hAnsi="Times New Roman" w:cs="Times New Roman"/>
          <w:sz w:val="24"/>
          <w:szCs w:val="24"/>
        </w:rPr>
        <w:t>7</w:t>
      </w:r>
      <w:r w:rsidR="00B66D40">
        <w:rPr>
          <w:rFonts w:ascii="Times New Roman" w:hAnsi="Times New Roman" w:cs="Times New Roman"/>
          <w:sz w:val="24"/>
          <w:szCs w:val="24"/>
        </w:rPr>
        <w:t xml:space="preserve"> Метод фотонных карт (</w:t>
      </w:r>
      <w:proofErr w:type="spellStart"/>
      <w:r w:rsidR="00B66D40" w:rsidRPr="00B66D40">
        <w:rPr>
          <w:rFonts w:ascii="Times New Roman" w:hAnsi="Times New Roman" w:cs="Times New Roman"/>
          <w:sz w:val="24"/>
          <w:szCs w:val="24"/>
        </w:rPr>
        <w:t>Photon</w:t>
      </w:r>
      <w:proofErr w:type="spellEnd"/>
      <w:r w:rsidR="00B66D40" w:rsidRPr="00B66D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D40" w:rsidRPr="00B66D40">
        <w:rPr>
          <w:rFonts w:ascii="Times New Roman" w:hAnsi="Times New Roman" w:cs="Times New Roman"/>
          <w:sz w:val="24"/>
          <w:szCs w:val="24"/>
        </w:rPr>
        <w:t>mapping</w:t>
      </w:r>
      <w:proofErr w:type="spellEnd"/>
      <w:r w:rsidR="00B66D40">
        <w:rPr>
          <w:rFonts w:ascii="Times New Roman" w:hAnsi="Times New Roman" w:cs="Times New Roman"/>
          <w:sz w:val="24"/>
          <w:szCs w:val="24"/>
        </w:rPr>
        <w:t>)</w:t>
      </w:r>
    </w:p>
    <w:p w14:paraId="5CA38ABB" w14:textId="77777777" w:rsidR="00627430" w:rsidRDefault="00B66D40" w:rsidP="00627430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B66D40">
        <w:rPr>
          <w:rFonts w:ascii="Times New Roman" w:hAnsi="Times New Roman" w:cs="Times New Roman"/>
          <w:sz w:val="24"/>
          <w:szCs w:val="24"/>
        </w:rPr>
        <w:t xml:space="preserve">Алгоритм </w:t>
      </w:r>
      <w:r w:rsidR="00627430">
        <w:rPr>
          <w:rFonts w:ascii="Times New Roman" w:hAnsi="Times New Roman" w:cs="Times New Roman"/>
          <w:sz w:val="24"/>
          <w:szCs w:val="24"/>
        </w:rPr>
        <w:t>состоит из двух этапов: т</w:t>
      </w:r>
      <w:r w:rsidR="00627430" w:rsidRPr="00B66D40">
        <w:rPr>
          <w:rFonts w:ascii="Times New Roman" w:hAnsi="Times New Roman" w:cs="Times New Roman"/>
          <w:sz w:val="24"/>
          <w:szCs w:val="24"/>
        </w:rPr>
        <w:t>рассировка и сохранение фотонов в фотонной карте</w:t>
      </w:r>
      <w:r w:rsidR="00627430">
        <w:rPr>
          <w:rFonts w:ascii="Times New Roman" w:hAnsi="Times New Roman" w:cs="Times New Roman"/>
          <w:sz w:val="24"/>
          <w:szCs w:val="24"/>
        </w:rPr>
        <w:t xml:space="preserve"> и после</w:t>
      </w:r>
      <w:r w:rsidR="00627430" w:rsidRPr="00627430">
        <w:rPr>
          <w:rFonts w:ascii="Times New Roman" w:hAnsi="Times New Roman" w:cs="Times New Roman"/>
          <w:sz w:val="24"/>
          <w:szCs w:val="24"/>
        </w:rPr>
        <w:t xml:space="preserve"> </w:t>
      </w:r>
      <w:r w:rsidR="00627430">
        <w:rPr>
          <w:rFonts w:ascii="Times New Roman" w:hAnsi="Times New Roman" w:cs="Times New Roman"/>
          <w:sz w:val="24"/>
          <w:szCs w:val="24"/>
        </w:rPr>
        <w:t>р</w:t>
      </w:r>
      <w:r w:rsidR="00627430" w:rsidRPr="00B66D40">
        <w:rPr>
          <w:rFonts w:ascii="Times New Roman" w:hAnsi="Times New Roman" w:cs="Times New Roman"/>
          <w:sz w:val="24"/>
          <w:szCs w:val="24"/>
        </w:rPr>
        <w:t>асчёт освещённости с использованием данных из фотонной карты</w:t>
      </w:r>
      <w:r w:rsidR="00627430">
        <w:rPr>
          <w:rFonts w:ascii="Times New Roman" w:hAnsi="Times New Roman" w:cs="Times New Roman"/>
          <w:sz w:val="24"/>
          <w:szCs w:val="24"/>
        </w:rPr>
        <w:t xml:space="preserve">. </w:t>
      </w:r>
      <w:r w:rsidR="00627430" w:rsidRPr="00627430">
        <w:rPr>
          <w:rFonts w:ascii="Times New Roman" w:hAnsi="Times New Roman" w:cs="Times New Roman"/>
          <w:sz w:val="24"/>
          <w:szCs w:val="24"/>
        </w:rPr>
        <w:t xml:space="preserve">На первом этапе трассировки из источника света испускаются фотоны. Фотоны испытывают ряд </w:t>
      </w:r>
      <w:proofErr w:type="spellStart"/>
      <w:r w:rsidR="00627430" w:rsidRPr="00627430">
        <w:rPr>
          <w:rFonts w:ascii="Times New Roman" w:hAnsi="Times New Roman" w:cs="Times New Roman"/>
          <w:sz w:val="24"/>
          <w:szCs w:val="24"/>
        </w:rPr>
        <w:lastRenderedPageBreak/>
        <w:t>переотражений</w:t>
      </w:r>
      <w:proofErr w:type="spellEnd"/>
      <w:r w:rsidR="00627430" w:rsidRPr="00627430">
        <w:rPr>
          <w:rFonts w:ascii="Times New Roman" w:hAnsi="Times New Roman" w:cs="Times New Roman"/>
          <w:sz w:val="24"/>
          <w:szCs w:val="24"/>
        </w:rPr>
        <w:t xml:space="preserve"> и преломлений, оставляя часть своей энергии на поверхностях объектов. Совокупность энергий фотонов, оставленных на поверхностях объектов, образуют фотонную карту. На следующем этапе необходимо собрать энергию в фотонных картах. Сбор освещенности можно делать по-разному. Чаще всего сбор идет по сфере по каждой</w:t>
      </w:r>
      <w:r w:rsidR="00627430">
        <w:rPr>
          <w:rFonts w:ascii="Times New Roman" w:hAnsi="Times New Roman" w:cs="Times New Roman"/>
          <w:sz w:val="24"/>
          <w:szCs w:val="24"/>
        </w:rPr>
        <w:t xml:space="preserve"> </w:t>
      </w:r>
      <w:r w:rsidR="00627430" w:rsidRPr="00627430">
        <w:rPr>
          <w:rFonts w:ascii="Times New Roman" w:hAnsi="Times New Roman" w:cs="Times New Roman"/>
          <w:sz w:val="24"/>
          <w:szCs w:val="24"/>
        </w:rPr>
        <w:t>отдельной поверхности объекта. В каждой точке сбора мы просматриваем окрестность этой точки и суммируем значения точек фотонной карты, попавших в эту окрестность, нормируем результат – это и будет результирующая освещенность в точке.</w:t>
      </w:r>
    </w:p>
    <w:p w14:paraId="63E32485" w14:textId="12A117DB" w:rsidR="00627430" w:rsidRPr="00627430" w:rsidRDefault="00627430" w:rsidP="00627430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28D7C1" wp14:editId="46CB5295">
            <wp:extent cx="5684808" cy="281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метод фотонных карт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87" cy="28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D40" w:rsidRPr="00B66D40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Рис</w:t>
      </w:r>
      <w:r w:rsidRPr="00C21CB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Схема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этапов метода фотонных карт</w:t>
      </w:r>
    </w:p>
    <w:p w14:paraId="5EEB7BD7" w14:textId="79FF3F35" w:rsidR="00B66D40" w:rsidRPr="00B66D40" w:rsidRDefault="00B66D40" w:rsidP="00627430">
      <w:pPr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087AA3E" w14:textId="77777777" w:rsidR="006039EB" w:rsidRPr="00C21CBF" w:rsidRDefault="006039EB" w:rsidP="00B66D4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02DFC842" w14:textId="77777777" w:rsidR="00E579C5" w:rsidRPr="00C21CBF" w:rsidRDefault="00E579C5">
      <w:pPr>
        <w:rPr>
          <w:rFonts w:ascii="Times New Roman" w:hAnsi="Times New Roman" w:cs="Times New Roman"/>
          <w:b/>
          <w:sz w:val="24"/>
          <w:szCs w:val="24"/>
        </w:rPr>
      </w:pPr>
    </w:p>
    <w:p w14:paraId="5312B46A" w14:textId="77777777" w:rsidR="00E579C5" w:rsidRPr="00C21CBF" w:rsidRDefault="00E579C5">
      <w:pPr>
        <w:rPr>
          <w:rFonts w:ascii="Times New Roman" w:hAnsi="Times New Roman" w:cs="Times New Roman"/>
          <w:b/>
          <w:sz w:val="24"/>
          <w:szCs w:val="24"/>
        </w:rPr>
      </w:pPr>
      <w:r w:rsidRPr="00C21CBF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700B09" w14:textId="582F184B" w:rsidR="003D4F65" w:rsidRDefault="001D63F7" w:rsidP="003D4F65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79C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r w:rsidR="00384A73">
        <w:rPr>
          <w:rFonts w:ascii="Times New Roman" w:hAnsi="Times New Roman" w:cs="Times New Roman"/>
          <w:b/>
          <w:sz w:val="24"/>
          <w:szCs w:val="24"/>
        </w:rPr>
        <w:t>Сравниваемые</w:t>
      </w:r>
      <w:r w:rsidR="00D36E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F0A54">
        <w:rPr>
          <w:rFonts w:ascii="Times New Roman" w:hAnsi="Times New Roman" w:cs="Times New Roman"/>
          <w:b/>
          <w:sz w:val="24"/>
          <w:szCs w:val="24"/>
        </w:rPr>
        <w:t>рендеры</w:t>
      </w:r>
      <w:proofErr w:type="spellEnd"/>
      <w:r w:rsidR="00355B12">
        <w:rPr>
          <w:rFonts w:ascii="Times New Roman" w:hAnsi="Times New Roman" w:cs="Times New Roman"/>
          <w:b/>
          <w:sz w:val="24"/>
          <w:szCs w:val="24"/>
        </w:rPr>
        <w:t xml:space="preserve"> и метрики качества </w:t>
      </w:r>
      <w:r w:rsidR="00D36E41">
        <w:rPr>
          <w:rFonts w:ascii="Times New Roman" w:hAnsi="Times New Roman" w:cs="Times New Roman"/>
          <w:b/>
          <w:sz w:val="24"/>
          <w:szCs w:val="24"/>
        </w:rPr>
        <w:t>изображения</w:t>
      </w:r>
    </w:p>
    <w:p w14:paraId="53AFF7FA" w14:textId="0FF8B416" w:rsidR="00936D32" w:rsidRPr="00936D32" w:rsidRDefault="00936D32" w:rsidP="00936D32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В экспериментах, представленных ниже, исследованы следующие </w:t>
      </w:r>
      <w:proofErr w:type="spellStart"/>
      <w:r w:rsidR="008F0A54">
        <w:rPr>
          <w:rFonts w:ascii="Times New Roman" w:eastAsia="Times New Roman" w:hAnsi="Times New Roman" w:cs="Times New Roman"/>
          <w:sz w:val="24"/>
          <w:szCs w:val="24"/>
          <w:highlight w:val="white"/>
        </w:rPr>
        <w:t>рендеры</w:t>
      </w:r>
      <w:proofErr w:type="spellEnd"/>
    </w:p>
    <w:p w14:paraId="5F67739B" w14:textId="1F44F7F6" w:rsidR="00936D32" w:rsidRPr="00A50FFF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6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Cycles Render — </w:t>
      </w:r>
      <w:r w:rsidR="00810F04">
        <w:rPr>
          <w:rFonts w:ascii="Times New Roman" w:eastAsia="Times New Roman" w:hAnsi="Times New Roman" w:cs="Times New Roman"/>
          <w:sz w:val="24"/>
          <w:szCs w:val="24"/>
          <w:highlight w:val="white"/>
        </w:rPr>
        <w:t>реализует</w:t>
      </w:r>
      <w:r w:rsidR="00810F04"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="00810F04">
        <w:rPr>
          <w:rFonts w:ascii="Times New Roman" w:eastAsia="Times New Roman" w:hAnsi="Times New Roman" w:cs="Times New Roman"/>
          <w:sz w:val="24"/>
          <w:szCs w:val="24"/>
          <w:highlight w:val="white"/>
        </w:rPr>
        <w:t>алгоритм</w:t>
      </w:r>
      <w:r w:rsidR="00810F04"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Path Tracing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Поддерживает как собственный язык программирования шейдеров, так и </w:t>
      </w:r>
      <w:proofErr w:type="spellStart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>Open</w:t>
      </w:r>
      <w:proofErr w:type="spellEnd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>Shading</w:t>
      </w:r>
      <w:proofErr w:type="spellEnd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(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OSL</w:t>
      </w:r>
      <w:proofErr w:type="gramStart"/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)[</w:t>
      </w:r>
      <w:proofErr w:type="gramEnd"/>
      <w:r w:rsidR="00581EB2" w:rsidRPr="00581EB2">
        <w:rPr>
          <w:rFonts w:ascii="Times New Roman" w:eastAsia="Times New Roman" w:hAnsi="Times New Roman" w:cs="Times New Roman"/>
          <w:sz w:val="24"/>
          <w:szCs w:val="24"/>
          <w:highlight w:val="white"/>
        </w:rPr>
        <w:t>7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A50FFF"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Способен воссоздать такие эффекты,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как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Max</w:t>
      </w:r>
      <w:r w:rsidR="00A50FFF"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Bounces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proofErr w:type="gramEnd"/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Clamp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],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Caustics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9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555BE4" w:rsidRPr="00555BE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del w:id="471" w:author="M61PME-S2P" w:date="2020-03-15T18:27:00Z">
        <w:r w:rsidR="00555BE4" w:rsidDel="00952D16">
          <w:rPr>
            <w:rFonts w:ascii="Times New Roman" w:eastAsia="Times New Roman" w:hAnsi="Times New Roman" w:cs="Times New Roman"/>
            <w:sz w:val="24"/>
            <w:szCs w:val="24"/>
          </w:rPr>
          <w:delText>шевеленку</w:delText>
        </w:r>
      </w:del>
      <w:proofErr w:type="spellStart"/>
      <w:ins w:id="472" w:author="M61PME-S2P" w:date="2020-03-15T18:27:00Z">
        <w:r w:rsidR="00952D16">
          <w:rPr>
            <w:rFonts w:ascii="Times New Roman" w:eastAsia="Times New Roman" w:hAnsi="Times New Roman" w:cs="Times New Roman"/>
            <w:sz w:val="24"/>
            <w:szCs w:val="24"/>
          </w:rPr>
          <w:t>смаз</w:t>
        </w:r>
        <w:proofErr w:type="spellEnd"/>
        <w:r w:rsidR="00952D16">
          <w:rPr>
            <w:rFonts w:ascii="Times New Roman" w:eastAsia="Times New Roman" w:hAnsi="Times New Roman" w:cs="Times New Roman"/>
            <w:sz w:val="24"/>
            <w:szCs w:val="24"/>
          </w:rPr>
          <w:t xml:space="preserve"> от движения </w:t>
        </w:r>
      </w:ins>
      <w:r w:rsidR="00555BE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555BE4" w:rsidRPr="0026363B">
        <w:rPr>
          <w:rFonts w:ascii="Times New Roman" w:eastAsia="Times New Roman" w:hAnsi="Times New Roman" w:cs="Times New Roman"/>
          <w:sz w:val="24"/>
          <w:szCs w:val="24"/>
        </w:rPr>
        <w:t>motion</w:t>
      </w:r>
      <w:proofErr w:type="spellEnd"/>
      <w:r w:rsidR="00555BE4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55BE4" w:rsidRPr="0026363B">
        <w:rPr>
          <w:rFonts w:ascii="Times New Roman" w:eastAsia="Times New Roman" w:hAnsi="Times New Roman" w:cs="Times New Roman"/>
          <w:sz w:val="24"/>
          <w:szCs w:val="24"/>
        </w:rPr>
        <w:t>blur</w:t>
      </w:r>
      <w:proofErr w:type="spellEnd"/>
      <w:r w:rsidR="00555BE4">
        <w:rPr>
          <w:rFonts w:ascii="Times New Roman" w:eastAsia="Times New Roman" w:hAnsi="Times New Roman" w:cs="Times New Roman"/>
          <w:sz w:val="24"/>
          <w:szCs w:val="24"/>
        </w:rPr>
        <w:t>)</w:t>
      </w:r>
      <w:r w:rsidR="00555BE4" w:rsidRPr="00555BE4">
        <w:rPr>
          <w:rFonts w:ascii="Times New Roman" w:eastAsia="Times New Roman" w:hAnsi="Times New Roman" w:cs="Times New Roman"/>
          <w:sz w:val="24"/>
          <w:szCs w:val="24"/>
        </w:rPr>
        <w:t>[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</w:rPr>
        <w:t>10</w:t>
      </w:r>
      <w:r w:rsidR="00555BE4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288706D9" w14:textId="4B2B0669" w:rsidR="00936D32" w:rsidRPr="00936D32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</w:rPr>
      </w:pPr>
      <w:r w:rsidRPr="00936D32">
        <w:rPr>
          <w:rFonts w:ascii="Times New Roman" w:eastAsia="Times New Roman" w:hAnsi="Times New Roman" w:cs="Times New Roman"/>
          <w:sz w:val="24"/>
          <w:szCs w:val="24"/>
        </w:rPr>
        <w:t xml:space="preserve">appleseed </w:t>
      </w:r>
      <w:proofErr w:type="spellStart"/>
      <w:r w:rsidRPr="00936D32">
        <w:rPr>
          <w:rFonts w:ascii="Times New Roman" w:eastAsia="Times New Roman" w:hAnsi="Times New Roman" w:cs="Times New Roman"/>
          <w:sz w:val="24"/>
          <w:szCs w:val="24"/>
        </w:rPr>
        <w:t>Render</w:t>
      </w:r>
      <w:proofErr w:type="spellEnd"/>
      <w:r w:rsidRPr="00936D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– физически реалистичный рендер, поддерживающий такие алгоритмы глобального освещения, как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Unidirectional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Path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Tracing</w:t>
      </w:r>
      <w:proofErr w:type="spellEnd"/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>Stochastic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>Progressive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>Photon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>Mapping</w:t>
      </w:r>
      <w:proofErr w:type="spellEnd"/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="00366845" w:rsidRPr="00366845">
        <w:rPr>
          <w:rFonts w:ascii="Times New Roman" w:eastAsia="Times New Roman" w:hAnsi="Times New Roman" w:cs="Times New Roman"/>
          <w:sz w:val="24"/>
          <w:szCs w:val="24"/>
        </w:rPr>
        <w:t>11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F21B61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Light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Tracing</w:t>
      </w:r>
      <w:proofErr w:type="spellEnd"/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384A73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Appleseed</w:t>
      </w:r>
      <w:r w:rsidR="00384A73" w:rsidRPr="0026363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384A73">
        <w:rPr>
          <w:rFonts w:ascii="Times New Roman" w:eastAsia="Times New Roman" w:hAnsi="Times New Roman" w:cs="Times New Roman"/>
          <w:sz w:val="24"/>
          <w:szCs w:val="24"/>
          <w:highlight w:val="white"/>
        </w:rPr>
        <w:t>поддерживает</w:t>
      </w:r>
      <w:r w:rsidR="0026363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Open</w:t>
      </w:r>
      <w:proofErr w:type="spellEnd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Shading</w:t>
      </w:r>
      <w:proofErr w:type="spellEnd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 xml:space="preserve"> (OSL</w:t>
      </w:r>
      <w:proofErr w:type="gramStart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)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12]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</w:rPr>
        <w:t xml:space="preserve">Среди особенностей можно выделить возможность визуализировать </w:t>
      </w:r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RGB/спектральный/смешанный рендеринг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26363B">
        <w:rPr>
          <w:rFonts w:ascii="Times New Roman" w:eastAsia="Times New Roman" w:hAnsi="Times New Roman" w:cs="Times New Roman"/>
          <w:sz w:val="24"/>
          <w:szCs w:val="24"/>
        </w:rPr>
        <w:t>шевеленку</w:t>
      </w:r>
      <w:proofErr w:type="spellEnd"/>
      <w:r w:rsidR="002636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motion</w:t>
      </w:r>
      <w:proofErr w:type="spellEnd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blur</w:t>
      </w:r>
      <w:proofErr w:type="spellEnd"/>
      <w:r w:rsidR="0026363B">
        <w:rPr>
          <w:rFonts w:ascii="Times New Roman" w:eastAsia="Times New Roman" w:hAnsi="Times New Roman" w:cs="Times New Roman"/>
          <w:sz w:val="24"/>
          <w:szCs w:val="24"/>
        </w:rPr>
        <w:t>)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[13]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, подповерхностное рассеивание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(</w:t>
      </w:r>
      <w:r w:rsidR="0026363B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)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14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 xml:space="preserve"> и т.д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5F9771A9" w14:textId="028CF0A3" w:rsidR="00936D32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LuxCore </w:t>
      </w:r>
      <w:proofErr w:type="spellStart"/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Render</w:t>
      </w:r>
      <w:proofErr w:type="spellEnd"/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– </w:t>
      </w:r>
      <w:proofErr w:type="spellStart"/>
      <w:r w:rsidR="00994B6E" w:rsidRPr="00994B6E">
        <w:rPr>
          <w:rFonts w:ascii="Times New Roman" w:eastAsia="Times New Roman" w:hAnsi="Times New Roman" w:cs="Times New Roman"/>
          <w:sz w:val="24"/>
          <w:szCs w:val="24"/>
        </w:rPr>
        <w:t>LuxRender</w:t>
      </w:r>
      <w:proofErr w:type="spellEnd"/>
      <w:r w:rsidR="00994B6E" w:rsidRPr="00994B6E">
        <w:rPr>
          <w:rFonts w:ascii="Times New Roman" w:eastAsia="Times New Roman" w:hAnsi="Times New Roman" w:cs="Times New Roman"/>
          <w:sz w:val="24"/>
          <w:szCs w:val="24"/>
        </w:rPr>
        <w:t xml:space="preserve"> основан на PBRT, физической программе трассировки лучей. </w:t>
      </w:r>
      <w:r w:rsidR="00994B6E">
        <w:rPr>
          <w:rFonts w:ascii="Times New Roman" w:eastAsia="Times New Roman" w:hAnsi="Times New Roman" w:cs="Times New Roman"/>
          <w:sz w:val="24"/>
          <w:szCs w:val="24"/>
        </w:rPr>
        <w:t xml:space="preserve">Он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 xml:space="preserve">реализует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такие алгоритмы глобального освещения, как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Tracing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Tiled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Tracing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proofErr w:type="gramEnd"/>
      <w:r w:rsidR="006A45F8" w:rsidRPr="006A45F8">
        <w:rPr>
          <w:rFonts w:ascii="Times New Roman" w:eastAsia="Times New Roman" w:hAnsi="Times New Roman" w:cs="Times New Roman"/>
          <w:sz w:val="24"/>
          <w:szCs w:val="24"/>
          <w:highlight w:val="white"/>
        </w:rPr>
        <w:t>15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>–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более оптимизированный для распараллеливания </w:t>
      </w:r>
      <w:proofErr w:type="spellStart"/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pathtracer</w:t>
      </w:r>
      <w:proofErr w:type="spellEnd"/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 </w:t>
      </w:r>
      <w:proofErr w:type="spellStart"/>
      <w:r w:rsidR="00994B6E" w:rsidRPr="00AB5CC0">
        <w:rPr>
          <w:rFonts w:ascii="Times New Roman" w:hAnsi="Times New Roman" w:cs="Times New Roman"/>
          <w:sz w:val="24"/>
          <w:szCs w:val="24"/>
        </w:rPr>
        <w:t>Bi-directional</w:t>
      </w:r>
      <w:proofErr w:type="spellEnd"/>
      <w:r w:rsidR="00994B6E" w:rsidRPr="00AB5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4B6E" w:rsidRPr="00AB5CC0">
        <w:rPr>
          <w:rFonts w:ascii="Times New Roman" w:hAnsi="Times New Roman" w:cs="Times New Roman"/>
          <w:sz w:val="24"/>
          <w:szCs w:val="24"/>
        </w:rPr>
        <w:t>path-tracing</w:t>
      </w:r>
      <w:proofErr w:type="spellEnd"/>
      <w:r w:rsidR="00994B6E" w:rsidRPr="00994B6E">
        <w:rPr>
          <w:rFonts w:ascii="Times New Roman" w:hAnsi="Times New Roman" w:cs="Times New Roman"/>
          <w:sz w:val="24"/>
          <w:szCs w:val="24"/>
        </w:rPr>
        <w:t xml:space="preserve"> </w:t>
      </w:r>
      <w:r w:rsidR="00994B6E">
        <w:rPr>
          <w:rFonts w:ascii="Times New Roman" w:hAnsi="Times New Roman" w:cs="Times New Roman"/>
          <w:sz w:val="24"/>
          <w:szCs w:val="24"/>
        </w:rPr>
        <w:t>(только</w:t>
      </w:r>
      <w:r w:rsidR="00994B6E" w:rsidRPr="00994B6E">
        <w:rPr>
          <w:rFonts w:ascii="Times New Roman" w:hAnsi="Times New Roman" w:cs="Times New Roman"/>
          <w:sz w:val="24"/>
          <w:szCs w:val="24"/>
        </w:rPr>
        <w:t xml:space="preserve"> </w:t>
      </w:r>
      <w:r w:rsidR="00864AA1">
        <w:rPr>
          <w:rFonts w:ascii="Times New Roman" w:hAnsi="Times New Roman" w:cs="Times New Roman"/>
          <w:sz w:val="24"/>
          <w:szCs w:val="24"/>
        </w:rPr>
        <w:t xml:space="preserve">для </w:t>
      </w:r>
      <w:r w:rsidR="00994B6E">
        <w:rPr>
          <w:rFonts w:ascii="Times New Roman" w:hAnsi="Times New Roman" w:cs="Times New Roman"/>
          <w:sz w:val="24"/>
          <w:szCs w:val="24"/>
          <w:lang w:val="en-US"/>
        </w:rPr>
        <w:t>CPU</w:t>
      </w:r>
      <w:r w:rsidR="00994B6E">
        <w:rPr>
          <w:rFonts w:ascii="Times New Roman" w:hAnsi="Times New Roman" w:cs="Times New Roman"/>
          <w:sz w:val="24"/>
          <w:szCs w:val="24"/>
        </w:rPr>
        <w:t>)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Поддерживаются такие алгоритмы выбора направления луча, как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Random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proofErr w:type="gramStart"/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Sobol</w:t>
      </w:r>
      <w:proofErr w:type="spellEnd"/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proofErr w:type="gramEnd"/>
      <w:r w:rsidR="0008731B">
        <w:rPr>
          <w:rFonts w:ascii="Times New Roman" w:eastAsia="Times New Roman" w:hAnsi="Times New Roman" w:cs="Times New Roman"/>
          <w:sz w:val="24"/>
          <w:szCs w:val="24"/>
          <w:highlight w:val="white"/>
        </w:rPr>
        <w:t>16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Metropolis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который рекомендуется использовать в комбинации с </w:t>
      </w:r>
      <w:proofErr w:type="spellStart"/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Bidir</w:t>
      </w:r>
      <w:proofErr w:type="spellEnd"/>
      <w:r w:rsidR="00864AA1">
        <w:rPr>
          <w:rFonts w:ascii="Times New Roman" w:eastAsia="Times New Roman" w:hAnsi="Times New Roman" w:cs="Times New Roman"/>
          <w:sz w:val="24"/>
          <w:szCs w:val="24"/>
          <w:highlight w:val="white"/>
        </w:rPr>
        <w:t>, а также</w:t>
      </w:r>
      <w:r w:rsidR="00864AA1" w:rsidRPr="00864AA1">
        <w:t xml:space="preserve"> </w:t>
      </w:r>
      <w:proofErr w:type="spellStart"/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>PhotonGI</w:t>
      </w:r>
      <w:proofErr w:type="spellEnd"/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>Cache</w:t>
      </w:r>
      <w:proofErr w:type="spellEnd"/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r w:rsidR="009557F3">
        <w:rPr>
          <w:rFonts w:ascii="Times New Roman" w:eastAsia="Times New Roman" w:hAnsi="Times New Roman" w:cs="Times New Roman"/>
          <w:sz w:val="24"/>
          <w:szCs w:val="24"/>
        </w:rPr>
        <w:t>17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64AA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Среди прочего он также поддерживает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подповерхностное рассеивание</w:t>
      </w:r>
      <w:r w:rsidR="00A50FFF" w:rsidRPr="005657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(</w:t>
      </w:r>
      <w:r w:rsidR="00864AA1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73F84AD8" w14:textId="03C99BD2" w:rsidR="00CF7C43" w:rsidRPr="00434AEB" w:rsidRDefault="00CF7C43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ProRadeon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Render</w:t>
      </w:r>
    </w:p>
    <w:p w14:paraId="222EF965" w14:textId="4ADEDDAE" w:rsidR="00434AEB" w:rsidRPr="00434AEB" w:rsidRDefault="00434AEB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Основная метрика для сравнения изображений – отношение между максимумом возможного значения сигнала к мощности искажающего шум</w:t>
      </w:r>
      <w:r w:rsidR="004A7132">
        <w:rPr>
          <w:rFonts w:ascii="Times New Roman" w:eastAsia="Times New Roman" w:hAnsi="Times New Roman" w:cs="Times New Roman"/>
          <w:sz w:val="24"/>
          <w:szCs w:val="24"/>
          <w:highlight w:val="white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PSNR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peak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signal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to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noise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ratio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Поскольку многие сигналы имеют широкий динамический диапазон, PSNR обычно измеряется в логарифмической шкале в децибелах 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9264B8" w:rsidRPr="009264B8">
        <w:rPr>
          <w:rFonts w:ascii="Times New Roman" w:eastAsia="Times New Roman" w:hAnsi="Times New Roman" w:cs="Times New Roman"/>
          <w:sz w:val="24"/>
          <w:szCs w:val="24"/>
          <w:highlight w:val="white"/>
        </w:rPr>
        <w:t>18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].</w:t>
      </w:r>
    </w:p>
    <w:p w14:paraId="6EDAD7AB" w14:textId="097C3DFB" w:rsidR="00434AEB" w:rsidRPr="00D52213" w:rsidRDefault="00434AEB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PSNR наиболее часто используется для измерения уровня искажений при сжатии изображений.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Эту меру можно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связать со среднеквадратичной ошиб</w:t>
      </w:r>
      <w:r w:rsidR="005657A9">
        <w:rPr>
          <w:rFonts w:ascii="Times New Roman" w:eastAsia="Times New Roman" w:hAnsi="Times New Roman" w:cs="Times New Roman"/>
          <w:sz w:val="24"/>
          <w:szCs w:val="24"/>
        </w:rPr>
        <w:t>к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ой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(СКО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mean</w:t>
      </w:r>
      <w:proofErr w:type="spellEnd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square</w:t>
      </w:r>
      <w:proofErr w:type="spellEnd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). Д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ля двух монохромных изображений </w:t>
      </w:r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размера </w:t>
      </w:r>
      <w:proofErr w:type="spellStart"/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m×n</w:t>
      </w:r>
      <w:proofErr w:type="spellEnd"/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, одно из которых считается зашумленным приближением другого,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 вычисляется по формуле </w:t>
      </w:r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(</w:t>
      </w:r>
      <w:proofErr w:type="spellStart"/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val="en-US"/>
        </w:rPr>
        <w:t>mse</w:t>
      </w:r>
      <w:proofErr w:type="spellEnd"/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_1)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:</w:t>
      </w:r>
    </w:p>
    <w:p w14:paraId="0D0B940D" w14:textId="59258274" w:rsidR="004A7132" w:rsidRPr="00D52213" w:rsidRDefault="00593244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ins w:id="473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 xml:space="preserve">MSE= </m:t>
            </w:ins>
          </m:r>
          <m:f>
            <m:fPr>
              <m:ctrlPr>
                <w:ins w:id="474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fPr>
            <m:num>
              <m:r>
                <w:ins w:id="475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1</m:t>
                </w:ins>
              </m:r>
            </m:num>
            <m:den>
              <m:r>
                <w:ins w:id="476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mn</m:t>
                </w:ins>
              </m:r>
            </m:den>
          </m:f>
          <m:nary>
            <m:naryPr>
              <m:chr m:val="∑"/>
              <m:limLoc m:val="undOvr"/>
              <m:ctrlPr>
                <w:ins w:id="477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naryPr>
            <m:sub>
              <m:r>
                <w:ins w:id="478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i=0</m:t>
                </w:ins>
              </m:r>
            </m:sub>
            <m:sup>
              <m:r>
                <w:ins w:id="479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m-1</m:t>
                </w:ins>
              </m:r>
            </m:sup>
            <m:e>
              <m:nary>
                <m:naryPr>
                  <m:chr m:val="∑"/>
                  <m:limLoc m:val="undOvr"/>
                  <m:ctrlPr>
                    <w:ins w:id="480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w:ins>
                  </m:ctrlPr>
                </m:naryPr>
                <m:sub>
                  <m:r>
                    <w:ins w:id="481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j=0</m:t>
                    </w:ins>
                  </m:r>
                </m:sub>
                <m:sup>
                  <m:r>
                    <w:ins w:id="482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n-1</m:t>
                    </w:ins>
                  </m:r>
                </m:sup>
                <m:e>
                  <m:sSup>
                    <m:sSupPr>
                      <m:ctrlPr>
                        <w:ins w:id="483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w:ins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ins w:id="484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ins>
                          </m:ctrlPr>
                        </m:dPr>
                        <m:e>
                          <m:r>
                            <w:ins w:id="485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w:ins>
                          </m:r>
                          <m:d>
                            <m:dPr>
                              <m:ctrlPr>
                                <w:ins w:id="486" w:author="Борис Гогинян" w:date="2020-03-28T05:28:00Z"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ins>
                              </m:ctrlPr>
                            </m:dPr>
                            <m:e>
                              <m:r>
                                <w:ins w:id="487" w:author="Борис Гогинян" w:date="2020-03-28T05:28:00Z"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i,j</m:t>
                                </w:ins>
                              </m:r>
                            </m:e>
                          </m:d>
                          <m:r>
                            <w:ins w:id="488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- K(i, j)</m:t>
                            </w:ins>
                          </m:r>
                        </m:e>
                      </m:d>
                    </m:e>
                    <m:sup>
                      <m:r>
                        <w:ins w:id="489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w:ins>
                      </m:r>
                    </m:sup>
                  </m:sSup>
                </m:e>
              </m:nary>
            </m:e>
          </m:nary>
        </m:oMath>
      </m:oMathPara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214"/>
        <w:gridCol w:w="1003"/>
      </w:tblGrid>
      <w:tr w:rsidR="004A7132" w:rsidRPr="000A674A" w:rsidDel="00593244" w14:paraId="74A88B70" w14:textId="026789FE" w:rsidTr="00937CF7">
        <w:trPr>
          <w:del w:id="490" w:author="Борис Гогинян" w:date="2020-03-28T05:28:00Z"/>
        </w:trPr>
        <w:tc>
          <w:tcPr>
            <w:tcW w:w="9214" w:type="dxa"/>
          </w:tcPr>
          <w:p w14:paraId="11681FCE" w14:textId="165E9A80" w:rsidR="004A7132" w:rsidRPr="00434AEB" w:rsidDel="00593244" w:rsidRDefault="004A7132" w:rsidP="004A7132">
            <w:pPr>
              <w:spacing w:line="360" w:lineRule="auto"/>
              <w:contextualSpacing/>
              <w:jc w:val="both"/>
              <w:rPr>
                <w:del w:id="491" w:author="Борис Гогинян" w:date="2020-03-28T05:28:00Z"/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r>
                  <w:del w:id="492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 xml:space="preserve">MSE= </m:t>
                  </w:del>
                </m:r>
                <m:f>
                  <m:fPr>
                    <m:ctrlPr>
                      <w:del w:id="493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w:del>
                    </m:ctrlPr>
                  </m:fPr>
                  <m:num>
                    <m:r>
                      <w:del w:id="494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1</m:t>
                      </w:del>
                    </m:r>
                  </m:num>
                  <m:den>
                    <m:r>
                      <w:del w:id="495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mn</m:t>
                      </w:del>
                    </m:r>
                  </m:den>
                </m:f>
                <m:nary>
                  <m:naryPr>
                    <m:chr m:val="∑"/>
                    <m:limLoc m:val="undOvr"/>
                    <m:ctrlPr>
                      <w:del w:id="496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w:del>
                    </m:ctrlPr>
                  </m:naryPr>
                  <m:sub>
                    <m:r>
                      <w:del w:id="497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i=0</m:t>
                      </w:del>
                    </m:r>
                  </m:sub>
                  <m:sup>
                    <m:r>
                      <w:del w:id="498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m-1</m:t>
                      </w:del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del w:id="499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w:del>
                        </m:ctrlPr>
                      </m:naryPr>
                      <m:sub>
                        <m:r>
                          <w:del w:id="500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j=0</m:t>
                          </w:del>
                        </m:r>
                      </m:sub>
                      <m:sup>
                        <m:r>
                          <w:del w:id="501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n-1</m:t>
                          </w:del>
                        </m:r>
                      </m:sup>
                      <m:e>
                        <m:sSup>
                          <m:sSupPr>
                            <m:ctrlPr>
                              <w:del w:id="502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w:del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del w:id="503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del>
                                </m:ctrlPr>
                              </m:dPr>
                              <m:e>
                                <m:r>
                                  <w:del w:id="504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I</m:t>
                                  </w:del>
                                </m:r>
                                <m:d>
                                  <m:dPr>
                                    <m:ctrlPr>
                                      <w:del w:id="505" w:author="Борис Гогинян" w:date="2020-03-28T05:28:00Z"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en-US" w:eastAsia="ru-RU"/>
                                        </w:rPr>
                                      </w:del>
                                    </m:ctrlPr>
                                  </m:dPr>
                                  <m:e>
                                    <m:r>
                                      <w:del w:id="506" w:author="Борис Гогинян" w:date="2020-03-28T05:28:00Z">
                                        <w:rPr>
                                          <w:rFonts w:ascii="Cambria Math" w:eastAsia="Times New Roman" w:hAnsi="Cambria Math" w:cs="Times New Roman"/>
                                          <w:sz w:val="24"/>
                                          <w:szCs w:val="24"/>
                                          <w:lang w:val="en-US" w:eastAsia="ru-RU"/>
                                        </w:rPr>
                                        <m:t>i,j</m:t>
                                      </w:del>
                                    </m:r>
                                  </m:e>
                                </m:d>
                                <m:r>
                                  <w:del w:id="507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- K(i, j)</m:t>
                                  </w:del>
                                </m:r>
                              </m:e>
                            </m:d>
                          </m:e>
                          <m:sup>
                            <m:r>
                              <w:del w:id="50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2</m:t>
                              </w:del>
                            </m:r>
                          </m:sup>
                        </m:sSup>
                      </m:e>
                    </m:nary>
                  </m:e>
                </m:nary>
                <m:r>
                  <w:del w:id="509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.</m:t>
                  </w:del>
                </m:r>
              </m:oMath>
            </m:oMathPara>
          </w:p>
        </w:tc>
        <w:tc>
          <w:tcPr>
            <w:tcW w:w="992" w:type="dxa"/>
          </w:tcPr>
          <w:p w14:paraId="6F9E6EAB" w14:textId="4659E9B4" w:rsidR="004A7132" w:rsidRPr="009264B8" w:rsidDel="00593244" w:rsidRDefault="004A7132" w:rsidP="004A7132">
            <w:pPr>
              <w:spacing w:line="360" w:lineRule="auto"/>
              <w:contextualSpacing/>
              <w:jc w:val="both"/>
              <w:rPr>
                <w:del w:id="510" w:author="Борис Гогинян" w:date="2020-03-28T05:28:00Z"/>
                <w:rFonts w:ascii="Times New Roman" w:eastAsia="Times New Roman" w:hAnsi="Times New Roman" w:cs="Times New Roman"/>
                <w:color w:val="1F497D" w:themeColor="text2"/>
                <w:sz w:val="24"/>
                <w:szCs w:val="24"/>
                <w:lang w:val="en-US" w:eastAsia="ru-RU"/>
              </w:rPr>
            </w:pPr>
            <w:del w:id="511" w:author="Борис Гогинян" w:date="2020-03-28T05:28:00Z"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(mse_1)</w:delText>
              </w:r>
            </w:del>
          </w:p>
        </w:tc>
      </w:tr>
    </w:tbl>
    <w:p w14:paraId="0E27B00A" w14:textId="77777777" w:rsidR="004A7132" w:rsidRDefault="004A7132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8FB1C8" w14:textId="77777777" w:rsidR="004A7132" w:rsidRPr="004A7132" w:rsidRDefault="004A7132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Выражение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PSNR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 использованием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представлено в формуле 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(</w:t>
      </w:r>
      <w:proofErr w:type="spellStart"/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val="en-US"/>
        </w:rPr>
        <w:t>psnr</w:t>
      </w:r>
      <w:proofErr w:type="spellEnd"/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_1):</w:t>
      </w:r>
    </w:p>
    <w:p w14:paraId="60061E4C" w14:textId="55C7117D" w:rsidR="00434AEB" w:rsidRPr="004A7132" w:rsidRDefault="00593244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m:oMathPara>
        <m:oMath>
          <m:r>
            <w:ins w:id="512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PSNR=10 </m:t>
            </w:ins>
          </m:r>
          <m:sSub>
            <m:sSubPr>
              <m:ctrlPr>
                <w:ins w:id="513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sSubPr>
            <m:e>
              <m:r>
                <w:ins w:id="514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log</m:t>
                </w:ins>
              </m:r>
            </m:e>
            <m:sub>
              <m:r>
                <w:ins w:id="515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10</m:t>
                </w:ins>
              </m:r>
            </m:sub>
          </m:sSub>
          <m:d>
            <m:dPr>
              <m:ctrlPr>
                <w:ins w:id="516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dPr>
            <m:e>
              <m:f>
                <m:fPr>
                  <m:ctrlPr>
                    <w:ins w:id="517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w:ins>
                  </m:ctrlPr>
                </m:fPr>
                <m:num>
                  <m:sSubSup>
                    <m:sSubSupPr>
                      <m:ctrlPr>
                        <w:ins w:id="518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sSubSupPr>
                    <m:e>
                      <m:r>
                        <w:ins w:id="519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MAX</m:t>
                        </w:ins>
                      </m:r>
                    </m:e>
                    <m:sub>
                      <m:r>
                        <w:ins w:id="520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I</m:t>
                        </w:ins>
                      </m:r>
                    </m:sub>
                    <m:sup>
                      <m:r>
                        <w:ins w:id="521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2</m:t>
                        </w:ins>
                      </m:r>
                    </m:sup>
                  </m:sSubSup>
                </m:num>
                <m:den>
                  <m:r>
                    <w:ins w:id="522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MSE</m:t>
                    </w:ins>
                  </m:r>
                </m:den>
              </m:f>
            </m:e>
          </m:d>
          <m:r>
            <w:ins w:id="523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>=20</m:t>
            </w:ins>
          </m:r>
          <m:sSub>
            <m:sSubPr>
              <m:ctrlPr>
                <w:ins w:id="524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sSubPr>
            <m:e>
              <m:r>
                <w:ins w:id="525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log</m:t>
                </w:ins>
              </m:r>
            </m:e>
            <m:sub>
              <m:r>
                <w:ins w:id="526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10</m:t>
                </w:ins>
              </m:r>
            </m:sub>
          </m:sSub>
          <m:d>
            <m:dPr>
              <m:ctrlPr>
                <w:ins w:id="527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dPr>
            <m:e>
              <m:f>
                <m:fPr>
                  <m:ctrlPr>
                    <w:ins w:id="528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w:ins>
                  </m:ctrlPr>
                </m:fPr>
                <m:num>
                  <m:sSub>
                    <m:sSubPr>
                      <m:ctrlPr>
                        <w:ins w:id="529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sSubPr>
                    <m:e>
                      <m:r>
                        <w:ins w:id="530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MAX</m:t>
                        </w:ins>
                      </m:r>
                    </m:e>
                    <m:sub>
                      <m:r>
                        <w:ins w:id="531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I</m:t>
                        </w:ins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ins w:id="532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radPr>
                    <m:deg/>
                    <m:e>
                      <m:r>
                        <w:ins w:id="533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MSE</m:t>
                        </w:ins>
                      </m:r>
                    </m:e>
                  </m:rad>
                </m:den>
              </m:f>
            </m:e>
          </m:d>
          <m:r>
            <w:ins w:id="534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>,</m:t>
            </w:ins>
          </m:r>
        </m:oMath>
      </m:oMathPara>
      <w:commentRangeStart w:id="535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214"/>
        <w:gridCol w:w="1030"/>
      </w:tblGrid>
      <w:tr w:rsidR="004A7132" w:rsidRPr="000A674A" w:rsidDel="00593244" w14:paraId="688B3CDD" w14:textId="416F2AD2" w:rsidTr="00937CF7">
        <w:trPr>
          <w:del w:id="536" w:author="Борис Гогинян" w:date="2020-03-28T05:28:00Z"/>
        </w:trPr>
        <w:tc>
          <w:tcPr>
            <w:tcW w:w="9214" w:type="dxa"/>
          </w:tcPr>
          <w:p w14:paraId="6C201EF1" w14:textId="60CA8E6F" w:rsidR="004A7132" w:rsidRPr="004A7132" w:rsidDel="00593244" w:rsidRDefault="00593244" w:rsidP="00E759F8">
            <w:pPr>
              <w:spacing w:line="360" w:lineRule="auto"/>
              <w:contextualSpacing/>
              <w:jc w:val="both"/>
              <w:rPr>
                <w:del w:id="537" w:author="Борис Гогинян" w:date="2020-03-28T05:28:00Z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r>
                  <w:ins w:id="538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PSNR=10 </m:t>
                  </w:ins>
                </m:r>
                <m:sSub>
                  <m:sSubPr>
                    <m:ctrlPr>
                      <w:ins w:id="539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sSubPr>
                  <m:e>
                    <m:r>
                      <w:ins w:id="540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ins>
                    </m:r>
                  </m:e>
                  <m:sub>
                    <m:r>
                      <w:ins w:id="541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ins>
                    </m:r>
                  </m:sub>
                </m:sSub>
                <m:d>
                  <m:dPr>
                    <m:ctrlPr>
                      <w:ins w:id="542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dPr>
                  <m:e>
                    <m:f>
                      <m:fPr>
                        <m:ctrlPr>
                          <w:ins w:id="543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ins>
                        </m:ctrlPr>
                      </m:fPr>
                      <m:num>
                        <m:sSubSup>
                          <m:sSubSupPr>
                            <m:ctrlPr>
                              <w:ins w:id="544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sSubSupPr>
                          <m:e>
                            <m:r>
                              <w:ins w:id="545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ins>
                            </m:r>
                          </m:e>
                          <m:sub>
                            <m:r>
                              <w:ins w:id="546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ins>
                            </m:r>
                          </m:sub>
                          <m:sup>
                            <m:r>
                              <w:ins w:id="547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w:ins>
                            </m:r>
                          </m:sup>
                        </m:sSubSup>
                      </m:num>
                      <m:den>
                        <m:r>
                          <w:ins w:id="548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MSE</m:t>
                          </w:ins>
                        </m:r>
                      </m:den>
                    </m:f>
                  </m:e>
                </m:d>
                <m:r>
                  <w:ins w:id="549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=20</m:t>
                  </w:ins>
                </m:r>
                <m:sSub>
                  <m:sSubPr>
                    <m:ctrlPr>
                      <w:ins w:id="550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sSubPr>
                  <m:e>
                    <m:r>
                      <w:ins w:id="551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ins>
                    </m:r>
                  </m:e>
                  <m:sub>
                    <m:r>
                      <w:ins w:id="552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ins>
                    </m:r>
                  </m:sub>
                </m:sSub>
                <m:d>
                  <m:dPr>
                    <m:ctrlPr>
                      <w:ins w:id="553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dPr>
                  <m:e>
                    <m:f>
                      <m:fPr>
                        <m:ctrlPr>
                          <w:ins w:id="554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ins>
                        </m:ctrlPr>
                      </m:fPr>
                      <m:num>
                        <m:sSub>
                          <m:sSubPr>
                            <m:ctrlPr>
                              <w:ins w:id="555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sSubPr>
                          <m:e>
                            <m:r>
                              <w:ins w:id="556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ins>
                            </m:r>
                          </m:e>
                          <m:sub>
                            <m:r>
                              <w:ins w:id="557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ins>
                            </m:r>
                          </m:sub>
                        </m:sSub>
                      </m:num>
                      <m:den>
                        <m:rad>
                          <m:radPr>
                            <m:degHide m:val="1"/>
                            <m:ctrlPr>
                              <w:ins w:id="55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radPr>
                          <m:deg/>
                          <m:e>
                            <m:r>
                              <w:ins w:id="559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MSE</m:t>
                              </w:ins>
                            </m:r>
                          </m:e>
                        </m:rad>
                      </m:den>
                    </m:f>
                  </m:e>
                </m:d>
                <m:r>
                  <w:ins w:id="560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w:ins>
                </m:r>
                <m:r>
                  <w:del w:id="561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PSNR=10 </m:t>
                  </w:del>
                </m:r>
                <m:sSub>
                  <m:sSubPr>
                    <m:ctrlPr>
                      <w:del w:id="562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sSubPr>
                  <m:e>
                    <m:r>
                      <w:del w:id="563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del>
                    </m:r>
                  </m:e>
                  <m:sub>
                    <m:r>
                      <w:del w:id="564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del>
                    </m:r>
                  </m:sub>
                </m:sSub>
                <m:d>
                  <m:dPr>
                    <m:ctrlPr>
                      <w:del w:id="565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dPr>
                  <m:e>
                    <m:f>
                      <m:fPr>
                        <m:ctrlPr>
                          <w:del w:id="566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fPr>
                      <m:num>
                        <m:sSubSup>
                          <m:sSubSupPr>
                            <m:ctrlPr>
                              <w:del w:id="567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sSubSupPr>
                          <m:e>
                            <m:r>
                              <w:del w:id="56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del>
                            </m:r>
                          </m:e>
                          <m:sub>
                            <m:r>
                              <w:del w:id="569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del>
                            </m:r>
                          </m:sub>
                          <m:sup>
                            <m:r>
                              <w:del w:id="570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w:del>
                            </m:r>
                          </m:sup>
                        </m:sSubSup>
                      </m:num>
                      <m:den>
                        <m:r>
                          <w:del w:id="571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MSE</m:t>
                          </w:del>
                        </m:r>
                      </m:den>
                    </m:f>
                  </m:e>
                </m:d>
                <m:r>
                  <w:del w:id="572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=20</m:t>
                  </w:del>
                </m:r>
                <m:sSub>
                  <m:sSubPr>
                    <m:ctrlPr>
                      <w:del w:id="573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sSubPr>
                  <m:e>
                    <m:r>
                      <w:del w:id="574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del>
                    </m:r>
                  </m:e>
                  <m:sub>
                    <m:r>
                      <w:del w:id="575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del>
                    </m:r>
                  </m:sub>
                </m:sSub>
                <m:d>
                  <m:dPr>
                    <m:ctrlPr>
                      <w:del w:id="576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dPr>
                  <m:e>
                    <m:f>
                      <m:fPr>
                        <m:ctrlPr>
                          <w:del w:id="577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fPr>
                      <m:num>
                        <m:sSub>
                          <m:sSubPr>
                            <m:ctrlPr>
                              <w:del w:id="57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sSubPr>
                          <m:e>
                            <m:r>
                              <w:del w:id="579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del>
                            </m:r>
                          </m:e>
                          <m:sub>
                            <m:r>
                              <w:del w:id="580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del>
                            </m:r>
                          </m:sub>
                        </m:sSub>
                      </m:num>
                      <m:den>
                        <m:rad>
                          <m:radPr>
                            <m:degHide m:val="1"/>
                            <m:ctrlPr>
                              <w:del w:id="581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radPr>
                          <m:deg/>
                          <m:e>
                            <m:r>
                              <w:del w:id="582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MSE</m:t>
                              </w:del>
                            </m:r>
                          </m:e>
                        </m:rad>
                      </m:den>
                    </m:f>
                  </m:e>
                </m:d>
                <m:r>
                  <w:del w:id="583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w:del>
                </m:r>
              </m:oMath>
            </m:oMathPara>
          </w:p>
        </w:tc>
        <w:tc>
          <w:tcPr>
            <w:tcW w:w="992" w:type="dxa"/>
          </w:tcPr>
          <w:p w14:paraId="578672E3" w14:textId="6BAF5C27" w:rsidR="004A7132" w:rsidRPr="009264B8" w:rsidDel="00593244" w:rsidRDefault="004A7132" w:rsidP="004A7132">
            <w:pPr>
              <w:spacing w:line="360" w:lineRule="auto"/>
              <w:contextualSpacing/>
              <w:jc w:val="both"/>
              <w:rPr>
                <w:del w:id="584" w:author="Борис Гогинян" w:date="2020-03-28T05:28:00Z"/>
                <w:rFonts w:ascii="Times New Roman" w:eastAsia="Times New Roman" w:hAnsi="Times New Roman" w:cs="Times New Roman"/>
                <w:color w:val="1F497D" w:themeColor="text2"/>
                <w:sz w:val="24"/>
                <w:szCs w:val="24"/>
                <w:lang w:val="en-US" w:eastAsia="ru-RU"/>
              </w:rPr>
            </w:pPr>
            <w:del w:id="585" w:author="Борис Гогинян" w:date="2020-03-28T05:28:00Z"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(psnr_</w:delText>
              </w:r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eastAsia="ru-RU"/>
                </w:rPr>
                <w:delText>1</w:delText>
              </w:r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)</w:delText>
              </w:r>
            </w:del>
          </w:p>
        </w:tc>
      </w:tr>
    </w:tbl>
    <w:commentRangeEnd w:id="535"/>
    <w:p w14:paraId="44EAFD9C" w14:textId="77777777" w:rsidR="004A7132" w:rsidRDefault="001443D9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Style w:val="af4"/>
          <w:rFonts w:asciiTheme="minorHAnsi" w:eastAsiaTheme="minorHAnsi" w:hAnsiTheme="minorHAnsi" w:cstheme="minorBidi"/>
          <w:lang w:eastAsia="en-US"/>
        </w:rPr>
        <w:commentReference w:id="535"/>
      </w:r>
    </w:p>
    <w:p w14:paraId="72DC19A9" w14:textId="77777777" w:rsidR="00E759F8" w:rsidRPr="00E759F8" w:rsidRDefault="00E759F8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здесь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MAX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– максимальное значение яркости пикселя изображения. Чаще всего,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MAX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=255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. Для цветных изображений </w:t>
      </w:r>
      <w:r w:rsidRPr="00E759F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MSE</w:t>
      </w:r>
      <w:r w:rsidRPr="00E759F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это комбинация отклонений по трём каналам (красный, зелёный и синий), поэтому в аналоге формулы</w:t>
      </w:r>
      <w:del w:id="586" w:author="Борис Гогинян" w:date="2020-03-28T05:28:00Z">
        <w:r w:rsidDel="00593244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</w:rPr>
          <w:delText>(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  <w:lang w:val="en-US"/>
          </w:rPr>
          <w:delText>mse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</w:rPr>
          <w:delText>_1)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 xml:space="preserve"> для цветного изображения знаменатель умножается на 3.</w:t>
      </w:r>
    </w:p>
    <w:p w14:paraId="76D78EE0" w14:textId="77777777" w:rsidR="002317FE" w:rsidRDefault="001D63F7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 Эксперименты</w:t>
      </w:r>
    </w:p>
    <w:p w14:paraId="74E1917C" w14:textId="77777777" w:rsidR="001D63F7" w:rsidRDefault="001D63F7" w:rsidP="00AB38D7">
      <w:pPr>
        <w:spacing w:after="0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экспериментальной части исследования на представленном наборе данных было протестировано несколько алгоритмов классификации. Их результаты сравниваются в выводах работы.</w:t>
      </w:r>
      <w:r w:rsidR="00937CF7" w:rsidRPr="00937CF7">
        <w:rPr>
          <w:rFonts w:ascii="Times New Roman" w:hAnsi="Times New Roman" w:cs="Times New Roman"/>
          <w:sz w:val="24"/>
          <w:szCs w:val="24"/>
        </w:rPr>
        <w:t xml:space="preserve"> </w:t>
      </w:r>
      <w:r w:rsidR="00937CF7">
        <w:rPr>
          <w:rFonts w:ascii="Times New Roman" w:hAnsi="Times New Roman" w:cs="Times New Roman"/>
          <w:sz w:val="24"/>
          <w:szCs w:val="24"/>
        </w:rPr>
        <w:t>Реализациям алгоритмов трассировки предоставлялось примерно одинаковое количество времени для подготовки изображения (около 1000 – 1500 с.). Результаты их работы сравнивались с эталонным изображением.</w:t>
      </w:r>
    </w:p>
    <w:p w14:paraId="5D6B0D11" w14:textId="77777777" w:rsidR="00937CF7" w:rsidRPr="00937CF7" w:rsidRDefault="00937CF7" w:rsidP="00AB38D7">
      <w:pPr>
        <w:spacing w:after="0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эксперимент продолжался примерно до 15000 – 20000 с. </w:t>
      </w:r>
      <w:r w:rsidR="00A57769">
        <w:rPr>
          <w:rFonts w:ascii="Times New Roman" w:hAnsi="Times New Roman" w:cs="Times New Roman"/>
          <w:sz w:val="24"/>
          <w:szCs w:val="24"/>
        </w:rPr>
        <w:t>Качество полученных изображений сравнивалось на промежуточных этапах и по истечении этого времени.</w:t>
      </w:r>
    </w:p>
    <w:p w14:paraId="5839D05A" w14:textId="77777777" w:rsidR="001D63F7" w:rsidRPr="001D63F7" w:rsidRDefault="001D63F7" w:rsidP="001D63F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 w:rsidR="003749BB">
        <w:rPr>
          <w:rFonts w:ascii="Times New Roman" w:hAnsi="Times New Roman" w:cs="Times New Roman"/>
          <w:b/>
          <w:sz w:val="24"/>
          <w:szCs w:val="24"/>
        </w:rPr>
        <w:t>Эксперимент 1</w:t>
      </w:r>
    </w:p>
    <w:p w14:paraId="3B5392A2" w14:textId="777AA063" w:rsidR="00DB1347" w:rsidRDefault="009264B8" w:rsidP="00DB134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данном эксперименте на белой диффузной плоскости расположена модель граненого стакана. Материал стакана – гладкое бесцветное стекло.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Фон окружения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полностью черный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. Исследуется корректность визуализации прозрачного стекла и оптического эффекта каустики. </w:t>
      </w:r>
    </w:p>
    <w:p w14:paraId="4B94D5A5" w14:textId="2C5B86CA" w:rsidR="00DB1347" w:rsidRDefault="009264B8" w:rsidP="0066640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tracing, LuxCore –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Bidir</w:t>
      </w:r>
      <w:proofErr w:type="spellEnd"/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 Metropolis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appleseed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SPPM</w:t>
      </w:r>
      <w:r w:rsidR="00666404"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4E4EB266" w14:textId="77777777" w:rsidR="00666404" w:rsidRPr="00666404" w:rsidRDefault="00666404" w:rsidP="0066640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p w14:paraId="3D98B4A4" w14:textId="13E03993" w:rsidR="00DD74B8" w:rsidRPr="00666404" w:rsidRDefault="00DB1347" w:rsidP="00666404">
      <w:pPr>
        <w:spacing w:after="0"/>
        <w:ind w:firstLine="567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1. Время работы (с точностью до единиц) и качество (с точностью до 0.01</w:t>
      </w:r>
      <w:r w:rsidR="00C4004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дБ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полученного изображения реализациями алгоритмов трассировки </w:t>
      </w:r>
      <w:r w:rsid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ore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модели </w:t>
      </w:r>
      <w:r w:rsidR="00A530E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прозрачного стеклянного стакана</w:t>
      </w:r>
      <w:r w:rsidR="00666404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D52213" w14:paraId="3946753E" w14:textId="77777777" w:rsidTr="00D52213">
        <w:tc>
          <w:tcPr>
            <w:tcW w:w="3473" w:type="dxa"/>
          </w:tcPr>
          <w:p w14:paraId="1F3DEEBA" w14:textId="77777777" w:rsid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17642D90" w14:textId="77777777" w:rsid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7CD4C5C0" w14:textId="77777777" w:rsidR="00D52213" w:rsidRP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DB1347" w14:paraId="0A077044" w14:textId="77777777" w:rsidTr="00D52213">
        <w:tc>
          <w:tcPr>
            <w:tcW w:w="3473" w:type="dxa"/>
            <w:vMerge w:val="restart"/>
          </w:tcPr>
          <w:p w14:paraId="2BDF942B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552CA012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1186</w:t>
            </w:r>
          </w:p>
        </w:tc>
        <w:tc>
          <w:tcPr>
            <w:tcW w:w="3474" w:type="dxa"/>
          </w:tcPr>
          <w:p w14:paraId="66F754DA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34.09</w:t>
            </w:r>
          </w:p>
        </w:tc>
      </w:tr>
      <w:tr w:rsidR="00DB1347" w14:paraId="596A3F43" w14:textId="77777777" w:rsidTr="00D52213">
        <w:tc>
          <w:tcPr>
            <w:tcW w:w="3473" w:type="dxa"/>
            <w:vMerge/>
          </w:tcPr>
          <w:p w14:paraId="3DEEC669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D0D63BD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1745</w:t>
            </w:r>
          </w:p>
        </w:tc>
        <w:tc>
          <w:tcPr>
            <w:tcW w:w="3474" w:type="dxa"/>
          </w:tcPr>
          <w:p w14:paraId="62A57777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35.52</w:t>
            </w:r>
          </w:p>
        </w:tc>
      </w:tr>
      <w:tr w:rsidR="00DB1347" w14:paraId="497551F2" w14:textId="77777777" w:rsidTr="00D52213">
        <w:tc>
          <w:tcPr>
            <w:tcW w:w="3473" w:type="dxa"/>
            <w:vMerge/>
          </w:tcPr>
          <w:p w14:paraId="3656B9A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8AD95C6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3325</w:t>
            </w:r>
          </w:p>
        </w:tc>
        <w:tc>
          <w:tcPr>
            <w:tcW w:w="3474" w:type="dxa"/>
          </w:tcPr>
          <w:p w14:paraId="387390A4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38.01</w:t>
            </w:r>
          </w:p>
        </w:tc>
      </w:tr>
      <w:tr w:rsidR="00DB1347" w14:paraId="3C3610A9" w14:textId="77777777" w:rsidTr="00D52213">
        <w:tc>
          <w:tcPr>
            <w:tcW w:w="3473" w:type="dxa"/>
            <w:vMerge/>
          </w:tcPr>
          <w:p w14:paraId="45FB0818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A4EE10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6247</w:t>
            </w:r>
          </w:p>
        </w:tc>
        <w:tc>
          <w:tcPr>
            <w:tcW w:w="3474" w:type="dxa"/>
          </w:tcPr>
          <w:p w14:paraId="267329EF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41.05</w:t>
            </w:r>
          </w:p>
        </w:tc>
      </w:tr>
      <w:tr w:rsidR="00DB1347" w14:paraId="16E35CA6" w14:textId="77777777" w:rsidTr="00D52213">
        <w:tc>
          <w:tcPr>
            <w:tcW w:w="3473" w:type="dxa"/>
            <w:vMerge/>
          </w:tcPr>
          <w:p w14:paraId="049F31C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2AB49AA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11952</w:t>
            </w:r>
          </w:p>
        </w:tc>
        <w:tc>
          <w:tcPr>
            <w:tcW w:w="3474" w:type="dxa"/>
          </w:tcPr>
          <w:p w14:paraId="3D217F1A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45.48</w:t>
            </w:r>
          </w:p>
        </w:tc>
      </w:tr>
      <w:tr w:rsidR="00DB1347" w14:paraId="01C77F85" w14:textId="77777777" w:rsidTr="00DB1347">
        <w:tc>
          <w:tcPr>
            <w:tcW w:w="3473" w:type="dxa"/>
            <w:vMerge w:val="restart"/>
          </w:tcPr>
          <w:p w14:paraId="3F1A666E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65687CF2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1006</w:t>
            </w:r>
          </w:p>
        </w:tc>
        <w:tc>
          <w:tcPr>
            <w:tcW w:w="3474" w:type="dxa"/>
          </w:tcPr>
          <w:p w14:paraId="63C27B52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11.64</w:t>
            </w:r>
          </w:p>
        </w:tc>
      </w:tr>
      <w:tr w:rsidR="00DB1347" w14:paraId="34326CFC" w14:textId="77777777" w:rsidTr="00DB1347">
        <w:tc>
          <w:tcPr>
            <w:tcW w:w="3473" w:type="dxa"/>
            <w:vMerge/>
          </w:tcPr>
          <w:p w14:paraId="5312826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88FEA4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2116</w:t>
            </w:r>
          </w:p>
        </w:tc>
        <w:tc>
          <w:tcPr>
            <w:tcW w:w="3474" w:type="dxa"/>
          </w:tcPr>
          <w:p w14:paraId="646B77D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11.66</w:t>
            </w:r>
          </w:p>
        </w:tc>
      </w:tr>
      <w:tr w:rsidR="00DB1347" w14:paraId="120CAF73" w14:textId="77777777" w:rsidTr="00DB1347">
        <w:tc>
          <w:tcPr>
            <w:tcW w:w="3473" w:type="dxa"/>
            <w:vMerge/>
          </w:tcPr>
          <w:p w14:paraId="62486C05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CDFD829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4113</w:t>
            </w:r>
          </w:p>
        </w:tc>
        <w:tc>
          <w:tcPr>
            <w:tcW w:w="3474" w:type="dxa"/>
          </w:tcPr>
          <w:p w14:paraId="67B00CA5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11.69</w:t>
            </w:r>
          </w:p>
        </w:tc>
      </w:tr>
      <w:tr w:rsidR="00DB1347" w14:paraId="68F2E415" w14:textId="77777777" w:rsidTr="00DB1347">
        <w:tc>
          <w:tcPr>
            <w:tcW w:w="3473" w:type="dxa"/>
            <w:vMerge/>
          </w:tcPr>
          <w:p w14:paraId="4101652C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0BA80E0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7907</w:t>
            </w:r>
          </w:p>
        </w:tc>
        <w:tc>
          <w:tcPr>
            <w:tcW w:w="3474" w:type="dxa"/>
          </w:tcPr>
          <w:p w14:paraId="5B148CCA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11.76</w:t>
            </w:r>
          </w:p>
        </w:tc>
      </w:tr>
      <w:tr w:rsidR="00DB1347" w14:paraId="219E4E16" w14:textId="77777777" w:rsidTr="00DB1347">
        <w:tc>
          <w:tcPr>
            <w:tcW w:w="3473" w:type="dxa"/>
            <w:vMerge/>
          </w:tcPr>
          <w:p w14:paraId="4B99056E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1F78A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16301</w:t>
            </w:r>
          </w:p>
        </w:tc>
        <w:tc>
          <w:tcPr>
            <w:tcW w:w="3474" w:type="dxa"/>
          </w:tcPr>
          <w:p w14:paraId="06AC21A7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11.90</w:t>
            </w:r>
          </w:p>
        </w:tc>
      </w:tr>
      <w:tr w:rsidR="00DB1347" w14:paraId="54E4CB33" w14:textId="77777777" w:rsidTr="00DB1347">
        <w:tc>
          <w:tcPr>
            <w:tcW w:w="3473" w:type="dxa"/>
            <w:vMerge w:val="restart"/>
          </w:tcPr>
          <w:p w14:paraId="4B32FAF5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  <w:proofErr w:type="spellEnd"/>
          </w:p>
        </w:tc>
        <w:tc>
          <w:tcPr>
            <w:tcW w:w="3473" w:type="dxa"/>
          </w:tcPr>
          <w:p w14:paraId="274F5C97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917</w:t>
            </w:r>
          </w:p>
        </w:tc>
        <w:tc>
          <w:tcPr>
            <w:tcW w:w="3474" w:type="dxa"/>
          </w:tcPr>
          <w:p w14:paraId="5ABCD58C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14.35</w:t>
            </w:r>
          </w:p>
        </w:tc>
      </w:tr>
      <w:tr w:rsidR="00DB1347" w14:paraId="65C2A648" w14:textId="77777777" w:rsidTr="00DB1347">
        <w:tc>
          <w:tcPr>
            <w:tcW w:w="3473" w:type="dxa"/>
            <w:vMerge/>
          </w:tcPr>
          <w:p w14:paraId="1299C43A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453418F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1846</w:t>
            </w:r>
          </w:p>
        </w:tc>
        <w:tc>
          <w:tcPr>
            <w:tcW w:w="3474" w:type="dxa"/>
          </w:tcPr>
          <w:p w14:paraId="264F0FB4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14.52</w:t>
            </w:r>
          </w:p>
        </w:tc>
      </w:tr>
      <w:tr w:rsidR="00DB1347" w14:paraId="7241CA55" w14:textId="77777777" w:rsidTr="00DB1347">
        <w:tc>
          <w:tcPr>
            <w:tcW w:w="3473" w:type="dxa"/>
            <w:vMerge/>
          </w:tcPr>
          <w:p w14:paraId="4DDBEF00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F2897A3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3592</w:t>
            </w:r>
          </w:p>
        </w:tc>
        <w:tc>
          <w:tcPr>
            <w:tcW w:w="3474" w:type="dxa"/>
          </w:tcPr>
          <w:p w14:paraId="1EF3D638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14.59</w:t>
            </w:r>
          </w:p>
        </w:tc>
      </w:tr>
      <w:tr w:rsidR="00DB1347" w:rsidRPr="00DB1347" w14:paraId="19742E4D" w14:textId="77777777" w:rsidTr="00DB1347">
        <w:tc>
          <w:tcPr>
            <w:tcW w:w="3473" w:type="dxa"/>
            <w:vMerge/>
          </w:tcPr>
          <w:p w14:paraId="3461D779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F0CD020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7261</w:t>
            </w:r>
          </w:p>
        </w:tc>
        <w:tc>
          <w:tcPr>
            <w:tcW w:w="3474" w:type="dxa"/>
          </w:tcPr>
          <w:p w14:paraId="5A78BE24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14.64</w:t>
            </w:r>
          </w:p>
        </w:tc>
      </w:tr>
      <w:tr w:rsidR="00DB1347" w:rsidRPr="00DB1347" w14:paraId="02CFC059" w14:textId="77777777" w:rsidTr="00DB1347">
        <w:tc>
          <w:tcPr>
            <w:tcW w:w="3473" w:type="dxa"/>
            <w:vMerge/>
          </w:tcPr>
          <w:p w14:paraId="3CF2D8B6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69A8E1B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14467</w:t>
            </w:r>
          </w:p>
        </w:tc>
        <w:tc>
          <w:tcPr>
            <w:tcW w:w="3474" w:type="dxa"/>
          </w:tcPr>
          <w:p w14:paraId="107885AF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14.66</w:t>
            </w:r>
          </w:p>
        </w:tc>
      </w:tr>
    </w:tbl>
    <w:p w14:paraId="0FB78278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0AA53EE" w14:textId="7D528C8A" w:rsidR="00DB1347" w:rsidRPr="004334C8" w:rsidRDefault="00DB1347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 результатам, представленным в таблице 1, можно сделать вывод о том, что </w:t>
      </w:r>
      <w:r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дают</w:t>
      </w: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примерно к 1000-й секунде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изображения, схожие по качеству. Их результаты дальнейшем улучшаются очень слабо. </w:t>
      </w:r>
      <w:commentRangeStart w:id="587"/>
      <w:del w:id="588" w:author="Борис Гогинян" w:date="2020-03-28T05:28:00Z"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>Построение графика не визуализирует данные,</w:delText>
        </w:r>
        <w:commentRangeEnd w:id="587"/>
        <w:r w:rsidR="001443D9" w:rsidDel="00593244">
          <w:rPr>
            <w:rStyle w:val="af4"/>
          </w:rPr>
          <w:commentReference w:id="587"/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 xml:space="preserve"> т.к. угол наклона прямых на графике Качество изображения / Время менее 10</w:delText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vertAlign w:val="superscript"/>
            <w:lang w:eastAsia="ru-RU"/>
          </w:rPr>
          <w:delText>-4</w:delText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 xml:space="preserve">. </w:delText>
        </w:r>
      </w:del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то же время 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даёт существенно лучшее изображение. При этом, качество результата в начале эксперимента растёт почти линейно со временем, затем темп роста качества со временем снижается, но</w:t>
      </w:r>
      <w:r w:rsidR="00C40046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отличается от других реализаций на порядок.</w:t>
      </w:r>
    </w:p>
    <w:p w14:paraId="1218C6A6" w14:textId="708458CF" w:rsidR="00C40046" w:rsidRPr="004334C8" w:rsidRDefault="004334C8" w:rsidP="00AB38D7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Замеры по времени не совпадают так как алгоритмы принимают в качестве параметра необходимое количество семплов, а не время работы. </w:t>
      </w:r>
      <w:commentRangeStart w:id="589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не стал обрубать работу </w:t>
      </w:r>
      <w:commentRangeEnd w:id="589"/>
      <w:r w:rsidR="001443D9">
        <w:rPr>
          <w:rStyle w:val="af4"/>
        </w:rPr>
        <w:commentReference w:id="589"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каком-то определенном моменте, потому что небольшие </w:t>
      </w:r>
      <w:r w:rsid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отклонения не критически влияют 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10318237" w14:textId="77777777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 Эксперимент 2</w:t>
      </w:r>
    </w:p>
    <w:p w14:paraId="1FC39945" w14:textId="5AA1ECA9" w:rsidR="00A530E6" w:rsidRDefault="00437CF4" w:rsidP="00A357DC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плоскости с деревянной текстурой расположено 5 стеклянных бутылок: 2 с острыми углами, две без углов и одна многогранная. 2 из них окрашены в постоянный цвет. Слева расположен источник света типа </w:t>
      </w:r>
      <w:r w:rsidRPr="00437C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Area</w:t>
      </w:r>
      <w:r w:rsidRP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>. Исследуется корректность визуализации стекла</w:t>
      </w:r>
      <w:r w:rsidR="00A357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сложных случаях.</w:t>
      </w:r>
      <w:r w:rsidR="001B74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100E5F1" w14:textId="6B8C5FA4" w:rsidR="001B7497" w:rsidRPr="001D7B0D" w:rsidRDefault="001B7497" w:rsidP="001B749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Cycles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tracing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LuxCore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Bidir</w:t>
      </w:r>
      <w:proofErr w:type="spellEnd"/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+ </w:t>
      </w:r>
      <w:proofErr w:type="spellStart"/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Sobol</w:t>
      </w:r>
      <w:proofErr w:type="spellEnd"/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appleseed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</w:t>
      </w:r>
      <w:r w:rsidR="00AB38D7"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</w:t>
      </w:r>
      <w:r w:rsidR="00AB38D7"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tracing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14:paraId="61466795" w14:textId="3285D054" w:rsidR="00C40046" w:rsidRPr="00A357DC" w:rsidRDefault="00C40046" w:rsidP="00C40046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Таблица 2. Время работы (с точностью до секунды) и качество (с точностью до 0.01 дБ) полученного изображения реализациями алгоритмов трассировки </w:t>
      </w:r>
      <w:r w:rsid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ppleseed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Cycles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</w:t>
      </w:r>
      <w:r w:rsid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LuxC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ore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при отрисовке</w:t>
      </w:r>
      <w:r w:rsidR="00A530E6"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полупрозрачных стеклянных бутылок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C40046" w14:paraId="0DE590F5" w14:textId="77777777" w:rsidTr="00937CF7">
        <w:tc>
          <w:tcPr>
            <w:tcW w:w="3473" w:type="dxa"/>
          </w:tcPr>
          <w:p w14:paraId="318EAAD4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5391E6FC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25AAAE1F" w14:textId="77777777" w:rsidR="00C40046" w:rsidRPr="00D52213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C40046" w14:paraId="7CE76BBC" w14:textId="77777777" w:rsidTr="00937CF7">
        <w:tc>
          <w:tcPr>
            <w:tcW w:w="3473" w:type="dxa"/>
            <w:vMerge w:val="restart"/>
          </w:tcPr>
          <w:p w14:paraId="1CFFE7EF" w14:textId="77777777" w:rsidR="00C40046" w:rsidRPr="00DB1347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35A25C9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1318</w:t>
            </w:r>
          </w:p>
        </w:tc>
        <w:tc>
          <w:tcPr>
            <w:tcW w:w="3474" w:type="dxa"/>
          </w:tcPr>
          <w:p w14:paraId="799961B5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38.10</w:t>
            </w:r>
          </w:p>
        </w:tc>
      </w:tr>
      <w:tr w:rsidR="00C40046" w14:paraId="6D5820EB" w14:textId="77777777" w:rsidTr="00937CF7">
        <w:tc>
          <w:tcPr>
            <w:tcW w:w="3473" w:type="dxa"/>
            <w:vMerge/>
          </w:tcPr>
          <w:p w14:paraId="0562CB0E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BB52BB9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3612</w:t>
            </w:r>
          </w:p>
        </w:tc>
        <w:tc>
          <w:tcPr>
            <w:tcW w:w="3474" w:type="dxa"/>
          </w:tcPr>
          <w:p w14:paraId="53490FA8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43.02</w:t>
            </w:r>
          </w:p>
        </w:tc>
      </w:tr>
      <w:tr w:rsidR="00C40046" w14:paraId="041F246A" w14:textId="77777777" w:rsidTr="00937CF7">
        <w:tc>
          <w:tcPr>
            <w:tcW w:w="3473" w:type="dxa"/>
            <w:vMerge/>
          </w:tcPr>
          <w:p w14:paraId="34CE0A41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E05D89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5525</w:t>
            </w:r>
          </w:p>
        </w:tc>
        <w:tc>
          <w:tcPr>
            <w:tcW w:w="3474" w:type="dxa"/>
          </w:tcPr>
          <w:p w14:paraId="3B1EE4AD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45.38</w:t>
            </w:r>
          </w:p>
        </w:tc>
      </w:tr>
      <w:tr w:rsidR="00C40046" w14:paraId="5FEE2A13" w14:textId="77777777" w:rsidTr="00937CF7">
        <w:tc>
          <w:tcPr>
            <w:tcW w:w="3473" w:type="dxa"/>
            <w:vMerge/>
          </w:tcPr>
          <w:p w14:paraId="62EBF3C5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60FE9721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7405</w:t>
            </w:r>
          </w:p>
        </w:tc>
        <w:tc>
          <w:tcPr>
            <w:tcW w:w="3474" w:type="dxa"/>
          </w:tcPr>
          <w:p w14:paraId="72120FC4" w14:textId="77777777" w:rsidR="00C40046" w:rsidRP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47.21</w:t>
            </w:r>
          </w:p>
        </w:tc>
      </w:tr>
      <w:tr w:rsidR="00C40046" w14:paraId="4E9C7A35" w14:textId="77777777" w:rsidTr="00937CF7">
        <w:tc>
          <w:tcPr>
            <w:tcW w:w="3473" w:type="dxa"/>
            <w:vMerge/>
          </w:tcPr>
          <w:p w14:paraId="6D98A12B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1ECEC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10710</w:t>
            </w:r>
          </w:p>
        </w:tc>
        <w:tc>
          <w:tcPr>
            <w:tcW w:w="3474" w:type="dxa"/>
          </w:tcPr>
          <w:p w14:paraId="413D4D6D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50.14</w:t>
            </w:r>
          </w:p>
        </w:tc>
      </w:tr>
      <w:tr w:rsidR="00C40046" w14:paraId="7A128250" w14:textId="77777777" w:rsidTr="00937CF7">
        <w:tc>
          <w:tcPr>
            <w:tcW w:w="3473" w:type="dxa"/>
            <w:vMerge w:val="restart"/>
          </w:tcPr>
          <w:p w14:paraId="4E3F4852" w14:textId="77777777" w:rsidR="00C40046" w:rsidRPr="00DB1347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15D0B8D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1569</w:t>
            </w:r>
          </w:p>
        </w:tc>
        <w:tc>
          <w:tcPr>
            <w:tcW w:w="3474" w:type="dxa"/>
          </w:tcPr>
          <w:p w14:paraId="4FFFD464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19.20</w:t>
            </w:r>
          </w:p>
        </w:tc>
      </w:tr>
      <w:tr w:rsidR="00C40046" w14:paraId="7EF8F001" w14:textId="77777777" w:rsidTr="00937CF7">
        <w:tc>
          <w:tcPr>
            <w:tcW w:w="3473" w:type="dxa"/>
            <w:vMerge/>
          </w:tcPr>
          <w:p w14:paraId="2946DB82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726B13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3110</w:t>
            </w:r>
          </w:p>
        </w:tc>
        <w:tc>
          <w:tcPr>
            <w:tcW w:w="3474" w:type="dxa"/>
          </w:tcPr>
          <w:p w14:paraId="256FAA96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19.25</w:t>
            </w:r>
          </w:p>
        </w:tc>
      </w:tr>
      <w:tr w:rsidR="00C40046" w14:paraId="1AE72886" w14:textId="77777777" w:rsidTr="00937CF7">
        <w:tc>
          <w:tcPr>
            <w:tcW w:w="3473" w:type="dxa"/>
            <w:vMerge/>
          </w:tcPr>
          <w:p w14:paraId="5997CC1D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EAE3AA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6319</w:t>
            </w:r>
          </w:p>
        </w:tc>
        <w:tc>
          <w:tcPr>
            <w:tcW w:w="3474" w:type="dxa"/>
          </w:tcPr>
          <w:p w14:paraId="425F3BBA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19.28</w:t>
            </w:r>
          </w:p>
        </w:tc>
      </w:tr>
      <w:tr w:rsidR="00C40046" w14:paraId="49C9FD4A" w14:textId="77777777" w:rsidTr="00937CF7">
        <w:tc>
          <w:tcPr>
            <w:tcW w:w="3473" w:type="dxa"/>
            <w:vMerge/>
          </w:tcPr>
          <w:p w14:paraId="110FFD37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DC95270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12627</w:t>
            </w:r>
          </w:p>
        </w:tc>
        <w:tc>
          <w:tcPr>
            <w:tcW w:w="3474" w:type="dxa"/>
          </w:tcPr>
          <w:p w14:paraId="395A5B8C" w14:textId="77777777" w:rsidR="00C40046" w:rsidRPr="00DB1347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19.30</w:t>
            </w:r>
          </w:p>
        </w:tc>
      </w:tr>
      <w:tr w:rsidR="00C40046" w14:paraId="4187B525" w14:textId="77777777" w:rsidTr="00C40046">
        <w:tc>
          <w:tcPr>
            <w:tcW w:w="3473" w:type="dxa"/>
            <w:vMerge w:val="restart"/>
          </w:tcPr>
          <w:p w14:paraId="01AC821B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  <w:proofErr w:type="spellEnd"/>
          </w:p>
        </w:tc>
        <w:tc>
          <w:tcPr>
            <w:tcW w:w="3473" w:type="dxa"/>
          </w:tcPr>
          <w:p w14:paraId="1114D24A" w14:textId="77777777" w:rsidR="00C40046" w:rsidRP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304</w:t>
            </w:r>
          </w:p>
        </w:tc>
        <w:tc>
          <w:tcPr>
            <w:tcW w:w="3474" w:type="dxa"/>
          </w:tcPr>
          <w:p w14:paraId="1554715C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20.28</w:t>
            </w:r>
          </w:p>
        </w:tc>
      </w:tr>
      <w:tr w:rsidR="00C40046" w14:paraId="4D83485A" w14:textId="77777777" w:rsidTr="00C40046">
        <w:tc>
          <w:tcPr>
            <w:tcW w:w="3473" w:type="dxa"/>
            <w:vMerge/>
          </w:tcPr>
          <w:p w14:paraId="6B69937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3C64747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2643</w:t>
            </w:r>
          </w:p>
        </w:tc>
        <w:tc>
          <w:tcPr>
            <w:tcW w:w="3474" w:type="dxa"/>
          </w:tcPr>
          <w:p w14:paraId="19511172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20.90</w:t>
            </w:r>
          </w:p>
        </w:tc>
      </w:tr>
      <w:tr w:rsidR="00C40046" w14:paraId="52DFA87F" w14:textId="77777777" w:rsidTr="00C40046">
        <w:tc>
          <w:tcPr>
            <w:tcW w:w="3473" w:type="dxa"/>
            <w:vMerge/>
          </w:tcPr>
          <w:p w14:paraId="3FE9F23F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3CCE352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5586</w:t>
            </w:r>
          </w:p>
        </w:tc>
        <w:tc>
          <w:tcPr>
            <w:tcW w:w="3474" w:type="dxa"/>
          </w:tcPr>
          <w:p w14:paraId="091DC996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21.26</w:t>
            </w:r>
          </w:p>
        </w:tc>
      </w:tr>
      <w:tr w:rsidR="00C40046" w:rsidRPr="00DB1347" w14:paraId="712574BF" w14:textId="77777777" w:rsidTr="00C40046">
        <w:tc>
          <w:tcPr>
            <w:tcW w:w="3473" w:type="dxa"/>
            <w:vMerge/>
          </w:tcPr>
          <w:p w14:paraId="1F72F646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5DE6EF8" w14:textId="77777777" w:rsidR="00C40046" w:rsidRPr="00A357DC" w:rsidRDefault="00C40046" w:rsidP="008F0E02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F0E02" w:rsidRPr="00A3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0100</w:t>
            </w:r>
          </w:p>
        </w:tc>
        <w:tc>
          <w:tcPr>
            <w:tcW w:w="3474" w:type="dxa"/>
          </w:tcPr>
          <w:p w14:paraId="0D2FAE44" w14:textId="77777777" w:rsidR="00C40046" w:rsidRPr="00A357DC" w:rsidRDefault="008F0E02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22.33</w:t>
            </w:r>
          </w:p>
        </w:tc>
      </w:tr>
    </w:tbl>
    <w:p w14:paraId="08CE6F91" w14:textId="77777777" w:rsidR="00C40046" w:rsidRDefault="00C40046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</w:pPr>
    </w:p>
    <w:p w14:paraId="535B4530" w14:textId="647859B2" w:rsidR="008F0E02" w:rsidRPr="00F66BAE" w:rsidRDefault="008F0E02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Результаты этого эксперимента схожи с предыдущим опытом: 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примерно к 1500-й секунде получают результаты, которые в дальнейшем улучшаются слабо. Темп роста 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качества изображения</w:t>
      </w:r>
      <w:r w:rsidR="0037363D"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построенного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="0037363D"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 временем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постепенно снижается, но даже к 10000-й секунде он на порядок выше, чем в других алгоритмах.</w:t>
      </w:r>
    </w:p>
    <w:p w14:paraId="61CDCEAD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09269491" w14:textId="77777777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3.3. Эксперимент 3</w:t>
      </w:r>
    </w:p>
    <w:p w14:paraId="589988E9" w14:textId="36274E19" w:rsidR="00D52213" w:rsidRPr="00F66BAE" w:rsidRDefault="00F66BAE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эксперименте исследовалась способность визуализировать материал неплотной ткани, которая должна пропускать свет. Также на этот материал нанесено несколько текстур – изображений в формате 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JPEG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6BB9E253" w14:textId="274DB650" w:rsidR="0037363D" w:rsidRPr="00AB38D7" w:rsidRDefault="00AB38D7" w:rsidP="00AB38D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Path tracing, LuxCore 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Bidir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 Metropolis, appleseed –</w:t>
      </w:r>
      <w:r w:rsidRP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</w:t>
      </w:r>
      <w:r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23DE523C" w14:textId="112137E0" w:rsidR="0037363D" w:rsidRPr="00617D44" w:rsidRDefault="0037363D" w:rsidP="00617D4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</w:t>
      </w:r>
      <w:r w:rsidRPr="001D7B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 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работы (с точностью до секунды) и качество (с точностью до 0.01 дБ) полученного изображения реализациями алгоритмов трассировки </w:t>
      </w:r>
      <w:r w:rsid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ore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полупрозрачной шторы с узором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37363D" w14:paraId="1BE0550A" w14:textId="77777777" w:rsidTr="00937CF7">
        <w:tc>
          <w:tcPr>
            <w:tcW w:w="3473" w:type="dxa"/>
          </w:tcPr>
          <w:p w14:paraId="03485A3D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0815CEBE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2B224DD8" w14:textId="77777777" w:rsidR="0037363D" w:rsidRPr="00D52213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37363D" w14:paraId="75ECB8BC" w14:textId="77777777" w:rsidTr="00937CF7">
        <w:tc>
          <w:tcPr>
            <w:tcW w:w="3473" w:type="dxa"/>
            <w:vMerge w:val="restart"/>
          </w:tcPr>
          <w:p w14:paraId="61DA8DFA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77DA9D66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1925</w:t>
            </w:r>
          </w:p>
        </w:tc>
        <w:tc>
          <w:tcPr>
            <w:tcW w:w="3474" w:type="dxa"/>
          </w:tcPr>
          <w:p w14:paraId="18BDA2BA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19.76</w:t>
            </w:r>
          </w:p>
        </w:tc>
      </w:tr>
      <w:tr w:rsidR="0037363D" w14:paraId="0EDC807B" w14:textId="77777777" w:rsidTr="00937CF7">
        <w:tc>
          <w:tcPr>
            <w:tcW w:w="3473" w:type="dxa"/>
            <w:vMerge/>
          </w:tcPr>
          <w:p w14:paraId="52E56223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48E2AA2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4816</w:t>
            </w:r>
          </w:p>
        </w:tc>
        <w:tc>
          <w:tcPr>
            <w:tcW w:w="3474" w:type="dxa"/>
          </w:tcPr>
          <w:p w14:paraId="648B71C9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23.42</w:t>
            </w:r>
          </w:p>
        </w:tc>
      </w:tr>
      <w:tr w:rsidR="0037363D" w14:paraId="6B8384D9" w14:textId="77777777" w:rsidTr="00937CF7">
        <w:tc>
          <w:tcPr>
            <w:tcW w:w="3473" w:type="dxa"/>
            <w:vMerge/>
          </w:tcPr>
          <w:p w14:paraId="07547A01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0CB8B97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6327</w:t>
            </w:r>
          </w:p>
        </w:tc>
        <w:tc>
          <w:tcPr>
            <w:tcW w:w="3474" w:type="dxa"/>
          </w:tcPr>
          <w:p w14:paraId="0F9185A5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24.68</w:t>
            </w:r>
          </w:p>
        </w:tc>
      </w:tr>
      <w:tr w:rsidR="0037363D" w14:paraId="7562803C" w14:textId="77777777" w:rsidTr="00937CF7">
        <w:tc>
          <w:tcPr>
            <w:tcW w:w="3473" w:type="dxa"/>
            <w:vMerge/>
          </w:tcPr>
          <w:p w14:paraId="5043CB0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3E9F771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18981</w:t>
            </w:r>
          </w:p>
        </w:tc>
        <w:tc>
          <w:tcPr>
            <w:tcW w:w="3474" w:type="dxa"/>
          </w:tcPr>
          <w:p w14:paraId="1DB0C8DD" w14:textId="77777777" w:rsidR="0037363D" w:rsidRPr="00C40046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31.20</w:t>
            </w:r>
          </w:p>
        </w:tc>
      </w:tr>
      <w:tr w:rsidR="0037363D" w14:paraId="43A9BBB8" w14:textId="77777777" w:rsidTr="00937CF7">
        <w:tc>
          <w:tcPr>
            <w:tcW w:w="3473" w:type="dxa"/>
            <w:vMerge w:val="restart"/>
          </w:tcPr>
          <w:p w14:paraId="4C2365C0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0E7DD993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1890</w:t>
            </w:r>
          </w:p>
        </w:tc>
        <w:tc>
          <w:tcPr>
            <w:tcW w:w="3474" w:type="dxa"/>
          </w:tcPr>
          <w:p w14:paraId="27721A47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19.65</w:t>
            </w:r>
          </w:p>
        </w:tc>
      </w:tr>
      <w:tr w:rsidR="0037363D" w14:paraId="5B41A1A5" w14:textId="77777777" w:rsidTr="00937CF7">
        <w:tc>
          <w:tcPr>
            <w:tcW w:w="3473" w:type="dxa"/>
            <w:vMerge/>
          </w:tcPr>
          <w:p w14:paraId="07459315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5C2B66F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3800</w:t>
            </w:r>
          </w:p>
        </w:tc>
        <w:tc>
          <w:tcPr>
            <w:tcW w:w="3474" w:type="dxa"/>
          </w:tcPr>
          <w:p w14:paraId="299D29AD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19.91</w:t>
            </w:r>
          </w:p>
        </w:tc>
      </w:tr>
      <w:tr w:rsidR="0037363D" w14:paraId="6D033DAC" w14:textId="77777777" w:rsidTr="00937CF7">
        <w:tc>
          <w:tcPr>
            <w:tcW w:w="3473" w:type="dxa"/>
            <w:vMerge/>
          </w:tcPr>
          <w:p w14:paraId="6537F28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85B0DD4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7655</w:t>
            </w:r>
          </w:p>
        </w:tc>
        <w:tc>
          <w:tcPr>
            <w:tcW w:w="3474" w:type="dxa"/>
          </w:tcPr>
          <w:p w14:paraId="470ABF7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20.07</w:t>
            </w:r>
          </w:p>
        </w:tc>
      </w:tr>
      <w:tr w:rsidR="0037363D" w14:paraId="34A6B84D" w14:textId="77777777" w:rsidTr="00937CF7">
        <w:tc>
          <w:tcPr>
            <w:tcW w:w="3473" w:type="dxa"/>
            <w:vMerge/>
          </w:tcPr>
          <w:p w14:paraId="6DFB9E20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E24FA6A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15178</w:t>
            </w:r>
          </w:p>
        </w:tc>
        <w:tc>
          <w:tcPr>
            <w:tcW w:w="3474" w:type="dxa"/>
          </w:tcPr>
          <w:p w14:paraId="6769EE67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20.15</w:t>
            </w:r>
          </w:p>
        </w:tc>
      </w:tr>
      <w:tr w:rsidR="0037363D" w14:paraId="43CAE11D" w14:textId="77777777" w:rsidTr="00937CF7">
        <w:tc>
          <w:tcPr>
            <w:tcW w:w="3473" w:type="dxa"/>
            <w:vMerge w:val="restart"/>
          </w:tcPr>
          <w:p w14:paraId="07A99BD0" w14:textId="77777777" w:rsidR="0037363D" w:rsidRPr="00C40046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  <w:proofErr w:type="spellEnd"/>
          </w:p>
        </w:tc>
        <w:tc>
          <w:tcPr>
            <w:tcW w:w="3473" w:type="dxa"/>
          </w:tcPr>
          <w:p w14:paraId="6D0CC923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1709</w:t>
            </w:r>
          </w:p>
        </w:tc>
        <w:tc>
          <w:tcPr>
            <w:tcW w:w="3474" w:type="dxa"/>
          </w:tcPr>
          <w:p w14:paraId="1B37E12E" w14:textId="77777777" w:rsidR="0037363D" w:rsidRPr="00C40046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</w:tr>
      <w:tr w:rsidR="0037363D" w14:paraId="4EC878E1" w14:textId="77777777" w:rsidTr="00937CF7">
        <w:tc>
          <w:tcPr>
            <w:tcW w:w="3473" w:type="dxa"/>
            <w:vMerge/>
          </w:tcPr>
          <w:p w14:paraId="70DF9E56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6C0CDA5E" w14:textId="77777777" w:rsidR="0037363D" w:rsidRP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3650</w:t>
            </w:r>
          </w:p>
        </w:tc>
        <w:tc>
          <w:tcPr>
            <w:tcW w:w="3474" w:type="dxa"/>
          </w:tcPr>
          <w:p w14:paraId="29A23BB9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98</w:t>
            </w:r>
          </w:p>
        </w:tc>
      </w:tr>
      <w:tr w:rsidR="0037363D" w14:paraId="70484278" w14:textId="77777777" w:rsidTr="00937CF7">
        <w:tc>
          <w:tcPr>
            <w:tcW w:w="3473" w:type="dxa"/>
            <w:vMerge/>
          </w:tcPr>
          <w:p w14:paraId="44E871BC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2289097" w14:textId="77777777" w:rsidR="0037363D" w:rsidRP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7304</w:t>
            </w:r>
          </w:p>
        </w:tc>
        <w:tc>
          <w:tcPr>
            <w:tcW w:w="3474" w:type="dxa"/>
          </w:tcPr>
          <w:p w14:paraId="2C206B40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09</w:t>
            </w:r>
          </w:p>
        </w:tc>
      </w:tr>
      <w:tr w:rsidR="0037363D" w:rsidRPr="00DB1347" w14:paraId="3343E87A" w14:textId="77777777" w:rsidTr="00937CF7">
        <w:tc>
          <w:tcPr>
            <w:tcW w:w="3473" w:type="dxa"/>
            <w:vMerge/>
          </w:tcPr>
          <w:p w14:paraId="144A5D23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D24B3CF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14742</w:t>
            </w:r>
          </w:p>
        </w:tc>
        <w:tc>
          <w:tcPr>
            <w:tcW w:w="3474" w:type="dxa"/>
          </w:tcPr>
          <w:p w14:paraId="787C74DD" w14:textId="77777777" w:rsidR="0037363D" w:rsidRPr="00937CF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937CF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</w:tbl>
    <w:p w14:paraId="738610EB" w14:textId="77777777" w:rsidR="0037363D" w:rsidRDefault="0037363D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1E12245C" w14:textId="1370F720" w:rsidR="0037363D" w:rsidRPr="00617D44" w:rsidRDefault="0037363D" w:rsidP="00CC7441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Характер результатов эксперимента несколько отличается от результатов преды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дущего опыта. 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условиях ограниченного времени, примерно к 2000-й секунде все </w:t>
      </w:r>
      <w:proofErr w:type="spellStart"/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рендеры</w:t>
      </w:r>
      <w:proofErr w:type="spellEnd"/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получают изображение примерно одинакового качества. При этом, темп роста качества изображений, построенных с помощью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близок к нулю, </w:t>
      </w:r>
      <w:r w:rsidR="00617D44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говорит о достижении пика своих возможностей, 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и в предыдущих экспериментах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 то же время качество изображения, полученного при работе </w:t>
      </w:r>
      <w:r w:rsidR="00617D44"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, возрастает.</w:t>
      </w:r>
    </w:p>
    <w:p w14:paraId="637805D2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5E2498F0" w14:textId="77777777" w:rsidR="00617D44" w:rsidRDefault="00617D44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00A445" w14:textId="42695668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3.4. Эксперимент 4</w:t>
      </w:r>
    </w:p>
    <w:p w14:paraId="162E83CB" w14:textId="29970C6F" w:rsidR="00D52213" w:rsidRDefault="00617D44" w:rsidP="00AB38D7">
      <w:pPr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 данном эксперименте исследовалась способность визуализации материала полупрозрачной неплотной ткани, пропускающей прямые лучи света без рассеивания. В отличие от предыдущего эксперимента, где в качестве источника света была плоскость, на некотором расстоянии отдаленная от отверстия, здесь используется освещение окружения (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World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0925A18" w14:textId="746B3ECC" w:rsidR="00617D44" w:rsidRPr="00AB38D7" w:rsidRDefault="00AB38D7" w:rsidP="00AB38D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tracing, LuxCore – Path tracing, appleseed –</w:t>
      </w:r>
      <w:r w:rsidRP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</w:t>
      </w:r>
      <w:r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463F29E8" w14:textId="43A45756" w:rsidR="00CC7441" w:rsidRPr="00617D44" w:rsidRDefault="00CC7441" w:rsidP="00AB38D7">
      <w:pPr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4. Время работы (с точностью до единиц) и качество (с точностью до 0.01 дБ) полученного изображения реализациями алгоритмов трассировки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модели полупрозрачной шторы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CC7441" w14:paraId="3589EFBB" w14:textId="77777777" w:rsidTr="00937CF7">
        <w:tc>
          <w:tcPr>
            <w:tcW w:w="3473" w:type="dxa"/>
          </w:tcPr>
          <w:p w14:paraId="19D8BF5C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67A27B73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31359813" w14:textId="77777777" w:rsidR="00CC7441" w:rsidRPr="00D52213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CC7441" w14:paraId="6DEDBFAC" w14:textId="77777777" w:rsidTr="00937CF7">
        <w:tc>
          <w:tcPr>
            <w:tcW w:w="3473" w:type="dxa"/>
            <w:vMerge w:val="restart"/>
          </w:tcPr>
          <w:p w14:paraId="20FF1F65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3652E05E" w14:textId="77777777" w:rsidR="00CC7441" w:rsidRDefault="00CC7441" w:rsidP="00CC7441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1480</w:t>
            </w:r>
          </w:p>
        </w:tc>
        <w:tc>
          <w:tcPr>
            <w:tcW w:w="3474" w:type="dxa"/>
          </w:tcPr>
          <w:p w14:paraId="6A324EA4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9.80</w:t>
            </w:r>
          </w:p>
        </w:tc>
      </w:tr>
      <w:tr w:rsidR="00CC7441" w14:paraId="4B6F2A0A" w14:textId="77777777" w:rsidTr="00937CF7">
        <w:tc>
          <w:tcPr>
            <w:tcW w:w="3473" w:type="dxa"/>
            <w:vMerge/>
          </w:tcPr>
          <w:p w14:paraId="3B7B4B8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3414004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2917</w:t>
            </w:r>
          </w:p>
        </w:tc>
        <w:tc>
          <w:tcPr>
            <w:tcW w:w="3474" w:type="dxa"/>
          </w:tcPr>
          <w:p w14:paraId="62A5EF5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9.85</w:t>
            </w:r>
          </w:p>
        </w:tc>
      </w:tr>
      <w:tr w:rsidR="00CC7441" w14:paraId="2B15B668" w14:textId="77777777" w:rsidTr="00937CF7">
        <w:tc>
          <w:tcPr>
            <w:tcW w:w="3473" w:type="dxa"/>
            <w:vMerge/>
          </w:tcPr>
          <w:p w14:paraId="3A0FF5F2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0DCED0A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5727</w:t>
            </w:r>
          </w:p>
        </w:tc>
        <w:tc>
          <w:tcPr>
            <w:tcW w:w="3474" w:type="dxa"/>
          </w:tcPr>
          <w:p w14:paraId="271055B5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9.88</w:t>
            </w:r>
          </w:p>
        </w:tc>
      </w:tr>
      <w:tr w:rsidR="00CC7441" w14:paraId="52B35F6B" w14:textId="77777777" w:rsidTr="00937CF7">
        <w:tc>
          <w:tcPr>
            <w:tcW w:w="3473" w:type="dxa"/>
            <w:vMerge w:val="restart"/>
          </w:tcPr>
          <w:p w14:paraId="26C8C8A8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272D0E1F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625</w:t>
            </w:r>
          </w:p>
        </w:tc>
        <w:tc>
          <w:tcPr>
            <w:tcW w:w="3474" w:type="dxa"/>
          </w:tcPr>
          <w:p w14:paraId="1C5B69AC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12.97</w:t>
            </w:r>
          </w:p>
        </w:tc>
      </w:tr>
      <w:tr w:rsidR="00CC7441" w14:paraId="79D5F443" w14:textId="77777777" w:rsidTr="00937CF7">
        <w:tc>
          <w:tcPr>
            <w:tcW w:w="3473" w:type="dxa"/>
            <w:vMerge/>
          </w:tcPr>
          <w:p w14:paraId="5630AD6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BE47820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1247</w:t>
            </w:r>
          </w:p>
        </w:tc>
        <w:tc>
          <w:tcPr>
            <w:tcW w:w="3474" w:type="dxa"/>
          </w:tcPr>
          <w:p w14:paraId="017C394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12.98</w:t>
            </w:r>
          </w:p>
        </w:tc>
      </w:tr>
      <w:tr w:rsidR="00CC7441" w14:paraId="42FDE667" w14:textId="77777777" w:rsidTr="00937CF7">
        <w:tc>
          <w:tcPr>
            <w:tcW w:w="3473" w:type="dxa"/>
            <w:vMerge/>
          </w:tcPr>
          <w:p w14:paraId="6182907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6D7C67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2507</w:t>
            </w:r>
          </w:p>
        </w:tc>
        <w:tc>
          <w:tcPr>
            <w:tcW w:w="3474" w:type="dxa"/>
          </w:tcPr>
          <w:p w14:paraId="1E78444D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12.99</w:t>
            </w:r>
          </w:p>
        </w:tc>
      </w:tr>
      <w:tr w:rsidR="00CC7441" w14:paraId="07D22767" w14:textId="77777777" w:rsidTr="00937CF7">
        <w:tc>
          <w:tcPr>
            <w:tcW w:w="3473" w:type="dxa"/>
            <w:vMerge/>
          </w:tcPr>
          <w:p w14:paraId="2BA226A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D2034CF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5002</w:t>
            </w:r>
          </w:p>
        </w:tc>
        <w:tc>
          <w:tcPr>
            <w:tcW w:w="3474" w:type="dxa"/>
          </w:tcPr>
          <w:p w14:paraId="797AD9B6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13.00</w:t>
            </w:r>
          </w:p>
        </w:tc>
      </w:tr>
      <w:tr w:rsidR="00CC7441" w14:paraId="1DE0E962" w14:textId="77777777" w:rsidTr="00937CF7">
        <w:tc>
          <w:tcPr>
            <w:tcW w:w="3473" w:type="dxa"/>
            <w:vMerge w:val="restart"/>
          </w:tcPr>
          <w:p w14:paraId="40DF5337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  <w:proofErr w:type="spellEnd"/>
          </w:p>
        </w:tc>
        <w:tc>
          <w:tcPr>
            <w:tcW w:w="3473" w:type="dxa"/>
          </w:tcPr>
          <w:p w14:paraId="30A3BDA2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1168</w:t>
            </w:r>
          </w:p>
        </w:tc>
        <w:tc>
          <w:tcPr>
            <w:tcW w:w="3474" w:type="dxa"/>
          </w:tcPr>
          <w:p w14:paraId="6B90D2BA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23.79</w:t>
            </w:r>
          </w:p>
        </w:tc>
      </w:tr>
      <w:tr w:rsidR="00CC7441" w14:paraId="5CAABB05" w14:textId="77777777" w:rsidTr="00937CF7">
        <w:tc>
          <w:tcPr>
            <w:tcW w:w="3473" w:type="dxa"/>
            <w:vMerge/>
          </w:tcPr>
          <w:p w14:paraId="17AD93B2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1AB887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1714</w:t>
            </w:r>
          </w:p>
        </w:tc>
        <w:tc>
          <w:tcPr>
            <w:tcW w:w="3474" w:type="dxa"/>
          </w:tcPr>
          <w:p w14:paraId="5157B3D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25.88</w:t>
            </w:r>
          </w:p>
        </w:tc>
      </w:tr>
      <w:tr w:rsidR="00CC7441" w14:paraId="1662CC56" w14:textId="77777777" w:rsidTr="00937CF7">
        <w:tc>
          <w:tcPr>
            <w:tcW w:w="3473" w:type="dxa"/>
            <w:vMerge/>
          </w:tcPr>
          <w:p w14:paraId="0DE4B5B7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CF6CAC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2376</w:t>
            </w:r>
          </w:p>
        </w:tc>
        <w:tc>
          <w:tcPr>
            <w:tcW w:w="3474" w:type="dxa"/>
          </w:tcPr>
          <w:p w14:paraId="59DE78A4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27.58</w:t>
            </w:r>
          </w:p>
        </w:tc>
      </w:tr>
      <w:tr w:rsidR="00CC7441" w:rsidRPr="00DB1347" w14:paraId="34A16DF8" w14:textId="77777777" w:rsidTr="00937CF7">
        <w:tc>
          <w:tcPr>
            <w:tcW w:w="3473" w:type="dxa"/>
            <w:vMerge/>
          </w:tcPr>
          <w:p w14:paraId="66204FF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EF81800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4580</w:t>
            </w:r>
          </w:p>
        </w:tc>
        <w:tc>
          <w:tcPr>
            <w:tcW w:w="3474" w:type="dxa"/>
          </w:tcPr>
          <w:p w14:paraId="36818F86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32.35</w:t>
            </w:r>
          </w:p>
        </w:tc>
      </w:tr>
      <w:tr w:rsidR="00CC7441" w:rsidRPr="00DB1347" w14:paraId="6E8328A9" w14:textId="77777777" w:rsidTr="00937CF7">
        <w:tc>
          <w:tcPr>
            <w:tcW w:w="3473" w:type="dxa"/>
            <w:vMerge/>
          </w:tcPr>
          <w:p w14:paraId="2DBF0D7D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5EA97BD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6819</w:t>
            </w:r>
          </w:p>
        </w:tc>
        <w:tc>
          <w:tcPr>
            <w:tcW w:w="3474" w:type="dxa"/>
          </w:tcPr>
          <w:p w14:paraId="56A32B77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36.69</w:t>
            </w:r>
          </w:p>
        </w:tc>
      </w:tr>
    </w:tbl>
    <w:p w14:paraId="6B62F1B3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13B0F069" w14:textId="0035B187" w:rsidR="00CC7441" w:rsidRPr="00886462" w:rsidRDefault="00CC7441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отображении этой сцены лучшим оказался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Качество построенного им изображения лучше, чем у других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рендеров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условиях ограничения по времени (примерно к 1500-й секунде), темп роста качества изображения со временем – наилучший. Изображения, построенные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, фактически со временем не улучшаются.</w:t>
      </w:r>
    </w:p>
    <w:p w14:paraId="02F2C34E" w14:textId="77777777" w:rsidR="00A530E6" w:rsidRDefault="00A530E6" w:rsidP="000817D1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E3B1ADF" w14:textId="77777777" w:rsidR="00833CDD" w:rsidRDefault="000817D1" w:rsidP="000817D1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Выводы</w:t>
      </w:r>
    </w:p>
    <w:p w14:paraId="30EC61C5" w14:textId="75E181F9" w:rsidR="00A530E6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представленном исследовании произведено сравнение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рендеров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 качеству построенных изображений трёхмерных сцен на основе алгоритма трассировки лучей. Результаты их работы сравнивались при ограниченном времени работы (около 1500 с.), а также рассмотрена динамика улучшения качества изображения при увеличении времени работы.</w:t>
      </w:r>
    </w:p>
    <w:p w14:paraId="1A81E19D" w14:textId="398EE435" w:rsid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большинстве тестов наилучшую динамику показал рендер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и в условиях ограниченного вре</w:t>
      </w:r>
      <w:r w:rsid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мени давал наиболее фотореалистичное изображение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с течением времени демонстрировал наилучший темп роста качества изображения. При этом,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рендеры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демонстрировали схожие результаты: они дали изображения приблизительно равного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качества в условиях ограниченного времени, а с течением времени качество изображения менялось мало.</w:t>
      </w:r>
    </w:p>
    <w:p w14:paraId="03DB98DD" w14:textId="77777777" w:rsid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этом, в эксперименте 4 рендер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продемонстрировал лучший результат и за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органиченное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время, и наилучшую динамику изменения качества изображения со временем.</w:t>
      </w:r>
    </w:p>
    <w:p w14:paraId="680A4E5D" w14:textId="77777777" w:rsidR="001C14BA" w:rsidRP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83C8F0" w14:textId="77777777" w:rsidR="00A530E6" w:rsidRDefault="00A530E6" w:rsidP="00A530E6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Приложения</w:t>
      </w:r>
    </w:p>
    <w:p w14:paraId="19219836" w14:textId="195D925C" w:rsidR="000817D1" w:rsidRPr="00886462" w:rsidRDefault="00886462" w:rsidP="00886462">
      <w:p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Получившиеся в результате экспериментов изображения доступны по ссылке: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https://github.com/goginyanboris/3D</w:t>
      </w:r>
    </w:p>
    <w:p w14:paraId="376DE9F5" w14:textId="77777777" w:rsidR="005657A9" w:rsidRDefault="005657A9" w:rsidP="00EE5B6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C58C05" w14:textId="72EE34D6" w:rsidR="00EE5B67" w:rsidRPr="00886462" w:rsidRDefault="00EE5B67" w:rsidP="00EE5B6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7F55">
        <w:rPr>
          <w:rFonts w:ascii="Times New Roman" w:hAnsi="Times New Roman" w:cs="Times New Roman"/>
          <w:b/>
          <w:sz w:val="24"/>
          <w:szCs w:val="24"/>
        </w:rPr>
        <w:t>Литература</w:t>
      </w:r>
    </w:p>
    <w:p w14:paraId="0D249892" w14:textId="77777777" w:rsidR="00A530E6" w:rsidRPr="001C14BA" w:rsidRDefault="00A530E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Weinmann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F. Comparison of Intersection Algorithms for SBR Ray Tracing on </w:t>
      </w:r>
      <w:proofErr w:type="gramStart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NURBS  /</w:t>
      </w:r>
      <w:proofErr w:type="gramEnd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Proceedings of the 2012 IEEE International Symposium on Antennas and Propagation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2012.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>–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IEEE, </w:t>
      </w:r>
      <w:r w:rsidR="009D794F" w:rsidRPr="001C14B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Chicago, IL, USA.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doi:10.1109/aps.2012.6349081</w:t>
      </w:r>
    </w:p>
    <w:p w14:paraId="689BE4A2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Wang J., Shen, Y., Ding, W. A Method for Ink-Wash Painting Rendering for 3D Scenes // </w:t>
      </w:r>
      <w:r w:rsidR="008F7FB8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Proceedings of the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2018 International Joint Conference on Information, Media and Engineering (ICIME). – 2018.</w:t>
      </w:r>
      <w:r w:rsidR="001A665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– Pp. 205 – 210.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– IEEE, Osaka, Japan. doi:10.1109/icime.2018.00050</w:t>
      </w:r>
    </w:p>
    <w:p w14:paraId="634CE249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Gu K., Liu M., </w:t>
      </w: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Zhai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G., Yang, X., Zhang, W. Quality Assessment Considering Viewing Distance and Image Resolution // IEEE Transactions on Broadcasting. – 2015. – Vol. 61(3). - Pp. 520–531. doi:10.1109/tbc.2015.2459851</w:t>
      </w:r>
    </w:p>
    <w:p w14:paraId="76E087BF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Cho S., Shin S., Choi S. Haptic texture renderin</w:t>
      </w:r>
      <w:r w:rsidR="008F7FB8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g using random fractal surface // Proceedings of the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14th International Conference on Ubiquitous Robots and Ambient Intelligence (URAI). – 2017. – </w:t>
      </w:r>
      <w:r w:rsidR="001A665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Pp. 290 – 292. –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IEEE, </w:t>
      </w: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Jeju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, South Korea. doi:10.1109/ urai.2017.7992732</w:t>
      </w:r>
    </w:p>
    <w:p w14:paraId="7B03B187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>Shumskiy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V. GPU Ray Tracing – Comparative Study of Ray-Triangle Intersection Algorithms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// Transactions on Computational Science XIX. Lecture Notes in Computer Science. – 2013. – </w:t>
      </w:r>
      <w:r w:rsidRPr="001C14BA">
        <w:rPr>
          <w:rFonts w:ascii="Times New Roman" w:hAnsi="Times New Roman" w:cs="Times New Roman"/>
          <w:spacing w:val="4"/>
          <w:sz w:val="24"/>
          <w:szCs w:val="24"/>
          <w:shd w:val="clear" w:color="auto" w:fill="FCFCFC"/>
          <w:lang w:val="en-US"/>
        </w:rPr>
        <w:t xml:space="preserve">Vol. 7870. – Springer, Berlin, Heidelberg.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– Pp. 78 – 91. doi:10.1007/978-3-642-39759-2</w:t>
      </w:r>
    </w:p>
    <w:p w14:paraId="03C7950D" w14:textId="53A7430E" w:rsidR="008F7FB8" w:rsidRPr="00581EB2" w:rsidRDefault="008F7FB8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Zlatuska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M., </w:t>
      </w: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Havran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V. Ray Tracing on GPU with CUDA - Comparative Study of Three Algorithms // WSCG 2010: Communication Papers Proceedings: 18th International Conference in Central Europe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2010. URL: </w:t>
      </w:r>
      <w:r w:rsidR="00581EB2" w:rsidRPr="00581EB2">
        <w:rPr>
          <w:rFonts w:ascii="Times New Roman" w:hAnsi="Times New Roman" w:cs="Times New Roman"/>
          <w:sz w:val="24"/>
          <w:szCs w:val="24"/>
          <w:lang w:val="en-US"/>
        </w:rPr>
        <w:t>https://www.researchgate.net/publication/228974703_Ray_Tracing_on_a_GPU_with_CUDA-comparative_study_of_three_algorithms</w:t>
      </w:r>
    </w:p>
    <w:p w14:paraId="02739A70" w14:textId="74A3EF79" w:rsidR="00581EB2" w:rsidRPr="00007EF6" w:rsidRDefault="00581EB2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Open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Shading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Language</w:t>
      </w:r>
      <w:r w:rsidR="00785C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Cycles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opensource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imageworks</w:t>
      </w:r>
      <w:proofErr w:type="spellEnd"/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/?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proofErr w:type="spellStart"/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</w:p>
    <w:p w14:paraId="31CA0939" w14:textId="534123D8" w:rsidR="00007EF6" w:rsidRP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007E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Bounced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1" w:history="1"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https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://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docs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blender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org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manual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proofErr w:type="spellStart"/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ru</w:t>
        </w:r>
        <w:proofErr w:type="spellEnd"/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dev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cycles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settings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light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paths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html</w:t>
        </w:r>
      </w:hyperlink>
    </w:p>
    <w:p w14:paraId="4A8D5D46" w14:textId="684D83FD" w:rsid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Caustic</w:t>
      </w:r>
      <w:proofErr w:type="spellEnd"/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https://en.wikipedia.org/wiki/Caustic_(optics)</w:t>
      </w:r>
    </w:p>
    <w:p w14:paraId="32171767" w14:textId="503EBC45" w:rsid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87433"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https://docs.blender.org/manual/ru/dev/render/cycles/render_settings/motion_blur.html</w:t>
      </w:r>
    </w:p>
    <w:p w14:paraId="64978175" w14:textId="386F97D8" w:rsidR="00287433" w:rsidRDefault="00366845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6684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Hachisuka, T., &amp; Jensen, H. W. (2009). Stochastic progressive photon mapping. ACM Transactions on Graphics, 28(5),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1. doi:10.1145/1618452.1618487</w:t>
      </w:r>
    </w:p>
    <w:p w14:paraId="2C21060C" w14:textId="7497D058" w:rsidR="00366845" w:rsidRPr="00785CC1" w:rsidRDefault="00785CC1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OSL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blenderseed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readthedocs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io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latest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65BB19E" w14:textId="4144A244" w:rsidR="00785CC1" w:rsidRDefault="00785CC1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https://appleseed.readthedocs.io/projects/appleseed-blenderseed/en/latest/panels/render/motion_blur.html</w:t>
      </w:r>
    </w:p>
    <w:p w14:paraId="004E26AF" w14:textId="12B64307" w:rsidR="00785CC1" w:rsidRDefault="006A45F8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6A4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A45F8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https://github.com/appleseedhq/appleseed/blob/master/docs/source/features/features.rst</w:t>
      </w:r>
    </w:p>
    <w:p w14:paraId="24D958A9" w14:textId="56CD61EC" w:rsidR="006A45F8" w:rsidRDefault="0008731B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8731B">
        <w:rPr>
          <w:rFonts w:ascii="Times New Roman" w:eastAsia="Times New Roman" w:hAnsi="Times New Roman" w:cs="Times New Roman"/>
          <w:sz w:val="24"/>
          <w:szCs w:val="24"/>
        </w:rPr>
        <w:t>Tiled</w:t>
      </w:r>
      <w:proofErr w:type="spellEnd"/>
      <w:r w:rsidRPr="0008731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731B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Pr="0008731B">
        <w:rPr>
          <w:rFonts w:ascii="Times New Roman" w:eastAsia="Times New Roman" w:hAnsi="Times New Roman" w:cs="Times New Roman"/>
          <w:sz w:val="24"/>
          <w:szCs w:val="24"/>
        </w:rPr>
        <w:t xml:space="preserve"> (CPU/</w:t>
      </w:r>
      <w:proofErr w:type="spellStart"/>
      <w:r w:rsidRPr="0008731B">
        <w:rPr>
          <w:rFonts w:ascii="Times New Roman" w:eastAsia="Times New Roman" w:hAnsi="Times New Roman" w:cs="Times New Roman"/>
          <w:sz w:val="24"/>
          <w:szCs w:val="24"/>
        </w:rPr>
        <w:t>OpenCL</w:t>
      </w:r>
      <w:proofErr w:type="spellEnd"/>
      <w:r w:rsidRPr="0008731B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.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557F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https://wiki.luxcorerender.org/Render_Configuration</w:t>
      </w:r>
    </w:p>
    <w:p w14:paraId="4C2E02D1" w14:textId="4A3BF834" w:rsidR="0008731B" w:rsidRDefault="0008731B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731B">
        <w:rPr>
          <w:rFonts w:ascii="Times New Roman" w:eastAsia="Times New Roman" w:hAnsi="Times New Roman" w:cs="Times New Roman"/>
          <w:sz w:val="24"/>
          <w:szCs w:val="24"/>
          <w:lang w:eastAsia="ru-RU"/>
        </w:rPr>
        <w:t>И. М. Соболь. Численные методы Монте-Карло. М.: Наука, 1973 г.</w:t>
      </w:r>
    </w:p>
    <w:p w14:paraId="79ADCEDC" w14:textId="02E73325" w:rsidR="009557F3" w:rsidRDefault="009557F3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557F3">
        <w:rPr>
          <w:rFonts w:ascii="Times New Roman" w:eastAsia="Times New Roman" w:hAnsi="Times New Roman" w:cs="Times New Roman"/>
          <w:sz w:val="24"/>
          <w:szCs w:val="24"/>
        </w:rPr>
        <w:t>PhotonGI</w:t>
      </w:r>
      <w:proofErr w:type="spellEnd"/>
      <w:r w:rsidRPr="00955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7F3">
        <w:rPr>
          <w:rFonts w:ascii="Times New Roman" w:eastAsia="Times New Roman" w:hAnsi="Times New Roman" w:cs="Times New Roman"/>
          <w:sz w:val="24"/>
          <w:szCs w:val="24"/>
        </w:rPr>
        <w:t>cache</w:t>
      </w:r>
      <w:proofErr w:type="spellEnd"/>
      <w:r w:rsidRPr="00955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557F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https://wiki.luxcorerender.org/PhotonGI</w:t>
      </w:r>
    </w:p>
    <w:p w14:paraId="3AE2BB8C" w14:textId="03DFFFB1" w:rsidR="009557F3" w:rsidRPr="00785CC1" w:rsidRDefault="009264B8" w:rsidP="009264B8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264B8">
        <w:rPr>
          <w:rFonts w:ascii="Times New Roman" w:eastAsia="Times New Roman" w:hAnsi="Times New Roman" w:cs="Times New Roman"/>
          <w:sz w:val="24"/>
          <w:szCs w:val="24"/>
        </w:rPr>
        <w:t>Peak</w:t>
      </w:r>
      <w:proofErr w:type="spellEnd"/>
      <w:r w:rsidRPr="009264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264B8">
        <w:rPr>
          <w:rFonts w:ascii="Times New Roman" w:eastAsia="Times New Roman" w:hAnsi="Times New Roman" w:cs="Times New Roman"/>
          <w:sz w:val="24"/>
          <w:szCs w:val="24"/>
        </w:rPr>
        <w:t>signal-to-noise</w:t>
      </w:r>
      <w:proofErr w:type="spellEnd"/>
      <w:r w:rsidRPr="009264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264B8">
        <w:rPr>
          <w:rFonts w:ascii="Times New Roman" w:eastAsia="Times New Roman" w:hAnsi="Times New Roman" w:cs="Times New Roman"/>
          <w:sz w:val="24"/>
          <w:szCs w:val="24"/>
        </w:rPr>
        <w:t>ratio</w:t>
      </w:r>
      <w:proofErr w:type="spellEnd"/>
      <w:r w:rsidRPr="009264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264B8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https://en.wikipedia.org/wiki/Peak_signal-to-noise_ratio</w:t>
      </w:r>
    </w:p>
    <w:p w14:paraId="272FAC11" w14:textId="77777777" w:rsidR="00581EB2" w:rsidRPr="006A45F8" w:rsidRDefault="00581EB2" w:rsidP="00581EB2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6FEF7D" w14:textId="77777777" w:rsidR="00FF3438" w:rsidRPr="006A45F8" w:rsidRDefault="00FF3438" w:rsidP="002423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F1A9B8F" w14:textId="77777777" w:rsidR="00366845" w:rsidRPr="006A45F8" w:rsidRDefault="00366845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982840" w14:textId="77777777" w:rsidR="00366845" w:rsidRPr="006A45F8" w:rsidRDefault="00366845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1E4E01" w14:textId="7ACE9E34" w:rsidR="006D5563" w:rsidRDefault="006D5563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87F55">
        <w:rPr>
          <w:rFonts w:ascii="Times New Roman" w:hAnsi="Times New Roman" w:cs="Times New Roman"/>
          <w:b/>
          <w:sz w:val="24"/>
          <w:szCs w:val="24"/>
          <w:lang w:val="en-US"/>
        </w:rPr>
        <w:t>References</w:t>
      </w:r>
    </w:p>
    <w:p w14:paraId="0D8D904F" w14:textId="0A387688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Weinmann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F. Comparison of Intersection Algorithm</w:t>
      </w:r>
      <w:r w:rsidR="00007EF6"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 for SBR Ray Tracing on NURBS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// Proceedings of the 2012 IEEE International Symposium on Antennas and Propagation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2012. – IEEE, </w:t>
      </w:r>
      <w:r w:rsidRPr="0088646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Chicago, IL, USA.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doi:10.1109/aps.2012.6349081</w:t>
      </w:r>
    </w:p>
    <w:p w14:paraId="5F1B1B39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Wang J., Shen, Y., Ding, W. A Method for Ink-Wash Painting Rendering for 3D Scenes // Proceedings of the 2018 International Joint Conference on Information, Media and Engineering (ICIME). – 2018. – Pp. 205 – 210. – IEEE, Osaka, Japan. doi:10.1109/icime.2018.00050</w:t>
      </w:r>
    </w:p>
    <w:p w14:paraId="2C9201CF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Gu K., Liu M.,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Zhai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G., Yang, X., Zhang, W. Quality Assessment Considering Viewing Distance and Image Resolution // IEEE Transactions on Broadcasting. – 2015. – Vol. 61(3). - Pp. 520–531. doi:10.1109/tbc.2015.2459851</w:t>
      </w:r>
    </w:p>
    <w:p w14:paraId="514E0CEF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Cho S., Shin S., Choi S. Haptic texture rendering using random fractal surface // Proceedings of the 14th International Conference on Ubiquitous Robots and Ambient Intelligence (URAI). – 2017. – Pp. 290 – 292. – IEEE,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Jeju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, South Korea. doi:10.1109/ urai.2017.7992732</w:t>
      </w:r>
    </w:p>
    <w:p w14:paraId="5809C1BB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Shumskiy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V. GPU Ray Tracing – Comparative Study of Ray-Triangle Intersection Algorithms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// Transactions on Computational Science XIX. Lecture Notes in Computer Science. – 2013. – </w:t>
      </w:r>
      <w:r w:rsidRPr="00886462">
        <w:rPr>
          <w:rFonts w:ascii="Times New Roman" w:hAnsi="Times New Roman" w:cs="Times New Roman"/>
          <w:spacing w:val="4"/>
          <w:sz w:val="24"/>
          <w:szCs w:val="24"/>
          <w:shd w:val="clear" w:color="auto" w:fill="FCFCFC"/>
          <w:lang w:val="en-US"/>
        </w:rPr>
        <w:t xml:space="preserve">Vol. 7870. – Springer, Berlin, Heidelberg.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– Pp. 78 – 91. doi:10.1007/978-3-642-39759-2</w:t>
      </w:r>
    </w:p>
    <w:p w14:paraId="53C193B1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Zlatuska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M.,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Havran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V. Ray Tracing on GPU with CUDA - Comparative Study of Three Algorithms // WSCG 2010: Communication Papers Proceedings: 18th International Conference in Central Europe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2010. URL: </w:t>
      </w:r>
      <w:r w:rsidRPr="00886462">
        <w:rPr>
          <w:rFonts w:ascii="Times New Roman" w:hAnsi="Times New Roman" w:cs="Times New Roman"/>
          <w:sz w:val="24"/>
          <w:szCs w:val="24"/>
          <w:lang w:val="en-US"/>
        </w:rPr>
        <w:t>https://www.researchgate.net/publication/228974703_Ray_Tracing_on_a_GPU_with_CUDA-comparative_study_of_three_algorithms</w:t>
      </w:r>
    </w:p>
    <w:p w14:paraId="637386C3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Open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Shading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Language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Cycles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opensource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imageworks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/?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</w:p>
    <w:p w14:paraId="6205CCD1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Bounced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2" w:history="1"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https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://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docs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blender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org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manual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proofErr w:type="spellStart"/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ru</w:t>
        </w:r>
        <w:proofErr w:type="spellEnd"/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dev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cycles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settings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light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paths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html</w:t>
        </w:r>
      </w:hyperlink>
    </w:p>
    <w:p w14:paraId="138F4FEF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Caustic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https://en.wikipedia.org/wiki/Caustic_(optics)</w:t>
      </w:r>
    </w:p>
    <w:p w14:paraId="7BFA4DC6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https://docs.blender.org/manual/ru/dev/render/cycles/render_settings/motion_blur.html</w:t>
      </w:r>
    </w:p>
    <w:p w14:paraId="4C86AFD9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Hachisuka, T., &amp; Jensen, H. W. (2009). Stochastic progressive photon mapping. ACM Transactions on Graphics, 28(5), 1. doi:10.1145/1618452.1618487</w:t>
      </w:r>
    </w:p>
    <w:p w14:paraId="6614E8AD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OSL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blenderseed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readthedocs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io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latest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B2F34AD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https://appleseed.readthedocs.io/projects/appleseed-blenderseed/en/latest/panels/render/motion_blur.html</w:t>
      </w:r>
    </w:p>
    <w:p w14:paraId="6D04A60A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https://github.com/appleseedhq/appleseed/blob/master/docs/source/features/features.rst</w:t>
      </w:r>
    </w:p>
    <w:p w14:paraId="6662BBA0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Tiled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(CPU/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OpenCL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)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https://wiki.luxcorerender.org/Render_Configuration</w:t>
      </w:r>
    </w:p>
    <w:p w14:paraId="74C4DBD6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И. М. Соболь. Численные методы Монте-Карло. М.: Наука, 1973 г.</w:t>
      </w:r>
    </w:p>
    <w:p w14:paraId="3F32A477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PhotonGI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cache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https://wiki.luxcorerender.org/PhotonGI</w:t>
      </w:r>
    </w:p>
    <w:p w14:paraId="14DC4FA9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Peak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signal-to-noise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ratio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https://en.wikipedia.org/wiki/Peak_signal-to-noise_ratio</w:t>
      </w:r>
    </w:p>
    <w:p w14:paraId="7194DBDC" w14:textId="77777777" w:rsidR="001C14BA" w:rsidRPr="00886462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21879F1" w14:textId="77777777" w:rsidR="00E40D65" w:rsidRPr="001D7B0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Об</w:t>
      </w:r>
      <w:r w:rsidRPr="001D7B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</w:t>
      </w:r>
      <w:r w:rsidR="00060278"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ах</w:t>
      </w:r>
    </w:p>
    <w:p w14:paraId="596AE5D3" w14:textId="7CB62674" w:rsidR="008C69AD" w:rsidRP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Гогинян</w:t>
      </w:r>
      <w:proofErr w:type="spellEnd"/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Борис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Андреевич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>, студент группы КМБ</w:t>
      </w:r>
      <w:r w:rsidR="005657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>-0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3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-16 кафедры Высшей математики </w:t>
      </w:r>
      <w:r w:rsidR="008C69AD"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Института кибернетики ФГБОУ ВО «МИРЭА – Российский технологической университет»</w:t>
      </w:r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3D096EAB" w14:textId="77777777" w:rsidR="00A57769" w:rsidRPr="00A57769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арфенов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Денис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Васильевич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кандидат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технических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наук, доцент кафедры Высшей математики Института кибернетики ФГБОУ ВО «МИРЭА – Российский технологической университет»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27609CB9" w14:textId="77777777" w:rsidR="008C69A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Петрусевич Денис Андреевич, кандидат физико-математических наук, доцент кафедры Высшей математики Института кибернетики ФГБОУ ВО «МИРЭА – Российский технологической университет»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5A24FF3E" w14:textId="77777777" w:rsidR="0099609F" w:rsidRPr="008C69A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5C33A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About author</w:t>
      </w:r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</w:p>
    <w:p w14:paraId="7848FC9A" w14:textId="77777777" w:rsid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Boris</w:t>
      </w:r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Goginyan</w:t>
      </w:r>
      <w:proofErr w:type="spellEnd"/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student of the </w:t>
      </w:r>
      <w:r w:rsidR="008C69AD"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Higher Mathematics Chair, Institute of Cybernetics, Russian Technological University </w:t>
      </w:r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(78, </w:t>
      </w:r>
      <w:proofErr w:type="spellStart"/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Vernadskogo</w:t>
      </w:r>
      <w:proofErr w:type="spellEnd"/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Pr., Moscow 119454, Russia).</w:t>
      </w:r>
    </w:p>
    <w:p w14:paraId="46B14B3F" w14:textId="77777777" w:rsidR="00A57769" w:rsidRP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Denis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</w:t>
      </w: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Parfenov</w:t>
      </w:r>
      <w:proofErr w:type="spellEnd"/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PhD, associate professor of the Higher Mathematics Chair, Institute of Cybernetics, Russian Technological University 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(78, </w:t>
      </w:r>
      <w:proofErr w:type="spellStart"/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Vernadskogo</w:t>
      </w:r>
      <w:proofErr w:type="spellEnd"/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Pr., Moscow 119454, Russia).</w:t>
      </w:r>
    </w:p>
    <w:p w14:paraId="27774D01" w14:textId="77777777" w:rsidR="00E40D65" w:rsidRPr="00825BB4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Denis A. </w:t>
      </w:r>
      <w:proofErr w:type="spellStart"/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Petrusevich</w:t>
      </w:r>
      <w:proofErr w:type="spellEnd"/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PhD, associate professor of the Higher Mathematics Chair, Institute of Cybernetics, Russian Technological University 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(78, </w:t>
      </w:r>
      <w:proofErr w:type="spellStart"/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Vernadskogo</w:t>
      </w:r>
      <w:proofErr w:type="spellEnd"/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Pr., Moscow 119454, Russia).</w:t>
      </w:r>
    </w:p>
    <w:p w14:paraId="769D0D3C" w14:textId="77777777" w:rsidR="00E40D65" w:rsidRPr="00FF3438" w:rsidRDefault="00E40D65" w:rsidP="00E40D65">
      <w:pPr>
        <w:pStyle w:val="a5"/>
        <w:shd w:val="clear" w:color="auto" w:fill="FFFFFF"/>
        <w:spacing w:before="100" w:beforeAutospacing="1" w:after="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40D65" w:rsidRPr="00FF3438" w:rsidSect="00AB0158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54" w:author="M61PME-S2P" w:date="2020-03-15T18:17:00Z" w:initials="M">
    <w:p w14:paraId="63C3A984" w14:textId="644B06B7" w:rsidR="005C33AB" w:rsidRDefault="005C33AB">
      <w:pPr>
        <w:pStyle w:val="af5"/>
      </w:pPr>
      <w:r>
        <w:rPr>
          <w:rStyle w:val="af4"/>
        </w:rPr>
        <w:annotationRef/>
      </w:r>
      <w:r>
        <w:rPr>
          <w:noProof/>
        </w:rPr>
        <w:t>опишите!</w:t>
      </w:r>
    </w:p>
  </w:comment>
  <w:comment w:id="455" w:author="Борис Гогинян" w:date="2020-03-28T01:24:00Z" w:initials="БГ">
    <w:p w14:paraId="7883FD97" w14:textId="2C916A64" w:rsidR="005C33AB" w:rsidRDefault="005C33AB">
      <w:pPr>
        <w:pStyle w:val="af5"/>
      </w:pPr>
      <w:r>
        <w:rPr>
          <w:rStyle w:val="af4"/>
        </w:rPr>
        <w:annotationRef/>
      </w:r>
      <w:r>
        <w:t>В теории</w:t>
      </w:r>
    </w:p>
  </w:comment>
  <w:comment w:id="456" w:author="M61PME-S2P" w:date="2020-03-15T18:22:00Z" w:initials="M">
    <w:p w14:paraId="5C724EDE" w14:textId="28487E88" w:rsidR="005C33AB" w:rsidRDefault="005C33AB">
      <w:pPr>
        <w:pStyle w:val="af5"/>
      </w:pPr>
      <w:r>
        <w:rPr>
          <w:rStyle w:val="af4"/>
        </w:rPr>
        <w:annotationRef/>
      </w:r>
      <w:r>
        <w:rPr>
          <w:noProof/>
        </w:rPr>
        <w:t>Все сокращения следует собрать в таблицу в начале работы и ПРИ ПЕРВОЙ встрече давать расшифровку</w:t>
      </w:r>
    </w:p>
  </w:comment>
  <w:comment w:id="469" w:author="M61PME-S2P" w:date="2020-03-15T18:24:00Z" w:initials="M">
    <w:p w14:paraId="00BE2381" w14:textId="1964AFAF" w:rsidR="005C33AB" w:rsidRDefault="005C33AB">
      <w:pPr>
        <w:pStyle w:val="af5"/>
      </w:pPr>
      <w:r>
        <w:rPr>
          <w:rStyle w:val="af4"/>
        </w:rPr>
        <w:annotationRef/>
      </w:r>
      <w:r>
        <w:rPr>
          <w:noProof/>
        </w:rPr>
        <w:t>Какая? Всё надо описать строго и детально</w:t>
      </w:r>
    </w:p>
  </w:comment>
  <w:comment w:id="470" w:author="M61PME-S2P" w:date="2020-03-15T18:25:00Z" w:initials="M">
    <w:p w14:paraId="7CF01F7D" w14:textId="22F4F3D3" w:rsidR="005C33AB" w:rsidRDefault="005C33AB">
      <w:pPr>
        <w:pStyle w:val="af5"/>
      </w:pPr>
      <w:r>
        <w:rPr>
          <w:rStyle w:val="af4"/>
        </w:rPr>
        <w:annotationRef/>
      </w:r>
      <w:r>
        <w:rPr>
          <w:noProof/>
        </w:rPr>
        <w:t>Детальнее</w:t>
      </w:r>
    </w:p>
  </w:comment>
  <w:comment w:id="535" w:author="M61PME-S2P" w:date="2020-03-15T18:35:00Z" w:initials="M">
    <w:p w14:paraId="4C6613CB" w14:textId="0312313C" w:rsidR="005C33AB" w:rsidRDefault="005C33AB">
      <w:pPr>
        <w:pStyle w:val="af5"/>
      </w:pPr>
      <w:r>
        <w:rPr>
          <w:rStyle w:val="af4"/>
        </w:rPr>
        <w:annotationRef/>
      </w:r>
      <w:r>
        <w:rPr>
          <w:noProof/>
        </w:rPr>
        <w:t>Формулы не заключают в рамки (см. методичку)</w:t>
      </w:r>
    </w:p>
  </w:comment>
  <w:comment w:id="587" w:author="M61PME-S2P" w:date="2020-03-15T18:36:00Z" w:initials="M">
    <w:p w14:paraId="58C11506" w14:textId="025064B2" w:rsidR="005C33AB" w:rsidRDefault="005C33AB">
      <w:pPr>
        <w:pStyle w:val="af5"/>
      </w:pPr>
      <w:r>
        <w:rPr>
          <w:rStyle w:val="af4"/>
        </w:rPr>
        <w:annotationRef/>
      </w:r>
      <w:r>
        <w:rPr>
          <w:noProof/>
        </w:rPr>
        <w:t>Написано коряво и мутно</w:t>
      </w:r>
    </w:p>
  </w:comment>
  <w:comment w:id="589" w:author="M61PME-S2P" w:date="2020-03-15T18:37:00Z" w:initials="M">
    <w:p w14:paraId="128F9B30" w14:textId="2A413783" w:rsidR="005C33AB" w:rsidRDefault="005C33AB">
      <w:pPr>
        <w:pStyle w:val="af5"/>
      </w:pPr>
      <w:r>
        <w:rPr>
          <w:rStyle w:val="af4"/>
        </w:rPr>
        <w:annotationRef/>
      </w:r>
      <w:r>
        <w:rPr>
          <w:noProof/>
        </w:rPr>
        <w:t>Везде избавьтесь от жаргона - его у Вас много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C3A984" w15:done="0"/>
  <w15:commentEx w15:paraId="7883FD97" w15:paraIdParent="63C3A984" w15:done="0"/>
  <w15:commentEx w15:paraId="5C724EDE" w15:done="0"/>
  <w15:commentEx w15:paraId="00BE2381" w15:done="0"/>
  <w15:commentEx w15:paraId="7CF01F7D" w15:done="0"/>
  <w15:commentEx w15:paraId="4C6613CB" w15:done="0"/>
  <w15:commentEx w15:paraId="58C11506" w15:done="0"/>
  <w15:commentEx w15:paraId="128F9B3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C3A984" w16cid:durableId="225E857D"/>
  <w16cid:commentId w16cid:paraId="7883FD97" w16cid:durableId="225E857E"/>
  <w16cid:commentId w16cid:paraId="5C724EDE" w16cid:durableId="225E857F"/>
  <w16cid:commentId w16cid:paraId="00BE2381" w16cid:durableId="225E8580"/>
  <w16cid:commentId w16cid:paraId="7CF01F7D" w16cid:durableId="225E8581"/>
  <w16cid:commentId w16cid:paraId="4C6613CB" w16cid:durableId="225E8582"/>
  <w16cid:commentId w16cid:paraId="58C11506" w16cid:durableId="225E8583"/>
  <w16cid:commentId w16cid:paraId="128F9B30" w16cid:durableId="225E85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8A4D2" w14:textId="77777777" w:rsidR="008C596D" w:rsidRDefault="008C596D" w:rsidP="00042B12">
      <w:pPr>
        <w:spacing w:after="0" w:line="240" w:lineRule="auto"/>
      </w:pPr>
      <w:r>
        <w:separator/>
      </w:r>
    </w:p>
  </w:endnote>
  <w:endnote w:type="continuationSeparator" w:id="0">
    <w:p w14:paraId="3A822415" w14:textId="77777777" w:rsidR="008C596D" w:rsidRDefault="008C596D" w:rsidP="00042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D42BEB" w14:textId="77777777" w:rsidR="008C596D" w:rsidRDefault="008C596D" w:rsidP="00042B12">
      <w:pPr>
        <w:spacing w:after="0" w:line="240" w:lineRule="auto"/>
      </w:pPr>
      <w:r>
        <w:separator/>
      </w:r>
    </w:p>
  </w:footnote>
  <w:footnote w:type="continuationSeparator" w:id="0">
    <w:p w14:paraId="27821578" w14:textId="77777777" w:rsidR="008C596D" w:rsidRDefault="008C596D" w:rsidP="00042B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B4707"/>
    <w:multiLevelType w:val="hybridMultilevel"/>
    <w:tmpl w:val="27C056B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F5276"/>
    <w:multiLevelType w:val="hybridMultilevel"/>
    <w:tmpl w:val="C2188B8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F527E"/>
    <w:multiLevelType w:val="hybridMultilevel"/>
    <w:tmpl w:val="FCBC7BE0"/>
    <w:lvl w:ilvl="0" w:tplc="757C86F0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D77B6"/>
    <w:multiLevelType w:val="multilevel"/>
    <w:tmpl w:val="CC381282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A3303D9"/>
    <w:multiLevelType w:val="hybridMultilevel"/>
    <w:tmpl w:val="9BE296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1C01EA2"/>
    <w:multiLevelType w:val="multilevel"/>
    <w:tmpl w:val="EE1C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8547A8"/>
    <w:multiLevelType w:val="hybridMultilevel"/>
    <w:tmpl w:val="57BAD19A"/>
    <w:lvl w:ilvl="0" w:tplc="0419000F">
      <w:start w:val="1"/>
      <w:numFmt w:val="decimal"/>
      <w:lvlText w:val="%1.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D4F12F8"/>
    <w:multiLevelType w:val="multilevel"/>
    <w:tmpl w:val="F3F0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904F83"/>
    <w:multiLevelType w:val="multilevel"/>
    <w:tmpl w:val="1618F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C11303"/>
    <w:multiLevelType w:val="hybridMultilevel"/>
    <w:tmpl w:val="6AD27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F7154E"/>
    <w:multiLevelType w:val="multilevel"/>
    <w:tmpl w:val="0366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555787"/>
    <w:multiLevelType w:val="hybridMultilevel"/>
    <w:tmpl w:val="46D24436"/>
    <w:lvl w:ilvl="0" w:tplc="757C86F0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77645"/>
    <w:multiLevelType w:val="multilevel"/>
    <w:tmpl w:val="20585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CD7E2A"/>
    <w:multiLevelType w:val="hybridMultilevel"/>
    <w:tmpl w:val="0324EE6A"/>
    <w:lvl w:ilvl="0" w:tplc="8872DF10">
      <w:start w:val="1"/>
      <w:numFmt w:val="decimal"/>
      <w:lvlText w:val="%1."/>
      <w:lvlJc w:val="left"/>
      <w:pPr>
        <w:ind w:left="927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9642DB3"/>
    <w:multiLevelType w:val="multilevel"/>
    <w:tmpl w:val="D0D63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E64510"/>
    <w:multiLevelType w:val="multilevel"/>
    <w:tmpl w:val="71901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CDB76BD"/>
    <w:multiLevelType w:val="multilevel"/>
    <w:tmpl w:val="0C8E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D6F4637"/>
    <w:multiLevelType w:val="hybridMultilevel"/>
    <w:tmpl w:val="C17666FE"/>
    <w:lvl w:ilvl="0" w:tplc="FB6AB20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2EDF6FEA"/>
    <w:multiLevelType w:val="hybridMultilevel"/>
    <w:tmpl w:val="6AD27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0E25E2"/>
    <w:multiLevelType w:val="hybridMultilevel"/>
    <w:tmpl w:val="EC80B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D678A"/>
    <w:multiLevelType w:val="hybridMultilevel"/>
    <w:tmpl w:val="D46CC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0066B6"/>
    <w:multiLevelType w:val="multilevel"/>
    <w:tmpl w:val="36E08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238AE"/>
    <w:multiLevelType w:val="hybridMultilevel"/>
    <w:tmpl w:val="515A7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A33F2B"/>
    <w:multiLevelType w:val="multilevel"/>
    <w:tmpl w:val="41ACC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2F11FE"/>
    <w:multiLevelType w:val="hybridMultilevel"/>
    <w:tmpl w:val="B59247D4"/>
    <w:lvl w:ilvl="0" w:tplc="26E8FFD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6B6BBF"/>
    <w:multiLevelType w:val="hybridMultilevel"/>
    <w:tmpl w:val="8B80323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95E6095"/>
    <w:multiLevelType w:val="hybridMultilevel"/>
    <w:tmpl w:val="57BAD19A"/>
    <w:lvl w:ilvl="0" w:tplc="0419000F">
      <w:start w:val="1"/>
      <w:numFmt w:val="decimal"/>
      <w:lvlText w:val="%1.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499E79BA"/>
    <w:multiLevelType w:val="multilevel"/>
    <w:tmpl w:val="35A08E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C8968CE"/>
    <w:multiLevelType w:val="hybridMultilevel"/>
    <w:tmpl w:val="E69ED538"/>
    <w:lvl w:ilvl="0" w:tplc="72B05770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i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F832260"/>
    <w:multiLevelType w:val="hybridMultilevel"/>
    <w:tmpl w:val="71E4B692"/>
    <w:lvl w:ilvl="0" w:tplc="A19A23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50BF75B6"/>
    <w:multiLevelType w:val="multilevel"/>
    <w:tmpl w:val="3A02B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16D1278"/>
    <w:multiLevelType w:val="multilevel"/>
    <w:tmpl w:val="6C1AA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69E3797"/>
    <w:multiLevelType w:val="multilevel"/>
    <w:tmpl w:val="BC0CC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8A3981"/>
    <w:multiLevelType w:val="hybridMultilevel"/>
    <w:tmpl w:val="8D6A89B4"/>
    <w:lvl w:ilvl="0" w:tplc="26E8FFD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687BDB"/>
    <w:multiLevelType w:val="hybridMultilevel"/>
    <w:tmpl w:val="C1741008"/>
    <w:lvl w:ilvl="0" w:tplc="E988970A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40B4B0A"/>
    <w:multiLevelType w:val="hybridMultilevel"/>
    <w:tmpl w:val="06E00AB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AF90E60"/>
    <w:multiLevelType w:val="hybridMultilevel"/>
    <w:tmpl w:val="2196FDCA"/>
    <w:lvl w:ilvl="0" w:tplc="B1D24D2A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B3E7EDE"/>
    <w:multiLevelType w:val="multilevel"/>
    <w:tmpl w:val="B2B0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101A85"/>
    <w:multiLevelType w:val="multilevel"/>
    <w:tmpl w:val="191C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8B7B3E"/>
    <w:multiLevelType w:val="hybridMultilevel"/>
    <w:tmpl w:val="0BF62684"/>
    <w:lvl w:ilvl="0" w:tplc="C9AEAE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FF408AF"/>
    <w:multiLevelType w:val="hybridMultilevel"/>
    <w:tmpl w:val="9F002DCA"/>
    <w:lvl w:ilvl="0" w:tplc="D7C8B288">
      <w:start w:val="1"/>
      <w:numFmt w:val="decimal"/>
      <w:lvlText w:val="%1."/>
      <w:lvlJc w:val="left"/>
      <w:pPr>
        <w:ind w:left="737" w:hanging="17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87" w:hanging="360"/>
      </w:pPr>
    </w:lvl>
    <w:lvl w:ilvl="2" w:tplc="0419001B" w:tentative="1">
      <w:start w:val="1"/>
      <w:numFmt w:val="lowerRoman"/>
      <w:lvlText w:val="%3."/>
      <w:lvlJc w:val="right"/>
      <w:pPr>
        <w:ind w:left="2007" w:hanging="180"/>
      </w:pPr>
    </w:lvl>
    <w:lvl w:ilvl="3" w:tplc="0419000F" w:tentative="1">
      <w:start w:val="1"/>
      <w:numFmt w:val="decimal"/>
      <w:lvlText w:val="%4."/>
      <w:lvlJc w:val="left"/>
      <w:pPr>
        <w:ind w:left="2727" w:hanging="360"/>
      </w:pPr>
    </w:lvl>
    <w:lvl w:ilvl="4" w:tplc="04190019" w:tentative="1">
      <w:start w:val="1"/>
      <w:numFmt w:val="lowerLetter"/>
      <w:lvlText w:val="%5."/>
      <w:lvlJc w:val="left"/>
      <w:pPr>
        <w:ind w:left="3447" w:hanging="360"/>
      </w:pPr>
    </w:lvl>
    <w:lvl w:ilvl="5" w:tplc="0419001B" w:tentative="1">
      <w:start w:val="1"/>
      <w:numFmt w:val="lowerRoman"/>
      <w:lvlText w:val="%6."/>
      <w:lvlJc w:val="right"/>
      <w:pPr>
        <w:ind w:left="4167" w:hanging="180"/>
      </w:pPr>
    </w:lvl>
    <w:lvl w:ilvl="6" w:tplc="0419000F" w:tentative="1">
      <w:start w:val="1"/>
      <w:numFmt w:val="decimal"/>
      <w:lvlText w:val="%7."/>
      <w:lvlJc w:val="left"/>
      <w:pPr>
        <w:ind w:left="4887" w:hanging="360"/>
      </w:pPr>
    </w:lvl>
    <w:lvl w:ilvl="7" w:tplc="04190019" w:tentative="1">
      <w:start w:val="1"/>
      <w:numFmt w:val="lowerLetter"/>
      <w:lvlText w:val="%8."/>
      <w:lvlJc w:val="left"/>
      <w:pPr>
        <w:ind w:left="5607" w:hanging="360"/>
      </w:pPr>
    </w:lvl>
    <w:lvl w:ilvl="8" w:tplc="0419001B" w:tentative="1">
      <w:start w:val="1"/>
      <w:numFmt w:val="lowerRoman"/>
      <w:lvlText w:val="%9."/>
      <w:lvlJc w:val="right"/>
      <w:pPr>
        <w:ind w:left="6327" w:hanging="180"/>
      </w:pPr>
    </w:lvl>
  </w:abstractNum>
  <w:num w:numId="1">
    <w:abstractNumId w:val="13"/>
  </w:num>
  <w:num w:numId="2">
    <w:abstractNumId w:val="40"/>
  </w:num>
  <w:num w:numId="3">
    <w:abstractNumId w:val="9"/>
  </w:num>
  <w:num w:numId="4">
    <w:abstractNumId w:val="36"/>
  </w:num>
  <w:num w:numId="5">
    <w:abstractNumId w:val="25"/>
  </w:num>
  <w:num w:numId="6">
    <w:abstractNumId w:val="10"/>
  </w:num>
  <w:num w:numId="7">
    <w:abstractNumId w:val="7"/>
  </w:num>
  <w:num w:numId="8">
    <w:abstractNumId w:val="12"/>
  </w:num>
  <w:num w:numId="9">
    <w:abstractNumId w:val="21"/>
  </w:num>
  <w:num w:numId="10">
    <w:abstractNumId w:val="37"/>
  </w:num>
  <w:num w:numId="11">
    <w:abstractNumId w:val="18"/>
  </w:num>
  <w:num w:numId="12">
    <w:abstractNumId w:val="19"/>
  </w:num>
  <w:num w:numId="13">
    <w:abstractNumId w:val="23"/>
  </w:num>
  <w:num w:numId="14">
    <w:abstractNumId w:val="8"/>
  </w:num>
  <w:num w:numId="15">
    <w:abstractNumId w:val="30"/>
  </w:num>
  <w:num w:numId="16">
    <w:abstractNumId w:val="31"/>
  </w:num>
  <w:num w:numId="17">
    <w:abstractNumId w:val="28"/>
  </w:num>
  <w:num w:numId="18">
    <w:abstractNumId w:val="34"/>
  </w:num>
  <w:num w:numId="19">
    <w:abstractNumId w:val="5"/>
  </w:num>
  <w:num w:numId="20">
    <w:abstractNumId w:val="16"/>
  </w:num>
  <w:num w:numId="21">
    <w:abstractNumId w:val="14"/>
  </w:num>
  <w:num w:numId="22">
    <w:abstractNumId w:val="38"/>
  </w:num>
  <w:num w:numId="23">
    <w:abstractNumId w:val="4"/>
  </w:num>
  <w:num w:numId="24">
    <w:abstractNumId w:val="32"/>
  </w:num>
  <w:num w:numId="25">
    <w:abstractNumId w:val="39"/>
  </w:num>
  <w:num w:numId="26">
    <w:abstractNumId w:val="15"/>
  </w:num>
  <w:num w:numId="27">
    <w:abstractNumId w:val="27"/>
  </w:num>
  <w:num w:numId="28">
    <w:abstractNumId w:val="6"/>
  </w:num>
  <w:num w:numId="29">
    <w:abstractNumId w:val="3"/>
  </w:num>
  <w:num w:numId="30">
    <w:abstractNumId w:val="24"/>
  </w:num>
  <w:num w:numId="31">
    <w:abstractNumId w:val="26"/>
  </w:num>
  <w:num w:numId="32">
    <w:abstractNumId w:val="17"/>
  </w:num>
  <w:num w:numId="33">
    <w:abstractNumId w:val="33"/>
  </w:num>
  <w:num w:numId="34">
    <w:abstractNumId w:val="29"/>
  </w:num>
  <w:num w:numId="35">
    <w:abstractNumId w:val="22"/>
  </w:num>
  <w:num w:numId="36">
    <w:abstractNumId w:val="1"/>
  </w:num>
  <w:num w:numId="37">
    <w:abstractNumId w:val="2"/>
  </w:num>
  <w:num w:numId="38">
    <w:abstractNumId w:val="35"/>
  </w:num>
  <w:num w:numId="39">
    <w:abstractNumId w:val="11"/>
  </w:num>
  <w:num w:numId="40">
    <w:abstractNumId w:val="20"/>
  </w:num>
  <w:num w:numId="4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Борис Гогинян">
    <w15:presenceInfo w15:providerId="Windows Live" w15:userId="dd2c8ec127492be9"/>
  </w15:person>
  <w15:person w15:author="UserPushka">
    <w15:presenceInfo w15:providerId="None" w15:userId="UserPushka"/>
  </w15:person>
  <w15:person w15:author="M61PME-S2P">
    <w15:presenceInfo w15:providerId="None" w15:userId="M61PME-S2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6A9"/>
    <w:rsid w:val="0000406F"/>
    <w:rsid w:val="00005D6C"/>
    <w:rsid w:val="00007EF6"/>
    <w:rsid w:val="0001015A"/>
    <w:rsid w:val="0001383C"/>
    <w:rsid w:val="000165D8"/>
    <w:rsid w:val="00016BBE"/>
    <w:rsid w:val="00017091"/>
    <w:rsid w:val="00042B12"/>
    <w:rsid w:val="00043FB5"/>
    <w:rsid w:val="0005359F"/>
    <w:rsid w:val="00057260"/>
    <w:rsid w:val="00060278"/>
    <w:rsid w:val="00062147"/>
    <w:rsid w:val="0006751E"/>
    <w:rsid w:val="00072525"/>
    <w:rsid w:val="00074FD7"/>
    <w:rsid w:val="00080020"/>
    <w:rsid w:val="000817D1"/>
    <w:rsid w:val="0008283A"/>
    <w:rsid w:val="0008731B"/>
    <w:rsid w:val="00087F55"/>
    <w:rsid w:val="000A674A"/>
    <w:rsid w:val="000B3BB3"/>
    <w:rsid w:val="000C3ADB"/>
    <w:rsid w:val="000C5E0D"/>
    <w:rsid w:val="000D1BFB"/>
    <w:rsid w:val="000D7FC8"/>
    <w:rsid w:val="000E1709"/>
    <w:rsid w:val="000F1D58"/>
    <w:rsid w:val="000F43ED"/>
    <w:rsid w:val="00103999"/>
    <w:rsid w:val="0010404D"/>
    <w:rsid w:val="001043F7"/>
    <w:rsid w:val="00112F39"/>
    <w:rsid w:val="00122965"/>
    <w:rsid w:val="001301D5"/>
    <w:rsid w:val="00131E25"/>
    <w:rsid w:val="00140224"/>
    <w:rsid w:val="001426E8"/>
    <w:rsid w:val="00142982"/>
    <w:rsid w:val="001443D9"/>
    <w:rsid w:val="001446E0"/>
    <w:rsid w:val="00151A0F"/>
    <w:rsid w:val="00157844"/>
    <w:rsid w:val="00157D32"/>
    <w:rsid w:val="00160399"/>
    <w:rsid w:val="00164426"/>
    <w:rsid w:val="00166F52"/>
    <w:rsid w:val="00170AB5"/>
    <w:rsid w:val="001719DD"/>
    <w:rsid w:val="001739AA"/>
    <w:rsid w:val="001824CC"/>
    <w:rsid w:val="00182524"/>
    <w:rsid w:val="001858B7"/>
    <w:rsid w:val="00194B32"/>
    <w:rsid w:val="001A0EA9"/>
    <w:rsid w:val="001A3A9A"/>
    <w:rsid w:val="001A665F"/>
    <w:rsid w:val="001A69E3"/>
    <w:rsid w:val="001B58EA"/>
    <w:rsid w:val="001B7497"/>
    <w:rsid w:val="001B7781"/>
    <w:rsid w:val="001C14BA"/>
    <w:rsid w:val="001C4334"/>
    <w:rsid w:val="001D4C5F"/>
    <w:rsid w:val="001D63F7"/>
    <w:rsid w:val="001D770A"/>
    <w:rsid w:val="001D7B0D"/>
    <w:rsid w:val="001D7C8D"/>
    <w:rsid w:val="001E533D"/>
    <w:rsid w:val="001E7108"/>
    <w:rsid w:val="001F2DD4"/>
    <w:rsid w:val="001F3ED3"/>
    <w:rsid w:val="00202ABA"/>
    <w:rsid w:val="00210CAD"/>
    <w:rsid w:val="002148E5"/>
    <w:rsid w:val="0022426A"/>
    <w:rsid w:val="0022647A"/>
    <w:rsid w:val="00226DF4"/>
    <w:rsid w:val="002317FE"/>
    <w:rsid w:val="00242318"/>
    <w:rsid w:val="00247B84"/>
    <w:rsid w:val="0025318A"/>
    <w:rsid w:val="0026363B"/>
    <w:rsid w:val="00266B95"/>
    <w:rsid w:val="00270F29"/>
    <w:rsid w:val="00273526"/>
    <w:rsid w:val="00287433"/>
    <w:rsid w:val="00293066"/>
    <w:rsid w:val="00294F24"/>
    <w:rsid w:val="002A6A5C"/>
    <w:rsid w:val="002C07BD"/>
    <w:rsid w:val="002C3F1D"/>
    <w:rsid w:val="002C43DA"/>
    <w:rsid w:val="002C6F64"/>
    <w:rsid w:val="002D367D"/>
    <w:rsid w:val="002E0DE1"/>
    <w:rsid w:val="002E1052"/>
    <w:rsid w:val="002E1B49"/>
    <w:rsid w:val="002E6E0A"/>
    <w:rsid w:val="002F3825"/>
    <w:rsid w:val="003117C5"/>
    <w:rsid w:val="0031265E"/>
    <w:rsid w:val="00313C49"/>
    <w:rsid w:val="00316B88"/>
    <w:rsid w:val="00321A16"/>
    <w:rsid w:val="00321B3A"/>
    <w:rsid w:val="00326FCA"/>
    <w:rsid w:val="00330D9E"/>
    <w:rsid w:val="0033729E"/>
    <w:rsid w:val="003524B0"/>
    <w:rsid w:val="00355B12"/>
    <w:rsid w:val="00365945"/>
    <w:rsid w:val="00366845"/>
    <w:rsid w:val="00370B62"/>
    <w:rsid w:val="0037363D"/>
    <w:rsid w:val="003749BB"/>
    <w:rsid w:val="00383CBD"/>
    <w:rsid w:val="00384A73"/>
    <w:rsid w:val="00385EF1"/>
    <w:rsid w:val="003A0E05"/>
    <w:rsid w:val="003A196D"/>
    <w:rsid w:val="003B0C69"/>
    <w:rsid w:val="003B3A65"/>
    <w:rsid w:val="003B7E17"/>
    <w:rsid w:val="003C0B24"/>
    <w:rsid w:val="003D270C"/>
    <w:rsid w:val="003D2C13"/>
    <w:rsid w:val="003D4F65"/>
    <w:rsid w:val="003E0F4C"/>
    <w:rsid w:val="003E32D5"/>
    <w:rsid w:val="003F1F60"/>
    <w:rsid w:val="00406027"/>
    <w:rsid w:val="00412725"/>
    <w:rsid w:val="0041424C"/>
    <w:rsid w:val="004334C8"/>
    <w:rsid w:val="00434AEB"/>
    <w:rsid w:val="00435295"/>
    <w:rsid w:val="00436B59"/>
    <w:rsid w:val="00437CF4"/>
    <w:rsid w:val="00441A9C"/>
    <w:rsid w:val="00443A24"/>
    <w:rsid w:val="00464B55"/>
    <w:rsid w:val="00471A2F"/>
    <w:rsid w:val="004750D7"/>
    <w:rsid w:val="00486921"/>
    <w:rsid w:val="00492912"/>
    <w:rsid w:val="004A7132"/>
    <w:rsid w:val="004A7FA0"/>
    <w:rsid w:val="004B4DBA"/>
    <w:rsid w:val="004C3329"/>
    <w:rsid w:val="004D2DA4"/>
    <w:rsid w:val="004D76E3"/>
    <w:rsid w:val="004E3579"/>
    <w:rsid w:val="004E61C8"/>
    <w:rsid w:val="004F3A7F"/>
    <w:rsid w:val="004F5A2A"/>
    <w:rsid w:val="0053557D"/>
    <w:rsid w:val="00537DBC"/>
    <w:rsid w:val="00544F87"/>
    <w:rsid w:val="00555BE4"/>
    <w:rsid w:val="005657A9"/>
    <w:rsid w:val="005704DC"/>
    <w:rsid w:val="00581EB2"/>
    <w:rsid w:val="0058320F"/>
    <w:rsid w:val="00586007"/>
    <w:rsid w:val="00587CE6"/>
    <w:rsid w:val="00593244"/>
    <w:rsid w:val="005B2607"/>
    <w:rsid w:val="005C33AB"/>
    <w:rsid w:val="005D2206"/>
    <w:rsid w:val="005D44F0"/>
    <w:rsid w:val="005D61FD"/>
    <w:rsid w:val="005E148C"/>
    <w:rsid w:val="005E692E"/>
    <w:rsid w:val="005F145A"/>
    <w:rsid w:val="005F4B4D"/>
    <w:rsid w:val="005F7436"/>
    <w:rsid w:val="006015BC"/>
    <w:rsid w:val="00601BF9"/>
    <w:rsid w:val="00602C75"/>
    <w:rsid w:val="006039EB"/>
    <w:rsid w:val="00611444"/>
    <w:rsid w:val="0061180C"/>
    <w:rsid w:val="00617CE5"/>
    <w:rsid w:val="00617D44"/>
    <w:rsid w:val="006213D9"/>
    <w:rsid w:val="006238B8"/>
    <w:rsid w:val="006240E7"/>
    <w:rsid w:val="00624DBE"/>
    <w:rsid w:val="006269F4"/>
    <w:rsid w:val="00627430"/>
    <w:rsid w:val="00640A76"/>
    <w:rsid w:val="0065010E"/>
    <w:rsid w:val="00666404"/>
    <w:rsid w:val="00666D34"/>
    <w:rsid w:val="00667FCA"/>
    <w:rsid w:val="00677AC4"/>
    <w:rsid w:val="00681D19"/>
    <w:rsid w:val="00686AF2"/>
    <w:rsid w:val="00690227"/>
    <w:rsid w:val="00695D67"/>
    <w:rsid w:val="006976A2"/>
    <w:rsid w:val="006976D5"/>
    <w:rsid w:val="006A45F8"/>
    <w:rsid w:val="006A557D"/>
    <w:rsid w:val="006A5FB2"/>
    <w:rsid w:val="006A5FF2"/>
    <w:rsid w:val="006B4CEC"/>
    <w:rsid w:val="006C106E"/>
    <w:rsid w:val="006D4C06"/>
    <w:rsid w:val="006D4D15"/>
    <w:rsid w:val="006D5563"/>
    <w:rsid w:val="006F307D"/>
    <w:rsid w:val="006F367C"/>
    <w:rsid w:val="006F4F77"/>
    <w:rsid w:val="006F505C"/>
    <w:rsid w:val="007003F1"/>
    <w:rsid w:val="00705019"/>
    <w:rsid w:val="00707226"/>
    <w:rsid w:val="00712D25"/>
    <w:rsid w:val="00724249"/>
    <w:rsid w:val="00742497"/>
    <w:rsid w:val="00746A3B"/>
    <w:rsid w:val="0075621B"/>
    <w:rsid w:val="00756B76"/>
    <w:rsid w:val="007637AA"/>
    <w:rsid w:val="00765B1E"/>
    <w:rsid w:val="00771357"/>
    <w:rsid w:val="0077272F"/>
    <w:rsid w:val="00777F12"/>
    <w:rsid w:val="0078165C"/>
    <w:rsid w:val="00783F31"/>
    <w:rsid w:val="00785CC1"/>
    <w:rsid w:val="00791A12"/>
    <w:rsid w:val="00794FE8"/>
    <w:rsid w:val="007A163B"/>
    <w:rsid w:val="007B6620"/>
    <w:rsid w:val="007C215D"/>
    <w:rsid w:val="007C3430"/>
    <w:rsid w:val="007C439B"/>
    <w:rsid w:val="007C521F"/>
    <w:rsid w:val="007C582C"/>
    <w:rsid w:val="007E2EEF"/>
    <w:rsid w:val="007E3228"/>
    <w:rsid w:val="007E6ECB"/>
    <w:rsid w:val="007F3B70"/>
    <w:rsid w:val="00800BF4"/>
    <w:rsid w:val="00810789"/>
    <w:rsid w:val="00810F04"/>
    <w:rsid w:val="0081203E"/>
    <w:rsid w:val="0081622E"/>
    <w:rsid w:val="008221D4"/>
    <w:rsid w:val="00824B96"/>
    <w:rsid w:val="00825BB4"/>
    <w:rsid w:val="008265DE"/>
    <w:rsid w:val="00826644"/>
    <w:rsid w:val="0082697D"/>
    <w:rsid w:val="00830D59"/>
    <w:rsid w:val="0083179C"/>
    <w:rsid w:val="00833CDD"/>
    <w:rsid w:val="00837173"/>
    <w:rsid w:val="008376F7"/>
    <w:rsid w:val="008400D4"/>
    <w:rsid w:val="0084183F"/>
    <w:rsid w:val="00841CF8"/>
    <w:rsid w:val="00850A9F"/>
    <w:rsid w:val="00852016"/>
    <w:rsid w:val="00853456"/>
    <w:rsid w:val="00864AA1"/>
    <w:rsid w:val="00864E4D"/>
    <w:rsid w:val="008672E1"/>
    <w:rsid w:val="0087476C"/>
    <w:rsid w:val="00886462"/>
    <w:rsid w:val="008A0367"/>
    <w:rsid w:val="008A0571"/>
    <w:rsid w:val="008A4218"/>
    <w:rsid w:val="008B22E4"/>
    <w:rsid w:val="008C4DC2"/>
    <w:rsid w:val="008C596D"/>
    <w:rsid w:val="008C69AD"/>
    <w:rsid w:val="008D199C"/>
    <w:rsid w:val="008D6778"/>
    <w:rsid w:val="008E2E40"/>
    <w:rsid w:val="008E2FF2"/>
    <w:rsid w:val="008E7A26"/>
    <w:rsid w:val="008E7EA6"/>
    <w:rsid w:val="008E7FCE"/>
    <w:rsid w:val="008F0A54"/>
    <w:rsid w:val="008F0A58"/>
    <w:rsid w:val="008F0E02"/>
    <w:rsid w:val="008F1652"/>
    <w:rsid w:val="008F1AE3"/>
    <w:rsid w:val="008F7FB8"/>
    <w:rsid w:val="00902051"/>
    <w:rsid w:val="009129E0"/>
    <w:rsid w:val="009264B8"/>
    <w:rsid w:val="00932C75"/>
    <w:rsid w:val="009350BF"/>
    <w:rsid w:val="00936D32"/>
    <w:rsid w:val="00937CF7"/>
    <w:rsid w:val="00943ECD"/>
    <w:rsid w:val="00952D16"/>
    <w:rsid w:val="00953EC2"/>
    <w:rsid w:val="009557F3"/>
    <w:rsid w:val="00955C31"/>
    <w:rsid w:val="00962672"/>
    <w:rsid w:val="009635DA"/>
    <w:rsid w:val="00965317"/>
    <w:rsid w:val="00970599"/>
    <w:rsid w:val="0098016D"/>
    <w:rsid w:val="00985234"/>
    <w:rsid w:val="00987AF3"/>
    <w:rsid w:val="00990C7F"/>
    <w:rsid w:val="009938EC"/>
    <w:rsid w:val="009939FF"/>
    <w:rsid w:val="00994B6E"/>
    <w:rsid w:val="0099609F"/>
    <w:rsid w:val="00996816"/>
    <w:rsid w:val="009A3EF1"/>
    <w:rsid w:val="009A54C1"/>
    <w:rsid w:val="009B232C"/>
    <w:rsid w:val="009C1C20"/>
    <w:rsid w:val="009C309E"/>
    <w:rsid w:val="009C568B"/>
    <w:rsid w:val="009C599D"/>
    <w:rsid w:val="009D215F"/>
    <w:rsid w:val="009D4DAC"/>
    <w:rsid w:val="009D52A2"/>
    <w:rsid w:val="009D794F"/>
    <w:rsid w:val="009E1E37"/>
    <w:rsid w:val="009E7D28"/>
    <w:rsid w:val="009F4674"/>
    <w:rsid w:val="009F56ED"/>
    <w:rsid w:val="00A10263"/>
    <w:rsid w:val="00A119CF"/>
    <w:rsid w:val="00A245B6"/>
    <w:rsid w:val="00A24864"/>
    <w:rsid w:val="00A25D44"/>
    <w:rsid w:val="00A30AAC"/>
    <w:rsid w:val="00A346AC"/>
    <w:rsid w:val="00A357DC"/>
    <w:rsid w:val="00A440F9"/>
    <w:rsid w:val="00A454B8"/>
    <w:rsid w:val="00A50FFF"/>
    <w:rsid w:val="00A51137"/>
    <w:rsid w:val="00A530E6"/>
    <w:rsid w:val="00A57769"/>
    <w:rsid w:val="00A63474"/>
    <w:rsid w:val="00A74FC6"/>
    <w:rsid w:val="00A81740"/>
    <w:rsid w:val="00A86D56"/>
    <w:rsid w:val="00A92536"/>
    <w:rsid w:val="00A92DA6"/>
    <w:rsid w:val="00A937B3"/>
    <w:rsid w:val="00AB0158"/>
    <w:rsid w:val="00AB38D7"/>
    <w:rsid w:val="00AB4960"/>
    <w:rsid w:val="00AB5CC0"/>
    <w:rsid w:val="00AB7B19"/>
    <w:rsid w:val="00AD40DC"/>
    <w:rsid w:val="00AD6E50"/>
    <w:rsid w:val="00AE6268"/>
    <w:rsid w:val="00AE6476"/>
    <w:rsid w:val="00AE7075"/>
    <w:rsid w:val="00AF0BA4"/>
    <w:rsid w:val="00AF56F6"/>
    <w:rsid w:val="00AF60FF"/>
    <w:rsid w:val="00AF7C4A"/>
    <w:rsid w:val="00B01AAA"/>
    <w:rsid w:val="00B12D84"/>
    <w:rsid w:val="00B13E32"/>
    <w:rsid w:val="00B25E84"/>
    <w:rsid w:val="00B27E84"/>
    <w:rsid w:val="00B362E7"/>
    <w:rsid w:val="00B379D9"/>
    <w:rsid w:val="00B37C38"/>
    <w:rsid w:val="00B37DF8"/>
    <w:rsid w:val="00B45135"/>
    <w:rsid w:val="00B459F0"/>
    <w:rsid w:val="00B50679"/>
    <w:rsid w:val="00B50A66"/>
    <w:rsid w:val="00B51678"/>
    <w:rsid w:val="00B60339"/>
    <w:rsid w:val="00B62A7A"/>
    <w:rsid w:val="00B66D40"/>
    <w:rsid w:val="00BC28CF"/>
    <w:rsid w:val="00BD0877"/>
    <w:rsid w:val="00BD33D5"/>
    <w:rsid w:val="00BE6347"/>
    <w:rsid w:val="00BE68D1"/>
    <w:rsid w:val="00BF027A"/>
    <w:rsid w:val="00C10FA4"/>
    <w:rsid w:val="00C21CBF"/>
    <w:rsid w:val="00C26F1B"/>
    <w:rsid w:val="00C40046"/>
    <w:rsid w:val="00C445A8"/>
    <w:rsid w:val="00C54D83"/>
    <w:rsid w:val="00C55417"/>
    <w:rsid w:val="00C56FFE"/>
    <w:rsid w:val="00C70685"/>
    <w:rsid w:val="00C72FB4"/>
    <w:rsid w:val="00C779EB"/>
    <w:rsid w:val="00C816D1"/>
    <w:rsid w:val="00C83369"/>
    <w:rsid w:val="00C90495"/>
    <w:rsid w:val="00C91698"/>
    <w:rsid w:val="00C91A6D"/>
    <w:rsid w:val="00CA0C7A"/>
    <w:rsid w:val="00CA2171"/>
    <w:rsid w:val="00CA4411"/>
    <w:rsid w:val="00CB01BB"/>
    <w:rsid w:val="00CC6A62"/>
    <w:rsid w:val="00CC7441"/>
    <w:rsid w:val="00CD151C"/>
    <w:rsid w:val="00CD5647"/>
    <w:rsid w:val="00CD564F"/>
    <w:rsid w:val="00CE0C9F"/>
    <w:rsid w:val="00CE1E79"/>
    <w:rsid w:val="00CE2E0A"/>
    <w:rsid w:val="00CE6282"/>
    <w:rsid w:val="00CF20C7"/>
    <w:rsid w:val="00CF7C43"/>
    <w:rsid w:val="00D00097"/>
    <w:rsid w:val="00D036AF"/>
    <w:rsid w:val="00D04672"/>
    <w:rsid w:val="00D0749C"/>
    <w:rsid w:val="00D1091E"/>
    <w:rsid w:val="00D15C44"/>
    <w:rsid w:val="00D237C7"/>
    <w:rsid w:val="00D24138"/>
    <w:rsid w:val="00D30A89"/>
    <w:rsid w:val="00D36E41"/>
    <w:rsid w:val="00D408C7"/>
    <w:rsid w:val="00D52213"/>
    <w:rsid w:val="00D834C1"/>
    <w:rsid w:val="00DA7113"/>
    <w:rsid w:val="00DB1347"/>
    <w:rsid w:val="00DB2665"/>
    <w:rsid w:val="00DB2E2B"/>
    <w:rsid w:val="00DB32C3"/>
    <w:rsid w:val="00DB4073"/>
    <w:rsid w:val="00DC2242"/>
    <w:rsid w:val="00DC3BED"/>
    <w:rsid w:val="00DD3E51"/>
    <w:rsid w:val="00DD737A"/>
    <w:rsid w:val="00DD74B8"/>
    <w:rsid w:val="00DE1B9F"/>
    <w:rsid w:val="00DF2772"/>
    <w:rsid w:val="00DF5163"/>
    <w:rsid w:val="00E119C3"/>
    <w:rsid w:val="00E22A87"/>
    <w:rsid w:val="00E36C7D"/>
    <w:rsid w:val="00E40D65"/>
    <w:rsid w:val="00E43DFF"/>
    <w:rsid w:val="00E45732"/>
    <w:rsid w:val="00E466A9"/>
    <w:rsid w:val="00E50B5E"/>
    <w:rsid w:val="00E541AE"/>
    <w:rsid w:val="00E579C5"/>
    <w:rsid w:val="00E64170"/>
    <w:rsid w:val="00E67A12"/>
    <w:rsid w:val="00E75755"/>
    <w:rsid w:val="00E759F8"/>
    <w:rsid w:val="00E83366"/>
    <w:rsid w:val="00E93475"/>
    <w:rsid w:val="00EB396B"/>
    <w:rsid w:val="00EC604E"/>
    <w:rsid w:val="00ED0A75"/>
    <w:rsid w:val="00ED17BE"/>
    <w:rsid w:val="00ED3E7B"/>
    <w:rsid w:val="00EE0461"/>
    <w:rsid w:val="00EE08EA"/>
    <w:rsid w:val="00EE5B67"/>
    <w:rsid w:val="00EF1755"/>
    <w:rsid w:val="00EF64D0"/>
    <w:rsid w:val="00F0702A"/>
    <w:rsid w:val="00F13B0C"/>
    <w:rsid w:val="00F14251"/>
    <w:rsid w:val="00F14DD5"/>
    <w:rsid w:val="00F204DD"/>
    <w:rsid w:val="00F21436"/>
    <w:rsid w:val="00F21B61"/>
    <w:rsid w:val="00F22905"/>
    <w:rsid w:val="00F23F23"/>
    <w:rsid w:val="00F25987"/>
    <w:rsid w:val="00F26D66"/>
    <w:rsid w:val="00F42808"/>
    <w:rsid w:val="00F66BAE"/>
    <w:rsid w:val="00F71B15"/>
    <w:rsid w:val="00F805B8"/>
    <w:rsid w:val="00F8117D"/>
    <w:rsid w:val="00F8271E"/>
    <w:rsid w:val="00F83CD4"/>
    <w:rsid w:val="00F92A82"/>
    <w:rsid w:val="00F9579B"/>
    <w:rsid w:val="00FA144A"/>
    <w:rsid w:val="00FA343A"/>
    <w:rsid w:val="00FA3461"/>
    <w:rsid w:val="00FA73F4"/>
    <w:rsid w:val="00FB0FF6"/>
    <w:rsid w:val="00FB188D"/>
    <w:rsid w:val="00FB7BBC"/>
    <w:rsid w:val="00FC3013"/>
    <w:rsid w:val="00FC38C1"/>
    <w:rsid w:val="00FC50F5"/>
    <w:rsid w:val="00FC57CB"/>
    <w:rsid w:val="00FC6998"/>
    <w:rsid w:val="00FD17AB"/>
    <w:rsid w:val="00FD48D7"/>
    <w:rsid w:val="00FE6309"/>
    <w:rsid w:val="00FE73F7"/>
    <w:rsid w:val="00FF3438"/>
    <w:rsid w:val="00FF6BBE"/>
    <w:rsid w:val="521D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A82E1"/>
  <w15:docId w15:val="{D3C1A84D-6A92-4149-B815-668AF59D1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1755"/>
  </w:style>
  <w:style w:type="paragraph" w:styleId="1">
    <w:name w:val="heading 1"/>
    <w:basedOn w:val="a"/>
    <w:next w:val="a"/>
    <w:link w:val="10"/>
    <w:uiPriority w:val="9"/>
    <w:qFormat/>
    <w:rsid w:val="00EF17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17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17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17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175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175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175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175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175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66A9"/>
    <w:rPr>
      <w:color w:val="0000FF" w:themeColor="hyperlink"/>
      <w:u w:val="single"/>
    </w:rPr>
  </w:style>
  <w:style w:type="character" w:styleId="a4">
    <w:name w:val="Emphasis"/>
    <w:basedOn w:val="a0"/>
    <w:uiPriority w:val="20"/>
    <w:qFormat/>
    <w:rsid w:val="00EF1755"/>
    <w:rPr>
      <w:i/>
      <w:iCs/>
      <w:color w:val="auto"/>
    </w:rPr>
  </w:style>
  <w:style w:type="paragraph" w:styleId="a5">
    <w:name w:val="List Paragraph"/>
    <w:basedOn w:val="a"/>
    <w:uiPriority w:val="34"/>
    <w:qFormat/>
    <w:rsid w:val="006D5563"/>
    <w:pPr>
      <w:ind w:left="720"/>
      <w:contextualSpacing/>
    </w:pPr>
  </w:style>
  <w:style w:type="character" w:customStyle="1" w:styleId="citation">
    <w:name w:val="citation"/>
    <w:basedOn w:val="a0"/>
    <w:rsid w:val="006238B8"/>
  </w:style>
  <w:style w:type="character" w:customStyle="1" w:styleId="a-size-base">
    <w:name w:val="a-size-base"/>
    <w:basedOn w:val="a0"/>
    <w:rsid w:val="00FF3438"/>
  </w:style>
  <w:style w:type="character" w:customStyle="1" w:styleId="arxivid">
    <w:name w:val="arxivid"/>
    <w:basedOn w:val="a0"/>
    <w:rsid w:val="00FF3438"/>
  </w:style>
  <w:style w:type="character" w:styleId="HTML">
    <w:name w:val="HTML Cite"/>
    <w:basedOn w:val="a0"/>
    <w:uiPriority w:val="99"/>
    <w:semiHidden/>
    <w:unhideWhenUsed/>
    <w:rsid w:val="006C106E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9D2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D215F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9D215F"/>
    <w:rPr>
      <w:rFonts w:ascii="TimesNewRomanPSMT" w:hAnsi="TimesNewRomanPSMT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21">
    <w:name w:val="fontstyle21"/>
    <w:basedOn w:val="a0"/>
    <w:rsid w:val="009D215F"/>
    <w:rPr>
      <w:rFonts w:ascii="TimesNewRomanPS-ItalicMT" w:hAnsi="TimesNewRomanPS-ItalicMT" w:hint="default"/>
      <w:b w:val="0"/>
      <w:bCs w:val="0"/>
      <w:i/>
      <w:iCs/>
      <w:color w:val="242021"/>
      <w:sz w:val="20"/>
      <w:szCs w:val="20"/>
    </w:rPr>
  </w:style>
  <w:style w:type="table" w:styleId="a8">
    <w:name w:val="Table Grid"/>
    <w:basedOn w:val="a1"/>
    <w:uiPriority w:val="59"/>
    <w:rsid w:val="00FC6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aa"/>
    <w:uiPriority w:val="99"/>
    <w:semiHidden/>
    <w:unhideWhenUsed/>
    <w:rsid w:val="00042B12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42B12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42B12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EF17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c">
    <w:name w:val="Placeholder Text"/>
    <w:basedOn w:val="a0"/>
    <w:uiPriority w:val="99"/>
    <w:semiHidden/>
    <w:rsid w:val="009E7D28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EF1755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title-text">
    <w:name w:val="title-text"/>
    <w:basedOn w:val="a0"/>
    <w:rsid w:val="00C445A8"/>
  </w:style>
  <w:style w:type="character" w:customStyle="1" w:styleId="text">
    <w:name w:val="text"/>
    <w:basedOn w:val="a0"/>
    <w:rsid w:val="00C445A8"/>
  </w:style>
  <w:style w:type="character" w:customStyle="1" w:styleId="20">
    <w:name w:val="Заголовок 2 Знак"/>
    <w:basedOn w:val="a0"/>
    <w:link w:val="2"/>
    <w:uiPriority w:val="9"/>
    <w:semiHidden/>
    <w:rsid w:val="00EF1755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d">
    <w:name w:val="endnote text"/>
    <w:basedOn w:val="a"/>
    <w:link w:val="ae"/>
    <w:uiPriority w:val="99"/>
    <w:semiHidden/>
    <w:unhideWhenUsed/>
    <w:rsid w:val="00666D34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66D34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6D34"/>
    <w:rPr>
      <w:vertAlign w:val="superscript"/>
    </w:rPr>
  </w:style>
  <w:style w:type="paragraph" w:styleId="HTML0">
    <w:name w:val="HTML Preformatted"/>
    <w:basedOn w:val="a"/>
    <w:link w:val="HTML1"/>
    <w:uiPriority w:val="99"/>
    <w:semiHidden/>
    <w:unhideWhenUsed/>
    <w:rsid w:val="00666D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66D3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uthor-ref">
    <w:name w:val="author-ref"/>
    <w:basedOn w:val="a0"/>
    <w:rsid w:val="00666D34"/>
  </w:style>
  <w:style w:type="paragraph" w:styleId="af0">
    <w:name w:val="header"/>
    <w:basedOn w:val="a"/>
    <w:link w:val="af1"/>
    <w:uiPriority w:val="99"/>
    <w:unhideWhenUsed/>
    <w:rsid w:val="00F23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23F23"/>
  </w:style>
  <w:style w:type="paragraph" w:styleId="af2">
    <w:name w:val="footer"/>
    <w:basedOn w:val="a"/>
    <w:link w:val="af3"/>
    <w:uiPriority w:val="99"/>
    <w:unhideWhenUsed/>
    <w:rsid w:val="00F23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23F23"/>
  </w:style>
  <w:style w:type="paragraph" w:customStyle="1" w:styleId="11">
    <w:name w:val="Обычный1"/>
    <w:rsid w:val="001C4334"/>
    <w:pPr>
      <w:spacing w:after="0"/>
    </w:pPr>
    <w:rPr>
      <w:rFonts w:ascii="Arial" w:eastAsia="Arial" w:hAnsi="Arial" w:cs="Arial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994B6E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985234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8523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85234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8523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85234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985234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EF175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F175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F1755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EF1755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EF175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F175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a">
    <w:name w:val="caption"/>
    <w:basedOn w:val="a"/>
    <w:next w:val="a"/>
    <w:uiPriority w:val="35"/>
    <w:semiHidden/>
    <w:unhideWhenUsed/>
    <w:qFormat/>
    <w:rsid w:val="00EF175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b">
    <w:name w:val="Title"/>
    <w:basedOn w:val="a"/>
    <w:next w:val="a"/>
    <w:link w:val="afc"/>
    <w:uiPriority w:val="10"/>
    <w:qFormat/>
    <w:rsid w:val="00EF17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c">
    <w:name w:val="Заголовок Знак"/>
    <w:basedOn w:val="a0"/>
    <w:link w:val="afb"/>
    <w:uiPriority w:val="10"/>
    <w:rsid w:val="00EF175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d">
    <w:name w:val="Subtitle"/>
    <w:basedOn w:val="a"/>
    <w:next w:val="a"/>
    <w:link w:val="afe"/>
    <w:uiPriority w:val="11"/>
    <w:qFormat/>
    <w:rsid w:val="00EF175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EF1755"/>
    <w:rPr>
      <w:color w:val="5A5A5A" w:themeColor="text1" w:themeTint="A5"/>
      <w:spacing w:val="15"/>
    </w:rPr>
  </w:style>
  <w:style w:type="character" w:styleId="aff">
    <w:name w:val="Strong"/>
    <w:basedOn w:val="a0"/>
    <w:uiPriority w:val="22"/>
    <w:qFormat/>
    <w:rsid w:val="00EF1755"/>
    <w:rPr>
      <w:b/>
      <w:bCs/>
      <w:color w:val="auto"/>
    </w:rPr>
  </w:style>
  <w:style w:type="paragraph" w:styleId="aff0">
    <w:name w:val="No Spacing"/>
    <w:uiPriority w:val="1"/>
    <w:qFormat/>
    <w:rsid w:val="00EF175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EF175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F1755"/>
    <w:rPr>
      <w:i/>
      <w:iCs/>
      <w:color w:val="404040" w:themeColor="text1" w:themeTint="BF"/>
    </w:rPr>
  </w:style>
  <w:style w:type="paragraph" w:styleId="aff1">
    <w:name w:val="Intense Quote"/>
    <w:basedOn w:val="a"/>
    <w:next w:val="a"/>
    <w:link w:val="aff2"/>
    <w:uiPriority w:val="30"/>
    <w:qFormat/>
    <w:rsid w:val="00EF175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2">
    <w:name w:val="Выделенная цитата Знак"/>
    <w:basedOn w:val="a0"/>
    <w:link w:val="aff1"/>
    <w:uiPriority w:val="30"/>
    <w:rsid w:val="00EF1755"/>
    <w:rPr>
      <w:i/>
      <w:iCs/>
      <w:color w:val="4F81BD" w:themeColor="accent1"/>
    </w:rPr>
  </w:style>
  <w:style w:type="character" w:styleId="aff3">
    <w:name w:val="Subtle Emphasis"/>
    <w:basedOn w:val="a0"/>
    <w:uiPriority w:val="19"/>
    <w:qFormat/>
    <w:rsid w:val="00EF1755"/>
    <w:rPr>
      <w:i/>
      <w:iCs/>
      <w:color w:val="404040" w:themeColor="text1" w:themeTint="BF"/>
    </w:rPr>
  </w:style>
  <w:style w:type="character" w:styleId="aff4">
    <w:name w:val="Intense Emphasis"/>
    <w:basedOn w:val="a0"/>
    <w:uiPriority w:val="21"/>
    <w:qFormat/>
    <w:rsid w:val="00EF1755"/>
    <w:rPr>
      <w:i/>
      <w:iCs/>
      <w:color w:val="4F81BD" w:themeColor="accent1"/>
    </w:rPr>
  </w:style>
  <w:style w:type="character" w:styleId="aff5">
    <w:name w:val="Subtle Reference"/>
    <w:basedOn w:val="a0"/>
    <w:uiPriority w:val="31"/>
    <w:qFormat/>
    <w:rsid w:val="00EF1755"/>
    <w:rPr>
      <w:smallCaps/>
      <w:color w:val="404040" w:themeColor="text1" w:themeTint="BF"/>
    </w:rPr>
  </w:style>
  <w:style w:type="character" w:styleId="aff6">
    <w:name w:val="Intense Reference"/>
    <w:basedOn w:val="a0"/>
    <w:uiPriority w:val="32"/>
    <w:qFormat/>
    <w:rsid w:val="00EF1755"/>
    <w:rPr>
      <w:b/>
      <w:bCs/>
      <w:smallCaps/>
      <w:color w:val="4F81BD" w:themeColor="accent1"/>
      <w:spacing w:val="5"/>
    </w:rPr>
  </w:style>
  <w:style w:type="character" w:styleId="aff7">
    <w:name w:val="Book Title"/>
    <w:basedOn w:val="a0"/>
    <w:uiPriority w:val="33"/>
    <w:qFormat/>
    <w:rsid w:val="00EF1755"/>
    <w:rPr>
      <w:b/>
      <w:bCs/>
      <w:i/>
      <w:iCs/>
      <w:spacing w:val="5"/>
    </w:rPr>
  </w:style>
  <w:style w:type="paragraph" w:styleId="aff8">
    <w:name w:val="TOC Heading"/>
    <w:basedOn w:val="1"/>
    <w:next w:val="a"/>
    <w:uiPriority w:val="39"/>
    <w:semiHidden/>
    <w:unhideWhenUsed/>
    <w:qFormat/>
    <w:rsid w:val="00EF175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7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docs.blender.org/manual/ru/dev/render/cycles/render_settings/light_paths.html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docs.blender.org/manual/ru/dev/render/cycles/render_settings/light_path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C4079-0F23-4C6D-B911-B66E0D8E4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36593</TotalTime>
  <Pages>21</Pages>
  <Words>4826</Words>
  <Characters>27510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UserPushka</cp:lastModifiedBy>
  <cp:revision>92</cp:revision>
  <dcterms:created xsi:type="dcterms:W3CDTF">2019-08-04T08:03:00Z</dcterms:created>
  <dcterms:modified xsi:type="dcterms:W3CDTF">2020-05-07T13:39:00Z</dcterms:modified>
</cp:coreProperties>
</file>