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93A0F" w14:textId="6BDBE5CC" w:rsidR="00ED0A75" w:rsidRDefault="001719D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Сравнение алгоритмов трассировки лучей</w:t>
      </w:r>
    </w:p>
    <w:p w14:paraId="10AF92A7" w14:textId="7EBE76AE" w:rsidR="001D7B0D" w:rsidRPr="00DD3E51" w:rsidRDefault="001D7B0D" w:rsidP="001D7B0D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D3E51">
        <w:rPr>
          <w:rFonts w:ascii="Times New Roman" w:hAnsi="Times New Roman" w:cs="Times New Roman"/>
          <w:b/>
          <w:i/>
          <w:sz w:val="28"/>
          <w:szCs w:val="28"/>
        </w:rPr>
        <w:t>&lt;</w:t>
      </w:r>
      <w:r>
        <w:rPr>
          <w:rFonts w:ascii="Times New Roman" w:hAnsi="Times New Roman" w:cs="Times New Roman"/>
          <w:b/>
          <w:i/>
          <w:sz w:val="28"/>
          <w:szCs w:val="28"/>
        </w:rPr>
        <w:t>Титулы</w:t>
      </w:r>
      <w:r w:rsidRPr="00DD3E51">
        <w:rPr>
          <w:rFonts w:ascii="Times New Roman" w:hAnsi="Times New Roman" w:cs="Times New Roman"/>
          <w:b/>
          <w:i/>
          <w:sz w:val="28"/>
          <w:szCs w:val="28"/>
        </w:rPr>
        <w:t>&gt;</w:t>
      </w:r>
    </w:p>
    <w:p w14:paraId="29D6B04F" w14:textId="6E0BB539" w:rsidR="001D7B0D" w:rsidRDefault="001D7B0D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52343E1F" w14:textId="77777777" w:rsidR="00E466A9" w:rsidRDefault="00E466A9" w:rsidP="00E466A9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5248E651" w14:textId="51B8A5B7" w:rsidR="008D6778" w:rsidRDefault="521D3A82" w:rsidP="008D6778">
      <w:pPr>
        <w:spacing w:after="0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sz w:val="24"/>
          <w:szCs w:val="24"/>
        </w:rPr>
        <w:t>Аннотация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0A37501D" w14:textId="21711437" w:rsidR="00164426" w:rsidRDefault="521D3A82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1D7B0D">
        <w:rPr>
          <w:rFonts w:ascii="Times New Roman" w:hAnsi="Times New Roman" w:cs="Times New Roman"/>
          <w:iCs/>
          <w:sz w:val="24"/>
          <w:szCs w:val="24"/>
        </w:rPr>
        <w:t xml:space="preserve">В представленной работе рассмотрены </w:t>
      </w:r>
      <w:r w:rsidR="001D7B0D">
        <w:rPr>
          <w:rFonts w:ascii="Times New Roman" w:hAnsi="Times New Roman" w:cs="Times New Roman"/>
          <w:iCs/>
          <w:sz w:val="24"/>
          <w:szCs w:val="24"/>
        </w:rPr>
        <w:t>некоторые попу</w:t>
      </w:r>
      <w:r w:rsidR="008376F7">
        <w:rPr>
          <w:rFonts w:ascii="Times New Roman" w:hAnsi="Times New Roman" w:cs="Times New Roman"/>
          <w:iCs/>
          <w:sz w:val="24"/>
          <w:szCs w:val="24"/>
        </w:rPr>
        <w:t>л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ярные </w:t>
      </w:r>
      <w:proofErr w:type="spellStart"/>
      <w:r w:rsidR="00164426">
        <w:rPr>
          <w:rFonts w:ascii="Times New Roman" w:hAnsi="Times New Roman" w:cs="Times New Roman"/>
          <w:iCs/>
          <w:sz w:val="24"/>
          <w:szCs w:val="24"/>
        </w:rPr>
        <w:t>рендеры</w:t>
      </w:r>
      <w:proofErr w:type="spellEnd"/>
      <w:r w:rsidRPr="001D7B0D">
        <w:rPr>
          <w:rFonts w:ascii="Times New Roman" w:hAnsi="Times New Roman" w:cs="Times New Roman"/>
          <w:iCs/>
          <w:sz w:val="24"/>
          <w:szCs w:val="24"/>
        </w:rPr>
        <w:t xml:space="preserve">, реализующие 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различные </w:t>
      </w:r>
      <w:r w:rsidRPr="001D7B0D">
        <w:rPr>
          <w:rFonts w:ascii="Times New Roman" w:hAnsi="Times New Roman" w:cs="Times New Roman"/>
          <w:iCs/>
          <w:sz w:val="24"/>
          <w:szCs w:val="24"/>
        </w:rPr>
        <w:t>алгоритмы трассировки лучей.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Эти </w:t>
      </w:r>
      <w:r w:rsidR="00DD3E51">
        <w:rPr>
          <w:rFonts w:ascii="Times New Roman" w:hAnsi="Times New Roman" w:cs="Times New Roman"/>
          <w:iCs/>
          <w:sz w:val="24"/>
          <w:szCs w:val="24"/>
        </w:rPr>
        <w:t>алгоритмы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 делают возможным получение фотореалистичных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изображени</w:t>
      </w:r>
      <w:r w:rsidR="008376F7">
        <w:rPr>
          <w:rFonts w:ascii="Times New Roman" w:hAnsi="Times New Roman" w:cs="Times New Roman"/>
          <w:iCs/>
          <w:sz w:val="24"/>
          <w:szCs w:val="24"/>
        </w:rPr>
        <w:t>й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с помощью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моделирования </w:t>
      </w:r>
      <w:r w:rsidR="00771357">
        <w:rPr>
          <w:rFonts w:ascii="Times New Roman" w:hAnsi="Times New Roman" w:cs="Times New Roman"/>
          <w:iCs/>
          <w:sz w:val="24"/>
          <w:szCs w:val="24"/>
        </w:rPr>
        <w:t>различных световых свойств, таких как</w:t>
      </w:r>
      <w:r w:rsidR="001D7B0D">
        <w:rPr>
          <w:rFonts w:ascii="Times New Roman" w:hAnsi="Times New Roman" w:cs="Times New Roman"/>
          <w:iCs/>
          <w:sz w:val="24"/>
          <w:szCs w:val="24"/>
        </w:rPr>
        <w:t xml:space="preserve"> глобальное освещение,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тени, каустики,</w:t>
      </w:r>
      <w:r w:rsidR="00771357">
        <w:rPr>
          <w:rFonts w:ascii="Times New Roman" w:hAnsi="Times New Roman" w:cs="Times New Roman"/>
          <w:iCs/>
          <w:sz w:val="24"/>
          <w:szCs w:val="24"/>
        </w:rPr>
        <w:t xml:space="preserve"> дисперсия, глубина резкости,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подповерхностное рассеивание и т.д</w:t>
      </w:r>
      <w:r w:rsidR="00771357">
        <w:rPr>
          <w:rFonts w:ascii="Times New Roman" w:hAnsi="Times New Roman" w:cs="Times New Roman"/>
          <w:iCs/>
          <w:sz w:val="24"/>
          <w:szCs w:val="24"/>
        </w:rPr>
        <w:t>.</w:t>
      </w:r>
      <w:r w:rsidR="003524B0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D3E51">
        <w:rPr>
          <w:rFonts w:ascii="Times New Roman" w:hAnsi="Times New Roman" w:cs="Times New Roman"/>
          <w:iCs/>
          <w:sz w:val="24"/>
          <w:szCs w:val="24"/>
        </w:rPr>
        <w:t>Все алгоритмы объединяет иде</w:t>
      </w:r>
      <w:r w:rsidR="00072525">
        <w:rPr>
          <w:rFonts w:ascii="Times New Roman" w:hAnsi="Times New Roman" w:cs="Times New Roman"/>
          <w:iCs/>
          <w:sz w:val="24"/>
          <w:szCs w:val="24"/>
        </w:rPr>
        <w:t>я симулирования пути света, но отлича</w:t>
      </w:r>
      <w:r w:rsidR="00985234">
        <w:rPr>
          <w:rFonts w:ascii="Times New Roman" w:hAnsi="Times New Roman" w:cs="Times New Roman"/>
          <w:iCs/>
          <w:sz w:val="24"/>
          <w:szCs w:val="24"/>
        </w:rPr>
        <w:t>ю</w:t>
      </w:r>
      <w:r w:rsidR="00072525">
        <w:rPr>
          <w:rFonts w:ascii="Times New Roman" w:hAnsi="Times New Roman" w:cs="Times New Roman"/>
          <w:iCs/>
          <w:sz w:val="24"/>
          <w:szCs w:val="24"/>
        </w:rPr>
        <w:t>т</w:t>
      </w:r>
      <w:r w:rsidR="00AB7B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2525">
        <w:rPr>
          <w:rFonts w:ascii="Times New Roman" w:hAnsi="Times New Roman" w:cs="Times New Roman"/>
          <w:iCs/>
          <w:sz w:val="24"/>
          <w:szCs w:val="24"/>
        </w:rPr>
        <w:t>реализаци</w:t>
      </w:r>
      <w:r w:rsidR="00985234">
        <w:rPr>
          <w:rFonts w:ascii="Times New Roman" w:hAnsi="Times New Roman" w:cs="Times New Roman"/>
          <w:iCs/>
          <w:sz w:val="24"/>
          <w:szCs w:val="24"/>
        </w:rPr>
        <w:t>и</w:t>
      </w:r>
      <w:r w:rsidR="00724249" w:rsidRPr="00724249">
        <w:rPr>
          <w:rFonts w:ascii="Times New Roman" w:hAnsi="Times New Roman" w:cs="Times New Roman"/>
          <w:iCs/>
          <w:sz w:val="24"/>
          <w:szCs w:val="24"/>
          <w:rPrChange w:id="0" w:author="Борис Гогинян" w:date="2020-04-24T10:33:00Z">
            <w:rPr>
              <w:rFonts w:ascii="Times New Roman" w:hAnsi="Times New Roman" w:cs="Times New Roman"/>
              <w:iCs/>
              <w:sz w:val="24"/>
              <w:szCs w:val="24"/>
              <w:lang w:val="en-US"/>
            </w:rPr>
          </w:rPrChange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>способов это сделать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 зависимости от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этого </w:t>
      </w:r>
      <w:r w:rsidR="00072525">
        <w:rPr>
          <w:rFonts w:ascii="Times New Roman" w:hAnsi="Times New Roman" w:cs="Times New Roman"/>
          <w:iCs/>
          <w:sz w:val="24"/>
          <w:szCs w:val="24"/>
        </w:rPr>
        <w:t>алгоритм может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по-разному</w:t>
      </w:r>
      <w:r w:rsidR="0007252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7AC4">
        <w:rPr>
          <w:rFonts w:ascii="Times New Roman" w:hAnsi="Times New Roman" w:cs="Times New Roman"/>
          <w:iCs/>
          <w:sz w:val="24"/>
          <w:szCs w:val="24"/>
        </w:rPr>
        <w:t>изобра</w:t>
      </w:r>
      <w:r w:rsidR="00164426">
        <w:rPr>
          <w:rFonts w:ascii="Times New Roman" w:hAnsi="Times New Roman" w:cs="Times New Roman"/>
          <w:iCs/>
          <w:sz w:val="24"/>
          <w:szCs w:val="24"/>
        </w:rPr>
        <w:t>жать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64426">
        <w:rPr>
          <w:rFonts w:ascii="Times New Roman" w:hAnsi="Times New Roman" w:cs="Times New Roman"/>
          <w:iCs/>
          <w:sz w:val="24"/>
          <w:szCs w:val="24"/>
        </w:rPr>
        <w:t>различные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световые эффекты, </w:t>
      </w:r>
      <w:r w:rsidR="00164426">
        <w:rPr>
          <w:rFonts w:ascii="Times New Roman" w:hAnsi="Times New Roman" w:cs="Times New Roman"/>
          <w:iCs/>
          <w:sz w:val="24"/>
          <w:szCs w:val="24"/>
        </w:rPr>
        <w:t>и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объём </w:t>
      </w:r>
      <w:r w:rsidR="00677AC4">
        <w:rPr>
          <w:rFonts w:ascii="Times New Roman" w:hAnsi="Times New Roman" w:cs="Times New Roman"/>
          <w:iCs/>
          <w:sz w:val="24"/>
          <w:szCs w:val="24"/>
        </w:rPr>
        <w:t xml:space="preserve">вычислений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будет </w:t>
      </w:r>
      <w:r w:rsidR="00985234">
        <w:rPr>
          <w:rFonts w:ascii="Times New Roman" w:hAnsi="Times New Roman" w:cs="Times New Roman"/>
          <w:iCs/>
          <w:sz w:val="24"/>
          <w:szCs w:val="24"/>
        </w:rPr>
        <w:t>различным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. Благодаря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высокой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вычислительной мощности современных процессоров и видеокарт становится актуальным </w:t>
      </w:r>
      <w:r w:rsidR="00985234">
        <w:rPr>
          <w:rFonts w:ascii="Times New Roman" w:hAnsi="Times New Roman" w:cs="Times New Roman"/>
          <w:iCs/>
          <w:sz w:val="24"/>
          <w:szCs w:val="24"/>
        </w:rPr>
        <w:t xml:space="preserve">рассмотрение достаточно сложных 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алгоритмов и программ, реализующих их. </w:t>
      </w:r>
      <w:r w:rsidR="00771357">
        <w:rPr>
          <w:rFonts w:ascii="Times New Roman" w:hAnsi="Times New Roman" w:cs="Times New Roman"/>
          <w:iCs/>
          <w:sz w:val="24"/>
          <w:szCs w:val="24"/>
        </w:rPr>
        <w:t>В</w:t>
      </w:r>
      <w:r w:rsidRPr="001D7B0D">
        <w:rPr>
          <w:rFonts w:ascii="Times New Roman" w:hAnsi="Times New Roman" w:cs="Times New Roman"/>
          <w:iCs/>
          <w:sz w:val="24"/>
          <w:szCs w:val="24"/>
        </w:rPr>
        <w:t xml:space="preserve"> представленной </w:t>
      </w:r>
      <w:r w:rsidR="008376F7">
        <w:rPr>
          <w:rFonts w:ascii="Times New Roman" w:hAnsi="Times New Roman" w:cs="Times New Roman"/>
          <w:iCs/>
          <w:sz w:val="24"/>
          <w:szCs w:val="24"/>
        </w:rPr>
        <w:t xml:space="preserve">работе </w:t>
      </w:r>
      <w:r w:rsidRPr="001D7B0D">
        <w:rPr>
          <w:rFonts w:ascii="Times New Roman" w:hAnsi="Times New Roman" w:cs="Times New Roman"/>
          <w:iCs/>
          <w:sz w:val="24"/>
          <w:szCs w:val="24"/>
        </w:rPr>
        <w:t>сравниваются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различные алгоритмы и их </w:t>
      </w:r>
      <w:r w:rsidR="00985234">
        <w:rPr>
          <w:rFonts w:ascii="Times New Roman" w:hAnsi="Times New Roman" w:cs="Times New Roman"/>
          <w:iCs/>
          <w:sz w:val="24"/>
          <w:szCs w:val="24"/>
        </w:rPr>
        <w:t>реализации</w:t>
      </w:r>
      <w:r w:rsidRPr="001D7B0D">
        <w:rPr>
          <w:rFonts w:ascii="Times New Roman" w:hAnsi="Times New Roman" w:cs="Times New Roman"/>
          <w:iCs/>
          <w:sz w:val="24"/>
          <w:szCs w:val="24"/>
        </w:rPr>
        <w:t>. Сделаны выводы о</w:t>
      </w:r>
      <w:r w:rsidR="00164426">
        <w:rPr>
          <w:rFonts w:ascii="Times New Roman" w:hAnsi="Times New Roman" w:cs="Times New Roman"/>
          <w:iCs/>
          <w:sz w:val="24"/>
          <w:szCs w:val="24"/>
        </w:rPr>
        <w:t xml:space="preserve"> качестве получаемого изображения и реализованной многопоточности вычислений</w:t>
      </w:r>
      <w:r w:rsidRPr="001D7B0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04B4878" w14:textId="77777777" w:rsidR="00164426" w:rsidRDefault="0016442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118C8C5C" w14:textId="2EDBC50B" w:rsidR="00ED0A75" w:rsidRPr="005C33AB" w:rsidRDefault="00164426" w:rsidP="001D7B0D">
      <w:pPr>
        <w:spacing w:after="0"/>
        <w:contextualSpacing/>
        <w:jc w:val="both"/>
        <w:rPr>
          <w:ins w:id="1" w:author="UserPushka" w:date="2020-05-07T13:06:00Z"/>
          <w:rFonts w:ascii="Times New Roman" w:hAnsi="Times New Roman" w:cs="Times New Roman"/>
          <w:iCs/>
          <w:sz w:val="44"/>
          <w:szCs w:val="44"/>
          <w:rPrChange w:id="2" w:author="UserPushka" w:date="2020-05-07T13:06:00Z">
            <w:rPr>
              <w:ins w:id="3" w:author="UserPushka" w:date="2020-05-07T13:06:00Z"/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r w:rsidRPr="005C33AB">
        <w:rPr>
          <w:rFonts w:ascii="Times New Roman" w:hAnsi="Times New Roman" w:cs="Times New Roman"/>
          <w:iCs/>
          <w:sz w:val="44"/>
          <w:szCs w:val="44"/>
          <w:rPrChange w:id="4" w:author="UserPushka" w:date="2020-05-07T13:06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lastRenderedPageBreak/>
        <w:t>Оглавление</w:t>
      </w:r>
    </w:p>
    <w:p w14:paraId="4022FDBB" w14:textId="77777777" w:rsidR="005C33AB" w:rsidRDefault="005C33AB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6D411266" w14:textId="156E39FC" w:rsidR="00164426" w:rsidRDefault="00164426" w:rsidP="001D7B0D">
      <w:pPr>
        <w:spacing w:after="0"/>
        <w:contextualSpacing/>
        <w:jc w:val="both"/>
        <w:rPr>
          <w:ins w:id="5" w:author="UserPushka" w:date="2020-05-07T13:06:00Z"/>
          <w:rFonts w:ascii="Times New Roman" w:hAnsi="Times New Roman" w:cs="Times New Roman"/>
          <w:iCs/>
          <w:sz w:val="32"/>
          <w:szCs w:val="32"/>
        </w:rPr>
      </w:pPr>
      <w:del w:id="6" w:author="UserPushka" w:date="2020-05-07T13:04:00Z">
        <w:r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  <w:r w:rsidR="002D367D" w:rsidDel="005C33AB">
          <w:rPr>
            <w:rFonts w:ascii="Times New Roman" w:hAnsi="Times New Roman" w:cs="Times New Roman"/>
            <w:iCs/>
            <w:sz w:val="32"/>
            <w:szCs w:val="32"/>
          </w:rPr>
          <w:delText>…</w:delText>
        </w:r>
      </w:del>
      <w:ins w:id="7" w:author="UserPushka" w:date="2020-05-07T13:04:00Z">
        <w:r w:rsidR="005C33AB">
          <w:rPr>
            <w:rFonts w:ascii="Times New Roman" w:hAnsi="Times New Roman" w:cs="Times New Roman"/>
            <w:iCs/>
            <w:sz w:val="32"/>
            <w:szCs w:val="32"/>
          </w:rPr>
          <w:t>Глава 1 Физически</w:t>
        </w:r>
      </w:ins>
      <w:ins w:id="8" w:author="UserPushka" w:date="2020-05-07T13:05:00Z">
        <w:r w:rsidR="005C33AB">
          <w:rPr>
            <w:rFonts w:ascii="Times New Roman" w:hAnsi="Times New Roman" w:cs="Times New Roman"/>
            <w:iCs/>
            <w:sz w:val="32"/>
            <w:szCs w:val="32"/>
          </w:rPr>
          <w:t xml:space="preserve">е модели и </w:t>
        </w:r>
      </w:ins>
      <w:ins w:id="9" w:author="UserPushka" w:date="2020-05-07T13:15:00Z">
        <w:r w:rsidR="00611444">
          <w:rPr>
            <w:rFonts w:ascii="Times New Roman" w:hAnsi="Times New Roman" w:cs="Times New Roman"/>
            <w:iCs/>
            <w:sz w:val="32"/>
            <w:szCs w:val="32"/>
          </w:rPr>
          <w:t>законы</w:t>
        </w:r>
      </w:ins>
      <w:ins w:id="10" w:author="UserPushka" w:date="2020-05-07T13:06:00Z">
        <w:r w:rsidR="005C33AB">
          <w:rPr>
            <w:rFonts w:ascii="Times New Roman" w:hAnsi="Times New Roman" w:cs="Times New Roman"/>
            <w:iCs/>
            <w:sz w:val="32"/>
            <w:szCs w:val="32"/>
          </w:rPr>
          <w:t>.</w:t>
        </w:r>
      </w:ins>
    </w:p>
    <w:p w14:paraId="22B9A031" w14:textId="3EA72753" w:rsidR="005C33AB" w:rsidRDefault="005C33AB" w:rsidP="001D7B0D">
      <w:pPr>
        <w:spacing w:after="0"/>
        <w:contextualSpacing/>
        <w:jc w:val="both"/>
        <w:rPr>
          <w:ins w:id="11" w:author="UserPushka" w:date="2020-05-07T13:06:00Z"/>
          <w:rFonts w:ascii="Times New Roman" w:hAnsi="Times New Roman" w:cs="Times New Roman"/>
          <w:iCs/>
          <w:sz w:val="32"/>
          <w:szCs w:val="32"/>
        </w:rPr>
      </w:pPr>
      <w:ins w:id="12" w:author="UserPushka" w:date="2020-05-07T13:06:00Z">
        <w:r>
          <w:rPr>
            <w:rFonts w:ascii="Times New Roman" w:hAnsi="Times New Roman" w:cs="Times New Roman"/>
            <w:iCs/>
            <w:sz w:val="32"/>
            <w:szCs w:val="32"/>
          </w:rPr>
          <w:t>Глава 2 Физически корректный рендеринг.</w:t>
        </w:r>
      </w:ins>
    </w:p>
    <w:p w14:paraId="2D9C5F90" w14:textId="727332DC" w:rsidR="005C33AB" w:rsidRDefault="005C33AB" w:rsidP="00611444">
      <w:pPr>
        <w:spacing w:after="0"/>
        <w:jc w:val="both"/>
        <w:rPr>
          <w:ins w:id="13" w:author="UserPushka" w:date="2020-05-07T13:24:00Z"/>
          <w:rFonts w:ascii="Times New Roman" w:hAnsi="Times New Roman" w:cs="Times New Roman"/>
          <w:iCs/>
          <w:sz w:val="32"/>
          <w:szCs w:val="32"/>
        </w:rPr>
      </w:pPr>
      <w:ins w:id="14" w:author="UserPushka" w:date="2020-05-07T13:06:00Z">
        <w:r w:rsidRPr="00611444">
          <w:rPr>
            <w:rFonts w:ascii="Times New Roman" w:hAnsi="Times New Roman" w:cs="Times New Roman"/>
            <w:iCs/>
            <w:sz w:val="32"/>
            <w:szCs w:val="32"/>
            <w:rPrChange w:id="15" w:author="UserPushka" w:date="2020-05-07T13:18:00Z">
              <w:rPr/>
            </w:rPrChange>
          </w:rPr>
          <w:t xml:space="preserve">Глава 3 </w:t>
        </w:r>
      </w:ins>
      <w:ins w:id="16" w:author="UserPushka" w:date="2020-05-07T13:24:00Z">
        <w:r w:rsidR="00746A3B">
          <w:rPr>
            <w:rFonts w:ascii="Times New Roman" w:hAnsi="Times New Roman" w:cs="Times New Roman"/>
            <w:iCs/>
            <w:sz w:val="32"/>
            <w:szCs w:val="32"/>
          </w:rPr>
          <w:t>Рендеры</w:t>
        </w:r>
      </w:ins>
    </w:p>
    <w:p w14:paraId="487318E8" w14:textId="0D37460A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17" w:author="UserPushka" w:date="2020-05-07T13:24:00Z"/>
          <w:rFonts w:ascii="Times New Roman" w:hAnsi="Times New Roman" w:cs="Times New Roman"/>
          <w:iCs/>
          <w:sz w:val="32"/>
          <w:szCs w:val="32"/>
          <w:rPrChange w:id="18" w:author="UserPushka" w:date="2020-05-07T13:24:00Z">
            <w:rPr>
              <w:ins w:id="19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0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appleseed</w:t>
        </w:r>
      </w:ins>
    </w:p>
    <w:p w14:paraId="46B544D9" w14:textId="2CE5AD40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1" w:author="UserPushka" w:date="2020-05-07T13:24:00Z"/>
          <w:rFonts w:ascii="Times New Roman" w:hAnsi="Times New Roman" w:cs="Times New Roman"/>
          <w:iCs/>
          <w:sz w:val="32"/>
          <w:szCs w:val="32"/>
          <w:rPrChange w:id="22" w:author="UserPushka" w:date="2020-05-07T13:24:00Z">
            <w:rPr>
              <w:ins w:id="23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4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>Cycles</w:t>
        </w:r>
      </w:ins>
    </w:p>
    <w:p w14:paraId="0234333D" w14:textId="645E32B3" w:rsidR="00746A3B" w:rsidRPr="00746A3B" w:rsidRDefault="00746A3B" w:rsidP="00746A3B">
      <w:pPr>
        <w:pStyle w:val="a5"/>
        <w:numPr>
          <w:ilvl w:val="0"/>
          <w:numId w:val="36"/>
        </w:numPr>
        <w:spacing w:after="0"/>
        <w:jc w:val="both"/>
        <w:rPr>
          <w:ins w:id="25" w:author="UserPushka" w:date="2020-05-07T13:29:00Z"/>
          <w:rFonts w:ascii="Times New Roman" w:hAnsi="Times New Roman" w:cs="Times New Roman"/>
          <w:iCs/>
          <w:sz w:val="32"/>
          <w:szCs w:val="32"/>
          <w:rPrChange w:id="26" w:author="UserPushka" w:date="2020-05-07T13:29:00Z">
            <w:rPr>
              <w:ins w:id="27" w:author="UserPushka" w:date="2020-05-07T13:29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</w:pPr>
      <w:ins w:id="28" w:author="UserPushka" w:date="2020-05-07T13:24:00Z">
        <w:r>
          <w:rPr>
            <w:rFonts w:ascii="Times New Roman" w:hAnsi="Times New Roman" w:cs="Times New Roman"/>
            <w:iCs/>
            <w:sz w:val="32"/>
            <w:szCs w:val="32"/>
            <w:lang w:val="en-US"/>
          </w:rPr>
          <w:t xml:space="preserve">LuxCore </w:t>
        </w:r>
      </w:ins>
    </w:p>
    <w:p w14:paraId="0CCBDD63" w14:textId="136A2DF1" w:rsidR="00746A3B" w:rsidRPr="00746A3B" w:rsidRDefault="00746A3B">
      <w:pPr>
        <w:spacing w:after="0"/>
        <w:jc w:val="both"/>
        <w:rPr>
          <w:ins w:id="29" w:author="UserPushka" w:date="2020-05-07T13:24:00Z"/>
          <w:rFonts w:ascii="Times New Roman" w:hAnsi="Times New Roman" w:cs="Times New Roman"/>
          <w:iCs/>
          <w:sz w:val="32"/>
          <w:szCs w:val="32"/>
          <w:rPrChange w:id="30" w:author="UserPushka" w:date="2020-05-07T13:29:00Z">
            <w:rPr>
              <w:ins w:id="31" w:author="UserPushka" w:date="2020-05-07T13:24:00Z"/>
              <w:rFonts w:ascii="Times New Roman" w:hAnsi="Times New Roman" w:cs="Times New Roman"/>
              <w:iCs/>
              <w:sz w:val="32"/>
              <w:szCs w:val="32"/>
              <w:lang w:val="en-US"/>
            </w:rPr>
          </w:rPrChange>
        </w:rPr>
        <w:pPrChange w:id="32" w:author="UserPushka" w:date="2020-05-07T13:29:00Z">
          <w:pPr>
            <w:pStyle w:val="a5"/>
            <w:numPr>
              <w:numId w:val="36"/>
            </w:numPr>
            <w:spacing w:after="0"/>
            <w:ind w:hanging="360"/>
            <w:jc w:val="both"/>
          </w:pPr>
        </w:pPrChange>
      </w:pPr>
      <w:ins w:id="33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Глава 4 Способ сравнения</w:t>
        </w:r>
      </w:ins>
    </w:p>
    <w:p w14:paraId="73F67FCE" w14:textId="5BA23964" w:rsidR="00746A3B" w:rsidRDefault="00746A3B" w:rsidP="00746A3B">
      <w:pPr>
        <w:spacing w:after="0"/>
        <w:jc w:val="both"/>
        <w:rPr>
          <w:ins w:id="34" w:author="UserPushka" w:date="2020-05-07T13:25:00Z"/>
          <w:rFonts w:ascii="Times New Roman" w:hAnsi="Times New Roman" w:cs="Times New Roman"/>
          <w:iCs/>
          <w:sz w:val="32"/>
          <w:szCs w:val="32"/>
        </w:rPr>
      </w:pPr>
      <w:ins w:id="35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Глава </w:t>
        </w:r>
      </w:ins>
      <w:ins w:id="36" w:author="UserPushka" w:date="2020-05-07T13:29:00Z">
        <w:r>
          <w:rPr>
            <w:rFonts w:ascii="Times New Roman" w:hAnsi="Times New Roman" w:cs="Times New Roman"/>
            <w:iCs/>
            <w:sz w:val="32"/>
            <w:szCs w:val="32"/>
          </w:rPr>
          <w:t>5</w:t>
        </w:r>
      </w:ins>
      <w:ins w:id="37" w:author="UserPushka" w:date="2020-05-07T13:25:00Z">
        <w:r>
          <w:rPr>
            <w:rFonts w:ascii="Times New Roman" w:hAnsi="Times New Roman" w:cs="Times New Roman"/>
            <w:iCs/>
            <w:sz w:val="32"/>
            <w:szCs w:val="32"/>
          </w:rPr>
          <w:t xml:space="preserve"> Эксперименты</w:t>
        </w:r>
      </w:ins>
    </w:p>
    <w:p w14:paraId="12E8751A" w14:textId="42989018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38" w:author="UserPushka" w:date="2020-05-07T13:26:00Z"/>
          <w:rFonts w:ascii="Times New Roman" w:hAnsi="Times New Roman" w:cs="Times New Roman"/>
          <w:iCs/>
          <w:sz w:val="32"/>
          <w:szCs w:val="32"/>
        </w:rPr>
      </w:pPr>
      <w:ins w:id="39" w:author="UserPushka" w:date="2020-05-07T13:26:00Z">
        <w:r>
          <w:rPr>
            <w:rFonts w:ascii="Times New Roman" w:hAnsi="Times New Roman" w:cs="Times New Roman"/>
            <w:iCs/>
            <w:sz w:val="32"/>
            <w:szCs w:val="32"/>
          </w:rPr>
          <w:t>1</w:t>
        </w:r>
      </w:ins>
    </w:p>
    <w:p w14:paraId="71DCC660" w14:textId="2384FAA7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2</w:t>
        </w:r>
      </w:ins>
    </w:p>
    <w:p w14:paraId="3F909A9B" w14:textId="617ABBD2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2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4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3</w:t>
        </w:r>
      </w:ins>
    </w:p>
    <w:p w14:paraId="68ACA5AB" w14:textId="00C22532" w:rsidR="00746A3B" w:rsidRPr="00746A3B" w:rsidRDefault="00746A3B">
      <w:pPr>
        <w:pStyle w:val="a5"/>
        <w:numPr>
          <w:ilvl w:val="0"/>
          <w:numId w:val="41"/>
        </w:numPr>
        <w:spacing w:after="0"/>
        <w:jc w:val="both"/>
        <w:rPr>
          <w:ins w:id="44" w:author="UserPushka" w:date="2020-05-07T13:27:00Z"/>
          <w:rFonts w:ascii="Times New Roman" w:hAnsi="Times New Roman" w:cs="Times New Roman"/>
          <w:iCs/>
          <w:sz w:val="32"/>
          <w:szCs w:val="32"/>
          <w:rPrChange w:id="45" w:author="UserPushka" w:date="2020-05-07T13:27:00Z">
            <w:rPr>
              <w:ins w:id="46" w:author="UserPushka" w:date="2020-05-07T13:27:00Z"/>
            </w:rPr>
          </w:rPrChange>
        </w:rPr>
      </w:pPr>
      <w:ins w:id="47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4</w:t>
        </w:r>
      </w:ins>
    </w:p>
    <w:p w14:paraId="71F4E27E" w14:textId="7BA9266B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48" w:author="UserPushka" w:date="2020-05-07T13:27:00Z"/>
          <w:rFonts w:ascii="Times New Roman" w:hAnsi="Times New Roman" w:cs="Times New Roman"/>
          <w:iCs/>
          <w:sz w:val="32"/>
          <w:szCs w:val="32"/>
        </w:rPr>
      </w:pPr>
      <w:proofErr w:type="spellStart"/>
      <w:ins w:id="49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Световод</w:t>
        </w:r>
        <w:proofErr w:type="spellEnd"/>
        <w:r>
          <w:rPr>
            <w:rFonts w:ascii="Times New Roman" w:hAnsi="Times New Roman" w:cs="Times New Roman"/>
            <w:iCs/>
            <w:sz w:val="32"/>
            <w:szCs w:val="32"/>
          </w:rPr>
          <w:t xml:space="preserve"> 5</w:t>
        </w:r>
      </w:ins>
    </w:p>
    <w:p w14:paraId="6BAE0938" w14:textId="47106775" w:rsidR="00746A3B" w:rsidRDefault="00746A3B" w:rsidP="00746A3B">
      <w:pPr>
        <w:pStyle w:val="a5"/>
        <w:numPr>
          <w:ilvl w:val="0"/>
          <w:numId w:val="41"/>
        </w:numPr>
        <w:spacing w:after="0"/>
        <w:jc w:val="both"/>
        <w:rPr>
          <w:ins w:id="50" w:author="UserPushka" w:date="2020-05-07T13:27:00Z"/>
          <w:rFonts w:ascii="Times New Roman" w:hAnsi="Times New Roman" w:cs="Times New Roman"/>
          <w:iCs/>
          <w:sz w:val="32"/>
          <w:szCs w:val="32"/>
        </w:rPr>
      </w:pPr>
      <w:ins w:id="51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Бассейн 6</w:t>
        </w:r>
      </w:ins>
    </w:p>
    <w:p w14:paraId="5B5DDAD4" w14:textId="1CE2C654" w:rsidR="00746A3B" w:rsidRDefault="00746A3B" w:rsidP="00746A3B">
      <w:pPr>
        <w:spacing w:after="0"/>
        <w:jc w:val="both"/>
        <w:rPr>
          <w:ins w:id="52" w:author="UserPushka" w:date="2020-05-07T13:30:00Z"/>
          <w:rFonts w:ascii="Times New Roman" w:hAnsi="Times New Roman" w:cs="Times New Roman"/>
          <w:iCs/>
          <w:sz w:val="32"/>
          <w:szCs w:val="32"/>
        </w:rPr>
      </w:pPr>
      <w:ins w:id="53" w:author="UserPushka" w:date="2020-05-07T13:27:00Z">
        <w:r>
          <w:rPr>
            <w:rFonts w:ascii="Times New Roman" w:hAnsi="Times New Roman" w:cs="Times New Roman"/>
            <w:iCs/>
            <w:sz w:val="32"/>
            <w:szCs w:val="32"/>
          </w:rPr>
          <w:t>Глава 5</w:t>
        </w:r>
      </w:ins>
      <w:ins w:id="54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 xml:space="preserve"> </w:t>
        </w:r>
      </w:ins>
      <w:ins w:id="55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П</w:t>
        </w:r>
      </w:ins>
      <w:ins w:id="56" w:author="UserPushka" w:date="2020-05-07T13:28:00Z">
        <w:r>
          <w:rPr>
            <w:rFonts w:ascii="Times New Roman" w:hAnsi="Times New Roman" w:cs="Times New Roman"/>
            <w:iCs/>
            <w:sz w:val="32"/>
            <w:szCs w:val="32"/>
          </w:rPr>
          <w:t>остроение графиков</w:t>
        </w:r>
      </w:ins>
      <w:ins w:id="57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, сравнение, выводы</w:t>
        </w:r>
      </w:ins>
    </w:p>
    <w:p w14:paraId="42DF3871" w14:textId="046FBBCB" w:rsidR="00746A3B" w:rsidRPr="00746A3B" w:rsidRDefault="00746A3B">
      <w:pPr>
        <w:spacing w:after="0"/>
        <w:jc w:val="both"/>
        <w:rPr>
          <w:rFonts w:ascii="Times New Roman" w:hAnsi="Times New Roman" w:cs="Times New Roman"/>
          <w:iCs/>
          <w:sz w:val="32"/>
          <w:szCs w:val="32"/>
          <w:rPrChange w:id="58" w:author="UserPushka" w:date="2020-05-07T13:27:00Z">
            <w:rPr/>
          </w:rPrChange>
        </w:rPr>
        <w:pPrChange w:id="59" w:author="UserPushka" w:date="2020-05-07T13:27:00Z">
          <w:pPr>
            <w:spacing w:after="0"/>
            <w:contextualSpacing/>
            <w:jc w:val="both"/>
          </w:pPr>
        </w:pPrChange>
      </w:pPr>
      <w:ins w:id="60" w:author="UserPushka" w:date="2020-05-07T13:30:00Z">
        <w:r>
          <w:rPr>
            <w:rFonts w:ascii="Times New Roman" w:hAnsi="Times New Roman" w:cs="Times New Roman"/>
            <w:iCs/>
            <w:sz w:val="32"/>
            <w:szCs w:val="32"/>
          </w:rPr>
          <w:t>Глава 6 Заключение</w:t>
        </w:r>
      </w:ins>
    </w:p>
    <w:p w14:paraId="125CBD7F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</w:p>
    <w:p w14:paraId="1F8DB51E" w14:textId="77777777" w:rsidR="002D367D" w:rsidRDefault="002D367D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Список сокращений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4"/>
        <w:gridCol w:w="8926"/>
      </w:tblGrid>
      <w:tr w:rsidR="00777F12" w14:paraId="03462318" w14:textId="77777777" w:rsidTr="00777F12">
        <w:trPr>
          <w:ins w:id="61" w:author="Борис Гогинян" w:date="2020-03-28T01:38:00Z"/>
        </w:trPr>
        <w:tc>
          <w:tcPr>
            <w:tcW w:w="1384" w:type="dxa"/>
          </w:tcPr>
          <w:p w14:paraId="2F871CFF" w14:textId="1C34B338" w:rsidR="00777F12" w:rsidRPr="00777F12" w:rsidRDefault="00777F12">
            <w:pPr>
              <w:rPr>
                <w:ins w:id="62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3" w:author="Борис Гогинян" w:date="2020-03-28T01:39:00Z">
                  <w:rPr>
                    <w:ins w:id="64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65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66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Сокращение</w:t>
              </w:r>
            </w:ins>
          </w:p>
        </w:tc>
        <w:tc>
          <w:tcPr>
            <w:tcW w:w="9036" w:type="dxa"/>
          </w:tcPr>
          <w:p w14:paraId="6D702B9D" w14:textId="17750663" w:rsidR="00777F12" w:rsidRPr="00777F12" w:rsidRDefault="00777F12">
            <w:pPr>
              <w:rPr>
                <w:ins w:id="67" w:author="Борис Гогинян" w:date="2020-03-28T01:38:00Z"/>
                <w:rFonts w:ascii="Times New Roman" w:hAnsi="Times New Roman" w:cs="Times New Roman"/>
                <w:iCs/>
                <w:sz w:val="24"/>
                <w:szCs w:val="24"/>
                <w:rPrChange w:id="68" w:author="Борис Гогинян" w:date="2020-03-28T01:39:00Z">
                  <w:rPr>
                    <w:ins w:id="69" w:author="Борис Гогинян" w:date="2020-03-28T01:38:00Z"/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ins w:id="70" w:author="Борис Гогинян" w:date="2020-03-28T01:38:00Z">
              <w:r w:rsidRPr="00777F12">
                <w:rPr>
                  <w:rFonts w:ascii="Times New Roman" w:hAnsi="Times New Roman" w:cs="Times New Roman"/>
                  <w:iCs/>
                  <w:sz w:val="24"/>
                  <w:szCs w:val="24"/>
                  <w:rPrChange w:id="71" w:author="Борис Гогинян" w:date="2020-03-28T01:39:00Z"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</w:rPrChange>
                </w:rPr>
                <w:t>Расшифровка</w:t>
              </w:r>
            </w:ins>
          </w:p>
        </w:tc>
      </w:tr>
      <w:tr w:rsidR="00777F12" w:rsidRPr="005C33AB" w14:paraId="46F60B14" w14:textId="77777777" w:rsidTr="00777F12">
        <w:tc>
          <w:tcPr>
            <w:tcW w:w="1384" w:type="dxa"/>
          </w:tcPr>
          <w:p w14:paraId="1E6ED367" w14:textId="50B1F66C" w:rsidR="00777F12" w:rsidRPr="00777F12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rPrChange w:id="72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</w:pPr>
            <w:r w:rsidRPr="00777F12">
              <w:rPr>
                <w:rFonts w:ascii="Times New Roman" w:hAnsi="Times New Roman" w:cs="Times New Roman"/>
                <w:iCs/>
                <w:sz w:val="24"/>
                <w:szCs w:val="24"/>
                <w:rPrChange w:id="73" w:author="Борис Гогинян" w:date="2020-03-28T01:39:00Z">
                  <w:rPr>
                    <w:rFonts w:ascii="Times New Roman" w:hAnsi="Times New Roman" w:cs="Times New Roman"/>
                    <w:iCs/>
                    <w:sz w:val="32"/>
                    <w:szCs w:val="32"/>
                  </w:rPr>
                </w:rPrChange>
              </w:rPr>
              <w:t>ДФОС</w:t>
            </w:r>
            <w:ins w:id="74" w:author="Борис Гогинян" w:date="2020-03-28T01:40:00Z"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 xml:space="preserve"> (</w:t>
              </w:r>
              <w:r w:rsidRPr="008D199C">
                <w:rPr>
                  <w:rFonts w:ascii="Times New Roman" w:hAnsi="Times New Roman" w:cs="Times New Roman"/>
                  <w:sz w:val="24"/>
                  <w:szCs w:val="24"/>
                </w:rPr>
                <w:t>BRDF</w:t>
              </w:r>
              <w:r>
                <w:rPr>
                  <w:rFonts w:ascii="Times New Roman" w:hAnsi="Times New Roman" w:cs="Times New Roman"/>
                  <w:iCs/>
                  <w:sz w:val="24"/>
                  <w:szCs w:val="24"/>
                </w:rPr>
                <w:t>)</w:t>
              </w:r>
            </w:ins>
          </w:p>
        </w:tc>
        <w:tc>
          <w:tcPr>
            <w:tcW w:w="9036" w:type="dxa"/>
          </w:tcPr>
          <w:p w14:paraId="5D3EA5F6" w14:textId="77777777" w:rsidR="00777F12" w:rsidRPr="001A3A9A" w:rsidRDefault="00777F12">
            <w:pPr>
              <w:rPr>
                <w:ins w:id="75" w:author="Борис Гогинян" w:date="2020-03-28T01:41:00Z"/>
                <w:rFonts w:ascii="Times New Roman" w:hAnsi="Times New Roman" w:cs="Times New Roman"/>
                <w:sz w:val="24"/>
                <w:szCs w:val="24"/>
                <w:lang w:val="en-US"/>
                <w:rPrChange w:id="76" w:author="Борис Гогинян" w:date="2020-03-28T02:28:00Z">
                  <w:rPr>
                    <w:ins w:id="77" w:author="Борис Гогинян" w:date="2020-03-28T01:41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78" w:author="Борис Гогинян" w:date="2020-03-28T01:39:00Z"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двулучевая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79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функция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0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отражательной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1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 xml:space="preserve"> </w:t>
              </w:r>
              <w:r w:rsidRPr="00777F12">
                <w:rPr>
                  <w:rFonts w:ascii="Times New Roman" w:hAnsi="Times New Roman" w:cs="Times New Roman"/>
                  <w:sz w:val="24"/>
                  <w:szCs w:val="24"/>
                </w:rPr>
                <w:t>способности</w:t>
              </w:r>
            </w:ins>
          </w:p>
          <w:p w14:paraId="1CB0D55D" w14:textId="3BDA84A2" w:rsidR="00777F12" w:rsidRPr="00443A24" w:rsidRDefault="00777F12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ins w:id="82" w:author="Борис Гогинян" w:date="2020-03-28T01:41:00Z"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3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(</w:t>
              </w:r>
              <w:r w:rsidRPr="0031265E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bidirectional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4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reflectance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5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distribution</w:t>
              </w:r>
              <w:r w:rsidRPr="001A3A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  <w:rPrChange w:id="86" w:author="Борис Гогинян" w:date="2020-03-28T02:28:00Z">
                    <w:rPr>
                      <w:rFonts w:ascii="Times New Roman" w:hAnsi="Times New Roman" w:cs="Times New Roman"/>
                      <w:iCs/>
                      <w:color w:val="222222"/>
                      <w:sz w:val="24"/>
                      <w:szCs w:val="24"/>
                      <w:shd w:val="clear" w:color="auto" w:fill="FFFFFF"/>
                    </w:rPr>
                  </w:rPrChange>
                </w:rPr>
                <w:t xml:space="preserve"> </w:t>
              </w:r>
              <w:r w:rsidRPr="00AB4D9A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"/>
                </w:rPr>
                <w:t>function</w:t>
              </w:r>
              <w:r w:rsidRPr="001A3A9A">
                <w:rPr>
                  <w:rFonts w:ascii="Times New Roman" w:hAnsi="Times New Roman" w:cs="Times New Roman"/>
                  <w:sz w:val="24"/>
                  <w:szCs w:val="24"/>
                  <w:lang w:val="en-US"/>
                  <w:rPrChange w:id="87" w:author="Борис Гогинян" w:date="2020-03-28T02:28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t>)</w:t>
              </w:r>
            </w:ins>
          </w:p>
        </w:tc>
      </w:tr>
      <w:tr w:rsidR="00443A24" w:rsidRPr="00DD363E" w14:paraId="093B3B12" w14:textId="77777777" w:rsidTr="00777F12">
        <w:trPr>
          <w:ins w:id="88" w:author="Борис Гогинян" w:date="2020-04-24T13:35:00Z"/>
        </w:trPr>
        <w:tc>
          <w:tcPr>
            <w:tcW w:w="1384" w:type="dxa"/>
          </w:tcPr>
          <w:p w14:paraId="67502F7D" w14:textId="2E784895" w:rsidR="00443A24" w:rsidRPr="00443A24" w:rsidRDefault="00443A24">
            <w:pPr>
              <w:rPr>
                <w:ins w:id="89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0" w:author="Борис Гогинян" w:date="2020-04-24T13:35:00Z">
                  <w:rPr>
                    <w:ins w:id="91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  <w:ins w:id="92" w:author="Борис Гогинян" w:date="2020-04-24T13:35:00Z">
              <w: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w:t>PSNR</w:t>
              </w:r>
            </w:ins>
          </w:p>
        </w:tc>
        <w:tc>
          <w:tcPr>
            <w:tcW w:w="9036" w:type="dxa"/>
          </w:tcPr>
          <w:p w14:paraId="0A3AB4EA" w14:textId="045F6608" w:rsidR="00443A24" w:rsidRPr="00443A24" w:rsidRDefault="00443A24">
            <w:pPr>
              <w:rPr>
                <w:ins w:id="93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94" w:author="Борис Гогинян" w:date="2020-04-24T13:35:00Z">
                  <w:rPr>
                    <w:ins w:id="95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96" w:author="Борис Гогинян" w:date="2020-04-24T13:35:00Z">
              <w:r w:rsidRPr="00443A2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peak signal-to-noise ratio</w:t>
              </w:r>
            </w:ins>
          </w:p>
        </w:tc>
      </w:tr>
      <w:tr w:rsidR="00443A24" w:rsidRPr="00DD363E" w14:paraId="1C179850" w14:textId="77777777" w:rsidTr="00777F12">
        <w:trPr>
          <w:ins w:id="97" w:author="Борис Гогинян" w:date="2020-04-24T13:35:00Z"/>
        </w:trPr>
        <w:tc>
          <w:tcPr>
            <w:tcW w:w="1384" w:type="dxa"/>
          </w:tcPr>
          <w:p w14:paraId="4055CEA5" w14:textId="77777777" w:rsidR="00443A24" w:rsidRPr="00443A24" w:rsidRDefault="00443A24">
            <w:pPr>
              <w:rPr>
                <w:ins w:id="98" w:author="Борис Гогинян" w:date="2020-04-24T13:35:00Z"/>
                <w:rFonts w:ascii="Times New Roman" w:hAnsi="Times New Roman" w:cs="Times New Roman"/>
                <w:iCs/>
                <w:sz w:val="24"/>
                <w:szCs w:val="24"/>
                <w:lang w:val="en-US"/>
                <w:rPrChange w:id="99" w:author="Борис Гогинян" w:date="2020-04-24T13:35:00Z">
                  <w:rPr>
                    <w:ins w:id="100" w:author="Борис Гогинян" w:date="2020-04-24T13:35:00Z"/>
                    <w:rFonts w:ascii="Times New Roman" w:hAnsi="Times New Roman" w:cs="Times New Roman"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9036" w:type="dxa"/>
          </w:tcPr>
          <w:p w14:paraId="36E5771E" w14:textId="77777777" w:rsidR="00443A24" w:rsidRPr="00443A24" w:rsidRDefault="00443A24">
            <w:pPr>
              <w:rPr>
                <w:ins w:id="101" w:author="Борис Гогинян" w:date="2020-04-24T13:35:00Z"/>
                <w:rFonts w:ascii="Times New Roman" w:hAnsi="Times New Roman" w:cs="Times New Roman"/>
                <w:sz w:val="24"/>
                <w:szCs w:val="24"/>
                <w:lang w:val="en-US"/>
                <w:rPrChange w:id="102" w:author="Борис Гогинян" w:date="2020-04-24T13:35:00Z">
                  <w:rPr>
                    <w:ins w:id="103" w:author="Борис Гогинян" w:date="2020-04-24T13:35:00Z"/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</w:p>
        </w:tc>
      </w:tr>
    </w:tbl>
    <w:p w14:paraId="5CF85121" w14:textId="189ACDC1" w:rsidR="002D367D" w:rsidRPr="001A3A9A" w:rsidRDefault="002D367D">
      <w:pPr>
        <w:rPr>
          <w:rFonts w:ascii="Times New Roman" w:hAnsi="Times New Roman" w:cs="Times New Roman"/>
          <w:iCs/>
          <w:sz w:val="32"/>
          <w:szCs w:val="32"/>
          <w:lang w:val="en-US"/>
          <w:rPrChange w:id="104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</w:pPr>
      <w:del w:id="105" w:author="Борис Гогинян" w:date="2020-03-28T01:37:00Z">
        <w:r w:rsidRPr="001A3A9A" w:rsidDel="00777F12">
          <w:rPr>
            <w:rFonts w:ascii="Times New Roman" w:hAnsi="Times New Roman" w:cs="Times New Roman"/>
            <w:iCs/>
            <w:sz w:val="32"/>
            <w:szCs w:val="32"/>
            <w:lang w:val="en-US"/>
            <w:rPrChange w:id="106" w:author="Борис Гогинян" w:date="2020-03-28T02:28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delText>……</w:delText>
        </w:r>
      </w:del>
      <w:r w:rsidRPr="001A3A9A">
        <w:rPr>
          <w:rFonts w:ascii="Times New Roman" w:hAnsi="Times New Roman" w:cs="Times New Roman"/>
          <w:iCs/>
          <w:sz w:val="32"/>
          <w:szCs w:val="32"/>
          <w:lang w:val="en-US"/>
          <w:rPrChange w:id="107" w:author="Борис Гогинян" w:date="2020-03-28T02:28:00Z">
            <w:rPr>
              <w:rFonts w:ascii="Times New Roman" w:hAnsi="Times New Roman" w:cs="Times New Roman"/>
              <w:iCs/>
              <w:sz w:val="32"/>
              <w:szCs w:val="32"/>
            </w:rPr>
          </w:rPrChange>
        </w:rPr>
        <w:br w:type="page"/>
      </w:r>
    </w:p>
    <w:p w14:paraId="5A66C233" w14:textId="64C38B41" w:rsidR="002D367D" w:rsidRDefault="002D367D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lastRenderedPageBreak/>
        <w:t>Введение</w:t>
      </w:r>
    </w:p>
    <w:p w14:paraId="3CC23C37" w14:textId="77777777" w:rsidR="00CF7C43" w:rsidRDefault="00CF7C43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32"/>
          <w:szCs w:val="32"/>
        </w:rPr>
      </w:pPr>
    </w:p>
    <w:p w14:paraId="4CEDA2B0" w14:textId="2A724752" w:rsidR="002D367D" w:rsidRPr="005C33AB" w:rsidRDefault="002D367D" w:rsidP="001D7B0D">
      <w:pPr>
        <w:spacing w:after="0"/>
        <w:contextualSpacing/>
        <w:jc w:val="both"/>
        <w:rPr>
          <w:ins w:id="108" w:author="Борис Гогинян" w:date="2020-03-26T15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Обоснование выбора темы диплома и актуальность</w:t>
      </w:r>
    </w:p>
    <w:p w14:paraId="6FA9AD99" w14:textId="3A9BD72D" w:rsidR="0077272F" w:rsidRDefault="00996816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На сегодняшний день на рынке</w:t>
      </w:r>
      <w:r w:rsidR="00BE68D1">
        <w:rPr>
          <w:rFonts w:ascii="Times New Roman" w:hAnsi="Times New Roman" w:cs="Times New Roman"/>
          <w:iCs/>
          <w:sz w:val="28"/>
        </w:rPr>
        <w:t xml:space="preserve"> существует</w:t>
      </w:r>
      <w:r>
        <w:rPr>
          <w:rFonts w:ascii="Times New Roman" w:hAnsi="Times New Roman" w:cs="Times New Roman"/>
          <w:iCs/>
          <w:sz w:val="28"/>
        </w:rPr>
        <w:t xml:space="preserve"> </w:t>
      </w:r>
      <w:r w:rsidR="00DB2665">
        <w:rPr>
          <w:rFonts w:ascii="Times New Roman" w:hAnsi="Times New Roman" w:cs="Times New Roman"/>
          <w:iCs/>
          <w:sz w:val="28"/>
        </w:rPr>
        <w:t>много программ</w:t>
      </w:r>
      <w:r w:rsidR="00316B88">
        <w:rPr>
          <w:rFonts w:ascii="Times New Roman" w:hAnsi="Times New Roman" w:cs="Times New Roman"/>
          <w:iCs/>
          <w:sz w:val="28"/>
        </w:rPr>
        <w:t xml:space="preserve"> </w:t>
      </w:r>
      <w:r w:rsidR="00BE68D1">
        <w:rPr>
          <w:rFonts w:ascii="Times New Roman" w:hAnsi="Times New Roman" w:cs="Times New Roman"/>
          <w:iCs/>
          <w:sz w:val="28"/>
        </w:rPr>
        <w:t>трехмерной</w:t>
      </w:r>
      <w:r w:rsidR="00316B88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визуализации</w:t>
      </w:r>
      <w:r w:rsidR="00443A24">
        <w:rPr>
          <w:rFonts w:ascii="Times New Roman" w:hAnsi="Times New Roman" w:cs="Times New Roman"/>
          <w:iCs/>
          <w:sz w:val="28"/>
        </w:rPr>
        <w:t>, который используют для реалистичного синтеза различные алгоритмы трассировки лучей. Эти программы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применяются</w:t>
      </w:r>
      <w:r w:rsidR="00DB2665">
        <w:rPr>
          <w:rFonts w:ascii="Times New Roman" w:hAnsi="Times New Roman" w:cs="Times New Roman"/>
          <w:iCs/>
          <w:sz w:val="28"/>
        </w:rPr>
        <w:t xml:space="preserve"> в</w:t>
      </w:r>
      <w:r>
        <w:rPr>
          <w:rFonts w:ascii="Times New Roman" w:hAnsi="Times New Roman" w:cs="Times New Roman"/>
          <w:iCs/>
          <w:sz w:val="28"/>
        </w:rPr>
        <w:t xml:space="preserve"> кино и теле индустрии, дизайне, архитектуре и т</w:t>
      </w:r>
      <w:r w:rsidR="00A63474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п.</w:t>
      </w:r>
      <w:r w:rsidR="00DB2665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</w:rPr>
        <w:t xml:space="preserve">На сегодняшний день наибольшей популярностью пользуются платные пакеты, такие как </w:t>
      </w:r>
      <w:r w:rsidR="003D270C">
        <w:rPr>
          <w:rFonts w:ascii="Times New Roman" w:hAnsi="Times New Roman" w:cs="Times New Roman"/>
          <w:iCs/>
          <w:sz w:val="28"/>
          <w:lang w:val="en-US"/>
        </w:rPr>
        <w:t>Maxwell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3D270C">
        <w:rPr>
          <w:rFonts w:ascii="Times New Roman" w:hAnsi="Times New Roman" w:cs="Times New Roman"/>
          <w:iCs/>
          <w:sz w:val="28"/>
          <w:lang w:val="en-US"/>
        </w:rPr>
        <w:t>Render</w:t>
      </w:r>
      <w:r w:rsidR="003D270C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Lumion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Solidworks</w:t>
      </w:r>
      <w:proofErr w:type="spellEnd"/>
      <w:r w:rsidR="009C599D" w:rsidRPr="009C599D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Visualize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Marmoset</w:t>
      </w:r>
      <w:proofErr w:type="spellEnd"/>
      <w:r w:rsidR="009C599D" w:rsidRPr="009C599D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Toolbag</w:t>
      </w:r>
      <w:proofErr w:type="spellEnd"/>
      <w:r w:rsidR="009C599D">
        <w:rPr>
          <w:rFonts w:ascii="Times New Roman" w:hAnsi="Times New Roman" w:cs="Times New Roman"/>
          <w:iCs/>
          <w:sz w:val="28"/>
        </w:rPr>
        <w:t xml:space="preserve">, </w:t>
      </w:r>
      <w:r w:rsidR="001824CC">
        <w:rPr>
          <w:rFonts w:ascii="Times New Roman" w:hAnsi="Times New Roman" w:cs="Times New Roman"/>
          <w:iCs/>
          <w:sz w:val="28"/>
          <w:lang w:val="en-US"/>
        </w:rPr>
        <w:t>Corona</w:t>
      </w:r>
      <w:r w:rsidR="001824C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1824CC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Iray</w:t>
      </w:r>
      <w:proofErr w:type="spellEnd"/>
      <w:r w:rsidR="009C599D" w:rsidRPr="005C33AB">
        <w:rPr>
          <w:rFonts w:ascii="Times New Roman" w:hAnsi="Times New Roman" w:cs="Times New Roman"/>
          <w:iCs/>
          <w:sz w:val="28"/>
        </w:rPr>
        <w:t xml:space="preserve">, </w:t>
      </w:r>
      <w:r w:rsidR="009C599D">
        <w:rPr>
          <w:rFonts w:ascii="Times New Roman" w:hAnsi="Times New Roman" w:cs="Times New Roman"/>
          <w:iCs/>
          <w:sz w:val="28"/>
        </w:rPr>
        <w:t>V-</w:t>
      </w:r>
      <w:proofErr w:type="spellStart"/>
      <w:r w:rsidR="009C599D" w:rsidRPr="009C599D">
        <w:rPr>
          <w:rFonts w:ascii="Times New Roman" w:hAnsi="Times New Roman" w:cs="Times New Roman"/>
          <w:iCs/>
          <w:sz w:val="28"/>
        </w:rPr>
        <w:t>Ray</w:t>
      </w:r>
      <w:proofErr w:type="spellEnd"/>
      <w:r w:rsidR="0077272F">
        <w:rPr>
          <w:rFonts w:ascii="Times New Roman" w:hAnsi="Times New Roman" w:cs="Times New Roman"/>
          <w:iCs/>
          <w:sz w:val="28"/>
        </w:rPr>
        <w:t xml:space="preserve">, </w:t>
      </w:r>
      <w:r w:rsidR="0077272F">
        <w:rPr>
          <w:rFonts w:ascii="Times New Roman" w:hAnsi="Times New Roman" w:cs="Times New Roman"/>
          <w:iCs/>
          <w:sz w:val="28"/>
          <w:lang w:val="en-US"/>
        </w:rPr>
        <w:t>Indigo</w:t>
      </w:r>
      <w:r w:rsidR="0077272F" w:rsidRPr="005C33AB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  <w:lang w:val="en-US"/>
        </w:rPr>
        <w:t>Render</w:t>
      </w:r>
      <w:r w:rsidR="001824CC">
        <w:rPr>
          <w:rFonts w:ascii="Times New Roman" w:hAnsi="Times New Roman" w:cs="Times New Roman"/>
          <w:iCs/>
          <w:sz w:val="28"/>
        </w:rPr>
        <w:t>.</w:t>
      </w:r>
      <w:r w:rsidR="009C599D" w:rsidRPr="005C33AB">
        <w:rPr>
          <w:rFonts w:ascii="Times New Roman" w:hAnsi="Times New Roman" w:cs="Times New Roman"/>
          <w:iCs/>
          <w:sz w:val="28"/>
        </w:rPr>
        <w:t xml:space="preserve"> </w:t>
      </w:r>
      <w:r w:rsidR="00E43DFF">
        <w:rPr>
          <w:rFonts w:ascii="Times New Roman" w:hAnsi="Times New Roman" w:cs="Times New Roman"/>
          <w:iCs/>
          <w:sz w:val="28"/>
        </w:rPr>
        <w:t>Для некоторых молодых компаний такой расход может быть критическим, поэтому они склонны искать альтернативные бесплатные аналоги. К счастью</w:t>
      </w:r>
      <w:ins w:id="109" w:author="UserPushka" w:date="2020-05-07T16:50:00Z">
        <w:r w:rsidR="00DD363E" w:rsidRPr="00DD363E">
          <w:rPr>
            <w:rFonts w:ascii="Times New Roman" w:hAnsi="Times New Roman" w:cs="Times New Roman"/>
            <w:iCs/>
            <w:sz w:val="28"/>
            <w:rPrChange w:id="110" w:author="UserPushka" w:date="2020-05-07T16:50:00Z">
              <w:rPr>
                <w:rFonts w:ascii="Times New Roman" w:hAnsi="Times New Roman" w:cs="Times New Roman"/>
                <w:iCs/>
                <w:sz w:val="28"/>
                <w:lang w:val="en-US"/>
              </w:rPr>
            </w:rPrChange>
          </w:rPr>
          <w:t>,</w:t>
        </w:r>
      </w:ins>
      <w:r w:rsidR="00E43DFF">
        <w:rPr>
          <w:rFonts w:ascii="Times New Roman" w:hAnsi="Times New Roman" w:cs="Times New Roman"/>
          <w:iCs/>
          <w:sz w:val="28"/>
        </w:rPr>
        <w:t xml:space="preserve"> такие существует, но тогда встает вопрос об качестве их работы. Ведь </w:t>
      </w:r>
      <w:r w:rsidR="00A63474">
        <w:rPr>
          <w:rFonts w:ascii="Times New Roman" w:hAnsi="Times New Roman" w:cs="Times New Roman"/>
          <w:iCs/>
          <w:sz w:val="28"/>
        </w:rPr>
        <w:t xml:space="preserve">помимо </w:t>
      </w:r>
      <w:r w:rsidR="00602C75">
        <w:rPr>
          <w:rFonts w:ascii="Times New Roman" w:hAnsi="Times New Roman" w:cs="Times New Roman"/>
          <w:iCs/>
          <w:sz w:val="28"/>
        </w:rPr>
        <w:t>цены</w:t>
      </w:r>
      <w:r w:rsidR="00A63474">
        <w:rPr>
          <w:rFonts w:ascii="Times New Roman" w:hAnsi="Times New Roman" w:cs="Times New Roman"/>
          <w:iCs/>
          <w:sz w:val="28"/>
        </w:rPr>
        <w:t xml:space="preserve">, </w:t>
      </w:r>
      <w:r w:rsidR="00E43DFF">
        <w:rPr>
          <w:rFonts w:ascii="Times New Roman" w:hAnsi="Times New Roman" w:cs="Times New Roman"/>
          <w:iCs/>
          <w:sz w:val="28"/>
        </w:rPr>
        <w:t xml:space="preserve">важными </w:t>
      </w:r>
      <w:r w:rsidR="00A63474">
        <w:rPr>
          <w:rFonts w:ascii="Times New Roman" w:hAnsi="Times New Roman" w:cs="Times New Roman"/>
          <w:iCs/>
          <w:sz w:val="28"/>
        </w:rPr>
        <w:t>ост</w:t>
      </w:r>
      <w:r w:rsidR="002A6A5C">
        <w:rPr>
          <w:rFonts w:ascii="Times New Roman" w:hAnsi="Times New Roman" w:cs="Times New Roman"/>
          <w:iCs/>
          <w:sz w:val="28"/>
        </w:rPr>
        <w:t xml:space="preserve">аются такие характеристики, как </w:t>
      </w:r>
      <w:r w:rsidR="00A63474">
        <w:rPr>
          <w:rFonts w:ascii="Times New Roman" w:hAnsi="Times New Roman" w:cs="Times New Roman"/>
          <w:iCs/>
          <w:sz w:val="28"/>
        </w:rPr>
        <w:t>время рендеринга</w:t>
      </w:r>
      <w:r w:rsidR="002A6A5C" w:rsidRPr="005C33AB">
        <w:rPr>
          <w:rFonts w:ascii="Times New Roman" w:hAnsi="Times New Roman" w:cs="Times New Roman"/>
          <w:iCs/>
          <w:sz w:val="28"/>
        </w:rPr>
        <w:t xml:space="preserve"> </w:t>
      </w:r>
      <w:r w:rsidR="002A6A5C">
        <w:rPr>
          <w:rFonts w:ascii="Times New Roman" w:hAnsi="Times New Roman" w:cs="Times New Roman"/>
          <w:iCs/>
          <w:sz w:val="28"/>
        </w:rPr>
        <w:t xml:space="preserve">и фотореалистичность </w:t>
      </w:r>
      <w:r w:rsidR="00E43DFF">
        <w:rPr>
          <w:rFonts w:ascii="Times New Roman" w:hAnsi="Times New Roman" w:cs="Times New Roman"/>
          <w:iCs/>
          <w:sz w:val="28"/>
        </w:rPr>
        <w:t>получающегося изображения</w:t>
      </w:r>
      <w:r w:rsidR="00A63474">
        <w:rPr>
          <w:rFonts w:ascii="Times New Roman" w:hAnsi="Times New Roman" w:cs="Times New Roman"/>
          <w:iCs/>
          <w:sz w:val="28"/>
        </w:rPr>
        <w:t>.</w:t>
      </w:r>
      <w:r w:rsidR="00E43DFF">
        <w:rPr>
          <w:rFonts w:ascii="Times New Roman" w:hAnsi="Times New Roman" w:cs="Times New Roman"/>
          <w:iCs/>
          <w:sz w:val="28"/>
        </w:rPr>
        <w:t xml:space="preserve"> В данной работе сравниваются </w:t>
      </w:r>
      <w:r w:rsidR="0077272F">
        <w:rPr>
          <w:rFonts w:ascii="Times New Roman" w:hAnsi="Times New Roman" w:cs="Times New Roman"/>
          <w:iCs/>
          <w:sz w:val="28"/>
        </w:rPr>
        <w:t>эти характеристики у некоторых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>популярных</w:t>
      </w:r>
      <w:r w:rsidR="00E43DFF">
        <w:rPr>
          <w:rFonts w:ascii="Times New Roman" w:hAnsi="Times New Roman" w:cs="Times New Roman"/>
          <w:iCs/>
          <w:sz w:val="28"/>
        </w:rPr>
        <w:t xml:space="preserve"> </w:t>
      </w:r>
      <w:r w:rsidR="0077272F">
        <w:rPr>
          <w:rFonts w:ascii="Times New Roman" w:hAnsi="Times New Roman" w:cs="Times New Roman"/>
          <w:iCs/>
          <w:sz w:val="28"/>
        </w:rPr>
        <w:t xml:space="preserve">бесплатных </w:t>
      </w:r>
      <w:proofErr w:type="spellStart"/>
      <w:r w:rsidR="0077272F">
        <w:rPr>
          <w:rFonts w:ascii="Times New Roman" w:hAnsi="Times New Roman" w:cs="Times New Roman"/>
          <w:iCs/>
          <w:sz w:val="28"/>
        </w:rPr>
        <w:t>рендеров</w:t>
      </w:r>
      <w:proofErr w:type="spellEnd"/>
      <w:r w:rsidR="00E43DFF">
        <w:rPr>
          <w:rFonts w:ascii="Times New Roman" w:hAnsi="Times New Roman" w:cs="Times New Roman"/>
          <w:iCs/>
          <w:sz w:val="28"/>
        </w:rPr>
        <w:t>.</w:t>
      </w:r>
    </w:p>
    <w:p w14:paraId="5C32F873" w14:textId="5A8B0582" w:rsidR="00996816" w:rsidRDefault="0077272F" w:rsidP="005C33AB">
      <w:pPr>
        <w:spacing w:after="0"/>
        <w:contextualSpacing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Также важным фактором для времени работы играет реализация распараллеливания алгоритмов рендеринга. Ведь они, благодаря идее имитации пути нескольких световых лучей, легко поддерживают эту возможность. С</w:t>
      </w:r>
      <w:r w:rsidR="008A0571">
        <w:rPr>
          <w:rFonts w:ascii="Times New Roman" w:hAnsi="Times New Roman" w:cs="Times New Roman"/>
          <w:iCs/>
          <w:sz w:val="28"/>
        </w:rPr>
        <w:t xml:space="preserve"> </w:t>
      </w:r>
      <w:r w:rsidR="00443A24">
        <w:rPr>
          <w:rFonts w:ascii="Times New Roman" w:hAnsi="Times New Roman" w:cs="Times New Roman"/>
          <w:iCs/>
          <w:sz w:val="28"/>
        </w:rPr>
        <w:t>в</w:t>
      </w:r>
      <w:r w:rsidR="008A0571">
        <w:rPr>
          <w:rFonts w:ascii="Times New Roman" w:hAnsi="Times New Roman" w:cs="Times New Roman"/>
          <w:iCs/>
          <w:sz w:val="28"/>
        </w:rPr>
        <w:t>ычислительной мощности процессоров</w:t>
      </w:r>
      <w:r w:rsidR="00443A24">
        <w:rPr>
          <w:rFonts w:ascii="Times New Roman" w:hAnsi="Times New Roman" w:cs="Times New Roman"/>
          <w:iCs/>
          <w:sz w:val="28"/>
        </w:rPr>
        <w:t xml:space="preserve"> </w:t>
      </w:r>
      <w:r w:rsidR="00316B88">
        <w:rPr>
          <w:rFonts w:ascii="Times New Roman" w:hAnsi="Times New Roman" w:cs="Times New Roman"/>
          <w:iCs/>
          <w:sz w:val="28"/>
        </w:rPr>
        <w:t>актуально рассмотреть</w:t>
      </w:r>
      <w:r w:rsidR="00602C75">
        <w:rPr>
          <w:rFonts w:ascii="Times New Roman" w:hAnsi="Times New Roman" w:cs="Times New Roman"/>
          <w:iCs/>
          <w:sz w:val="28"/>
        </w:rPr>
        <w:t xml:space="preserve"> и</w:t>
      </w:r>
      <w:r w:rsidR="00316B88">
        <w:rPr>
          <w:rFonts w:ascii="Times New Roman" w:hAnsi="Times New Roman" w:cs="Times New Roman"/>
          <w:iCs/>
          <w:sz w:val="28"/>
        </w:rPr>
        <w:t xml:space="preserve"> реализацию многопоточности</w:t>
      </w:r>
      <w:r w:rsidR="00BE68D1">
        <w:rPr>
          <w:rFonts w:ascii="Times New Roman" w:hAnsi="Times New Roman" w:cs="Times New Roman"/>
          <w:iCs/>
          <w:sz w:val="28"/>
        </w:rPr>
        <w:t xml:space="preserve"> у этих алгоритмов.</w:t>
      </w:r>
    </w:p>
    <w:p w14:paraId="14CE779D" w14:textId="77777777" w:rsidR="00A63474" w:rsidRPr="005C33AB" w:rsidRDefault="00A63474" w:rsidP="00996816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</w:p>
    <w:p w14:paraId="4DF3F7B2" w14:textId="4FCF7835" w:rsidR="002D367D" w:rsidRDefault="002D367D" w:rsidP="001D7B0D">
      <w:pPr>
        <w:spacing w:after="0"/>
        <w:contextualSpacing/>
        <w:jc w:val="both"/>
        <w:rPr>
          <w:ins w:id="111" w:author="Борис Гогинян" w:date="2020-03-26T16:31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Формулировка цели и задач исследования</w:t>
      </w:r>
    </w:p>
    <w:p w14:paraId="65436F9B" w14:textId="565CD823" w:rsidR="00A63474" w:rsidRDefault="00A63474" w:rsidP="005C33AB">
      <w:pPr>
        <w:spacing w:after="0"/>
        <w:contextualSpacing/>
        <w:rPr>
          <w:ins w:id="112" w:author="Борис Гогинян" w:date="2020-03-26T23:24:00Z"/>
          <w:rFonts w:ascii="Times New Roman" w:hAnsi="Times New Roman" w:cs="Times New Roman"/>
          <w:iCs/>
          <w:sz w:val="28"/>
        </w:rPr>
      </w:pPr>
      <w:ins w:id="113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Цель исследования: сравнение </w:t>
        </w:r>
      </w:ins>
      <w:ins w:id="114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 xml:space="preserve">реализованных </w:t>
        </w:r>
      </w:ins>
      <w:ins w:id="115" w:author="Борис Гогинян" w:date="2020-03-26T16:33:00Z">
        <w:r>
          <w:rPr>
            <w:rFonts w:ascii="Times New Roman" w:hAnsi="Times New Roman" w:cs="Times New Roman"/>
            <w:iCs/>
            <w:sz w:val="28"/>
          </w:rPr>
          <w:t xml:space="preserve">алгоритмов </w:t>
        </w:r>
      </w:ins>
      <w:ins w:id="116" w:author="Борис Гогинян" w:date="2020-03-26T22:51:00Z">
        <w:r w:rsidR="00602C75">
          <w:rPr>
            <w:rFonts w:ascii="Times New Roman" w:hAnsi="Times New Roman" w:cs="Times New Roman"/>
            <w:iCs/>
            <w:sz w:val="28"/>
          </w:rPr>
          <w:t>трассировки лучей</w:t>
        </w:r>
      </w:ins>
      <w:ins w:id="117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 xml:space="preserve">, использующихся в различных </w:t>
        </w:r>
      </w:ins>
      <w:ins w:id="118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 xml:space="preserve">бесплатных </w:t>
        </w:r>
      </w:ins>
      <w:ins w:id="119" w:author="Борис Гогинян" w:date="2020-03-26T16:32:00Z">
        <w:r>
          <w:rPr>
            <w:rFonts w:ascii="Times New Roman" w:hAnsi="Times New Roman" w:cs="Times New Roman"/>
            <w:iCs/>
            <w:sz w:val="28"/>
          </w:rPr>
          <w:t>програ</w:t>
        </w:r>
      </w:ins>
      <w:ins w:id="120" w:author="Борис Гогинян" w:date="2020-03-26T16:34:00Z">
        <w:r>
          <w:rPr>
            <w:rFonts w:ascii="Times New Roman" w:hAnsi="Times New Roman" w:cs="Times New Roman"/>
            <w:iCs/>
            <w:sz w:val="28"/>
          </w:rPr>
          <w:t>м</w:t>
        </w:r>
      </w:ins>
      <w:ins w:id="121" w:author="Борис Гогинян" w:date="2020-03-26T16:32:00Z">
        <w:r w:rsidR="00602C75">
          <w:rPr>
            <w:rFonts w:ascii="Times New Roman" w:hAnsi="Times New Roman" w:cs="Times New Roman"/>
            <w:iCs/>
            <w:sz w:val="28"/>
          </w:rPr>
          <w:t xml:space="preserve">мах для </w:t>
        </w:r>
      </w:ins>
      <w:ins w:id="122" w:author="Борис Гогинян" w:date="2020-03-26T23:42:00Z">
        <w:r w:rsidR="00BE68D1">
          <w:rPr>
            <w:rFonts w:ascii="Times New Roman" w:hAnsi="Times New Roman" w:cs="Times New Roman"/>
            <w:iCs/>
            <w:sz w:val="28"/>
          </w:rPr>
          <w:t>трехмерной</w:t>
        </w:r>
      </w:ins>
      <w:ins w:id="123" w:author="Борис Гогинян" w:date="2020-03-26T23:18:00Z">
        <w:r w:rsidR="007C3430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24" w:author="Борис Гогинян" w:date="2020-03-26T16:32:00Z">
        <w:r w:rsidR="00443A24">
          <w:rPr>
            <w:rFonts w:ascii="Times New Roman" w:hAnsi="Times New Roman" w:cs="Times New Roman"/>
            <w:iCs/>
            <w:sz w:val="28"/>
          </w:rPr>
          <w:t>визуализации.</w:t>
        </w:r>
      </w:ins>
    </w:p>
    <w:p w14:paraId="5F3BA04C" w14:textId="147221CB" w:rsidR="007C3430" w:rsidRDefault="007C3430" w:rsidP="001D7B0D">
      <w:pPr>
        <w:spacing w:after="0"/>
        <w:contextualSpacing/>
        <w:jc w:val="both"/>
        <w:rPr>
          <w:ins w:id="125" w:author="Борис Гогинян" w:date="2020-03-26T23:24:00Z"/>
          <w:rFonts w:ascii="Times New Roman" w:hAnsi="Times New Roman" w:cs="Times New Roman"/>
          <w:iCs/>
          <w:sz w:val="28"/>
        </w:rPr>
      </w:pPr>
      <w:ins w:id="126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Задачи:</w:t>
        </w:r>
      </w:ins>
    </w:p>
    <w:p w14:paraId="79872031" w14:textId="73434071" w:rsidR="007C3430" w:rsidRDefault="00BE68D1" w:rsidP="005C33AB">
      <w:pPr>
        <w:spacing w:after="0"/>
        <w:ind w:left="708"/>
        <w:contextualSpacing/>
        <w:jc w:val="both"/>
        <w:rPr>
          <w:ins w:id="127" w:author="Борис Гогинян" w:date="2020-03-26T23:33:00Z"/>
          <w:rFonts w:ascii="Times New Roman" w:hAnsi="Times New Roman" w:cs="Times New Roman"/>
          <w:iCs/>
          <w:sz w:val="28"/>
        </w:rPr>
      </w:pPr>
      <w:ins w:id="128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1 построение </w:t>
        </w:r>
      </w:ins>
      <w:ins w:id="129" w:author="Борис Гогинян" w:date="2020-03-26T23:42:00Z">
        <w:r>
          <w:rPr>
            <w:rFonts w:ascii="Times New Roman" w:hAnsi="Times New Roman" w:cs="Times New Roman"/>
            <w:iCs/>
            <w:sz w:val="28"/>
          </w:rPr>
          <w:t xml:space="preserve">трехмерных </w:t>
        </w:r>
      </w:ins>
      <w:ins w:id="130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сцен</w:t>
        </w:r>
      </w:ins>
    </w:p>
    <w:p w14:paraId="36D849FB" w14:textId="40A4131F" w:rsidR="00BE68D1" w:rsidRDefault="00BE68D1" w:rsidP="005C33AB">
      <w:pPr>
        <w:spacing w:after="0"/>
        <w:ind w:left="708"/>
        <w:contextualSpacing/>
        <w:jc w:val="both"/>
        <w:rPr>
          <w:ins w:id="131" w:author="Борис Гогинян" w:date="2020-03-26T23:33:00Z"/>
          <w:rFonts w:ascii="Times New Roman" w:hAnsi="Times New Roman" w:cs="Times New Roman"/>
          <w:iCs/>
          <w:sz w:val="28"/>
        </w:rPr>
      </w:pPr>
      <w:ins w:id="132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>2 настройка идентичных параметров для каждой сцены</w:t>
        </w:r>
      </w:ins>
    </w:p>
    <w:p w14:paraId="717E6220" w14:textId="48D6F359" w:rsidR="00BE68D1" w:rsidRDefault="00BE68D1" w:rsidP="005C33AB">
      <w:pPr>
        <w:spacing w:after="0"/>
        <w:ind w:left="708"/>
        <w:contextualSpacing/>
        <w:jc w:val="both"/>
        <w:rPr>
          <w:ins w:id="133" w:author="Борис Гогинян" w:date="2020-03-26T23:36:00Z"/>
          <w:rFonts w:ascii="Times New Roman" w:hAnsi="Times New Roman" w:cs="Times New Roman"/>
          <w:iCs/>
          <w:sz w:val="28"/>
        </w:rPr>
      </w:pPr>
      <w:ins w:id="134" w:author="Борис Гогинян" w:date="2020-03-26T23:33:00Z">
        <w:r>
          <w:rPr>
            <w:rFonts w:ascii="Times New Roman" w:hAnsi="Times New Roman" w:cs="Times New Roman"/>
            <w:iCs/>
            <w:sz w:val="28"/>
          </w:rPr>
          <w:t xml:space="preserve">3 получение </w:t>
        </w:r>
      </w:ins>
      <w:ins w:id="135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эталонной сцены, с которой будет проводится сравн</w:t>
        </w:r>
      </w:ins>
      <w:ins w:id="136" w:author="Борис Гогинян" w:date="2020-03-26T23:35:00Z">
        <w:r>
          <w:rPr>
            <w:rFonts w:ascii="Times New Roman" w:hAnsi="Times New Roman" w:cs="Times New Roman"/>
            <w:iCs/>
            <w:sz w:val="28"/>
          </w:rPr>
          <w:t>ен</w:t>
        </w:r>
      </w:ins>
      <w:ins w:id="137" w:author="Борис Гогинян" w:date="2020-03-26T23:34:00Z">
        <w:r>
          <w:rPr>
            <w:rFonts w:ascii="Times New Roman" w:hAnsi="Times New Roman" w:cs="Times New Roman"/>
            <w:iCs/>
            <w:sz w:val="28"/>
          </w:rPr>
          <w:t>ие</w:t>
        </w:r>
      </w:ins>
    </w:p>
    <w:p w14:paraId="79426DA7" w14:textId="0A36E0A0" w:rsidR="00BE68D1" w:rsidRDefault="00BE68D1" w:rsidP="005C33AB">
      <w:pPr>
        <w:spacing w:after="0"/>
        <w:ind w:left="708"/>
        <w:contextualSpacing/>
        <w:jc w:val="both"/>
        <w:rPr>
          <w:ins w:id="138" w:author="Борис Гогинян" w:date="2020-03-26T23:38:00Z"/>
          <w:rFonts w:ascii="Times New Roman" w:hAnsi="Times New Roman" w:cs="Times New Roman"/>
          <w:iCs/>
          <w:sz w:val="28"/>
        </w:rPr>
      </w:pPr>
      <w:ins w:id="139" w:author="Борис Гогинян" w:date="2020-03-26T23:37:00Z">
        <w:r>
          <w:rPr>
            <w:rFonts w:ascii="Times New Roman" w:hAnsi="Times New Roman" w:cs="Times New Roman"/>
            <w:iCs/>
            <w:sz w:val="28"/>
          </w:rPr>
          <w:t xml:space="preserve">4 запуск </w:t>
        </w:r>
        <w:proofErr w:type="spellStart"/>
        <w:r>
          <w:rPr>
            <w:rFonts w:ascii="Times New Roman" w:hAnsi="Times New Roman" w:cs="Times New Roman"/>
            <w:iCs/>
            <w:sz w:val="28"/>
          </w:rPr>
          <w:t>рендеров</w:t>
        </w:r>
        <w:proofErr w:type="spellEnd"/>
        <w:r>
          <w:rPr>
            <w:rFonts w:ascii="Times New Roman" w:hAnsi="Times New Roman" w:cs="Times New Roman"/>
            <w:iCs/>
            <w:sz w:val="28"/>
          </w:rPr>
          <w:t xml:space="preserve"> с ограничением по времени и/или потокам</w:t>
        </w:r>
      </w:ins>
    </w:p>
    <w:p w14:paraId="765409DA" w14:textId="196DF480" w:rsidR="00BE68D1" w:rsidRPr="005C33AB" w:rsidRDefault="00BE68D1" w:rsidP="005C33AB">
      <w:pPr>
        <w:spacing w:after="0"/>
        <w:ind w:left="708"/>
        <w:contextualSpacing/>
        <w:jc w:val="both"/>
        <w:rPr>
          <w:rFonts w:ascii="Times New Roman" w:hAnsi="Times New Roman" w:cs="Times New Roman"/>
          <w:iCs/>
          <w:sz w:val="28"/>
        </w:rPr>
      </w:pPr>
      <w:ins w:id="140" w:author="Борис Гогинян" w:date="2020-03-26T23:38:00Z">
        <w:r>
          <w:rPr>
            <w:rFonts w:ascii="Times New Roman" w:hAnsi="Times New Roman" w:cs="Times New Roman"/>
            <w:iCs/>
            <w:sz w:val="28"/>
          </w:rPr>
          <w:t xml:space="preserve">5 получение графиков скорости и качества с помощью метрики </w:t>
        </w:r>
        <w:r>
          <w:rPr>
            <w:rFonts w:ascii="Times New Roman" w:hAnsi="Times New Roman" w:cs="Times New Roman"/>
            <w:iCs/>
            <w:sz w:val="28"/>
            <w:lang w:val="en-US"/>
          </w:rPr>
          <w:t>PSNR</w:t>
        </w:r>
      </w:ins>
      <w:ins w:id="141" w:author="Борис Гогинян" w:date="2020-04-24T13:35:00Z">
        <w:r w:rsidR="00443A24" w:rsidRPr="005C33AB">
          <w:rPr>
            <w:rFonts w:ascii="Times New Roman" w:hAnsi="Times New Roman" w:cs="Times New Roman"/>
            <w:iCs/>
            <w:sz w:val="28"/>
          </w:rPr>
          <w:t xml:space="preserve"> </w:t>
        </w:r>
      </w:ins>
      <w:ins w:id="142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(</w:t>
        </w:r>
      </w:ins>
      <w:proofErr w:type="spellStart"/>
      <w:ins w:id="143" w:author="Борис Гогинян" w:date="2020-04-24T13:35:00Z">
        <w:r w:rsidR="00443A24" w:rsidRPr="00443A24">
          <w:rPr>
            <w:rFonts w:ascii="Times New Roman" w:hAnsi="Times New Roman" w:cs="Times New Roman"/>
            <w:iCs/>
            <w:sz w:val="28"/>
          </w:rPr>
          <w:t>peak</w:t>
        </w:r>
        <w:proofErr w:type="spellEnd"/>
        <w:r w:rsidR="00443A24" w:rsidRPr="00443A24">
          <w:rPr>
            <w:rFonts w:ascii="Times New Roman" w:hAnsi="Times New Roman" w:cs="Times New Roman"/>
            <w:iCs/>
            <w:sz w:val="28"/>
          </w:rPr>
          <w:t xml:space="preserve"> </w:t>
        </w:r>
        <w:proofErr w:type="spellStart"/>
        <w:r w:rsidR="00443A24" w:rsidRPr="00443A24">
          <w:rPr>
            <w:rFonts w:ascii="Times New Roman" w:hAnsi="Times New Roman" w:cs="Times New Roman"/>
            <w:iCs/>
            <w:sz w:val="28"/>
          </w:rPr>
          <w:t>signal-to-noise</w:t>
        </w:r>
        <w:proofErr w:type="spellEnd"/>
        <w:r w:rsidR="00443A24" w:rsidRPr="00443A24">
          <w:rPr>
            <w:rFonts w:ascii="Times New Roman" w:hAnsi="Times New Roman" w:cs="Times New Roman"/>
            <w:iCs/>
            <w:sz w:val="28"/>
          </w:rPr>
          <w:t xml:space="preserve"> </w:t>
        </w:r>
        <w:proofErr w:type="spellStart"/>
        <w:r w:rsidR="00443A24" w:rsidRPr="00443A24">
          <w:rPr>
            <w:rFonts w:ascii="Times New Roman" w:hAnsi="Times New Roman" w:cs="Times New Roman"/>
            <w:iCs/>
            <w:sz w:val="28"/>
          </w:rPr>
          <w:t>ratio</w:t>
        </w:r>
      </w:ins>
      <w:proofErr w:type="spellEnd"/>
      <w:ins w:id="144" w:author="Борис Гогинян" w:date="2020-04-24T13:34:00Z">
        <w:r w:rsidR="00443A24" w:rsidRPr="005C33AB">
          <w:rPr>
            <w:rFonts w:ascii="Times New Roman" w:hAnsi="Times New Roman" w:cs="Times New Roman"/>
            <w:iCs/>
            <w:sz w:val="28"/>
          </w:rPr>
          <w:t>)</w:t>
        </w:r>
        <w:r w:rsidR="00443A24">
          <w:rPr>
            <w:rFonts w:ascii="Times New Roman" w:hAnsi="Times New Roman" w:cs="Times New Roman"/>
            <w:iCs/>
            <w:sz w:val="28"/>
          </w:rPr>
          <w:t>.</w:t>
        </w:r>
      </w:ins>
    </w:p>
    <w:p w14:paraId="250DB8DD" w14:textId="5F6D6BDD" w:rsidR="002D367D" w:rsidRDefault="002D367D" w:rsidP="001D7B0D">
      <w:pPr>
        <w:spacing w:after="0"/>
        <w:contextualSpacing/>
        <w:jc w:val="both"/>
        <w:rPr>
          <w:ins w:id="145" w:author="Борис Гогинян" w:date="2020-03-26T23:20:00Z"/>
          <w:rFonts w:ascii="Times New Roman" w:hAnsi="Times New Roman" w:cs="Times New Roman"/>
          <w:iCs/>
          <w:sz w:val="32"/>
        </w:rPr>
      </w:pPr>
      <w:r w:rsidRPr="005C33AB">
        <w:rPr>
          <w:rFonts w:ascii="Times New Roman" w:hAnsi="Times New Roman" w:cs="Times New Roman"/>
          <w:iCs/>
          <w:sz w:val="32"/>
        </w:rPr>
        <w:t>Понятия объекта и предмета исследования</w:t>
      </w:r>
    </w:p>
    <w:p w14:paraId="03CFF33A" w14:textId="00A496E4" w:rsidR="007C3430" w:rsidRPr="005C33AB" w:rsidRDefault="007C3430" w:rsidP="001D7B0D">
      <w:pPr>
        <w:spacing w:after="0"/>
        <w:contextualSpacing/>
        <w:jc w:val="both"/>
        <w:rPr>
          <w:rFonts w:ascii="Times New Roman" w:hAnsi="Times New Roman" w:cs="Times New Roman"/>
          <w:iCs/>
          <w:sz w:val="28"/>
        </w:rPr>
      </w:pPr>
      <w:ins w:id="146" w:author="Борис Гогинян" w:date="2020-03-26T23:20:00Z">
        <w:r w:rsidRPr="005C33AB">
          <w:rPr>
            <w:rFonts w:ascii="Times New Roman" w:hAnsi="Times New Roman" w:cs="Times New Roman"/>
            <w:iCs/>
            <w:sz w:val="28"/>
          </w:rPr>
          <w:t>Объектом исследования в данной работе является компьютерная графика, а предметом</w:t>
        </w:r>
      </w:ins>
      <w:ins w:id="147" w:author="Борис Гогинян" w:date="2020-03-26T23:23:00Z">
        <w:r>
          <w:rPr>
            <w:rFonts w:ascii="Times New Roman" w:hAnsi="Times New Roman" w:cs="Times New Roman"/>
            <w:iCs/>
            <w:sz w:val="28"/>
          </w:rPr>
          <w:t xml:space="preserve"> – алгоритмы </w:t>
        </w:r>
      </w:ins>
      <w:ins w:id="148" w:author="Борис Гогинян" w:date="2020-03-26T23:24:00Z">
        <w:r>
          <w:rPr>
            <w:rFonts w:ascii="Times New Roman" w:hAnsi="Times New Roman" w:cs="Times New Roman"/>
            <w:iCs/>
            <w:sz w:val="28"/>
          </w:rPr>
          <w:t>трассировки лучей и их реализация.</w:t>
        </w:r>
      </w:ins>
    </w:p>
    <w:p w14:paraId="5DAB6C7B" w14:textId="77777777" w:rsidR="00E466A9" w:rsidRPr="00EE5B67" w:rsidRDefault="00E466A9" w:rsidP="00E466A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A39BBE3" w14:textId="77777777" w:rsidR="00EE5B67" w:rsidRPr="00DD3E51" w:rsidRDefault="00EE5B67" w:rsidP="00C445A8">
      <w:pPr>
        <w:spacing w:after="0" w:line="48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  <w:shd w:val="clear" w:color="auto" w:fill="FFFFFF"/>
        </w:rPr>
      </w:pPr>
    </w:p>
    <w:p w14:paraId="50706BBF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9595C2" w14:textId="77777777" w:rsidR="001D7B0D" w:rsidRDefault="001D7B0D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95DEB9" w14:textId="5A6044DE" w:rsidR="001D7B0D" w:rsidRPr="005C33AB" w:rsidRDefault="008A0571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4"/>
        </w:rPr>
      </w:pPr>
      <w:ins w:id="149" w:author="Борис Гогинян" w:date="2020-04-24T14:07:00Z">
        <w:r w:rsidRPr="005C33AB">
          <w:rPr>
            <w:rFonts w:ascii="Times New Roman" w:hAnsi="Times New Roman" w:cs="Times New Roman"/>
            <w:sz w:val="28"/>
            <w:szCs w:val="24"/>
          </w:rPr>
          <w:t>Литературный обзор.</w:t>
        </w:r>
      </w:ins>
    </w:p>
    <w:p w14:paraId="425CF9F1" w14:textId="77777777" w:rsidR="001D7B0D" w:rsidRDefault="001D7B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86943" w14:textId="77777777" w:rsidR="008A0571" w:rsidRDefault="008A0571">
      <w:pPr>
        <w:spacing w:after="0" w:line="360" w:lineRule="auto"/>
        <w:contextualSpacing/>
        <w:rPr>
          <w:ins w:id="150" w:author="Борис Гогинян" w:date="2020-04-24T14:08:00Z"/>
          <w:rFonts w:ascii="Times New Roman" w:hAnsi="Times New Roman" w:cs="Times New Roman"/>
          <w:sz w:val="24"/>
          <w:szCs w:val="24"/>
        </w:rPr>
        <w:pPrChange w:id="151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16E691E6" w14:textId="6810407A" w:rsidR="00AF56F6" w:rsidRPr="00A81740" w:rsidDel="008A0571" w:rsidRDefault="008A0571" w:rsidP="003F1F60">
      <w:pPr>
        <w:spacing w:after="0" w:line="360" w:lineRule="auto"/>
        <w:ind w:firstLine="567"/>
        <w:contextualSpacing/>
        <w:rPr>
          <w:del w:id="152" w:author="Борис Гогинян" w:date="2020-04-24T14:08:00Z"/>
          <w:rFonts w:ascii="Times New Roman" w:hAnsi="Times New Roman" w:cs="Times New Roman"/>
          <w:sz w:val="36"/>
          <w:szCs w:val="36"/>
          <w:rPrChange w:id="153" w:author="UserPushka" w:date="2020-05-07T13:46:00Z">
            <w:rPr>
              <w:del w:id="154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</w:pPr>
      <w:ins w:id="155" w:author="Борис Гогинян" w:date="2020-04-24T14:09:00Z">
        <w:r w:rsidRPr="00A81740">
          <w:rPr>
            <w:rFonts w:ascii="Times New Roman" w:hAnsi="Times New Roman" w:cs="Times New Roman"/>
            <w:sz w:val="36"/>
            <w:szCs w:val="36"/>
            <w:rPrChange w:id="15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Глава 1. </w:t>
        </w:r>
      </w:ins>
      <w:del w:id="157" w:author="Борис Гогинян" w:date="2020-04-24T14:08:00Z"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5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настоящее время существу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5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ет большое количество различных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алгоритмов фотореалистичного </w:delText>
        </w:r>
        <w:r w:rsidR="00FA3461" w:rsidRPr="00A81740" w:rsidDel="008A0571">
          <w:rPr>
            <w:rFonts w:ascii="Times New Roman" w:hAnsi="Times New Roman" w:cs="Times New Roman"/>
            <w:sz w:val="36"/>
            <w:szCs w:val="36"/>
            <w:rPrChange w:id="16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синтеза </w:delText>
        </w:r>
        <w:r w:rsidR="007E2EEF" w:rsidRPr="00A81740" w:rsidDel="008A0571">
          <w:rPr>
            <w:rFonts w:ascii="Times New Roman" w:hAnsi="Times New Roman" w:cs="Times New Roman"/>
            <w:sz w:val="36"/>
            <w:szCs w:val="36"/>
            <w:rPrChange w:id="162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изображения</w:delText>
        </w:r>
        <w:r w:rsidR="00AF56F6" w:rsidRPr="00A81740" w:rsidDel="008A0571">
          <w:rPr>
            <w:rFonts w:ascii="Times New Roman" w:hAnsi="Times New Roman" w:cs="Times New Roman"/>
            <w:sz w:val="36"/>
            <w:szCs w:val="36"/>
            <w:rPrChange w:id="16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, основывающихся на различных физических законах.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4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Чем сложнее модель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света</w:delText>
        </w:r>
        <w:r w:rsidR="003F1F60" w:rsidRPr="00A81740" w:rsidDel="008A0571">
          <w:rPr>
            <w:rFonts w:ascii="Times New Roman" w:hAnsi="Times New Roman" w:cs="Times New Roman"/>
            <w:sz w:val="36"/>
            <w:szCs w:val="36"/>
            <w:rPrChange w:id="16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чем больше законов учитывается, тем неотличимее от фотографии получается изображение, однако,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6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тем большей трудоемкостью обладают алгоритмы синтеза.</w:delText>
        </w:r>
      </w:del>
    </w:p>
    <w:p w14:paraId="6E9BCD54" w14:textId="0F8CE321" w:rsidR="00D36E41" w:rsidRPr="00A81740" w:rsidDel="008A0571" w:rsidRDefault="00841CF8">
      <w:pPr>
        <w:spacing w:after="0" w:line="360" w:lineRule="auto"/>
        <w:ind w:left="567"/>
        <w:contextualSpacing/>
        <w:rPr>
          <w:del w:id="168" w:author="Борис Гогинян" w:date="2020-04-24T14:08:00Z"/>
          <w:rFonts w:ascii="Times New Roman" w:hAnsi="Times New Roman" w:cs="Times New Roman"/>
          <w:sz w:val="36"/>
          <w:szCs w:val="36"/>
          <w:rPrChange w:id="169" w:author="UserPushka" w:date="2020-05-07T13:46:00Z">
            <w:rPr>
              <w:del w:id="170" w:author="Борис Гогинян" w:date="2020-04-24T14:08:00Z"/>
              <w:rFonts w:ascii="Times New Roman" w:hAnsi="Times New Roman" w:cs="Times New Roman"/>
              <w:sz w:val="24"/>
              <w:szCs w:val="24"/>
            </w:rPr>
          </w:rPrChange>
        </w:rPr>
        <w:pPrChange w:id="171" w:author="Борис Гогинян" w:date="2020-03-28T01:36:00Z">
          <w:pPr>
            <w:spacing w:after="0" w:line="360" w:lineRule="auto"/>
            <w:ind w:firstLine="567"/>
            <w:contextualSpacing/>
            <w:jc w:val="both"/>
          </w:pPr>
        </w:pPrChange>
      </w:pPr>
      <w:del w:id="172" w:author="Борис Гогинян" w:date="2020-04-24T14:08:00Z">
        <w:r w:rsidRPr="00A81740" w:rsidDel="008A0571">
          <w:rPr>
            <w:rFonts w:ascii="Times New Roman" w:hAnsi="Times New Roman" w:cs="Times New Roman"/>
            <w:sz w:val="36"/>
            <w:szCs w:val="36"/>
            <w:rPrChange w:id="173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В представленном исследовании сравниваются современные рендеры</w:delText>
        </w:r>
        <w:r w:rsidR="00E50B5E" w:rsidRPr="00A81740" w:rsidDel="008A0571">
          <w:rPr>
            <w:rFonts w:ascii="Times New Roman" w:hAnsi="Times New Roman" w:cs="Times New Roman"/>
            <w:sz w:val="36"/>
            <w:szCs w:val="36"/>
            <w:rPrChange w:id="174" w:author="UserPushka" w:date="2020-05-07T13:46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 xml:space="preserve"> 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5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– </w:delText>
        </w:r>
        <w:r w:rsidR="00985234" w:rsidRPr="00A81740" w:rsidDel="008A0571">
          <w:rPr>
            <w:rFonts w:ascii="Times New Roman" w:hAnsi="Times New Roman" w:cs="Times New Roman"/>
            <w:sz w:val="36"/>
            <w:szCs w:val="36"/>
            <w:rPrChange w:id="176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программные средства</w:delText>
        </w:r>
        <w:r w:rsidRPr="00A81740" w:rsidDel="008A0571">
          <w:rPr>
            <w:rFonts w:ascii="Times New Roman" w:hAnsi="Times New Roman" w:cs="Times New Roman"/>
            <w:sz w:val="36"/>
            <w:szCs w:val="36"/>
            <w:rPrChange w:id="177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,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78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реализующие некоторое количество алгоритмов синтеза и позволяющие получить по модели т.е. по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79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специальному </w:delText>
        </w:r>
        <w:r w:rsidR="001301D5" w:rsidRPr="00A81740" w:rsidDel="008A0571">
          <w:rPr>
            <w:rFonts w:ascii="Times New Roman" w:hAnsi="Times New Roman" w:cs="Times New Roman"/>
            <w:sz w:val="36"/>
            <w:szCs w:val="36"/>
            <w:rPrChange w:id="180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описанию </w:delText>
        </w:r>
        <w:r w:rsidR="007C582C" w:rsidRPr="00A81740" w:rsidDel="008A0571">
          <w:rPr>
            <w:rFonts w:ascii="Times New Roman" w:hAnsi="Times New Roman" w:cs="Times New Roman"/>
            <w:sz w:val="36"/>
            <w:szCs w:val="36"/>
            <w:rPrChange w:id="181" w:author="UserPushka" w:date="2020-05-07T13:4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объектов или явлений, изображение. Собственно, сравнение рендеров заключается в сравнении реалистичности полученных изображений, а также в сравнении времени, затраченного на рендеринг этих изображений.</w:delText>
        </w:r>
      </w:del>
    </w:p>
    <w:p w14:paraId="1DCEBD75" w14:textId="55740C5E" w:rsidR="00E50B5E" w:rsidDel="00746A3B" w:rsidRDefault="00746A3B" w:rsidP="00746A3B">
      <w:pPr>
        <w:spacing w:after="0" w:line="360" w:lineRule="auto"/>
        <w:contextualSpacing/>
        <w:rPr>
          <w:del w:id="182" w:author="UserPushka" w:date="2020-05-07T13:31:00Z"/>
          <w:rFonts w:ascii="Times New Roman" w:hAnsi="Times New Roman" w:cs="Times New Roman"/>
          <w:sz w:val="32"/>
          <w:szCs w:val="32"/>
        </w:rPr>
      </w:pPr>
      <w:ins w:id="183" w:author="UserPushka" w:date="2020-05-07T13:31:00Z">
        <w:r w:rsidRPr="00A81740">
          <w:rPr>
            <w:rFonts w:ascii="Times New Roman" w:hAnsi="Times New Roman" w:cs="Times New Roman"/>
            <w:iCs/>
            <w:sz w:val="36"/>
            <w:szCs w:val="36"/>
            <w:rPrChange w:id="184" w:author="UserPushka" w:date="2020-05-07T13:46:00Z">
              <w:rPr>
                <w:rFonts w:ascii="Times New Roman" w:hAnsi="Times New Roman" w:cs="Times New Roman"/>
                <w:iCs/>
                <w:sz w:val="32"/>
                <w:szCs w:val="32"/>
              </w:rPr>
            </w:rPrChange>
          </w:rPr>
          <w:t>Физические модели и законы</w:t>
        </w:r>
        <w:r w:rsidRPr="00A81740" w:rsidDel="00746A3B">
          <w:rPr>
            <w:rFonts w:ascii="Times New Roman" w:hAnsi="Times New Roman" w:cs="Times New Roman"/>
            <w:sz w:val="36"/>
            <w:szCs w:val="36"/>
            <w:rPrChange w:id="185" w:author="UserPushka" w:date="2020-05-07T13:46:00Z">
              <w:rPr>
                <w:rFonts w:ascii="Times New Roman" w:hAnsi="Times New Roman" w:cs="Times New Roman"/>
                <w:sz w:val="32"/>
                <w:szCs w:val="32"/>
              </w:rPr>
            </w:rPrChange>
          </w:rPr>
          <w:t xml:space="preserve"> </w:t>
        </w:r>
      </w:ins>
      <w:del w:id="186" w:author="UserPushka" w:date="2020-05-07T13:31:00Z">
        <w:r w:rsidR="00E50B5E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Некоторые основные </w:delText>
        </w:r>
        <w:r w:rsidR="00DA7113" w:rsidRPr="00FA144A" w:rsidDel="00746A3B">
          <w:rPr>
            <w:rFonts w:ascii="Times New Roman" w:hAnsi="Times New Roman" w:cs="Times New Roman"/>
            <w:sz w:val="32"/>
            <w:szCs w:val="32"/>
          </w:rPr>
          <w:delText xml:space="preserve">понятия и </w:delText>
        </w:r>
        <w:r w:rsidR="00E50B5E" w:rsidRPr="005C33AB" w:rsidDel="00746A3B">
          <w:rPr>
            <w:rFonts w:ascii="Times New Roman" w:hAnsi="Times New Roman" w:cs="Times New Roman"/>
            <w:sz w:val="32"/>
            <w:szCs w:val="32"/>
          </w:rPr>
          <w:delText>законы</w:delText>
        </w:r>
      </w:del>
      <w:ins w:id="187" w:author="Борис Гогинян" w:date="2020-05-05T17:29:00Z">
        <w:del w:id="188" w:author="UserPushka" w:date="2020-05-07T13:31:00Z">
          <w:r w:rsidR="00FA144A" w:rsidDel="00746A3B">
            <w:rPr>
              <w:rFonts w:ascii="Times New Roman" w:hAnsi="Times New Roman" w:cs="Times New Roman"/>
              <w:sz w:val="32"/>
              <w:szCs w:val="32"/>
            </w:rPr>
            <w:delText xml:space="preserve">, используемые в </w:delText>
          </w:r>
        </w:del>
      </w:ins>
      <w:del w:id="189" w:author="UserPushka" w:date="2020-05-07T13:31:00Z">
        <w:r w:rsidR="00E50B5E" w:rsidRPr="008A0571" w:rsidDel="00746A3B">
          <w:rPr>
            <w:rFonts w:ascii="Times New Roman" w:hAnsi="Times New Roman" w:cs="Times New Roman"/>
            <w:sz w:val="32"/>
            <w:szCs w:val="32"/>
            <w:rPrChange w:id="190" w:author="Борис Гогинян" w:date="2020-04-24T14:09:00Z">
              <w:rPr>
                <w:rFonts w:ascii="Times New Roman" w:hAnsi="Times New Roman" w:cs="Times New Roman"/>
                <w:sz w:val="32"/>
                <w:szCs w:val="24"/>
              </w:rPr>
            </w:rPrChange>
          </w:rPr>
          <w:delText xml:space="preserve"> геометрической оптики</w:delText>
        </w:r>
      </w:del>
    </w:p>
    <w:p w14:paraId="600B573A" w14:textId="77777777" w:rsidR="00746A3B" w:rsidRDefault="00746A3B">
      <w:pPr>
        <w:spacing w:after="0" w:line="360" w:lineRule="auto"/>
        <w:contextualSpacing/>
        <w:rPr>
          <w:ins w:id="191" w:author="UserPushka" w:date="2020-05-07T13:31:00Z"/>
          <w:rFonts w:ascii="Times New Roman" w:hAnsi="Times New Roman" w:cs="Times New Roman"/>
          <w:sz w:val="32"/>
          <w:szCs w:val="32"/>
        </w:rPr>
        <w:pPrChange w:id="192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</w:p>
    <w:p w14:paraId="2E48F69E" w14:textId="246660AE" w:rsidR="00EF1755" w:rsidRPr="00FA144A" w:rsidRDefault="00FA144A">
      <w:pPr>
        <w:spacing w:after="0" w:line="360" w:lineRule="auto"/>
        <w:contextualSpacing/>
        <w:rPr>
          <w:rFonts w:ascii="Times New Roman" w:hAnsi="Times New Roman" w:cs="Times New Roman"/>
          <w:sz w:val="32"/>
          <w:szCs w:val="32"/>
        </w:rPr>
        <w:pPrChange w:id="193" w:author="Борис Гогинян" w:date="2020-03-27T00:35:00Z">
          <w:pPr>
            <w:spacing w:after="0" w:line="360" w:lineRule="auto"/>
            <w:ind w:left="567"/>
            <w:contextualSpacing/>
          </w:pPr>
        </w:pPrChange>
      </w:pPr>
      <w:ins w:id="194" w:author="Борис Гогинян" w:date="2020-05-05T17:28:00Z"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используемый набор физических моделей и правил</w:t>
        </w:r>
        <w:del w:id="195" w:author="UserPushka" w:date="2020-05-07T16:52:00Z">
          <w:r w:rsidDel="00DD363E">
            <w:rPr>
              <w:rFonts w:ascii="Segoe UI" w:hAnsi="Segoe UI" w:cs="Segoe UI"/>
              <w:color w:val="172B4D"/>
              <w:sz w:val="21"/>
              <w:szCs w:val="21"/>
              <w:shd w:val="clear" w:color="auto" w:fill="FFFFFF"/>
            </w:rPr>
            <w:delText>,</w:delText>
          </w:r>
        </w:del>
        <w:r>
          <w:rPr>
            <w:rFonts w:ascii="Segoe UI" w:hAnsi="Segoe UI" w:cs="Segoe UI"/>
            <w:color w:val="172B4D"/>
            <w:sz w:val="21"/>
            <w:szCs w:val="21"/>
          </w:rPr>
          <w:br/>
        </w:r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 xml:space="preserve">имеется в виду: простая геометрическая лучевая оптика, </w:t>
        </w:r>
        <w:proofErr w:type="spellStart"/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геометрич</w:t>
        </w:r>
        <w:proofErr w:type="spellEnd"/>
        <w:r>
          <w:rPr>
            <w:rFonts w:ascii="Segoe UI" w:hAnsi="Segoe UI" w:cs="Segoe UI"/>
            <w:color w:val="172B4D"/>
            <w:sz w:val="21"/>
            <w:szCs w:val="21"/>
            <w:shd w:val="clear" w:color="auto" w:fill="FFFFFF"/>
          </w:rPr>
          <w:t>. оптика с поправками на рассеяние, фотонная модель (каждый фотон - упругий мячик), модель Гюйгенса (волновые фронты), полная волновая модель (позволяет увидеть дифракцию и интерференцию). Возможны и комбинации моделей. Эти (и, возможно, другие) модели опишите и раскройте их разницу с позиций качества и трудоёмкости.</w:t>
        </w:r>
      </w:ins>
    </w:p>
    <w:p w14:paraId="6AC681FB" w14:textId="332F52E8" w:rsidR="0008283A" w:rsidRDefault="006206E3">
      <w:pPr>
        <w:spacing w:after="0" w:line="360" w:lineRule="auto"/>
        <w:ind w:firstLine="708"/>
        <w:contextualSpacing/>
        <w:rPr>
          <w:ins w:id="196" w:author="UserPushka" w:date="2020-05-07T17:31:00Z"/>
          <w:rFonts w:ascii="Times New Roman" w:hAnsi="Times New Roman" w:cs="Times New Roman"/>
          <w:sz w:val="28"/>
          <w:szCs w:val="24"/>
        </w:rPr>
      </w:pPr>
      <w:ins w:id="197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 xml:space="preserve">Перед тем, как говорить о реалистичном отображении внешнего мира определимся с понятием </w:t>
        </w:r>
      </w:ins>
      <w:ins w:id="198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«</w:t>
        </w:r>
      </w:ins>
      <w:ins w:id="199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реалистичность</w:t>
        </w:r>
      </w:ins>
      <w:ins w:id="200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»</w:t>
        </w:r>
      </w:ins>
      <w:ins w:id="201" w:author="UserPushka" w:date="2020-05-07T17:15:00Z">
        <w:r>
          <w:rPr>
            <w:rFonts w:ascii="Times New Roman" w:hAnsi="Times New Roman" w:cs="Times New Roman"/>
            <w:sz w:val="28"/>
            <w:szCs w:val="24"/>
          </w:rPr>
          <w:t>.</w:t>
        </w:r>
      </w:ins>
      <w:ins w:id="202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 xml:space="preserve"> Все что видит человеческий глаз</w:t>
        </w:r>
      </w:ins>
      <w:ins w:id="203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04" w:author="UserPushka" w:date="2020-05-07T17:16:00Z">
        <w:r>
          <w:rPr>
            <w:rFonts w:ascii="Times New Roman" w:hAnsi="Times New Roman" w:cs="Times New Roman"/>
            <w:sz w:val="28"/>
            <w:szCs w:val="24"/>
          </w:rPr>
          <w:t>– это отраженный от разных поверхностей свет с разными длинами волн</w:t>
        </w:r>
      </w:ins>
      <w:ins w:id="205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, лежащими в диапазоне от </w:t>
        </w:r>
      </w:ins>
      <w:ins w:id="206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3</w:t>
        </w:r>
      </w:ins>
      <w:ins w:id="207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08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09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0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</w:t>
        </w:r>
      </w:ins>
      <w:ins w:id="211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ано</w:t>
        </w:r>
      </w:ins>
      <w:ins w:id="212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м</w:t>
        </w:r>
      </w:ins>
      <w:ins w:id="213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етров</w:t>
        </w:r>
      </w:ins>
      <w:ins w:id="214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 xml:space="preserve"> до 7</w:t>
        </w:r>
      </w:ins>
      <w:ins w:id="215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>8</w:t>
        </w:r>
      </w:ins>
      <w:ins w:id="216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0</w:t>
        </w:r>
      </w:ins>
      <w:ins w:id="217" w:author="UserPushka" w:date="2020-05-07T17:22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18" w:author="UserPushka" w:date="2020-05-07T17:20:00Z">
        <w:r>
          <w:rPr>
            <w:rFonts w:ascii="Times New Roman" w:hAnsi="Times New Roman" w:cs="Times New Roman"/>
            <w:sz w:val="28"/>
            <w:szCs w:val="24"/>
          </w:rPr>
          <w:t>нанометров.</w:t>
        </w:r>
      </w:ins>
      <w:ins w:id="219" w:author="UserPushka" w:date="2020-05-07T17:19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20" w:author="UserPushka" w:date="2020-05-07T17:13:00Z">
        <w:r>
          <w:rPr>
            <w:rFonts w:ascii="Times New Roman" w:hAnsi="Times New Roman" w:cs="Times New Roman"/>
            <w:sz w:val="28"/>
            <w:szCs w:val="24"/>
          </w:rPr>
          <w:t>Поэтому д</w:t>
        </w:r>
      </w:ins>
      <w:ins w:id="221" w:author="UserPushka" w:date="2020-05-07T16:58:00Z">
        <w:r w:rsidR="00DD363E">
          <w:rPr>
            <w:rFonts w:ascii="Times New Roman" w:hAnsi="Times New Roman" w:cs="Times New Roman"/>
            <w:sz w:val="28"/>
            <w:szCs w:val="24"/>
          </w:rPr>
          <w:t>ля реалистично</w:t>
        </w:r>
      </w:ins>
      <w:ins w:id="222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го </w:t>
        </w:r>
      </w:ins>
      <w:ins w:id="223" w:author="UserPushka" w:date="2020-05-07T17:24:00Z">
        <w:r w:rsidR="001D0D06">
          <w:rPr>
            <w:rFonts w:ascii="Times New Roman" w:hAnsi="Times New Roman" w:cs="Times New Roman"/>
            <w:sz w:val="28"/>
            <w:szCs w:val="24"/>
          </w:rPr>
          <w:t>рендеринга</w:t>
        </w:r>
      </w:ins>
      <w:ins w:id="224" w:author="UserPushka" w:date="2020-05-07T17:28:00Z">
        <w:r w:rsidR="001D0D06"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225" w:author="UserPushka" w:date="2020-05-07T17:00:00Z">
        <w:r w:rsidR="008F43C9">
          <w:rPr>
            <w:rFonts w:ascii="Times New Roman" w:hAnsi="Times New Roman" w:cs="Times New Roman"/>
            <w:sz w:val="28"/>
            <w:szCs w:val="24"/>
          </w:rPr>
          <w:t xml:space="preserve">алгоритмам </w:t>
        </w:r>
      </w:ins>
      <w:ins w:id="226" w:author="UserPushka" w:date="2020-05-07T16:59:00Z">
        <w:r w:rsidR="00DD363E">
          <w:rPr>
            <w:rFonts w:ascii="Times New Roman" w:hAnsi="Times New Roman" w:cs="Times New Roman"/>
            <w:sz w:val="28"/>
            <w:szCs w:val="24"/>
          </w:rPr>
          <w:t xml:space="preserve">необходимо руководствоваться </w:t>
        </w:r>
      </w:ins>
      <w:ins w:id="227" w:author="UserPushka" w:date="2020-05-07T18:55:00Z">
        <w:r w:rsidR="00F333C1">
          <w:rPr>
            <w:rFonts w:ascii="Times New Roman" w:hAnsi="Times New Roman" w:cs="Times New Roman"/>
            <w:sz w:val="28"/>
            <w:szCs w:val="24"/>
          </w:rPr>
          <w:t>законами</w:t>
        </w:r>
      </w:ins>
      <w:ins w:id="228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физической оптики</w:t>
        </w:r>
      </w:ins>
      <w:ins w:id="229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>,</w:t>
        </w:r>
      </w:ins>
      <w:ins w:id="230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т</w:t>
        </w:r>
      </w:ins>
      <w:ins w:id="231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2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>е</w:t>
        </w:r>
      </w:ins>
      <w:ins w:id="233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.</w:t>
        </w:r>
      </w:ins>
      <w:ins w:id="234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 как </w:t>
        </w:r>
      </w:ins>
      <w:ins w:id="235" w:author="UserPushka" w:date="2020-05-07T19:14:00Z">
        <w:r w:rsidR="00475589">
          <w:rPr>
            <w:rFonts w:ascii="Times New Roman" w:hAnsi="Times New Roman" w:cs="Times New Roman"/>
            <w:sz w:val="28"/>
            <w:szCs w:val="24"/>
          </w:rPr>
          <w:t>волновы</w:t>
        </w:r>
      </w:ins>
      <w:ins w:id="236" w:author="UserPushka" w:date="2020-05-07T19:15:00Z">
        <w:r w:rsidR="00475589">
          <w:rPr>
            <w:rFonts w:ascii="Times New Roman" w:hAnsi="Times New Roman" w:cs="Times New Roman"/>
            <w:sz w:val="28"/>
            <w:szCs w:val="24"/>
          </w:rPr>
          <w:t>ми</w:t>
        </w:r>
      </w:ins>
      <w:ins w:id="237" w:author="UserPushka" w:date="2020-05-07T18:56:00Z">
        <w:r w:rsidR="00F333C1">
          <w:rPr>
            <w:rFonts w:ascii="Times New Roman" w:hAnsi="Times New Roman" w:cs="Times New Roman"/>
            <w:sz w:val="28"/>
            <w:szCs w:val="24"/>
          </w:rPr>
          <w:t xml:space="preserve"> свойствами света</w:t>
        </w:r>
      </w:ins>
      <w:ins w:id="238" w:author="UserPushka" w:date="2020-05-07T18:49:00Z">
        <w:r w:rsidR="00F333C1">
          <w:rPr>
            <w:rFonts w:ascii="Times New Roman" w:hAnsi="Times New Roman" w:cs="Times New Roman"/>
            <w:sz w:val="28"/>
            <w:szCs w:val="24"/>
          </w:rPr>
          <w:t xml:space="preserve">, так и </w:t>
        </w:r>
      </w:ins>
      <w:ins w:id="239" w:author="UserPushka" w:date="2020-05-07T19:03:00Z">
        <w:r w:rsidR="008B0C99">
          <w:rPr>
            <w:rFonts w:ascii="Times New Roman" w:hAnsi="Times New Roman" w:cs="Times New Roman"/>
            <w:sz w:val="28"/>
            <w:szCs w:val="24"/>
          </w:rPr>
          <w:t>лучевыми.</w:t>
        </w:r>
      </w:ins>
      <w:moveFromRangeStart w:id="240" w:author="UserPushka" w:date="2020-05-07T14:22:00Z" w:name="move39753748"/>
      <w:moveFrom w:id="241" w:author="UserPushka" w:date="2020-05-07T14:22:00Z">
        <w:del w:id="242" w:author="UserPushka" w:date="2020-05-07T19:03:00Z">
          <w:r w:rsidR="00E50B5E" w:rsidRPr="008A0571" w:rsidDel="008B0C99">
            <w:rPr>
              <w:rFonts w:ascii="Times New Roman" w:hAnsi="Times New Roman" w:cs="Times New Roman"/>
              <w:sz w:val="28"/>
              <w:szCs w:val="24"/>
              <w:rPrChange w:id="243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Все законы геометрической оптики следую</w:delText>
          </w:r>
          <w:r w:rsidR="0082697D" w:rsidRPr="008A0571" w:rsidDel="008B0C99">
            <w:rPr>
              <w:rFonts w:ascii="Times New Roman" w:hAnsi="Times New Roman" w:cs="Times New Roman"/>
              <w:sz w:val="28"/>
              <w:szCs w:val="24"/>
              <w:rPrChange w:id="244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т из закона сохранения энергии, и они </w:delText>
          </w:r>
          <w:r w:rsidR="00E50B5E" w:rsidRPr="008A0571" w:rsidDel="008B0C99">
            <w:rPr>
              <w:rFonts w:ascii="Times New Roman" w:hAnsi="Times New Roman" w:cs="Times New Roman"/>
              <w:sz w:val="28"/>
              <w:szCs w:val="24"/>
              <w:rPrChange w:id="245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>не являются независимыми друг от друга.</w:delText>
          </w:r>
          <w:r w:rsidR="004750D7" w:rsidRPr="008A0571" w:rsidDel="008B0C99">
            <w:rPr>
              <w:rFonts w:ascii="Times New Roman" w:hAnsi="Times New Roman" w:cs="Times New Roman"/>
              <w:sz w:val="28"/>
              <w:szCs w:val="24"/>
              <w:rPrChange w:id="246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</w:rPr>
              </w:rPrChange>
            </w:rPr>
            <w:delText xml:space="preserve"> </w:delText>
          </w:r>
        </w:del>
      </w:moveFrom>
    </w:p>
    <w:p w14:paraId="51230347" w14:textId="53C4B6A2" w:rsidR="001D0D06" w:rsidRDefault="001D0D06">
      <w:pPr>
        <w:spacing w:after="0" w:line="360" w:lineRule="auto"/>
        <w:ind w:firstLine="708"/>
        <w:contextualSpacing/>
        <w:rPr>
          <w:ins w:id="247" w:author="UserPushka" w:date="2020-05-07T19:00:00Z"/>
          <w:rFonts w:ascii="Times New Roman" w:hAnsi="Times New Roman" w:cs="Times New Roman"/>
          <w:sz w:val="32"/>
          <w:szCs w:val="28"/>
        </w:rPr>
      </w:pPr>
      <w:ins w:id="248" w:author="UserPushka" w:date="2020-05-07T17:31:00Z">
        <w:r w:rsidRPr="001D0D06">
          <w:rPr>
            <w:rFonts w:ascii="Times New Roman" w:hAnsi="Times New Roman" w:cs="Times New Roman"/>
            <w:sz w:val="32"/>
            <w:szCs w:val="28"/>
            <w:rPrChange w:id="249" w:author="UserPushka" w:date="2020-05-07T17:31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Законы геометрической оптики.</w:t>
        </w:r>
      </w:ins>
    </w:p>
    <w:p w14:paraId="05A695D4" w14:textId="740661FE" w:rsidR="008B0C99" w:rsidRPr="008B0C99" w:rsidRDefault="008B0C99" w:rsidP="008B0C99">
      <w:pPr>
        <w:pStyle w:val="a5"/>
        <w:numPr>
          <w:ilvl w:val="0"/>
          <w:numId w:val="44"/>
        </w:numPr>
        <w:spacing w:after="0" w:line="360" w:lineRule="auto"/>
        <w:rPr>
          <w:ins w:id="250" w:author="UserPushka" w:date="2020-05-07T19:01:00Z"/>
          <w:rFonts w:ascii="Times New Roman" w:hAnsi="Times New Roman" w:cs="Times New Roman"/>
          <w:sz w:val="32"/>
          <w:szCs w:val="28"/>
          <w:rPrChange w:id="251" w:author="UserPushka" w:date="2020-05-07T19:04:00Z">
            <w:rPr>
              <w:ins w:id="252" w:author="UserPushka" w:date="2020-05-07T19:01:00Z"/>
              <w:rFonts w:ascii="Times New Roman" w:hAnsi="Times New Roman" w:cs="Times New Roman"/>
              <w:sz w:val="28"/>
              <w:szCs w:val="24"/>
            </w:rPr>
          </w:rPrChange>
        </w:rPr>
        <w:pPrChange w:id="253" w:author="UserPushka" w:date="2020-05-07T19:04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w:ins w:id="254" w:author="UserPushka" w:date="2020-05-07T19:00:00Z">
        <w:r w:rsidRPr="008B0C99">
          <w:rPr>
            <w:rFonts w:ascii="Times New Roman" w:hAnsi="Times New Roman" w:cs="Times New Roman"/>
            <w:sz w:val="28"/>
            <w:szCs w:val="24"/>
            <w:rPrChange w:id="255" w:author="UserPushka" w:date="2020-05-07T19:01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Закон прямолинейного распространения света</w:t>
        </w:r>
      </w:ins>
      <w:ins w:id="256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 xml:space="preserve"> (при</w:t>
        </w:r>
      </w:ins>
      <w:ins w:id="257" w:author="UserPushka" w:date="2020-05-07T19:04:00Z">
        <w:r>
          <w:rPr>
            <w:rFonts w:ascii="Times New Roman" w:hAnsi="Times New Roman" w:cs="Times New Roman"/>
            <w:sz w:val="28"/>
            <w:szCs w:val="24"/>
          </w:rPr>
          <w:t>нцип Ферма</w:t>
        </w:r>
      </w:ins>
      <w:ins w:id="258" w:author="UserPushka" w:date="2020-05-07T19:03:00Z">
        <w:r>
          <w:rPr>
            <w:rFonts w:ascii="Times New Roman" w:hAnsi="Times New Roman" w:cs="Times New Roman"/>
            <w:sz w:val="28"/>
            <w:szCs w:val="24"/>
          </w:rPr>
          <w:t>)</w:t>
        </w:r>
      </w:ins>
    </w:p>
    <w:p w14:paraId="5A361657" w14:textId="00D96B64" w:rsidR="008B0C99" w:rsidRPr="00394C02" w:rsidRDefault="008B0C99" w:rsidP="00475589">
      <w:pPr>
        <w:pStyle w:val="a5"/>
        <w:numPr>
          <w:ilvl w:val="0"/>
          <w:numId w:val="45"/>
        </w:numPr>
        <w:spacing w:after="0" w:line="360" w:lineRule="auto"/>
        <w:rPr>
          <w:ins w:id="259" w:author="UserPushka" w:date="2020-05-07T17:31:00Z"/>
          <w:rFonts w:ascii="Times New Roman" w:hAnsi="Times New Roman" w:cs="Times New Roman"/>
          <w:sz w:val="24"/>
          <w:rPrChange w:id="260" w:author="UserPushka" w:date="2020-05-07T20:17:00Z">
            <w:rPr>
              <w:ins w:id="261" w:author="UserPushka" w:date="2020-05-07T17:31:00Z"/>
              <w:sz w:val="32"/>
              <w:szCs w:val="28"/>
            </w:rPr>
          </w:rPrChange>
        </w:rPr>
        <w:pPrChange w:id="262" w:author="UserPushka" w:date="2020-05-07T19:10:00Z">
          <w:pPr>
            <w:spacing w:after="0" w:line="360" w:lineRule="auto"/>
            <w:ind w:firstLine="708"/>
            <w:contextualSpacing/>
          </w:pPr>
        </w:pPrChange>
      </w:pPr>
      <w:ins w:id="263" w:author="UserPushka" w:date="2020-05-07T19:06:00Z">
        <w:r w:rsidRPr="00394C02">
          <w:rPr>
            <w:rFonts w:ascii="Times New Roman" w:hAnsi="Times New Roman" w:cs="Times New Roman"/>
            <w:sz w:val="24"/>
            <w:rPrChange w:id="264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П</w:t>
        </w:r>
        <w:r w:rsidRPr="00394C02">
          <w:rPr>
            <w:rFonts w:ascii="Times New Roman" w:hAnsi="Times New Roman" w:cs="Times New Roman"/>
            <w:sz w:val="24"/>
            <w:rPrChange w:id="265" w:author="UserPushka" w:date="2020-05-07T20:17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уть, пройденный </w:t>
        </w:r>
      </w:ins>
      <w:ins w:id="266" w:author="UserPushka" w:date="2020-05-07T19:07:00Z">
        <w:r w:rsidRPr="00394C02">
          <w:rPr>
            <w:rFonts w:ascii="Times New Roman" w:hAnsi="Times New Roman" w:cs="Times New Roman"/>
            <w:sz w:val="24"/>
            <w:rPrChange w:id="267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световым </w:t>
        </w:r>
      </w:ins>
      <w:ins w:id="268" w:author="UserPushka" w:date="2020-05-07T19:06:00Z">
        <w:r w:rsidRPr="00394C02">
          <w:rPr>
            <w:rFonts w:ascii="Times New Roman" w:hAnsi="Times New Roman" w:cs="Times New Roman"/>
            <w:sz w:val="24"/>
            <w:rPrChange w:id="269" w:author="UserPushka" w:date="2020-05-07T20:17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лучом между двумя заданными точками, является путем, который можно пройти за наименьшее время.</w:t>
        </w:r>
      </w:ins>
    </w:p>
    <w:p w14:paraId="1B277042" w14:textId="28703821" w:rsidR="00F333C1" w:rsidRDefault="00F333C1" w:rsidP="008B0C99">
      <w:pPr>
        <w:pStyle w:val="a5"/>
        <w:numPr>
          <w:ilvl w:val="0"/>
          <w:numId w:val="44"/>
        </w:numPr>
        <w:spacing w:after="0" w:line="360" w:lineRule="auto"/>
        <w:rPr>
          <w:ins w:id="270" w:author="UserPushka" w:date="2020-05-07T19:10:00Z"/>
          <w:rFonts w:ascii="Times New Roman" w:hAnsi="Times New Roman" w:cs="Times New Roman"/>
          <w:sz w:val="28"/>
          <w:szCs w:val="24"/>
        </w:rPr>
      </w:pPr>
      <w:ins w:id="271" w:author="UserPushka" w:date="2020-05-07T18:58:00Z">
        <w:r w:rsidRPr="008B0C99">
          <w:rPr>
            <w:rFonts w:ascii="Times New Roman" w:hAnsi="Times New Roman" w:cs="Times New Roman"/>
            <w:sz w:val="28"/>
            <w:szCs w:val="24"/>
            <w:rPrChange w:id="272" w:author="UserPushka" w:date="2020-05-07T19:01:00Z">
              <w:rPr/>
            </w:rPrChange>
          </w:rPr>
          <w:t>Закон независимого распространения лучей</w:t>
        </w:r>
      </w:ins>
    </w:p>
    <w:p w14:paraId="74260122" w14:textId="09B8D27D" w:rsidR="00475589" w:rsidRPr="00394C02" w:rsidRDefault="00475589" w:rsidP="00475589">
      <w:pPr>
        <w:pStyle w:val="a5"/>
        <w:numPr>
          <w:ilvl w:val="0"/>
          <w:numId w:val="45"/>
        </w:numPr>
        <w:spacing w:after="0" w:line="360" w:lineRule="auto"/>
        <w:rPr>
          <w:ins w:id="273" w:author="UserPushka" w:date="2020-05-07T19:41:00Z"/>
          <w:rFonts w:ascii="Times New Roman" w:hAnsi="Times New Roman" w:cs="Times New Roman"/>
          <w:sz w:val="24"/>
          <w:rPrChange w:id="274" w:author="UserPushka" w:date="2020-05-07T20:17:00Z">
            <w:rPr>
              <w:ins w:id="275" w:author="UserPushka" w:date="2020-05-07T19:41:00Z"/>
              <w:rFonts w:ascii="Times New Roman" w:hAnsi="Times New Roman" w:cs="Times New Roman"/>
              <w:sz w:val="28"/>
              <w:szCs w:val="24"/>
            </w:rPr>
          </w:rPrChange>
        </w:rPr>
      </w:pPr>
      <w:ins w:id="276" w:author="UserPushka" w:date="2020-05-07T19:10:00Z">
        <w:r w:rsidRPr="00394C02">
          <w:rPr>
            <w:rFonts w:ascii="Times New Roman" w:hAnsi="Times New Roman" w:cs="Times New Roman"/>
            <w:sz w:val="24"/>
            <w:rPrChange w:id="277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Если через точку пространства проходит несколько лучей, то каждый луч </w:t>
        </w:r>
      </w:ins>
      <w:ins w:id="278" w:author="UserPushka" w:date="2020-05-07T19:11:00Z">
        <w:r w:rsidRPr="00394C02">
          <w:rPr>
            <w:rFonts w:ascii="Times New Roman" w:hAnsi="Times New Roman" w:cs="Times New Roman"/>
            <w:sz w:val="24"/>
            <w:rPrChange w:id="279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никак не влияет на </w:t>
        </w:r>
      </w:ins>
      <w:ins w:id="280" w:author="UserPushka" w:date="2020-05-07T19:12:00Z">
        <w:r w:rsidRPr="00394C02">
          <w:rPr>
            <w:rFonts w:ascii="Times New Roman" w:hAnsi="Times New Roman" w:cs="Times New Roman"/>
            <w:sz w:val="24"/>
            <w:rPrChange w:id="281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любой другой луч.</w:t>
        </w:r>
      </w:ins>
      <w:ins w:id="282" w:author="UserPushka" w:date="2020-05-07T19:13:00Z">
        <w:r w:rsidRPr="00394C02">
          <w:rPr>
            <w:rFonts w:ascii="Times New Roman" w:hAnsi="Times New Roman" w:cs="Times New Roman"/>
            <w:sz w:val="24"/>
            <w:rPrChange w:id="283" w:author="UserPushka" w:date="2020-05-07T20:17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То есть он ведет себя так, будто бы никаких других лучей нет.</w:t>
        </w:r>
      </w:ins>
    </w:p>
    <w:p w14:paraId="190C6C2C" w14:textId="6964A036" w:rsidR="004A0132" w:rsidRDefault="004A0132" w:rsidP="004A0132">
      <w:pPr>
        <w:pStyle w:val="a5"/>
        <w:numPr>
          <w:ilvl w:val="0"/>
          <w:numId w:val="44"/>
        </w:numPr>
        <w:spacing w:after="0" w:line="360" w:lineRule="auto"/>
        <w:rPr>
          <w:ins w:id="284" w:author="UserPushka" w:date="2020-05-07T20:34:00Z"/>
          <w:rFonts w:ascii="Times New Roman" w:hAnsi="Times New Roman" w:cs="Times New Roman"/>
          <w:sz w:val="28"/>
          <w:szCs w:val="24"/>
        </w:rPr>
      </w:pPr>
      <w:ins w:id="285" w:author="UserPushka" w:date="2020-05-07T19:41:00Z">
        <w:r w:rsidRPr="004A0132">
          <w:rPr>
            <w:rFonts w:ascii="Times New Roman" w:hAnsi="Times New Roman" w:cs="Times New Roman"/>
            <w:sz w:val="28"/>
            <w:szCs w:val="24"/>
            <w:rPrChange w:id="286" w:author="UserPushka" w:date="2020-05-07T19:41:00Z">
              <w:rPr/>
            </w:rPrChange>
          </w:rPr>
          <w:t xml:space="preserve">Закон преломления света (Закон </w:t>
        </w:r>
        <w:proofErr w:type="spellStart"/>
        <w:r w:rsidRPr="004A0132">
          <w:rPr>
            <w:rFonts w:ascii="Times New Roman" w:hAnsi="Times New Roman" w:cs="Times New Roman"/>
            <w:sz w:val="28"/>
            <w:szCs w:val="24"/>
            <w:rPrChange w:id="287" w:author="UserPushka" w:date="2020-05-07T19:41:00Z">
              <w:rPr/>
            </w:rPrChange>
          </w:rPr>
          <w:t>Снеллиуса</w:t>
        </w:r>
        <w:proofErr w:type="spellEnd"/>
        <w:r w:rsidRPr="004A0132">
          <w:rPr>
            <w:rFonts w:ascii="Times New Roman" w:hAnsi="Times New Roman" w:cs="Times New Roman"/>
            <w:sz w:val="28"/>
            <w:szCs w:val="24"/>
            <w:rPrChange w:id="288" w:author="UserPushka" w:date="2020-05-07T19:41:00Z">
              <w:rPr/>
            </w:rPrChange>
          </w:rPr>
          <w:t>)</w:t>
        </w:r>
      </w:ins>
    </w:p>
    <w:p w14:paraId="4624AA68" w14:textId="65D2458A" w:rsidR="00507CC2" w:rsidRPr="00507CC2" w:rsidRDefault="005B31AF" w:rsidP="00507CC2">
      <w:pPr>
        <w:pStyle w:val="a5"/>
        <w:numPr>
          <w:ilvl w:val="0"/>
          <w:numId w:val="45"/>
        </w:numPr>
        <w:spacing w:after="0" w:line="360" w:lineRule="auto"/>
        <w:rPr>
          <w:ins w:id="289" w:author="UserPushka" w:date="2020-05-07T20:35:00Z"/>
          <w:rFonts w:ascii="Times New Roman" w:hAnsi="Times New Roman" w:cs="Times New Roman"/>
          <w:sz w:val="28"/>
          <w:szCs w:val="24"/>
          <w:rPrChange w:id="290" w:author="UserPushka" w:date="2020-05-07T20:35:00Z">
            <w:rPr>
              <w:ins w:id="291" w:author="UserPushka" w:date="2020-05-07T20:35:00Z"/>
              <w:rFonts w:ascii="Cambria Math" w:hAnsi="Cambria Math" w:cs="Times New Roman"/>
              <w:i/>
              <w:sz w:val="24"/>
            </w:rPr>
          </w:rPrChange>
        </w:rPr>
        <w:pPrChange w:id="292" w:author="UserPushka" w:date="2020-05-07T20:35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w:ins w:id="293" w:author="UserPushka" w:date="2020-05-07T20:34:00Z">
        <w:r w:rsidRPr="00507CC2">
          <w:rPr>
            <w:rFonts w:ascii="Times New Roman" w:hAnsi="Times New Roman" w:cs="Times New Roman"/>
            <w:sz w:val="24"/>
            <w:rPrChange w:id="294" w:author="UserPushka" w:date="2020-05-07T20:35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При переходе светового луча из одной среды в другую, на границе двух сред световой луч разделяется на два: отраженный и преломленный. Угол падения света на поверхность связан с углом преломления соотношением </w:t>
        </w:r>
      </w:ins>
      <w:ins w:id="295" w:author="UserPushka" w:date="2020-05-07T20:36:00Z">
        <w:r w:rsidR="00507CC2" w:rsidRPr="00507CC2">
          <w:rPr>
            <w:rFonts w:ascii="Times New Roman" w:hAnsi="Times New Roman" w:cs="Times New Roman"/>
            <w:sz w:val="24"/>
            <w:rPrChange w:id="296" w:author="UserPushka" w:date="2020-05-07T20:36:00Z">
              <w:rPr>
                <w:rFonts w:ascii="Times New Roman" w:hAnsi="Times New Roman" w:cs="Times New Roman"/>
                <w:sz w:val="24"/>
                <w:lang w:val="en-US"/>
              </w:rPr>
            </w:rPrChange>
          </w:rPr>
          <w:t xml:space="preserve">, </w:t>
        </w:r>
        <w:r w:rsidR="00507CC2">
          <w:rPr>
            <w:rFonts w:ascii="Times New Roman" w:hAnsi="Times New Roman" w:cs="Times New Roman"/>
            <w:sz w:val="24"/>
          </w:rPr>
          <w:t xml:space="preserve">где </w:t>
        </w:r>
      </w:ins>
    </w:p>
    <w:p w14:paraId="7D63E034" w14:textId="1D905BF6" w:rsidR="008B0C99" w:rsidRPr="00507CC2" w:rsidRDefault="005B31AF" w:rsidP="00F211FE">
      <w:pPr>
        <w:pStyle w:val="a5"/>
        <w:numPr>
          <w:ilvl w:val="0"/>
          <w:numId w:val="44"/>
        </w:numPr>
        <w:spacing w:after="0" w:line="360" w:lineRule="auto"/>
        <w:rPr>
          <w:ins w:id="297" w:author="UserPushka" w:date="2020-05-07T19:16:00Z"/>
          <w:rFonts w:ascii="Times New Roman" w:hAnsi="Times New Roman" w:cs="Times New Roman"/>
          <w:sz w:val="28"/>
          <w:szCs w:val="24"/>
          <w:rPrChange w:id="298" w:author="UserPushka" w:date="2020-05-07T20:35:00Z">
            <w:rPr>
              <w:ins w:id="299" w:author="UserPushka" w:date="2020-05-07T19:16:00Z"/>
              <w:rFonts w:ascii="Times New Roman" w:hAnsi="Times New Roman" w:cs="Times New Roman"/>
              <w:sz w:val="28"/>
              <w:szCs w:val="24"/>
            </w:rPr>
          </w:rPrChange>
        </w:rPr>
        <w:pPrChange w:id="300" w:author="UserPushka" w:date="2020-05-07T19:01:00Z">
          <w:pPr>
            <w:pStyle w:val="a5"/>
            <w:numPr>
              <w:numId w:val="44"/>
            </w:numPr>
            <w:spacing w:after="0" w:line="360" w:lineRule="auto"/>
            <w:ind w:hanging="360"/>
          </w:pPr>
        </w:pPrChange>
      </w:pPr>
      <w:del w:id="301" w:author="UserPushka" w:date="2020-05-07T20:34:00Z">
        <w:r w:rsidDel="005B31AF">
          <w:pict w14:anchorId="524EEAF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75" type="#_x0000_t75" style="width:24pt;height:24pt">
              <v:imagedata croptop="-65520f" cropbottom="65520f"/>
            </v:shape>
          </w:pict>
        </w:r>
      </w:del>
      <w:del w:id="302" w:author="UserPushka" w:date="2020-05-07T20:32:00Z">
        <w:r w:rsidRPr="00507CC2" w:rsidDel="005B31AF">
          <w:rPr>
            <w:rFonts w:ascii="Times New Roman" w:hAnsi="Times New Roman" w:cs="Times New Roman"/>
            <w:sz w:val="24"/>
            <w:rPrChange w:id="303" w:author="UserPushka" w:date="2020-05-07T20:35:00Z">
              <w:rPr>
                <w:rFonts w:ascii="Times New Roman" w:hAnsi="Times New Roman" w:cs="Times New Roman"/>
                <w:sz w:val="24"/>
              </w:rPr>
            </w:rPrChange>
          </w:rPr>
          <w:br/>
        </w:r>
      </w:del>
      <w:ins w:id="304" w:author="UserPushka" w:date="2020-05-07T20:31:00Z">
        <w:r w:rsidRPr="00507CC2">
          <w:rPr>
            <w:rFonts w:ascii="Times New Roman" w:hAnsi="Times New Roman" w:cs="Times New Roman"/>
            <w:sz w:val="28"/>
            <w:szCs w:val="24"/>
            <w:rPrChange w:id="305" w:author="UserPushka" w:date="2020-05-07T20:35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З</w:t>
        </w:r>
      </w:ins>
      <w:ins w:id="306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07" w:author="UserPushka" w:date="2020-05-07T20:35:00Z">
              <w:rPr/>
            </w:rPrChange>
          </w:rPr>
          <w:t>акон</w:t>
        </w:r>
      </w:ins>
      <w:ins w:id="308" w:author="UserPushka" w:date="2020-05-07T19:22:00Z">
        <w:r w:rsidR="0059468A" w:rsidRPr="00507CC2">
          <w:rPr>
            <w:rFonts w:ascii="Times New Roman" w:hAnsi="Times New Roman" w:cs="Times New Roman"/>
            <w:sz w:val="28"/>
            <w:szCs w:val="24"/>
            <w:rPrChange w:id="309" w:author="UserPushka" w:date="2020-05-07T20:35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ы</w:t>
        </w:r>
      </w:ins>
      <w:ins w:id="310" w:author="UserPushka" w:date="2020-05-07T19:01:00Z">
        <w:r w:rsidR="008B0C99" w:rsidRPr="00507CC2">
          <w:rPr>
            <w:rFonts w:ascii="Times New Roman" w:hAnsi="Times New Roman" w:cs="Times New Roman"/>
            <w:sz w:val="28"/>
            <w:szCs w:val="24"/>
            <w:rPrChange w:id="311" w:author="UserPushka" w:date="2020-05-07T20:35:00Z">
              <w:rPr/>
            </w:rPrChange>
          </w:rPr>
          <w:t xml:space="preserve"> отражения света</w:t>
        </w:r>
      </w:ins>
    </w:p>
    <w:p w14:paraId="4EB8C591" w14:textId="5706A3F3" w:rsidR="00475589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12" w:author="UserPushka" w:date="2020-05-07T19:27:00Z"/>
          <w:rFonts w:ascii="Times New Roman" w:hAnsi="Times New Roman" w:cs="Times New Roman"/>
          <w:sz w:val="24"/>
        </w:rPr>
      </w:pPr>
      <w:ins w:id="313" w:author="UserPushka" w:date="2020-05-07T19:23:00Z">
        <w:r w:rsidRPr="0059468A">
          <w:rPr>
            <w:rFonts w:ascii="Times New Roman" w:hAnsi="Times New Roman" w:cs="Times New Roman"/>
            <w:b/>
            <w:bCs/>
            <w:sz w:val="24"/>
            <w:rPrChange w:id="314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Д</w:t>
        </w:r>
      </w:ins>
      <w:ins w:id="315" w:author="UserPushka" w:date="2020-05-07T19:24:00Z">
        <w:r w:rsidRPr="0059468A">
          <w:rPr>
            <w:rFonts w:ascii="Times New Roman" w:hAnsi="Times New Roman" w:cs="Times New Roman"/>
            <w:b/>
            <w:bCs/>
            <w:sz w:val="24"/>
            <w:rPrChange w:id="316" w:author="UserPushka" w:date="2020-05-07T19:24:00Z">
              <w:rPr>
                <w:rFonts w:ascii="Times New Roman" w:hAnsi="Times New Roman" w:cs="Times New Roman"/>
                <w:sz w:val="24"/>
              </w:rPr>
            </w:rPrChange>
          </w:rPr>
          <w:t>иффузное отражение</w:t>
        </w:r>
        <w:r>
          <w:rPr>
            <w:rFonts w:ascii="Times New Roman" w:hAnsi="Times New Roman" w:cs="Times New Roman"/>
            <w:sz w:val="24"/>
          </w:rPr>
          <w:t xml:space="preserve">. </w:t>
        </w:r>
      </w:ins>
      <w:ins w:id="317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При отражении света от </w:t>
        </w:r>
        <w:r>
          <w:rPr>
            <w:rFonts w:ascii="Times New Roman" w:hAnsi="Times New Roman" w:cs="Times New Roman"/>
            <w:sz w:val="24"/>
          </w:rPr>
          <w:t>шерохов</w:t>
        </w:r>
      </w:ins>
      <w:ins w:id="318" w:author="UserPushka" w:date="2020-05-07T19:26:00Z">
        <w:r>
          <w:rPr>
            <w:rFonts w:ascii="Times New Roman" w:hAnsi="Times New Roman" w:cs="Times New Roman"/>
            <w:sz w:val="24"/>
          </w:rPr>
          <w:t>атой</w:t>
        </w:r>
      </w:ins>
      <w:ins w:id="319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поверхности лучи </w:t>
        </w:r>
      </w:ins>
      <w:ins w:id="320" w:author="UserPushka" w:date="2020-05-07T19:26:00Z">
        <w:r>
          <w:rPr>
            <w:rFonts w:ascii="Times New Roman" w:hAnsi="Times New Roman" w:cs="Times New Roman"/>
            <w:sz w:val="24"/>
          </w:rPr>
          <w:t>отражаются</w:t>
        </w:r>
      </w:ins>
      <w:ins w:id="321" w:author="UserPushka" w:date="2020-05-07T19:25:00Z">
        <w:r w:rsidRPr="0059468A">
          <w:rPr>
            <w:rFonts w:ascii="Times New Roman" w:hAnsi="Times New Roman" w:cs="Times New Roman"/>
            <w:sz w:val="24"/>
          </w:rPr>
          <w:t xml:space="preserve"> в разные стороны</w:t>
        </w:r>
      </w:ins>
      <w:ins w:id="322" w:author="UserPushka" w:date="2020-05-07T19:26:00Z">
        <w:r>
          <w:rPr>
            <w:rFonts w:ascii="Times New Roman" w:hAnsi="Times New Roman" w:cs="Times New Roman"/>
            <w:sz w:val="24"/>
          </w:rPr>
          <w:t>.</w:t>
        </w:r>
      </w:ins>
    </w:p>
    <w:p w14:paraId="34CC7533" w14:textId="2B9C8665" w:rsidR="0059468A" w:rsidRDefault="0059468A" w:rsidP="00475589">
      <w:pPr>
        <w:pStyle w:val="a5"/>
        <w:numPr>
          <w:ilvl w:val="0"/>
          <w:numId w:val="47"/>
        </w:numPr>
        <w:spacing w:after="0" w:line="360" w:lineRule="auto"/>
        <w:rPr>
          <w:ins w:id="323" w:author="UserPushka" w:date="2020-05-07T19:32:00Z"/>
          <w:rFonts w:ascii="Times New Roman" w:hAnsi="Times New Roman" w:cs="Times New Roman"/>
          <w:sz w:val="24"/>
        </w:rPr>
      </w:pPr>
      <w:ins w:id="324" w:author="UserPushka" w:date="2020-05-07T19:27:00Z">
        <w:r>
          <w:rPr>
            <w:rFonts w:ascii="Times New Roman" w:hAnsi="Times New Roman" w:cs="Times New Roman"/>
            <w:b/>
            <w:bCs/>
            <w:sz w:val="24"/>
          </w:rPr>
          <w:t>Зеркальное отражение</w:t>
        </w:r>
        <w:r w:rsidRPr="0059468A">
          <w:rPr>
            <w:rFonts w:ascii="Times New Roman" w:hAnsi="Times New Roman" w:cs="Times New Roman"/>
            <w:sz w:val="24"/>
            <w:rPrChange w:id="325" w:author="UserPushka" w:date="2020-05-07T19:27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26" w:author="UserPushka" w:date="2020-05-07T19:29:00Z">
        <w:r>
          <w:rPr>
            <w:rFonts w:ascii="Times New Roman" w:hAnsi="Times New Roman" w:cs="Times New Roman"/>
            <w:sz w:val="24"/>
          </w:rPr>
          <w:t>Падающий</w:t>
        </w:r>
      </w:ins>
      <w:ins w:id="327" w:author="UserPushka" w:date="2020-05-07T19:30:00Z">
        <w:r>
          <w:rPr>
            <w:rFonts w:ascii="Times New Roman" w:hAnsi="Times New Roman" w:cs="Times New Roman"/>
            <w:sz w:val="24"/>
          </w:rPr>
          <w:t xml:space="preserve"> и</w:t>
        </w:r>
      </w:ins>
      <w:ins w:id="328" w:author="UserPushka" w:date="2020-05-07T19:29:00Z">
        <w:r>
          <w:rPr>
            <w:rFonts w:ascii="Times New Roman" w:hAnsi="Times New Roman" w:cs="Times New Roman"/>
            <w:sz w:val="24"/>
          </w:rPr>
          <w:t xml:space="preserve"> отраженный </w:t>
        </w:r>
      </w:ins>
      <w:ins w:id="329" w:author="UserPushka" w:date="2020-05-07T19:30:00Z">
        <w:r>
          <w:rPr>
            <w:rFonts w:ascii="Times New Roman" w:hAnsi="Times New Roman" w:cs="Times New Roman"/>
            <w:sz w:val="24"/>
          </w:rPr>
          <w:t xml:space="preserve">лучи, а также нормаль к </w:t>
        </w:r>
        <w:r w:rsidR="00227FCE">
          <w:rPr>
            <w:rFonts w:ascii="Times New Roman" w:hAnsi="Times New Roman" w:cs="Times New Roman"/>
            <w:sz w:val="24"/>
          </w:rPr>
          <w:t xml:space="preserve">отражающей </w:t>
        </w:r>
        <w:r>
          <w:rPr>
            <w:rFonts w:ascii="Times New Roman" w:hAnsi="Times New Roman" w:cs="Times New Roman"/>
            <w:sz w:val="24"/>
          </w:rPr>
          <w:t>поверхности</w:t>
        </w:r>
        <w:r w:rsidR="00227FCE">
          <w:rPr>
            <w:rFonts w:ascii="Times New Roman" w:hAnsi="Times New Roman" w:cs="Times New Roman"/>
            <w:sz w:val="24"/>
          </w:rPr>
          <w:t xml:space="preserve"> </w:t>
        </w:r>
      </w:ins>
      <w:ins w:id="330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в точке падения </w:t>
        </w:r>
      </w:ins>
      <w:ins w:id="331" w:author="UserPushka" w:date="2020-05-07T19:30:00Z">
        <w:r w:rsidR="00227FCE">
          <w:rPr>
            <w:rFonts w:ascii="Times New Roman" w:hAnsi="Times New Roman" w:cs="Times New Roman"/>
            <w:sz w:val="24"/>
          </w:rPr>
          <w:t>лежат в одной плоскости</w:t>
        </w:r>
      </w:ins>
      <w:ins w:id="332" w:author="UserPushka" w:date="2020-05-07T19:31:00Z">
        <w:r w:rsidR="00227FCE">
          <w:rPr>
            <w:rFonts w:ascii="Times New Roman" w:hAnsi="Times New Roman" w:cs="Times New Roman"/>
            <w:sz w:val="24"/>
          </w:rPr>
          <w:t xml:space="preserve"> и угол падения равен углу отражения.</w:t>
        </w:r>
      </w:ins>
    </w:p>
    <w:p w14:paraId="0FEB186A" w14:textId="3B8E14DB" w:rsidR="00227FCE" w:rsidRPr="00227FCE" w:rsidRDefault="00227FCE" w:rsidP="00227FCE">
      <w:pPr>
        <w:pStyle w:val="a5"/>
        <w:numPr>
          <w:ilvl w:val="0"/>
          <w:numId w:val="47"/>
        </w:numPr>
        <w:spacing w:after="0" w:line="360" w:lineRule="auto"/>
        <w:rPr>
          <w:ins w:id="333" w:author="UserPushka" w:date="2020-05-07T19:01:00Z"/>
          <w:rFonts w:ascii="Times New Roman" w:hAnsi="Times New Roman" w:cs="Times New Roman"/>
          <w:sz w:val="24"/>
          <w:rPrChange w:id="334" w:author="UserPushka" w:date="2020-05-07T19:38:00Z">
            <w:rPr>
              <w:ins w:id="335" w:author="UserPushka" w:date="2020-05-07T19:01:00Z"/>
            </w:rPr>
          </w:rPrChange>
        </w:rPr>
        <w:pPrChange w:id="336" w:author="UserPushka" w:date="2020-05-07T19:38:00Z">
          <w:pPr>
            <w:spacing w:after="0" w:line="360" w:lineRule="auto"/>
          </w:pPr>
        </w:pPrChange>
      </w:pPr>
      <w:ins w:id="337" w:author="UserPushka" w:date="2020-05-07T19:32:00Z">
        <w:r>
          <w:rPr>
            <w:rFonts w:ascii="Times New Roman" w:hAnsi="Times New Roman" w:cs="Times New Roman"/>
            <w:b/>
            <w:bCs/>
            <w:sz w:val="24"/>
          </w:rPr>
          <w:lastRenderedPageBreak/>
          <w:t>Полное внутреннее отражение</w:t>
        </w:r>
        <w:r w:rsidRPr="00227FCE">
          <w:rPr>
            <w:rFonts w:ascii="Times New Roman" w:hAnsi="Times New Roman" w:cs="Times New Roman"/>
            <w:sz w:val="24"/>
            <w:rPrChange w:id="338" w:author="UserPushka" w:date="2020-05-07T19:32:00Z">
              <w:rPr>
                <w:rFonts w:ascii="Times New Roman" w:hAnsi="Times New Roman" w:cs="Times New Roman"/>
                <w:b/>
                <w:bCs/>
                <w:sz w:val="24"/>
              </w:rPr>
            </w:rPrChange>
          </w:rPr>
          <w:t>.</w:t>
        </w:r>
        <w:r>
          <w:rPr>
            <w:rFonts w:ascii="Times New Roman" w:hAnsi="Times New Roman" w:cs="Times New Roman"/>
            <w:sz w:val="24"/>
          </w:rPr>
          <w:t xml:space="preserve"> </w:t>
        </w:r>
      </w:ins>
      <w:ins w:id="339" w:author="UserPushka" w:date="2020-05-07T19:38:00Z">
        <w:r>
          <w:rPr>
            <w:rFonts w:ascii="Times New Roman" w:hAnsi="Times New Roman" w:cs="Times New Roman"/>
            <w:sz w:val="24"/>
          </w:rPr>
          <w:t>Ситуация, при которой интенсивность преломленного луча становится равной ну</w:t>
        </w:r>
      </w:ins>
      <w:ins w:id="340" w:author="UserPushka" w:date="2020-05-07T19:39:00Z">
        <w:r>
          <w:rPr>
            <w:rFonts w:ascii="Times New Roman" w:hAnsi="Times New Roman" w:cs="Times New Roman"/>
            <w:sz w:val="24"/>
          </w:rPr>
          <w:t>лю. Возникает на границе двух сред, где волна падает из среды с большим показ</w:t>
        </w:r>
      </w:ins>
      <w:ins w:id="341" w:author="UserPushka" w:date="2020-05-07T19:40:00Z">
        <w:r>
          <w:rPr>
            <w:rFonts w:ascii="Times New Roman" w:hAnsi="Times New Roman" w:cs="Times New Roman"/>
            <w:sz w:val="24"/>
          </w:rPr>
          <w:t xml:space="preserve">ателем преломления. </w:t>
        </w:r>
      </w:ins>
    </w:p>
    <w:p w14:paraId="6E99EABA" w14:textId="38412382" w:rsidR="008B0C99" w:rsidRPr="008B0C99" w:rsidRDefault="008B0C99" w:rsidP="008B0C99">
      <w:pPr>
        <w:pStyle w:val="a5"/>
        <w:numPr>
          <w:ilvl w:val="0"/>
          <w:numId w:val="44"/>
        </w:numPr>
        <w:spacing w:after="0" w:line="360" w:lineRule="auto"/>
        <w:rPr>
          <w:ins w:id="342" w:author="UserPushka" w:date="2020-05-07T18:58:00Z"/>
          <w:rFonts w:ascii="Times New Roman" w:hAnsi="Times New Roman" w:cs="Times New Roman"/>
          <w:sz w:val="28"/>
          <w:szCs w:val="24"/>
          <w:rPrChange w:id="343" w:author="UserPushka" w:date="2020-05-07T19:01:00Z">
            <w:rPr>
              <w:ins w:id="344" w:author="UserPushka" w:date="2020-05-07T18:58:00Z"/>
            </w:rPr>
          </w:rPrChange>
        </w:rPr>
        <w:pPrChange w:id="345" w:author="UserPushka" w:date="2020-05-07T19:01:00Z">
          <w:pPr>
            <w:spacing w:after="0" w:line="360" w:lineRule="auto"/>
            <w:ind w:firstLine="708"/>
            <w:contextualSpacing/>
          </w:pPr>
        </w:pPrChange>
      </w:pPr>
      <w:ins w:id="346" w:author="UserPushka" w:date="2020-05-07T19:01:00Z">
        <w:r w:rsidRPr="008B0C99">
          <w:rPr>
            <w:rFonts w:ascii="Times New Roman" w:hAnsi="Times New Roman" w:cs="Times New Roman"/>
            <w:sz w:val="28"/>
            <w:szCs w:val="24"/>
            <w:rPrChange w:id="347" w:author="UserPushka" w:date="2020-05-07T19:01:00Z">
              <w:rPr/>
            </w:rPrChange>
          </w:rPr>
          <w:t>Закон обратимости светового луча.</w:t>
        </w:r>
      </w:ins>
    </w:p>
    <w:p w14:paraId="530A6772" w14:textId="77777777" w:rsidR="00F333C1" w:rsidRPr="008B0C99" w:rsidRDefault="00F333C1" w:rsidP="008B0C99">
      <w:pPr>
        <w:spacing w:after="0" w:line="360" w:lineRule="auto"/>
        <w:ind w:left="1416"/>
        <w:contextualSpacing/>
        <w:rPr>
          <w:ins w:id="348" w:author="UserPushka" w:date="2020-05-07T18:58:00Z"/>
          <w:rFonts w:ascii="Times New Roman" w:hAnsi="Times New Roman" w:cs="Times New Roman"/>
          <w:sz w:val="24"/>
          <w:rPrChange w:id="349" w:author="UserPushka" w:date="2020-05-07T18:59:00Z">
            <w:rPr>
              <w:ins w:id="350" w:author="UserPushka" w:date="2020-05-07T18:58:00Z"/>
              <w:rFonts w:ascii="Times New Roman" w:hAnsi="Times New Roman" w:cs="Times New Roman"/>
              <w:sz w:val="28"/>
              <w:szCs w:val="24"/>
            </w:rPr>
          </w:rPrChange>
        </w:rPr>
        <w:pPrChange w:id="351" w:author="UserPushka" w:date="2020-05-07T18:59:00Z">
          <w:pPr>
            <w:spacing w:after="0" w:line="360" w:lineRule="auto"/>
            <w:ind w:firstLine="708"/>
            <w:contextualSpacing/>
          </w:pPr>
        </w:pPrChange>
      </w:pPr>
      <w:ins w:id="352" w:author="UserPushka" w:date="2020-05-07T18:58:00Z">
        <w:r w:rsidRPr="008B0C99">
          <w:rPr>
            <w:rFonts w:ascii="Times New Roman" w:hAnsi="Times New Roman" w:cs="Times New Roman"/>
            <w:sz w:val="24"/>
            <w:rPrChange w:id="353" w:author="UserPushka" w:date="2020-05-07T18:59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Если через точку пространства проходит несколько лучей, то каждый луч ведет себя так, как если бы других лучей не было.</w:t>
        </w:r>
      </w:ins>
    </w:p>
    <w:p w14:paraId="512F6797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54" w:author="UserPushka" w:date="2020-05-07T18:58:00Z"/>
          <w:rFonts w:ascii="Times New Roman" w:hAnsi="Times New Roman" w:cs="Times New Roman"/>
          <w:sz w:val="28"/>
          <w:szCs w:val="24"/>
        </w:rPr>
      </w:pPr>
    </w:p>
    <w:p w14:paraId="22A5EA44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55" w:author="UserPushka" w:date="2020-05-07T18:58:00Z"/>
          <w:rFonts w:ascii="Times New Roman" w:hAnsi="Times New Roman" w:cs="Times New Roman"/>
          <w:sz w:val="28"/>
          <w:szCs w:val="24"/>
        </w:rPr>
      </w:pPr>
      <w:ins w:id="356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Это справедливо для линейной оптики, где показатель преломления не зависит от амплитуды и интенсивности проходящего света.</w:t>
        </w:r>
      </w:ins>
    </w:p>
    <w:p w14:paraId="52190772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57" w:author="UserPushka" w:date="2020-05-07T18:58:00Z"/>
          <w:rFonts w:ascii="Times New Roman" w:hAnsi="Times New Roman" w:cs="Times New Roman"/>
          <w:sz w:val="28"/>
          <w:szCs w:val="24"/>
        </w:rPr>
      </w:pPr>
    </w:p>
    <w:p w14:paraId="253F8AF7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58" w:author="UserPushka" w:date="2020-05-07T18:58:00Z"/>
          <w:rFonts w:ascii="Times New Roman" w:hAnsi="Times New Roman" w:cs="Times New Roman"/>
          <w:sz w:val="28"/>
          <w:szCs w:val="24"/>
        </w:rPr>
      </w:pPr>
      <w:ins w:id="359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4.3.2. Закон обратимости</w:t>
        </w:r>
      </w:ins>
    </w:p>
    <w:p w14:paraId="11C2E473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0" w:author="UserPushka" w:date="2020-05-07T18:58:00Z"/>
          <w:rFonts w:ascii="Times New Roman" w:hAnsi="Times New Roman" w:cs="Times New Roman"/>
          <w:sz w:val="28"/>
          <w:szCs w:val="24"/>
        </w:rPr>
      </w:pPr>
      <w:ins w:id="361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Траектория и длина хода лучей не зависят от направления распространения.</w:t>
        </w:r>
      </w:ins>
    </w:p>
    <w:p w14:paraId="7CC2C486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2" w:author="UserPushka" w:date="2020-05-07T18:58:00Z"/>
          <w:rFonts w:ascii="Times New Roman" w:hAnsi="Times New Roman" w:cs="Times New Roman"/>
          <w:sz w:val="28"/>
          <w:szCs w:val="24"/>
        </w:rPr>
      </w:pPr>
    </w:p>
    <w:p w14:paraId="56FA4416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3" w:author="UserPushka" w:date="2020-05-07T18:58:00Z"/>
          <w:rFonts w:ascii="Times New Roman" w:hAnsi="Times New Roman" w:cs="Times New Roman"/>
          <w:sz w:val="28"/>
          <w:szCs w:val="24"/>
        </w:rPr>
      </w:pPr>
      <w:ins w:id="364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То есть, если луч, который распространяется от точки  до точки , пустить в обратном ходе (от  к ), то он будет иметь такую же траекторию, как и в прямом.</w:t>
        </w:r>
      </w:ins>
    </w:p>
    <w:p w14:paraId="5A12E020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5" w:author="UserPushka" w:date="2020-05-07T18:58:00Z"/>
          <w:rFonts w:ascii="Times New Roman" w:hAnsi="Times New Roman" w:cs="Times New Roman"/>
          <w:sz w:val="28"/>
          <w:szCs w:val="24"/>
        </w:rPr>
      </w:pPr>
    </w:p>
    <w:p w14:paraId="212D0731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6" w:author="UserPushka" w:date="2020-05-07T18:58:00Z"/>
          <w:rFonts w:ascii="Times New Roman" w:hAnsi="Times New Roman" w:cs="Times New Roman"/>
          <w:sz w:val="28"/>
          <w:szCs w:val="24"/>
        </w:rPr>
      </w:pPr>
      <w:ins w:id="367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4.3.3. Закон прямолинейного распространения</w:t>
        </w:r>
      </w:ins>
    </w:p>
    <w:p w14:paraId="577994ED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68" w:author="UserPushka" w:date="2020-05-07T18:58:00Z"/>
          <w:rFonts w:ascii="Times New Roman" w:hAnsi="Times New Roman" w:cs="Times New Roman"/>
          <w:sz w:val="28"/>
          <w:szCs w:val="24"/>
        </w:rPr>
      </w:pPr>
      <w:ins w:id="369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В однородной среде лучи – прямые линии (параграф 4.2.1).</w:t>
        </w:r>
      </w:ins>
    </w:p>
    <w:p w14:paraId="6E5335CA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70" w:author="UserPushka" w:date="2020-05-07T18:58:00Z"/>
          <w:rFonts w:ascii="Times New Roman" w:hAnsi="Times New Roman" w:cs="Times New Roman"/>
          <w:sz w:val="28"/>
          <w:szCs w:val="24"/>
        </w:rPr>
      </w:pPr>
    </w:p>
    <w:p w14:paraId="09438397" w14:textId="77777777" w:rsidR="00F333C1" w:rsidRPr="00F333C1" w:rsidRDefault="00F333C1" w:rsidP="00F333C1">
      <w:pPr>
        <w:spacing w:after="0" w:line="360" w:lineRule="auto"/>
        <w:ind w:firstLine="708"/>
        <w:contextualSpacing/>
        <w:rPr>
          <w:ins w:id="371" w:author="UserPushka" w:date="2020-05-07T18:58:00Z"/>
          <w:rFonts w:ascii="Times New Roman" w:hAnsi="Times New Roman" w:cs="Times New Roman"/>
          <w:sz w:val="28"/>
          <w:szCs w:val="24"/>
        </w:rPr>
      </w:pPr>
      <w:ins w:id="372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4.3.4. Закон преломления и отражения</w:t>
        </w:r>
      </w:ins>
    </w:p>
    <w:p w14:paraId="516C518E" w14:textId="7E1BFF69" w:rsidR="00DD363E" w:rsidDel="00E119C3" w:rsidRDefault="00F333C1" w:rsidP="00F333C1">
      <w:pPr>
        <w:spacing w:after="0" w:line="360" w:lineRule="auto"/>
        <w:ind w:firstLine="708"/>
        <w:contextualSpacing/>
        <w:rPr>
          <w:ins w:id="373" w:author="Борис Гогинян" w:date="2020-04-24T16:13:00Z"/>
          <w:moveFrom w:id="374" w:author="UserPushka" w:date="2020-05-07T14:22:00Z"/>
          <w:rFonts w:ascii="Times New Roman" w:hAnsi="Times New Roman" w:cs="Times New Roman"/>
          <w:sz w:val="28"/>
          <w:szCs w:val="24"/>
        </w:rPr>
        <w:pPrChange w:id="375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ins w:id="376" w:author="UserPushka" w:date="2020-05-07T18:58:00Z">
        <w:r w:rsidRPr="00F333C1">
          <w:rPr>
            <w:rFonts w:ascii="Times New Roman" w:hAnsi="Times New Roman" w:cs="Times New Roman"/>
            <w:sz w:val="28"/>
            <w:szCs w:val="24"/>
          </w:rPr>
          <w:t>Закон отражения и преломления подробно рассматривается в Главе 3. В рамках геометрической оптики формулировки законов преломления и отражения сохраняются.</w:t>
        </w:r>
      </w:ins>
    </w:p>
    <w:moveFromRangeEnd w:id="240"/>
    <w:p w14:paraId="1D41CF33" w14:textId="1B7C19E6" w:rsidR="0008283A" w:rsidDel="000B66BC" w:rsidRDefault="004750D7">
      <w:pPr>
        <w:spacing w:after="0" w:line="360" w:lineRule="auto"/>
        <w:ind w:firstLine="708"/>
        <w:contextualSpacing/>
        <w:rPr>
          <w:ins w:id="377" w:author="Борис Гогинян" w:date="2020-04-24T16:13:00Z"/>
          <w:del w:id="378" w:author="UserPushka" w:date="2020-05-07T17:31:00Z"/>
          <w:rFonts w:ascii="Times New Roman" w:hAnsi="Times New Roman" w:cs="Times New Roman"/>
          <w:sz w:val="28"/>
          <w:szCs w:val="24"/>
        </w:rPr>
        <w:pPrChange w:id="379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380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  <w:rPrChange w:id="38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В геометрической оптике основным понятием является луч — геометрическая линия, вдоль которой распространяется световая энергия. </w:delText>
        </w:r>
      </w:del>
    </w:p>
    <w:p w14:paraId="7A1E6792" w14:textId="54D08C14" w:rsidR="0008283A" w:rsidDel="000B66BC" w:rsidRDefault="004750D7">
      <w:pPr>
        <w:spacing w:after="0" w:line="360" w:lineRule="auto"/>
        <w:ind w:firstLine="708"/>
        <w:contextualSpacing/>
        <w:rPr>
          <w:ins w:id="382" w:author="Борис Гогинян" w:date="2020-04-24T16:13:00Z"/>
          <w:del w:id="383" w:author="UserPushka" w:date="2020-05-07T17:31:00Z"/>
          <w:rFonts w:ascii="Times New Roman" w:hAnsi="Times New Roman" w:cs="Times New Roman"/>
          <w:sz w:val="28"/>
          <w:szCs w:val="24"/>
        </w:rPr>
        <w:pPrChange w:id="384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385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  <w:rPrChange w:id="386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Основные свойства лучей: </w:delText>
        </w:r>
      </w:del>
    </w:p>
    <w:p w14:paraId="4E90C093" w14:textId="4AC4F045" w:rsidR="0008283A" w:rsidDel="000B66BC" w:rsidRDefault="0008283A">
      <w:pPr>
        <w:spacing w:after="0" w:line="360" w:lineRule="auto"/>
        <w:ind w:firstLine="708"/>
        <w:contextualSpacing/>
        <w:rPr>
          <w:ins w:id="387" w:author="Борис Гогинян" w:date="2020-04-24T16:13:00Z"/>
          <w:del w:id="388" w:author="UserPushka" w:date="2020-05-07T17:31:00Z"/>
          <w:rFonts w:ascii="Times New Roman" w:hAnsi="Times New Roman" w:cs="Times New Roman"/>
          <w:sz w:val="28"/>
          <w:szCs w:val="24"/>
        </w:rPr>
        <w:pPrChange w:id="389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ins w:id="390" w:author="Борис Гогинян" w:date="2020-04-24T16:13:00Z">
        <w:del w:id="391" w:author="UserPushka" w:date="2020-05-07T17:31:00Z">
          <w:r w:rsidDel="000B66BC">
            <w:rPr>
              <w:rFonts w:ascii="Times New Roman" w:hAnsi="Times New Roman" w:cs="Times New Roman"/>
              <w:sz w:val="28"/>
              <w:szCs w:val="24"/>
            </w:rPr>
            <w:delText xml:space="preserve">1) </w:delText>
          </w:r>
        </w:del>
      </w:ins>
      <w:del w:id="392" w:author="UserPushka" w:date="2020-05-07T17:31:00Z">
        <w:r w:rsidR="004750D7" w:rsidRPr="008A0571" w:rsidDel="000B66BC">
          <w:rPr>
            <w:rFonts w:ascii="Times New Roman" w:hAnsi="Times New Roman" w:cs="Times New Roman"/>
            <w:sz w:val="28"/>
            <w:szCs w:val="24"/>
            <w:rPrChange w:id="393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они независимы друг от друга, т. е. не взаимодействуют друг с другом, и </w:delText>
        </w:r>
      </w:del>
    </w:p>
    <w:p w14:paraId="51C1E8BC" w14:textId="4B0C1231" w:rsidR="0081203E" w:rsidRPr="008A0571" w:rsidDel="000B66BC" w:rsidRDefault="0008283A">
      <w:pPr>
        <w:spacing w:after="0" w:line="360" w:lineRule="auto"/>
        <w:ind w:left="708"/>
        <w:contextualSpacing/>
        <w:rPr>
          <w:del w:id="394" w:author="UserPushka" w:date="2020-05-07T17:31:00Z"/>
          <w:rFonts w:ascii="Times New Roman" w:hAnsi="Times New Roman" w:cs="Times New Roman"/>
          <w:sz w:val="28"/>
          <w:szCs w:val="24"/>
        </w:rPr>
        <w:pPrChange w:id="395" w:author="Борис Гогинян" w:date="2020-04-24T16:13:00Z">
          <w:pPr>
            <w:spacing w:after="0" w:line="360" w:lineRule="auto"/>
            <w:ind w:left="567"/>
            <w:contextualSpacing/>
          </w:pPr>
        </w:pPrChange>
      </w:pPr>
      <w:ins w:id="396" w:author="Борис Гогинян" w:date="2020-04-24T16:13:00Z">
        <w:del w:id="397" w:author="UserPushka" w:date="2020-05-07T17:31:00Z">
          <w:r w:rsidDel="000B66BC">
            <w:rPr>
              <w:rFonts w:ascii="Times New Roman" w:hAnsi="Times New Roman" w:cs="Times New Roman"/>
              <w:sz w:val="28"/>
              <w:szCs w:val="24"/>
            </w:rPr>
            <w:delText xml:space="preserve">2) </w:delText>
          </w:r>
        </w:del>
      </w:ins>
      <w:del w:id="398" w:author="UserPushka" w:date="2020-05-07T17:31:00Z">
        <w:r w:rsidR="004750D7" w:rsidRPr="008A0571" w:rsidDel="000B66BC">
          <w:rPr>
            <w:rFonts w:ascii="Times New Roman" w:hAnsi="Times New Roman" w:cs="Times New Roman"/>
            <w:sz w:val="28"/>
            <w:szCs w:val="24"/>
            <w:rPrChange w:id="39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в однородной среде распространяются прямолинейно (если ничто им не </w:delText>
        </w:r>
        <w:r w:rsidR="0081203E" w:rsidRPr="008A0571" w:rsidDel="000B66BC">
          <w:rPr>
            <w:rFonts w:ascii="Times New Roman" w:hAnsi="Times New Roman" w:cs="Times New Roman"/>
            <w:sz w:val="28"/>
            <w:szCs w:val="24"/>
            <w:rPrChange w:id="40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препятствует).</w:delText>
        </w:r>
        <w:r w:rsidR="0081203E" w:rsidRPr="008A0571" w:rsidDel="000B66BC">
          <w:rPr>
            <w:rFonts w:ascii="Times New Roman" w:hAnsi="Times New Roman" w:cs="Times New Roman"/>
            <w:sz w:val="28"/>
            <w:szCs w:val="24"/>
            <w:rPrChange w:id="401" w:author="Борис Гогинян" w:date="2020-04-24T14:10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delText xml:space="preserve"> </w:delText>
        </w:r>
      </w:del>
    </w:p>
    <w:p w14:paraId="4C6433E7" w14:textId="0DA6D156" w:rsidR="00CC6A62" w:rsidRPr="008A0571" w:rsidDel="000B66BC" w:rsidRDefault="004750D7">
      <w:pPr>
        <w:spacing w:after="0" w:line="360" w:lineRule="auto"/>
        <w:contextualSpacing/>
        <w:rPr>
          <w:del w:id="402" w:author="UserPushka" w:date="2020-05-07T17:31:00Z"/>
          <w:rFonts w:ascii="Times New Roman" w:hAnsi="Times New Roman" w:cs="Times New Roman"/>
          <w:sz w:val="28"/>
          <w:szCs w:val="24"/>
        </w:rPr>
        <w:pPrChange w:id="403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del w:id="404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Поверхность нормальная к лучам называется </w:delText>
        </w:r>
        <w:r w:rsidRPr="0008283A" w:rsidDel="000B66BC">
          <w:rPr>
            <w:rFonts w:ascii="Times New Roman" w:hAnsi="Times New Roman" w:cs="Times New Roman"/>
            <w:i/>
            <w:sz w:val="28"/>
            <w:szCs w:val="24"/>
            <w:rPrChange w:id="405" w:author="Борис Гогинян" w:date="2020-04-24T16:14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>волновой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поверхностью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.</w:delText>
        </w:r>
      </w:del>
    </w:p>
    <w:p w14:paraId="1F46FE63" w14:textId="1324567E" w:rsidR="00E50B5E" w:rsidRPr="008A0571" w:rsidDel="00F333C1" w:rsidRDefault="00CC6A62" w:rsidP="00F333C1">
      <w:pPr>
        <w:spacing w:after="0" w:line="360" w:lineRule="auto"/>
        <w:contextualSpacing/>
        <w:rPr>
          <w:del w:id="406" w:author="UserPushka" w:date="2020-05-07T18:56:00Z"/>
          <w:rFonts w:ascii="Times New Roman" w:hAnsi="Times New Roman" w:cs="Times New Roman"/>
          <w:sz w:val="28"/>
          <w:szCs w:val="24"/>
        </w:rPr>
        <w:pPrChange w:id="407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08" w:author="UserPushka" w:date="2020-05-07T18:56:00Z">
        <w:r w:rsidRPr="008A0571" w:rsidDel="00F333C1">
          <w:rPr>
            <w:rFonts w:ascii="Times New Roman" w:hAnsi="Times New Roman" w:cs="Times New Roman"/>
            <w:sz w:val="28"/>
            <w:szCs w:val="24"/>
          </w:rPr>
          <w:delText>[Ахманов, С. Г. Физическая оптика. — М.: Наука, 2004. — 213 с.]</w:delText>
        </w:r>
      </w:del>
    </w:p>
    <w:p w14:paraId="064A3C55" w14:textId="2D36F2F4" w:rsidR="00CC6A62" w:rsidRPr="008A0571" w:rsidDel="00F333C1" w:rsidRDefault="00CC6A62" w:rsidP="00F333C1">
      <w:pPr>
        <w:spacing w:after="0" w:line="360" w:lineRule="auto"/>
        <w:contextualSpacing/>
        <w:rPr>
          <w:del w:id="409" w:author="UserPushka" w:date="2020-05-07T18:56:00Z"/>
          <w:rFonts w:ascii="Times New Roman" w:hAnsi="Times New Roman" w:cs="Times New Roman"/>
          <w:sz w:val="28"/>
          <w:szCs w:val="24"/>
        </w:rPr>
        <w:pPrChange w:id="410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11" w:author="UserPushka" w:date="2020-05-07T18:56:00Z">
        <w:r w:rsidRPr="008A0571" w:rsidDel="00F333C1">
          <w:rPr>
            <w:rFonts w:ascii="Times New Roman" w:hAnsi="Times New Roman" w:cs="Times New Roman"/>
            <w:sz w:val="28"/>
            <w:szCs w:val="24"/>
          </w:rPr>
          <w:delText>Основные законы геометрической оптики:</w:delText>
        </w:r>
      </w:del>
    </w:p>
    <w:p w14:paraId="3EF744ED" w14:textId="77CA8022" w:rsidR="00CC6A62" w:rsidRPr="008A0571" w:rsidDel="00F333C1" w:rsidRDefault="00CC6A62" w:rsidP="00F333C1">
      <w:pPr>
        <w:spacing w:after="0" w:line="360" w:lineRule="auto"/>
        <w:contextualSpacing/>
        <w:rPr>
          <w:del w:id="412" w:author="UserPushka" w:date="2020-05-07T18:56:00Z"/>
          <w:rFonts w:ascii="Times New Roman" w:hAnsi="Times New Roman" w:cs="Times New Roman"/>
          <w:sz w:val="28"/>
          <w:szCs w:val="24"/>
        </w:rPr>
        <w:pPrChange w:id="413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14" w:author="UserPushka" w:date="2020-05-07T18:56:00Z">
        <w:r w:rsidRPr="008A0571" w:rsidDel="00F333C1">
          <w:rPr>
            <w:rFonts w:ascii="Times New Roman" w:hAnsi="Times New Roman" w:cs="Times New Roman"/>
            <w:sz w:val="28"/>
            <w:szCs w:val="24"/>
          </w:rPr>
          <w:delText>закон зеркального отражения и закон преломления Снел</w:delText>
        </w:r>
        <w:r w:rsidR="0031265E" w:rsidRPr="008A0571" w:rsidDel="00F333C1">
          <w:rPr>
            <w:rFonts w:ascii="Times New Roman" w:hAnsi="Times New Roman" w:cs="Times New Roman"/>
            <w:sz w:val="28"/>
            <w:szCs w:val="24"/>
            <w:rPrChange w:id="415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лиуса</w:delText>
        </w:r>
        <w:r w:rsidRPr="008A0571" w:rsidDel="00F333C1">
          <w:rPr>
            <w:rFonts w:ascii="Times New Roman" w:hAnsi="Times New Roman" w:cs="Times New Roman"/>
            <w:sz w:val="28"/>
            <w:szCs w:val="24"/>
          </w:rPr>
          <w:delText>.</w:delText>
        </w:r>
      </w:del>
    </w:p>
    <w:p w14:paraId="0327DA24" w14:textId="6D8E5A5C" w:rsidR="00CC6A62" w:rsidRPr="008A0571" w:rsidDel="000B66BC" w:rsidRDefault="00CC6A62" w:rsidP="00F333C1">
      <w:pPr>
        <w:spacing w:after="0" w:line="360" w:lineRule="auto"/>
        <w:contextualSpacing/>
        <w:rPr>
          <w:del w:id="416" w:author="UserPushka" w:date="2020-05-07T17:31:00Z"/>
          <w:rFonts w:ascii="Times New Roman" w:hAnsi="Times New Roman" w:cs="Times New Roman"/>
          <w:sz w:val="28"/>
          <w:szCs w:val="24"/>
        </w:rPr>
        <w:pPrChange w:id="417" w:author="UserPushka" w:date="2020-05-07T18:56:00Z">
          <w:pPr>
            <w:spacing w:after="0" w:line="360" w:lineRule="auto"/>
            <w:contextualSpacing/>
          </w:pPr>
        </w:pPrChange>
      </w:pPr>
      <w:del w:id="418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19" w:author="Борис Гогинян" w:date="2020-04-24T14:10:00Z">
              <w:rPr/>
            </w:rPrChange>
          </w:rPr>
          <w:delText>Зеркальное отражение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2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возникает всякий раз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21" w:author="Борис Гогинян" w:date="2020-04-24T14:10:00Z">
              <w:rPr/>
            </w:rPrChange>
          </w:rPr>
          <w:delText>, когда плоская волна падает на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2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гладкую плоскую поверхно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23" w:author="Борис Гогинян" w:date="2020-04-24T14:10:00Z">
              <w:rPr/>
            </w:rPrChange>
          </w:rPr>
          <w:delText>сть, например, зеркало: свет не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24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проходит через зеркало, а уходит от него по прямой линии.</w:delText>
        </w:r>
      </w:del>
    </w:p>
    <w:p w14:paraId="2AE83E6B" w14:textId="2515246C" w:rsidR="00CC6A62" w:rsidRPr="008A0571" w:rsidDel="000B66BC" w:rsidRDefault="00CC6A62" w:rsidP="00F333C1">
      <w:pPr>
        <w:spacing w:after="0" w:line="360" w:lineRule="auto"/>
        <w:contextualSpacing/>
        <w:rPr>
          <w:del w:id="425" w:author="UserPushka" w:date="2020-05-07T17:31:00Z"/>
          <w:rFonts w:ascii="Times New Roman" w:hAnsi="Times New Roman" w:cs="Times New Roman"/>
          <w:sz w:val="28"/>
          <w:szCs w:val="24"/>
        </w:rPr>
        <w:pPrChange w:id="426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27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Отражение удовлетворяет следующими условиями:</w:delText>
        </w:r>
      </w:del>
    </w:p>
    <w:p w14:paraId="22A50115" w14:textId="32954277" w:rsidR="00CC6A62" w:rsidRPr="008A0571" w:rsidDel="000B66BC" w:rsidRDefault="00CC6A62" w:rsidP="00F333C1">
      <w:pPr>
        <w:spacing w:after="0" w:line="360" w:lineRule="auto"/>
        <w:contextualSpacing/>
        <w:rPr>
          <w:del w:id="428" w:author="UserPushka" w:date="2020-05-07T17:31:00Z"/>
          <w:rFonts w:ascii="Times New Roman" w:hAnsi="Times New Roman" w:cs="Times New Roman"/>
          <w:sz w:val="28"/>
          <w:szCs w:val="24"/>
        </w:rPr>
        <w:pPrChange w:id="429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30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</w:rPr>
          <w:delText>1) отраженный луч л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3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ежит в плоскости падения, обра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зов</w:delText>
        </w:r>
        <w:r w:rsidR="0031265E" w:rsidRPr="008A0571" w:rsidDel="000B66BC">
          <w:rPr>
            <w:rFonts w:ascii="Times New Roman" w:hAnsi="Times New Roman" w:cs="Times New Roman"/>
            <w:sz w:val="28"/>
            <w:szCs w:val="24"/>
            <w:rPrChange w:id="43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анной падающим лучом и нормалью 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>к поверхности;</w:delText>
        </w:r>
      </w:del>
    </w:p>
    <w:p w14:paraId="13610149" w14:textId="79E227B6" w:rsidR="00CC6A62" w:rsidRPr="008A0571" w:rsidDel="000B66BC" w:rsidRDefault="00CC6A62" w:rsidP="00F333C1">
      <w:pPr>
        <w:spacing w:after="0" w:line="360" w:lineRule="auto"/>
        <w:contextualSpacing/>
        <w:rPr>
          <w:del w:id="433" w:author="UserPushka" w:date="2020-05-07T17:31:00Z"/>
          <w:rFonts w:ascii="Times New Roman" w:hAnsi="Times New Roman" w:cs="Times New Roman"/>
          <w:sz w:val="28"/>
          <w:szCs w:val="24"/>
        </w:rPr>
        <w:pPrChange w:id="434" w:author="UserPushka" w:date="2020-05-07T18:56:00Z">
          <w:pPr>
            <w:spacing w:after="0" w:line="360" w:lineRule="auto"/>
            <w:ind w:left="567"/>
            <w:contextualSpacing/>
          </w:pPr>
        </w:pPrChange>
      </w:pPr>
      <w:del w:id="435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2) угол </w:delText>
        </w:r>
        <w:r w:rsidR="0031265E" w:rsidRPr="008A0571" w:rsidDel="000B66BC">
          <w:rPr>
            <w:rFonts w:ascii="Times New Roman" w:hAnsi="Times New Roman" w:cs="Times New Roman"/>
            <w:sz w:val="28"/>
            <w:szCs w:val="24"/>
            <w:rPrChange w:id="436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падения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</w:delText>
        </w:r>
      </w:del>
      <m:oMath>
        <m:sSub>
          <m:sSubPr>
            <m:ctrlPr>
              <w:del w:id="437" w:author="UserPushka" w:date="2020-05-07T17:31:00Z">
                <w:rPr>
                  <w:rFonts w:ascii="Cambria Math" w:hAnsi="Cambria Math" w:cs="Times New Roman"/>
                  <w:sz w:val="28"/>
                  <w:szCs w:val="24"/>
                </w:rPr>
              </w:del>
            </m:ctrlPr>
          </m:sSubPr>
          <m:e>
            <m:r>
              <w:del w:id="438" w:author="UserPushka" w:date="2020-05-07T17:31:00Z"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43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w:del>
            </m:r>
          </m:e>
          <m:sub>
            <m:r>
              <w:del w:id="440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4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0</m:t>
              </w:del>
            </m:r>
          </m:sub>
        </m:sSub>
      </m:oMath>
      <w:del w:id="442" w:author="UserPushka" w:date="2020-05-07T17:31:00Z">
        <w:r w:rsidR="0031265E" w:rsidRPr="008A0571" w:rsidDel="000B66BC">
          <w:rPr>
            <w:rFonts w:ascii="Times New Roman" w:hAnsi="Times New Roman" w:cs="Times New Roman"/>
            <w:sz w:val="28"/>
            <w:szCs w:val="24"/>
            <w:rPrChange w:id="443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относительно нормали к поверхности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равен углу </w:delText>
        </w:r>
        <w:r w:rsidR="0031265E" w:rsidRPr="008A0571" w:rsidDel="000B66BC">
          <w:rPr>
            <w:rFonts w:ascii="Times New Roman" w:hAnsi="Times New Roman" w:cs="Times New Roman"/>
            <w:sz w:val="28"/>
            <w:szCs w:val="24"/>
            <w:rPrChange w:id="444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отражения</w:delText>
        </w:r>
        <w:r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</w:delText>
        </w:r>
      </w:del>
      <m:oMath>
        <m:sSub>
          <m:sSubPr>
            <m:ctrlPr>
              <w:del w:id="445" w:author="UserPushka" w:date="2020-05-07T17:31:00Z">
                <w:rPr>
                  <w:rFonts w:ascii="Cambria Math" w:hAnsi="Cambria Math" w:cs="Times New Roman"/>
                  <w:sz w:val="28"/>
                  <w:szCs w:val="24"/>
                </w:rPr>
              </w:del>
            </m:ctrlPr>
          </m:sSubPr>
          <m:e>
            <m:r>
              <w:del w:id="446" w:author="UserPushka" w:date="2020-05-07T17:31:00Z"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44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w:del>
            </m:r>
          </m:e>
          <m:sub>
            <m:r>
              <w:del w:id="448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4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1</m:t>
              </w:del>
            </m:r>
          </m:sub>
        </m:sSub>
      </m:oMath>
      <w:del w:id="450" w:author="UserPushka" w:date="2020-05-07T17:31:00Z">
        <w:r w:rsidR="0031265E" w:rsidRPr="008A0571" w:rsidDel="000B66BC">
          <w:rPr>
            <w:rFonts w:ascii="Times New Roman" w:hAnsi="Times New Roman" w:cs="Times New Roman"/>
            <w:sz w:val="28"/>
            <w:szCs w:val="24"/>
            <w:rPrChange w:id="45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.</w:delText>
        </w:r>
      </w:del>
    </w:p>
    <w:p w14:paraId="2BEF9E46" w14:textId="4EF96F8E" w:rsidR="00E119C3" w:rsidRPr="008A0571" w:rsidRDefault="0031265E" w:rsidP="00F333C1">
      <w:pPr>
        <w:spacing w:after="0" w:line="360" w:lineRule="auto"/>
        <w:contextualSpacing/>
        <w:rPr>
          <w:moveTo w:id="452" w:author="UserPushka" w:date="2020-05-07T14:22:00Z"/>
          <w:rFonts w:ascii="Times New Roman" w:hAnsi="Times New Roman" w:cs="Times New Roman"/>
          <w:sz w:val="28"/>
          <w:szCs w:val="24"/>
        </w:rPr>
        <w:pPrChange w:id="453" w:author="UserPushka" w:date="2020-05-07T18:56:00Z">
          <w:pPr>
            <w:spacing w:after="0" w:line="360" w:lineRule="auto"/>
            <w:contextualSpacing/>
          </w:pPr>
        </w:pPrChange>
      </w:pPr>
      <w:del w:id="454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  <w:rPrChange w:id="455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2)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56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57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58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З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59" w:author="Борис Гогинян" w:date="2020-04-24T14:10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delText>ак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6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он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6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преломления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u w:val="single"/>
            <w:rPrChange w:id="46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 Снеллиуса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63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. Пучок света опре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деленного цвета преломля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64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ется, т. е. отклоняется от пря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молинейного распростр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65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анения всякий раз, когда на его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66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67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пути встречается 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повер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68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хность раздела двух сред с раз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ными показателями пре</w:delText>
        </w:r>
        <w:r w:rsidRPr="008A0571" w:rsidDel="000B66BC">
          <w:rPr>
            <w:rFonts w:ascii="Times New Roman" w:hAnsi="Times New Roman" w:cs="Times New Roman"/>
            <w:sz w:val="28"/>
            <w:szCs w:val="24"/>
            <w:rPrChange w:id="469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ломления n. Величина 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7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отклонения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71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зависит от отношения коэффициентов преломления </w:delText>
        </w:r>
      </w:del>
      <m:oMath>
        <m:sSub>
          <m:sSubPr>
            <m:ctrlPr>
              <w:del w:id="472" w:author="UserPushka" w:date="2020-05-07T17:31:00Z">
                <w:rPr>
                  <w:rFonts w:ascii="Cambria Math" w:hAnsi="Cambria Math" w:cs="Times New Roman"/>
                  <w:i/>
                  <w:sz w:val="28"/>
                  <w:szCs w:val="24"/>
                </w:rPr>
              </w:del>
            </m:ctrlPr>
          </m:sSubPr>
          <m:e>
            <m:r>
              <w:del w:id="473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74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n</m:t>
              </w:del>
            </m:r>
          </m:e>
          <m:sub>
            <m:r>
              <w:del w:id="475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7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w:del>
            </m:r>
          </m:sub>
        </m:sSub>
        <m:r>
          <w:del w:id="477" w:author="UserPushka" w:date="2020-05-07T17:31:00Z">
            <w:rPr>
              <w:rFonts w:ascii="Cambria Math" w:hAnsi="Cambria Math" w:cs="Times New Roman"/>
              <w:sz w:val="28"/>
              <w:szCs w:val="24"/>
              <w:rPrChange w:id="478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/</m:t>
          </w:del>
        </m:r>
        <m:sSub>
          <m:sSubPr>
            <m:ctrlPr>
              <w:del w:id="479" w:author="UserPushka" w:date="2020-05-07T17:31:00Z">
                <w:rPr>
                  <w:rFonts w:ascii="Cambria Math" w:hAnsi="Cambria Math" w:cs="Times New Roman"/>
                  <w:i/>
                  <w:sz w:val="28"/>
                  <w:szCs w:val="24"/>
                </w:rPr>
              </w:del>
            </m:ctrlPr>
          </m:sSubPr>
          <m:e>
            <m:r>
              <w:del w:id="480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8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n</m:t>
              </w:del>
            </m:r>
          </m:e>
          <m:sub>
            <m:r>
              <w:del w:id="482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8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1</m:t>
              </w:del>
            </m:r>
          </m:sub>
        </m:sSub>
      </m:oMath>
      <w:del w:id="484" w:author="UserPushka" w:date="2020-05-07T17:31:00Z">
        <w:r w:rsidRPr="008A0571" w:rsidDel="000B66BC">
          <w:rPr>
            <w:rFonts w:ascii="Times New Roman" w:hAnsi="Times New Roman" w:cs="Times New Roman"/>
            <w:sz w:val="28"/>
            <w:szCs w:val="24"/>
            <w:rPrChange w:id="485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>(</w:delText>
        </w:r>
      </w:del>
      <m:oMath>
        <m:sSub>
          <m:sSubPr>
            <m:ctrlPr>
              <w:del w:id="486" w:author="UserPushka" w:date="2020-05-07T17:31:00Z">
                <w:rPr>
                  <w:rFonts w:ascii="Cambria Math" w:hAnsi="Cambria Math" w:cs="Times New Roman"/>
                  <w:i/>
                  <w:sz w:val="28"/>
                  <w:szCs w:val="24"/>
                </w:rPr>
              </w:del>
            </m:ctrlPr>
          </m:sSubPr>
          <m:e>
            <m:r>
              <w:del w:id="487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88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n</m:t>
              </w:del>
            </m:r>
          </m:e>
          <m:sub>
            <m:r>
              <w:del w:id="489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90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1</m:t>
              </w:del>
            </m:r>
          </m:sub>
        </m:sSub>
      </m:oMath>
      <w:del w:id="491" w:author="UserPushka" w:date="2020-05-07T17:31:00Z"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— показатель прелом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92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ления среды 1, из которой пучок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  <w:rPrChange w:id="493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delText xml:space="preserve"> 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выходит, </w:delText>
        </w:r>
      </w:del>
      <m:oMath>
        <m:sSub>
          <m:sSubPr>
            <m:ctrlPr>
              <w:del w:id="494" w:author="UserPushka" w:date="2020-05-07T17:31:00Z">
                <w:rPr>
                  <w:rFonts w:ascii="Cambria Math" w:hAnsi="Cambria Math" w:cs="Times New Roman"/>
                  <w:i/>
                  <w:sz w:val="28"/>
                  <w:szCs w:val="24"/>
                </w:rPr>
              </w:del>
            </m:ctrlPr>
          </m:sSubPr>
          <m:e>
            <m:r>
              <w:del w:id="495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96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n</m:t>
              </w:del>
            </m:r>
          </m:e>
          <m:sub>
            <m:r>
              <w:del w:id="497" w:author="UserPushka" w:date="2020-05-07T17:31:00Z">
                <w:rPr>
                  <w:rFonts w:ascii="Cambria Math" w:hAnsi="Cambria Math" w:cs="Times New Roman"/>
                  <w:sz w:val="28"/>
                  <w:szCs w:val="24"/>
                  <w:rPrChange w:id="498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w:del>
            </m:r>
          </m:sub>
        </m:sSub>
      </m:oMath>
      <w:del w:id="499" w:author="UserPushka" w:date="2020-05-07T17:31:00Z"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 — показа</w:delText>
        </w:r>
        <w:r w:rsidR="00CC6A62" w:rsidRPr="0008283A" w:rsidDel="000B66BC">
          <w:rPr>
            <w:rFonts w:ascii="Times New Roman" w:hAnsi="Times New Roman" w:cs="Times New Roman"/>
            <w:sz w:val="28"/>
            <w:szCs w:val="24"/>
          </w:rPr>
          <w:delText>тель преломления среды 2, в ко</w:delText>
        </w:r>
        <w:r w:rsidR="00CC6A62" w:rsidRPr="008A0571" w:rsidDel="000B66BC">
          <w:rPr>
            <w:rFonts w:ascii="Times New Roman" w:hAnsi="Times New Roman" w:cs="Times New Roman"/>
            <w:sz w:val="28"/>
            <w:szCs w:val="24"/>
          </w:rPr>
          <w:delText xml:space="preserve">торую он входит) и от угла падения — угол между </w:delText>
        </w:r>
      </w:del>
      <w:moveToRangeStart w:id="500" w:author="UserPushka" w:date="2020-05-07T14:22:00Z" w:name="move39753760"/>
      <w:moveTo w:id="501" w:author="UserPushka" w:date="2020-05-07T14:22:00Z">
        <w:del w:id="502" w:author="UserPushka" w:date="2020-05-07T17:31:00Z">
          <w:r w:rsidR="00E119C3" w:rsidRPr="008A0571" w:rsidDel="000B66BC">
            <w:rPr>
              <w:rFonts w:ascii="Times New Roman" w:hAnsi="Times New Roman" w:cs="Times New Roman"/>
              <w:sz w:val="28"/>
              <w:szCs w:val="24"/>
            </w:rPr>
            <w:delText>преломленным пучком и нормалью к поверхности</w:delText>
          </w:r>
          <w:r w:rsidR="00E119C3" w:rsidRPr="00205883" w:rsidDel="000B66BC">
            <w:rPr>
              <w:rFonts w:ascii="Times New Roman" w:hAnsi="Times New Roman" w:cs="Times New Roman"/>
              <w:sz w:val="28"/>
              <w:szCs w:val="24"/>
            </w:rPr>
            <w:delText xml:space="preserve"> </w:delText>
          </w:r>
        </w:del>
        <m:oMath>
          <m:sSub>
            <m:sSubPr>
              <m:ctrlPr>
                <w:del w:id="503" w:author="UserPushka" w:date="2020-05-07T17:31:00Z">
                  <w:rPr>
                    <w:rFonts w:ascii="Cambria Math" w:hAnsi="Cambria Math" w:cs="Times New Roman"/>
                    <w:sz w:val="28"/>
                    <w:szCs w:val="24"/>
                  </w:rPr>
                </w:del>
              </m:ctrlPr>
            </m:sSubPr>
            <m:e>
              <m:r>
                <w:del w:id="504" w:author="UserPushka" w:date="2020-05-07T17:31:00Z"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4"/>
                  </w:rPr>
                  <m:t>θ</m:t>
                </w:del>
              </m:r>
            </m:e>
            <m:sub>
              <m:r>
                <w:del w:id="505" w:author="UserPushka" w:date="2020-05-07T17:31:00Z">
                  <w:rPr>
                    <w:rFonts w:ascii="Cambria Math" w:hAnsi="Cambria Math" w:cs="Times New Roman"/>
                    <w:sz w:val="28"/>
                    <w:szCs w:val="24"/>
                  </w:rPr>
                  <m:t>2</m:t>
                </w:del>
              </m:r>
            </m:sub>
          </m:sSub>
        </m:oMath>
        <w:moveTo w:id="506" w:author="UserPushka" w:date="2020-05-07T14:22:00Z">
          <w:del w:id="507" w:author="UserPushka" w:date="2020-05-07T17:31:00Z">
            <w:r w:rsidR="00E119C3" w:rsidRPr="008A0571" w:rsidDel="000B66BC">
              <w:rPr>
                <w:rFonts w:ascii="Times New Roman" w:hAnsi="Times New Roman" w:cs="Times New Roman"/>
                <w:sz w:val="28"/>
                <w:szCs w:val="24"/>
              </w:rPr>
              <w:delText>, на которую</w:delText>
            </w:r>
            <w:r w:rsidR="00E119C3" w:rsidRPr="00205883" w:rsidDel="000B66BC">
              <w:rPr>
                <w:rFonts w:ascii="Times New Roman" w:hAnsi="Times New Roman" w:cs="Times New Roman"/>
                <w:sz w:val="28"/>
                <w:szCs w:val="24"/>
              </w:rPr>
              <w:delText xml:space="preserve"> </w:delText>
            </w:r>
            <w:r w:rsidR="00E119C3" w:rsidRPr="008A0571" w:rsidDel="000B66BC">
              <w:rPr>
                <w:rFonts w:ascii="Times New Roman" w:hAnsi="Times New Roman" w:cs="Times New Roman"/>
                <w:sz w:val="28"/>
                <w:szCs w:val="24"/>
              </w:rPr>
              <w:delText>падает пучок</w:delText>
            </w:r>
          </w:del>
          <w:del w:id="508" w:author="UserPushka" w:date="2020-05-07T17:32:00Z">
            <w:r w:rsidR="00E119C3" w:rsidRPr="008A0571" w:rsidDel="000B66BC">
              <w:rPr>
                <w:rFonts w:ascii="Times New Roman" w:hAnsi="Times New Roman" w:cs="Times New Roman"/>
                <w:sz w:val="28"/>
                <w:szCs w:val="24"/>
              </w:rPr>
              <w:delText xml:space="preserve"> </w:delText>
            </w:r>
          </w:del>
          <w:del w:id="509" w:author="UserPushka" w:date="2020-05-07T18:56:00Z">
            <w:r w:rsidR="00E119C3" w:rsidRPr="008A0571" w:rsidDel="00F333C1">
              <w:rPr>
                <w:rFonts w:ascii="Times New Roman" w:hAnsi="Times New Roman" w:cs="Times New Roman"/>
                <w:sz w:val="28"/>
                <w:szCs w:val="24"/>
              </w:rPr>
              <w:delText>[Бурсиан, Э. В. Задачи по физике для компьютера. М.: Наука, 1991. —225 с.</w:delText>
            </w:r>
            <w:r w:rsidR="00E119C3" w:rsidRPr="00205883" w:rsidDel="00F333C1">
              <w:rPr>
                <w:rFonts w:ascii="Times New Roman" w:hAnsi="Times New Roman" w:cs="Times New Roman"/>
                <w:sz w:val="28"/>
                <w:szCs w:val="24"/>
              </w:rPr>
              <w:delText>]</w:delText>
            </w:r>
          </w:del>
        </w:moveTo>
      </w:moveTo>
    </w:p>
    <w:moveToRangeEnd w:id="500"/>
    <w:p w14:paraId="5DBE55F6" w14:textId="2297BD92" w:rsidR="00E119C3" w:rsidRDefault="00E119C3" w:rsidP="00E119C3">
      <w:pPr>
        <w:spacing w:after="0" w:line="360" w:lineRule="auto"/>
        <w:ind w:firstLine="708"/>
        <w:contextualSpacing/>
        <w:rPr>
          <w:ins w:id="510" w:author="UserPushka" w:date="2020-05-07T14:22:00Z"/>
          <w:rFonts w:ascii="Times New Roman" w:hAnsi="Times New Roman" w:cs="Times New Roman"/>
          <w:sz w:val="28"/>
          <w:szCs w:val="24"/>
        </w:rPr>
      </w:pPr>
    </w:p>
    <w:p w14:paraId="2BBA29D0" w14:textId="5E898BA0" w:rsidR="00E119C3" w:rsidRDefault="00E119C3" w:rsidP="00E119C3">
      <w:pPr>
        <w:spacing w:after="0" w:line="360" w:lineRule="auto"/>
        <w:ind w:firstLine="708"/>
        <w:contextualSpacing/>
        <w:rPr>
          <w:moveTo w:id="511" w:author="UserPushka" w:date="2020-05-07T14:22:00Z"/>
          <w:rFonts w:ascii="Times New Roman" w:hAnsi="Times New Roman" w:cs="Times New Roman"/>
          <w:sz w:val="28"/>
          <w:szCs w:val="24"/>
        </w:rPr>
      </w:pPr>
      <w:moveToRangeStart w:id="512" w:author="UserPushka" w:date="2020-05-07T14:22:00Z" w:name="move39753748"/>
      <w:moveTo w:id="513" w:author="UserPushka" w:date="2020-05-07T14:22:00Z">
        <w:r w:rsidRPr="00411BC3">
          <w:rPr>
            <w:rFonts w:ascii="Times New Roman" w:hAnsi="Times New Roman" w:cs="Times New Roman"/>
            <w:sz w:val="28"/>
            <w:szCs w:val="24"/>
          </w:rPr>
          <w:t xml:space="preserve">Все законы геометрической оптики следуют из закона сохранения энергии, и они не являются независимыми друг от друга. </w:t>
        </w:r>
      </w:moveTo>
    </w:p>
    <w:moveToRangeEnd w:id="512"/>
    <w:p w14:paraId="0D8074F6" w14:textId="77777777" w:rsidR="00F333C1" w:rsidRDefault="00F333C1">
      <w:pPr>
        <w:rPr>
          <w:ins w:id="514" w:author="UserPushka" w:date="2020-05-07T18:57:00Z"/>
          <w:rFonts w:ascii="Times New Roman" w:hAnsi="Times New Roman" w:cs="Times New Roman"/>
          <w:sz w:val="28"/>
          <w:szCs w:val="24"/>
        </w:rPr>
      </w:pPr>
      <w:ins w:id="515" w:author="UserPushka" w:date="2020-05-07T18:57:00Z">
        <w:r>
          <w:rPr>
            <w:rFonts w:ascii="Times New Roman" w:hAnsi="Times New Roman" w:cs="Times New Roman"/>
            <w:sz w:val="28"/>
            <w:szCs w:val="24"/>
          </w:rPr>
          <w:br w:type="page"/>
        </w:r>
      </w:ins>
    </w:p>
    <w:p w14:paraId="06D59C21" w14:textId="0DC65A3C" w:rsidR="00CC6A62" w:rsidRPr="008A0571" w:rsidDel="00E119C3" w:rsidRDefault="00CC6A62">
      <w:pPr>
        <w:spacing w:after="0" w:line="360" w:lineRule="auto"/>
        <w:contextualSpacing/>
        <w:rPr>
          <w:moveFrom w:id="516" w:author="UserPushka" w:date="2020-05-07T14:22:00Z"/>
          <w:rFonts w:ascii="Times New Roman" w:hAnsi="Times New Roman" w:cs="Times New Roman"/>
          <w:sz w:val="28"/>
          <w:szCs w:val="24"/>
        </w:rPr>
        <w:pPrChange w:id="517" w:author="Борис Гогинян" w:date="2020-04-24T14:10:00Z">
          <w:pPr>
            <w:spacing w:after="0" w:line="360" w:lineRule="auto"/>
            <w:ind w:left="567"/>
            <w:contextualSpacing/>
          </w:pPr>
        </w:pPrChange>
      </w:pPr>
      <w:moveFromRangeStart w:id="518" w:author="UserPushka" w:date="2020-05-07T14:22:00Z" w:name="move39753760"/>
      <w:moveFrom w:id="519" w:author="UserPushka" w:date="2020-05-07T14:22:00Z">
        <w:r w:rsidRPr="008A0571" w:rsidDel="00E119C3">
          <w:rPr>
            <w:rFonts w:ascii="Times New Roman" w:hAnsi="Times New Roman" w:cs="Times New Roman"/>
            <w:sz w:val="28"/>
            <w:szCs w:val="24"/>
          </w:rPr>
          <w:lastRenderedPageBreak/>
          <w:t>преломленным пучком и нормалью к поверхности</w:t>
        </w:r>
        <w:r w:rsidR="0031265E" w:rsidRPr="008A0571" w:rsidDel="00E119C3">
          <w:rPr>
            <w:rFonts w:ascii="Times New Roman" w:hAnsi="Times New Roman" w:cs="Times New Roman"/>
            <w:sz w:val="28"/>
            <w:szCs w:val="24"/>
            <w:rPrChange w:id="520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rPrChange w:id="52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522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2</m:t>
              </m:r>
            </m:sub>
          </m:sSub>
        </m:oMath>
        <w:moveFrom w:id="523" w:author="UserPushka" w:date="2020-05-07T14:22:00Z">
          <w:r w:rsidRPr="008A0571" w:rsidDel="00E119C3">
            <w:rPr>
              <w:rFonts w:ascii="Times New Roman" w:hAnsi="Times New Roman" w:cs="Times New Roman"/>
              <w:sz w:val="28"/>
              <w:szCs w:val="24"/>
            </w:rPr>
            <w:t>, на которую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  <w:rPrChange w:id="524" w:author="Борис Гогинян" w:date="2020-04-24T14:10:00Z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rPrChange>
            </w:rPr>
            <w:t xml:space="preserve"> 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</w:rPr>
            <w:t>падает пучок [Бурсиан, Э. В. Задачи по физике для компьютера. М.: Наука, 1991. —225 с.</w:t>
          </w:r>
          <w:r w:rsidRPr="008A0571" w:rsidDel="00E119C3">
            <w:rPr>
              <w:rFonts w:ascii="Times New Roman" w:hAnsi="Times New Roman" w:cs="Times New Roman"/>
              <w:sz w:val="28"/>
              <w:szCs w:val="24"/>
              <w:rPrChange w:id="525" w:author="Борис Гогинян" w:date="2020-04-24T14:10:00Z">
                <w:rPr>
                  <w:rFonts w:ascii="Times New Roman" w:hAnsi="Times New Roman" w:cs="Times New Roman"/>
                  <w:sz w:val="28"/>
                  <w:szCs w:val="24"/>
                  <w:lang w:val="en-US"/>
                </w:rPr>
              </w:rPrChange>
            </w:rPr>
            <w:t>]</w:t>
          </w:r>
        </w:moveFrom>
      </w:moveFrom>
    </w:p>
    <w:moveFromRangeEnd w:id="518"/>
    <w:p w14:paraId="02700078" w14:textId="77777777" w:rsidR="00E50B5E" w:rsidRPr="008A0571" w:rsidRDefault="00E50B5E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52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CD7656B" w14:textId="01C2FDF8" w:rsidR="00017091" w:rsidRPr="008A0571" w:rsidRDefault="00017091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52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A0571">
        <w:rPr>
          <w:rFonts w:ascii="Times New Roman" w:hAnsi="Times New Roman" w:cs="Times New Roman"/>
          <w:sz w:val="28"/>
          <w:szCs w:val="24"/>
          <w:rPrChange w:id="52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Фотореалистичный синтез изображений основан на расчете интеграла освещенности</w:t>
      </w:r>
      <w:r w:rsidR="009F4674" w:rsidRPr="008A0571">
        <w:rPr>
          <w:rFonts w:ascii="Times New Roman" w:hAnsi="Times New Roman" w:cs="Times New Roman"/>
          <w:sz w:val="28"/>
          <w:szCs w:val="24"/>
          <w:rPrChange w:id="52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(уравнение рендеринга):</w:t>
      </w:r>
    </w:p>
    <w:p w14:paraId="41B611F7" w14:textId="111C3BEB" w:rsidR="00017091" w:rsidRPr="008A0571" w:rsidRDefault="00DD363E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530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53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rPrChange w:id="532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53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34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535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536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rPrChange w:id="53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  <w:rPrChange w:id="538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w:rPrChange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  <w:rPrChange w:id="539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x,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40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v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4"/>
                  <w:rPrChange w:id="54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 xml:space="preserve">,λ 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rPrChange w:id="542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+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4"/>
                  <w:rPrChange w:id="543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544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BDFR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545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546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547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 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548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v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549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 xml:space="preserve">,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5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551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52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  <w:rPrChange w:id="553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w:rPrChange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54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x,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555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56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 xml:space="preserve">, λ 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557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58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559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56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rPrChange w:id="561" w:author="Борис Гогинян" w:date="2020-04-24T14:10:00Z"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w:rPrChange>
                            </w:rPr>
                            <m:t>n</m:t>
                          </m:r>
                        </m:e>
                      </m:acc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4"/>
              <w:rPrChange w:id="562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dw, где</m:t>
          </m:r>
        </m:oMath>
      </m:oMathPara>
    </w:p>
    <w:p w14:paraId="77AC25BA" w14:textId="75504FC0" w:rsidR="008F0A58" w:rsidRPr="008A0571" w:rsidRDefault="008F0A58" w:rsidP="008F0A58">
      <w:pPr>
        <w:spacing w:after="0" w:line="360" w:lineRule="auto"/>
        <w:ind w:left="567" w:firstLine="567"/>
        <w:contextualSpacing/>
        <w:jc w:val="both"/>
        <w:rPr>
          <w:rFonts w:ascii="Times New Roman" w:hAnsi="Times New Roman" w:cs="Times New Roman"/>
          <w:i/>
          <w:sz w:val="28"/>
          <w:szCs w:val="24"/>
          <w:rPrChange w:id="563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4"/>
              <w:rPrChange w:id="564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λ-длина волны света</m:t>
          </m:r>
        </m:oMath>
      </m:oMathPara>
    </w:p>
    <w:p w14:paraId="25108099" w14:textId="765EDA50" w:rsidR="008F0A58" w:rsidRPr="008A0571" w:rsidRDefault="00DD363E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6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56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rPrChange w:id="56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56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69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7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  <m:r>
          <w:rPr>
            <w:rFonts w:ascii="Cambria Math" w:hAnsi="Cambria Math" w:cs="Times New Roman"/>
            <w:sz w:val="28"/>
            <w:szCs w:val="24"/>
            <w:rPrChange w:id="571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8F0A58" w:rsidRPr="008A0571">
        <w:rPr>
          <w:rFonts w:ascii="Times New Roman" w:hAnsi="Times New Roman" w:cs="Times New Roman"/>
          <w:i/>
          <w:sz w:val="28"/>
          <w:szCs w:val="24"/>
          <w:rPrChange w:id="572" w:author="Борис Гогинян" w:date="2020-04-24T14:10:00Z">
            <w:rPr>
              <w:rFonts w:ascii="Times New Roman" w:hAnsi="Times New Roman" w:cs="Times New Roman"/>
              <w:i/>
              <w:sz w:val="24"/>
              <w:szCs w:val="24"/>
            </w:rPr>
          </w:rPrChange>
        </w:rPr>
        <w:t xml:space="preserve">- </w:t>
      </w:r>
      <w:r w:rsidR="008F0A58" w:rsidRPr="008A0571">
        <w:rPr>
          <w:rFonts w:ascii="Times New Roman" w:hAnsi="Times New Roman" w:cs="Times New Roman"/>
          <w:sz w:val="28"/>
          <w:szCs w:val="24"/>
          <w:rPrChange w:id="573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количество излучения заданной длины волны </w:t>
      </w:r>
      <m:oMath>
        <m:r>
          <w:rPr>
            <w:rFonts w:ascii="Cambria Math" w:hAnsi="Cambria Math" w:cs="Times New Roman"/>
            <w:sz w:val="28"/>
            <w:szCs w:val="24"/>
            <w:rPrChange w:id="574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8F0A58" w:rsidRPr="008A0571">
        <w:rPr>
          <w:rFonts w:ascii="Times New Roman" w:hAnsi="Times New Roman" w:cs="Times New Roman"/>
          <w:sz w:val="28"/>
          <w:szCs w:val="24"/>
          <w:rPrChange w:id="57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, исходящего вдоль направления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7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8F0A58" w:rsidRPr="008A0571">
        <w:rPr>
          <w:rFonts w:ascii="Times New Roman" w:hAnsi="Times New Roman" w:cs="Times New Roman"/>
          <w:sz w:val="28"/>
          <w:szCs w:val="24"/>
          <w:rPrChange w:id="57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из заданной точки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578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575991E9" w14:textId="14C1577A" w:rsidR="00943ECD" w:rsidRPr="008A0571" w:rsidRDefault="00DD363E" w:rsidP="008F0A58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57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58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58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58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83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58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58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излучаемый материалом свет в направлении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8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v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58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длины волны </w:t>
      </w:r>
      <m:oMath>
        <m:r>
          <w:rPr>
            <w:rFonts w:ascii="Cambria Math" w:hAnsi="Cambria Math" w:cs="Times New Roman"/>
            <w:sz w:val="28"/>
            <w:szCs w:val="24"/>
            <w:rPrChange w:id="588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λ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58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в точке </w:t>
      </w:r>
      <m:oMath>
        <m:r>
          <w:rPr>
            <w:rFonts w:ascii="Cambria Math" w:hAnsi="Cambria Math" w:cs="Times New Roman"/>
            <w:sz w:val="28"/>
            <w:szCs w:val="24"/>
            <w:lang w:val="en-US"/>
            <w:rPrChange w:id="590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x</m:t>
        </m:r>
      </m:oMath>
    </w:p>
    <w:p w14:paraId="1B966FEB" w14:textId="6FC9F953" w:rsidR="008F0A58" w:rsidRPr="008A0571" w:rsidRDefault="00DD363E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59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4"/>
                <w:rPrChange w:id="59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593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…</m:t>
                </m:r>
              </m:e>
            </m:d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59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dw</m:t>
            </m:r>
          </m:e>
        </m:nary>
      </m:oMath>
      <w:r w:rsidR="00943ECD" w:rsidRPr="008A0571">
        <w:rPr>
          <w:rFonts w:ascii="Times New Roman" w:hAnsi="Times New Roman" w:cs="Times New Roman"/>
          <w:sz w:val="28"/>
          <w:szCs w:val="24"/>
          <w:rPrChange w:id="59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– интеграл по полусфере входящих направлений</w:t>
      </w:r>
    </w:p>
    <w:p w14:paraId="326ED1CD" w14:textId="00B631F9" w:rsidR="00CF20C7" w:rsidRPr="008A0571" w:rsidRDefault="00CF20C7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rPrChange w:id="59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rPrChange w:id="597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dw</m:t>
        </m:r>
      </m:oMath>
      <w:r w:rsidRPr="008A0571">
        <w:rPr>
          <w:rFonts w:ascii="Times New Roman" w:hAnsi="Times New Roman" w:cs="Times New Roman"/>
          <w:sz w:val="28"/>
          <w:szCs w:val="24"/>
          <w:rPrChange w:id="59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дифференциальный телесный угол, порожденный направлением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599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Pr="008A0571">
        <w:rPr>
          <w:rFonts w:ascii="Times New Roman" w:hAnsi="Times New Roman" w:cs="Times New Roman"/>
          <w:sz w:val="28"/>
          <w:szCs w:val="24"/>
          <w:rPrChange w:id="60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64E441D" w14:textId="7A330170" w:rsidR="00943ECD" w:rsidRPr="008A0571" w:rsidRDefault="00DD363E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60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rPrChange w:id="60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60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60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0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60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607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излучение, попадающее на поверхность по входящему направлению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60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943ECD" w:rsidRPr="008A0571">
        <w:rPr>
          <w:rFonts w:ascii="Times New Roman" w:hAnsi="Times New Roman" w:cs="Times New Roman"/>
          <w:sz w:val="28"/>
          <w:szCs w:val="24"/>
          <w:rPrChange w:id="60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11CB175B" w14:textId="1305F181" w:rsidR="00943ECD" w:rsidRPr="008A0571" w:rsidRDefault="00DD363E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4"/>
          <w:rPrChange w:id="61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rPrChange w:id="611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12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61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14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943ECD" w:rsidRPr="008A0571">
        <w:rPr>
          <w:rFonts w:ascii="Times New Roman" w:hAnsi="Times New Roman" w:cs="Times New Roman"/>
          <w:sz w:val="28"/>
          <w:szCs w:val="24"/>
          <w:rPrChange w:id="61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 косинус угла между направлением на источник </w:t>
      </w:r>
      <m:oMath>
        <m:r>
          <w:rPr>
            <w:rFonts w:ascii="Cambria Math" w:hAnsi="Cambria Math" w:cs="Times New Roman"/>
            <w:sz w:val="28"/>
            <w:szCs w:val="24"/>
            <w:rPrChange w:id="616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61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4"/>
            <w:rPrChange w:id="618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 xml:space="preserve"> </m:t>
        </m:r>
      </m:oMath>
      <w:r w:rsidR="00943ECD" w:rsidRPr="008A0571">
        <w:rPr>
          <w:rFonts w:ascii="Times New Roman" w:hAnsi="Times New Roman" w:cs="Times New Roman"/>
          <w:sz w:val="28"/>
          <w:szCs w:val="24"/>
          <w:rPrChange w:id="61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и нормалью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620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</w:p>
    <w:p w14:paraId="791F196E" w14:textId="174FBFDD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62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  <w:rPrChange w:id="622" w:author="Борис Гогинян" w:date="2020-04-24T14:10:00Z">
              <w:rPr>
                <w:rFonts w:ascii="Cambria Math" w:hAnsi="Cambria Math" w:cs="Times New Roman"/>
                <w:sz w:val="24"/>
                <w:szCs w:val="24"/>
                <w:lang w:val="en-US"/>
              </w:rPr>
            </w:rPrChange>
          </w:rPr>
          <m:t>BRDF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  <w:rPrChange w:id="623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w:rPrChange>
              </w:rPr>
              <m:t>x</m:t>
            </m:r>
            <m:r>
              <w:rPr>
                <w:rFonts w:ascii="Cambria Math" w:hAnsi="Cambria Math" w:cs="Times New Roman"/>
                <w:sz w:val="28"/>
                <w:szCs w:val="24"/>
                <w:rPrChange w:id="624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25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626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27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628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 xml:space="preserve">, λ </m:t>
            </m:r>
          </m:e>
        </m:d>
      </m:oMath>
      <w:r w:rsidRPr="008A0571">
        <w:rPr>
          <w:rFonts w:ascii="Times New Roman" w:hAnsi="Times New Roman" w:cs="Times New Roman"/>
          <w:sz w:val="28"/>
          <w:szCs w:val="24"/>
          <w:rPrChange w:id="629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(</w:t>
      </w:r>
      <w:ins w:id="630" w:author="M61PME-S2P" w:date="2020-03-15T18:15:00Z">
        <w:del w:id="631" w:author="Борис Гогинян" w:date="2020-03-28T01:23:00Z">
          <w:r w:rsidR="00985234" w:rsidRPr="008A0571" w:rsidDel="0031265E">
            <w:rPr>
              <w:rFonts w:ascii="Times New Roman" w:hAnsi="Times New Roman" w:cs="Times New Roman"/>
              <w:iCs/>
              <w:color w:val="222222"/>
              <w:sz w:val="28"/>
              <w:szCs w:val="24"/>
              <w:shd w:val="clear" w:color="auto" w:fill="FFFFFF"/>
              <w:lang w:val="en-US"/>
              <w:rPrChange w:id="632" w:author="Борис Гогинян" w:date="2020-04-24T14:10:00Z">
                <w:rPr>
                  <w:rFonts w:ascii="Times New Roman" w:hAnsi="Times New Roman" w:cs="Times New Roman"/>
                  <w:iCs/>
                  <w:color w:val="222222"/>
                  <w:sz w:val="24"/>
                  <w:szCs w:val="24"/>
                  <w:shd w:val="clear" w:color="auto" w:fill="FFFFFF"/>
                  <w:lang w:val="en-US"/>
                </w:rPr>
              </w:rPrChange>
            </w:rPr>
            <w:delText>b</w:delText>
          </w:r>
        </w:del>
      </w:ins>
      <w:del w:id="633" w:author="M61PME-S2P" w:date="2020-03-15T18:15:00Z">
        <w:r w:rsidRPr="008A0571" w:rsidDel="00985234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634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B</w:delText>
        </w:r>
      </w:del>
      <w:del w:id="635" w:author="Борис Гогинян" w:date="2020-03-28T01:23:00Z">
        <w:r w:rsidRPr="008A0571" w:rsidDel="0031265E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636" w:author="Борис Гогинян" w:date="2020-04-24T14:10:00Z">
              <w:rPr>
                <w:rFonts w:ascii="Arial" w:hAnsi="Arial" w:cs="Arial"/>
                <w:i/>
                <w:iCs/>
                <w:color w:val="222222"/>
                <w:sz w:val="21"/>
                <w:szCs w:val="21"/>
                <w:shd w:val="clear" w:color="auto" w:fill="FFFFFF"/>
                <w:lang w:val="en"/>
              </w:rPr>
            </w:rPrChange>
          </w:rPr>
          <w:delText>idirectional</w:delText>
        </w:r>
      </w:del>
      <w:ins w:id="637" w:author="Борис Гогинян" w:date="2020-03-28T01:23:00Z">
        <w:r w:rsidR="0031265E" w:rsidRPr="008A0571">
          <w:rPr>
            <w:rFonts w:ascii="Times New Roman" w:hAnsi="Times New Roman" w:cs="Times New Roman"/>
            <w:iCs/>
            <w:color w:val="222222"/>
            <w:sz w:val="28"/>
            <w:szCs w:val="24"/>
            <w:shd w:val="clear" w:color="auto" w:fill="FFFFFF"/>
            <w:lang w:val="en"/>
            <w:rPrChange w:id="638" w:author="Борис Гогинян" w:date="2020-04-24T14:10:00Z">
              <w:rPr>
                <w:rFonts w:ascii="Times New Roman" w:hAnsi="Times New Roman" w:cs="Times New Roman"/>
                <w:iCs/>
                <w:color w:val="222222"/>
                <w:sz w:val="24"/>
                <w:szCs w:val="24"/>
                <w:shd w:val="clear" w:color="auto" w:fill="FFFFFF"/>
                <w:lang w:val="en"/>
              </w:rPr>
            </w:rPrChange>
          </w:rPr>
          <w:t>bidirectional</w:t>
        </w:r>
      </w:ins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639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640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reflectance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641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642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distribution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rPrChange w:id="643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</w:rPr>
          </w:rPrChange>
        </w:rPr>
        <w:t xml:space="preserve"> </w:t>
      </w:r>
      <w:r w:rsidRPr="008A0571">
        <w:rPr>
          <w:rFonts w:ascii="Times New Roman" w:hAnsi="Times New Roman" w:cs="Times New Roman"/>
          <w:iCs/>
          <w:color w:val="222222"/>
          <w:sz w:val="28"/>
          <w:szCs w:val="24"/>
          <w:shd w:val="clear" w:color="auto" w:fill="FFFFFF"/>
          <w:lang w:val="en"/>
          <w:rPrChange w:id="644" w:author="Борис Гогинян" w:date="2020-04-24T14:10:00Z">
            <w:rPr>
              <w:rFonts w:ascii="Arial" w:hAnsi="Arial" w:cs="Arial"/>
              <w:i/>
              <w:iCs/>
              <w:color w:val="222222"/>
              <w:sz w:val="21"/>
              <w:szCs w:val="21"/>
              <w:shd w:val="clear" w:color="auto" w:fill="FFFFFF"/>
              <w:lang w:val="en"/>
            </w:rPr>
          </w:rPrChange>
        </w:rPr>
        <w:t>function</w:t>
      </w:r>
      <w:r w:rsidRPr="008A0571">
        <w:rPr>
          <w:rFonts w:ascii="Times New Roman" w:hAnsi="Times New Roman" w:cs="Times New Roman"/>
          <w:sz w:val="28"/>
          <w:szCs w:val="24"/>
          <w:rPrChange w:id="645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) - двулучевая функция отражательной способности</w:t>
      </w:r>
      <w:ins w:id="646" w:author="Борис Гогинян" w:date="2020-03-28T01:39:00Z">
        <w:r w:rsidR="00777F12" w:rsidRPr="008A0571">
          <w:rPr>
            <w:rFonts w:ascii="Times New Roman" w:hAnsi="Times New Roman" w:cs="Times New Roman"/>
            <w:sz w:val="28"/>
            <w:szCs w:val="24"/>
            <w:rPrChange w:id="647" w:author="Борис Гогинян" w:date="2020-04-24T14:1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(ДФОС)</w:t>
        </w:r>
      </w:ins>
      <w:r w:rsidRPr="008A0571">
        <w:rPr>
          <w:rFonts w:ascii="Times New Roman" w:hAnsi="Times New Roman" w:cs="Times New Roman"/>
          <w:sz w:val="28"/>
          <w:szCs w:val="24"/>
          <w:rPrChange w:id="64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</w:t>
      </w:r>
      <w:r w:rsidRPr="008A0571">
        <w:rPr>
          <w:sz w:val="24"/>
          <w:rPrChange w:id="649" w:author="Борис Гогинян" w:date="2020-04-24T14:10:00Z">
            <w:rPr/>
          </w:rPrChange>
        </w:rPr>
        <w:t xml:space="preserve"> </w:t>
      </w:r>
      <w:r w:rsidRPr="008A0571">
        <w:rPr>
          <w:rFonts w:ascii="Times New Roman" w:hAnsi="Times New Roman" w:cs="Times New Roman"/>
          <w:sz w:val="28"/>
          <w:szCs w:val="24"/>
          <w:rPrChange w:id="650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четырёхмерная функция, определяющая, как свет отражается от непрозрачной поверхности.  Это характеристика конкретного материала, показывающая долю энергии, отраженной от материала в зависимости от направления на источник света и на камеру и длины волны света (см. Рис.1)</w:t>
      </w:r>
    </w:p>
    <w:p w14:paraId="391F7D75" w14:textId="77777777" w:rsidR="00CF20C7" w:rsidRPr="008A0571" w:rsidRDefault="00CF20C7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651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  <w:rPrChange w:id="652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BRDF=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653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654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rPrChange w:id="655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  <w:rPrChange w:id="656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w:rPrChange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rPrChange w:id="657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rPrChange w:id="658" w:author="Борис Гогинян" w:date="2020-04-24T14:10:00Z"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w:rPrChange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659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rPrChange w:id="660" w:author="Борис Гогинян" w:date="2020-04-24T14:10:00Z"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w:rPrChange>
                        </w:rPr>
                        <m:t>in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8"/>
                  <w:szCs w:val="24"/>
                  <w:rPrChange w:id="661" w:author="Борис Гогинян" w:date="2020-04-24T14:10:00Z">
                    <w:rPr>
                      <w:rFonts w:ascii="Cambria Math" w:hAnsi="Cambria Math" w:cs="Times New Roman"/>
                      <w:sz w:val="24"/>
                      <w:szCs w:val="24"/>
                    </w:rPr>
                  </w:rPrChange>
                </w:rPr>
                <m:t>∙dw</m:t>
              </m:r>
            </m:den>
          </m:f>
          <m:r>
            <w:rPr>
              <w:rFonts w:ascii="Cambria Math" w:hAnsi="Cambria Math" w:cs="Times New Roman"/>
              <w:sz w:val="28"/>
              <w:szCs w:val="24"/>
              <w:lang w:val="en-US"/>
              <w:rPrChange w:id="662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w:rPrChange>
            </w:rPr>
            <m:t xml:space="preserve"> , </m:t>
          </m:r>
          <m:r>
            <w:rPr>
              <w:rFonts w:ascii="Cambria Math" w:hAnsi="Cambria Math" w:cs="Times New Roman"/>
              <w:sz w:val="28"/>
              <w:szCs w:val="24"/>
              <w:rPrChange w:id="663" w:author="Борис Гогинян" w:date="2020-04-24T14:10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где</m:t>
          </m:r>
        </m:oMath>
      </m:oMathPara>
    </w:p>
    <w:p w14:paraId="081CCBF2" w14:textId="1B6BC11F" w:rsidR="00CF20C7" w:rsidRPr="008A0571" w:rsidRDefault="00DD363E" w:rsidP="00CF20C7">
      <w:pPr>
        <w:spacing w:after="0" w:line="360" w:lineRule="auto"/>
        <w:ind w:left="567"/>
        <w:contextualSpacing/>
        <w:rPr>
          <w:ins w:id="664" w:author="Борис Гогинян" w:date="2020-03-26T23:52:00Z"/>
          <w:rFonts w:ascii="Times New Roman" w:hAnsi="Times New Roman" w:cs="Times New Roman"/>
          <w:sz w:val="28"/>
          <w:szCs w:val="24"/>
          <w:rPrChange w:id="665" w:author="Борис Гогинян" w:date="2020-04-24T14:10:00Z">
            <w:rPr>
              <w:ins w:id="666" w:author="Борис Гогинян" w:date="2020-03-26T23:52:00Z"/>
              <w:rFonts w:ascii="Times New Roman" w:hAnsi="Times New Roman" w:cs="Times New Roman"/>
              <w:sz w:val="24"/>
              <w:szCs w:val="24"/>
            </w:rPr>
          </w:rPrChange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rPrChange w:id="66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68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rPrChange w:id="669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in</m:t>
                </m:r>
              </m:sub>
            </m:sSub>
          </m:e>
        </m:func>
        <m:r>
          <w:rPr>
            <w:rFonts w:ascii="Cambria Math" w:hAnsi="Cambria Math" w:cs="Times New Roman"/>
            <w:sz w:val="28"/>
            <w:szCs w:val="24"/>
            <w:rPrChange w:id="670" w:author="Борис Гогинян" w:date="2020-04-24T14:10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71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 w:val="28"/>
                <w:szCs w:val="24"/>
                <w:rPrChange w:id="672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4"/>
                    <w:rPrChange w:id="673" w:author="Борис Гогинян" w:date="2020-04-24T14:10:00Z">
                      <w:rPr>
                        <w:rFonts w:ascii="Cambria Math" w:hAnsi="Cambria Math" w:cs="Times New Roman"/>
                        <w:sz w:val="24"/>
                        <w:szCs w:val="24"/>
                      </w:rPr>
                    </w:rPrChange>
                  </w:rPr>
                  <m:t>n</m:t>
                </m:r>
              </m:e>
            </m:acc>
          </m:e>
        </m:d>
      </m:oMath>
      <w:r w:rsidR="00CF20C7" w:rsidRPr="008A0571">
        <w:rPr>
          <w:rFonts w:ascii="Times New Roman" w:hAnsi="Times New Roman" w:cs="Times New Roman"/>
          <w:sz w:val="28"/>
          <w:szCs w:val="24"/>
          <w:rPrChange w:id="674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- косинус угла между нормалью 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675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n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676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 и вектором на источник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  <w:rPrChange w:id="677" w:author="Борис Гогинян" w:date="2020-04-24T14:10:00Z">
                  <w:rPr>
                    <w:rFonts w:ascii="Cambria Math" w:hAnsi="Cambria Math" w:cs="Times New Roman"/>
                    <w:sz w:val="24"/>
                    <w:szCs w:val="24"/>
                  </w:rPr>
                </w:rPrChange>
              </w:rPr>
              <m:t>l</m:t>
            </m:r>
          </m:e>
        </m:acc>
      </m:oMath>
      <w:r w:rsidR="00CF20C7" w:rsidRPr="008A0571">
        <w:rPr>
          <w:rFonts w:ascii="Times New Roman" w:hAnsi="Times New Roman" w:cs="Times New Roman"/>
          <w:sz w:val="28"/>
          <w:szCs w:val="24"/>
          <w:rPrChange w:id="678" w:author="Борис Гогинян" w:date="2020-04-24T14:10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</w:p>
    <w:p w14:paraId="20AA06D8" w14:textId="77777777" w:rsidR="001426E8" w:rsidRPr="00406027" w:rsidRDefault="001426E8" w:rsidP="00CF20C7">
      <w:pPr>
        <w:spacing w:after="0" w:line="360" w:lineRule="auto"/>
        <w:ind w:left="567"/>
        <w:contextualSpacing/>
        <w:rPr>
          <w:rFonts w:ascii="Times New Roman" w:hAnsi="Times New Roman" w:cs="Times New Roman"/>
          <w:sz w:val="28"/>
          <w:szCs w:val="24"/>
          <w:rPrChange w:id="679" w:author="Борис Гогинян" w:date="2020-03-26T23:53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60E8EAB" w14:textId="578427C9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03F738EB" w14:textId="77777777" w:rsidR="009F4674" w:rsidRDefault="009F4674" w:rsidP="00943ECD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2BB3C7D3" w14:textId="40F05083" w:rsidR="00943ECD" w:rsidRDefault="00943ECD" w:rsidP="009F4674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5E4158" wp14:editId="2BB45A13">
            <wp:extent cx="4440204" cy="2571750"/>
            <wp:effectExtent l="0" t="0" r="0" b="0"/>
            <wp:docPr id="11" name="Рисунок 11" descr="https://web.archive.org/web/20110806124421im_/http:/cgm.computergraphics.ru/files/cgm/content/2209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eb.archive.org/web/20110806124421im_/http:/cgm.computergraphics.ru/files/cgm/content/2209/image0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15" cy="25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569" w14:textId="657FB15B" w:rsidR="00017091" w:rsidRDefault="009F4674" w:rsidP="00CF20C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ДФОС - двулучевая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отражательной</w:t>
      </w:r>
      <w:r w:rsidRPr="00943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способности</w:t>
      </w:r>
    </w:p>
    <w:p w14:paraId="4D1DFB08" w14:textId="42A5109A" w:rsidR="007C582C" w:rsidRDefault="007C582C" w:rsidP="001301D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некоторые алгоритмы синтеза, </w:t>
      </w:r>
      <w:r w:rsidR="00273526">
        <w:rPr>
          <w:rFonts w:ascii="Times New Roman" w:hAnsi="Times New Roman" w:cs="Times New Roman"/>
          <w:sz w:val="24"/>
          <w:szCs w:val="24"/>
        </w:rPr>
        <w:t xml:space="preserve">использующихся в </w:t>
      </w:r>
      <w:proofErr w:type="spellStart"/>
      <w:r w:rsidR="00273526">
        <w:rPr>
          <w:rFonts w:ascii="Times New Roman" w:hAnsi="Times New Roman" w:cs="Times New Roman"/>
          <w:sz w:val="24"/>
          <w:szCs w:val="24"/>
        </w:rPr>
        <w:t>рендерах</w:t>
      </w:r>
      <w:proofErr w:type="spellEnd"/>
      <w:r w:rsidR="002735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5EF88C" w14:textId="65C19768" w:rsidR="009C568B" w:rsidRPr="009C568B" w:rsidRDefault="00017091" w:rsidP="009C568B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C568B">
        <w:rPr>
          <w:rFonts w:ascii="Times New Roman" w:hAnsi="Times New Roman" w:cs="Times New Roman"/>
          <w:sz w:val="24"/>
          <w:szCs w:val="24"/>
        </w:rPr>
        <w:t xml:space="preserve"> </w:t>
      </w:r>
      <w:r w:rsidR="009C568B" w:rsidRPr="009C568B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="00AB5CC0">
        <w:rPr>
          <w:rFonts w:ascii="Times New Roman" w:hAnsi="Times New Roman" w:cs="Times New Roman"/>
          <w:sz w:val="24"/>
          <w:szCs w:val="24"/>
        </w:rPr>
        <w:t>рейкастинга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C568B" w:rsidRPr="009C568B">
        <w:rPr>
          <w:rFonts w:ascii="Times New Roman" w:hAnsi="Times New Roman" w:cs="Times New Roman"/>
          <w:sz w:val="24"/>
          <w:szCs w:val="24"/>
        </w:rPr>
        <w:t>Ray-casting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05E2DE99" w14:textId="3DC2BB9F" w:rsidR="00017091" w:rsidRDefault="009C568B" w:rsidP="002C43DA">
      <w:pPr>
        <w:spacing w:after="0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9C568B">
        <w:rPr>
          <w:rFonts w:ascii="Times New Roman" w:hAnsi="Times New Roman" w:cs="Times New Roman"/>
          <w:sz w:val="24"/>
          <w:szCs w:val="24"/>
        </w:rPr>
        <w:t>е является полноценным а</w:t>
      </w:r>
      <w:r w:rsidR="00C91A6D">
        <w:rPr>
          <w:rFonts w:ascii="Times New Roman" w:hAnsi="Times New Roman" w:cs="Times New Roman"/>
          <w:sz w:val="24"/>
          <w:szCs w:val="24"/>
        </w:rPr>
        <w:t>лгоритмом глобального освещения (учитывающим перенос света между поверхностями).</w:t>
      </w:r>
      <w:r w:rsidRPr="009C568B">
        <w:rPr>
          <w:rFonts w:ascii="Times New Roman" w:hAnsi="Times New Roman" w:cs="Times New Roman"/>
          <w:sz w:val="24"/>
          <w:szCs w:val="24"/>
        </w:rPr>
        <w:t xml:space="preserve"> Тем не менее, он позволяет помимо расчета первичного освещения производить расчет теней. </w:t>
      </w:r>
      <w:r>
        <w:rPr>
          <w:rFonts w:ascii="Times New Roman" w:hAnsi="Times New Roman" w:cs="Times New Roman"/>
          <w:sz w:val="24"/>
          <w:szCs w:val="24"/>
        </w:rPr>
        <w:t>Идея заключается в том, что и</w:t>
      </w:r>
      <w:r w:rsidRPr="009C568B">
        <w:rPr>
          <w:rFonts w:ascii="Times New Roman" w:hAnsi="Times New Roman" w:cs="Times New Roman"/>
          <w:sz w:val="24"/>
          <w:szCs w:val="24"/>
        </w:rPr>
        <w:t xml:space="preserve">з камеры испускаются лучи, для каждого луча ищется первое пересечение с объектом. Далее из каждой точки пересечения испускается луч до источника света. Если этот луч пересечется с каким-то другим объектом по пути к источнику, то это означает, что точка находится в тени. </w:t>
      </w:r>
      <w:r w:rsidR="00C91A6D">
        <w:rPr>
          <w:rFonts w:ascii="Times New Roman" w:hAnsi="Times New Roman" w:cs="Times New Roman"/>
          <w:sz w:val="24"/>
          <w:szCs w:val="24"/>
        </w:rPr>
        <w:t xml:space="preserve">(см. Рис. 2) </w:t>
      </w:r>
      <w:r w:rsidRPr="009C568B">
        <w:rPr>
          <w:rFonts w:ascii="Times New Roman" w:hAnsi="Times New Roman" w:cs="Times New Roman"/>
          <w:sz w:val="24"/>
          <w:szCs w:val="24"/>
        </w:rPr>
        <w:t>Иначе можно рассчитать долю энергии, которая доходит от источника до камеры.</w:t>
      </w:r>
      <w:r w:rsidR="009D52A2" w:rsidRPr="00985234">
        <w:rPr>
          <w:rFonts w:ascii="Times New Roman" w:hAnsi="Times New Roman" w:cs="Times New Roman"/>
          <w:sz w:val="24"/>
          <w:szCs w:val="24"/>
          <w:highlight w:val="yellow"/>
          <w:rPrChange w:id="680" w:author="M61PME-S2P" w:date="2020-03-15T18:17:00Z">
            <w:rPr>
              <w:rFonts w:ascii="Times New Roman" w:hAnsi="Times New Roman" w:cs="Times New Roman"/>
              <w:sz w:val="24"/>
              <w:szCs w:val="24"/>
            </w:rPr>
          </w:rPrChange>
        </w:rPr>
        <w:t>[]</w:t>
      </w:r>
    </w:p>
    <w:p w14:paraId="16E7987E" w14:textId="147EF4B7" w:rsidR="009D52A2" w:rsidRDefault="00A245B6" w:rsidP="004D2DA4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7ED45D" wp14:editId="26EF0ADF">
            <wp:extent cx="4191000" cy="2748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909" t="21165" r="10680" b="17731"/>
                    <a:stretch/>
                  </pic:blipFill>
                  <pic:spPr bwMode="auto">
                    <a:xfrm>
                      <a:off x="0" y="0"/>
                      <a:ext cx="4276422" cy="28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8D159" w14:textId="736C3625" w:rsidR="004D2DA4" w:rsidRDefault="00C91A6D" w:rsidP="00FC50F5">
      <w:pPr>
        <w:spacing w:after="0" w:line="360" w:lineRule="auto"/>
        <w:ind w:left="1416" w:firstLine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рейкастинга</w:t>
      </w:r>
      <w:proofErr w:type="spellEnd"/>
    </w:p>
    <w:p w14:paraId="6DFF8698" w14:textId="2132DBA8" w:rsidR="00C91A6D" w:rsidRPr="008B22E4" w:rsidRDefault="00C91A6D" w:rsidP="00C91A6D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C91A6D">
        <w:rPr>
          <w:rFonts w:ascii="Times New Roman" w:hAnsi="Times New Roman" w:cs="Times New Roman"/>
          <w:sz w:val="24"/>
          <w:szCs w:val="24"/>
        </w:rPr>
        <w:t>А</w:t>
      </w:r>
      <w:r w:rsidR="00166F52">
        <w:rPr>
          <w:rFonts w:ascii="Times New Roman" w:hAnsi="Times New Roman" w:cs="Times New Roman"/>
          <w:sz w:val="24"/>
          <w:szCs w:val="24"/>
        </w:rPr>
        <w:t>лгоритм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5CC0">
        <w:rPr>
          <w:rFonts w:ascii="Times New Roman" w:hAnsi="Times New Roman" w:cs="Times New Roman"/>
          <w:sz w:val="24"/>
          <w:szCs w:val="24"/>
        </w:rPr>
        <w:t>трассировки видимых лучей (</w:t>
      </w:r>
      <w:r w:rsidR="00FF6BBE">
        <w:rPr>
          <w:rFonts w:ascii="Times New Roman" w:hAnsi="Times New Roman" w:cs="Times New Roman"/>
          <w:sz w:val="24"/>
          <w:szCs w:val="24"/>
          <w:lang w:val="en-US"/>
        </w:rPr>
        <w:t>v</w:t>
      </w:r>
      <w:proofErr w:type="spellStart"/>
      <w:r>
        <w:rPr>
          <w:rFonts w:ascii="Times New Roman" w:hAnsi="Times New Roman" w:cs="Times New Roman"/>
          <w:sz w:val="24"/>
          <w:szCs w:val="24"/>
        </w:rPr>
        <w:t>isibility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ray-tracing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1013D63" w14:textId="7C4318CF" w:rsidR="006B4CEC" w:rsidRDefault="006B4CE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B4CEC">
        <w:rPr>
          <w:rFonts w:ascii="Times New Roman" w:hAnsi="Times New Roman" w:cs="Times New Roman"/>
          <w:sz w:val="24"/>
          <w:szCs w:val="24"/>
        </w:rPr>
        <w:t xml:space="preserve">дея состоит в том, что луч из камеры претерпевает несколько идеальных отражений и преломлений, прежде чем будет произведена проверка нахождения точки в тени (последний луч всегда идет в источник, как и в </w:t>
      </w:r>
      <w:proofErr w:type="spellStart"/>
      <w:r w:rsidRPr="006B4CEC">
        <w:rPr>
          <w:rFonts w:ascii="Times New Roman" w:hAnsi="Times New Roman" w:cs="Times New Roman"/>
          <w:sz w:val="24"/>
          <w:szCs w:val="24"/>
        </w:rPr>
        <w:t>ray-casting</w:t>
      </w:r>
      <w:proofErr w:type="spellEnd"/>
      <w:r w:rsidRPr="006B4CEC">
        <w:rPr>
          <w:rFonts w:ascii="Times New Roman" w:hAnsi="Times New Roman" w:cs="Times New Roman"/>
          <w:sz w:val="24"/>
          <w:szCs w:val="24"/>
        </w:rPr>
        <w:t xml:space="preserve">). Преломленные и отраженные </w:t>
      </w:r>
      <w:r w:rsidR="00985234" w:rsidRPr="006B4CEC">
        <w:rPr>
          <w:rFonts w:ascii="Times New Roman" w:hAnsi="Times New Roman" w:cs="Times New Roman"/>
          <w:sz w:val="24"/>
          <w:szCs w:val="24"/>
        </w:rPr>
        <w:t>вектор</w:t>
      </w:r>
      <w:r w:rsidR="00985234">
        <w:rPr>
          <w:rFonts w:ascii="Times New Roman" w:hAnsi="Times New Roman" w:cs="Times New Roman"/>
          <w:sz w:val="24"/>
          <w:szCs w:val="24"/>
        </w:rPr>
        <w:t>ы</w:t>
      </w:r>
      <w:r w:rsidR="00985234" w:rsidRPr="006B4CEC">
        <w:rPr>
          <w:rFonts w:ascii="Times New Roman" w:hAnsi="Times New Roman" w:cs="Times New Roman"/>
          <w:sz w:val="24"/>
          <w:szCs w:val="24"/>
        </w:rPr>
        <w:t xml:space="preserve"> </w:t>
      </w:r>
      <w:r w:rsidRPr="006B4CEC">
        <w:rPr>
          <w:rFonts w:ascii="Times New Roman" w:hAnsi="Times New Roman" w:cs="Times New Roman"/>
          <w:sz w:val="24"/>
          <w:szCs w:val="24"/>
        </w:rPr>
        <w:t xml:space="preserve">рассчитываются по </w:t>
      </w:r>
      <w:commentRangeStart w:id="681"/>
      <w:commentRangeStart w:id="682"/>
      <w:r w:rsidRPr="006B4CEC">
        <w:rPr>
          <w:rFonts w:ascii="Times New Roman" w:hAnsi="Times New Roman" w:cs="Times New Roman"/>
          <w:sz w:val="24"/>
          <w:szCs w:val="24"/>
        </w:rPr>
        <w:t>известным</w:t>
      </w:r>
      <w:commentRangeEnd w:id="681"/>
      <w:r w:rsidR="00985234">
        <w:rPr>
          <w:rStyle w:val="af4"/>
        </w:rPr>
        <w:commentReference w:id="681"/>
      </w:r>
      <w:commentRangeEnd w:id="682"/>
      <w:r w:rsidR="0031265E">
        <w:rPr>
          <w:rStyle w:val="af4"/>
        </w:rPr>
        <w:commentReference w:id="682"/>
      </w:r>
      <w:r w:rsidRPr="006B4CEC">
        <w:rPr>
          <w:rFonts w:ascii="Times New Roman" w:hAnsi="Times New Roman" w:cs="Times New Roman"/>
          <w:sz w:val="24"/>
          <w:szCs w:val="24"/>
        </w:rPr>
        <w:t xml:space="preserve"> законам идеального отражения и преломления. Стоит заметить, что в этом алгоритме считается, что материалы имеют постоянные коэффициенты отражения и преломления (независимо от угла падения и отражения/преломления света). Для </w:t>
      </w:r>
      <w:r w:rsidRPr="006B4CEC">
        <w:rPr>
          <w:rFonts w:ascii="Times New Roman" w:hAnsi="Times New Roman" w:cs="Times New Roman"/>
          <w:sz w:val="24"/>
          <w:szCs w:val="24"/>
        </w:rPr>
        <w:lastRenderedPageBreak/>
        <w:t xml:space="preserve">других материалов отражением и преломлением </w:t>
      </w:r>
      <w:r w:rsidR="00985234" w:rsidRPr="006B4CEC">
        <w:rPr>
          <w:rFonts w:ascii="Times New Roman" w:hAnsi="Times New Roman" w:cs="Times New Roman"/>
          <w:sz w:val="24"/>
          <w:szCs w:val="24"/>
        </w:rPr>
        <w:t>пренебрега</w:t>
      </w:r>
      <w:r w:rsidR="00985234">
        <w:rPr>
          <w:rFonts w:ascii="Times New Roman" w:hAnsi="Times New Roman" w:cs="Times New Roman"/>
          <w:sz w:val="24"/>
          <w:szCs w:val="24"/>
        </w:rPr>
        <w:t>ю</w:t>
      </w:r>
      <w:r w:rsidR="00985234" w:rsidRPr="006B4CEC">
        <w:rPr>
          <w:rFonts w:ascii="Times New Roman" w:hAnsi="Times New Roman" w:cs="Times New Roman"/>
          <w:sz w:val="24"/>
          <w:szCs w:val="24"/>
        </w:rPr>
        <w:t>т</w:t>
      </w:r>
      <w:r w:rsidRPr="006B4CEC">
        <w:rPr>
          <w:rFonts w:ascii="Times New Roman" w:hAnsi="Times New Roman" w:cs="Times New Roman"/>
          <w:sz w:val="24"/>
          <w:szCs w:val="24"/>
        </w:rPr>
        <w:t>, луч идет сразу в источник света.</w:t>
      </w:r>
      <w:r w:rsidR="00AB5CC0">
        <w:rPr>
          <w:rFonts w:ascii="Times New Roman" w:hAnsi="Times New Roman" w:cs="Times New Roman"/>
          <w:sz w:val="24"/>
          <w:szCs w:val="24"/>
        </w:rPr>
        <w:t xml:space="preserve"> </w:t>
      </w:r>
      <w:r w:rsidR="00166F52">
        <w:rPr>
          <w:rFonts w:ascii="Times New Roman" w:hAnsi="Times New Roman" w:cs="Times New Roman"/>
          <w:sz w:val="24"/>
          <w:szCs w:val="24"/>
        </w:rPr>
        <w:t>(см. Рис. 3)</w:t>
      </w:r>
    </w:p>
    <w:p w14:paraId="39D58262" w14:textId="6301EDFF" w:rsidR="00166F52" w:rsidRDefault="00A245B6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14499E" wp14:editId="5CC4CD9B">
            <wp:extent cx="3735388" cy="2352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02" t="27961" r="37083" b="12457"/>
                    <a:stretch/>
                  </pic:blipFill>
                  <pic:spPr bwMode="auto">
                    <a:xfrm>
                      <a:off x="0" y="0"/>
                      <a:ext cx="3739150" cy="235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0A5E" w14:textId="02969D9D" w:rsidR="00166F52" w:rsidRDefault="00166F52" w:rsidP="00166F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Схема </w:t>
      </w:r>
      <w:r w:rsidR="004D2DA4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32EE304E" w14:textId="6C6D6DC2" w:rsidR="00166F52" w:rsidRDefault="00166F52" w:rsidP="00166F52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Алгоритм трассировки фотонов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Photon</w:t>
      </w:r>
      <w:proofErr w:type="spellEnd"/>
      <w:r w:rsidR="00AB5CC0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692686A1" w14:textId="06FE7F58" w:rsidR="009C1C20" w:rsidRDefault="009C1C20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Трассировка фотонов – инверсия алгоритма трассировки видимых лучей т.е. частицы фотонов испускаются из источника света. Этот алгоритм использует аналогичные допущения. </w:t>
      </w:r>
      <w:r w:rsidRPr="009C1C20">
        <w:rPr>
          <w:rFonts w:ascii="Times New Roman" w:hAnsi="Times New Roman" w:cs="Times New Roman"/>
          <w:sz w:val="24"/>
          <w:szCs w:val="24"/>
        </w:rPr>
        <w:t>При каждом попадании</w:t>
      </w:r>
      <w:r>
        <w:rPr>
          <w:rFonts w:ascii="Times New Roman" w:hAnsi="Times New Roman" w:cs="Times New Roman"/>
          <w:sz w:val="24"/>
          <w:szCs w:val="24"/>
        </w:rPr>
        <w:t xml:space="preserve"> луч</w:t>
      </w:r>
      <w:r w:rsidR="00E64170">
        <w:rPr>
          <w:rFonts w:ascii="Times New Roman" w:hAnsi="Times New Roman" w:cs="Times New Roman"/>
          <w:sz w:val="24"/>
          <w:szCs w:val="24"/>
        </w:rPr>
        <w:t>а на поверхность проверяется</w:t>
      </w:r>
      <w:r w:rsidRPr="009C1C20">
        <w:rPr>
          <w:rFonts w:ascii="Times New Roman" w:hAnsi="Times New Roman" w:cs="Times New Roman"/>
          <w:sz w:val="24"/>
          <w:szCs w:val="24"/>
        </w:rPr>
        <w:t xml:space="preserve">, имеет ли </w:t>
      </w:r>
      <w:r w:rsidR="00E64170">
        <w:rPr>
          <w:rFonts w:ascii="Times New Roman" w:hAnsi="Times New Roman" w:cs="Times New Roman"/>
          <w:sz w:val="24"/>
          <w:szCs w:val="24"/>
        </w:rPr>
        <w:t>она</w:t>
      </w:r>
      <w:r w:rsidRPr="009C1C20">
        <w:rPr>
          <w:rFonts w:ascii="Times New Roman" w:hAnsi="Times New Roman" w:cs="Times New Roman"/>
          <w:sz w:val="24"/>
          <w:szCs w:val="24"/>
        </w:rPr>
        <w:t xml:space="preserve"> идеальное отражение, преломление и некогерентное отражение или преломление. В направлениях идеального отражения или преломления отслеживание продолжается запуском новых дочерних лучей</w:t>
      </w:r>
      <w:r w:rsidR="00E64170">
        <w:rPr>
          <w:rFonts w:ascii="Times New Roman" w:hAnsi="Times New Roman" w:cs="Times New Roman"/>
          <w:sz w:val="24"/>
          <w:szCs w:val="24"/>
        </w:rPr>
        <w:t>.</w:t>
      </w:r>
    </w:p>
    <w:p w14:paraId="5C6414E5" w14:textId="56283EBD" w:rsidR="008F1652" w:rsidRDefault="008E2E40" w:rsidP="008E2E40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1C20" w:rsidRPr="009C1C20">
        <w:rPr>
          <w:noProof/>
          <w:lang w:eastAsia="ru-RU"/>
        </w:rPr>
        <w:drawing>
          <wp:inline distT="0" distB="0" distL="0" distR="0" wp14:anchorId="60FBBD5D" wp14:editId="54153B69">
            <wp:extent cx="4019550" cy="235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24" t="21690" r="24442" b="13763"/>
                    <a:stretch/>
                  </pic:blipFill>
                  <pic:spPr bwMode="auto"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0858" w14:textId="18740A50" w:rsidR="00166F52" w:rsidRDefault="00166F52" w:rsidP="008F1652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C8C9BF0" w14:textId="0DA99A52" w:rsidR="008E2E40" w:rsidRDefault="008E2E40" w:rsidP="008E2E40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Схема </w:t>
      </w:r>
      <w:r w:rsidR="00C55417">
        <w:rPr>
          <w:rFonts w:ascii="Times New Roman" w:hAnsi="Times New Roman" w:cs="Times New Roman"/>
          <w:sz w:val="24"/>
          <w:szCs w:val="24"/>
        </w:rPr>
        <w:t>алгоритма</w:t>
      </w:r>
      <w:r>
        <w:rPr>
          <w:rFonts w:ascii="Times New Roman" w:hAnsi="Times New Roman" w:cs="Times New Roman"/>
          <w:sz w:val="24"/>
          <w:szCs w:val="24"/>
        </w:rPr>
        <w:t xml:space="preserve"> трассировки видимых лучей</w:t>
      </w:r>
    </w:p>
    <w:p w14:paraId="0859EE5E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732D0D1D" w14:textId="77777777" w:rsidR="00C55417" w:rsidRDefault="00C55417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5848E02B" w14:textId="7D1A4098" w:rsidR="00E64170" w:rsidRPr="00E64170" w:rsidRDefault="00E64170" w:rsidP="00E6417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E64170">
        <w:rPr>
          <w:rFonts w:ascii="Times New Roman" w:hAnsi="Times New Roman" w:cs="Times New Roman"/>
          <w:sz w:val="24"/>
          <w:szCs w:val="24"/>
        </w:rPr>
        <w:t>Распределенная трассировка лучей</w:t>
      </w:r>
    </w:p>
    <w:p w14:paraId="5B89FC2D" w14:textId="462BFA6C" w:rsidR="00E64170" w:rsidRDefault="00C55417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C55417">
        <w:rPr>
          <w:rFonts w:ascii="Times New Roman" w:hAnsi="Times New Roman" w:cs="Times New Roman"/>
          <w:sz w:val="24"/>
          <w:szCs w:val="24"/>
        </w:rPr>
        <w:t xml:space="preserve">Этот алгоритм </w:t>
      </w:r>
      <w:r w:rsidR="008D199C">
        <w:rPr>
          <w:rFonts w:ascii="Times New Roman" w:hAnsi="Times New Roman" w:cs="Times New Roman"/>
          <w:sz w:val="24"/>
          <w:szCs w:val="24"/>
        </w:rPr>
        <w:t xml:space="preserve">глобального освещения может моделировать все возможные пути т.е. он </w:t>
      </w:r>
      <w:r w:rsidRPr="00C55417">
        <w:rPr>
          <w:rFonts w:ascii="Times New Roman" w:hAnsi="Times New Roman" w:cs="Times New Roman"/>
          <w:sz w:val="24"/>
          <w:szCs w:val="24"/>
        </w:rPr>
        <w:t xml:space="preserve">позволял визуализировать материалы с произвольными двулучевыми функциями отражения. Качество этого алгоритма самое высокое из всех рассмотренных выше. Однако из-за </w:t>
      </w:r>
      <w:proofErr w:type="spellStart"/>
      <w:r w:rsidRPr="00C55417">
        <w:rPr>
          <w:rFonts w:ascii="Times New Roman" w:hAnsi="Times New Roman" w:cs="Times New Roman"/>
          <w:sz w:val="24"/>
          <w:szCs w:val="24"/>
        </w:rPr>
        <w:t>сэмплирования</w:t>
      </w:r>
      <w:proofErr w:type="spellEnd"/>
      <w:r w:rsidR="008D199C">
        <w:rPr>
          <w:rFonts w:ascii="Times New Roman" w:hAnsi="Times New Roman" w:cs="Times New Roman"/>
          <w:sz w:val="24"/>
          <w:szCs w:val="24"/>
        </w:rPr>
        <w:t xml:space="preserve"> (п</w:t>
      </w:r>
      <w:r w:rsidR="008D199C" w:rsidRPr="00C55417">
        <w:rPr>
          <w:rFonts w:ascii="Times New Roman" w:hAnsi="Times New Roman" w:cs="Times New Roman"/>
          <w:sz w:val="24"/>
          <w:szCs w:val="24"/>
        </w:rPr>
        <w:t xml:space="preserve">роцесс испускания множества лучей называется </w:t>
      </w:r>
      <w:proofErr w:type="spellStart"/>
      <w:r w:rsidR="008D199C" w:rsidRPr="00C55417">
        <w:rPr>
          <w:rFonts w:ascii="Times New Roman" w:hAnsi="Times New Roman" w:cs="Times New Roman"/>
          <w:sz w:val="24"/>
          <w:szCs w:val="24"/>
        </w:rPr>
        <w:t>сэмплированием</w:t>
      </w:r>
      <w:proofErr w:type="spellEnd"/>
      <w:r w:rsidR="008D199C" w:rsidRPr="00C55417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683"/>
      <w:r w:rsidR="008D199C" w:rsidRPr="00C55417">
        <w:rPr>
          <w:rFonts w:ascii="Times New Roman" w:hAnsi="Times New Roman" w:cs="Times New Roman"/>
          <w:sz w:val="24"/>
          <w:szCs w:val="24"/>
        </w:rPr>
        <w:t>ДФО</w:t>
      </w:r>
      <w:r w:rsidR="008D199C">
        <w:rPr>
          <w:rFonts w:ascii="Times New Roman" w:hAnsi="Times New Roman" w:cs="Times New Roman"/>
          <w:sz w:val="24"/>
          <w:szCs w:val="24"/>
        </w:rPr>
        <w:t>С</w:t>
      </w:r>
      <w:commentRangeEnd w:id="683"/>
      <w:r w:rsidR="00952D16">
        <w:rPr>
          <w:rStyle w:val="af4"/>
        </w:rPr>
        <w:commentReference w:id="683"/>
      </w:r>
      <w:r w:rsidR="008D199C">
        <w:rPr>
          <w:rFonts w:ascii="Times New Roman" w:hAnsi="Times New Roman" w:cs="Times New Roman"/>
          <w:sz w:val="24"/>
          <w:szCs w:val="24"/>
        </w:rPr>
        <w:t>)</w:t>
      </w:r>
      <w:r w:rsidRPr="00C55417">
        <w:rPr>
          <w:rFonts w:ascii="Times New Roman" w:hAnsi="Times New Roman" w:cs="Times New Roman"/>
          <w:sz w:val="24"/>
          <w:szCs w:val="24"/>
        </w:rPr>
        <w:t xml:space="preserve"> алгоритм имеет и самую высокую вычислительную сложность.</w:t>
      </w:r>
    </w:p>
    <w:p w14:paraId="401AC27A" w14:textId="0FEE9EBD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398166" wp14:editId="28423B6D">
            <wp:extent cx="3552825" cy="30205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395" t="23781" r="16356" b="16898"/>
                    <a:stretch/>
                  </pic:blipFill>
                  <pic:spPr bwMode="auto">
                    <a:xfrm>
                      <a:off x="0" y="0"/>
                      <a:ext cx="3566194" cy="303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B22C" w14:textId="3A01738E" w:rsidR="00C55417" w:rsidRDefault="00C55417" w:rsidP="00C5541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Схема алгоритма р</w:t>
      </w:r>
      <w:r w:rsidRPr="00E64170">
        <w:rPr>
          <w:rFonts w:ascii="Times New Roman" w:hAnsi="Times New Roman" w:cs="Times New Roman"/>
          <w:sz w:val="24"/>
          <w:szCs w:val="24"/>
        </w:rPr>
        <w:t>аспределенн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E64170">
        <w:rPr>
          <w:rFonts w:ascii="Times New Roman" w:hAnsi="Times New Roman" w:cs="Times New Roman"/>
          <w:sz w:val="24"/>
          <w:szCs w:val="24"/>
        </w:rPr>
        <w:t xml:space="preserve"> трассировк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64170">
        <w:rPr>
          <w:rFonts w:ascii="Times New Roman" w:hAnsi="Times New Roman" w:cs="Times New Roman"/>
          <w:sz w:val="24"/>
          <w:szCs w:val="24"/>
        </w:rPr>
        <w:t xml:space="preserve"> лучей</w:t>
      </w:r>
    </w:p>
    <w:p w14:paraId="7C4EB8E2" w14:textId="02E48ED0" w:rsidR="006976D5" w:rsidRDefault="008D199C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8D199C">
        <w:rPr>
          <w:rFonts w:ascii="Times New Roman" w:hAnsi="Times New Roman" w:cs="Times New Roman"/>
          <w:sz w:val="24"/>
          <w:szCs w:val="24"/>
        </w:rPr>
        <w:t>В этом методе трассировк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луч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D199C">
        <w:rPr>
          <w:rFonts w:ascii="Times New Roman" w:hAnsi="Times New Roman" w:cs="Times New Roman"/>
          <w:sz w:val="24"/>
          <w:szCs w:val="24"/>
        </w:rPr>
        <w:t xml:space="preserve"> не прекращается при достижении поверхности, не имеющей идеального отражения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8D199C">
        <w:rPr>
          <w:rFonts w:ascii="Times New Roman" w:hAnsi="Times New Roman" w:cs="Times New Roman"/>
          <w:sz w:val="24"/>
          <w:szCs w:val="24"/>
        </w:rPr>
        <w:t xml:space="preserve"> идеального преломления. После попадания луча на диффузную поверхность дочерние лучи генерируются случайным образом в соответствии с BRDF, характеризующим поверхность. Для надлежащей оценки общего взаимного отражения необходимо проследить дочерние лучи и рассчитать среднее их вкладов.</w:t>
      </w:r>
    </w:p>
    <w:p w14:paraId="48B629B9" w14:textId="5B93AAC5" w:rsidR="0075621B" w:rsidRPr="00E541AE" w:rsidRDefault="0075621B" w:rsidP="0075621B">
      <w:pPr>
        <w:ind w:left="567"/>
        <w:contextualSpacing/>
        <w:rPr>
          <w:ins w:id="684" w:author="Борис Гогинян" w:date="2020-03-31T20:00:00Z"/>
          <w:rFonts w:ascii="Times New Roman" w:hAnsi="Times New Roman" w:cs="Times New Roman"/>
          <w:b/>
          <w:bCs/>
          <w:sz w:val="24"/>
          <w:szCs w:val="24"/>
        </w:rPr>
      </w:pPr>
      <w:r w:rsidRPr="0075621B">
        <w:rPr>
          <w:rFonts w:ascii="Times New Roman" w:hAnsi="Times New Roman" w:cs="Times New Roman"/>
          <w:b/>
          <w:bCs/>
          <w:sz w:val="24"/>
          <w:szCs w:val="24"/>
        </w:rPr>
        <w:t>Русская рулетка</w:t>
      </w:r>
      <w:ins w:id="685" w:author="Борис Гогинян" w:date="2020-03-31T20:01:00Z">
        <w:r w:rsidR="00E541AE" w:rsidRPr="00E541AE">
          <w:rPr>
            <w:rFonts w:ascii="Times New Roman" w:hAnsi="Times New Roman" w:cs="Times New Roman"/>
            <w:b/>
            <w:bCs/>
            <w:sz w:val="24"/>
            <w:szCs w:val="24"/>
            <w:rPrChange w:id="686" w:author="Борис Гогинян" w:date="2020-03-31T20:01:00Z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rPrChange>
          </w:rPr>
          <w:t xml:space="preserve"> </w:t>
        </w:r>
        <w:r w:rsidR="00E541AE">
          <w:rPr>
            <w:rFonts w:ascii="Times New Roman" w:hAnsi="Times New Roman" w:cs="Times New Roman"/>
            <w:b/>
            <w:bCs/>
            <w:sz w:val="24"/>
            <w:szCs w:val="24"/>
          </w:rPr>
          <w:t>и расщепление</w:t>
        </w:r>
      </w:ins>
    </w:p>
    <w:p w14:paraId="61494EE8" w14:textId="3E1C4FD8" w:rsidR="00E541AE" w:rsidRPr="00E541AE" w:rsidRDefault="00E541AE" w:rsidP="0075621B">
      <w:pPr>
        <w:ind w:left="567"/>
        <w:contextualSpacing/>
        <w:rPr>
          <w:ins w:id="687" w:author="Борис Гогинян" w:date="2020-03-31T20:00:00Z"/>
          <w:rFonts w:ascii="Times New Roman" w:hAnsi="Times New Roman" w:cs="Times New Roman"/>
          <w:bCs/>
          <w:sz w:val="24"/>
          <w:szCs w:val="24"/>
          <w:rPrChange w:id="688" w:author="Борис Гогинян" w:date="2020-03-31T20:01:00Z">
            <w:rPr>
              <w:ins w:id="689" w:author="Борис Гогинян" w:date="2020-03-31T20:00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690" w:author="Борис Гогинян" w:date="2020-03-31T20:01:00Z">
        <w:r>
          <w:rPr>
            <w:rFonts w:ascii="Times New Roman" w:hAnsi="Times New Roman" w:cs="Times New Roman"/>
            <w:bCs/>
            <w:sz w:val="24"/>
            <w:szCs w:val="24"/>
          </w:rPr>
          <w:t>Это два связанных метода, призванных улучшить сходимость метода Монте-Карло</w:t>
        </w:r>
      </w:ins>
      <w:ins w:id="691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за счет повышения вероятности </w:t>
        </w:r>
      </w:ins>
      <w:ins w:id="692" w:author="Борис Гогинян" w:date="2020-03-31T20:05:00Z">
        <w:r>
          <w:rPr>
            <w:rFonts w:ascii="Times New Roman" w:hAnsi="Times New Roman" w:cs="Times New Roman"/>
            <w:bCs/>
            <w:sz w:val="24"/>
            <w:szCs w:val="24"/>
          </w:rPr>
          <w:t>того, что каждая выборка внесет существенный вклад в результат.</w:t>
        </w:r>
      </w:ins>
      <w:ins w:id="693" w:author="Борис Гогинян" w:date="2020-03-31T20:02:00Z">
        <w:r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</w:p>
    <w:p w14:paraId="3FFEBA8C" w14:textId="77777777" w:rsidR="00E541AE" w:rsidRPr="0075621B" w:rsidRDefault="00E541AE" w:rsidP="0075621B">
      <w:pPr>
        <w:ind w:left="56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84CA" w14:textId="2A2BCCBC" w:rsidR="0075621B" w:rsidRPr="0075621B" w:rsidRDefault="0075621B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75621B">
        <w:rPr>
          <w:rFonts w:ascii="Times New Roman" w:hAnsi="Times New Roman" w:cs="Times New Roman"/>
          <w:sz w:val="24"/>
          <w:szCs w:val="24"/>
        </w:rPr>
        <w:t>Под «русской рулеткой» понимается стохастический процесс</w:t>
      </w:r>
      <w:ins w:id="694" w:author="Борис Гогинян" w:date="2020-03-28T05:11:00Z">
        <w:r w:rsidR="001A3A9A" w:rsidRPr="001A3A9A">
          <w:rPr>
            <w:rFonts w:ascii="Times New Roman" w:hAnsi="Times New Roman" w:cs="Times New Roman"/>
            <w:sz w:val="24"/>
            <w:szCs w:val="24"/>
            <w:rPrChange w:id="695" w:author="Борис Гогинян" w:date="2020-03-28T05:11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r w:rsidRPr="0075621B">
        <w:rPr>
          <w:rFonts w:ascii="Times New Roman" w:hAnsi="Times New Roman" w:cs="Times New Roman"/>
          <w:sz w:val="24"/>
          <w:szCs w:val="24"/>
        </w:rPr>
        <w:t xml:space="preserve">, основанный на методе Монте-Карло, позволяющий избавиться от «лишних» фотонов. Суть метода заключается в следующем: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621B">
        <w:rPr>
          <w:rFonts w:ascii="Times New Roman" w:hAnsi="Times New Roman" w:cs="Times New Roman"/>
          <w:sz w:val="24"/>
          <w:szCs w:val="24"/>
        </w:rPr>
        <w:t>ля конкретного фотона известно с какой поверхностью он столкнулся. Эта поверхность имеет коэффициенты диффузного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>) и зеркального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</m:oMath>
      <w:r w:rsidRPr="0075621B">
        <w:rPr>
          <w:rFonts w:ascii="Times New Roman" w:hAnsi="Times New Roman" w:cs="Times New Roman"/>
          <w:sz w:val="24"/>
          <w:szCs w:val="24"/>
        </w:rPr>
        <w:t xml:space="preserve">) отражений. Для каждого отдельного фотона </w:t>
      </w:r>
      <w:commentRangeStart w:id="696"/>
      <w:r w:rsidRPr="0075621B">
        <w:rPr>
          <w:rFonts w:ascii="Times New Roman" w:hAnsi="Times New Roman" w:cs="Times New Roman"/>
          <w:sz w:val="24"/>
          <w:szCs w:val="24"/>
        </w:rPr>
        <w:t xml:space="preserve">берётся некоторая случайная величина P </w:t>
      </w:r>
      <w:commentRangeEnd w:id="696"/>
      <w:r w:rsidR="00952D16">
        <w:rPr>
          <w:rStyle w:val="af4"/>
        </w:rPr>
        <w:commentReference w:id="696"/>
      </w:r>
      <w:r w:rsidRPr="0075621B">
        <w:rPr>
          <w:rFonts w:ascii="Times New Roman" w:hAnsi="Times New Roman" w:cs="Times New Roman"/>
          <w:sz w:val="24"/>
          <w:szCs w:val="24"/>
        </w:rPr>
        <w:t>и сравнивается со значениями этих коэффициентов. Рассматриваются три ситуации:</w:t>
      </w:r>
    </w:p>
    <w:p w14:paraId="2AD1E00C" w14:textId="77777777" w:rsidR="0075621B" w:rsidRDefault="00DD363E" w:rsidP="0075621B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P∊[0;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диффузно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diff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;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отражается зеркально</w:t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w:r w:rsidR="0075621B" w:rsidRPr="0075621B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P∊[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diff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spec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;1]</m:t>
        </m:r>
      </m:oMath>
      <w:r w:rsidR="0075621B" w:rsidRPr="0075621B">
        <w:rPr>
          <w:rFonts w:ascii="Times New Roman" w:hAnsi="Times New Roman" w:cs="Times New Roman"/>
          <w:sz w:val="24"/>
          <w:szCs w:val="24"/>
        </w:rPr>
        <w:t> → фотон поглощается</w:t>
      </w:r>
    </w:p>
    <w:p w14:paraId="1547669E" w14:textId="77777777" w:rsidR="0075621B" w:rsidRDefault="0075621B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4F03607" w14:textId="79B36E39" w:rsidR="006976D5" w:rsidRDefault="006976D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Алгоритм трассировки пути</w:t>
      </w:r>
      <w:r w:rsidR="00AB5C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5E9EAA1E" w14:textId="1EC5EA0E" w:rsidR="006976D5" w:rsidRPr="00BD0877" w:rsidRDefault="006269F4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6269F4">
        <w:rPr>
          <w:rFonts w:ascii="Times New Roman" w:hAnsi="Times New Roman" w:cs="Times New Roman"/>
          <w:sz w:val="24"/>
          <w:szCs w:val="24"/>
        </w:rPr>
        <w:t xml:space="preserve">Этот метод </w:t>
      </w:r>
      <w:r>
        <w:rPr>
          <w:rFonts w:ascii="Times New Roman" w:hAnsi="Times New Roman" w:cs="Times New Roman"/>
          <w:sz w:val="24"/>
          <w:szCs w:val="24"/>
        </w:rPr>
        <w:t>прослеживает путь</w:t>
      </w:r>
      <w:r w:rsidRPr="006269F4">
        <w:rPr>
          <w:rFonts w:ascii="Times New Roman" w:hAnsi="Times New Roman" w:cs="Times New Roman"/>
          <w:sz w:val="24"/>
          <w:szCs w:val="24"/>
        </w:rPr>
        <w:t xml:space="preserve"> отдельной частицы</w:t>
      </w:r>
      <w:r>
        <w:rPr>
          <w:rFonts w:ascii="Times New Roman" w:hAnsi="Times New Roman" w:cs="Times New Roman"/>
          <w:sz w:val="24"/>
          <w:szCs w:val="24"/>
        </w:rPr>
        <w:t xml:space="preserve"> света</w:t>
      </w:r>
      <w:r w:rsidRPr="006269F4">
        <w:rPr>
          <w:rFonts w:ascii="Times New Roman" w:hAnsi="Times New Roman" w:cs="Times New Roman"/>
          <w:sz w:val="24"/>
          <w:szCs w:val="24"/>
        </w:rPr>
        <w:t>, взаимодействующей с окружающей средой, до поглощения с использованием BRDF</w:t>
      </w:r>
      <w:r w:rsidR="007003F1">
        <w:rPr>
          <w:rFonts w:ascii="Times New Roman" w:hAnsi="Times New Roman" w:cs="Times New Roman"/>
          <w:sz w:val="24"/>
          <w:szCs w:val="24"/>
        </w:rPr>
        <w:t>-семплирования</w:t>
      </w:r>
      <w:r w:rsidR="0078165C">
        <w:rPr>
          <w:rFonts w:ascii="Times New Roman" w:hAnsi="Times New Roman" w:cs="Times New Roman"/>
          <w:sz w:val="24"/>
          <w:szCs w:val="24"/>
        </w:rPr>
        <w:t xml:space="preserve">. </w:t>
      </w:r>
      <w:r w:rsidR="0078165C" w:rsidRPr="0078165C">
        <w:rPr>
          <w:rFonts w:ascii="Times New Roman" w:hAnsi="Times New Roman" w:cs="Times New Roman"/>
          <w:sz w:val="24"/>
          <w:szCs w:val="24"/>
        </w:rPr>
        <w:t>При попадании луча на поверхность испускается два новых луча: один - в произвольном направлении другой – до источника света.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Доля отразившейся энергии при этом рассчитывается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 xml:space="preserve"> (либо испускается луч с одной и той же энергией по принципу «русской рулетки», при этом вероятность испускания вычисляется на основе ДФО</w:t>
      </w:r>
      <w:r w:rsidR="00BD087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D0877" w:rsidRPr="00BD0877">
        <w:rPr>
          <w:rFonts w:ascii="Times New Roman" w:hAnsi="Times New Roman" w:cs="Times New Roman"/>
          <w:sz w:val="24"/>
          <w:szCs w:val="24"/>
        </w:rPr>
        <w:t>).</w:t>
      </w:r>
    </w:p>
    <w:p w14:paraId="428E45BD" w14:textId="61E6EAD2" w:rsidR="006976D5" w:rsidRDefault="00BD0877" w:rsidP="006976D5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CB75C5" wp14:editId="197F6CF8">
            <wp:extent cx="4772025" cy="3519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 trac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93" cy="3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474" w14:textId="6653FA87" w:rsidR="00E64170" w:rsidRDefault="0078165C" w:rsidP="00BD0877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Схема алгоритма трассировки пути с прямым вычислением источника света.</w:t>
      </w:r>
    </w:p>
    <w:p w14:paraId="3EBF06CD" w14:textId="677DE84E" w:rsidR="00BD0877" w:rsidRDefault="00F71B15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F71B15">
        <w:rPr>
          <w:rFonts w:ascii="Times New Roman" w:hAnsi="Times New Roman" w:cs="Times New Roman"/>
          <w:sz w:val="24"/>
          <w:szCs w:val="24"/>
        </w:rPr>
        <w:t>анный алгоритм генерирует все пути фотона</w:t>
      </w:r>
      <w:r w:rsidR="007003F1"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="007003F1">
        <w:rPr>
          <w:rFonts w:ascii="Times New Roman" w:hAnsi="Times New Roman" w:cs="Times New Roman"/>
          <w:sz w:val="24"/>
          <w:szCs w:val="24"/>
          <w:lang w:val="en-US"/>
        </w:rPr>
        <w:t>BRDF</w:t>
      </w:r>
      <w:r w:rsidR="007003F1" w:rsidRPr="007003F1">
        <w:rPr>
          <w:rFonts w:ascii="Times New Roman" w:hAnsi="Times New Roman" w:cs="Times New Roman"/>
          <w:sz w:val="24"/>
          <w:szCs w:val="24"/>
        </w:rPr>
        <w:t>-</w:t>
      </w:r>
      <w:r w:rsidR="007003F1">
        <w:rPr>
          <w:rFonts w:ascii="Times New Roman" w:hAnsi="Times New Roman" w:cs="Times New Roman"/>
          <w:sz w:val="24"/>
          <w:szCs w:val="24"/>
        </w:rPr>
        <w:t>семплирования</w:t>
      </w:r>
      <w:r w:rsidRPr="00F71B15">
        <w:rPr>
          <w:rFonts w:ascii="Times New Roman" w:hAnsi="Times New Roman" w:cs="Times New Roman"/>
          <w:sz w:val="24"/>
          <w:szCs w:val="24"/>
        </w:rPr>
        <w:t>, кроме последнего, который, в свою очередь, получается при помощи семплирования источника света</w:t>
      </w:r>
      <w:r w:rsidR="00987AF3" w:rsidRPr="00987AF3">
        <w:rPr>
          <w:rFonts w:ascii="Times New Roman" w:hAnsi="Times New Roman" w:cs="Times New Roman"/>
          <w:sz w:val="24"/>
          <w:szCs w:val="24"/>
        </w:rPr>
        <w:t xml:space="preserve">. Таким образом, если поверхность, отражающая свет, является блестящей (близкой к идеальному зеркалу или идеальному рефрактору), то качество выборки по важности может быть довольно плохим. </w:t>
      </w:r>
      <w:commentRangeStart w:id="697"/>
      <w:r w:rsidR="00987AF3" w:rsidRPr="00987AF3">
        <w:rPr>
          <w:rFonts w:ascii="Times New Roman" w:hAnsi="Times New Roman" w:cs="Times New Roman"/>
          <w:sz w:val="24"/>
          <w:szCs w:val="24"/>
        </w:rPr>
        <w:t xml:space="preserve">Поскольку почти идеально гладкие поверхности, фокусирующие отраженный свет, создают каустику, трассировка пути - как и другие </w:t>
      </w:r>
      <w:proofErr w:type="spellStart"/>
      <w:r w:rsidR="00987AF3" w:rsidRPr="00987AF3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="00987AF3" w:rsidRPr="00987AF3">
        <w:rPr>
          <w:rFonts w:ascii="Times New Roman" w:hAnsi="Times New Roman" w:cs="Times New Roman"/>
          <w:sz w:val="24"/>
          <w:szCs w:val="24"/>
        </w:rPr>
        <w:t xml:space="preserve"> алгоритмы</w:t>
      </w:r>
      <w:r w:rsidR="00987AF3">
        <w:rPr>
          <w:rFonts w:ascii="Times New Roman" w:hAnsi="Times New Roman" w:cs="Times New Roman"/>
          <w:sz w:val="24"/>
          <w:szCs w:val="24"/>
        </w:rPr>
        <w:t xml:space="preserve"> </w:t>
      </w:r>
      <w:r w:rsidR="00987AF3" w:rsidRPr="00987AF3">
        <w:rPr>
          <w:rFonts w:ascii="Times New Roman" w:hAnsi="Times New Roman" w:cs="Times New Roman"/>
          <w:sz w:val="24"/>
          <w:szCs w:val="24"/>
        </w:rPr>
        <w:t>- плоха в симулировании этого эффекта.</w:t>
      </w:r>
      <w:commentRangeEnd w:id="697"/>
      <w:r w:rsidR="00952D16">
        <w:rPr>
          <w:rStyle w:val="af4"/>
        </w:rPr>
        <w:commentReference w:id="697"/>
      </w:r>
    </w:p>
    <w:p w14:paraId="591744CE" w14:textId="77777777" w:rsidR="002C43DA" w:rsidRDefault="002C43DA" w:rsidP="002C43DA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2637C865" w14:textId="45EC505E" w:rsidR="00987AF3" w:rsidRPr="00902051" w:rsidRDefault="00987AF3" w:rsidP="00BD0877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AB5CC0">
        <w:rPr>
          <w:rFonts w:ascii="Times New Roman" w:hAnsi="Times New Roman" w:cs="Times New Roman"/>
          <w:sz w:val="24"/>
          <w:szCs w:val="24"/>
        </w:rPr>
        <w:t>Алгоритм двунаправленной трассировки лучей (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Bi-directional</w:t>
      </w:r>
      <w:proofErr w:type="spellEnd"/>
      <w:r w:rsidR="00AB5CC0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CC0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AB5CC0">
        <w:rPr>
          <w:rFonts w:ascii="Times New Roman" w:hAnsi="Times New Roman" w:cs="Times New Roman"/>
          <w:sz w:val="24"/>
          <w:szCs w:val="24"/>
        </w:rPr>
        <w:t>)</w:t>
      </w:r>
    </w:p>
    <w:p w14:paraId="2DAD1558" w14:textId="5446E67E" w:rsidR="00313C49" w:rsidRDefault="00AB5CC0" w:rsidP="002C43DA">
      <w:pPr>
        <w:spacing w:after="0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B5CC0">
        <w:rPr>
          <w:rFonts w:ascii="Times New Roman" w:hAnsi="Times New Roman" w:cs="Times New Roman"/>
          <w:sz w:val="24"/>
          <w:szCs w:val="24"/>
        </w:rPr>
        <w:t xml:space="preserve">Двунаправленная трассировка (см. Рис. </w:t>
      </w:r>
      <w:r w:rsidR="00587CE6">
        <w:rPr>
          <w:rFonts w:ascii="Times New Roman" w:hAnsi="Times New Roman" w:cs="Times New Roman"/>
          <w:sz w:val="24"/>
          <w:szCs w:val="24"/>
        </w:rPr>
        <w:t>7</w:t>
      </w:r>
      <w:r w:rsidRPr="00AB5CC0">
        <w:rPr>
          <w:rFonts w:ascii="Times New Roman" w:hAnsi="Times New Roman" w:cs="Times New Roman"/>
          <w:sz w:val="24"/>
          <w:szCs w:val="24"/>
        </w:rPr>
        <w:t>) подразумевает испускание лучей от камеры и от источника (максимальная глубина трассировки с каждой стороны фиксирована). Далее пути от камеры и источника начинают соединяться различными способами (так называемый детерминированный шаг алгоритма). В случае пересечения соединяющих лучей с другими объектами вклад всего пути будет равен нулю, иначе - не ноль.</w:t>
      </w:r>
    </w:p>
    <w:p w14:paraId="3F055141" w14:textId="57677145" w:rsidR="00587CE6" w:rsidRDefault="00587CE6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9485A" wp14:editId="30F1AE51">
            <wp:extent cx="5184475" cy="2584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dir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01" cy="26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B21" w14:textId="621B9E3A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Рис. </w:t>
      </w:r>
      <w:r w:rsidRPr="002C43D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единичным детерминированным шагом.</w:t>
      </w:r>
    </w:p>
    <w:p w14:paraId="4EF6F29C" w14:textId="5BEF3C2D" w:rsidR="002C43DA" w:rsidRDefault="002C43DA" w:rsidP="00587CE6">
      <w:pPr>
        <w:spacing w:after="0"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C43DA">
        <w:rPr>
          <w:noProof/>
          <w:lang w:eastAsia="ru-RU"/>
        </w:rPr>
        <w:drawing>
          <wp:inline distT="0" distB="0" distL="0" distR="0" wp14:anchorId="52DA4106" wp14:editId="6EF28B74">
            <wp:extent cx="5514975" cy="2859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46" t="28745" r="19149" b="12718"/>
                    <a:stretch/>
                  </pic:blipFill>
                  <pic:spPr bwMode="auto">
                    <a:xfrm>
                      <a:off x="0" y="0"/>
                      <a:ext cx="5589491" cy="289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B03B" w14:textId="26FD25E4" w:rsidR="002C43DA" w:rsidRDefault="002C43DA" w:rsidP="00E579C5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Схема алгоритма двунаправленной трассировки пути</w:t>
      </w:r>
      <w:r w:rsidRPr="002C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множественным детерминированным шагом.</w:t>
      </w:r>
    </w:p>
    <w:p w14:paraId="261DD740" w14:textId="0FA03A0D" w:rsidR="00E579C5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7316C437" w14:textId="77DFFABE" w:rsidR="00E579C5" w:rsidRDefault="005657A9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9E1E37">
        <w:rPr>
          <w:rFonts w:ascii="Times New Roman" w:hAnsi="Times New Roman" w:cs="Times New Roman"/>
          <w:sz w:val="24"/>
          <w:szCs w:val="24"/>
        </w:rPr>
        <w:t>6.1</w:t>
      </w:r>
      <w:r w:rsidR="00E579C5">
        <w:rPr>
          <w:rFonts w:ascii="Times New Roman" w:hAnsi="Times New Roman" w:cs="Times New Roman"/>
          <w:sz w:val="24"/>
          <w:szCs w:val="24"/>
        </w:rPr>
        <w:t xml:space="preserve"> Алгоритм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Metropolis</w:t>
      </w:r>
      <w:proofErr w:type="spellEnd"/>
      <w:r w:rsidR="00E579C5" w:rsidRPr="00E57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E579C5" w:rsidRPr="00E57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9C5" w:rsidRPr="00E579C5">
        <w:rPr>
          <w:rFonts w:ascii="Times New Roman" w:hAnsi="Times New Roman" w:cs="Times New Roman"/>
          <w:sz w:val="24"/>
          <w:szCs w:val="24"/>
        </w:rPr>
        <w:t>Transport</w:t>
      </w:r>
      <w:proofErr w:type="spellEnd"/>
    </w:p>
    <w:p w14:paraId="304EB90C" w14:textId="4DD59DA9" w:rsidR="00E579C5" w:rsidRDefault="00E579C5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E579C5">
        <w:rPr>
          <w:rFonts w:ascii="Times New Roman" w:hAnsi="Times New Roman" w:cs="Times New Roman"/>
          <w:sz w:val="24"/>
          <w:szCs w:val="24"/>
        </w:rPr>
        <w:t>На первом шаге алгоритм ищет какой-то путь от источника до камеры, дающий ненулевой вклад. На втором этапе путь модифицируется специальным образом</w:t>
      </w:r>
      <w:r w:rsidR="006039EB">
        <w:rPr>
          <w:rFonts w:ascii="Times New Roman" w:hAnsi="Times New Roman" w:cs="Times New Roman"/>
          <w:sz w:val="24"/>
          <w:szCs w:val="24"/>
        </w:rPr>
        <w:t>, основываясь на предыдущем пути</w:t>
      </w:r>
      <w:r w:rsidRPr="00E579C5">
        <w:rPr>
          <w:rFonts w:ascii="Times New Roman" w:hAnsi="Times New Roman" w:cs="Times New Roman"/>
          <w:sz w:val="24"/>
          <w:szCs w:val="24"/>
        </w:rPr>
        <w:t xml:space="preserve">. Новый путь обычно лучше, чем старый, если он вносит больший вклад в изображение. Если старый путь оказывается хуже, чем новый, то далее </w:t>
      </w:r>
      <w:r w:rsidR="006039EB">
        <w:rPr>
          <w:rFonts w:ascii="Times New Roman" w:hAnsi="Times New Roman" w:cs="Times New Roman"/>
          <w:sz w:val="24"/>
          <w:szCs w:val="24"/>
        </w:rPr>
        <w:t xml:space="preserve">модификации </w:t>
      </w:r>
      <w:r w:rsidRPr="00E579C5">
        <w:rPr>
          <w:rFonts w:ascii="Times New Roman" w:hAnsi="Times New Roman" w:cs="Times New Roman"/>
          <w:sz w:val="24"/>
          <w:szCs w:val="24"/>
        </w:rPr>
        <w:t xml:space="preserve">подвергается новый путь, иначе – опять старый. Алгоритмы, отыскивающие «хорошие» пути потенциально </w:t>
      </w:r>
      <w:r w:rsidR="006039EB">
        <w:rPr>
          <w:rFonts w:ascii="Times New Roman" w:hAnsi="Times New Roman" w:cs="Times New Roman"/>
          <w:sz w:val="24"/>
          <w:szCs w:val="24"/>
        </w:rPr>
        <w:t>быстрее</w:t>
      </w:r>
      <w:r w:rsidRPr="00E579C5">
        <w:rPr>
          <w:rFonts w:ascii="Times New Roman" w:hAnsi="Times New Roman" w:cs="Times New Roman"/>
          <w:sz w:val="24"/>
          <w:szCs w:val="24"/>
        </w:rPr>
        <w:t xml:space="preserve"> сходятся, чем остальные алгоритмы трассировки.</w:t>
      </w:r>
    </w:p>
    <w:p w14:paraId="170E35B6" w14:textId="31721475" w:rsidR="006039EB" w:rsidRDefault="006039EB" w:rsidP="00E579C5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0F95A" wp14:editId="2EBA0582">
            <wp:extent cx="6116128" cy="2526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ropolis light transpo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1" cy="2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8A9" w14:textId="6966E39C" w:rsidR="006039EB" w:rsidRPr="00F71B15" w:rsidRDefault="006039EB" w:rsidP="006039EB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9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генерации модификаций</w:t>
      </w:r>
      <w:r w:rsidR="00C21CBF">
        <w:rPr>
          <w:rFonts w:ascii="Times New Roman" w:hAnsi="Times New Roman" w:cs="Times New Roman"/>
          <w:sz w:val="24"/>
          <w:szCs w:val="24"/>
        </w:rPr>
        <w:t xml:space="preserve"> пути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Metropolis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Light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 w:rsidRPr="006039EB">
        <w:rPr>
          <w:rFonts w:ascii="Times New Roman" w:hAnsi="Times New Roman" w:cs="Times New Roman"/>
          <w:sz w:val="24"/>
          <w:szCs w:val="24"/>
          <w:lang w:val="en-US"/>
        </w:rPr>
        <w:t>Transport</w:t>
      </w:r>
    </w:p>
    <w:p w14:paraId="2B36B81B" w14:textId="77777777" w:rsidR="00C21CBF" w:rsidRPr="00C21CBF" w:rsidRDefault="00C21CBF" w:rsidP="00C21CBF">
      <w:pPr>
        <w:spacing w:after="0" w:line="24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42B91585" w14:textId="21532434" w:rsidR="00B66D40" w:rsidRDefault="005657A9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5657A9">
        <w:rPr>
          <w:rFonts w:ascii="Times New Roman" w:hAnsi="Times New Roman" w:cs="Times New Roman"/>
          <w:sz w:val="24"/>
          <w:szCs w:val="24"/>
        </w:rPr>
        <w:t>7</w:t>
      </w:r>
      <w:r w:rsidR="00B66D40">
        <w:rPr>
          <w:rFonts w:ascii="Times New Roman" w:hAnsi="Times New Roman" w:cs="Times New Roman"/>
          <w:sz w:val="24"/>
          <w:szCs w:val="24"/>
        </w:rPr>
        <w:t xml:space="preserve"> Метод фотонных карт (</w:t>
      </w:r>
      <w:proofErr w:type="spellStart"/>
      <w:r w:rsidR="00B66D40" w:rsidRPr="00B66D40">
        <w:rPr>
          <w:rFonts w:ascii="Times New Roman" w:hAnsi="Times New Roman" w:cs="Times New Roman"/>
          <w:sz w:val="24"/>
          <w:szCs w:val="24"/>
        </w:rPr>
        <w:t>Photon</w:t>
      </w:r>
      <w:proofErr w:type="spellEnd"/>
      <w:r w:rsidR="00B66D40" w:rsidRPr="00B66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D40" w:rsidRPr="00B66D40"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 w:rsidR="00B66D40">
        <w:rPr>
          <w:rFonts w:ascii="Times New Roman" w:hAnsi="Times New Roman" w:cs="Times New Roman"/>
          <w:sz w:val="24"/>
          <w:szCs w:val="24"/>
        </w:rPr>
        <w:t>)</w:t>
      </w:r>
    </w:p>
    <w:p w14:paraId="5CA38ABB" w14:textId="77777777" w:rsidR="00627430" w:rsidRDefault="00B66D40" w:rsidP="00627430">
      <w:pPr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B66D40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627430">
        <w:rPr>
          <w:rFonts w:ascii="Times New Roman" w:hAnsi="Times New Roman" w:cs="Times New Roman"/>
          <w:sz w:val="24"/>
          <w:szCs w:val="24"/>
        </w:rPr>
        <w:t>состоит из двух этапов: т</w:t>
      </w:r>
      <w:r w:rsidR="00627430" w:rsidRPr="00B66D40">
        <w:rPr>
          <w:rFonts w:ascii="Times New Roman" w:hAnsi="Times New Roman" w:cs="Times New Roman"/>
          <w:sz w:val="24"/>
          <w:szCs w:val="24"/>
        </w:rPr>
        <w:t>рассировка и сохранение фотонов в фотонной карте</w:t>
      </w:r>
      <w:r w:rsidR="00627430">
        <w:rPr>
          <w:rFonts w:ascii="Times New Roman" w:hAnsi="Times New Roman" w:cs="Times New Roman"/>
          <w:sz w:val="24"/>
          <w:szCs w:val="24"/>
        </w:rPr>
        <w:t xml:space="preserve"> и после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>
        <w:rPr>
          <w:rFonts w:ascii="Times New Roman" w:hAnsi="Times New Roman" w:cs="Times New Roman"/>
          <w:sz w:val="24"/>
          <w:szCs w:val="24"/>
        </w:rPr>
        <w:t>р</w:t>
      </w:r>
      <w:r w:rsidR="00627430" w:rsidRPr="00B66D40">
        <w:rPr>
          <w:rFonts w:ascii="Times New Roman" w:hAnsi="Times New Roman" w:cs="Times New Roman"/>
          <w:sz w:val="24"/>
          <w:szCs w:val="24"/>
        </w:rPr>
        <w:t>асчёт освещённости с использованием данных из фотонной карты</w:t>
      </w:r>
      <w:r w:rsidR="00627430">
        <w:rPr>
          <w:rFonts w:ascii="Times New Roman" w:hAnsi="Times New Roman" w:cs="Times New Roman"/>
          <w:sz w:val="24"/>
          <w:szCs w:val="24"/>
        </w:rPr>
        <w:t xml:space="preserve">. </w:t>
      </w:r>
      <w:r w:rsidR="00627430" w:rsidRPr="00627430">
        <w:rPr>
          <w:rFonts w:ascii="Times New Roman" w:hAnsi="Times New Roman" w:cs="Times New Roman"/>
          <w:sz w:val="24"/>
          <w:szCs w:val="24"/>
        </w:rPr>
        <w:t xml:space="preserve">На первом этапе трассировки из источника света испускаются фотоны. Фотоны испытывают ряд </w:t>
      </w:r>
      <w:proofErr w:type="spellStart"/>
      <w:r w:rsidR="00627430" w:rsidRPr="00627430">
        <w:rPr>
          <w:rFonts w:ascii="Times New Roman" w:hAnsi="Times New Roman" w:cs="Times New Roman"/>
          <w:sz w:val="24"/>
          <w:szCs w:val="24"/>
        </w:rPr>
        <w:lastRenderedPageBreak/>
        <w:t>переотражений</w:t>
      </w:r>
      <w:proofErr w:type="spellEnd"/>
      <w:r w:rsidR="00627430" w:rsidRPr="00627430">
        <w:rPr>
          <w:rFonts w:ascii="Times New Roman" w:hAnsi="Times New Roman" w:cs="Times New Roman"/>
          <w:sz w:val="24"/>
          <w:szCs w:val="24"/>
        </w:rPr>
        <w:t xml:space="preserve"> и преломлений, оставляя часть своей энергии на поверхностях объектов. Совокупность энергий фотонов, оставленных на поверхностях объектов, образуют фотонную карту. На следующем этапе необходимо собрать энергию в фотонных картах. Сбор освещенности можно делать по-разному. Чаще всего сбор идет по сфере по каждой</w:t>
      </w:r>
      <w:r w:rsidR="00627430">
        <w:rPr>
          <w:rFonts w:ascii="Times New Roman" w:hAnsi="Times New Roman" w:cs="Times New Roman"/>
          <w:sz w:val="24"/>
          <w:szCs w:val="24"/>
        </w:rPr>
        <w:t xml:space="preserve"> </w:t>
      </w:r>
      <w:r w:rsidR="00627430" w:rsidRPr="00627430">
        <w:rPr>
          <w:rFonts w:ascii="Times New Roman" w:hAnsi="Times New Roman" w:cs="Times New Roman"/>
          <w:sz w:val="24"/>
          <w:szCs w:val="24"/>
        </w:rPr>
        <w:t>отдельной поверхности объекта. В каждой точке сбора мы просматриваем окрестность этой точки и суммируем значения точек фотонной карты, попавших в эту окрестность, нормируем результат – это и будет результирующая освещенность в точке.</w:t>
      </w:r>
    </w:p>
    <w:p w14:paraId="63E32485" w14:textId="12A117DB" w:rsidR="00627430" w:rsidRPr="00627430" w:rsidRDefault="00627430" w:rsidP="00627430">
      <w:pPr>
        <w:spacing w:after="0" w:line="24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8D7C1" wp14:editId="46CB5295">
            <wp:extent cx="5684808" cy="281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метод фотонных карт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7" cy="28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40" w:rsidRPr="00B66D4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C21CB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Схема</w:t>
      </w:r>
      <w:r w:rsidRPr="00C21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этапов метода фотонных карт</w:t>
      </w:r>
    </w:p>
    <w:p w14:paraId="5EEB7BD7" w14:textId="79FF3F35" w:rsidR="00B66D40" w:rsidRPr="00B66D40" w:rsidRDefault="00B66D40" w:rsidP="00627430">
      <w:pPr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087AA3E" w14:textId="77777777" w:rsidR="006039EB" w:rsidRPr="00C21CBF" w:rsidRDefault="006039EB" w:rsidP="00B66D40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02DFC842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</w:p>
    <w:p w14:paraId="5312B46A" w14:textId="77777777" w:rsidR="00E579C5" w:rsidRPr="00C21CBF" w:rsidRDefault="00E579C5">
      <w:pPr>
        <w:rPr>
          <w:rFonts w:ascii="Times New Roman" w:hAnsi="Times New Roman" w:cs="Times New Roman"/>
          <w:b/>
          <w:sz w:val="24"/>
          <w:szCs w:val="24"/>
        </w:rPr>
      </w:pPr>
      <w:r w:rsidRPr="00C21CB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700B09" w14:textId="582F184B" w:rsidR="003D4F65" w:rsidRDefault="001D63F7" w:rsidP="003D4F65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79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="00384A73">
        <w:rPr>
          <w:rFonts w:ascii="Times New Roman" w:hAnsi="Times New Roman" w:cs="Times New Roman"/>
          <w:b/>
          <w:sz w:val="24"/>
          <w:szCs w:val="24"/>
        </w:rPr>
        <w:t>Сравниваемые</w:t>
      </w:r>
      <w:r w:rsidR="00D36E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F0A54">
        <w:rPr>
          <w:rFonts w:ascii="Times New Roman" w:hAnsi="Times New Roman" w:cs="Times New Roman"/>
          <w:b/>
          <w:sz w:val="24"/>
          <w:szCs w:val="24"/>
        </w:rPr>
        <w:t>рендеры</w:t>
      </w:r>
      <w:proofErr w:type="spellEnd"/>
      <w:r w:rsidR="00355B12">
        <w:rPr>
          <w:rFonts w:ascii="Times New Roman" w:hAnsi="Times New Roman" w:cs="Times New Roman"/>
          <w:b/>
          <w:sz w:val="24"/>
          <w:szCs w:val="24"/>
        </w:rPr>
        <w:t xml:space="preserve"> и метрики качества </w:t>
      </w:r>
      <w:r w:rsidR="00D36E41">
        <w:rPr>
          <w:rFonts w:ascii="Times New Roman" w:hAnsi="Times New Roman" w:cs="Times New Roman"/>
          <w:b/>
          <w:sz w:val="24"/>
          <w:szCs w:val="24"/>
        </w:rPr>
        <w:t>изображения</w:t>
      </w:r>
    </w:p>
    <w:p w14:paraId="53AFF7FA" w14:textId="0FF8B416" w:rsidR="00936D32" w:rsidRPr="00936D32" w:rsidRDefault="00936D32" w:rsidP="00936D32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 экспериментах, представленных ниже, исследованы следующие </w:t>
      </w:r>
      <w:proofErr w:type="spellStart"/>
      <w:r w:rsidR="008F0A5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рендеры</w:t>
      </w:r>
      <w:proofErr w:type="spellEnd"/>
    </w:p>
    <w:p w14:paraId="5F67739B" w14:textId="1F44F7F6" w:rsidR="00936D32" w:rsidRPr="00A50FFF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6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Cycles Render —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реализует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="00810F04">
        <w:rPr>
          <w:rFonts w:ascii="Times New Roman" w:eastAsia="Times New Roman" w:hAnsi="Times New Roman" w:cs="Times New Roman"/>
          <w:sz w:val="24"/>
          <w:szCs w:val="24"/>
          <w:highlight w:val="white"/>
        </w:rPr>
        <w:t>алгоритм</w:t>
      </w:r>
      <w:r w:rsidR="00810F04" w:rsidRP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Path Tracing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Поддерживает как собственный язык программирования шейдеров, так и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Shading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00A50FFF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(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OSL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)[</w:t>
      </w:r>
      <w:r w:rsidR="00581EB2" w:rsidRPr="00581EB2">
        <w:rPr>
          <w:rFonts w:ascii="Times New Roman" w:eastAsia="Times New Roman" w:hAnsi="Times New Roman" w:cs="Times New Roman"/>
          <w:sz w:val="24"/>
          <w:szCs w:val="24"/>
          <w:highlight w:val="white"/>
        </w:rPr>
        <w:t>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Способен воссоздать такие эффекты,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как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Max</w:t>
      </w:r>
      <w:r w:rsidR="00A50FFF"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Bounces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Clamp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], </w:t>
      </w:r>
      <w:r w:rsidR="00FA73F4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Caustics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07EF6">
        <w:rPr>
          <w:rFonts w:ascii="Times New Roman" w:eastAsia="Times New Roman" w:hAnsi="Times New Roman" w:cs="Times New Roman"/>
          <w:sz w:val="24"/>
          <w:szCs w:val="24"/>
          <w:highlight w:val="white"/>
        </w:rPr>
        <w:t>9</w:t>
      </w:r>
      <w:r w:rsidR="00FA73F4" w:rsidRPr="00FA73F4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del w:id="698" w:author="M61PME-S2P" w:date="2020-03-15T18:27:00Z">
        <w:r w:rsidR="00555BE4" w:rsidDel="00952D16">
          <w:rPr>
            <w:rFonts w:ascii="Times New Roman" w:eastAsia="Times New Roman" w:hAnsi="Times New Roman" w:cs="Times New Roman"/>
            <w:sz w:val="24"/>
            <w:szCs w:val="24"/>
          </w:rPr>
          <w:delText>шевеленку</w:delText>
        </w:r>
      </w:del>
      <w:proofErr w:type="spellStart"/>
      <w:ins w:id="699" w:author="M61PME-S2P" w:date="2020-03-15T18:27:00Z">
        <w:r w:rsidR="00952D16">
          <w:rPr>
            <w:rFonts w:ascii="Times New Roman" w:eastAsia="Times New Roman" w:hAnsi="Times New Roman" w:cs="Times New Roman"/>
            <w:sz w:val="24"/>
            <w:szCs w:val="24"/>
          </w:rPr>
          <w:t>смаз</w:t>
        </w:r>
        <w:proofErr w:type="spellEnd"/>
        <w:r w:rsidR="00952D16">
          <w:rPr>
            <w:rFonts w:ascii="Times New Roman" w:eastAsia="Times New Roman" w:hAnsi="Times New Roman" w:cs="Times New Roman"/>
            <w:sz w:val="24"/>
            <w:szCs w:val="24"/>
          </w:rPr>
          <w:t xml:space="preserve"> от движения </w:t>
        </w:r>
      </w:ins>
      <w:r w:rsidR="00555BE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motion</w:t>
      </w:r>
      <w:proofErr w:type="spellEnd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55BE4" w:rsidRPr="0026363B">
        <w:rPr>
          <w:rFonts w:ascii="Times New Roman" w:eastAsia="Times New Roman" w:hAnsi="Times New Roman" w:cs="Times New Roman"/>
          <w:sz w:val="24"/>
          <w:szCs w:val="24"/>
        </w:rPr>
        <w:t>blur</w:t>
      </w:r>
      <w:proofErr w:type="spellEnd"/>
      <w:r w:rsidR="00555BE4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5BE4" w:rsidRPr="00555BE4">
        <w:rPr>
          <w:rFonts w:ascii="Times New Roman" w:eastAsia="Times New Roman" w:hAnsi="Times New Roman" w:cs="Times New Roman"/>
          <w:sz w:val="24"/>
          <w:szCs w:val="24"/>
        </w:rPr>
        <w:t>[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</w:rPr>
        <w:t>10</w:t>
      </w:r>
      <w:r w:rsidR="00555BE4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A50FFF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88706D9" w14:textId="4B2B0669" w:rsidR="00936D32" w:rsidRP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</w:rPr>
      </w:pPr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appleseed </w:t>
      </w:r>
      <w:proofErr w:type="spellStart"/>
      <w:r w:rsidRPr="00936D32">
        <w:rPr>
          <w:rFonts w:ascii="Times New Roman" w:eastAsia="Times New Roman" w:hAnsi="Times New Roman" w:cs="Times New Roman"/>
          <w:sz w:val="24"/>
          <w:szCs w:val="24"/>
        </w:rPr>
        <w:t>Render</w:t>
      </w:r>
      <w:proofErr w:type="spellEnd"/>
      <w:r w:rsidRPr="00936D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– физически реалистичный рендер, поддерживающий такие алгоритмы глобального освещения, как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Unidirectional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Path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Tracing</w:t>
      </w:r>
      <w:proofErr w:type="spellEnd"/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Stochastic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Progressive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Photon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</w:rPr>
        <w:t>Mapping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366845" w:rsidRPr="00366845">
        <w:rPr>
          <w:rFonts w:ascii="Times New Roman" w:eastAsia="Times New Roman" w:hAnsi="Times New Roman" w:cs="Times New Roman"/>
          <w:sz w:val="24"/>
          <w:szCs w:val="24"/>
        </w:rPr>
        <w:t>11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F21B61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Light</w:t>
      </w:r>
      <w:proofErr w:type="spellEnd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Tracing</w:t>
      </w:r>
      <w:proofErr w:type="spellEnd"/>
      <w:r w:rsid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F21B61" w:rsidRPr="00F21B6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Appleseed</w:t>
      </w:r>
      <w:r w:rsidR="00384A73" w:rsidRP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384A73">
        <w:rPr>
          <w:rFonts w:ascii="Times New Roman" w:eastAsia="Times New Roman" w:hAnsi="Times New Roman" w:cs="Times New Roman"/>
          <w:sz w:val="24"/>
          <w:szCs w:val="24"/>
          <w:highlight w:val="white"/>
        </w:rPr>
        <w:t>поддерживает</w:t>
      </w:r>
      <w:r w:rsidR="0026363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Shading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(OSL)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[12]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0FFF">
        <w:rPr>
          <w:rFonts w:ascii="Times New Roman" w:eastAsia="Times New Roman" w:hAnsi="Times New Roman" w:cs="Times New Roman"/>
          <w:sz w:val="24"/>
          <w:szCs w:val="24"/>
        </w:rPr>
        <w:t xml:space="preserve">Среди особенностей можно выделить возможность визуализировать </w:t>
      </w:r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RGB/спектральный/смешанный рендеринг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6363B">
        <w:rPr>
          <w:rFonts w:ascii="Times New Roman" w:eastAsia="Times New Roman" w:hAnsi="Times New Roman" w:cs="Times New Roman"/>
          <w:sz w:val="24"/>
          <w:szCs w:val="24"/>
        </w:rPr>
        <w:t>шевеленку</w:t>
      </w:r>
      <w:proofErr w:type="spellEnd"/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motion</w:t>
      </w:r>
      <w:proofErr w:type="spellEnd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63B" w:rsidRPr="0026363B">
        <w:rPr>
          <w:rFonts w:ascii="Times New Roman" w:eastAsia="Times New Roman" w:hAnsi="Times New Roman" w:cs="Times New Roman"/>
          <w:sz w:val="24"/>
          <w:szCs w:val="24"/>
        </w:rPr>
        <w:t>blur</w:t>
      </w:r>
      <w:proofErr w:type="spellEnd"/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[13]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, подповерхностное рассеивание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(</w:t>
      </w:r>
      <w:r w:rsidR="0026363B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>)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785CC1" w:rsidRPr="00785CC1">
        <w:rPr>
          <w:rFonts w:ascii="Times New Roman" w:eastAsia="Times New Roman" w:hAnsi="Times New Roman" w:cs="Times New Roman"/>
          <w:sz w:val="24"/>
          <w:szCs w:val="24"/>
        </w:rPr>
        <w:t>14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26363B">
        <w:rPr>
          <w:rFonts w:ascii="Times New Roman" w:eastAsia="Times New Roman" w:hAnsi="Times New Roman" w:cs="Times New Roman"/>
          <w:sz w:val="24"/>
          <w:szCs w:val="24"/>
        </w:rPr>
        <w:t xml:space="preserve"> и т.д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F9771A9" w14:textId="028CF0A3" w:rsidR="00936D32" w:rsidRDefault="00936D32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LuxCore </w:t>
      </w:r>
      <w:proofErr w:type="spellStart"/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Render</w:t>
      </w:r>
      <w:proofErr w:type="spellEnd"/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– </w:t>
      </w:r>
      <w:proofErr w:type="spellStart"/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>LuxRender</w:t>
      </w:r>
      <w:proofErr w:type="spellEnd"/>
      <w:r w:rsidR="00994B6E" w:rsidRPr="00994B6E">
        <w:rPr>
          <w:rFonts w:ascii="Times New Roman" w:eastAsia="Times New Roman" w:hAnsi="Times New Roman" w:cs="Times New Roman"/>
          <w:sz w:val="24"/>
          <w:szCs w:val="24"/>
        </w:rPr>
        <w:t xml:space="preserve"> основан на PBRT, физической программе трассировки лучей. </w:t>
      </w:r>
      <w:r w:rsidR="00994B6E">
        <w:rPr>
          <w:rFonts w:ascii="Times New Roman" w:eastAsia="Times New Roman" w:hAnsi="Times New Roman" w:cs="Times New Roman"/>
          <w:sz w:val="24"/>
          <w:szCs w:val="24"/>
        </w:rPr>
        <w:t xml:space="preserve">Он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 xml:space="preserve">реализует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такие алгоритмы глобального освещения,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Tiled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Tracing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6A45F8" w:rsidRPr="006A45F8">
        <w:rPr>
          <w:rFonts w:ascii="Times New Roman" w:eastAsia="Times New Roman" w:hAnsi="Times New Roman" w:cs="Times New Roman"/>
          <w:sz w:val="24"/>
          <w:szCs w:val="24"/>
          <w:highlight w:val="white"/>
        </w:rPr>
        <w:t>15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>–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более оптимизированный для распараллеливания </w:t>
      </w:r>
      <w:proofErr w:type="spell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pathtracer</w:t>
      </w:r>
      <w:proofErr w:type="spellEnd"/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proofErr w:type="spellStart"/>
      <w:r w:rsidR="00994B6E" w:rsidRPr="00AB5CC0">
        <w:rPr>
          <w:rFonts w:ascii="Times New Roman" w:hAnsi="Times New Roman" w:cs="Times New Roman"/>
          <w:sz w:val="24"/>
          <w:szCs w:val="24"/>
        </w:rPr>
        <w:t>Bi-directional</w:t>
      </w:r>
      <w:proofErr w:type="spellEnd"/>
      <w:r w:rsidR="00994B6E" w:rsidRPr="00AB5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B6E" w:rsidRPr="00AB5CC0">
        <w:rPr>
          <w:rFonts w:ascii="Times New Roman" w:hAnsi="Times New Roman" w:cs="Times New Roman"/>
          <w:sz w:val="24"/>
          <w:szCs w:val="24"/>
        </w:rPr>
        <w:t>path-tracing</w:t>
      </w:r>
      <w:proofErr w:type="spellEnd"/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994B6E">
        <w:rPr>
          <w:rFonts w:ascii="Times New Roman" w:hAnsi="Times New Roman" w:cs="Times New Roman"/>
          <w:sz w:val="24"/>
          <w:szCs w:val="24"/>
        </w:rPr>
        <w:t>(только</w:t>
      </w:r>
      <w:r w:rsidR="00994B6E" w:rsidRPr="00994B6E">
        <w:rPr>
          <w:rFonts w:ascii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hAnsi="Times New Roman" w:cs="Times New Roman"/>
          <w:sz w:val="24"/>
          <w:szCs w:val="24"/>
        </w:rPr>
        <w:t xml:space="preserve">для </w:t>
      </w:r>
      <w:r w:rsidR="00994B6E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="00994B6E">
        <w:rPr>
          <w:rFonts w:ascii="Times New Roman" w:hAnsi="Times New Roman" w:cs="Times New Roman"/>
          <w:sz w:val="24"/>
          <w:szCs w:val="24"/>
        </w:rPr>
        <w:t>)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Поддерживаются такие алгоритмы выбора направления луча, как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Random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Sobol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08731B">
        <w:rPr>
          <w:rFonts w:ascii="Times New Roman" w:eastAsia="Times New Roman" w:hAnsi="Times New Roman" w:cs="Times New Roman"/>
          <w:sz w:val="24"/>
          <w:szCs w:val="24"/>
          <w:highlight w:val="white"/>
        </w:rPr>
        <w:t>16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Metropolis</w:t>
      </w:r>
      <w:r w:rsidR="00994B6E" w:rsidRP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который рекомендуется использовать в комбинации с </w:t>
      </w:r>
      <w:proofErr w:type="spellStart"/>
      <w:r w:rsidR="00994B6E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Bidir</w:t>
      </w:r>
      <w:proofErr w:type="spellEnd"/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>, а также</w:t>
      </w:r>
      <w:r w:rsidR="00864AA1" w:rsidRPr="00864AA1">
        <w:t xml:space="preserve"> </w:t>
      </w:r>
      <w:proofErr w:type="spellStart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[</w:t>
      </w:r>
      <w:r w:rsidR="009557F3">
        <w:rPr>
          <w:rFonts w:ascii="Times New Roman" w:eastAsia="Times New Roman" w:hAnsi="Times New Roman" w:cs="Times New Roman"/>
          <w:sz w:val="24"/>
          <w:szCs w:val="24"/>
        </w:rPr>
        <w:t>17</w:t>
      </w:r>
      <w:r w:rsidR="005657A9" w:rsidRPr="005657A9">
        <w:rPr>
          <w:rFonts w:ascii="Times New Roman" w:eastAsia="Times New Roman" w:hAnsi="Times New Roman" w:cs="Times New Roman"/>
          <w:sz w:val="24"/>
          <w:szCs w:val="24"/>
        </w:rPr>
        <w:t>]</w:t>
      </w:r>
      <w:r w:rsidR="00864AA1" w:rsidRPr="00864AA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64AA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Среди прочего он также поддерживает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подповерхностное рассеивание</w:t>
      </w:r>
      <w:r w:rsidR="00A50FFF" w:rsidRPr="005657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(</w:t>
      </w:r>
      <w:r w:rsidR="00864AA1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="00864AA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3F84AD8" w14:textId="03C99BD2" w:rsidR="00CF7C43" w:rsidRPr="00434AEB" w:rsidRDefault="00CF7C43" w:rsidP="00A50FFF">
      <w:pPr>
        <w:pStyle w:val="11"/>
        <w:numPr>
          <w:ilvl w:val="0"/>
          <w:numId w:val="28"/>
        </w:numPr>
        <w:spacing w:line="360" w:lineRule="auto"/>
        <w:ind w:left="1066" w:right="7" w:hanging="35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ProRadeon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Render</w:t>
      </w:r>
    </w:p>
    <w:p w14:paraId="222EF965" w14:textId="4ADEDDAE" w:rsidR="00434AEB" w:rsidRPr="00434AEB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Основная метрика для сравнения изображений – отношение между максимумом возможного значения сигнала к мощности искажающего шум</w:t>
      </w:r>
      <w:r w:rsidR="004A7132">
        <w:rPr>
          <w:rFonts w:ascii="Times New Roman" w:eastAsia="Times New Roman" w:hAnsi="Times New Roman" w:cs="Times New Roman"/>
          <w:sz w:val="24"/>
          <w:szCs w:val="24"/>
          <w:highlight w:val="white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PSNR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peak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signal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noise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ratio</w:t>
      </w:r>
      <w:r w:rsidRPr="00434AEB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многие сигналы имеют широкий динамический диапазон, PSNR обычно измеряется в логарифмической шкале в децибелах 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r w:rsidR="009264B8" w:rsidRPr="009264B8">
        <w:rPr>
          <w:rFonts w:ascii="Times New Roman" w:eastAsia="Times New Roman" w:hAnsi="Times New Roman" w:cs="Times New Roman"/>
          <w:sz w:val="24"/>
          <w:szCs w:val="24"/>
          <w:highlight w:val="white"/>
        </w:rPr>
        <w:t>18</w:t>
      </w:r>
      <w:r w:rsidRPr="00936D32">
        <w:rPr>
          <w:rFonts w:ascii="Times New Roman" w:eastAsia="Times New Roman" w:hAnsi="Times New Roman" w:cs="Times New Roman"/>
          <w:sz w:val="24"/>
          <w:szCs w:val="24"/>
          <w:highlight w:val="white"/>
        </w:rPr>
        <w:t>].</w:t>
      </w:r>
    </w:p>
    <w:p w14:paraId="6EDAD7AB" w14:textId="097C3DFB" w:rsidR="00434AEB" w:rsidRPr="00D52213" w:rsidRDefault="00434AEB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PSNR наиболее часто используется для измерения уровня искажений при сжатии изображений.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Эту меру можно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связать со среднеквадратичной ошиб</w:t>
      </w:r>
      <w:r w:rsidR="005657A9">
        <w:rPr>
          <w:rFonts w:ascii="Times New Roman" w:eastAsia="Times New Roman" w:hAnsi="Times New Roman" w:cs="Times New Roman"/>
          <w:sz w:val="24"/>
          <w:szCs w:val="24"/>
        </w:rPr>
        <w:t>к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ой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(СКО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>). Д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ля двух монохромных изображений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размера </w:t>
      </w:r>
      <w:proofErr w:type="spellStart"/>
      <w:r w:rsidRPr="004A7132">
        <w:rPr>
          <w:rFonts w:ascii="Times New Roman" w:eastAsia="Times New Roman" w:hAnsi="Times New Roman" w:cs="Times New Roman"/>
          <w:i/>
          <w:sz w:val="24"/>
          <w:szCs w:val="24"/>
        </w:rPr>
        <w:t>m×n</w:t>
      </w:r>
      <w:proofErr w:type="spellEnd"/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, одно из которых считается зашумленным приближением другого, 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="004A7132" w:rsidRPr="004A7132">
        <w:rPr>
          <w:rFonts w:ascii="Times New Roman" w:eastAsia="Times New Roman" w:hAnsi="Times New Roman" w:cs="Times New Roman"/>
          <w:sz w:val="24"/>
          <w:szCs w:val="24"/>
        </w:rPr>
        <w:t xml:space="preserve"> вычисляется по формуле </w:t>
      </w:r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proofErr w:type="spellStart"/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mse</w:t>
      </w:r>
      <w:proofErr w:type="spellEnd"/>
      <w:r w:rsidR="004A7132"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:</w:t>
      </w:r>
    </w:p>
    <w:p w14:paraId="0D0B940D" w14:textId="59258274" w:rsidR="004A7132" w:rsidRPr="00D52213" w:rsidRDefault="00593244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ins w:id="700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 xml:space="preserve">MSE= </m:t>
            </w:ins>
          </m:r>
          <m:f>
            <m:fPr>
              <m:ctrlPr>
                <w:ins w:id="701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fPr>
            <m:num>
              <m:r>
                <w:ins w:id="702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1</m:t>
                </w:ins>
              </m:r>
            </m:num>
            <m:den>
              <m:r>
                <w:ins w:id="703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mn</m:t>
                </w:ins>
              </m:r>
            </m:den>
          </m:f>
          <m:nary>
            <m:naryPr>
              <m:chr m:val="∑"/>
              <m:limLoc m:val="undOvr"/>
              <m:ctrlPr>
                <w:ins w:id="70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naryPr>
            <m:sub>
              <m:r>
                <w:ins w:id="705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i=0</m:t>
                </w:ins>
              </m:r>
            </m:sub>
            <m:sup>
              <m:r>
                <w:ins w:id="706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m-1</m:t>
                </w:ins>
              </m:r>
            </m:sup>
            <m:e>
              <m:nary>
                <m:naryPr>
                  <m:chr m:val="∑"/>
                  <m:limLoc m:val="undOvr"/>
                  <m:ctrlPr>
                    <w:ins w:id="707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w:ins>
                  </m:ctrlPr>
                </m:naryPr>
                <m:sub>
                  <m:r>
                    <w:ins w:id="708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j=0</m:t>
                    </w:ins>
                  </m:r>
                </m:sub>
                <m:sup>
                  <m:r>
                    <w:ins w:id="709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n-1</m:t>
                    </w:ins>
                  </m:r>
                </m:sup>
                <m:e>
                  <m:sSup>
                    <m:sSupPr>
                      <m:ctrlPr>
                        <w:ins w:id="710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ins w:id="711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dPr>
                        <m:e>
                          <m:r>
                            <w:ins w:id="712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w:ins>
                          </m:r>
                          <m:d>
                            <m:dPr>
                              <m:ctrlPr>
                                <w:ins w:id="713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ins>
                              </m:ctrlPr>
                            </m:dPr>
                            <m:e>
                              <m:r>
                                <w:ins w:id="714" w:author="Борис Гогинян" w:date="2020-03-28T05:28:00Z"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i,j</m:t>
                                </w:ins>
                              </m:r>
                            </m:e>
                          </m:d>
                          <m:r>
                            <w:ins w:id="715" w:author="Борис Гогинян" w:date="2020-03-28T05:28:00Z"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 K(i, j)</m:t>
                            </w:ins>
                          </m:r>
                        </m:e>
                      </m:d>
                    </m:e>
                    <m:sup>
                      <m:r>
                        <w:ins w:id="716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w:ins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03"/>
      </w:tblGrid>
      <w:tr w:rsidR="004A7132" w:rsidRPr="000A674A" w:rsidDel="00593244" w14:paraId="74A88B70" w14:textId="026789FE" w:rsidTr="00937CF7">
        <w:trPr>
          <w:del w:id="717" w:author="Борис Гогинян" w:date="2020-03-28T05:28:00Z"/>
        </w:trPr>
        <w:tc>
          <w:tcPr>
            <w:tcW w:w="9214" w:type="dxa"/>
          </w:tcPr>
          <w:p w14:paraId="11681FCE" w14:textId="165E9A80" w:rsidR="004A7132" w:rsidRPr="00434AEB" w:rsidDel="00593244" w:rsidRDefault="004A7132" w:rsidP="004A7132">
            <w:pPr>
              <w:spacing w:line="360" w:lineRule="auto"/>
              <w:contextualSpacing/>
              <w:jc w:val="both"/>
              <w:rPr>
                <w:del w:id="718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del w:id="71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MSE= </m:t>
                  </w:del>
                </m:r>
                <m:f>
                  <m:fPr>
                    <m:ctrlPr>
                      <w:del w:id="72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fPr>
                  <m:num>
                    <m:r>
                      <w:del w:id="72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w:del>
                    </m:r>
                  </m:num>
                  <m:den>
                    <m:r>
                      <w:del w:id="722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mn</m:t>
                      </w:del>
                    </m:r>
                  </m:den>
                </m:f>
                <m:nary>
                  <m:naryPr>
                    <m:chr m:val="∑"/>
                    <m:limLoc m:val="undOvr"/>
                    <m:ctrlPr>
                      <w:del w:id="72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w:del>
                    </m:ctrlPr>
                  </m:naryPr>
                  <m:sub>
                    <m:r>
                      <w:del w:id="724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i=0</m:t>
                      </w:del>
                    </m:r>
                  </m:sub>
                  <m:sup>
                    <m:r>
                      <w:del w:id="725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m-1</m:t>
                      </w:del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del w:id="726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w:del>
                        </m:ctrlPr>
                      </m:naryPr>
                      <m:sub>
                        <m:r>
                          <w:del w:id="727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j=0</m:t>
                          </w:del>
                        </m:r>
                      </m:sub>
                      <m:sup>
                        <m:r>
                          <w:del w:id="728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n-1</m:t>
                          </w:del>
                        </m:r>
                      </m:sup>
                      <m:e>
                        <m:sSup>
                          <m:sSupPr>
                            <m:ctrlPr>
                              <w:del w:id="72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w:del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del w:id="730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731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I</m:t>
                                  </w:del>
                                </m:r>
                                <m:d>
                                  <m:dPr>
                                    <m:ctrlPr>
                                      <w:del w:id="732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</w:del>
                                    </m:ctrlPr>
                                  </m:dPr>
                                  <m:e>
                                    <m:r>
                                      <w:del w:id="733" w:author="Борис Гогинян" w:date="2020-03-28T05:28:00Z"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val="en-US" w:eastAsia="ru-RU"/>
                                        </w:rPr>
                                        <m:t>i,j</m:t>
                                      </w:del>
                                    </m:r>
                                  </m:e>
                                </m:d>
                                <m:r>
                                  <w:del w:id="734" w:author="Борис Гогинян" w:date="2020-03-28T05:28:00Z"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- K(i, j)</m:t>
                                  </w:del>
                                </m:r>
                              </m:e>
                            </m:d>
                          </m:e>
                          <m:sup>
                            <m:r>
                              <w:del w:id="73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w:del>
                            </m:r>
                          </m:sup>
                        </m:sSup>
                      </m:e>
                    </m:nary>
                  </m:e>
                </m:nary>
                <m:r>
                  <w:del w:id="736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.</m:t>
                  </w:del>
                </m:r>
              </m:oMath>
            </m:oMathPara>
          </w:p>
        </w:tc>
        <w:tc>
          <w:tcPr>
            <w:tcW w:w="992" w:type="dxa"/>
          </w:tcPr>
          <w:p w14:paraId="6F9E6EAB" w14:textId="4659E9B4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737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738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(mse_1)</w:delText>
              </w:r>
            </w:del>
          </w:p>
        </w:tc>
      </w:tr>
    </w:tbl>
    <w:p w14:paraId="0E27B00A" w14:textId="77777777" w:rsid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8FB1C8" w14:textId="77777777" w:rsidR="004A7132" w:rsidRPr="004A7132" w:rsidRDefault="004A7132" w:rsidP="00434AEB">
      <w:pPr>
        <w:pStyle w:val="11"/>
        <w:spacing w:line="360" w:lineRule="auto"/>
        <w:ind w:right="6" w:firstLine="567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Выражение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PSNR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использованием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Pr="004A7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представлено в формуле </w:t>
      </w:r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(</w:t>
      </w:r>
      <w:proofErr w:type="spellStart"/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en-US"/>
        </w:rPr>
        <w:t>psnr</w:t>
      </w:r>
      <w:proofErr w:type="spellEnd"/>
      <w:r w:rsidRPr="009264B8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_1):</w:t>
      </w:r>
    </w:p>
    <w:p w14:paraId="60061E4C" w14:textId="55C7117D" w:rsidR="00434AEB" w:rsidRPr="004A7132" w:rsidRDefault="00593244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m:oMathPara>
        <m:oMath>
          <m:r>
            <w:ins w:id="739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PSNR=10 </m:t>
            </w:ins>
          </m:r>
          <m:sSub>
            <m:sSubPr>
              <m:ctrlPr>
                <w:ins w:id="740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741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742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743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744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Sup>
                    <m:sSubSupPr>
                      <m:ctrlPr>
                        <w:ins w:id="745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SupPr>
                    <m:e>
                      <m:r>
                        <w:ins w:id="746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747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  <m:sup>
                      <m:r>
                        <w:ins w:id="748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2</m:t>
                        </w:ins>
                      </m:r>
                    </m:sup>
                  </m:sSubSup>
                </m:num>
                <m:den>
                  <m:r>
                    <w:ins w:id="749" w:author="Борис Гогинян" w:date="2020-03-28T05:28:00Z"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MSE</m:t>
                    </w:ins>
                  </m:r>
                </m:den>
              </m:f>
            </m:e>
          </m:d>
          <m:r>
            <w:ins w:id="750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=20</m:t>
            </w:ins>
          </m:r>
          <m:sSub>
            <m:sSubPr>
              <m:ctrlPr>
                <w:ins w:id="751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sSubPr>
            <m:e>
              <m:r>
                <w:ins w:id="752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log</m:t>
                </w:ins>
              </m:r>
            </m:e>
            <m:sub>
              <m:r>
                <w:ins w:id="753" w:author="Борис Гогинян" w:date="2020-03-28T0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10</m:t>
                </w:ins>
              </m:r>
            </m:sub>
          </m:sSub>
          <m:d>
            <m:dPr>
              <m:ctrlPr>
                <w:ins w:id="754" w:author="Борис Гогинян" w:date="2020-03-28T05:28:00Z"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w:ins>
              </m:ctrlPr>
            </m:dPr>
            <m:e>
              <m:f>
                <m:fPr>
                  <m:ctrlPr>
                    <w:ins w:id="755" w:author="Борис Гогинян" w:date="2020-03-28T05:28:00Z"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w:ins>
                  </m:ctrlPr>
                </m:fPr>
                <m:num>
                  <m:sSub>
                    <m:sSubPr>
                      <m:ctrlPr>
                        <w:ins w:id="756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sSubPr>
                    <m:e>
                      <m:r>
                        <w:ins w:id="757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MAX</m:t>
                        </w:ins>
                      </m:r>
                    </m:e>
                    <m:sub>
                      <m:r>
                        <w:ins w:id="758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I</m:t>
                        </w:ins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ins w:id="759" w:author="Борис Гогинян" w:date="2020-03-28T05:28:00Z"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w:ins>
                      </m:ctrlPr>
                    </m:radPr>
                    <m:deg/>
                    <m:e>
                      <m:r>
                        <w:ins w:id="760" w:author="Борис Гогинян" w:date="2020-03-28T05:28:00Z"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MSE</m:t>
                        </w:ins>
                      </m:r>
                    </m:e>
                  </m:rad>
                </m:den>
              </m:f>
            </m:e>
          </m:d>
          <m:r>
            <w:ins w:id="761" w:author="Борис Гогинян" w:date="2020-03-28T05:28:00Z"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w:ins>
          </m:r>
        </m:oMath>
      </m:oMathPara>
      <w:commentRangeStart w:id="762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214"/>
        <w:gridCol w:w="1030"/>
      </w:tblGrid>
      <w:tr w:rsidR="004A7132" w:rsidRPr="000A674A" w:rsidDel="00593244" w14:paraId="688B3CDD" w14:textId="416F2AD2" w:rsidTr="00937CF7">
        <w:trPr>
          <w:del w:id="763" w:author="Борис Гогинян" w:date="2020-03-28T05:28:00Z"/>
        </w:trPr>
        <w:tc>
          <w:tcPr>
            <w:tcW w:w="9214" w:type="dxa"/>
          </w:tcPr>
          <w:p w14:paraId="6C201EF1" w14:textId="60CA8E6F" w:rsidR="004A7132" w:rsidRPr="004A7132" w:rsidDel="00593244" w:rsidRDefault="00593244" w:rsidP="00E759F8">
            <w:pPr>
              <w:spacing w:line="360" w:lineRule="auto"/>
              <w:contextualSpacing/>
              <w:jc w:val="both"/>
              <w:rPr>
                <w:del w:id="764" w:author="Борис Гогинян" w:date="2020-03-28T05:28:00Z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ins w:id="765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ins>
                </m:r>
                <m:sSub>
                  <m:sSubPr>
                    <m:ctrlPr>
                      <w:ins w:id="766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767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768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769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770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Sup>
                          <m:sSubSupPr>
                            <m:ctrlPr>
                              <w:ins w:id="771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SupPr>
                          <m:e>
                            <m:r>
                              <w:ins w:id="77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773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  <m:sup>
                            <m:r>
                              <w:ins w:id="77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ins>
                            </m:r>
                          </m:sup>
                        </m:sSubSup>
                      </m:num>
                      <m:den>
                        <m:r>
                          <w:ins w:id="775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ins>
                        </m:r>
                      </m:den>
                    </m:f>
                  </m:e>
                </m:d>
                <m:r>
                  <w:ins w:id="776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ins>
                </m:r>
                <m:sSub>
                  <m:sSubPr>
                    <m:ctrlPr>
                      <w:ins w:id="777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sSubPr>
                  <m:e>
                    <m:r>
                      <w:ins w:id="778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ins>
                    </m:r>
                  </m:e>
                  <m:sub>
                    <m:r>
                      <w:ins w:id="779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ins>
                    </m:r>
                  </m:sub>
                </m:sSub>
                <m:d>
                  <m:dPr>
                    <m:ctrlPr>
                      <w:ins w:id="78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ins>
                    </m:ctrlPr>
                  </m:dPr>
                  <m:e>
                    <m:f>
                      <m:fPr>
                        <m:ctrlPr>
                          <w:ins w:id="781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ins>
                        </m:ctrlPr>
                      </m:fPr>
                      <m:num>
                        <m:sSub>
                          <m:sSubPr>
                            <m:ctrlPr>
                              <w:ins w:id="782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sSubPr>
                          <m:e>
                            <m:r>
                              <w:ins w:id="783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ins>
                            </m:r>
                          </m:e>
                          <m:sub>
                            <m:r>
                              <w:ins w:id="78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ins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ins w:id="78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ins>
                            </m:ctrlPr>
                          </m:radPr>
                          <m:deg/>
                          <m:e>
                            <m:r>
                              <w:ins w:id="78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ins>
                            </m:r>
                          </m:e>
                        </m:rad>
                      </m:den>
                    </m:f>
                  </m:e>
                </m:d>
                <m:r>
                  <w:ins w:id="787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ins>
                </m:r>
                <m:r>
                  <w:del w:id="788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PSNR=10 </m:t>
                  </w:del>
                </m:r>
                <m:sSub>
                  <m:sSubPr>
                    <m:ctrlPr>
                      <w:del w:id="789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790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79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792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793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Sup>
                          <m:sSubSupPr>
                            <m:ctrlPr>
                              <w:del w:id="794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SupPr>
                          <m:e>
                            <m:r>
                              <w:del w:id="79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79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  <m:sup>
                            <m:r>
                              <w:del w:id="79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w:del>
                            </m:r>
                          </m:sup>
                        </m:sSubSup>
                      </m:num>
                      <m:den>
                        <m:r>
                          <w:del w:id="798" w:author="Борис Гогинян" w:date="2020-03-28T05:28:00Z"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MSE</m:t>
                          </w:del>
                        </m:r>
                      </m:den>
                    </m:f>
                  </m:e>
                </m:d>
                <m:r>
                  <w:del w:id="799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=20</m:t>
                  </w:del>
                </m:r>
                <m:sSub>
                  <m:sSubPr>
                    <m:ctrlPr>
                      <w:del w:id="800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sSubPr>
                  <m:e>
                    <m:r>
                      <w:del w:id="801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log</m:t>
                      </w:del>
                    </m:r>
                  </m:e>
                  <m:sub>
                    <m:r>
                      <w:del w:id="802" w:author="Борис Гогинян" w:date="2020-03-28T05:28:00Z"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10</m:t>
                      </w:del>
                    </m:r>
                  </m:sub>
                </m:sSub>
                <m:d>
                  <m:dPr>
                    <m:ctrlPr>
                      <w:del w:id="803" w:author="Борис Гогинян" w:date="2020-03-28T05:28:00Z"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w:del>
                    </m:ctrlPr>
                  </m:dPr>
                  <m:e>
                    <m:f>
                      <m:fPr>
                        <m:ctrlPr>
                          <w:del w:id="804" w:author="Борис Гогинян" w:date="2020-03-28T05:28:00Z"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fPr>
                      <m:num>
                        <m:sSub>
                          <m:sSubPr>
                            <m:ctrlPr>
                              <w:del w:id="805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806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MAX</m:t>
                              </w:del>
                            </m:r>
                          </m:e>
                          <m:sub>
                            <m:r>
                              <w:del w:id="807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w:del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del w:id="808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w:del>
                            </m:ctrlPr>
                          </m:radPr>
                          <m:deg/>
                          <m:e>
                            <m:r>
                              <w:del w:id="809" w:author="Борис Гогинян" w:date="2020-03-28T05:28:00Z"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MSE</m:t>
                              </w:del>
                            </m:r>
                          </m:e>
                        </m:rad>
                      </m:den>
                    </m:f>
                  </m:e>
                </m:d>
                <m:r>
                  <w:del w:id="810" w:author="Борис Гогинян" w:date="2020-03-28T05:28:00Z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w:del>
                </m:r>
              </m:oMath>
            </m:oMathPara>
          </w:p>
        </w:tc>
        <w:tc>
          <w:tcPr>
            <w:tcW w:w="992" w:type="dxa"/>
          </w:tcPr>
          <w:p w14:paraId="578672E3" w14:textId="6BAF5C27" w:rsidR="004A7132" w:rsidRPr="009264B8" w:rsidDel="00593244" w:rsidRDefault="004A7132" w:rsidP="004A7132">
            <w:pPr>
              <w:spacing w:line="360" w:lineRule="auto"/>
              <w:contextualSpacing/>
              <w:jc w:val="both"/>
              <w:rPr>
                <w:del w:id="811" w:author="Борис Гогинян" w:date="2020-03-28T05:28:00Z"/>
                <w:rFonts w:ascii="Times New Roman" w:eastAsia="Times New Roman" w:hAnsi="Times New Roman" w:cs="Times New Roman"/>
                <w:color w:val="1F497D" w:themeColor="text2"/>
                <w:sz w:val="24"/>
                <w:szCs w:val="24"/>
                <w:lang w:val="en-US" w:eastAsia="ru-RU"/>
              </w:rPr>
            </w:pPr>
            <w:del w:id="812" w:author="Борис Гогинян" w:date="2020-03-28T05:28:00Z"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(psnr_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eastAsia="ru-RU"/>
                </w:rPr>
                <w:delText>1</w:delText>
              </w:r>
              <w:r w:rsidRPr="009264B8" w:rsidDel="00593244">
                <w:rPr>
                  <w:rFonts w:ascii="Times New Roman" w:eastAsia="Times New Roman" w:hAnsi="Times New Roman" w:cs="Times New Roman"/>
                  <w:color w:val="1F497D" w:themeColor="text2"/>
                  <w:sz w:val="24"/>
                  <w:szCs w:val="24"/>
                  <w:lang w:val="en-US" w:eastAsia="ru-RU"/>
                </w:rPr>
                <w:delText>)</w:delText>
              </w:r>
            </w:del>
          </w:p>
        </w:tc>
      </w:tr>
    </w:tbl>
    <w:commentRangeEnd w:id="762"/>
    <w:p w14:paraId="44EAFD9C" w14:textId="77777777" w:rsidR="004A7132" w:rsidRDefault="001443D9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Style w:val="af4"/>
          <w:rFonts w:asciiTheme="minorHAnsi" w:eastAsiaTheme="minorHAnsi" w:hAnsiTheme="minorHAnsi" w:cstheme="minorBidi"/>
          <w:lang w:eastAsia="en-US"/>
        </w:rPr>
        <w:commentReference w:id="762"/>
      </w:r>
    </w:p>
    <w:p w14:paraId="72DC19A9" w14:textId="77777777" w:rsidR="00E759F8" w:rsidRPr="00E759F8" w:rsidRDefault="00E759F8" w:rsidP="00434AEB">
      <w:pPr>
        <w:pStyle w:val="11"/>
        <w:spacing w:line="360" w:lineRule="auto"/>
        <w:ind w:right="7" w:firstLine="567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здесь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максимальное значение яркости пикселя изображения. Чаще всего,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MAX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=255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. Для цветных изображений </w:t>
      </w:r>
      <w:r w:rsidRPr="00E759F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MSE</w:t>
      </w:r>
      <w:r w:rsidRPr="00E759F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это комбинация отклонений по трём каналам (красный, зелёный и синий), поэтому в аналоге формулы</w:t>
      </w:r>
      <w:del w:id="813" w:author="Борис Гогинян" w:date="2020-03-28T05:28:00Z">
        <w:r w:rsidDel="00593244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(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  <w:lang w:val="en-US"/>
          </w:rPr>
          <w:delText>mse</w:delText>
        </w:r>
        <w:r w:rsidRPr="009264B8" w:rsidDel="00593244">
          <w:rPr>
            <w:rFonts w:ascii="Times New Roman" w:eastAsia="Times New Roman" w:hAnsi="Times New Roman" w:cs="Times New Roman"/>
            <w:color w:val="1F497D" w:themeColor="text2"/>
            <w:sz w:val="24"/>
            <w:szCs w:val="24"/>
          </w:rPr>
          <w:delText>_1)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для цветного изображения знаменатель умножается на 3.</w:t>
      </w:r>
    </w:p>
    <w:p w14:paraId="76D78EE0" w14:textId="77777777" w:rsidR="002317FE" w:rsidRDefault="001D63F7" w:rsidP="005F4B4D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Эксперименты</w:t>
      </w:r>
    </w:p>
    <w:p w14:paraId="74E1917C" w14:textId="77777777" w:rsidR="001D63F7" w:rsidRDefault="001D63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экспериментальной части исследования на представленном наборе данных было протестировано несколько алгоритмов классификации. Их результаты сравниваются в выводах работы.</w:t>
      </w:r>
      <w:r w:rsidR="00937CF7" w:rsidRPr="00937CF7">
        <w:rPr>
          <w:rFonts w:ascii="Times New Roman" w:hAnsi="Times New Roman" w:cs="Times New Roman"/>
          <w:sz w:val="24"/>
          <w:szCs w:val="24"/>
        </w:rPr>
        <w:t xml:space="preserve"> </w:t>
      </w:r>
      <w:r w:rsidR="00937CF7">
        <w:rPr>
          <w:rFonts w:ascii="Times New Roman" w:hAnsi="Times New Roman" w:cs="Times New Roman"/>
          <w:sz w:val="24"/>
          <w:szCs w:val="24"/>
        </w:rPr>
        <w:t>Реализациям алгоритмов трассировки предоставлялось примерно одинаковое количество времени для подготовки изображения (около 1000 – 1500 с.). Результаты их работы сравнивались с эталонным изображением.</w:t>
      </w:r>
    </w:p>
    <w:p w14:paraId="5D6B0D11" w14:textId="77777777" w:rsidR="00937CF7" w:rsidRPr="00937CF7" w:rsidRDefault="00937CF7" w:rsidP="00AB38D7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эксперимент продолжался примерно до 15000 – 20000 с. </w:t>
      </w:r>
      <w:r w:rsidR="00A57769">
        <w:rPr>
          <w:rFonts w:ascii="Times New Roman" w:hAnsi="Times New Roman" w:cs="Times New Roman"/>
          <w:sz w:val="24"/>
          <w:szCs w:val="24"/>
        </w:rPr>
        <w:t>Качество полученных изображений сравнивалось на промежуточных этапах и по истечении этого времени.</w:t>
      </w:r>
    </w:p>
    <w:p w14:paraId="5839D05A" w14:textId="77777777" w:rsidR="001D63F7" w:rsidRPr="001D63F7" w:rsidRDefault="001D63F7" w:rsidP="001D63F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3749BB">
        <w:rPr>
          <w:rFonts w:ascii="Times New Roman" w:hAnsi="Times New Roman" w:cs="Times New Roman"/>
          <w:b/>
          <w:sz w:val="24"/>
          <w:szCs w:val="24"/>
        </w:rPr>
        <w:t>Эксперимент 1</w:t>
      </w:r>
    </w:p>
    <w:p w14:paraId="3B5392A2" w14:textId="777AA063" w:rsidR="00DB1347" w:rsidRDefault="009264B8" w:rsidP="00DB134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данном эксперименте на белой диффузной плоскости расположена модель граненого стакана. Материал стакана – гладкое бесцветное стекло.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Фон окружения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полностью черный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Исследуется корректность визуализации прозрачного стекла и оптического эффекта каустики. </w:t>
      </w:r>
    </w:p>
    <w:p w14:paraId="4B94D5A5" w14:textId="2C5B86CA" w:rsidR="00DB1347" w:rsidRDefault="009264B8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Metropolis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appleseed </w:t>
      </w:r>
      <w:r w:rsid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SPPM</w:t>
      </w:r>
      <w:r w:rsidR="00666404"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E4EB266" w14:textId="77777777" w:rsidR="00666404" w:rsidRPr="00666404" w:rsidRDefault="00666404" w:rsidP="0066640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3D98B4A4" w14:textId="13E03993" w:rsidR="00DD74B8" w:rsidRPr="00666404" w:rsidRDefault="00DB1347" w:rsidP="00666404">
      <w:pPr>
        <w:spacing w:after="0"/>
        <w:ind w:firstLine="567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 Время работы (с точностью до единиц) и качество (с точностью до 0.01</w:t>
      </w:r>
      <w:r w:rsidR="00C4004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дБ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полученного изображения реализациями алгоритмов трассировки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664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модели </w:t>
      </w:r>
      <w:r w:rsidR="00A530E6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прозрачного стеклянного стакана</w:t>
      </w:r>
      <w:r w:rsidR="00666404" w:rsidRPr="006664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D52213" w14:paraId="3946753E" w14:textId="77777777" w:rsidTr="00D52213">
        <w:tc>
          <w:tcPr>
            <w:tcW w:w="3473" w:type="dxa"/>
          </w:tcPr>
          <w:p w14:paraId="1F3DEEBA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17642D90" w14:textId="77777777" w:rsid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7CD4C5C0" w14:textId="77777777" w:rsidR="00D52213" w:rsidRPr="00D52213" w:rsidRDefault="00D52213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DB1347" w14:paraId="0A077044" w14:textId="77777777" w:rsidTr="00D52213">
        <w:tc>
          <w:tcPr>
            <w:tcW w:w="3473" w:type="dxa"/>
            <w:vMerge w:val="restart"/>
          </w:tcPr>
          <w:p w14:paraId="2BDF942B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552CA012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1186</w:t>
            </w:r>
          </w:p>
        </w:tc>
        <w:tc>
          <w:tcPr>
            <w:tcW w:w="3474" w:type="dxa"/>
          </w:tcPr>
          <w:p w14:paraId="66F754D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34.09</w:t>
            </w:r>
          </w:p>
        </w:tc>
      </w:tr>
      <w:tr w:rsidR="00DB1347" w14:paraId="596A3F43" w14:textId="77777777" w:rsidTr="00D52213">
        <w:tc>
          <w:tcPr>
            <w:tcW w:w="3473" w:type="dxa"/>
            <w:vMerge/>
          </w:tcPr>
          <w:p w14:paraId="3DEEC669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0D63BD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1745</w:t>
            </w:r>
          </w:p>
        </w:tc>
        <w:tc>
          <w:tcPr>
            <w:tcW w:w="3474" w:type="dxa"/>
          </w:tcPr>
          <w:p w14:paraId="62A57777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35.52</w:t>
            </w:r>
          </w:p>
        </w:tc>
      </w:tr>
      <w:tr w:rsidR="00DB1347" w14:paraId="497551F2" w14:textId="77777777" w:rsidTr="00D52213">
        <w:tc>
          <w:tcPr>
            <w:tcW w:w="3473" w:type="dxa"/>
            <w:vMerge/>
          </w:tcPr>
          <w:p w14:paraId="3656B9A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8AD95C6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3325</w:t>
            </w:r>
          </w:p>
        </w:tc>
        <w:tc>
          <w:tcPr>
            <w:tcW w:w="3474" w:type="dxa"/>
          </w:tcPr>
          <w:p w14:paraId="387390A4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38.01</w:t>
            </w:r>
          </w:p>
        </w:tc>
      </w:tr>
      <w:tr w:rsidR="00DB1347" w14:paraId="3C3610A9" w14:textId="77777777" w:rsidTr="00D52213">
        <w:tc>
          <w:tcPr>
            <w:tcW w:w="3473" w:type="dxa"/>
            <w:vMerge/>
          </w:tcPr>
          <w:p w14:paraId="45FB0818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A4EE10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6247</w:t>
            </w:r>
          </w:p>
        </w:tc>
        <w:tc>
          <w:tcPr>
            <w:tcW w:w="3474" w:type="dxa"/>
          </w:tcPr>
          <w:p w14:paraId="267329EF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41.05</w:t>
            </w:r>
          </w:p>
        </w:tc>
      </w:tr>
      <w:tr w:rsidR="00DB1347" w14:paraId="16E35CA6" w14:textId="77777777" w:rsidTr="00D52213">
        <w:tc>
          <w:tcPr>
            <w:tcW w:w="3473" w:type="dxa"/>
            <w:vMerge/>
          </w:tcPr>
          <w:p w14:paraId="049F31CB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AB49AA" w14:textId="77777777" w:rsid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11952</w:t>
            </w:r>
          </w:p>
        </w:tc>
        <w:tc>
          <w:tcPr>
            <w:tcW w:w="3474" w:type="dxa"/>
          </w:tcPr>
          <w:p w14:paraId="3D217F1A" w14:textId="77777777" w:rsidR="00DB1347" w:rsidRPr="00DB1347" w:rsidRDefault="00DB1347" w:rsidP="00833CD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45.48</w:t>
            </w:r>
          </w:p>
        </w:tc>
      </w:tr>
      <w:tr w:rsidR="00DB1347" w14:paraId="01C77F85" w14:textId="77777777" w:rsidTr="00DB1347">
        <w:tc>
          <w:tcPr>
            <w:tcW w:w="3473" w:type="dxa"/>
            <w:vMerge w:val="restart"/>
          </w:tcPr>
          <w:p w14:paraId="3F1A666E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65687CF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1006</w:t>
            </w:r>
          </w:p>
        </w:tc>
        <w:tc>
          <w:tcPr>
            <w:tcW w:w="3474" w:type="dxa"/>
          </w:tcPr>
          <w:p w14:paraId="63C27B52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11.64</w:t>
            </w:r>
          </w:p>
        </w:tc>
      </w:tr>
      <w:tr w:rsidR="00DB1347" w14:paraId="34326CFC" w14:textId="77777777" w:rsidTr="00DB1347">
        <w:tc>
          <w:tcPr>
            <w:tcW w:w="3473" w:type="dxa"/>
            <w:vMerge/>
          </w:tcPr>
          <w:p w14:paraId="5312826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88FEA4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2116</w:t>
            </w:r>
          </w:p>
        </w:tc>
        <w:tc>
          <w:tcPr>
            <w:tcW w:w="3474" w:type="dxa"/>
          </w:tcPr>
          <w:p w14:paraId="646B77D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11.66</w:t>
            </w:r>
          </w:p>
        </w:tc>
      </w:tr>
      <w:tr w:rsidR="00DB1347" w14:paraId="120CAF73" w14:textId="77777777" w:rsidTr="00DB1347">
        <w:tc>
          <w:tcPr>
            <w:tcW w:w="3473" w:type="dxa"/>
            <w:vMerge/>
          </w:tcPr>
          <w:p w14:paraId="62486C0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DFD82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4113</w:t>
            </w:r>
          </w:p>
        </w:tc>
        <w:tc>
          <w:tcPr>
            <w:tcW w:w="3474" w:type="dxa"/>
          </w:tcPr>
          <w:p w14:paraId="67B00CA5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11.69</w:t>
            </w:r>
          </w:p>
        </w:tc>
      </w:tr>
      <w:tr w:rsidR="00DB1347" w14:paraId="68F2E415" w14:textId="77777777" w:rsidTr="00DB1347">
        <w:tc>
          <w:tcPr>
            <w:tcW w:w="3473" w:type="dxa"/>
            <w:vMerge/>
          </w:tcPr>
          <w:p w14:paraId="4101652C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0BA80E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7907</w:t>
            </w:r>
          </w:p>
        </w:tc>
        <w:tc>
          <w:tcPr>
            <w:tcW w:w="3474" w:type="dxa"/>
          </w:tcPr>
          <w:p w14:paraId="5B148CCA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11.76</w:t>
            </w:r>
          </w:p>
        </w:tc>
      </w:tr>
      <w:tr w:rsidR="00DB1347" w14:paraId="219E4E16" w14:textId="77777777" w:rsidTr="00DB1347">
        <w:tc>
          <w:tcPr>
            <w:tcW w:w="3473" w:type="dxa"/>
            <w:vMerge/>
          </w:tcPr>
          <w:p w14:paraId="4B99056E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F78A1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16301</w:t>
            </w:r>
          </w:p>
        </w:tc>
        <w:tc>
          <w:tcPr>
            <w:tcW w:w="3474" w:type="dxa"/>
          </w:tcPr>
          <w:p w14:paraId="06AC21A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11.90</w:t>
            </w:r>
          </w:p>
        </w:tc>
      </w:tr>
      <w:tr w:rsidR="00DB1347" w14:paraId="54E4CB33" w14:textId="77777777" w:rsidTr="00DB1347">
        <w:tc>
          <w:tcPr>
            <w:tcW w:w="3473" w:type="dxa"/>
            <w:vMerge w:val="restart"/>
          </w:tcPr>
          <w:p w14:paraId="4B32FAF5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274F5C97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917</w:t>
            </w:r>
          </w:p>
        </w:tc>
        <w:tc>
          <w:tcPr>
            <w:tcW w:w="3474" w:type="dxa"/>
          </w:tcPr>
          <w:p w14:paraId="5ABCD58C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14.35</w:t>
            </w:r>
          </w:p>
        </w:tc>
      </w:tr>
      <w:tr w:rsidR="00DB1347" w14:paraId="65C2A648" w14:textId="77777777" w:rsidTr="00DB1347">
        <w:tc>
          <w:tcPr>
            <w:tcW w:w="3473" w:type="dxa"/>
            <w:vMerge/>
          </w:tcPr>
          <w:p w14:paraId="1299C43A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453418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1846</w:t>
            </w:r>
          </w:p>
        </w:tc>
        <w:tc>
          <w:tcPr>
            <w:tcW w:w="3474" w:type="dxa"/>
          </w:tcPr>
          <w:p w14:paraId="264F0FB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14.52</w:t>
            </w:r>
          </w:p>
        </w:tc>
      </w:tr>
      <w:tr w:rsidR="00DB1347" w14:paraId="7241CA55" w14:textId="77777777" w:rsidTr="00DB1347">
        <w:tc>
          <w:tcPr>
            <w:tcW w:w="3473" w:type="dxa"/>
            <w:vMerge/>
          </w:tcPr>
          <w:p w14:paraId="4DDBEF00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F2897A3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3592</w:t>
            </w:r>
          </w:p>
        </w:tc>
        <w:tc>
          <w:tcPr>
            <w:tcW w:w="3474" w:type="dxa"/>
          </w:tcPr>
          <w:p w14:paraId="1EF3D638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14.59</w:t>
            </w:r>
          </w:p>
        </w:tc>
      </w:tr>
      <w:tr w:rsidR="00DB1347" w:rsidRPr="00DB1347" w14:paraId="19742E4D" w14:textId="77777777" w:rsidTr="00DB1347">
        <w:tc>
          <w:tcPr>
            <w:tcW w:w="3473" w:type="dxa"/>
            <w:vMerge/>
          </w:tcPr>
          <w:p w14:paraId="3461D779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F0CD020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7261</w:t>
            </w:r>
          </w:p>
        </w:tc>
        <w:tc>
          <w:tcPr>
            <w:tcW w:w="3474" w:type="dxa"/>
          </w:tcPr>
          <w:p w14:paraId="5A78BE24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14.64</w:t>
            </w:r>
          </w:p>
        </w:tc>
      </w:tr>
      <w:tr w:rsidR="00DB1347" w:rsidRPr="00DB1347" w14:paraId="02CFC059" w14:textId="77777777" w:rsidTr="00DB1347">
        <w:tc>
          <w:tcPr>
            <w:tcW w:w="3473" w:type="dxa"/>
            <w:vMerge/>
          </w:tcPr>
          <w:p w14:paraId="3CF2D8B6" w14:textId="77777777" w:rsid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69A8E1B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14467</w:t>
            </w:r>
          </w:p>
        </w:tc>
        <w:tc>
          <w:tcPr>
            <w:tcW w:w="3474" w:type="dxa"/>
          </w:tcPr>
          <w:p w14:paraId="107885AF" w14:textId="77777777" w:rsidR="00DB1347" w:rsidRPr="00DB1347" w:rsidRDefault="00DB1347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14.66</w:t>
            </w:r>
          </w:p>
        </w:tc>
      </w:tr>
    </w:tbl>
    <w:p w14:paraId="0FB78278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0AA53EE" w14:textId="7D528C8A" w:rsidR="00DB1347" w:rsidRPr="004334C8" w:rsidRDefault="00DB1347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 результатам, представленным в таблице 1, можно сделать вывод о том, что </w:t>
      </w:r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дают</w:t>
      </w:r>
      <w:r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1000-й секунде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изображения, схожие по качеству. Их результаты дальнейшем улучшаются очень слабо. </w:t>
      </w:r>
      <w:commentRangeStart w:id="814"/>
      <w:del w:id="815" w:author="Борис Гогинян" w:date="2020-03-28T05:28:00Z"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>Построение графика не визуализирует данные,</w:delText>
        </w:r>
        <w:commentRangeEnd w:id="814"/>
        <w:r w:rsidR="001443D9" w:rsidDel="00593244">
          <w:rPr>
            <w:rStyle w:val="af4"/>
          </w:rPr>
          <w:commentReference w:id="814"/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 т.к. угол наклона прямых на графике Качество изображения / Время менее 10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vertAlign w:val="superscript"/>
            <w:lang w:eastAsia="ru-RU"/>
          </w:rPr>
          <w:delText>-4</w:delText>
        </w:r>
        <w:r w:rsidR="006A5FB2" w:rsidRPr="004334C8" w:rsidDel="00593244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delText xml:space="preserve">. </w:delText>
        </w:r>
      </w:del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 то же время 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="006A5FB2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даёт существенно лучшее изображение. При этом, качество результата в начале эксперимента растёт почти линейно со временем, затем темп роста качества со временем снижается, но</w:t>
      </w:r>
      <w:r w:rsidR="00C40046" w:rsidRPr="00433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от других реализаций на порядок.</w:t>
      </w:r>
    </w:p>
    <w:p w14:paraId="1218C6A6" w14:textId="708458CF" w:rsidR="00C40046" w:rsidRPr="004334C8" w:rsidRDefault="004334C8" w:rsidP="00AB38D7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Замеры по времени не совпадают так как алгоритмы принимают в качестве параметра необходимое количество семплов, а не время работы. </w:t>
      </w:r>
      <w:commentRangeStart w:id="816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не стал обрубать работу </w:t>
      </w:r>
      <w:commentRangeEnd w:id="816"/>
      <w:r w:rsidR="001443D9">
        <w:rPr>
          <w:rStyle w:val="af4"/>
        </w:rPr>
        <w:commentReference w:id="816"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каком-то определенном моменте, потому что небольшие </w:t>
      </w:r>
      <w:r w:rsid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отклонения не критически влияют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10318237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 Эксперимент 2</w:t>
      </w:r>
    </w:p>
    <w:p w14:paraId="1FC39945" w14:textId="5AA1ECA9" w:rsidR="00A530E6" w:rsidRDefault="00437CF4" w:rsidP="00A357DC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плоскости с деревянной текстурой расположено 5 стеклянных бутылок: 2 с острыми углами, две без углов и одна многогранная. 2 из них окрашены в постоянный цвет. Слева расположен источник света типа </w:t>
      </w:r>
      <w:r w:rsidRPr="00437C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</w:t>
      </w:r>
      <w:r w:rsidRPr="00437CF4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Исследуется корректность визуализации стекла</w:t>
      </w:r>
      <w:r w:rsidR="00A357D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сложных случаях.</w:t>
      </w:r>
      <w:r w:rsidR="001B74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100E5F1" w14:textId="6B8C5FA4" w:rsidR="001B7497" w:rsidRPr="001D7B0D" w:rsidRDefault="001B7497" w:rsidP="001B749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LuxCore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+ </w:t>
      </w:r>
      <w:proofErr w:type="spellStart"/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Sobol</w:t>
      </w:r>
      <w:proofErr w:type="spellEnd"/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appleseed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</w:t>
      </w:r>
      <w:r w:rsidR="00AB38D7"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tracing</w:t>
      </w:r>
      <w:r w:rsidRPr="001D7B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61466795" w14:textId="3285D054" w:rsidR="00C40046" w:rsidRPr="00A357DC" w:rsidRDefault="00C40046" w:rsidP="00C40046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Таблица 2. 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ppleseed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Cycles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</w:t>
      </w:r>
      <w:r w:rsid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LuxC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ore</w:t>
      </w:r>
      <w:r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при отрисовке</w:t>
      </w:r>
      <w:r w:rsidR="00A530E6" w:rsidRPr="00A357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полупрозрачных стеклянных бутылок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40046" w14:paraId="0DE590F5" w14:textId="77777777" w:rsidTr="00937CF7">
        <w:tc>
          <w:tcPr>
            <w:tcW w:w="3473" w:type="dxa"/>
          </w:tcPr>
          <w:p w14:paraId="318EAAD4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5391E6FC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5AAAE1F" w14:textId="77777777" w:rsidR="00C40046" w:rsidRPr="00D52213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40046" w14:paraId="7CE76BBC" w14:textId="77777777" w:rsidTr="00937CF7">
        <w:tc>
          <w:tcPr>
            <w:tcW w:w="3473" w:type="dxa"/>
            <w:vMerge w:val="restart"/>
          </w:tcPr>
          <w:p w14:paraId="1CFFE7EF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5A25C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1318</w:t>
            </w:r>
          </w:p>
        </w:tc>
        <w:tc>
          <w:tcPr>
            <w:tcW w:w="3474" w:type="dxa"/>
          </w:tcPr>
          <w:p w14:paraId="799961B5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38.10</w:t>
            </w:r>
          </w:p>
        </w:tc>
      </w:tr>
      <w:tr w:rsidR="00C40046" w14:paraId="6D5820EB" w14:textId="77777777" w:rsidTr="00937CF7">
        <w:tc>
          <w:tcPr>
            <w:tcW w:w="3473" w:type="dxa"/>
            <w:vMerge/>
          </w:tcPr>
          <w:p w14:paraId="0562CB0E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BB52BB9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3612</w:t>
            </w:r>
          </w:p>
        </w:tc>
        <w:tc>
          <w:tcPr>
            <w:tcW w:w="3474" w:type="dxa"/>
          </w:tcPr>
          <w:p w14:paraId="53490FA8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43.02</w:t>
            </w:r>
          </w:p>
        </w:tc>
      </w:tr>
      <w:tr w:rsidR="00C40046" w14:paraId="041F246A" w14:textId="77777777" w:rsidTr="00937CF7">
        <w:tc>
          <w:tcPr>
            <w:tcW w:w="3473" w:type="dxa"/>
            <w:vMerge/>
          </w:tcPr>
          <w:p w14:paraId="34CE0A4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E05D89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5525</w:t>
            </w:r>
          </w:p>
        </w:tc>
        <w:tc>
          <w:tcPr>
            <w:tcW w:w="3474" w:type="dxa"/>
          </w:tcPr>
          <w:p w14:paraId="3B1EE4AD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45.38</w:t>
            </w:r>
          </w:p>
        </w:tc>
      </w:tr>
      <w:tr w:rsidR="00C40046" w14:paraId="5FEE2A13" w14:textId="77777777" w:rsidTr="00937CF7">
        <w:tc>
          <w:tcPr>
            <w:tcW w:w="3473" w:type="dxa"/>
            <w:vMerge/>
          </w:tcPr>
          <w:p w14:paraId="62EBF3C5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0FE9721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7405</w:t>
            </w:r>
          </w:p>
        </w:tc>
        <w:tc>
          <w:tcPr>
            <w:tcW w:w="3474" w:type="dxa"/>
          </w:tcPr>
          <w:p w14:paraId="72120FC4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47.21</w:t>
            </w:r>
          </w:p>
        </w:tc>
      </w:tr>
      <w:tr w:rsidR="00C40046" w14:paraId="4E9C7A35" w14:textId="77777777" w:rsidTr="00937CF7">
        <w:tc>
          <w:tcPr>
            <w:tcW w:w="3473" w:type="dxa"/>
            <w:vMerge/>
          </w:tcPr>
          <w:p w14:paraId="6D98A12B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1ECEC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10710</w:t>
            </w:r>
          </w:p>
        </w:tc>
        <w:tc>
          <w:tcPr>
            <w:tcW w:w="3474" w:type="dxa"/>
          </w:tcPr>
          <w:p w14:paraId="413D4D6D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50.14</w:t>
            </w:r>
          </w:p>
        </w:tc>
      </w:tr>
      <w:tr w:rsidR="00C40046" w14:paraId="7A128250" w14:textId="77777777" w:rsidTr="00937CF7">
        <w:tc>
          <w:tcPr>
            <w:tcW w:w="3473" w:type="dxa"/>
            <w:vMerge w:val="restart"/>
          </w:tcPr>
          <w:p w14:paraId="4E3F4852" w14:textId="77777777" w:rsidR="00C40046" w:rsidRPr="00DB1347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15D0B8DC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1569</w:t>
            </w:r>
          </w:p>
        </w:tc>
        <w:tc>
          <w:tcPr>
            <w:tcW w:w="3474" w:type="dxa"/>
          </w:tcPr>
          <w:p w14:paraId="4FFFD464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19.20</w:t>
            </w:r>
          </w:p>
        </w:tc>
      </w:tr>
      <w:tr w:rsidR="00C40046" w14:paraId="7EF8F001" w14:textId="77777777" w:rsidTr="00937CF7">
        <w:tc>
          <w:tcPr>
            <w:tcW w:w="3473" w:type="dxa"/>
            <w:vMerge/>
          </w:tcPr>
          <w:p w14:paraId="2946DB82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726B13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3110</w:t>
            </w:r>
          </w:p>
        </w:tc>
        <w:tc>
          <w:tcPr>
            <w:tcW w:w="3474" w:type="dxa"/>
          </w:tcPr>
          <w:p w14:paraId="256FAA96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19.25</w:t>
            </w:r>
          </w:p>
        </w:tc>
      </w:tr>
      <w:tr w:rsidR="00C40046" w14:paraId="1AE72886" w14:textId="77777777" w:rsidTr="00937CF7">
        <w:tc>
          <w:tcPr>
            <w:tcW w:w="3473" w:type="dxa"/>
            <w:vMerge/>
          </w:tcPr>
          <w:p w14:paraId="5997CC1D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AE3AA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6319</w:t>
            </w:r>
          </w:p>
        </w:tc>
        <w:tc>
          <w:tcPr>
            <w:tcW w:w="3474" w:type="dxa"/>
          </w:tcPr>
          <w:p w14:paraId="425F3BBA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19.28</w:t>
            </w:r>
          </w:p>
        </w:tc>
      </w:tr>
      <w:tr w:rsidR="00C40046" w14:paraId="49C9FD4A" w14:textId="77777777" w:rsidTr="00937CF7">
        <w:tc>
          <w:tcPr>
            <w:tcW w:w="3473" w:type="dxa"/>
            <w:vMerge/>
          </w:tcPr>
          <w:p w14:paraId="110FFD37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DC95270" w14:textId="77777777" w:rsid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12627</w:t>
            </w:r>
          </w:p>
        </w:tc>
        <w:tc>
          <w:tcPr>
            <w:tcW w:w="3474" w:type="dxa"/>
          </w:tcPr>
          <w:p w14:paraId="395A5B8C" w14:textId="77777777" w:rsidR="00C40046" w:rsidRPr="00DB1347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19.30</w:t>
            </w:r>
          </w:p>
        </w:tc>
      </w:tr>
      <w:tr w:rsidR="00C40046" w14:paraId="4187B525" w14:textId="77777777" w:rsidTr="00C40046">
        <w:tc>
          <w:tcPr>
            <w:tcW w:w="3473" w:type="dxa"/>
            <w:vMerge w:val="restart"/>
          </w:tcPr>
          <w:p w14:paraId="01AC821B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1114D24A" w14:textId="77777777" w:rsidR="00C40046" w:rsidRPr="00C40046" w:rsidRDefault="00C40046" w:rsidP="00C40046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304</w:t>
            </w:r>
          </w:p>
        </w:tc>
        <w:tc>
          <w:tcPr>
            <w:tcW w:w="3474" w:type="dxa"/>
          </w:tcPr>
          <w:p w14:paraId="1554715C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20.28</w:t>
            </w:r>
          </w:p>
        </w:tc>
      </w:tr>
      <w:tr w:rsidR="00C40046" w14:paraId="4D83485A" w14:textId="77777777" w:rsidTr="00C40046">
        <w:tc>
          <w:tcPr>
            <w:tcW w:w="3473" w:type="dxa"/>
            <w:vMerge/>
          </w:tcPr>
          <w:p w14:paraId="6B699379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3C64747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2643</w:t>
            </w:r>
          </w:p>
        </w:tc>
        <w:tc>
          <w:tcPr>
            <w:tcW w:w="3474" w:type="dxa"/>
          </w:tcPr>
          <w:p w14:paraId="1951117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20.90</w:t>
            </w:r>
          </w:p>
        </w:tc>
      </w:tr>
      <w:tr w:rsidR="00C40046" w14:paraId="52DFA87F" w14:textId="77777777" w:rsidTr="00C40046">
        <w:tc>
          <w:tcPr>
            <w:tcW w:w="3473" w:type="dxa"/>
            <w:vMerge/>
          </w:tcPr>
          <w:p w14:paraId="3FE9F23F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3CCE352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5586</w:t>
            </w:r>
          </w:p>
        </w:tc>
        <w:tc>
          <w:tcPr>
            <w:tcW w:w="3474" w:type="dxa"/>
          </w:tcPr>
          <w:p w14:paraId="091DC996" w14:textId="77777777" w:rsidR="00C40046" w:rsidRP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21.26</w:t>
            </w:r>
          </w:p>
        </w:tc>
      </w:tr>
      <w:tr w:rsidR="00C40046" w:rsidRPr="00DB1347" w14:paraId="712574BF" w14:textId="77777777" w:rsidTr="00C40046">
        <w:tc>
          <w:tcPr>
            <w:tcW w:w="3473" w:type="dxa"/>
            <w:vMerge/>
          </w:tcPr>
          <w:p w14:paraId="1F72F646" w14:textId="77777777" w:rsidR="00C40046" w:rsidRDefault="00C40046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5DE6EF8" w14:textId="77777777" w:rsidR="00C40046" w:rsidRPr="00A357DC" w:rsidRDefault="00C40046" w:rsidP="008F0E02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F0E02"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0100</w:t>
            </w:r>
          </w:p>
        </w:tc>
        <w:tc>
          <w:tcPr>
            <w:tcW w:w="3474" w:type="dxa"/>
          </w:tcPr>
          <w:p w14:paraId="0D2FAE44" w14:textId="77777777" w:rsidR="00C40046" w:rsidRPr="00A357DC" w:rsidRDefault="008F0E02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357D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22.33</w:t>
            </w:r>
          </w:p>
        </w:tc>
      </w:tr>
    </w:tbl>
    <w:p w14:paraId="08CE6F91" w14:textId="77777777" w:rsidR="00C40046" w:rsidRDefault="00C40046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</w:pPr>
    </w:p>
    <w:p w14:paraId="535B4530" w14:textId="647859B2" w:rsidR="008F0E02" w:rsidRPr="00F66BAE" w:rsidRDefault="008F0E02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этого эксперимента схожи с предыдущим опытом: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примерно к 1500-й секунде получают результаты, которые в дальнейшем улучшаются слабо. Темп роста 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изображения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построенного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37363D"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 временем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постепенно снижается, но даже к 10000-й секунде он на порядок выше, чем в других алгоритмах.</w:t>
      </w:r>
    </w:p>
    <w:p w14:paraId="61CDCEAD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09269491" w14:textId="77777777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 Эксперимент 3</w:t>
      </w:r>
    </w:p>
    <w:p w14:paraId="589988E9" w14:textId="36274E19" w:rsidR="00D52213" w:rsidRPr="00F66BAE" w:rsidRDefault="00F66BAE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эксперименте исследовалась способность визуализировать материал неплотной ткани, которая должна пропускать свет. Также на этот материал нанесено несколько текстур – изображений в формате </w:t>
      </w:r>
      <w:r w:rsidRPr="00F66B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JPEG</w:t>
      </w:r>
      <w:r w:rsidRPr="00F66B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BB9E253" w14:textId="274DB650" w:rsidR="0037363D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Path tracing, LuxCore 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Bidir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Metropolis,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23DE523C" w14:textId="112137E0" w:rsidR="0037363D" w:rsidRPr="00617D44" w:rsidRDefault="0037363D" w:rsidP="00617D44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работы (с точностью до секунды) и качество (с точностью до 0.01 дБ) полученного изображения реализациями алгоритмов трассировки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ore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полупрозрачной шторы с узором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37363D" w14:paraId="1BE0550A" w14:textId="77777777" w:rsidTr="00937CF7">
        <w:tc>
          <w:tcPr>
            <w:tcW w:w="3473" w:type="dxa"/>
          </w:tcPr>
          <w:p w14:paraId="03485A3D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0815CEBE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2B224DD8" w14:textId="77777777" w:rsidR="0037363D" w:rsidRPr="00D52213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37363D" w14:paraId="75ECB8BC" w14:textId="77777777" w:rsidTr="00937CF7">
        <w:tc>
          <w:tcPr>
            <w:tcW w:w="3473" w:type="dxa"/>
            <w:vMerge w:val="restart"/>
          </w:tcPr>
          <w:p w14:paraId="61DA8DFA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77DA9D6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1925</w:t>
            </w:r>
          </w:p>
        </w:tc>
        <w:tc>
          <w:tcPr>
            <w:tcW w:w="3474" w:type="dxa"/>
          </w:tcPr>
          <w:p w14:paraId="18BDA2BA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19.76</w:t>
            </w:r>
          </w:p>
        </w:tc>
      </w:tr>
      <w:tr w:rsidR="0037363D" w14:paraId="0EDC807B" w14:textId="77777777" w:rsidTr="00937CF7">
        <w:tc>
          <w:tcPr>
            <w:tcW w:w="3473" w:type="dxa"/>
            <w:vMerge/>
          </w:tcPr>
          <w:p w14:paraId="52E562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48E2AA2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4816</w:t>
            </w:r>
          </w:p>
        </w:tc>
        <w:tc>
          <w:tcPr>
            <w:tcW w:w="3474" w:type="dxa"/>
          </w:tcPr>
          <w:p w14:paraId="648B71C9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23.42</w:t>
            </w:r>
          </w:p>
        </w:tc>
      </w:tr>
      <w:tr w:rsidR="0037363D" w14:paraId="6B8384D9" w14:textId="77777777" w:rsidTr="00937CF7">
        <w:tc>
          <w:tcPr>
            <w:tcW w:w="3473" w:type="dxa"/>
            <w:vMerge/>
          </w:tcPr>
          <w:p w14:paraId="07547A0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0CB8B97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6327</w:t>
            </w:r>
          </w:p>
        </w:tc>
        <w:tc>
          <w:tcPr>
            <w:tcW w:w="3474" w:type="dxa"/>
          </w:tcPr>
          <w:p w14:paraId="0F9185A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24.68</w:t>
            </w:r>
          </w:p>
        </w:tc>
      </w:tr>
      <w:tr w:rsidR="0037363D" w14:paraId="7562803C" w14:textId="77777777" w:rsidTr="00937CF7">
        <w:tc>
          <w:tcPr>
            <w:tcW w:w="3473" w:type="dxa"/>
            <w:vMerge/>
          </w:tcPr>
          <w:p w14:paraId="5043CB0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3E9F771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18981</w:t>
            </w:r>
          </w:p>
        </w:tc>
        <w:tc>
          <w:tcPr>
            <w:tcW w:w="3474" w:type="dxa"/>
          </w:tcPr>
          <w:p w14:paraId="1DB0C8DD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31.20</w:t>
            </w:r>
          </w:p>
        </w:tc>
      </w:tr>
      <w:tr w:rsidR="0037363D" w14:paraId="43A9BBB8" w14:textId="77777777" w:rsidTr="00937CF7">
        <w:tc>
          <w:tcPr>
            <w:tcW w:w="3473" w:type="dxa"/>
            <w:vMerge w:val="restart"/>
          </w:tcPr>
          <w:p w14:paraId="4C2365C0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0E7DD993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</w:t>
            </w:r>
          </w:p>
        </w:tc>
        <w:tc>
          <w:tcPr>
            <w:tcW w:w="3474" w:type="dxa"/>
          </w:tcPr>
          <w:p w14:paraId="27721A47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19.65</w:t>
            </w:r>
          </w:p>
        </w:tc>
      </w:tr>
      <w:tr w:rsidR="0037363D" w14:paraId="5B41A1A5" w14:textId="77777777" w:rsidTr="00937CF7">
        <w:tc>
          <w:tcPr>
            <w:tcW w:w="3473" w:type="dxa"/>
            <w:vMerge/>
          </w:tcPr>
          <w:p w14:paraId="07459315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5C2B66F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3800</w:t>
            </w:r>
          </w:p>
        </w:tc>
        <w:tc>
          <w:tcPr>
            <w:tcW w:w="3474" w:type="dxa"/>
          </w:tcPr>
          <w:p w14:paraId="299D29AD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19.91</w:t>
            </w:r>
          </w:p>
        </w:tc>
      </w:tr>
      <w:tr w:rsidR="0037363D" w14:paraId="6D033DAC" w14:textId="77777777" w:rsidTr="00937CF7">
        <w:tc>
          <w:tcPr>
            <w:tcW w:w="3473" w:type="dxa"/>
            <w:vMerge/>
          </w:tcPr>
          <w:p w14:paraId="6537F28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85B0DD4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7655</w:t>
            </w:r>
          </w:p>
        </w:tc>
        <w:tc>
          <w:tcPr>
            <w:tcW w:w="3474" w:type="dxa"/>
          </w:tcPr>
          <w:p w14:paraId="470ABF7F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20.07</w:t>
            </w:r>
          </w:p>
        </w:tc>
      </w:tr>
      <w:tr w:rsidR="0037363D" w14:paraId="34A6B84D" w14:textId="77777777" w:rsidTr="00937CF7">
        <w:tc>
          <w:tcPr>
            <w:tcW w:w="3473" w:type="dxa"/>
            <w:vMerge/>
          </w:tcPr>
          <w:p w14:paraId="6DFB9E20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5E24FA6A" w14:textId="77777777" w:rsid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15178</w:t>
            </w:r>
          </w:p>
        </w:tc>
        <w:tc>
          <w:tcPr>
            <w:tcW w:w="3474" w:type="dxa"/>
          </w:tcPr>
          <w:p w14:paraId="6769EE67" w14:textId="77777777" w:rsidR="0037363D" w:rsidRPr="00DB134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20.15</w:t>
            </w:r>
          </w:p>
        </w:tc>
      </w:tr>
      <w:tr w:rsidR="0037363D" w14:paraId="43CAE11D" w14:textId="77777777" w:rsidTr="00937CF7">
        <w:tc>
          <w:tcPr>
            <w:tcW w:w="3473" w:type="dxa"/>
            <w:vMerge w:val="restart"/>
          </w:tcPr>
          <w:p w14:paraId="07A99BD0" w14:textId="77777777" w:rsidR="0037363D" w:rsidRPr="00C40046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6D0CC923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1709</w:t>
            </w:r>
          </w:p>
        </w:tc>
        <w:tc>
          <w:tcPr>
            <w:tcW w:w="3474" w:type="dxa"/>
          </w:tcPr>
          <w:p w14:paraId="1B37E12E" w14:textId="77777777" w:rsidR="0037363D" w:rsidRPr="00C40046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</w:tr>
      <w:tr w:rsidR="0037363D" w14:paraId="4EC878E1" w14:textId="77777777" w:rsidTr="00937CF7">
        <w:tc>
          <w:tcPr>
            <w:tcW w:w="3473" w:type="dxa"/>
            <w:vMerge/>
          </w:tcPr>
          <w:p w14:paraId="70DF9E56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6C0CDA5E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3650</w:t>
            </w:r>
          </w:p>
        </w:tc>
        <w:tc>
          <w:tcPr>
            <w:tcW w:w="3474" w:type="dxa"/>
          </w:tcPr>
          <w:p w14:paraId="29A23BB9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98</w:t>
            </w:r>
          </w:p>
        </w:tc>
      </w:tr>
      <w:tr w:rsidR="0037363D" w14:paraId="70484278" w14:textId="77777777" w:rsidTr="00937CF7">
        <w:tc>
          <w:tcPr>
            <w:tcW w:w="3473" w:type="dxa"/>
            <w:vMerge/>
          </w:tcPr>
          <w:p w14:paraId="44E871BC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2289097" w14:textId="77777777" w:rsidR="0037363D" w:rsidRP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7304</w:t>
            </w:r>
          </w:p>
        </w:tc>
        <w:tc>
          <w:tcPr>
            <w:tcW w:w="3474" w:type="dxa"/>
          </w:tcPr>
          <w:p w14:paraId="2C206B40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</w:t>
            </w:r>
          </w:p>
        </w:tc>
      </w:tr>
      <w:tr w:rsidR="0037363D" w:rsidRPr="00DB1347" w14:paraId="3343E87A" w14:textId="77777777" w:rsidTr="00937CF7">
        <w:tc>
          <w:tcPr>
            <w:tcW w:w="3473" w:type="dxa"/>
            <w:vMerge/>
          </w:tcPr>
          <w:p w14:paraId="144A5D23" w14:textId="77777777" w:rsidR="0037363D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3D24B3CF" w14:textId="77777777" w:rsidR="0037363D" w:rsidRPr="0037363D" w:rsidRDefault="0037363D" w:rsidP="003736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14742</w:t>
            </w:r>
          </w:p>
        </w:tc>
        <w:tc>
          <w:tcPr>
            <w:tcW w:w="3474" w:type="dxa"/>
          </w:tcPr>
          <w:p w14:paraId="787C74DD" w14:textId="77777777" w:rsidR="0037363D" w:rsidRPr="00937CF7" w:rsidRDefault="0037363D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 w:rsidRPr="003736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37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</w:tbl>
    <w:p w14:paraId="738610EB" w14:textId="77777777" w:rsidR="0037363D" w:rsidRDefault="0037363D" w:rsidP="00D52213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E12245C" w14:textId="1370F720" w:rsidR="0037363D" w:rsidRPr="00617D44" w:rsidRDefault="0037363D" w:rsidP="00CC7441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 результатов эксперимента несколько отличается от результатов преды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дущего опыта. 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условиях ограниченного времени, примерно к 2000-й секунде все </w:t>
      </w:r>
      <w:proofErr w:type="spellStart"/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рендеры</w:t>
      </w:r>
      <w:proofErr w:type="spellEnd"/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получают изображение примерно одинакового качества. При этом, темп роста качества изображений, построенных с помощью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близок к нулю,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говорит о достижении пика своих возможностей, 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в предыдущих экспериментах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то же время качество изображения, полученного при работе </w:t>
      </w:r>
      <w:r w:rsidR="00617D44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="00CC7441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возрастает.</w:t>
      </w:r>
    </w:p>
    <w:p w14:paraId="637805D2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E2498F0" w14:textId="77777777" w:rsidR="00617D44" w:rsidRDefault="00617D44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00A445" w14:textId="42695668" w:rsidR="00D52213" w:rsidRPr="001D63F7" w:rsidRDefault="00D52213" w:rsidP="00D52213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3.4. Эксперимент 4</w:t>
      </w:r>
    </w:p>
    <w:p w14:paraId="162E83CB" w14:textId="29970C6F" w:rsidR="00D52213" w:rsidRDefault="00617D44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данном эксперименте исследовалась способность визуализации материала полупрозрачной неплотной ткани, пропускающей прямые лучи света без рассеивания. В отличие от предыдущего эксперимента, где в качестве источника света была плоскость, на некотором расстоянии отдаленная от отверстия, здесь используется освещение окружения (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World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0925A18" w14:textId="746B3ECC" w:rsidR="00617D44" w:rsidRPr="00AB38D7" w:rsidRDefault="00AB38D7" w:rsidP="00AB38D7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Рендер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Cycles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использует</w:t>
      </w:r>
      <w:r w:rsidRPr="00926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tracing, LuxCore – Path tracing, appleseed –</w:t>
      </w:r>
      <w:r w:rsidRPr="00AB38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 tracing</w:t>
      </w:r>
      <w:r w:rsidRPr="006664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.</w:t>
      </w:r>
    </w:p>
    <w:p w14:paraId="463F29E8" w14:textId="43A45756" w:rsidR="00CC7441" w:rsidRPr="00617D44" w:rsidRDefault="00CC7441" w:rsidP="00AB38D7">
      <w:pPr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4. Время работы (с точностью до единиц) и качество (с точностью до 0.01 дБ) полученного изображения реализациями алгоритмов трассировки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17D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отрисовке</w:t>
      </w:r>
      <w:r w:rsidR="00A530E6" w:rsidRPr="00617D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полупрозрачной шторы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CC7441" w14:paraId="3589EFBB" w14:textId="77777777" w:rsidTr="00937CF7">
        <w:tc>
          <w:tcPr>
            <w:tcW w:w="3473" w:type="dxa"/>
          </w:tcPr>
          <w:p w14:paraId="19D8BF5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 алгоритма трассировки</w:t>
            </w:r>
          </w:p>
        </w:tc>
        <w:tc>
          <w:tcPr>
            <w:tcW w:w="3473" w:type="dxa"/>
          </w:tcPr>
          <w:p w14:paraId="67A27B73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Затраченное время, с</w:t>
            </w:r>
          </w:p>
        </w:tc>
        <w:tc>
          <w:tcPr>
            <w:tcW w:w="3474" w:type="dxa"/>
          </w:tcPr>
          <w:p w14:paraId="31359813" w14:textId="77777777" w:rsidR="00CC7441" w:rsidRPr="00D52213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 изображения, дБ</w:t>
            </w:r>
          </w:p>
        </w:tc>
      </w:tr>
      <w:tr w:rsidR="00CC7441" w14:paraId="6DEDBFAC" w14:textId="77777777" w:rsidTr="00937CF7">
        <w:tc>
          <w:tcPr>
            <w:tcW w:w="3473" w:type="dxa"/>
            <w:vMerge w:val="restart"/>
          </w:tcPr>
          <w:p w14:paraId="20FF1F65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Appleseed</w:t>
            </w:r>
          </w:p>
        </w:tc>
        <w:tc>
          <w:tcPr>
            <w:tcW w:w="3473" w:type="dxa"/>
          </w:tcPr>
          <w:p w14:paraId="3652E05E" w14:textId="77777777" w:rsidR="00CC7441" w:rsidRDefault="00CC7441" w:rsidP="00CC7441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1480</w:t>
            </w:r>
          </w:p>
        </w:tc>
        <w:tc>
          <w:tcPr>
            <w:tcW w:w="3474" w:type="dxa"/>
          </w:tcPr>
          <w:p w14:paraId="6A324EA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9.80</w:t>
            </w:r>
          </w:p>
        </w:tc>
      </w:tr>
      <w:tr w:rsidR="00CC7441" w14:paraId="4B6F2A0A" w14:textId="77777777" w:rsidTr="00937CF7">
        <w:tc>
          <w:tcPr>
            <w:tcW w:w="3473" w:type="dxa"/>
            <w:vMerge/>
          </w:tcPr>
          <w:p w14:paraId="3B7B4B8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3414004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2917</w:t>
            </w:r>
          </w:p>
        </w:tc>
        <w:tc>
          <w:tcPr>
            <w:tcW w:w="3474" w:type="dxa"/>
          </w:tcPr>
          <w:p w14:paraId="62A5EF5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9.85</w:t>
            </w:r>
          </w:p>
        </w:tc>
      </w:tr>
      <w:tr w:rsidR="00CC7441" w14:paraId="2B15B668" w14:textId="77777777" w:rsidTr="00937CF7">
        <w:tc>
          <w:tcPr>
            <w:tcW w:w="3473" w:type="dxa"/>
            <w:vMerge/>
          </w:tcPr>
          <w:p w14:paraId="3A0FF5F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20DCED0A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5727</w:t>
            </w:r>
          </w:p>
        </w:tc>
        <w:tc>
          <w:tcPr>
            <w:tcW w:w="3474" w:type="dxa"/>
          </w:tcPr>
          <w:p w14:paraId="271055B5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 w:rsidR="00CC7441" w14:paraId="52B35F6B" w14:textId="77777777" w:rsidTr="00937CF7">
        <w:tc>
          <w:tcPr>
            <w:tcW w:w="3473" w:type="dxa"/>
            <w:vMerge w:val="restart"/>
          </w:tcPr>
          <w:p w14:paraId="26C8C8A8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Cycles</w:t>
            </w:r>
          </w:p>
        </w:tc>
        <w:tc>
          <w:tcPr>
            <w:tcW w:w="3473" w:type="dxa"/>
          </w:tcPr>
          <w:p w14:paraId="272D0E1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625</w:t>
            </w:r>
          </w:p>
        </w:tc>
        <w:tc>
          <w:tcPr>
            <w:tcW w:w="3474" w:type="dxa"/>
          </w:tcPr>
          <w:p w14:paraId="1C5B69AC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12.97</w:t>
            </w:r>
          </w:p>
        </w:tc>
      </w:tr>
      <w:tr w:rsidR="00CC7441" w14:paraId="79D5F443" w14:textId="77777777" w:rsidTr="00937CF7">
        <w:tc>
          <w:tcPr>
            <w:tcW w:w="3473" w:type="dxa"/>
            <w:vMerge/>
          </w:tcPr>
          <w:p w14:paraId="5630AD6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BE47820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1247</w:t>
            </w:r>
          </w:p>
        </w:tc>
        <w:tc>
          <w:tcPr>
            <w:tcW w:w="3474" w:type="dxa"/>
          </w:tcPr>
          <w:p w14:paraId="017C394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12.98</w:t>
            </w:r>
          </w:p>
        </w:tc>
      </w:tr>
      <w:tr w:rsidR="00CC7441" w14:paraId="42FDE667" w14:textId="77777777" w:rsidTr="00937CF7">
        <w:tc>
          <w:tcPr>
            <w:tcW w:w="3473" w:type="dxa"/>
            <w:vMerge/>
          </w:tcPr>
          <w:p w14:paraId="61829076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16D7C6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2507</w:t>
            </w:r>
          </w:p>
        </w:tc>
        <w:tc>
          <w:tcPr>
            <w:tcW w:w="3474" w:type="dxa"/>
          </w:tcPr>
          <w:p w14:paraId="1E78444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12.99</w:t>
            </w:r>
          </w:p>
        </w:tc>
      </w:tr>
      <w:tr w:rsidR="00CC7441" w14:paraId="07D22767" w14:textId="77777777" w:rsidTr="00937CF7">
        <w:tc>
          <w:tcPr>
            <w:tcW w:w="3473" w:type="dxa"/>
            <w:vMerge/>
          </w:tcPr>
          <w:p w14:paraId="2BA226A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0D2034CF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5002</w:t>
            </w:r>
          </w:p>
        </w:tc>
        <w:tc>
          <w:tcPr>
            <w:tcW w:w="3474" w:type="dxa"/>
          </w:tcPr>
          <w:p w14:paraId="797AD9B6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13.00</w:t>
            </w:r>
          </w:p>
        </w:tc>
      </w:tr>
      <w:tr w:rsidR="00CC7441" w14:paraId="1DE0E962" w14:textId="77777777" w:rsidTr="00937CF7">
        <w:tc>
          <w:tcPr>
            <w:tcW w:w="3473" w:type="dxa"/>
            <w:vMerge w:val="restart"/>
          </w:tcPr>
          <w:p w14:paraId="40DF5337" w14:textId="77777777" w:rsidR="00CC7441" w:rsidRPr="00DB1347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Luxcore</w:t>
            </w:r>
            <w:proofErr w:type="spellEnd"/>
          </w:p>
        </w:tc>
        <w:tc>
          <w:tcPr>
            <w:tcW w:w="3473" w:type="dxa"/>
          </w:tcPr>
          <w:p w14:paraId="30A3BDA2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1168</w:t>
            </w:r>
          </w:p>
        </w:tc>
        <w:tc>
          <w:tcPr>
            <w:tcW w:w="3474" w:type="dxa"/>
          </w:tcPr>
          <w:p w14:paraId="6B90D2BA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23.79</w:t>
            </w:r>
          </w:p>
        </w:tc>
      </w:tr>
      <w:tr w:rsidR="00CC7441" w14:paraId="5CAABB05" w14:textId="77777777" w:rsidTr="00937CF7">
        <w:tc>
          <w:tcPr>
            <w:tcW w:w="3473" w:type="dxa"/>
            <w:vMerge/>
          </w:tcPr>
          <w:p w14:paraId="17AD93B2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1AB887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1714</w:t>
            </w:r>
          </w:p>
        </w:tc>
        <w:tc>
          <w:tcPr>
            <w:tcW w:w="3474" w:type="dxa"/>
          </w:tcPr>
          <w:p w14:paraId="5157B3D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25.88</w:t>
            </w:r>
          </w:p>
        </w:tc>
      </w:tr>
      <w:tr w:rsidR="00CC7441" w14:paraId="1662CC56" w14:textId="77777777" w:rsidTr="00937CF7">
        <w:tc>
          <w:tcPr>
            <w:tcW w:w="3473" w:type="dxa"/>
            <w:vMerge/>
          </w:tcPr>
          <w:p w14:paraId="0DE4B5B7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1CF6CACE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2376</w:t>
            </w:r>
          </w:p>
        </w:tc>
        <w:tc>
          <w:tcPr>
            <w:tcW w:w="3474" w:type="dxa"/>
          </w:tcPr>
          <w:p w14:paraId="59DE78A4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27.58</w:t>
            </w:r>
          </w:p>
        </w:tc>
      </w:tr>
      <w:tr w:rsidR="00CC7441" w:rsidRPr="00DB1347" w14:paraId="34A16DF8" w14:textId="77777777" w:rsidTr="00937CF7">
        <w:tc>
          <w:tcPr>
            <w:tcW w:w="3473" w:type="dxa"/>
            <w:vMerge/>
          </w:tcPr>
          <w:p w14:paraId="66204FF1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4EF81800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4580</w:t>
            </w:r>
          </w:p>
        </w:tc>
        <w:tc>
          <w:tcPr>
            <w:tcW w:w="3474" w:type="dxa"/>
          </w:tcPr>
          <w:p w14:paraId="36818F86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32.35</w:t>
            </w:r>
          </w:p>
        </w:tc>
      </w:tr>
      <w:tr w:rsidR="00CC7441" w:rsidRPr="00DB1347" w14:paraId="6E8328A9" w14:textId="77777777" w:rsidTr="00937CF7">
        <w:tc>
          <w:tcPr>
            <w:tcW w:w="3473" w:type="dxa"/>
            <w:vMerge/>
          </w:tcPr>
          <w:p w14:paraId="2DBF0D7D" w14:textId="77777777" w:rsid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73" w:type="dxa"/>
          </w:tcPr>
          <w:p w14:paraId="75EA97BD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6819</w:t>
            </w:r>
          </w:p>
        </w:tc>
        <w:tc>
          <w:tcPr>
            <w:tcW w:w="3474" w:type="dxa"/>
          </w:tcPr>
          <w:p w14:paraId="56A32B77" w14:textId="77777777" w:rsidR="00CC7441" w:rsidRPr="00CC7441" w:rsidRDefault="00CC7441" w:rsidP="00937CF7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36.69</w:t>
            </w:r>
          </w:p>
        </w:tc>
      </w:tr>
    </w:tbl>
    <w:p w14:paraId="6B62F1B3" w14:textId="77777777" w:rsidR="00D52213" w:rsidRDefault="00D52213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13B0F069" w14:textId="0035B187" w:rsidR="00CC7441" w:rsidRPr="00886462" w:rsidRDefault="00CC7441" w:rsidP="00833CDD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отображении этой сцены лучшим оказался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Качество построенного им изображения лучше, чем у других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рендеров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условиях ограничения по времени (примерно к 1500-й секунде), темп роста качества изображения со временем – наилучший. Изображения, построенные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фактически со временем не улучшаются.</w:t>
      </w:r>
    </w:p>
    <w:p w14:paraId="02F2C34E" w14:textId="77777777" w:rsidR="00A530E6" w:rsidRDefault="00A530E6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3B1ADF" w14:textId="77777777" w:rsidR="00833CDD" w:rsidRDefault="000817D1" w:rsidP="000817D1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Выводы</w:t>
      </w:r>
    </w:p>
    <w:p w14:paraId="30EC61C5" w14:textId="75E181F9" w:rsidR="00A530E6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представленном исследовании произведено сравнение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качеству построенных изображений трёхмерных сцен на основе алгоритма трассировки лучей. Результаты их работы сравнивались при ограниченном времени работы (около 1500 с.), а также рассмотрена динамика улучшения качества изображения при увеличении времени работы.</w:t>
      </w:r>
    </w:p>
    <w:p w14:paraId="1A81E19D" w14:textId="398EE435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большинстве тестов наилучшую динамику показал рендер </w:t>
      </w:r>
      <w:r w:rsid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ppleseed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 в условиях ограниченного вре</w:t>
      </w:r>
      <w:r w:rsid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мени давал наиболее фотореалистичное изображение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 течением времени демонстрировал наилучший темп роста качества изображения. При этом,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рендеры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Cycles</w:t>
      </w:r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демонстрировали схожие результаты: они дали изображения приблизительно равного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качества в условиях ограниченного времени, а с течением времени качество изображения менялось мало.</w:t>
      </w:r>
    </w:p>
    <w:p w14:paraId="03DB98DD" w14:textId="77777777" w:rsid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этом, в эксперименте 4 рендер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Luxcore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продемонстрировал лучший результат и 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органиченное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время, и наилучшую динамику изменения качества изображения со временем.</w:t>
      </w:r>
    </w:p>
    <w:p w14:paraId="680A4E5D" w14:textId="77777777" w:rsidR="001C14BA" w:rsidRPr="001C14BA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3C8F0" w14:textId="77777777" w:rsidR="00A530E6" w:rsidRDefault="00A530E6" w:rsidP="00A530E6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Приложения</w:t>
      </w:r>
    </w:p>
    <w:p w14:paraId="19219836" w14:textId="195D925C" w:rsidR="000817D1" w:rsidRPr="00886462" w:rsidRDefault="00886462" w:rsidP="00886462">
      <w:pPr>
        <w:spacing w:after="0"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Получившиеся в результате экспериментов изображения доступны по ссылке: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https://github.com/goginyanboris/3D</w:t>
      </w:r>
    </w:p>
    <w:p w14:paraId="376DE9F5" w14:textId="77777777" w:rsidR="005657A9" w:rsidRDefault="005657A9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C58C05" w14:textId="72EE34D6" w:rsidR="00EE5B67" w:rsidRPr="00886462" w:rsidRDefault="00EE5B67" w:rsidP="00EE5B67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7F55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0D249892" w14:textId="77777777" w:rsidR="00A530E6" w:rsidRPr="001C14BA" w:rsidRDefault="00A530E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F. Comparison of Intersection Algorithms for SBR Ray Tracing on NURBS  // Proceedings of the 2012 IEEE International Symposium on Antennas and Propagation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IEEE, </w:t>
      </w:r>
      <w:r w:rsidR="009D794F" w:rsidRPr="001C14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="009D794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689BE4A2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Wang J., Shen, Y., Ding, W. A Method for Ink-Wash Painting Rendering for 3D Scenes // 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2018 International Joint Conference on Information, Media and Engineering (ICIME). – 2018.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Pp. 205 – 210.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– IEEE, Osaka, Japan. doi:10.1109/icime.2018.00050</w:t>
      </w:r>
    </w:p>
    <w:p w14:paraId="634CE249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Gu K., Liu M.,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Zhai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G., Yang, X., Zhang, W. Quality Assessment Considering Viewing Distance and Image Resolution // IEEE Transactions on Broadcasting. – 2015. – Vol. 61(3). - Pp. 520–531. doi:10.1109/tbc.2015.2459851</w:t>
      </w:r>
    </w:p>
    <w:p w14:paraId="76E087BF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Cho S., Shin S., Choi S. Haptic texture renderin</w:t>
      </w:r>
      <w:r w:rsidR="008F7FB8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 using random fractal surface // Proceedings of the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14th International Conference on Ubiquitous Robots and Ambient Intelligence (URAI). – 2017. – </w:t>
      </w:r>
      <w:r w:rsidR="001A665F"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Pp. 290 – 292. –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IEEE,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Jeju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 South Korea. doi:10.1109/ urai.2017.7992732</w:t>
      </w:r>
    </w:p>
    <w:p w14:paraId="7B03B187" w14:textId="77777777" w:rsidR="009D794F" w:rsidRPr="001C14BA" w:rsidRDefault="009D794F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>Shumskiy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V. GPU Ray Tracing – Comparative Study of Ray-Triangle Intersection Algorithms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1C14BA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03C7950D" w14:textId="53A7430E" w:rsidR="008F7FB8" w:rsidRPr="00581EB2" w:rsidRDefault="008F7FB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M., </w:t>
      </w:r>
      <w:proofErr w:type="spellStart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Havran</w:t>
      </w:r>
      <w:proofErr w:type="spellEnd"/>
      <w:r w:rsidRPr="001C14B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V. Ray Tracing on GPU with CUDA - Comparative Study of Three Algorithms // WSCG 2010: Communication Papers Proceedings: 18th International Conference in Central Europe</w:t>
      </w:r>
      <w:r w:rsidRPr="001C14B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="00581EB2" w:rsidRPr="00581EB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02739A70" w14:textId="74A3EF79" w:rsidR="00581EB2" w:rsidRPr="00007EF6" w:rsidRDefault="00581EB2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="00785C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Cycles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proofErr w:type="spellEnd"/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007EF6"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="00007EF6" w:rsidRPr="00007E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</w:p>
    <w:p w14:paraId="31CA0939" w14:textId="534123D8" w:rsidR="00007EF6" w:rsidRP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007E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1" w:history="1"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proofErr w:type="spellStart"/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proofErr w:type="spellEnd"/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07EF6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4A8D5D46" w14:textId="684D83FD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07E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Caustic</w:t>
      </w:r>
      <w:proofErr w:type="spellEnd"/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32171767" w14:textId="503EBC45" w:rsidR="00007EF6" w:rsidRDefault="00007EF6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87433"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64978175" w14:textId="386F97D8" w:rsidR="00287433" w:rsidRDefault="00366845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68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1. doi:10.1145/1618452.1618487</w:t>
      </w:r>
    </w:p>
    <w:p w14:paraId="2C21060C" w14:textId="7497D058" w:rsidR="00366845" w:rsidRP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785C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65BB19E" w14:textId="4144A244" w:rsidR="00785CC1" w:rsidRDefault="00785CC1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2874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785CC1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004E26AF" w14:textId="12B64307" w:rsidR="00785CC1" w:rsidRDefault="006A45F8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6A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45F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24D958A9" w14:textId="56CD61EC" w:rsidR="006A45F8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Tiled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 (CPU/</w:t>
      </w:r>
      <w:proofErr w:type="spellStart"/>
      <w:r w:rsidRPr="0008731B">
        <w:rPr>
          <w:rFonts w:ascii="Times New Roman" w:eastAsia="Times New Roman" w:hAnsi="Times New Roman" w:cs="Times New Roman"/>
          <w:sz w:val="24"/>
          <w:szCs w:val="24"/>
        </w:rPr>
        <w:t>OpenCL</w:t>
      </w:r>
      <w:proofErr w:type="spellEnd"/>
      <w:r w:rsidRPr="0008731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 w:rsidR="006A45F8">
        <w:rPr>
          <w:rFonts w:ascii="Times New Roman" w:eastAsia="Times New Roman" w:hAnsi="Times New Roman" w:cs="Times New Roman"/>
          <w:sz w:val="24"/>
          <w:szCs w:val="24"/>
        </w:rPr>
        <w:t>.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F8"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="006A45F8"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4C2E02D1" w14:textId="4A3BF834" w:rsidR="0008731B" w:rsidRDefault="0008731B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731B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79ADCEDC" w14:textId="02E73325" w:rsidR="009557F3" w:rsidRDefault="009557F3" w:rsidP="009557F3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557F3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7F3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Pr="00955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557F3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3AE2BB8C" w14:textId="03DFFFB1" w:rsidR="009557F3" w:rsidRPr="00785CC1" w:rsidRDefault="009264B8" w:rsidP="009264B8">
      <w:pPr>
        <w:pStyle w:val="a5"/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Peak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signal-to-noise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264B8"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 w:rsidRPr="009264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1EB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581E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264B8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272FAC11" w14:textId="77777777" w:rsidR="00581EB2" w:rsidRPr="006A45F8" w:rsidRDefault="00581EB2" w:rsidP="00581EB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6FEF7D" w14:textId="77777777" w:rsidR="00FF3438" w:rsidRPr="006A45F8" w:rsidRDefault="00FF3438" w:rsidP="002423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1A9B8F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982840" w14:textId="77777777" w:rsidR="00366845" w:rsidRPr="006A45F8" w:rsidRDefault="00366845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1E4E01" w14:textId="7ACE9E34" w:rsidR="006D5563" w:rsidRDefault="006D5563" w:rsidP="00242318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7F55">
        <w:rPr>
          <w:rFonts w:ascii="Times New Roman" w:hAnsi="Times New Roman" w:cs="Times New Roman"/>
          <w:b/>
          <w:sz w:val="24"/>
          <w:szCs w:val="24"/>
          <w:lang w:val="en-US"/>
        </w:rPr>
        <w:t>References</w:t>
      </w:r>
    </w:p>
    <w:p w14:paraId="0D8D904F" w14:textId="0A387688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Weinmann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F. Comparison of Intersection Algorithm</w:t>
      </w:r>
      <w:r w:rsidR="00007EF6"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 for SBR Ray Tracing on NURBS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// Proceedings of the 2012 IEEE International Symposium on Antennas and Propagation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2012. – IEEE, </w:t>
      </w:r>
      <w:r w:rsidRPr="008864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Chicago, IL, USA.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doi:10.1109/aps.2012.6349081</w:t>
      </w:r>
    </w:p>
    <w:p w14:paraId="5F1B1B39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Wang J., Shen, Y., Ding, W. A Method for Ink-Wash Painting Rendering for 3D Scenes // Proceedings of the 2018 International Joint Conference on Information, Media and Engineering (ICIME). – 2018. – Pp. 205 – 210. – IEEE, Osaka, Japan. doi:10.1109/icime.2018.00050</w:t>
      </w:r>
    </w:p>
    <w:p w14:paraId="2C9201C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Gu K., Liu M.,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Zhai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G., Yang, X., Zhang, W. Quality Assessment Considering Viewing Distance and Image Resolution // IEEE Transactions on Broadcasting. – 2015. – Vol. 61(3). - Pp. 520–531. doi:10.1109/tbc.2015.2459851</w:t>
      </w:r>
    </w:p>
    <w:p w14:paraId="514E0CEF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Cho S., Shin S., Choi S. Haptic texture rendering using random fractal surface // Proceedings of the 14th International Conference on Ubiquitous Robots and Ambient Intelligence (URAI). – 2017. – Pp. 290 – 292. – IEEE,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Jeju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 South Korea. doi:10.1109/ urai.2017.7992732</w:t>
      </w:r>
    </w:p>
    <w:p w14:paraId="5809C1BB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Shumskiy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V. GPU Ray Tracing – Comparative Study of Ray-Triangle Intersection Algorithms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// Transactions on Computational Science XIX. Lecture Notes in Computer Science. – 2013. – </w:t>
      </w:r>
      <w:r w:rsidRPr="00886462">
        <w:rPr>
          <w:rFonts w:ascii="Times New Roman" w:hAnsi="Times New Roman" w:cs="Times New Roman"/>
          <w:spacing w:val="4"/>
          <w:sz w:val="24"/>
          <w:szCs w:val="24"/>
          <w:shd w:val="clear" w:color="auto" w:fill="FCFCFC"/>
          <w:lang w:val="en-US"/>
        </w:rPr>
        <w:t xml:space="preserve">Vol. 7870. – Springer, Berlin, Heidelberg. </w:t>
      </w:r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– Pp. 78 – 91. doi:10.1007/978-3-642-39759-2</w:t>
      </w:r>
    </w:p>
    <w:p w14:paraId="53C193B1" w14:textId="77777777" w:rsidR="001C14BA" w:rsidRPr="00886462" w:rsidRDefault="001C14BA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Zlatuska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M.,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Havran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V. Ray Tracing on GPU with CUDA - Comparative Study of Three Algorithms // WSCG 2010: Communication Papers Proceedings: 18th International Conference in Central Europe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– 2010. URL: </w:t>
      </w:r>
      <w:r w:rsidRPr="00886462">
        <w:rPr>
          <w:rFonts w:ascii="Times New Roman" w:hAnsi="Times New Roman" w:cs="Times New Roman"/>
          <w:sz w:val="24"/>
          <w:szCs w:val="24"/>
          <w:lang w:val="en-US"/>
        </w:rPr>
        <w:t>https://www.researchgate.net/publication/228974703_Ray_Tracing_on_a_GPU_with_CUDA-comparative_study_of_three_algorithms</w:t>
      </w:r>
    </w:p>
    <w:p w14:paraId="637386C3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Shading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Language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Cycles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opensource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imageworks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/?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</w:p>
    <w:p w14:paraId="6205CCD1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Bounced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2" w:history="1"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docs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blender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org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manual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proofErr w:type="spellStart"/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ru</w:t>
        </w:r>
        <w:proofErr w:type="spellEnd"/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dev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cycles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render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settings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light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_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paths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886462">
          <w:rPr>
            <w:rStyle w:val="a3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html</w:t>
        </w:r>
      </w:hyperlink>
    </w:p>
    <w:p w14:paraId="138F4FEF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Caustic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https://en.wikipedia.org/wiki/Caustic_(optics)</w:t>
      </w:r>
    </w:p>
    <w:p w14:paraId="7BFA4DC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https://docs.blender.org/manual/ru/dev/render/cycles/render_settings/motion_blur.html</w:t>
      </w:r>
    </w:p>
    <w:p w14:paraId="4C86AFD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Hachisuka, T., &amp; Jensen, H. W. (2009). Stochastic progressive photon mapping. ACM Transactions on Graphics, 28(5), 1. doi:10.1145/1618452.1618487</w:t>
      </w:r>
    </w:p>
    <w:p w14:paraId="6614E8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OSL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blenderseed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readthedocs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latest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osl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B2F34AD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Motion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Blur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https://appleseed.readthedocs.io/projects/appleseed-blenderseed/en/latest/panels/render/motion_blur.html</w:t>
      </w:r>
    </w:p>
    <w:p w14:paraId="6D04A60A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appleseed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/>
          <w:sz w:val="24"/>
          <w:szCs w:val="24"/>
          <w:lang w:val="en-US"/>
        </w:rPr>
        <w:t>SSS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https://github.com/appleseedhq/appleseed/blob/master/docs/source/features/features.rst</w:t>
      </w:r>
    </w:p>
    <w:p w14:paraId="6662BBA0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Tiled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(CPU/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OpenCL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)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https://wiki.luxcorerender.org/Render_Configuration</w:t>
      </w:r>
    </w:p>
    <w:p w14:paraId="74C4DBD6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И. М. Соболь. Численные методы Монте-Карло. М.: Наука, 1973 г.</w:t>
      </w:r>
    </w:p>
    <w:p w14:paraId="3F32A477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PhotonGI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cache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https://wiki.luxcorerender.org/PhotonGI</w:t>
      </w:r>
    </w:p>
    <w:p w14:paraId="14DC4FA9" w14:textId="77777777" w:rsidR="00886462" w:rsidRPr="00886462" w:rsidRDefault="00886462" w:rsidP="00886462">
      <w:pPr>
        <w:pStyle w:val="a5"/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Peak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signal-to-noise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6462"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–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Режим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6462">
        <w:rPr>
          <w:rFonts w:ascii="Times New Roman" w:eastAsia="Times New Roman" w:hAnsi="Times New Roman" w:cs="Times New Roman" w:hint="eastAsia"/>
          <w:sz w:val="24"/>
          <w:szCs w:val="24"/>
        </w:rPr>
        <w:t>доступа</w:t>
      </w:r>
      <w:r w:rsidRPr="008864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86462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https://en.wikipedia.org/wiki/Peak_signal-to-noise_ratio</w:t>
      </w:r>
    </w:p>
    <w:p w14:paraId="7194DBDC" w14:textId="77777777" w:rsidR="001C14BA" w:rsidRPr="00886462" w:rsidRDefault="001C14BA" w:rsidP="001C14B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21879F1" w14:textId="77777777" w:rsidR="00E40D65" w:rsidRPr="001D7B0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</w:t>
      </w:r>
      <w:r w:rsidRPr="001D7B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</w:t>
      </w:r>
      <w:r w:rsidR="00060278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ах</w:t>
      </w:r>
    </w:p>
    <w:p w14:paraId="596AE5D3" w14:textId="7CB62674" w:rsidR="008C69AD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Гогинян</w:t>
      </w:r>
      <w:proofErr w:type="spellEnd"/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Борис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Андреевич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, студент группы КМБ</w:t>
      </w:r>
      <w:r w:rsidR="005657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>-0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8C69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-16 кафедры Высшей математики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Института кибернетики ФГБОУ ВО «МИРЭА – Российский технологической университет»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3D096EAB" w14:textId="77777777" w:rsidR="00A57769" w:rsidRPr="00A57769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арфенов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Денис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Васильевич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кандидат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технических</w:t>
      </w: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27609CB9" w14:textId="77777777" w:rsid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Петрусевич Денис Андреевич, кандидат физико-математических наук, доцент кафедры Высшей математики Института кибернетики ФГБОУ ВО «МИРЭА – Российский технологической университет»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(119454, Россия, Москва, пр-т Вернадского, д. 78).</w:t>
      </w:r>
    </w:p>
    <w:p w14:paraId="5A24FF3E" w14:textId="77777777" w:rsidR="0099609F" w:rsidRPr="008C69AD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DD363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 author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</w:p>
    <w:p w14:paraId="7848FC9A" w14:textId="77777777" w:rsid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Boris</w:t>
      </w:r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Goginyan</w:t>
      </w:r>
      <w:proofErr w:type="spellEnd"/>
      <w:r w:rsidR="008C69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student of the </w:t>
      </w:r>
      <w:r w:rsidR="008C69AD"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Higher Mathematics Chair, Institute of Cybernetics, Russian Technological University </w:t>
      </w:r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="008C69AD"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46B14B3F" w14:textId="77777777" w:rsidR="00A57769" w:rsidRPr="008C69AD" w:rsidRDefault="00A57769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Parfenov</w:t>
      </w:r>
      <w:proofErr w:type="spellEnd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27774D01" w14:textId="77777777" w:rsidR="00E40D65" w:rsidRPr="00825BB4" w:rsidRDefault="00E40D65" w:rsidP="00E40D6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Denis A. </w:t>
      </w:r>
      <w:proofErr w:type="spellStart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Petrusevich</w:t>
      </w:r>
      <w:proofErr w:type="spellEnd"/>
      <w:r w:rsidRPr="00825B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PhD, associate professor of the Higher Mathematics Chair, Institute of Cybernetics, Russian Technological University </w:t>
      </w:r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(78, </w:t>
      </w:r>
      <w:proofErr w:type="spellStart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Vernadskogo</w:t>
      </w:r>
      <w:proofErr w:type="spellEnd"/>
      <w:r w:rsidRPr="00825BB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Pr., Moscow 119454, Russia).</w:t>
      </w:r>
    </w:p>
    <w:p w14:paraId="769D0D3C" w14:textId="77777777" w:rsidR="00E40D65" w:rsidRPr="00FF3438" w:rsidRDefault="00E40D65" w:rsidP="00E40D65">
      <w:pPr>
        <w:pStyle w:val="a5"/>
        <w:shd w:val="clear" w:color="auto" w:fill="FFFFFF"/>
        <w:spacing w:before="100" w:beforeAutospacing="1" w:after="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0D65" w:rsidRPr="00FF3438" w:rsidSect="00AB0158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81" w:author="M61PME-S2P" w:date="2020-03-15T18:17:00Z" w:initials="M">
    <w:p w14:paraId="63C3A984" w14:textId="644B06B7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опишите!</w:t>
      </w:r>
    </w:p>
  </w:comment>
  <w:comment w:id="682" w:author="Борис Гогинян" w:date="2020-03-28T01:24:00Z" w:initials="БГ">
    <w:p w14:paraId="7883FD97" w14:textId="2C916A64" w:rsidR="00DD363E" w:rsidRDefault="00DD363E">
      <w:pPr>
        <w:pStyle w:val="af5"/>
      </w:pPr>
      <w:r>
        <w:rPr>
          <w:rStyle w:val="af4"/>
        </w:rPr>
        <w:annotationRef/>
      </w:r>
      <w:r>
        <w:t>В теории</w:t>
      </w:r>
    </w:p>
  </w:comment>
  <w:comment w:id="683" w:author="M61PME-S2P" w:date="2020-03-15T18:22:00Z" w:initials="M">
    <w:p w14:paraId="5C724EDE" w14:textId="28487E88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Все сокращения следует собрать в таблицу в начале работы и ПРИ ПЕРВОЙ встрече давать расшифровку</w:t>
      </w:r>
    </w:p>
  </w:comment>
  <w:comment w:id="696" w:author="M61PME-S2P" w:date="2020-03-15T18:24:00Z" w:initials="M">
    <w:p w14:paraId="00BE2381" w14:textId="1964AFAF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Какая? Всё надо описать строго и детально</w:t>
      </w:r>
    </w:p>
  </w:comment>
  <w:comment w:id="697" w:author="M61PME-S2P" w:date="2020-03-15T18:25:00Z" w:initials="M">
    <w:p w14:paraId="7CF01F7D" w14:textId="22F4F3D3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Детальнее</w:t>
      </w:r>
    </w:p>
  </w:comment>
  <w:comment w:id="762" w:author="M61PME-S2P" w:date="2020-03-15T18:35:00Z" w:initials="M">
    <w:p w14:paraId="4C6613CB" w14:textId="0312313C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Формулы не заключают в рамки (см. методичку)</w:t>
      </w:r>
    </w:p>
  </w:comment>
  <w:comment w:id="814" w:author="M61PME-S2P" w:date="2020-03-15T18:36:00Z" w:initials="M">
    <w:p w14:paraId="58C11506" w14:textId="025064B2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Написано коряво и мутно</w:t>
      </w:r>
    </w:p>
  </w:comment>
  <w:comment w:id="816" w:author="M61PME-S2P" w:date="2020-03-15T18:37:00Z" w:initials="M">
    <w:p w14:paraId="128F9B30" w14:textId="2A413783" w:rsidR="00DD363E" w:rsidRDefault="00DD363E">
      <w:pPr>
        <w:pStyle w:val="af5"/>
      </w:pPr>
      <w:r>
        <w:rPr>
          <w:rStyle w:val="af4"/>
        </w:rPr>
        <w:annotationRef/>
      </w:r>
      <w:r>
        <w:rPr>
          <w:noProof/>
        </w:rPr>
        <w:t>Везде избавьтесь от жаргона - его у Вас много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C3A984" w15:done="0"/>
  <w15:commentEx w15:paraId="7883FD97" w15:paraIdParent="63C3A984" w15:done="0"/>
  <w15:commentEx w15:paraId="5C724EDE" w15:done="0"/>
  <w15:commentEx w15:paraId="00BE2381" w15:done="0"/>
  <w15:commentEx w15:paraId="7CF01F7D" w15:done="0"/>
  <w15:commentEx w15:paraId="4C6613CB" w15:done="0"/>
  <w15:commentEx w15:paraId="58C11506" w15:done="0"/>
  <w15:commentEx w15:paraId="128F9B3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3A984" w16cid:durableId="225E857D"/>
  <w16cid:commentId w16cid:paraId="7883FD97" w16cid:durableId="225E857E"/>
  <w16cid:commentId w16cid:paraId="5C724EDE" w16cid:durableId="225E857F"/>
  <w16cid:commentId w16cid:paraId="00BE2381" w16cid:durableId="225E8580"/>
  <w16cid:commentId w16cid:paraId="7CF01F7D" w16cid:durableId="225E8581"/>
  <w16cid:commentId w16cid:paraId="4C6613CB" w16cid:durableId="225E8582"/>
  <w16cid:commentId w16cid:paraId="58C11506" w16cid:durableId="225E8583"/>
  <w16cid:commentId w16cid:paraId="128F9B30" w16cid:durableId="225E8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E6B8D" w14:textId="77777777" w:rsidR="000F400A" w:rsidRDefault="000F400A" w:rsidP="00042B12">
      <w:pPr>
        <w:spacing w:after="0" w:line="240" w:lineRule="auto"/>
      </w:pPr>
      <w:r>
        <w:separator/>
      </w:r>
    </w:p>
  </w:endnote>
  <w:endnote w:type="continuationSeparator" w:id="0">
    <w:p w14:paraId="28B1898F" w14:textId="77777777" w:rsidR="000F400A" w:rsidRDefault="000F400A" w:rsidP="0004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2E973D" w14:textId="77777777" w:rsidR="000F400A" w:rsidRDefault="000F400A" w:rsidP="00042B12">
      <w:pPr>
        <w:spacing w:after="0" w:line="240" w:lineRule="auto"/>
      </w:pPr>
      <w:r>
        <w:separator/>
      </w:r>
    </w:p>
  </w:footnote>
  <w:footnote w:type="continuationSeparator" w:id="0">
    <w:p w14:paraId="078957D2" w14:textId="77777777" w:rsidR="000F400A" w:rsidRDefault="000F400A" w:rsidP="00042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B4707"/>
    <w:multiLevelType w:val="hybridMultilevel"/>
    <w:tmpl w:val="27C056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F5276"/>
    <w:multiLevelType w:val="hybridMultilevel"/>
    <w:tmpl w:val="C2188B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F527E"/>
    <w:multiLevelType w:val="hybridMultilevel"/>
    <w:tmpl w:val="FCBC7BE0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D77B6"/>
    <w:multiLevelType w:val="multilevel"/>
    <w:tmpl w:val="CC38128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A3303D9"/>
    <w:multiLevelType w:val="hybridMultilevel"/>
    <w:tmpl w:val="9BE296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1C01EA2"/>
    <w:multiLevelType w:val="multilevel"/>
    <w:tmpl w:val="EE1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1B7E53"/>
    <w:multiLevelType w:val="hybridMultilevel"/>
    <w:tmpl w:val="37E4B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1C8547A8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D4F12F8"/>
    <w:multiLevelType w:val="multilevel"/>
    <w:tmpl w:val="F3F0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04F83"/>
    <w:multiLevelType w:val="multilevel"/>
    <w:tmpl w:val="161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C11303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7154E"/>
    <w:multiLevelType w:val="multilevel"/>
    <w:tmpl w:val="036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4A2B0B"/>
    <w:multiLevelType w:val="hybridMultilevel"/>
    <w:tmpl w:val="E03A9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55787"/>
    <w:multiLevelType w:val="hybridMultilevel"/>
    <w:tmpl w:val="46D24436"/>
    <w:lvl w:ilvl="0" w:tplc="757C86F0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3E3ED6"/>
    <w:multiLevelType w:val="hybridMultilevel"/>
    <w:tmpl w:val="10389F0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A77645"/>
    <w:multiLevelType w:val="multilevel"/>
    <w:tmpl w:val="2058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977774"/>
    <w:multiLevelType w:val="hybridMultilevel"/>
    <w:tmpl w:val="FDC63D6A"/>
    <w:lvl w:ilvl="0" w:tplc="757C86F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8CD7E2A"/>
    <w:multiLevelType w:val="hybridMultilevel"/>
    <w:tmpl w:val="0324EE6A"/>
    <w:lvl w:ilvl="0" w:tplc="8872DF10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9642DB3"/>
    <w:multiLevelType w:val="multilevel"/>
    <w:tmpl w:val="D0D6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E64510"/>
    <w:multiLevelType w:val="multilevel"/>
    <w:tmpl w:val="71901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CDB76BD"/>
    <w:multiLevelType w:val="multilevel"/>
    <w:tmpl w:val="0C8E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D6F4637"/>
    <w:multiLevelType w:val="hybridMultilevel"/>
    <w:tmpl w:val="C17666FE"/>
    <w:lvl w:ilvl="0" w:tplc="FB6AB20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2EDF6FEA"/>
    <w:multiLevelType w:val="hybridMultilevel"/>
    <w:tmpl w:val="6AD27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0E25E2"/>
    <w:multiLevelType w:val="hybridMultilevel"/>
    <w:tmpl w:val="EC80B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FD678A"/>
    <w:multiLevelType w:val="hybridMultilevel"/>
    <w:tmpl w:val="D46CC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066B6"/>
    <w:multiLevelType w:val="multilevel"/>
    <w:tmpl w:val="36E0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B238AE"/>
    <w:multiLevelType w:val="hybridMultilevel"/>
    <w:tmpl w:val="515A7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A33F2B"/>
    <w:multiLevelType w:val="multilevel"/>
    <w:tmpl w:val="41A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2F11FE"/>
    <w:multiLevelType w:val="hybridMultilevel"/>
    <w:tmpl w:val="B59247D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6B6BBF"/>
    <w:multiLevelType w:val="hybridMultilevel"/>
    <w:tmpl w:val="8B8032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95E6095"/>
    <w:multiLevelType w:val="hybridMultilevel"/>
    <w:tmpl w:val="57BAD19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1" w15:restartNumberingAfterBreak="0">
    <w:nsid w:val="499E79BA"/>
    <w:multiLevelType w:val="multilevel"/>
    <w:tmpl w:val="35A08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C8968CE"/>
    <w:multiLevelType w:val="hybridMultilevel"/>
    <w:tmpl w:val="E69ED538"/>
    <w:lvl w:ilvl="0" w:tplc="72B05770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i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F832260"/>
    <w:multiLevelType w:val="hybridMultilevel"/>
    <w:tmpl w:val="71E4B692"/>
    <w:lvl w:ilvl="0" w:tplc="A19A23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0BF75B6"/>
    <w:multiLevelType w:val="multilevel"/>
    <w:tmpl w:val="3A02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6D1278"/>
    <w:multiLevelType w:val="multilevel"/>
    <w:tmpl w:val="6C1A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967CD3"/>
    <w:multiLevelType w:val="hybridMultilevel"/>
    <w:tmpl w:val="D6A4C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69E3797"/>
    <w:multiLevelType w:val="multilevel"/>
    <w:tmpl w:val="BC0C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8A3981"/>
    <w:multiLevelType w:val="hybridMultilevel"/>
    <w:tmpl w:val="8D6A89B4"/>
    <w:lvl w:ilvl="0" w:tplc="26E8FF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687BDB"/>
    <w:multiLevelType w:val="hybridMultilevel"/>
    <w:tmpl w:val="C1741008"/>
    <w:lvl w:ilvl="0" w:tplc="E988970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40B4B0A"/>
    <w:multiLevelType w:val="hybridMultilevel"/>
    <w:tmpl w:val="06E00A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AF90E60"/>
    <w:multiLevelType w:val="hybridMultilevel"/>
    <w:tmpl w:val="2196FDCA"/>
    <w:lvl w:ilvl="0" w:tplc="B1D24D2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B3E7EDE"/>
    <w:multiLevelType w:val="multilevel"/>
    <w:tmpl w:val="B2B0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F769AF"/>
    <w:multiLevelType w:val="hybridMultilevel"/>
    <w:tmpl w:val="49408B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9101A85"/>
    <w:multiLevelType w:val="multilevel"/>
    <w:tmpl w:val="191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8B7B3E"/>
    <w:multiLevelType w:val="hybridMultilevel"/>
    <w:tmpl w:val="0BF62684"/>
    <w:lvl w:ilvl="0" w:tplc="C9AEAE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FF408AF"/>
    <w:multiLevelType w:val="hybridMultilevel"/>
    <w:tmpl w:val="9F002DCA"/>
    <w:lvl w:ilvl="0" w:tplc="D7C8B288">
      <w:start w:val="1"/>
      <w:numFmt w:val="decimal"/>
      <w:lvlText w:val="%1."/>
      <w:lvlJc w:val="left"/>
      <w:pPr>
        <w:ind w:left="737" w:hanging="17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87" w:hanging="360"/>
      </w:p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</w:lvl>
  </w:abstractNum>
  <w:num w:numId="1">
    <w:abstractNumId w:val="17"/>
  </w:num>
  <w:num w:numId="2">
    <w:abstractNumId w:val="46"/>
  </w:num>
  <w:num w:numId="3">
    <w:abstractNumId w:val="10"/>
  </w:num>
  <w:num w:numId="4">
    <w:abstractNumId w:val="41"/>
  </w:num>
  <w:num w:numId="5">
    <w:abstractNumId w:val="29"/>
  </w:num>
  <w:num w:numId="6">
    <w:abstractNumId w:val="11"/>
  </w:num>
  <w:num w:numId="7">
    <w:abstractNumId w:val="8"/>
  </w:num>
  <w:num w:numId="8">
    <w:abstractNumId w:val="15"/>
  </w:num>
  <w:num w:numId="9">
    <w:abstractNumId w:val="25"/>
  </w:num>
  <w:num w:numId="10">
    <w:abstractNumId w:val="42"/>
  </w:num>
  <w:num w:numId="11">
    <w:abstractNumId w:val="22"/>
  </w:num>
  <w:num w:numId="12">
    <w:abstractNumId w:val="23"/>
  </w:num>
  <w:num w:numId="13">
    <w:abstractNumId w:val="27"/>
  </w:num>
  <w:num w:numId="14">
    <w:abstractNumId w:val="9"/>
  </w:num>
  <w:num w:numId="15">
    <w:abstractNumId w:val="34"/>
  </w:num>
  <w:num w:numId="16">
    <w:abstractNumId w:val="35"/>
  </w:num>
  <w:num w:numId="17">
    <w:abstractNumId w:val="32"/>
  </w:num>
  <w:num w:numId="18">
    <w:abstractNumId w:val="39"/>
  </w:num>
  <w:num w:numId="19">
    <w:abstractNumId w:val="5"/>
  </w:num>
  <w:num w:numId="20">
    <w:abstractNumId w:val="20"/>
  </w:num>
  <w:num w:numId="21">
    <w:abstractNumId w:val="18"/>
  </w:num>
  <w:num w:numId="22">
    <w:abstractNumId w:val="44"/>
  </w:num>
  <w:num w:numId="23">
    <w:abstractNumId w:val="4"/>
  </w:num>
  <w:num w:numId="24">
    <w:abstractNumId w:val="37"/>
  </w:num>
  <w:num w:numId="25">
    <w:abstractNumId w:val="45"/>
  </w:num>
  <w:num w:numId="26">
    <w:abstractNumId w:val="19"/>
  </w:num>
  <w:num w:numId="27">
    <w:abstractNumId w:val="31"/>
  </w:num>
  <w:num w:numId="28">
    <w:abstractNumId w:val="7"/>
  </w:num>
  <w:num w:numId="29">
    <w:abstractNumId w:val="3"/>
  </w:num>
  <w:num w:numId="30">
    <w:abstractNumId w:val="28"/>
  </w:num>
  <w:num w:numId="31">
    <w:abstractNumId w:val="30"/>
  </w:num>
  <w:num w:numId="32">
    <w:abstractNumId w:val="21"/>
  </w:num>
  <w:num w:numId="33">
    <w:abstractNumId w:val="38"/>
  </w:num>
  <w:num w:numId="34">
    <w:abstractNumId w:val="33"/>
  </w:num>
  <w:num w:numId="35">
    <w:abstractNumId w:val="26"/>
  </w:num>
  <w:num w:numId="36">
    <w:abstractNumId w:val="1"/>
  </w:num>
  <w:num w:numId="37">
    <w:abstractNumId w:val="2"/>
  </w:num>
  <w:num w:numId="38">
    <w:abstractNumId w:val="40"/>
  </w:num>
  <w:num w:numId="39">
    <w:abstractNumId w:val="13"/>
  </w:num>
  <w:num w:numId="40">
    <w:abstractNumId w:val="24"/>
  </w:num>
  <w:num w:numId="41">
    <w:abstractNumId w:val="0"/>
  </w:num>
  <w:num w:numId="42">
    <w:abstractNumId w:val="43"/>
  </w:num>
  <w:num w:numId="43">
    <w:abstractNumId w:val="6"/>
  </w:num>
  <w:num w:numId="44">
    <w:abstractNumId w:val="12"/>
  </w:num>
  <w:num w:numId="45">
    <w:abstractNumId w:val="14"/>
  </w:num>
  <w:num w:numId="46">
    <w:abstractNumId w:val="36"/>
  </w:num>
  <w:num w:numId="47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Борис Гогинян">
    <w15:presenceInfo w15:providerId="Windows Live" w15:userId="dd2c8ec127492be9"/>
  </w15:person>
  <w15:person w15:author="UserPushka">
    <w15:presenceInfo w15:providerId="None" w15:userId="UserPushka"/>
  </w15:person>
  <w15:person w15:author="M61PME-S2P">
    <w15:presenceInfo w15:providerId="None" w15:userId="M61PME-S2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trackRevision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6A9"/>
    <w:rsid w:val="0000406F"/>
    <w:rsid w:val="00005D6C"/>
    <w:rsid w:val="00007EF6"/>
    <w:rsid w:val="0001015A"/>
    <w:rsid w:val="0001383C"/>
    <w:rsid w:val="000165D8"/>
    <w:rsid w:val="00016BBE"/>
    <w:rsid w:val="00017091"/>
    <w:rsid w:val="00042B12"/>
    <w:rsid w:val="00043FB5"/>
    <w:rsid w:val="0005359F"/>
    <w:rsid w:val="00057260"/>
    <w:rsid w:val="00060278"/>
    <w:rsid w:val="00062147"/>
    <w:rsid w:val="0006751E"/>
    <w:rsid w:val="00072525"/>
    <w:rsid w:val="00074FD7"/>
    <w:rsid w:val="00080020"/>
    <w:rsid w:val="000817D1"/>
    <w:rsid w:val="0008283A"/>
    <w:rsid w:val="0008731B"/>
    <w:rsid w:val="00087F55"/>
    <w:rsid w:val="000A674A"/>
    <w:rsid w:val="000B3BB3"/>
    <w:rsid w:val="000B66BC"/>
    <w:rsid w:val="000C3ADB"/>
    <w:rsid w:val="000C5E0D"/>
    <w:rsid w:val="000D1BFB"/>
    <w:rsid w:val="000D7FC8"/>
    <w:rsid w:val="000E1709"/>
    <w:rsid w:val="000F1D58"/>
    <w:rsid w:val="000F400A"/>
    <w:rsid w:val="000F43ED"/>
    <w:rsid w:val="00103999"/>
    <w:rsid w:val="0010404D"/>
    <w:rsid w:val="001043F7"/>
    <w:rsid w:val="00112F39"/>
    <w:rsid w:val="00122965"/>
    <w:rsid w:val="001301D5"/>
    <w:rsid w:val="00131E25"/>
    <w:rsid w:val="00140224"/>
    <w:rsid w:val="001426E8"/>
    <w:rsid w:val="00142982"/>
    <w:rsid w:val="001443D9"/>
    <w:rsid w:val="001446E0"/>
    <w:rsid w:val="00151A0F"/>
    <w:rsid w:val="00157844"/>
    <w:rsid w:val="00157D32"/>
    <w:rsid w:val="00160399"/>
    <w:rsid w:val="00164426"/>
    <w:rsid w:val="00166F52"/>
    <w:rsid w:val="00170AB5"/>
    <w:rsid w:val="001719DD"/>
    <w:rsid w:val="001739AA"/>
    <w:rsid w:val="001824CC"/>
    <w:rsid w:val="00182524"/>
    <w:rsid w:val="001858B7"/>
    <w:rsid w:val="00194B32"/>
    <w:rsid w:val="001A0EA9"/>
    <w:rsid w:val="001A3A9A"/>
    <w:rsid w:val="001A665F"/>
    <w:rsid w:val="001A69E3"/>
    <w:rsid w:val="001B58EA"/>
    <w:rsid w:val="001B7497"/>
    <w:rsid w:val="001B7781"/>
    <w:rsid w:val="001C14BA"/>
    <w:rsid w:val="001C4334"/>
    <w:rsid w:val="001D0D06"/>
    <w:rsid w:val="001D4C5F"/>
    <w:rsid w:val="001D63F7"/>
    <w:rsid w:val="001D770A"/>
    <w:rsid w:val="001D7B0D"/>
    <w:rsid w:val="001D7C8D"/>
    <w:rsid w:val="001E533D"/>
    <w:rsid w:val="001E7108"/>
    <w:rsid w:val="001F2DD4"/>
    <w:rsid w:val="001F3ED3"/>
    <w:rsid w:val="00202ABA"/>
    <w:rsid w:val="00210CAD"/>
    <w:rsid w:val="002148E5"/>
    <w:rsid w:val="0022426A"/>
    <w:rsid w:val="0022647A"/>
    <w:rsid w:val="00226DF4"/>
    <w:rsid w:val="00227FCE"/>
    <w:rsid w:val="002317FE"/>
    <w:rsid w:val="00242318"/>
    <w:rsid w:val="00247B84"/>
    <w:rsid w:val="0025318A"/>
    <w:rsid w:val="0026363B"/>
    <w:rsid w:val="00266B95"/>
    <w:rsid w:val="00270F29"/>
    <w:rsid w:val="00273526"/>
    <w:rsid w:val="00287433"/>
    <w:rsid w:val="00293066"/>
    <w:rsid w:val="00294F24"/>
    <w:rsid w:val="002A6A5C"/>
    <w:rsid w:val="002C07BD"/>
    <w:rsid w:val="002C3F1D"/>
    <w:rsid w:val="002C43DA"/>
    <w:rsid w:val="002C6F64"/>
    <w:rsid w:val="002D367D"/>
    <w:rsid w:val="002E0DE1"/>
    <w:rsid w:val="002E1052"/>
    <w:rsid w:val="002E1B49"/>
    <w:rsid w:val="002E6E0A"/>
    <w:rsid w:val="002F3825"/>
    <w:rsid w:val="003117C5"/>
    <w:rsid w:val="0031265E"/>
    <w:rsid w:val="00313C49"/>
    <w:rsid w:val="00316B88"/>
    <w:rsid w:val="00321A16"/>
    <w:rsid w:val="00321B3A"/>
    <w:rsid w:val="00326FCA"/>
    <w:rsid w:val="00330D9E"/>
    <w:rsid w:val="0033729E"/>
    <w:rsid w:val="003524B0"/>
    <w:rsid w:val="00355B12"/>
    <w:rsid w:val="00365945"/>
    <w:rsid w:val="00366845"/>
    <w:rsid w:val="00370B62"/>
    <w:rsid w:val="0037363D"/>
    <w:rsid w:val="003749BB"/>
    <w:rsid w:val="00383CBD"/>
    <w:rsid w:val="00384A73"/>
    <w:rsid w:val="00385EF1"/>
    <w:rsid w:val="00394C02"/>
    <w:rsid w:val="003A0E05"/>
    <w:rsid w:val="003A196D"/>
    <w:rsid w:val="003B0C69"/>
    <w:rsid w:val="003B3A65"/>
    <w:rsid w:val="003B7E17"/>
    <w:rsid w:val="003C0B24"/>
    <w:rsid w:val="003D270C"/>
    <w:rsid w:val="003D2C13"/>
    <w:rsid w:val="003D4F65"/>
    <w:rsid w:val="003E0F4C"/>
    <w:rsid w:val="003E32D5"/>
    <w:rsid w:val="003F1F60"/>
    <w:rsid w:val="00406027"/>
    <w:rsid w:val="00412725"/>
    <w:rsid w:val="0041424C"/>
    <w:rsid w:val="004334C8"/>
    <w:rsid w:val="00434AEB"/>
    <w:rsid w:val="00435295"/>
    <w:rsid w:val="00436B59"/>
    <w:rsid w:val="00437CF4"/>
    <w:rsid w:val="00441A9C"/>
    <w:rsid w:val="00443A24"/>
    <w:rsid w:val="00464B55"/>
    <w:rsid w:val="00471A2F"/>
    <w:rsid w:val="004750D7"/>
    <w:rsid w:val="00475589"/>
    <w:rsid w:val="00486921"/>
    <w:rsid w:val="00492912"/>
    <w:rsid w:val="004A0132"/>
    <w:rsid w:val="004A7132"/>
    <w:rsid w:val="004A7FA0"/>
    <w:rsid w:val="004B4DBA"/>
    <w:rsid w:val="004C3329"/>
    <w:rsid w:val="004D2DA4"/>
    <w:rsid w:val="004D76E3"/>
    <w:rsid w:val="004E3579"/>
    <w:rsid w:val="004E61C8"/>
    <w:rsid w:val="004F3A7F"/>
    <w:rsid w:val="004F5A2A"/>
    <w:rsid w:val="00507CC2"/>
    <w:rsid w:val="0053557D"/>
    <w:rsid w:val="00537DBC"/>
    <w:rsid w:val="00544F87"/>
    <w:rsid w:val="00555BE4"/>
    <w:rsid w:val="005657A9"/>
    <w:rsid w:val="005704DC"/>
    <w:rsid w:val="00581EB2"/>
    <w:rsid w:val="0058320F"/>
    <w:rsid w:val="00586007"/>
    <w:rsid w:val="00587CE6"/>
    <w:rsid w:val="00593244"/>
    <w:rsid w:val="0059468A"/>
    <w:rsid w:val="005B2607"/>
    <w:rsid w:val="005B31AF"/>
    <w:rsid w:val="005C33AB"/>
    <w:rsid w:val="005D2206"/>
    <w:rsid w:val="005D44F0"/>
    <w:rsid w:val="005D61FD"/>
    <w:rsid w:val="005E148C"/>
    <w:rsid w:val="005E692E"/>
    <w:rsid w:val="005F145A"/>
    <w:rsid w:val="005F4B4D"/>
    <w:rsid w:val="005F7436"/>
    <w:rsid w:val="006015BC"/>
    <w:rsid w:val="00601BF9"/>
    <w:rsid w:val="00602C75"/>
    <w:rsid w:val="006039EB"/>
    <w:rsid w:val="00611444"/>
    <w:rsid w:val="0061180C"/>
    <w:rsid w:val="00617CE5"/>
    <w:rsid w:val="00617D44"/>
    <w:rsid w:val="006206E3"/>
    <w:rsid w:val="006213D9"/>
    <w:rsid w:val="006238B8"/>
    <w:rsid w:val="006240E7"/>
    <w:rsid w:val="00624DBE"/>
    <w:rsid w:val="006269F4"/>
    <w:rsid w:val="00627430"/>
    <w:rsid w:val="00640A76"/>
    <w:rsid w:val="0065010E"/>
    <w:rsid w:val="00666404"/>
    <w:rsid w:val="00666D34"/>
    <w:rsid w:val="00667FCA"/>
    <w:rsid w:val="00677AC4"/>
    <w:rsid w:val="00681D19"/>
    <w:rsid w:val="00686AF2"/>
    <w:rsid w:val="00690227"/>
    <w:rsid w:val="00695D67"/>
    <w:rsid w:val="006976A2"/>
    <w:rsid w:val="006976D5"/>
    <w:rsid w:val="006A45F8"/>
    <w:rsid w:val="006A557D"/>
    <w:rsid w:val="006A5FB2"/>
    <w:rsid w:val="006A5FF2"/>
    <w:rsid w:val="006B4CEC"/>
    <w:rsid w:val="006C106E"/>
    <w:rsid w:val="006D4C06"/>
    <w:rsid w:val="006D4D15"/>
    <w:rsid w:val="006D5563"/>
    <w:rsid w:val="006F307D"/>
    <w:rsid w:val="006F367C"/>
    <w:rsid w:val="006F4F77"/>
    <w:rsid w:val="006F505C"/>
    <w:rsid w:val="007003F1"/>
    <w:rsid w:val="00705019"/>
    <w:rsid w:val="00707226"/>
    <w:rsid w:val="00712D25"/>
    <w:rsid w:val="00724249"/>
    <w:rsid w:val="00742497"/>
    <w:rsid w:val="00746A3B"/>
    <w:rsid w:val="0075621B"/>
    <w:rsid w:val="00756B76"/>
    <w:rsid w:val="007637AA"/>
    <w:rsid w:val="00765B1E"/>
    <w:rsid w:val="00771357"/>
    <w:rsid w:val="0077272F"/>
    <w:rsid w:val="00777F12"/>
    <w:rsid w:val="0078165C"/>
    <w:rsid w:val="00783F31"/>
    <w:rsid w:val="00785CC1"/>
    <w:rsid w:val="00791A12"/>
    <w:rsid w:val="00794FE8"/>
    <w:rsid w:val="007A163B"/>
    <w:rsid w:val="007B6620"/>
    <w:rsid w:val="007C215D"/>
    <w:rsid w:val="007C3430"/>
    <w:rsid w:val="007C439B"/>
    <w:rsid w:val="007C521F"/>
    <w:rsid w:val="007C582C"/>
    <w:rsid w:val="007E2EEF"/>
    <w:rsid w:val="007E3228"/>
    <w:rsid w:val="007E6ECB"/>
    <w:rsid w:val="007F3B70"/>
    <w:rsid w:val="00800BF4"/>
    <w:rsid w:val="00810789"/>
    <w:rsid w:val="00810F04"/>
    <w:rsid w:val="0081203E"/>
    <w:rsid w:val="0081622E"/>
    <w:rsid w:val="008221D4"/>
    <w:rsid w:val="00824B96"/>
    <w:rsid w:val="00825BB4"/>
    <w:rsid w:val="008265DE"/>
    <w:rsid w:val="00826644"/>
    <w:rsid w:val="0082697D"/>
    <w:rsid w:val="00830D59"/>
    <w:rsid w:val="0083179C"/>
    <w:rsid w:val="00833CDD"/>
    <w:rsid w:val="00837173"/>
    <w:rsid w:val="008376F7"/>
    <w:rsid w:val="008400D4"/>
    <w:rsid w:val="0084183F"/>
    <w:rsid w:val="00841CF8"/>
    <w:rsid w:val="00850A9F"/>
    <w:rsid w:val="00852016"/>
    <w:rsid w:val="00853456"/>
    <w:rsid w:val="00864AA1"/>
    <w:rsid w:val="00864E4D"/>
    <w:rsid w:val="008672E1"/>
    <w:rsid w:val="0087476C"/>
    <w:rsid w:val="00886462"/>
    <w:rsid w:val="008A0367"/>
    <w:rsid w:val="008A0571"/>
    <w:rsid w:val="008A4218"/>
    <w:rsid w:val="008B0C99"/>
    <w:rsid w:val="008B22E4"/>
    <w:rsid w:val="008C4DC2"/>
    <w:rsid w:val="008C596D"/>
    <w:rsid w:val="008C69AD"/>
    <w:rsid w:val="008D199C"/>
    <w:rsid w:val="008D6778"/>
    <w:rsid w:val="008E2E40"/>
    <w:rsid w:val="008E2FF2"/>
    <w:rsid w:val="008E7A26"/>
    <w:rsid w:val="008E7EA6"/>
    <w:rsid w:val="008E7FCE"/>
    <w:rsid w:val="008F0A54"/>
    <w:rsid w:val="008F0A58"/>
    <w:rsid w:val="008F0E02"/>
    <w:rsid w:val="008F1652"/>
    <w:rsid w:val="008F1AE3"/>
    <w:rsid w:val="008F43C9"/>
    <w:rsid w:val="008F7FB8"/>
    <w:rsid w:val="00902051"/>
    <w:rsid w:val="009129E0"/>
    <w:rsid w:val="009264B8"/>
    <w:rsid w:val="00932C75"/>
    <w:rsid w:val="009350BF"/>
    <w:rsid w:val="00936D32"/>
    <w:rsid w:val="00937CF7"/>
    <w:rsid w:val="00943ECD"/>
    <w:rsid w:val="00952D16"/>
    <w:rsid w:val="00953EC2"/>
    <w:rsid w:val="009557F3"/>
    <w:rsid w:val="00955C31"/>
    <w:rsid w:val="00962672"/>
    <w:rsid w:val="009635DA"/>
    <w:rsid w:val="00965317"/>
    <w:rsid w:val="00970599"/>
    <w:rsid w:val="0098016D"/>
    <w:rsid w:val="00985234"/>
    <w:rsid w:val="00987AF3"/>
    <w:rsid w:val="00990C7F"/>
    <w:rsid w:val="009938EC"/>
    <w:rsid w:val="009939FF"/>
    <w:rsid w:val="00994B6E"/>
    <w:rsid w:val="0099609F"/>
    <w:rsid w:val="00996816"/>
    <w:rsid w:val="009A3EF1"/>
    <w:rsid w:val="009A54C1"/>
    <w:rsid w:val="009B232C"/>
    <w:rsid w:val="009C1C20"/>
    <w:rsid w:val="009C309E"/>
    <w:rsid w:val="009C568B"/>
    <w:rsid w:val="009C599D"/>
    <w:rsid w:val="009D215F"/>
    <w:rsid w:val="009D4DAC"/>
    <w:rsid w:val="009D52A2"/>
    <w:rsid w:val="009D794F"/>
    <w:rsid w:val="009E1E37"/>
    <w:rsid w:val="009E7D28"/>
    <w:rsid w:val="009F4674"/>
    <w:rsid w:val="009F56ED"/>
    <w:rsid w:val="00A10263"/>
    <w:rsid w:val="00A119CF"/>
    <w:rsid w:val="00A245B6"/>
    <w:rsid w:val="00A24864"/>
    <w:rsid w:val="00A25D44"/>
    <w:rsid w:val="00A30AAC"/>
    <w:rsid w:val="00A346AC"/>
    <w:rsid w:val="00A357DC"/>
    <w:rsid w:val="00A440F9"/>
    <w:rsid w:val="00A4494F"/>
    <w:rsid w:val="00A454B8"/>
    <w:rsid w:val="00A50FFF"/>
    <w:rsid w:val="00A51137"/>
    <w:rsid w:val="00A530E6"/>
    <w:rsid w:val="00A57769"/>
    <w:rsid w:val="00A63474"/>
    <w:rsid w:val="00A74FC6"/>
    <w:rsid w:val="00A81740"/>
    <w:rsid w:val="00A86D56"/>
    <w:rsid w:val="00A92536"/>
    <w:rsid w:val="00A92DA6"/>
    <w:rsid w:val="00A937B3"/>
    <w:rsid w:val="00AB0158"/>
    <w:rsid w:val="00AB38D7"/>
    <w:rsid w:val="00AB4960"/>
    <w:rsid w:val="00AB5CC0"/>
    <w:rsid w:val="00AB7B19"/>
    <w:rsid w:val="00AD40DC"/>
    <w:rsid w:val="00AD6E50"/>
    <w:rsid w:val="00AE6268"/>
    <w:rsid w:val="00AE6476"/>
    <w:rsid w:val="00AE7075"/>
    <w:rsid w:val="00AF0BA4"/>
    <w:rsid w:val="00AF56F6"/>
    <w:rsid w:val="00AF60FF"/>
    <w:rsid w:val="00AF7C4A"/>
    <w:rsid w:val="00B01AAA"/>
    <w:rsid w:val="00B12D84"/>
    <w:rsid w:val="00B13E32"/>
    <w:rsid w:val="00B25E84"/>
    <w:rsid w:val="00B27E84"/>
    <w:rsid w:val="00B362E7"/>
    <w:rsid w:val="00B379D9"/>
    <w:rsid w:val="00B37C38"/>
    <w:rsid w:val="00B37DF8"/>
    <w:rsid w:val="00B45135"/>
    <w:rsid w:val="00B459F0"/>
    <w:rsid w:val="00B50679"/>
    <w:rsid w:val="00B50A66"/>
    <w:rsid w:val="00B51678"/>
    <w:rsid w:val="00B60339"/>
    <w:rsid w:val="00B62A7A"/>
    <w:rsid w:val="00B66D40"/>
    <w:rsid w:val="00BC28CF"/>
    <w:rsid w:val="00BC5813"/>
    <w:rsid w:val="00BD0877"/>
    <w:rsid w:val="00BD33D5"/>
    <w:rsid w:val="00BE6347"/>
    <w:rsid w:val="00BE68D1"/>
    <w:rsid w:val="00BF027A"/>
    <w:rsid w:val="00C10FA4"/>
    <w:rsid w:val="00C21CBF"/>
    <w:rsid w:val="00C26F1B"/>
    <w:rsid w:val="00C40046"/>
    <w:rsid w:val="00C445A8"/>
    <w:rsid w:val="00C54D83"/>
    <w:rsid w:val="00C55417"/>
    <w:rsid w:val="00C56FFE"/>
    <w:rsid w:val="00C70685"/>
    <w:rsid w:val="00C72FB4"/>
    <w:rsid w:val="00C779EB"/>
    <w:rsid w:val="00C816D1"/>
    <w:rsid w:val="00C83369"/>
    <w:rsid w:val="00C90495"/>
    <w:rsid w:val="00C91698"/>
    <w:rsid w:val="00C91A6D"/>
    <w:rsid w:val="00CA0C7A"/>
    <w:rsid w:val="00CA2171"/>
    <w:rsid w:val="00CA4411"/>
    <w:rsid w:val="00CB01BB"/>
    <w:rsid w:val="00CC6A62"/>
    <w:rsid w:val="00CC7441"/>
    <w:rsid w:val="00CD151C"/>
    <w:rsid w:val="00CD5647"/>
    <w:rsid w:val="00CD564F"/>
    <w:rsid w:val="00CE0C9F"/>
    <w:rsid w:val="00CE1E79"/>
    <w:rsid w:val="00CE2E0A"/>
    <w:rsid w:val="00CE6282"/>
    <w:rsid w:val="00CF20C7"/>
    <w:rsid w:val="00CF7C43"/>
    <w:rsid w:val="00D00097"/>
    <w:rsid w:val="00D036AF"/>
    <w:rsid w:val="00D04672"/>
    <w:rsid w:val="00D0749C"/>
    <w:rsid w:val="00D1091E"/>
    <w:rsid w:val="00D15C44"/>
    <w:rsid w:val="00D237C7"/>
    <w:rsid w:val="00D24138"/>
    <w:rsid w:val="00D30A89"/>
    <w:rsid w:val="00D36E41"/>
    <w:rsid w:val="00D408C7"/>
    <w:rsid w:val="00D52213"/>
    <w:rsid w:val="00D834C1"/>
    <w:rsid w:val="00DA7113"/>
    <w:rsid w:val="00DB1347"/>
    <w:rsid w:val="00DB2665"/>
    <w:rsid w:val="00DB2E2B"/>
    <w:rsid w:val="00DB32C3"/>
    <w:rsid w:val="00DB4073"/>
    <w:rsid w:val="00DC2242"/>
    <w:rsid w:val="00DC3BED"/>
    <w:rsid w:val="00DD363E"/>
    <w:rsid w:val="00DD3E51"/>
    <w:rsid w:val="00DD737A"/>
    <w:rsid w:val="00DD74B8"/>
    <w:rsid w:val="00DE1B9F"/>
    <w:rsid w:val="00DF2772"/>
    <w:rsid w:val="00DF5163"/>
    <w:rsid w:val="00E119C3"/>
    <w:rsid w:val="00E22A87"/>
    <w:rsid w:val="00E36C7D"/>
    <w:rsid w:val="00E40D65"/>
    <w:rsid w:val="00E43DFF"/>
    <w:rsid w:val="00E45732"/>
    <w:rsid w:val="00E466A9"/>
    <w:rsid w:val="00E50B5E"/>
    <w:rsid w:val="00E541AE"/>
    <w:rsid w:val="00E579C5"/>
    <w:rsid w:val="00E64170"/>
    <w:rsid w:val="00E67A12"/>
    <w:rsid w:val="00E75755"/>
    <w:rsid w:val="00E759F8"/>
    <w:rsid w:val="00E83366"/>
    <w:rsid w:val="00E93475"/>
    <w:rsid w:val="00EB396B"/>
    <w:rsid w:val="00EC604E"/>
    <w:rsid w:val="00ED0A75"/>
    <w:rsid w:val="00ED17BE"/>
    <w:rsid w:val="00ED3E7B"/>
    <w:rsid w:val="00EE0461"/>
    <w:rsid w:val="00EE08EA"/>
    <w:rsid w:val="00EE5B67"/>
    <w:rsid w:val="00EF1755"/>
    <w:rsid w:val="00EF64D0"/>
    <w:rsid w:val="00F0702A"/>
    <w:rsid w:val="00F13B0C"/>
    <w:rsid w:val="00F14251"/>
    <w:rsid w:val="00F14DD5"/>
    <w:rsid w:val="00F204DD"/>
    <w:rsid w:val="00F21436"/>
    <w:rsid w:val="00F21B61"/>
    <w:rsid w:val="00F22905"/>
    <w:rsid w:val="00F23F23"/>
    <w:rsid w:val="00F25987"/>
    <w:rsid w:val="00F26D66"/>
    <w:rsid w:val="00F333C1"/>
    <w:rsid w:val="00F42808"/>
    <w:rsid w:val="00F66BAE"/>
    <w:rsid w:val="00F71B15"/>
    <w:rsid w:val="00F805B8"/>
    <w:rsid w:val="00F8117D"/>
    <w:rsid w:val="00F8271E"/>
    <w:rsid w:val="00F83CD4"/>
    <w:rsid w:val="00F92A82"/>
    <w:rsid w:val="00F9579B"/>
    <w:rsid w:val="00FA144A"/>
    <w:rsid w:val="00FA343A"/>
    <w:rsid w:val="00FA3461"/>
    <w:rsid w:val="00FA73F4"/>
    <w:rsid w:val="00FB0FF6"/>
    <w:rsid w:val="00FB188D"/>
    <w:rsid w:val="00FB7BBC"/>
    <w:rsid w:val="00FC3013"/>
    <w:rsid w:val="00FC38C1"/>
    <w:rsid w:val="00FC50F5"/>
    <w:rsid w:val="00FC57CB"/>
    <w:rsid w:val="00FC6998"/>
    <w:rsid w:val="00FD17AB"/>
    <w:rsid w:val="00FD48D7"/>
    <w:rsid w:val="00FE6309"/>
    <w:rsid w:val="00FE73F7"/>
    <w:rsid w:val="00FF3438"/>
    <w:rsid w:val="00FF6BBE"/>
    <w:rsid w:val="521D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A82E1"/>
  <w15:docId w15:val="{D3C1A84D-6A92-4149-B815-668AF59D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755"/>
  </w:style>
  <w:style w:type="paragraph" w:styleId="1">
    <w:name w:val="heading 1"/>
    <w:basedOn w:val="a"/>
    <w:next w:val="a"/>
    <w:link w:val="10"/>
    <w:uiPriority w:val="9"/>
    <w:qFormat/>
    <w:rsid w:val="00EF1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17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7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7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7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17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17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17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17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66A9"/>
    <w:rPr>
      <w:color w:val="0000FF" w:themeColor="hyperlink"/>
      <w:u w:val="single"/>
    </w:rPr>
  </w:style>
  <w:style w:type="character" w:styleId="a4">
    <w:name w:val="Emphasis"/>
    <w:basedOn w:val="a0"/>
    <w:uiPriority w:val="20"/>
    <w:qFormat/>
    <w:rsid w:val="00EF1755"/>
    <w:rPr>
      <w:i/>
      <w:iCs/>
      <w:color w:val="auto"/>
    </w:rPr>
  </w:style>
  <w:style w:type="paragraph" w:styleId="a5">
    <w:name w:val="List Paragraph"/>
    <w:basedOn w:val="a"/>
    <w:uiPriority w:val="34"/>
    <w:qFormat/>
    <w:rsid w:val="006D5563"/>
    <w:pPr>
      <w:ind w:left="720"/>
      <w:contextualSpacing/>
    </w:pPr>
  </w:style>
  <w:style w:type="character" w:customStyle="1" w:styleId="citation">
    <w:name w:val="citation"/>
    <w:basedOn w:val="a0"/>
    <w:rsid w:val="006238B8"/>
  </w:style>
  <w:style w:type="character" w:customStyle="1" w:styleId="a-size-base">
    <w:name w:val="a-size-base"/>
    <w:basedOn w:val="a0"/>
    <w:rsid w:val="00FF3438"/>
  </w:style>
  <w:style w:type="character" w:customStyle="1" w:styleId="arxivid">
    <w:name w:val="arxivid"/>
    <w:basedOn w:val="a0"/>
    <w:rsid w:val="00FF3438"/>
  </w:style>
  <w:style w:type="character" w:styleId="HTML">
    <w:name w:val="HTML Cite"/>
    <w:basedOn w:val="a0"/>
    <w:uiPriority w:val="99"/>
    <w:semiHidden/>
    <w:unhideWhenUsed/>
    <w:rsid w:val="006C106E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9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D215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9D215F"/>
    <w:rPr>
      <w:rFonts w:ascii="TimesNewRomanPSMT" w:hAnsi="TimesNewRomanPSMT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9D215F"/>
    <w:rPr>
      <w:rFonts w:ascii="TimesNewRomanPS-ItalicMT" w:hAnsi="TimesNewRomanPS-ItalicMT" w:hint="default"/>
      <w:b w:val="0"/>
      <w:bCs w:val="0"/>
      <w:i/>
      <w:iCs/>
      <w:color w:val="242021"/>
      <w:sz w:val="20"/>
      <w:szCs w:val="20"/>
    </w:rPr>
  </w:style>
  <w:style w:type="table" w:styleId="a8">
    <w:name w:val="Table Grid"/>
    <w:basedOn w:val="a1"/>
    <w:uiPriority w:val="59"/>
    <w:rsid w:val="00FC6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042B12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2B12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2B12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EF17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c">
    <w:name w:val="Placeholder Text"/>
    <w:basedOn w:val="a0"/>
    <w:uiPriority w:val="99"/>
    <w:semiHidden/>
    <w:rsid w:val="009E7D28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le-text">
    <w:name w:val="title-text"/>
    <w:basedOn w:val="a0"/>
    <w:rsid w:val="00C445A8"/>
  </w:style>
  <w:style w:type="character" w:customStyle="1" w:styleId="text">
    <w:name w:val="text"/>
    <w:basedOn w:val="a0"/>
    <w:rsid w:val="00C445A8"/>
  </w:style>
  <w:style w:type="character" w:customStyle="1" w:styleId="20">
    <w:name w:val="Заголовок 2 Знак"/>
    <w:basedOn w:val="a0"/>
    <w:link w:val="2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666D3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D3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6D34"/>
    <w:rPr>
      <w:vertAlign w:val="superscript"/>
    </w:rPr>
  </w:style>
  <w:style w:type="paragraph" w:styleId="HTML0">
    <w:name w:val="HTML Preformatted"/>
    <w:basedOn w:val="a"/>
    <w:link w:val="HTML1"/>
    <w:uiPriority w:val="99"/>
    <w:semiHidden/>
    <w:unhideWhenUsed/>
    <w:rsid w:val="00666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66D3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uthor-ref">
    <w:name w:val="author-ref"/>
    <w:basedOn w:val="a0"/>
    <w:rsid w:val="00666D34"/>
  </w:style>
  <w:style w:type="paragraph" w:styleId="af0">
    <w:name w:val="header"/>
    <w:basedOn w:val="a"/>
    <w:link w:val="af1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23F23"/>
  </w:style>
  <w:style w:type="paragraph" w:styleId="af2">
    <w:name w:val="footer"/>
    <w:basedOn w:val="a"/>
    <w:link w:val="af3"/>
    <w:uiPriority w:val="99"/>
    <w:unhideWhenUsed/>
    <w:rsid w:val="00F23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23F23"/>
  </w:style>
  <w:style w:type="paragraph" w:customStyle="1" w:styleId="11">
    <w:name w:val="Обычный1"/>
    <w:rsid w:val="001C4334"/>
    <w:pPr>
      <w:spacing w:after="0"/>
    </w:pPr>
    <w:rPr>
      <w:rFonts w:ascii="Arial" w:eastAsia="Arial" w:hAnsi="Arial" w:cs="Arial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94B6E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98523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8523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85234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8523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85234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985234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EF17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175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1755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EF175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EF175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F175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caption"/>
    <w:basedOn w:val="a"/>
    <w:next w:val="a"/>
    <w:uiPriority w:val="35"/>
    <w:semiHidden/>
    <w:unhideWhenUsed/>
    <w:qFormat/>
    <w:rsid w:val="00EF175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b">
    <w:name w:val="Title"/>
    <w:basedOn w:val="a"/>
    <w:next w:val="a"/>
    <w:link w:val="afc"/>
    <w:uiPriority w:val="10"/>
    <w:qFormat/>
    <w:rsid w:val="00EF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EF175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d">
    <w:name w:val="Subtitle"/>
    <w:basedOn w:val="a"/>
    <w:next w:val="a"/>
    <w:link w:val="afe"/>
    <w:uiPriority w:val="11"/>
    <w:qFormat/>
    <w:rsid w:val="00EF17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F1755"/>
    <w:rPr>
      <w:color w:val="5A5A5A" w:themeColor="text1" w:themeTint="A5"/>
      <w:spacing w:val="15"/>
    </w:rPr>
  </w:style>
  <w:style w:type="character" w:styleId="aff">
    <w:name w:val="Strong"/>
    <w:basedOn w:val="a0"/>
    <w:uiPriority w:val="22"/>
    <w:qFormat/>
    <w:rsid w:val="00EF1755"/>
    <w:rPr>
      <w:b/>
      <w:bCs/>
      <w:color w:val="auto"/>
    </w:rPr>
  </w:style>
  <w:style w:type="paragraph" w:styleId="aff0">
    <w:name w:val="No Spacing"/>
    <w:uiPriority w:val="1"/>
    <w:qFormat/>
    <w:rsid w:val="00EF175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EF175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1755"/>
    <w:rPr>
      <w:i/>
      <w:iCs/>
      <w:color w:val="404040" w:themeColor="text1" w:themeTint="BF"/>
    </w:rPr>
  </w:style>
  <w:style w:type="paragraph" w:styleId="aff1">
    <w:name w:val="Intense Quote"/>
    <w:basedOn w:val="a"/>
    <w:next w:val="a"/>
    <w:link w:val="aff2"/>
    <w:uiPriority w:val="30"/>
    <w:qFormat/>
    <w:rsid w:val="00EF175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2">
    <w:name w:val="Выделенная цитата Знак"/>
    <w:basedOn w:val="a0"/>
    <w:link w:val="aff1"/>
    <w:uiPriority w:val="30"/>
    <w:rsid w:val="00EF1755"/>
    <w:rPr>
      <w:i/>
      <w:iCs/>
      <w:color w:val="4F81BD" w:themeColor="accent1"/>
    </w:rPr>
  </w:style>
  <w:style w:type="character" w:styleId="aff3">
    <w:name w:val="Subtle Emphasis"/>
    <w:basedOn w:val="a0"/>
    <w:uiPriority w:val="19"/>
    <w:qFormat/>
    <w:rsid w:val="00EF1755"/>
    <w:rPr>
      <w:i/>
      <w:iCs/>
      <w:color w:val="404040" w:themeColor="text1" w:themeTint="BF"/>
    </w:rPr>
  </w:style>
  <w:style w:type="character" w:styleId="aff4">
    <w:name w:val="Intense Emphasis"/>
    <w:basedOn w:val="a0"/>
    <w:uiPriority w:val="21"/>
    <w:qFormat/>
    <w:rsid w:val="00EF1755"/>
    <w:rPr>
      <w:i/>
      <w:iCs/>
      <w:color w:val="4F81BD" w:themeColor="accent1"/>
    </w:rPr>
  </w:style>
  <w:style w:type="character" w:styleId="aff5">
    <w:name w:val="Subtle Reference"/>
    <w:basedOn w:val="a0"/>
    <w:uiPriority w:val="31"/>
    <w:qFormat/>
    <w:rsid w:val="00EF1755"/>
    <w:rPr>
      <w:smallCaps/>
      <w:color w:val="404040" w:themeColor="text1" w:themeTint="BF"/>
    </w:rPr>
  </w:style>
  <w:style w:type="character" w:styleId="aff6">
    <w:name w:val="Intense Reference"/>
    <w:basedOn w:val="a0"/>
    <w:uiPriority w:val="32"/>
    <w:qFormat/>
    <w:rsid w:val="00EF1755"/>
    <w:rPr>
      <w:b/>
      <w:bCs/>
      <w:smallCaps/>
      <w:color w:val="4F81BD" w:themeColor="accent1"/>
      <w:spacing w:val="5"/>
    </w:rPr>
  </w:style>
  <w:style w:type="character" w:styleId="aff7">
    <w:name w:val="Book Title"/>
    <w:basedOn w:val="a0"/>
    <w:uiPriority w:val="33"/>
    <w:qFormat/>
    <w:rsid w:val="00EF1755"/>
    <w:rPr>
      <w:b/>
      <w:bCs/>
      <w:i/>
      <w:iCs/>
      <w:spacing w:val="5"/>
    </w:rPr>
  </w:style>
  <w:style w:type="paragraph" w:styleId="aff8">
    <w:name w:val="TOC Heading"/>
    <w:basedOn w:val="1"/>
    <w:next w:val="a"/>
    <w:uiPriority w:val="39"/>
    <w:semiHidden/>
    <w:unhideWhenUsed/>
    <w:qFormat/>
    <w:rsid w:val="00EF1755"/>
    <w:pPr>
      <w:outlineLvl w:val="9"/>
    </w:pPr>
  </w:style>
  <w:style w:type="character" w:styleId="aff9">
    <w:name w:val="Unresolved Mention"/>
    <w:basedOn w:val="a0"/>
    <w:uiPriority w:val="99"/>
    <w:semiHidden/>
    <w:unhideWhenUsed/>
    <w:rsid w:val="00F33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docs.blender.org/manual/ru/dev/render/cycles/render_settings/light_paths.html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docs.blender.org/manual/ru/dev/render/cycles/render_settings/light_path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19176-AACF-48E4-8866-CF3AF5C5C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36820</TotalTime>
  <Pages>22</Pages>
  <Words>5192</Words>
  <Characters>29596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UserPushka</cp:lastModifiedBy>
  <cp:revision>95</cp:revision>
  <dcterms:created xsi:type="dcterms:W3CDTF">2019-08-04T08:03:00Z</dcterms:created>
  <dcterms:modified xsi:type="dcterms:W3CDTF">2020-05-07T17:36:00Z</dcterms:modified>
</cp:coreProperties>
</file>