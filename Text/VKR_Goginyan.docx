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393A0F" w14:textId="06688F72" w:rsidR="00ED0A75" w:rsidRDefault="001719DD" w:rsidP="001D7B0D">
      <w:pPr>
        <w:spacing w:after="0" w:line="480" w:lineRule="auto"/>
        <w:contextualSpacing/>
        <w:jc w:val="center"/>
        <w:rPr>
          <w:rFonts w:ascii="Times New Roman" w:hAnsi="Times New Roman" w:cs="Times New Roman"/>
          <w:b/>
          <w:i/>
          <w:sz w:val="28"/>
          <w:szCs w:val="28"/>
        </w:rPr>
      </w:pPr>
      <w:del w:id="0" w:author="Борис Гогинян" w:date="2020-05-10T11:25:00Z">
        <w:r w:rsidDel="006145D6">
          <w:rPr>
            <w:rFonts w:ascii="Times New Roman" w:hAnsi="Times New Roman" w:cs="Times New Roman"/>
            <w:b/>
            <w:i/>
            <w:sz w:val="28"/>
            <w:szCs w:val="28"/>
          </w:rPr>
          <w:delText>Сравнение алгоритмов трассировки лучей</w:delText>
        </w:r>
      </w:del>
      <w:ins w:id="1" w:author="Борис Гогинян" w:date="2020-05-10T11:25:00Z">
        <w:r w:rsidR="006145D6">
          <w:rPr>
            <w:rFonts w:ascii="Times New Roman" w:hAnsi="Times New Roman" w:cs="Times New Roman"/>
            <w:b/>
            <w:i/>
            <w:sz w:val="28"/>
            <w:szCs w:val="28"/>
          </w:rPr>
          <w:t>ВКР</w:t>
        </w:r>
      </w:ins>
    </w:p>
    <w:p w14:paraId="10AF92A7" w14:textId="7EBE76AE" w:rsidR="001D7B0D" w:rsidRPr="00DD3E51" w:rsidRDefault="001D7B0D" w:rsidP="001D7B0D">
      <w:pPr>
        <w:spacing w:after="0" w:line="480" w:lineRule="auto"/>
        <w:contextualSpacing/>
        <w:jc w:val="center"/>
        <w:rPr>
          <w:rFonts w:ascii="Times New Roman" w:hAnsi="Times New Roman" w:cs="Times New Roman"/>
          <w:b/>
          <w:i/>
          <w:sz w:val="28"/>
          <w:szCs w:val="28"/>
        </w:rPr>
      </w:pPr>
      <w:r w:rsidRPr="00DD3E51">
        <w:rPr>
          <w:rFonts w:ascii="Times New Roman" w:hAnsi="Times New Roman" w:cs="Times New Roman"/>
          <w:b/>
          <w:i/>
          <w:sz w:val="28"/>
          <w:szCs w:val="28"/>
        </w:rPr>
        <w:t>&lt;</w:t>
      </w:r>
      <w:r>
        <w:rPr>
          <w:rFonts w:ascii="Times New Roman" w:hAnsi="Times New Roman" w:cs="Times New Roman"/>
          <w:b/>
          <w:i/>
          <w:sz w:val="28"/>
          <w:szCs w:val="28"/>
        </w:rPr>
        <w:t>Титулы</w:t>
      </w:r>
      <w:r w:rsidRPr="00DD3E51">
        <w:rPr>
          <w:rFonts w:ascii="Times New Roman" w:hAnsi="Times New Roman" w:cs="Times New Roman"/>
          <w:b/>
          <w:i/>
          <w:sz w:val="28"/>
          <w:szCs w:val="28"/>
        </w:rPr>
        <w:t>&gt;</w:t>
      </w:r>
    </w:p>
    <w:p w14:paraId="29D6B04F" w14:textId="6E0BB539" w:rsidR="001D7B0D" w:rsidRDefault="001D7B0D">
      <w:pPr>
        <w:rPr>
          <w:rFonts w:ascii="Times New Roman" w:hAnsi="Times New Roman" w:cs="Times New Roman"/>
          <w:b/>
          <w:i/>
          <w:sz w:val="28"/>
          <w:szCs w:val="28"/>
        </w:rPr>
      </w:pPr>
      <w:r>
        <w:rPr>
          <w:rFonts w:ascii="Times New Roman" w:hAnsi="Times New Roman" w:cs="Times New Roman"/>
          <w:b/>
          <w:i/>
          <w:sz w:val="28"/>
          <w:szCs w:val="28"/>
        </w:rPr>
        <w:br w:type="page"/>
      </w:r>
    </w:p>
    <w:p w14:paraId="52343E1F" w14:textId="77777777" w:rsidR="00E466A9" w:rsidRDefault="00E466A9" w:rsidP="00E466A9">
      <w:pPr>
        <w:spacing w:after="0" w:line="360" w:lineRule="auto"/>
        <w:contextualSpacing/>
        <w:rPr>
          <w:rFonts w:ascii="Times New Roman" w:hAnsi="Times New Roman" w:cs="Times New Roman"/>
          <w:b/>
          <w:i/>
          <w:sz w:val="28"/>
          <w:szCs w:val="28"/>
        </w:rPr>
      </w:pPr>
    </w:p>
    <w:p w14:paraId="5248E651" w14:textId="51B8A5B7" w:rsidR="008D6778" w:rsidRDefault="521D3A82" w:rsidP="008D6778">
      <w:pPr>
        <w:spacing w:after="0"/>
        <w:contextualSpacing/>
        <w:jc w:val="center"/>
        <w:rPr>
          <w:rFonts w:ascii="Times New Roman" w:hAnsi="Times New Roman" w:cs="Times New Roman"/>
          <w:iCs/>
          <w:sz w:val="24"/>
          <w:szCs w:val="24"/>
        </w:rPr>
      </w:pPr>
      <w:r w:rsidRPr="001D7B0D">
        <w:rPr>
          <w:rFonts w:ascii="Times New Roman" w:hAnsi="Times New Roman" w:cs="Times New Roman"/>
          <w:sz w:val="24"/>
          <w:szCs w:val="24"/>
        </w:rPr>
        <w:t>Аннотация</w:t>
      </w:r>
      <w:r w:rsidRPr="001D7B0D">
        <w:rPr>
          <w:rFonts w:ascii="Times New Roman" w:hAnsi="Times New Roman" w:cs="Times New Roman"/>
          <w:iCs/>
          <w:sz w:val="24"/>
          <w:szCs w:val="24"/>
        </w:rPr>
        <w:t>.</w:t>
      </w:r>
    </w:p>
    <w:p w14:paraId="0A37501D" w14:textId="21711437" w:rsidR="00164426" w:rsidRDefault="521D3A82" w:rsidP="001D7B0D">
      <w:pPr>
        <w:spacing w:after="0"/>
        <w:contextualSpacing/>
        <w:jc w:val="both"/>
        <w:rPr>
          <w:rFonts w:ascii="Times New Roman" w:hAnsi="Times New Roman" w:cs="Times New Roman"/>
          <w:iCs/>
          <w:sz w:val="24"/>
          <w:szCs w:val="24"/>
        </w:rPr>
      </w:pPr>
      <w:r w:rsidRPr="001D7B0D">
        <w:rPr>
          <w:rFonts w:ascii="Times New Roman" w:hAnsi="Times New Roman" w:cs="Times New Roman"/>
          <w:iCs/>
          <w:sz w:val="24"/>
          <w:szCs w:val="24"/>
        </w:rPr>
        <w:t xml:space="preserve">В представленной работе рассмотрены </w:t>
      </w:r>
      <w:r w:rsidR="001D7B0D">
        <w:rPr>
          <w:rFonts w:ascii="Times New Roman" w:hAnsi="Times New Roman" w:cs="Times New Roman"/>
          <w:iCs/>
          <w:sz w:val="24"/>
          <w:szCs w:val="24"/>
        </w:rPr>
        <w:t>некоторые попу</w:t>
      </w:r>
      <w:r w:rsidR="008376F7">
        <w:rPr>
          <w:rFonts w:ascii="Times New Roman" w:hAnsi="Times New Roman" w:cs="Times New Roman"/>
          <w:iCs/>
          <w:sz w:val="24"/>
          <w:szCs w:val="24"/>
        </w:rPr>
        <w:t>л</w:t>
      </w:r>
      <w:r w:rsidR="001D7B0D">
        <w:rPr>
          <w:rFonts w:ascii="Times New Roman" w:hAnsi="Times New Roman" w:cs="Times New Roman"/>
          <w:iCs/>
          <w:sz w:val="24"/>
          <w:szCs w:val="24"/>
        </w:rPr>
        <w:t xml:space="preserve">ярные </w:t>
      </w:r>
      <w:r w:rsidR="00164426">
        <w:rPr>
          <w:rFonts w:ascii="Times New Roman" w:hAnsi="Times New Roman" w:cs="Times New Roman"/>
          <w:iCs/>
          <w:sz w:val="24"/>
          <w:szCs w:val="24"/>
        </w:rPr>
        <w:t>рендеры</w:t>
      </w:r>
      <w:r w:rsidRPr="001D7B0D">
        <w:rPr>
          <w:rFonts w:ascii="Times New Roman" w:hAnsi="Times New Roman" w:cs="Times New Roman"/>
          <w:iCs/>
          <w:sz w:val="24"/>
          <w:szCs w:val="24"/>
        </w:rPr>
        <w:t xml:space="preserve">, реализующие </w:t>
      </w:r>
      <w:r w:rsidR="001D7B0D">
        <w:rPr>
          <w:rFonts w:ascii="Times New Roman" w:hAnsi="Times New Roman" w:cs="Times New Roman"/>
          <w:iCs/>
          <w:sz w:val="24"/>
          <w:szCs w:val="24"/>
        </w:rPr>
        <w:t xml:space="preserve">различные </w:t>
      </w:r>
      <w:r w:rsidRPr="001D7B0D">
        <w:rPr>
          <w:rFonts w:ascii="Times New Roman" w:hAnsi="Times New Roman" w:cs="Times New Roman"/>
          <w:iCs/>
          <w:sz w:val="24"/>
          <w:szCs w:val="24"/>
        </w:rPr>
        <w:t>алгоритмы трассировки лучей.</w:t>
      </w:r>
      <w:r w:rsidR="001D7B0D">
        <w:rPr>
          <w:rFonts w:ascii="Times New Roman" w:hAnsi="Times New Roman" w:cs="Times New Roman"/>
          <w:iCs/>
          <w:sz w:val="24"/>
          <w:szCs w:val="24"/>
        </w:rPr>
        <w:t xml:space="preserve"> </w:t>
      </w:r>
      <w:r w:rsidR="00771357">
        <w:rPr>
          <w:rFonts w:ascii="Times New Roman" w:hAnsi="Times New Roman" w:cs="Times New Roman"/>
          <w:iCs/>
          <w:sz w:val="24"/>
          <w:szCs w:val="24"/>
        </w:rPr>
        <w:t xml:space="preserve"> </w:t>
      </w:r>
      <w:r w:rsidR="008376F7">
        <w:rPr>
          <w:rFonts w:ascii="Times New Roman" w:hAnsi="Times New Roman" w:cs="Times New Roman"/>
          <w:iCs/>
          <w:sz w:val="24"/>
          <w:szCs w:val="24"/>
        </w:rPr>
        <w:t xml:space="preserve">Эти </w:t>
      </w:r>
      <w:r w:rsidR="00DD3E51">
        <w:rPr>
          <w:rFonts w:ascii="Times New Roman" w:hAnsi="Times New Roman" w:cs="Times New Roman"/>
          <w:iCs/>
          <w:sz w:val="24"/>
          <w:szCs w:val="24"/>
        </w:rPr>
        <w:t>алгоритмы</w:t>
      </w:r>
      <w:r w:rsidR="008376F7">
        <w:rPr>
          <w:rFonts w:ascii="Times New Roman" w:hAnsi="Times New Roman" w:cs="Times New Roman"/>
          <w:iCs/>
          <w:sz w:val="24"/>
          <w:szCs w:val="24"/>
        </w:rPr>
        <w:t xml:space="preserve"> делают возможным получение фотореалистичных</w:t>
      </w:r>
      <w:r w:rsidR="00771357">
        <w:rPr>
          <w:rFonts w:ascii="Times New Roman" w:hAnsi="Times New Roman" w:cs="Times New Roman"/>
          <w:iCs/>
          <w:sz w:val="24"/>
          <w:szCs w:val="24"/>
        </w:rPr>
        <w:t xml:space="preserve"> изображени</w:t>
      </w:r>
      <w:r w:rsidR="008376F7">
        <w:rPr>
          <w:rFonts w:ascii="Times New Roman" w:hAnsi="Times New Roman" w:cs="Times New Roman"/>
          <w:iCs/>
          <w:sz w:val="24"/>
          <w:szCs w:val="24"/>
        </w:rPr>
        <w:t>й</w:t>
      </w:r>
      <w:r w:rsidR="00771357">
        <w:rPr>
          <w:rFonts w:ascii="Times New Roman" w:hAnsi="Times New Roman" w:cs="Times New Roman"/>
          <w:iCs/>
          <w:sz w:val="24"/>
          <w:szCs w:val="24"/>
        </w:rPr>
        <w:t xml:space="preserve"> с помощью </w:t>
      </w:r>
      <w:r w:rsidR="00985234">
        <w:rPr>
          <w:rFonts w:ascii="Times New Roman" w:hAnsi="Times New Roman" w:cs="Times New Roman"/>
          <w:iCs/>
          <w:sz w:val="24"/>
          <w:szCs w:val="24"/>
        </w:rPr>
        <w:t xml:space="preserve">моделирования </w:t>
      </w:r>
      <w:r w:rsidR="00771357">
        <w:rPr>
          <w:rFonts w:ascii="Times New Roman" w:hAnsi="Times New Roman" w:cs="Times New Roman"/>
          <w:iCs/>
          <w:sz w:val="24"/>
          <w:szCs w:val="24"/>
        </w:rPr>
        <w:t>различных световых свойств, таких как</w:t>
      </w:r>
      <w:r w:rsidR="001D7B0D">
        <w:rPr>
          <w:rFonts w:ascii="Times New Roman" w:hAnsi="Times New Roman" w:cs="Times New Roman"/>
          <w:iCs/>
          <w:sz w:val="24"/>
          <w:szCs w:val="24"/>
        </w:rPr>
        <w:t xml:space="preserve"> глобальное освещение,</w:t>
      </w:r>
      <w:r w:rsidRPr="001D7B0D">
        <w:rPr>
          <w:rFonts w:ascii="Times New Roman" w:hAnsi="Times New Roman" w:cs="Times New Roman"/>
          <w:iCs/>
          <w:sz w:val="24"/>
          <w:szCs w:val="24"/>
        </w:rPr>
        <w:t xml:space="preserve"> тени, каустики,</w:t>
      </w:r>
      <w:r w:rsidR="00771357">
        <w:rPr>
          <w:rFonts w:ascii="Times New Roman" w:hAnsi="Times New Roman" w:cs="Times New Roman"/>
          <w:iCs/>
          <w:sz w:val="24"/>
          <w:szCs w:val="24"/>
        </w:rPr>
        <w:t xml:space="preserve"> дисперсия, глубина резкости,</w:t>
      </w:r>
      <w:r w:rsidRPr="001D7B0D">
        <w:rPr>
          <w:rFonts w:ascii="Times New Roman" w:hAnsi="Times New Roman" w:cs="Times New Roman"/>
          <w:iCs/>
          <w:sz w:val="24"/>
          <w:szCs w:val="24"/>
        </w:rPr>
        <w:t xml:space="preserve"> подповерхностное рассеивание и т.д</w:t>
      </w:r>
      <w:r w:rsidR="00771357">
        <w:rPr>
          <w:rFonts w:ascii="Times New Roman" w:hAnsi="Times New Roman" w:cs="Times New Roman"/>
          <w:iCs/>
          <w:sz w:val="24"/>
          <w:szCs w:val="24"/>
        </w:rPr>
        <w:t>.</w:t>
      </w:r>
      <w:r w:rsidR="003524B0">
        <w:rPr>
          <w:rFonts w:ascii="Times New Roman" w:hAnsi="Times New Roman" w:cs="Times New Roman"/>
          <w:iCs/>
          <w:sz w:val="24"/>
          <w:szCs w:val="24"/>
        </w:rPr>
        <w:t xml:space="preserve"> </w:t>
      </w:r>
      <w:r w:rsidR="00DD3E51">
        <w:rPr>
          <w:rFonts w:ascii="Times New Roman" w:hAnsi="Times New Roman" w:cs="Times New Roman"/>
          <w:iCs/>
          <w:sz w:val="24"/>
          <w:szCs w:val="24"/>
        </w:rPr>
        <w:t>Все алгоритмы объединяет иде</w:t>
      </w:r>
      <w:r w:rsidR="00072525">
        <w:rPr>
          <w:rFonts w:ascii="Times New Roman" w:hAnsi="Times New Roman" w:cs="Times New Roman"/>
          <w:iCs/>
          <w:sz w:val="24"/>
          <w:szCs w:val="24"/>
        </w:rPr>
        <w:t>я симулирования пути света, но отлича</w:t>
      </w:r>
      <w:r w:rsidR="00985234">
        <w:rPr>
          <w:rFonts w:ascii="Times New Roman" w:hAnsi="Times New Roman" w:cs="Times New Roman"/>
          <w:iCs/>
          <w:sz w:val="24"/>
          <w:szCs w:val="24"/>
        </w:rPr>
        <w:t>ю</w:t>
      </w:r>
      <w:r w:rsidR="00072525">
        <w:rPr>
          <w:rFonts w:ascii="Times New Roman" w:hAnsi="Times New Roman" w:cs="Times New Roman"/>
          <w:iCs/>
          <w:sz w:val="24"/>
          <w:szCs w:val="24"/>
        </w:rPr>
        <w:t>т</w:t>
      </w:r>
      <w:r w:rsidR="00AB7B19">
        <w:rPr>
          <w:rFonts w:ascii="Times New Roman" w:hAnsi="Times New Roman" w:cs="Times New Roman"/>
          <w:iCs/>
          <w:sz w:val="24"/>
          <w:szCs w:val="24"/>
        </w:rPr>
        <w:t xml:space="preserve"> </w:t>
      </w:r>
      <w:r w:rsidR="00072525">
        <w:rPr>
          <w:rFonts w:ascii="Times New Roman" w:hAnsi="Times New Roman" w:cs="Times New Roman"/>
          <w:iCs/>
          <w:sz w:val="24"/>
          <w:szCs w:val="24"/>
        </w:rPr>
        <w:t>реализаци</w:t>
      </w:r>
      <w:r w:rsidR="00985234">
        <w:rPr>
          <w:rFonts w:ascii="Times New Roman" w:hAnsi="Times New Roman" w:cs="Times New Roman"/>
          <w:iCs/>
          <w:sz w:val="24"/>
          <w:szCs w:val="24"/>
        </w:rPr>
        <w:t>и</w:t>
      </w:r>
      <w:r w:rsidR="00724249" w:rsidRPr="00724249">
        <w:rPr>
          <w:rFonts w:ascii="Times New Roman" w:hAnsi="Times New Roman" w:cs="Times New Roman"/>
          <w:iCs/>
          <w:sz w:val="24"/>
          <w:szCs w:val="24"/>
          <w:rPrChange w:id="2" w:author="Борис Гогинян" w:date="2020-04-24T10:33:00Z">
            <w:rPr>
              <w:rFonts w:ascii="Times New Roman" w:hAnsi="Times New Roman" w:cs="Times New Roman"/>
              <w:iCs/>
              <w:sz w:val="24"/>
              <w:szCs w:val="24"/>
              <w:lang w:val="en-US"/>
            </w:rPr>
          </w:rPrChange>
        </w:rPr>
        <w:t xml:space="preserve"> </w:t>
      </w:r>
      <w:r w:rsidR="00985234">
        <w:rPr>
          <w:rFonts w:ascii="Times New Roman" w:hAnsi="Times New Roman" w:cs="Times New Roman"/>
          <w:iCs/>
          <w:sz w:val="24"/>
          <w:szCs w:val="24"/>
        </w:rPr>
        <w:t>способов это сделать</w:t>
      </w:r>
      <w:r w:rsidR="00072525">
        <w:rPr>
          <w:rFonts w:ascii="Times New Roman" w:hAnsi="Times New Roman" w:cs="Times New Roman"/>
          <w:iCs/>
          <w:sz w:val="24"/>
          <w:szCs w:val="24"/>
        </w:rPr>
        <w:t xml:space="preserve">. </w:t>
      </w:r>
      <w:r w:rsidR="00677AC4">
        <w:rPr>
          <w:rFonts w:ascii="Times New Roman" w:hAnsi="Times New Roman" w:cs="Times New Roman"/>
          <w:iCs/>
          <w:sz w:val="24"/>
          <w:szCs w:val="24"/>
        </w:rPr>
        <w:t xml:space="preserve">В зависимости от </w:t>
      </w:r>
      <w:r w:rsidR="00985234">
        <w:rPr>
          <w:rFonts w:ascii="Times New Roman" w:hAnsi="Times New Roman" w:cs="Times New Roman"/>
          <w:iCs/>
          <w:sz w:val="24"/>
          <w:szCs w:val="24"/>
        </w:rPr>
        <w:t xml:space="preserve">этого </w:t>
      </w:r>
      <w:r w:rsidR="00072525">
        <w:rPr>
          <w:rFonts w:ascii="Times New Roman" w:hAnsi="Times New Roman" w:cs="Times New Roman"/>
          <w:iCs/>
          <w:sz w:val="24"/>
          <w:szCs w:val="24"/>
        </w:rPr>
        <w:t>алгоритм может</w:t>
      </w:r>
      <w:r w:rsidR="00164426">
        <w:rPr>
          <w:rFonts w:ascii="Times New Roman" w:hAnsi="Times New Roman" w:cs="Times New Roman"/>
          <w:iCs/>
          <w:sz w:val="24"/>
          <w:szCs w:val="24"/>
        </w:rPr>
        <w:t xml:space="preserve"> по-разному</w:t>
      </w:r>
      <w:r w:rsidR="00072525">
        <w:rPr>
          <w:rFonts w:ascii="Times New Roman" w:hAnsi="Times New Roman" w:cs="Times New Roman"/>
          <w:iCs/>
          <w:sz w:val="24"/>
          <w:szCs w:val="24"/>
        </w:rPr>
        <w:t xml:space="preserve"> </w:t>
      </w:r>
      <w:r w:rsidR="00677AC4">
        <w:rPr>
          <w:rFonts w:ascii="Times New Roman" w:hAnsi="Times New Roman" w:cs="Times New Roman"/>
          <w:iCs/>
          <w:sz w:val="24"/>
          <w:szCs w:val="24"/>
        </w:rPr>
        <w:t>изобра</w:t>
      </w:r>
      <w:r w:rsidR="00164426">
        <w:rPr>
          <w:rFonts w:ascii="Times New Roman" w:hAnsi="Times New Roman" w:cs="Times New Roman"/>
          <w:iCs/>
          <w:sz w:val="24"/>
          <w:szCs w:val="24"/>
        </w:rPr>
        <w:t>жать</w:t>
      </w:r>
      <w:r w:rsidR="00677AC4">
        <w:rPr>
          <w:rFonts w:ascii="Times New Roman" w:hAnsi="Times New Roman" w:cs="Times New Roman"/>
          <w:iCs/>
          <w:sz w:val="24"/>
          <w:szCs w:val="24"/>
        </w:rPr>
        <w:t xml:space="preserve"> </w:t>
      </w:r>
      <w:r w:rsidR="00164426">
        <w:rPr>
          <w:rFonts w:ascii="Times New Roman" w:hAnsi="Times New Roman" w:cs="Times New Roman"/>
          <w:iCs/>
          <w:sz w:val="24"/>
          <w:szCs w:val="24"/>
        </w:rPr>
        <w:t>различные</w:t>
      </w:r>
      <w:r w:rsidR="00677AC4">
        <w:rPr>
          <w:rFonts w:ascii="Times New Roman" w:hAnsi="Times New Roman" w:cs="Times New Roman"/>
          <w:iCs/>
          <w:sz w:val="24"/>
          <w:szCs w:val="24"/>
        </w:rPr>
        <w:t xml:space="preserve"> световые эффекты, </w:t>
      </w:r>
      <w:r w:rsidR="00164426">
        <w:rPr>
          <w:rFonts w:ascii="Times New Roman" w:hAnsi="Times New Roman" w:cs="Times New Roman"/>
          <w:iCs/>
          <w:sz w:val="24"/>
          <w:szCs w:val="24"/>
        </w:rPr>
        <w:t>и</w:t>
      </w:r>
      <w:r w:rsidR="00677AC4">
        <w:rPr>
          <w:rFonts w:ascii="Times New Roman" w:hAnsi="Times New Roman" w:cs="Times New Roman"/>
          <w:iCs/>
          <w:sz w:val="24"/>
          <w:szCs w:val="24"/>
        </w:rPr>
        <w:t xml:space="preserve"> </w:t>
      </w:r>
      <w:r w:rsidR="00985234">
        <w:rPr>
          <w:rFonts w:ascii="Times New Roman" w:hAnsi="Times New Roman" w:cs="Times New Roman"/>
          <w:iCs/>
          <w:sz w:val="24"/>
          <w:szCs w:val="24"/>
        </w:rPr>
        <w:t xml:space="preserve">объём </w:t>
      </w:r>
      <w:r w:rsidR="00677AC4">
        <w:rPr>
          <w:rFonts w:ascii="Times New Roman" w:hAnsi="Times New Roman" w:cs="Times New Roman"/>
          <w:iCs/>
          <w:sz w:val="24"/>
          <w:szCs w:val="24"/>
        </w:rPr>
        <w:t xml:space="preserve">вычислений </w:t>
      </w:r>
      <w:r w:rsidR="00164426">
        <w:rPr>
          <w:rFonts w:ascii="Times New Roman" w:hAnsi="Times New Roman" w:cs="Times New Roman"/>
          <w:iCs/>
          <w:sz w:val="24"/>
          <w:szCs w:val="24"/>
        </w:rPr>
        <w:t xml:space="preserve">будет </w:t>
      </w:r>
      <w:r w:rsidR="00985234">
        <w:rPr>
          <w:rFonts w:ascii="Times New Roman" w:hAnsi="Times New Roman" w:cs="Times New Roman"/>
          <w:iCs/>
          <w:sz w:val="24"/>
          <w:szCs w:val="24"/>
        </w:rPr>
        <w:t>различным</w:t>
      </w:r>
      <w:r w:rsidR="00164426">
        <w:rPr>
          <w:rFonts w:ascii="Times New Roman" w:hAnsi="Times New Roman" w:cs="Times New Roman"/>
          <w:iCs/>
          <w:sz w:val="24"/>
          <w:szCs w:val="24"/>
        </w:rPr>
        <w:t xml:space="preserve">. Благодаря </w:t>
      </w:r>
      <w:r w:rsidR="00985234">
        <w:rPr>
          <w:rFonts w:ascii="Times New Roman" w:hAnsi="Times New Roman" w:cs="Times New Roman"/>
          <w:iCs/>
          <w:sz w:val="24"/>
          <w:szCs w:val="24"/>
        </w:rPr>
        <w:t xml:space="preserve">высокой </w:t>
      </w:r>
      <w:r w:rsidR="00164426">
        <w:rPr>
          <w:rFonts w:ascii="Times New Roman" w:hAnsi="Times New Roman" w:cs="Times New Roman"/>
          <w:iCs/>
          <w:sz w:val="24"/>
          <w:szCs w:val="24"/>
        </w:rPr>
        <w:t xml:space="preserve">вычислительной мощности современных процессоров и видеокарт становится актуальным </w:t>
      </w:r>
      <w:r w:rsidR="00985234">
        <w:rPr>
          <w:rFonts w:ascii="Times New Roman" w:hAnsi="Times New Roman" w:cs="Times New Roman"/>
          <w:iCs/>
          <w:sz w:val="24"/>
          <w:szCs w:val="24"/>
        </w:rPr>
        <w:t xml:space="preserve">рассмотрение достаточно сложных </w:t>
      </w:r>
      <w:r w:rsidR="00164426">
        <w:rPr>
          <w:rFonts w:ascii="Times New Roman" w:hAnsi="Times New Roman" w:cs="Times New Roman"/>
          <w:iCs/>
          <w:sz w:val="24"/>
          <w:szCs w:val="24"/>
        </w:rPr>
        <w:t xml:space="preserve">алгоритмов и программ, реализующих их. </w:t>
      </w:r>
      <w:r w:rsidR="00771357">
        <w:rPr>
          <w:rFonts w:ascii="Times New Roman" w:hAnsi="Times New Roman" w:cs="Times New Roman"/>
          <w:iCs/>
          <w:sz w:val="24"/>
          <w:szCs w:val="24"/>
        </w:rPr>
        <w:t>В</w:t>
      </w:r>
      <w:r w:rsidRPr="001D7B0D">
        <w:rPr>
          <w:rFonts w:ascii="Times New Roman" w:hAnsi="Times New Roman" w:cs="Times New Roman"/>
          <w:iCs/>
          <w:sz w:val="24"/>
          <w:szCs w:val="24"/>
        </w:rPr>
        <w:t xml:space="preserve"> представленной </w:t>
      </w:r>
      <w:r w:rsidR="008376F7">
        <w:rPr>
          <w:rFonts w:ascii="Times New Roman" w:hAnsi="Times New Roman" w:cs="Times New Roman"/>
          <w:iCs/>
          <w:sz w:val="24"/>
          <w:szCs w:val="24"/>
        </w:rPr>
        <w:t xml:space="preserve">работе </w:t>
      </w:r>
      <w:r w:rsidRPr="001D7B0D">
        <w:rPr>
          <w:rFonts w:ascii="Times New Roman" w:hAnsi="Times New Roman" w:cs="Times New Roman"/>
          <w:iCs/>
          <w:sz w:val="24"/>
          <w:szCs w:val="24"/>
        </w:rPr>
        <w:t>сравниваются</w:t>
      </w:r>
      <w:r w:rsidR="00164426">
        <w:rPr>
          <w:rFonts w:ascii="Times New Roman" w:hAnsi="Times New Roman" w:cs="Times New Roman"/>
          <w:iCs/>
          <w:sz w:val="24"/>
          <w:szCs w:val="24"/>
        </w:rPr>
        <w:t xml:space="preserve"> различные алгоритмы и их </w:t>
      </w:r>
      <w:r w:rsidR="00985234">
        <w:rPr>
          <w:rFonts w:ascii="Times New Roman" w:hAnsi="Times New Roman" w:cs="Times New Roman"/>
          <w:iCs/>
          <w:sz w:val="24"/>
          <w:szCs w:val="24"/>
        </w:rPr>
        <w:t>реализации</w:t>
      </w:r>
      <w:r w:rsidRPr="001D7B0D">
        <w:rPr>
          <w:rFonts w:ascii="Times New Roman" w:hAnsi="Times New Roman" w:cs="Times New Roman"/>
          <w:iCs/>
          <w:sz w:val="24"/>
          <w:szCs w:val="24"/>
        </w:rPr>
        <w:t>. Сделаны выводы о</w:t>
      </w:r>
      <w:r w:rsidR="00164426">
        <w:rPr>
          <w:rFonts w:ascii="Times New Roman" w:hAnsi="Times New Roman" w:cs="Times New Roman"/>
          <w:iCs/>
          <w:sz w:val="24"/>
          <w:szCs w:val="24"/>
        </w:rPr>
        <w:t xml:space="preserve"> качестве получаемого изображения и реализованной многопоточности вычислений</w:t>
      </w:r>
      <w:r w:rsidRPr="001D7B0D">
        <w:rPr>
          <w:rFonts w:ascii="Times New Roman" w:hAnsi="Times New Roman" w:cs="Times New Roman"/>
          <w:iCs/>
          <w:sz w:val="24"/>
          <w:szCs w:val="24"/>
        </w:rPr>
        <w:t>.</w:t>
      </w:r>
    </w:p>
    <w:p w14:paraId="604B4878" w14:textId="77777777" w:rsidR="00164426" w:rsidRDefault="00164426">
      <w:pPr>
        <w:rPr>
          <w:rFonts w:ascii="Times New Roman" w:hAnsi="Times New Roman" w:cs="Times New Roman"/>
          <w:iCs/>
          <w:sz w:val="24"/>
          <w:szCs w:val="24"/>
        </w:rPr>
      </w:pPr>
      <w:r>
        <w:rPr>
          <w:rFonts w:ascii="Times New Roman" w:hAnsi="Times New Roman" w:cs="Times New Roman"/>
          <w:iCs/>
          <w:sz w:val="24"/>
          <w:szCs w:val="24"/>
        </w:rPr>
        <w:br w:type="page"/>
      </w:r>
    </w:p>
    <w:p w14:paraId="118C8C5C" w14:textId="3B5A0B71" w:rsidR="00ED0A75" w:rsidRDefault="00164426" w:rsidP="006145D6">
      <w:pPr>
        <w:spacing w:after="0"/>
        <w:ind w:firstLine="708"/>
        <w:contextualSpacing/>
        <w:jc w:val="both"/>
        <w:rPr>
          <w:ins w:id="3" w:author="Борис Гогинян" w:date="2020-05-10T11:25:00Z"/>
          <w:rFonts w:ascii="Times New Roman" w:hAnsi="Times New Roman" w:cs="Times New Roman"/>
          <w:iCs/>
          <w:sz w:val="44"/>
          <w:szCs w:val="44"/>
        </w:rPr>
        <w:pPrChange w:id="4" w:author="Борис Гогинян" w:date="2020-05-10T11:25:00Z">
          <w:pPr>
            <w:spacing w:after="0"/>
            <w:contextualSpacing/>
            <w:jc w:val="both"/>
          </w:pPr>
        </w:pPrChange>
      </w:pPr>
      <w:r w:rsidRPr="005C33AB">
        <w:rPr>
          <w:rFonts w:ascii="Times New Roman" w:hAnsi="Times New Roman" w:cs="Times New Roman"/>
          <w:iCs/>
          <w:sz w:val="44"/>
          <w:szCs w:val="44"/>
          <w:rPrChange w:id="5" w:author="UserPushka" w:date="2020-05-07T13:06:00Z">
            <w:rPr>
              <w:rFonts w:ascii="Times New Roman" w:hAnsi="Times New Roman" w:cs="Times New Roman"/>
              <w:iCs/>
              <w:sz w:val="32"/>
              <w:szCs w:val="32"/>
            </w:rPr>
          </w:rPrChange>
        </w:rPr>
        <w:lastRenderedPageBreak/>
        <w:t>Оглавление</w:t>
      </w:r>
    </w:p>
    <w:p w14:paraId="0875B191" w14:textId="7087D8FA" w:rsidR="006145D6" w:rsidRDefault="006145D6" w:rsidP="00E66369">
      <w:pPr>
        <w:spacing w:after="0"/>
        <w:contextualSpacing/>
        <w:jc w:val="both"/>
        <w:rPr>
          <w:ins w:id="6" w:author="Борис Гогинян" w:date="2020-05-10T11:25:00Z"/>
          <w:rFonts w:ascii="Times New Roman" w:hAnsi="Times New Roman" w:cs="Times New Roman"/>
          <w:iCs/>
          <w:sz w:val="32"/>
          <w:szCs w:val="44"/>
        </w:rPr>
      </w:pPr>
      <w:ins w:id="7" w:author="Борис Гогинян" w:date="2020-05-10T11:25:00Z">
        <w:r>
          <w:rPr>
            <w:rFonts w:ascii="Times New Roman" w:hAnsi="Times New Roman" w:cs="Times New Roman"/>
            <w:iCs/>
            <w:sz w:val="32"/>
            <w:szCs w:val="44"/>
          </w:rPr>
          <w:t>Аннотация</w:t>
        </w:r>
      </w:ins>
    </w:p>
    <w:p w14:paraId="269BD3AD" w14:textId="30D41C15" w:rsidR="006145D6" w:rsidRDefault="006145D6" w:rsidP="00881A33">
      <w:pPr>
        <w:spacing w:after="0"/>
        <w:contextualSpacing/>
        <w:jc w:val="both"/>
        <w:rPr>
          <w:ins w:id="8" w:author="Борис Гогинян" w:date="2020-05-10T11:25:00Z"/>
          <w:rFonts w:ascii="Times New Roman" w:hAnsi="Times New Roman" w:cs="Times New Roman"/>
          <w:iCs/>
          <w:sz w:val="32"/>
          <w:szCs w:val="44"/>
        </w:rPr>
      </w:pPr>
      <w:ins w:id="9" w:author="Борис Гогинян" w:date="2020-05-10T11:25:00Z">
        <w:r>
          <w:rPr>
            <w:rFonts w:ascii="Times New Roman" w:hAnsi="Times New Roman" w:cs="Times New Roman"/>
            <w:iCs/>
            <w:sz w:val="32"/>
            <w:szCs w:val="44"/>
          </w:rPr>
          <w:t>Введение</w:t>
        </w:r>
      </w:ins>
    </w:p>
    <w:p w14:paraId="544611FE" w14:textId="3C4A0BE2" w:rsidR="006145D6" w:rsidRPr="00E66369" w:rsidDel="006145D6" w:rsidRDefault="006145D6" w:rsidP="00881A33">
      <w:pPr>
        <w:spacing w:after="0"/>
        <w:contextualSpacing/>
        <w:jc w:val="both"/>
        <w:rPr>
          <w:ins w:id="10" w:author="UserPushka" w:date="2020-05-07T13:06:00Z"/>
          <w:del w:id="11" w:author="Борис Гогинян" w:date="2020-05-10T11:26:00Z"/>
          <w:rFonts w:ascii="Times New Roman" w:hAnsi="Times New Roman" w:cs="Times New Roman"/>
          <w:iCs/>
          <w:sz w:val="32"/>
          <w:szCs w:val="44"/>
        </w:rPr>
      </w:pPr>
      <w:ins w:id="12" w:author="Борис Гогинян" w:date="2020-05-10T11:25:00Z">
        <w:r>
          <w:rPr>
            <w:rFonts w:ascii="Times New Roman" w:hAnsi="Times New Roman" w:cs="Times New Roman"/>
            <w:iCs/>
            <w:sz w:val="32"/>
            <w:szCs w:val="44"/>
          </w:rPr>
          <w:t>Литературный обзор</w:t>
        </w:r>
      </w:ins>
    </w:p>
    <w:p w14:paraId="4022FDBB" w14:textId="77777777" w:rsidR="005C33AB" w:rsidRDefault="005C33AB" w:rsidP="001D7B0D">
      <w:pPr>
        <w:spacing w:after="0"/>
        <w:contextualSpacing/>
        <w:jc w:val="both"/>
        <w:rPr>
          <w:rFonts w:ascii="Times New Roman" w:hAnsi="Times New Roman" w:cs="Times New Roman"/>
          <w:iCs/>
          <w:sz w:val="32"/>
          <w:szCs w:val="32"/>
        </w:rPr>
      </w:pPr>
    </w:p>
    <w:p w14:paraId="6D411266" w14:textId="156E39FC" w:rsidR="00164426" w:rsidRDefault="00164426" w:rsidP="001D7B0D">
      <w:pPr>
        <w:spacing w:after="0"/>
        <w:contextualSpacing/>
        <w:jc w:val="both"/>
        <w:rPr>
          <w:ins w:id="13" w:author="UserPushka" w:date="2020-05-07T13:06:00Z"/>
          <w:rFonts w:ascii="Times New Roman" w:hAnsi="Times New Roman" w:cs="Times New Roman"/>
          <w:iCs/>
          <w:sz w:val="32"/>
          <w:szCs w:val="32"/>
        </w:rPr>
      </w:pPr>
      <w:del w:id="14" w:author="UserPushka" w:date="2020-05-07T13:04:00Z">
        <w:r w:rsidDel="005C33AB">
          <w:rPr>
            <w:rFonts w:ascii="Times New Roman" w:hAnsi="Times New Roman" w:cs="Times New Roman"/>
            <w:iCs/>
            <w:sz w:val="32"/>
            <w:szCs w:val="32"/>
          </w:rPr>
          <w:delText>…</w:delText>
        </w:r>
        <w:r w:rsidR="002D367D" w:rsidDel="005C33AB">
          <w:rPr>
            <w:rFonts w:ascii="Times New Roman" w:hAnsi="Times New Roman" w:cs="Times New Roman"/>
            <w:iCs/>
            <w:sz w:val="32"/>
            <w:szCs w:val="32"/>
          </w:rPr>
          <w:delText>…</w:delText>
        </w:r>
      </w:del>
      <w:ins w:id="15" w:author="UserPushka" w:date="2020-05-07T13:04:00Z">
        <w:r w:rsidR="005C33AB">
          <w:rPr>
            <w:rFonts w:ascii="Times New Roman" w:hAnsi="Times New Roman" w:cs="Times New Roman"/>
            <w:iCs/>
            <w:sz w:val="32"/>
            <w:szCs w:val="32"/>
          </w:rPr>
          <w:t>Глава 1 Физически</w:t>
        </w:r>
      </w:ins>
      <w:ins w:id="16" w:author="UserPushka" w:date="2020-05-07T13:05:00Z">
        <w:r w:rsidR="005C33AB">
          <w:rPr>
            <w:rFonts w:ascii="Times New Roman" w:hAnsi="Times New Roman" w:cs="Times New Roman"/>
            <w:iCs/>
            <w:sz w:val="32"/>
            <w:szCs w:val="32"/>
          </w:rPr>
          <w:t xml:space="preserve">е модели и </w:t>
        </w:r>
      </w:ins>
      <w:ins w:id="17" w:author="UserPushka" w:date="2020-05-07T13:15:00Z">
        <w:r w:rsidR="00611444">
          <w:rPr>
            <w:rFonts w:ascii="Times New Roman" w:hAnsi="Times New Roman" w:cs="Times New Roman"/>
            <w:iCs/>
            <w:sz w:val="32"/>
            <w:szCs w:val="32"/>
          </w:rPr>
          <w:t>законы</w:t>
        </w:r>
      </w:ins>
      <w:ins w:id="18" w:author="UserPushka" w:date="2020-05-07T13:06:00Z">
        <w:r w:rsidR="005C33AB">
          <w:rPr>
            <w:rFonts w:ascii="Times New Roman" w:hAnsi="Times New Roman" w:cs="Times New Roman"/>
            <w:iCs/>
            <w:sz w:val="32"/>
            <w:szCs w:val="32"/>
          </w:rPr>
          <w:t>.</w:t>
        </w:r>
      </w:ins>
    </w:p>
    <w:p w14:paraId="22B9A031" w14:textId="4DE1BB9D" w:rsidR="005C33AB" w:rsidRDefault="005C33AB" w:rsidP="001D7B0D">
      <w:pPr>
        <w:spacing w:after="0"/>
        <w:contextualSpacing/>
        <w:jc w:val="both"/>
        <w:rPr>
          <w:ins w:id="19" w:author="UserPushka" w:date="2020-05-07T13:06:00Z"/>
          <w:rFonts w:ascii="Times New Roman" w:hAnsi="Times New Roman" w:cs="Times New Roman"/>
          <w:iCs/>
          <w:sz w:val="32"/>
          <w:szCs w:val="32"/>
        </w:rPr>
      </w:pPr>
      <w:ins w:id="20" w:author="UserPushka" w:date="2020-05-07T13:06:00Z">
        <w:r>
          <w:rPr>
            <w:rFonts w:ascii="Times New Roman" w:hAnsi="Times New Roman" w:cs="Times New Roman"/>
            <w:iCs/>
            <w:sz w:val="32"/>
            <w:szCs w:val="32"/>
          </w:rPr>
          <w:t xml:space="preserve">Глава 2 </w:t>
        </w:r>
      </w:ins>
      <w:r w:rsidR="00EA169A" w:rsidRPr="00EA169A">
        <w:rPr>
          <w:rFonts w:ascii="Times New Roman" w:hAnsi="Times New Roman" w:cs="Times New Roman"/>
          <w:iCs/>
          <w:sz w:val="32"/>
          <w:szCs w:val="32"/>
        </w:rPr>
        <w:t>Уравнение рендеринга и PBR.</w:t>
      </w:r>
    </w:p>
    <w:p w14:paraId="2D9C5F90" w14:textId="5AF91A37" w:rsidR="005C33AB" w:rsidRPr="00296B2D" w:rsidRDefault="005C33AB" w:rsidP="00611444">
      <w:pPr>
        <w:spacing w:after="0"/>
        <w:jc w:val="both"/>
        <w:rPr>
          <w:ins w:id="21" w:author="UserPushka" w:date="2020-05-07T13:24:00Z"/>
          <w:rFonts w:ascii="Times New Roman" w:hAnsi="Times New Roman" w:cs="Times New Roman"/>
          <w:iCs/>
          <w:sz w:val="32"/>
          <w:szCs w:val="32"/>
        </w:rPr>
      </w:pPr>
      <w:ins w:id="22" w:author="UserPushka" w:date="2020-05-07T13:06:00Z">
        <w:r w:rsidRPr="00296B2D">
          <w:rPr>
            <w:rFonts w:ascii="Times New Roman" w:hAnsi="Times New Roman" w:cs="Times New Roman"/>
            <w:iCs/>
            <w:sz w:val="32"/>
            <w:szCs w:val="32"/>
            <w:rPrChange w:id="23" w:author="Борис Гогинян" w:date="2020-05-10T01:09:00Z">
              <w:rPr/>
            </w:rPrChange>
          </w:rPr>
          <w:t xml:space="preserve">Глава 3 </w:t>
        </w:r>
      </w:ins>
      <w:ins w:id="24" w:author="UserPushka" w:date="2020-05-07T13:24:00Z">
        <w:r w:rsidR="00746A3B" w:rsidRPr="00296B2D">
          <w:rPr>
            <w:rFonts w:ascii="Times New Roman" w:hAnsi="Times New Roman" w:cs="Times New Roman"/>
            <w:iCs/>
            <w:sz w:val="32"/>
            <w:szCs w:val="32"/>
          </w:rPr>
          <w:t>Рендеры</w:t>
        </w:r>
      </w:ins>
      <w:r w:rsidR="00DE5658" w:rsidRPr="00296B2D">
        <w:rPr>
          <w:rFonts w:ascii="Times New Roman" w:hAnsi="Times New Roman" w:cs="Times New Roman"/>
          <w:iCs/>
          <w:sz w:val="32"/>
          <w:szCs w:val="32"/>
        </w:rPr>
        <w:t xml:space="preserve"> </w:t>
      </w:r>
      <w:r w:rsidR="00DE5658" w:rsidRPr="00296B2D">
        <w:rPr>
          <w:rFonts w:ascii="Times New Roman" w:hAnsi="Times New Roman" w:cs="Times New Roman"/>
          <w:sz w:val="32"/>
          <w:szCs w:val="32"/>
          <w:rPrChange w:id="25" w:author="Борис Гогинян" w:date="2020-05-10T01:09:00Z">
            <w:rPr>
              <w:rFonts w:ascii="Times New Roman" w:hAnsi="Times New Roman" w:cs="Times New Roman"/>
              <w:sz w:val="36"/>
              <w:szCs w:val="24"/>
            </w:rPr>
          </w:rPrChange>
        </w:rPr>
        <w:t>и алгоритмы трассировки.</w:t>
      </w:r>
    </w:p>
    <w:p w14:paraId="487318E8" w14:textId="0D37460A" w:rsidR="00746A3B" w:rsidRPr="00746A3B" w:rsidRDefault="00746A3B" w:rsidP="00746A3B">
      <w:pPr>
        <w:pStyle w:val="a5"/>
        <w:numPr>
          <w:ilvl w:val="0"/>
          <w:numId w:val="36"/>
        </w:numPr>
        <w:spacing w:after="0"/>
        <w:jc w:val="both"/>
        <w:rPr>
          <w:ins w:id="26" w:author="UserPushka" w:date="2020-05-07T13:24:00Z"/>
          <w:rFonts w:ascii="Times New Roman" w:hAnsi="Times New Roman" w:cs="Times New Roman"/>
          <w:iCs/>
          <w:sz w:val="32"/>
          <w:szCs w:val="32"/>
          <w:rPrChange w:id="27" w:author="UserPushka" w:date="2020-05-07T13:24:00Z">
            <w:rPr>
              <w:ins w:id="28" w:author="UserPushka" w:date="2020-05-07T13:24:00Z"/>
              <w:rFonts w:ascii="Times New Roman" w:hAnsi="Times New Roman" w:cs="Times New Roman"/>
              <w:iCs/>
              <w:sz w:val="32"/>
              <w:szCs w:val="32"/>
              <w:lang w:val="en-US"/>
            </w:rPr>
          </w:rPrChange>
        </w:rPr>
      </w:pPr>
      <w:ins w:id="29" w:author="UserPushka" w:date="2020-05-07T13:24:00Z">
        <w:r>
          <w:rPr>
            <w:rFonts w:ascii="Times New Roman" w:hAnsi="Times New Roman" w:cs="Times New Roman"/>
            <w:iCs/>
            <w:sz w:val="32"/>
            <w:szCs w:val="32"/>
            <w:lang w:val="en-US"/>
          </w:rPr>
          <w:t>appleseed</w:t>
        </w:r>
      </w:ins>
    </w:p>
    <w:p w14:paraId="46B544D9" w14:textId="2CE5AD40" w:rsidR="00746A3B" w:rsidRPr="00746A3B" w:rsidRDefault="00746A3B" w:rsidP="00746A3B">
      <w:pPr>
        <w:pStyle w:val="a5"/>
        <w:numPr>
          <w:ilvl w:val="0"/>
          <w:numId w:val="36"/>
        </w:numPr>
        <w:spacing w:after="0"/>
        <w:jc w:val="both"/>
        <w:rPr>
          <w:ins w:id="30" w:author="UserPushka" w:date="2020-05-07T13:24:00Z"/>
          <w:rFonts w:ascii="Times New Roman" w:hAnsi="Times New Roman" w:cs="Times New Roman"/>
          <w:iCs/>
          <w:sz w:val="32"/>
          <w:szCs w:val="32"/>
          <w:rPrChange w:id="31" w:author="UserPushka" w:date="2020-05-07T13:24:00Z">
            <w:rPr>
              <w:ins w:id="32" w:author="UserPushka" w:date="2020-05-07T13:24:00Z"/>
              <w:rFonts w:ascii="Times New Roman" w:hAnsi="Times New Roman" w:cs="Times New Roman"/>
              <w:iCs/>
              <w:sz w:val="32"/>
              <w:szCs w:val="32"/>
              <w:lang w:val="en-US"/>
            </w:rPr>
          </w:rPrChange>
        </w:rPr>
      </w:pPr>
      <w:ins w:id="33" w:author="UserPushka" w:date="2020-05-07T13:24:00Z">
        <w:r>
          <w:rPr>
            <w:rFonts w:ascii="Times New Roman" w:hAnsi="Times New Roman" w:cs="Times New Roman"/>
            <w:iCs/>
            <w:sz w:val="32"/>
            <w:szCs w:val="32"/>
            <w:lang w:val="en-US"/>
          </w:rPr>
          <w:t>Cycles</w:t>
        </w:r>
      </w:ins>
    </w:p>
    <w:p w14:paraId="0234333D" w14:textId="645E32B3" w:rsidR="00746A3B" w:rsidRPr="00746A3B" w:rsidRDefault="00746A3B" w:rsidP="00746A3B">
      <w:pPr>
        <w:pStyle w:val="a5"/>
        <w:numPr>
          <w:ilvl w:val="0"/>
          <w:numId w:val="36"/>
        </w:numPr>
        <w:spacing w:after="0"/>
        <w:jc w:val="both"/>
        <w:rPr>
          <w:ins w:id="34" w:author="UserPushka" w:date="2020-05-07T13:29:00Z"/>
          <w:rFonts w:ascii="Times New Roman" w:hAnsi="Times New Roman" w:cs="Times New Roman"/>
          <w:iCs/>
          <w:sz w:val="32"/>
          <w:szCs w:val="32"/>
          <w:rPrChange w:id="35" w:author="UserPushka" w:date="2020-05-07T13:29:00Z">
            <w:rPr>
              <w:ins w:id="36" w:author="UserPushka" w:date="2020-05-07T13:29:00Z"/>
              <w:rFonts w:ascii="Times New Roman" w:hAnsi="Times New Roman" w:cs="Times New Roman"/>
              <w:iCs/>
              <w:sz w:val="32"/>
              <w:szCs w:val="32"/>
              <w:lang w:val="en-US"/>
            </w:rPr>
          </w:rPrChange>
        </w:rPr>
      </w:pPr>
      <w:ins w:id="37" w:author="UserPushka" w:date="2020-05-07T13:24:00Z">
        <w:r>
          <w:rPr>
            <w:rFonts w:ascii="Times New Roman" w:hAnsi="Times New Roman" w:cs="Times New Roman"/>
            <w:iCs/>
            <w:sz w:val="32"/>
            <w:szCs w:val="32"/>
            <w:lang w:val="en-US"/>
          </w:rPr>
          <w:t xml:space="preserve">LuxCore </w:t>
        </w:r>
      </w:ins>
    </w:p>
    <w:p w14:paraId="0CCBDD63" w14:textId="136A2DF1" w:rsidR="00746A3B" w:rsidRPr="00746A3B" w:rsidRDefault="00746A3B">
      <w:pPr>
        <w:spacing w:after="0"/>
        <w:jc w:val="both"/>
        <w:rPr>
          <w:ins w:id="38" w:author="UserPushka" w:date="2020-05-07T13:24:00Z"/>
          <w:rFonts w:ascii="Times New Roman" w:hAnsi="Times New Roman" w:cs="Times New Roman"/>
          <w:iCs/>
          <w:sz w:val="32"/>
          <w:szCs w:val="32"/>
          <w:rPrChange w:id="39" w:author="UserPushka" w:date="2020-05-07T13:29:00Z">
            <w:rPr>
              <w:ins w:id="40" w:author="UserPushka" w:date="2020-05-07T13:24:00Z"/>
              <w:rFonts w:ascii="Times New Roman" w:hAnsi="Times New Roman" w:cs="Times New Roman"/>
              <w:iCs/>
              <w:sz w:val="32"/>
              <w:szCs w:val="32"/>
              <w:lang w:val="en-US"/>
            </w:rPr>
          </w:rPrChange>
        </w:rPr>
        <w:pPrChange w:id="41" w:author="UserPushka" w:date="2020-05-07T13:29:00Z">
          <w:pPr>
            <w:pStyle w:val="a5"/>
            <w:numPr>
              <w:numId w:val="36"/>
            </w:numPr>
            <w:spacing w:after="0"/>
            <w:ind w:hanging="360"/>
            <w:jc w:val="both"/>
          </w:pPr>
        </w:pPrChange>
      </w:pPr>
      <w:ins w:id="42" w:author="UserPushka" w:date="2020-05-07T13:29:00Z">
        <w:r>
          <w:rPr>
            <w:rFonts w:ascii="Times New Roman" w:hAnsi="Times New Roman" w:cs="Times New Roman"/>
            <w:iCs/>
            <w:sz w:val="32"/>
            <w:szCs w:val="32"/>
          </w:rPr>
          <w:t>Глава 4 Способ сравнения</w:t>
        </w:r>
      </w:ins>
    </w:p>
    <w:p w14:paraId="73F67FCE" w14:textId="5BA23964" w:rsidR="00746A3B" w:rsidRDefault="00746A3B" w:rsidP="00746A3B">
      <w:pPr>
        <w:spacing w:after="0"/>
        <w:jc w:val="both"/>
        <w:rPr>
          <w:ins w:id="43" w:author="UserPushka" w:date="2020-05-07T13:25:00Z"/>
          <w:rFonts w:ascii="Times New Roman" w:hAnsi="Times New Roman" w:cs="Times New Roman"/>
          <w:iCs/>
          <w:sz w:val="32"/>
          <w:szCs w:val="32"/>
        </w:rPr>
      </w:pPr>
      <w:ins w:id="44" w:author="UserPushka" w:date="2020-05-07T13:25:00Z">
        <w:r>
          <w:rPr>
            <w:rFonts w:ascii="Times New Roman" w:hAnsi="Times New Roman" w:cs="Times New Roman"/>
            <w:iCs/>
            <w:sz w:val="32"/>
            <w:szCs w:val="32"/>
          </w:rPr>
          <w:t xml:space="preserve">Глава </w:t>
        </w:r>
      </w:ins>
      <w:ins w:id="45" w:author="UserPushka" w:date="2020-05-07T13:29:00Z">
        <w:r>
          <w:rPr>
            <w:rFonts w:ascii="Times New Roman" w:hAnsi="Times New Roman" w:cs="Times New Roman"/>
            <w:iCs/>
            <w:sz w:val="32"/>
            <w:szCs w:val="32"/>
          </w:rPr>
          <w:t>5</w:t>
        </w:r>
      </w:ins>
      <w:ins w:id="46" w:author="UserPushka" w:date="2020-05-07T13:25:00Z">
        <w:r>
          <w:rPr>
            <w:rFonts w:ascii="Times New Roman" w:hAnsi="Times New Roman" w:cs="Times New Roman"/>
            <w:iCs/>
            <w:sz w:val="32"/>
            <w:szCs w:val="32"/>
          </w:rPr>
          <w:t xml:space="preserve"> Эксперименты</w:t>
        </w:r>
      </w:ins>
    </w:p>
    <w:p w14:paraId="12E8751A" w14:textId="452FFFEF" w:rsidR="00746A3B" w:rsidRDefault="00746A3B" w:rsidP="00746A3B">
      <w:pPr>
        <w:pStyle w:val="a5"/>
        <w:numPr>
          <w:ilvl w:val="0"/>
          <w:numId w:val="41"/>
        </w:numPr>
        <w:spacing w:after="0"/>
        <w:jc w:val="both"/>
        <w:rPr>
          <w:ins w:id="47" w:author="UserPushka" w:date="2020-05-07T13:26:00Z"/>
          <w:rFonts w:ascii="Times New Roman" w:hAnsi="Times New Roman" w:cs="Times New Roman"/>
          <w:iCs/>
          <w:sz w:val="32"/>
          <w:szCs w:val="32"/>
        </w:rPr>
      </w:pPr>
      <w:ins w:id="48" w:author="UserPushka" w:date="2020-05-07T13:26:00Z">
        <w:r>
          <w:rPr>
            <w:rFonts w:ascii="Times New Roman" w:hAnsi="Times New Roman" w:cs="Times New Roman"/>
            <w:iCs/>
            <w:sz w:val="32"/>
            <w:szCs w:val="32"/>
          </w:rPr>
          <w:t>1</w:t>
        </w:r>
      </w:ins>
      <w:ins w:id="49" w:author="Борис Гогинян" w:date="2020-05-10T11:26:00Z">
        <w:r w:rsidR="006145D6">
          <w:rPr>
            <w:rFonts w:ascii="Times New Roman" w:hAnsi="Times New Roman" w:cs="Times New Roman"/>
            <w:iCs/>
            <w:sz w:val="32"/>
            <w:szCs w:val="32"/>
          </w:rPr>
          <w:t xml:space="preserve"> </w:t>
        </w:r>
      </w:ins>
    </w:p>
    <w:p w14:paraId="71DCC660" w14:textId="2384FAA7" w:rsidR="00746A3B" w:rsidRDefault="00746A3B" w:rsidP="00746A3B">
      <w:pPr>
        <w:pStyle w:val="a5"/>
        <w:numPr>
          <w:ilvl w:val="0"/>
          <w:numId w:val="41"/>
        </w:numPr>
        <w:spacing w:after="0"/>
        <w:jc w:val="both"/>
        <w:rPr>
          <w:ins w:id="50" w:author="UserPushka" w:date="2020-05-07T13:27:00Z"/>
          <w:rFonts w:ascii="Times New Roman" w:hAnsi="Times New Roman" w:cs="Times New Roman"/>
          <w:iCs/>
          <w:sz w:val="32"/>
          <w:szCs w:val="32"/>
        </w:rPr>
      </w:pPr>
      <w:ins w:id="51" w:author="UserPushka" w:date="2020-05-07T13:27:00Z">
        <w:r>
          <w:rPr>
            <w:rFonts w:ascii="Times New Roman" w:hAnsi="Times New Roman" w:cs="Times New Roman"/>
            <w:iCs/>
            <w:sz w:val="32"/>
            <w:szCs w:val="32"/>
          </w:rPr>
          <w:t>2</w:t>
        </w:r>
      </w:ins>
    </w:p>
    <w:p w14:paraId="3F909A9B" w14:textId="617ABBD2" w:rsidR="00746A3B" w:rsidRDefault="00746A3B" w:rsidP="00746A3B">
      <w:pPr>
        <w:pStyle w:val="a5"/>
        <w:numPr>
          <w:ilvl w:val="0"/>
          <w:numId w:val="41"/>
        </w:numPr>
        <w:spacing w:after="0"/>
        <w:jc w:val="both"/>
        <w:rPr>
          <w:ins w:id="52" w:author="UserPushka" w:date="2020-05-07T13:27:00Z"/>
          <w:rFonts w:ascii="Times New Roman" w:hAnsi="Times New Roman" w:cs="Times New Roman"/>
          <w:iCs/>
          <w:sz w:val="32"/>
          <w:szCs w:val="32"/>
        </w:rPr>
      </w:pPr>
      <w:ins w:id="53" w:author="UserPushka" w:date="2020-05-07T13:27:00Z">
        <w:r>
          <w:rPr>
            <w:rFonts w:ascii="Times New Roman" w:hAnsi="Times New Roman" w:cs="Times New Roman"/>
            <w:iCs/>
            <w:sz w:val="32"/>
            <w:szCs w:val="32"/>
          </w:rPr>
          <w:t>3</w:t>
        </w:r>
      </w:ins>
    </w:p>
    <w:p w14:paraId="68ACA5AB" w14:textId="00C22532" w:rsidR="00746A3B" w:rsidRPr="00746A3B" w:rsidRDefault="00746A3B">
      <w:pPr>
        <w:pStyle w:val="a5"/>
        <w:numPr>
          <w:ilvl w:val="0"/>
          <w:numId w:val="41"/>
        </w:numPr>
        <w:spacing w:after="0"/>
        <w:jc w:val="both"/>
        <w:rPr>
          <w:ins w:id="54" w:author="UserPushka" w:date="2020-05-07T13:27:00Z"/>
          <w:rFonts w:ascii="Times New Roman" w:hAnsi="Times New Roman" w:cs="Times New Roman"/>
          <w:iCs/>
          <w:sz w:val="32"/>
          <w:szCs w:val="32"/>
          <w:rPrChange w:id="55" w:author="UserPushka" w:date="2020-05-07T13:27:00Z">
            <w:rPr>
              <w:ins w:id="56" w:author="UserPushka" w:date="2020-05-07T13:27:00Z"/>
            </w:rPr>
          </w:rPrChange>
        </w:rPr>
      </w:pPr>
      <w:ins w:id="57" w:author="UserPushka" w:date="2020-05-07T13:27:00Z">
        <w:r>
          <w:rPr>
            <w:rFonts w:ascii="Times New Roman" w:hAnsi="Times New Roman" w:cs="Times New Roman"/>
            <w:iCs/>
            <w:sz w:val="32"/>
            <w:szCs w:val="32"/>
          </w:rPr>
          <w:t>4</w:t>
        </w:r>
      </w:ins>
    </w:p>
    <w:p w14:paraId="71F4E27E" w14:textId="7BA9266B" w:rsidR="00746A3B" w:rsidRDefault="00746A3B" w:rsidP="00746A3B">
      <w:pPr>
        <w:pStyle w:val="a5"/>
        <w:numPr>
          <w:ilvl w:val="0"/>
          <w:numId w:val="41"/>
        </w:numPr>
        <w:spacing w:after="0"/>
        <w:jc w:val="both"/>
        <w:rPr>
          <w:ins w:id="58" w:author="UserPushka" w:date="2020-05-07T13:27:00Z"/>
          <w:rFonts w:ascii="Times New Roman" w:hAnsi="Times New Roman" w:cs="Times New Roman"/>
          <w:iCs/>
          <w:sz w:val="32"/>
          <w:szCs w:val="32"/>
        </w:rPr>
      </w:pPr>
      <w:ins w:id="59" w:author="UserPushka" w:date="2020-05-07T13:27:00Z">
        <w:r>
          <w:rPr>
            <w:rFonts w:ascii="Times New Roman" w:hAnsi="Times New Roman" w:cs="Times New Roman"/>
            <w:iCs/>
            <w:sz w:val="32"/>
            <w:szCs w:val="32"/>
          </w:rPr>
          <w:t>Световод 5</w:t>
        </w:r>
      </w:ins>
    </w:p>
    <w:p w14:paraId="6BAE0938" w14:textId="47106775" w:rsidR="00746A3B" w:rsidRDefault="00746A3B" w:rsidP="00746A3B">
      <w:pPr>
        <w:pStyle w:val="a5"/>
        <w:numPr>
          <w:ilvl w:val="0"/>
          <w:numId w:val="41"/>
        </w:numPr>
        <w:spacing w:after="0"/>
        <w:jc w:val="both"/>
        <w:rPr>
          <w:ins w:id="60" w:author="UserPushka" w:date="2020-05-07T13:27:00Z"/>
          <w:rFonts w:ascii="Times New Roman" w:hAnsi="Times New Roman" w:cs="Times New Roman"/>
          <w:iCs/>
          <w:sz w:val="32"/>
          <w:szCs w:val="32"/>
        </w:rPr>
      </w:pPr>
      <w:ins w:id="61" w:author="UserPushka" w:date="2020-05-07T13:27:00Z">
        <w:r>
          <w:rPr>
            <w:rFonts w:ascii="Times New Roman" w:hAnsi="Times New Roman" w:cs="Times New Roman"/>
            <w:iCs/>
            <w:sz w:val="32"/>
            <w:szCs w:val="32"/>
          </w:rPr>
          <w:t>Бассейн 6</w:t>
        </w:r>
      </w:ins>
    </w:p>
    <w:p w14:paraId="5B5DDAD4" w14:textId="1CE2C654" w:rsidR="00746A3B" w:rsidRDefault="00746A3B" w:rsidP="00746A3B">
      <w:pPr>
        <w:spacing w:after="0"/>
        <w:jc w:val="both"/>
        <w:rPr>
          <w:ins w:id="62" w:author="UserPushka" w:date="2020-05-07T13:30:00Z"/>
          <w:rFonts w:ascii="Times New Roman" w:hAnsi="Times New Roman" w:cs="Times New Roman"/>
          <w:iCs/>
          <w:sz w:val="32"/>
          <w:szCs w:val="32"/>
        </w:rPr>
      </w:pPr>
      <w:ins w:id="63" w:author="UserPushka" w:date="2020-05-07T13:27:00Z">
        <w:r>
          <w:rPr>
            <w:rFonts w:ascii="Times New Roman" w:hAnsi="Times New Roman" w:cs="Times New Roman"/>
            <w:iCs/>
            <w:sz w:val="32"/>
            <w:szCs w:val="32"/>
          </w:rPr>
          <w:t>Глава 5</w:t>
        </w:r>
      </w:ins>
      <w:ins w:id="64" w:author="UserPushka" w:date="2020-05-07T13:28:00Z">
        <w:r>
          <w:rPr>
            <w:rFonts w:ascii="Times New Roman" w:hAnsi="Times New Roman" w:cs="Times New Roman"/>
            <w:iCs/>
            <w:sz w:val="32"/>
            <w:szCs w:val="32"/>
          </w:rPr>
          <w:t xml:space="preserve"> </w:t>
        </w:r>
      </w:ins>
      <w:ins w:id="65" w:author="UserPushka" w:date="2020-05-07T13:30:00Z">
        <w:r>
          <w:rPr>
            <w:rFonts w:ascii="Times New Roman" w:hAnsi="Times New Roman" w:cs="Times New Roman"/>
            <w:iCs/>
            <w:sz w:val="32"/>
            <w:szCs w:val="32"/>
          </w:rPr>
          <w:t>П</w:t>
        </w:r>
      </w:ins>
      <w:ins w:id="66" w:author="UserPushka" w:date="2020-05-07T13:28:00Z">
        <w:r>
          <w:rPr>
            <w:rFonts w:ascii="Times New Roman" w:hAnsi="Times New Roman" w:cs="Times New Roman"/>
            <w:iCs/>
            <w:sz w:val="32"/>
            <w:szCs w:val="32"/>
          </w:rPr>
          <w:t>остроение графиков</w:t>
        </w:r>
      </w:ins>
      <w:ins w:id="67" w:author="UserPushka" w:date="2020-05-07T13:30:00Z">
        <w:r>
          <w:rPr>
            <w:rFonts w:ascii="Times New Roman" w:hAnsi="Times New Roman" w:cs="Times New Roman"/>
            <w:iCs/>
            <w:sz w:val="32"/>
            <w:szCs w:val="32"/>
          </w:rPr>
          <w:t>, сравнение, выводы</w:t>
        </w:r>
      </w:ins>
    </w:p>
    <w:p w14:paraId="42DF3871" w14:textId="046FBBCB" w:rsidR="00746A3B" w:rsidRPr="00746A3B" w:rsidRDefault="00746A3B">
      <w:pPr>
        <w:spacing w:after="0"/>
        <w:jc w:val="both"/>
        <w:rPr>
          <w:rFonts w:ascii="Times New Roman" w:hAnsi="Times New Roman" w:cs="Times New Roman"/>
          <w:iCs/>
          <w:sz w:val="32"/>
          <w:szCs w:val="32"/>
          <w:rPrChange w:id="68" w:author="UserPushka" w:date="2020-05-07T13:27:00Z">
            <w:rPr/>
          </w:rPrChange>
        </w:rPr>
        <w:pPrChange w:id="69" w:author="UserPushka" w:date="2020-05-07T13:27:00Z">
          <w:pPr>
            <w:spacing w:after="0"/>
            <w:contextualSpacing/>
            <w:jc w:val="both"/>
          </w:pPr>
        </w:pPrChange>
      </w:pPr>
      <w:ins w:id="70" w:author="UserPushka" w:date="2020-05-07T13:30:00Z">
        <w:r>
          <w:rPr>
            <w:rFonts w:ascii="Times New Roman" w:hAnsi="Times New Roman" w:cs="Times New Roman"/>
            <w:iCs/>
            <w:sz w:val="32"/>
            <w:szCs w:val="32"/>
          </w:rPr>
          <w:t>Глава 6 Заключение</w:t>
        </w:r>
      </w:ins>
    </w:p>
    <w:p w14:paraId="125CBD7F" w14:textId="77777777" w:rsidR="002D367D" w:rsidRDefault="002D367D">
      <w:pPr>
        <w:rPr>
          <w:rFonts w:ascii="Times New Roman" w:hAnsi="Times New Roman" w:cs="Times New Roman"/>
          <w:iCs/>
          <w:sz w:val="32"/>
          <w:szCs w:val="32"/>
        </w:rPr>
      </w:pPr>
    </w:p>
    <w:p w14:paraId="1F8DB51E" w14:textId="77777777" w:rsidR="002D367D" w:rsidRDefault="002D367D">
      <w:pPr>
        <w:rPr>
          <w:rFonts w:ascii="Times New Roman" w:hAnsi="Times New Roman" w:cs="Times New Roman"/>
          <w:iCs/>
          <w:sz w:val="32"/>
          <w:szCs w:val="32"/>
        </w:rPr>
      </w:pPr>
      <w:r>
        <w:rPr>
          <w:rFonts w:ascii="Times New Roman" w:hAnsi="Times New Roman" w:cs="Times New Roman"/>
          <w:iCs/>
          <w:sz w:val="32"/>
          <w:szCs w:val="32"/>
        </w:rPr>
        <w:t>Список сокращений</w:t>
      </w:r>
    </w:p>
    <w:tbl>
      <w:tblPr>
        <w:tblStyle w:val="a8"/>
        <w:tblW w:w="0" w:type="auto"/>
        <w:tblLook w:val="04A0" w:firstRow="1" w:lastRow="0" w:firstColumn="1" w:lastColumn="0" w:noHBand="0" w:noVBand="1"/>
      </w:tblPr>
      <w:tblGrid>
        <w:gridCol w:w="1494"/>
        <w:gridCol w:w="8926"/>
      </w:tblGrid>
      <w:tr w:rsidR="00777F12" w14:paraId="03462318" w14:textId="77777777" w:rsidTr="00777F12">
        <w:trPr>
          <w:ins w:id="71" w:author="Борис Гогинян" w:date="2020-03-28T01:38:00Z"/>
        </w:trPr>
        <w:tc>
          <w:tcPr>
            <w:tcW w:w="1384" w:type="dxa"/>
          </w:tcPr>
          <w:p w14:paraId="2F871CFF" w14:textId="1C34B338" w:rsidR="00777F12" w:rsidRPr="00777F12" w:rsidRDefault="00777F12">
            <w:pPr>
              <w:rPr>
                <w:ins w:id="72" w:author="Борис Гогинян" w:date="2020-03-28T01:38:00Z"/>
                <w:rFonts w:ascii="Times New Roman" w:hAnsi="Times New Roman" w:cs="Times New Roman"/>
                <w:iCs/>
                <w:sz w:val="24"/>
                <w:szCs w:val="24"/>
                <w:rPrChange w:id="73" w:author="Борис Гогинян" w:date="2020-03-28T01:39:00Z">
                  <w:rPr>
                    <w:ins w:id="74" w:author="Борис Гогинян" w:date="2020-03-28T01:38:00Z"/>
                    <w:rFonts w:ascii="Times New Roman" w:hAnsi="Times New Roman" w:cs="Times New Roman"/>
                    <w:iCs/>
                    <w:sz w:val="32"/>
                    <w:szCs w:val="32"/>
                  </w:rPr>
                </w:rPrChange>
              </w:rPr>
            </w:pPr>
            <w:ins w:id="75" w:author="Борис Гогинян" w:date="2020-03-28T01:38:00Z">
              <w:r w:rsidRPr="00777F12">
                <w:rPr>
                  <w:rFonts w:ascii="Times New Roman" w:hAnsi="Times New Roman" w:cs="Times New Roman"/>
                  <w:iCs/>
                  <w:sz w:val="24"/>
                  <w:szCs w:val="24"/>
                  <w:rPrChange w:id="76" w:author="Борис Гогинян" w:date="2020-03-28T01:39:00Z">
                    <w:rPr>
                      <w:rFonts w:ascii="Times New Roman" w:hAnsi="Times New Roman" w:cs="Times New Roman"/>
                      <w:iCs/>
                      <w:sz w:val="32"/>
                      <w:szCs w:val="32"/>
                    </w:rPr>
                  </w:rPrChange>
                </w:rPr>
                <w:t>Сокращение</w:t>
              </w:r>
            </w:ins>
          </w:p>
        </w:tc>
        <w:tc>
          <w:tcPr>
            <w:tcW w:w="9036" w:type="dxa"/>
          </w:tcPr>
          <w:p w14:paraId="6D702B9D" w14:textId="597EB792" w:rsidR="00DE5658" w:rsidRPr="00777F12" w:rsidRDefault="00777F12">
            <w:pPr>
              <w:rPr>
                <w:ins w:id="77" w:author="Борис Гогинян" w:date="2020-03-28T01:38:00Z"/>
                <w:rFonts w:ascii="Times New Roman" w:hAnsi="Times New Roman" w:cs="Times New Roman"/>
                <w:iCs/>
                <w:sz w:val="24"/>
                <w:szCs w:val="24"/>
                <w:rPrChange w:id="78" w:author="Борис Гогинян" w:date="2020-03-28T01:39:00Z">
                  <w:rPr>
                    <w:ins w:id="79" w:author="Борис Гогинян" w:date="2020-03-28T01:38:00Z"/>
                    <w:rFonts w:ascii="Times New Roman" w:hAnsi="Times New Roman" w:cs="Times New Roman"/>
                    <w:iCs/>
                    <w:sz w:val="32"/>
                    <w:szCs w:val="32"/>
                  </w:rPr>
                </w:rPrChange>
              </w:rPr>
            </w:pPr>
            <w:ins w:id="80" w:author="Борис Гогинян" w:date="2020-03-28T01:38:00Z">
              <w:r w:rsidRPr="00777F12">
                <w:rPr>
                  <w:rFonts w:ascii="Times New Roman" w:hAnsi="Times New Roman" w:cs="Times New Roman"/>
                  <w:iCs/>
                  <w:sz w:val="24"/>
                  <w:szCs w:val="24"/>
                  <w:rPrChange w:id="81" w:author="Борис Гогинян" w:date="2020-03-28T01:39:00Z">
                    <w:rPr>
                      <w:rFonts w:ascii="Times New Roman" w:hAnsi="Times New Roman" w:cs="Times New Roman"/>
                      <w:iCs/>
                      <w:sz w:val="32"/>
                      <w:szCs w:val="32"/>
                    </w:rPr>
                  </w:rPrChange>
                </w:rPr>
                <w:t>Расшифровка</w:t>
              </w:r>
            </w:ins>
          </w:p>
        </w:tc>
      </w:tr>
      <w:tr w:rsidR="00DE5658" w14:paraId="3F68D9E3" w14:textId="77777777" w:rsidTr="00777F12">
        <w:tc>
          <w:tcPr>
            <w:tcW w:w="1384" w:type="dxa"/>
          </w:tcPr>
          <w:p w14:paraId="65D634F5" w14:textId="016D9C1B" w:rsidR="00DE5658" w:rsidRPr="00DE5658" w:rsidRDefault="00DE5658">
            <w:pPr>
              <w:rPr>
                <w:rFonts w:ascii="Times New Roman" w:hAnsi="Times New Roman" w:cs="Times New Roman"/>
                <w:iCs/>
                <w:sz w:val="24"/>
                <w:szCs w:val="24"/>
                <w:lang w:val="en-US"/>
              </w:rPr>
            </w:pPr>
            <w:r>
              <w:rPr>
                <w:rFonts w:ascii="Times New Roman" w:hAnsi="Times New Roman" w:cs="Times New Roman"/>
                <w:iCs/>
                <w:sz w:val="24"/>
                <w:szCs w:val="24"/>
                <w:lang w:val="en-US"/>
              </w:rPr>
              <w:t>PBR</w:t>
            </w:r>
          </w:p>
        </w:tc>
        <w:tc>
          <w:tcPr>
            <w:tcW w:w="9036" w:type="dxa"/>
          </w:tcPr>
          <w:p w14:paraId="65BA840D" w14:textId="6CF4699D" w:rsidR="00DE5658" w:rsidRPr="00DE5658" w:rsidRDefault="00DE5658">
            <w:pPr>
              <w:rPr>
                <w:rFonts w:ascii="Times New Roman" w:hAnsi="Times New Roman" w:cs="Times New Roman"/>
                <w:iCs/>
                <w:sz w:val="24"/>
                <w:szCs w:val="24"/>
              </w:rPr>
            </w:pPr>
            <w:r w:rsidRPr="00DE5658">
              <w:rPr>
                <w:rFonts w:ascii="Times New Roman" w:hAnsi="Times New Roman" w:cs="Times New Roman"/>
                <w:iCs/>
                <w:sz w:val="24"/>
                <w:szCs w:val="24"/>
              </w:rPr>
              <w:t>physically-based rendering</w:t>
            </w:r>
          </w:p>
        </w:tc>
      </w:tr>
      <w:tr w:rsidR="00777F12" w:rsidRPr="005C33AB" w14:paraId="46F60B14" w14:textId="77777777" w:rsidTr="00777F12">
        <w:tc>
          <w:tcPr>
            <w:tcW w:w="1384" w:type="dxa"/>
          </w:tcPr>
          <w:p w14:paraId="1E6ED367" w14:textId="50B1F66C" w:rsidR="00777F12" w:rsidRPr="00777F12" w:rsidRDefault="00777F12">
            <w:pPr>
              <w:rPr>
                <w:rFonts w:ascii="Times New Roman" w:hAnsi="Times New Roman" w:cs="Times New Roman"/>
                <w:iCs/>
                <w:sz w:val="24"/>
                <w:szCs w:val="24"/>
                <w:rPrChange w:id="82" w:author="Борис Гогинян" w:date="2020-03-28T01:39:00Z">
                  <w:rPr>
                    <w:rFonts w:ascii="Times New Roman" w:hAnsi="Times New Roman" w:cs="Times New Roman"/>
                    <w:iCs/>
                    <w:sz w:val="32"/>
                    <w:szCs w:val="32"/>
                  </w:rPr>
                </w:rPrChange>
              </w:rPr>
            </w:pPr>
            <w:r w:rsidRPr="00777F12">
              <w:rPr>
                <w:rFonts w:ascii="Times New Roman" w:hAnsi="Times New Roman" w:cs="Times New Roman"/>
                <w:iCs/>
                <w:sz w:val="24"/>
                <w:szCs w:val="24"/>
                <w:rPrChange w:id="83" w:author="Борис Гогинян" w:date="2020-03-28T01:39:00Z">
                  <w:rPr>
                    <w:rFonts w:ascii="Times New Roman" w:hAnsi="Times New Roman" w:cs="Times New Roman"/>
                    <w:iCs/>
                    <w:sz w:val="32"/>
                    <w:szCs w:val="32"/>
                  </w:rPr>
                </w:rPrChange>
              </w:rPr>
              <w:t>ДФОС</w:t>
            </w:r>
            <w:ins w:id="84" w:author="Борис Гогинян" w:date="2020-03-28T01:40:00Z">
              <w:r>
                <w:rPr>
                  <w:rFonts w:ascii="Times New Roman" w:hAnsi="Times New Roman" w:cs="Times New Roman"/>
                  <w:iCs/>
                  <w:sz w:val="24"/>
                  <w:szCs w:val="24"/>
                </w:rPr>
                <w:t xml:space="preserve"> (</w:t>
              </w:r>
              <w:r w:rsidRPr="008D199C">
                <w:rPr>
                  <w:rFonts w:ascii="Times New Roman" w:hAnsi="Times New Roman" w:cs="Times New Roman"/>
                  <w:sz w:val="24"/>
                  <w:szCs w:val="24"/>
                </w:rPr>
                <w:t>BRDF</w:t>
              </w:r>
              <w:r>
                <w:rPr>
                  <w:rFonts w:ascii="Times New Roman" w:hAnsi="Times New Roman" w:cs="Times New Roman"/>
                  <w:iCs/>
                  <w:sz w:val="24"/>
                  <w:szCs w:val="24"/>
                </w:rPr>
                <w:t>)</w:t>
              </w:r>
            </w:ins>
          </w:p>
        </w:tc>
        <w:tc>
          <w:tcPr>
            <w:tcW w:w="9036" w:type="dxa"/>
          </w:tcPr>
          <w:p w14:paraId="5D3EA5F6" w14:textId="77777777" w:rsidR="00777F12" w:rsidRPr="001A3A9A" w:rsidRDefault="00777F12">
            <w:pPr>
              <w:rPr>
                <w:ins w:id="85" w:author="Борис Гогинян" w:date="2020-03-28T01:41:00Z"/>
                <w:rFonts w:ascii="Times New Roman" w:hAnsi="Times New Roman" w:cs="Times New Roman"/>
                <w:sz w:val="24"/>
                <w:szCs w:val="24"/>
                <w:lang w:val="en-US"/>
                <w:rPrChange w:id="86" w:author="Борис Гогинян" w:date="2020-03-28T02:28:00Z">
                  <w:rPr>
                    <w:ins w:id="87" w:author="Борис Гогинян" w:date="2020-03-28T01:41:00Z"/>
                    <w:rFonts w:ascii="Times New Roman" w:hAnsi="Times New Roman" w:cs="Times New Roman"/>
                    <w:sz w:val="24"/>
                    <w:szCs w:val="24"/>
                  </w:rPr>
                </w:rPrChange>
              </w:rPr>
            </w:pPr>
            <w:ins w:id="88" w:author="Борис Гогинян" w:date="2020-03-28T01:39:00Z">
              <w:r w:rsidRPr="00777F12">
                <w:rPr>
                  <w:rFonts w:ascii="Times New Roman" w:hAnsi="Times New Roman" w:cs="Times New Roman"/>
                  <w:sz w:val="24"/>
                  <w:szCs w:val="24"/>
                </w:rPr>
                <w:t>двулучевая</w:t>
              </w:r>
              <w:r w:rsidRPr="001A3A9A">
                <w:rPr>
                  <w:rFonts w:ascii="Times New Roman" w:hAnsi="Times New Roman" w:cs="Times New Roman"/>
                  <w:sz w:val="24"/>
                  <w:szCs w:val="24"/>
                  <w:lang w:val="en-US"/>
                  <w:rPrChange w:id="89" w:author="Борис Гогинян" w:date="2020-03-28T02:28:00Z">
                    <w:rPr>
                      <w:rFonts w:ascii="Times New Roman" w:hAnsi="Times New Roman" w:cs="Times New Roman"/>
                      <w:sz w:val="24"/>
                      <w:szCs w:val="24"/>
                    </w:rPr>
                  </w:rPrChange>
                </w:rPr>
                <w:t xml:space="preserve"> </w:t>
              </w:r>
              <w:r w:rsidRPr="00777F12">
                <w:rPr>
                  <w:rFonts w:ascii="Times New Roman" w:hAnsi="Times New Roman" w:cs="Times New Roman"/>
                  <w:sz w:val="24"/>
                  <w:szCs w:val="24"/>
                </w:rPr>
                <w:t>функция</w:t>
              </w:r>
              <w:r w:rsidRPr="001A3A9A">
                <w:rPr>
                  <w:rFonts w:ascii="Times New Roman" w:hAnsi="Times New Roman" w:cs="Times New Roman"/>
                  <w:sz w:val="24"/>
                  <w:szCs w:val="24"/>
                  <w:lang w:val="en-US"/>
                  <w:rPrChange w:id="90" w:author="Борис Гогинян" w:date="2020-03-28T02:28:00Z">
                    <w:rPr>
                      <w:rFonts w:ascii="Times New Roman" w:hAnsi="Times New Roman" w:cs="Times New Roman"/>
                      <w:sz w:val="24"/>
                      <w:szCs w:val="24"/>
                    </w:rPr>
                  </w:rPrChange>
                </w:rPr>
                <w:t xml:space="preserve"> </w:t>
              </w:r>
              <w:r w:rsidRPr="00777F12">
                <w:rPr>
                  <w:rFonts w:ascii="Times New Roman" w:hAnsi="Times New Roman" w:cs="Times New Roman"/>
                  <w:sz w:val="24"/>
                  <w:szCs w:val="24"/>
                </w:rPr>
                <w:t>отражательной</w:t>
              </w:r>
              <w:r w:rsidRPr="001A3A9A">
                <w:rPr>
                  <w:rFonts w:ascii="Times New Roman" w:hAnsi="Times New Roman" w:cs="Times New Roman"/>
                  <w:sz w:val="24"/>
                  <w:szCs w:val="24"/>
                  <w:lang w:val="en-US"/>
                  <w:rPrChange w:id="91" w:author="Борис Гогинян" w:date="2020-03-28T02:28:00Z">
                    <w:rPr>
                      <w:rFonts w:ascii="Times New Roman" w:hAnsi="Times New Roman" w:cs="Times New Roman"/>
                      <w:sz w:val="24"/>
                      <w:szCs w:val="24"/>
                    </w:rPr>
                  </w:rPrChange>
                </w:rPr>
                <w:t xml:space="preserve"> </w:t>
              </w:r>
              <w:r w:rsidRPr="00777F12">
                <w:rPr>
                  <w:rFonts w:ascii="Times New Roman" w:hAnsi="Times New Roman" w:cs="Times New Roman"/>
                  <w:sz w:val="24"/>
                  <w:szCs w:val="24"/>
                </w:rPr>
                <w:t>способности</w:t>
              </w:r>
            </w:ins>
          </w:p>
          <w:p w14:paraId="1CB0D55D" w14:textId="3BDA84A2" w:rsidR="00777F12" w:rsidRPr="00443A24" w:rsidRDefault="00777F12">
            <w:pPr>
              <w:rPr>
                <w:rFonts w:ascii="Times New Roman" w:hAnsi="Times New Roman" w:cs="Times New Roman"/>
                <w:iCs/>
                <w:sz w:val="24"/>
                <w:szCs w:val="24"/>
                <w:lang w:val="en-US"/>
              </w:rPr>
            </w:pPr>
            <w:ins w:id="92" w:author="Борис Гогинян" w:date="2020-03-28T01:41:00Z">
              <w:r w:rsidRPr="001A3A9A">
                <w:rPr>
                  <w:rFonts w:ascii="Times New Roman" w:hAnsi="Times New Roman" w:cs="Times New Roman"/>
                  <w:sz w:val="24"/>
                  <w:szCs w:val="24"/>
                  <w:lang w:val="en-US"/>
                  <w:rPrChange w:id="93" w:author="Борис Гогинян" w:date="2020-03-28T02:28:00Z">
                    <w:rPr>
                      <w:rFonts w:ascii="Times New Roman" w:hAnsi="Times New Roman" w:cs="Times New Roman"/>
                      <w:sz w:val="24"/>
                      <w:szCs w:val="24"/>
                    </w:rPr>
                  </w:rPrChange>
                </w:rPr>
                <w:t>(</w:t>
              </w:r>
              <w:r w:rsidRPr="0031265E">
                <w:rPr>
                  <w:rFonts w:ascii="Times New Roman" w:hAnsi="Times New Roman" w:cs="Times New Roman"/>
                  <w:iCs/>
                  <w:color w:val="222222"/>
                  <w:sz w:val="24"/>
                  <w:szCs w:val="24"/>
                  <w:shd w:val="clear" w:color="auto" w:fill="FFFFFF"/>
                  <w:lang w:val="en"/>
                </w:rPr>
                <w:t>bidirectional</w:t>
              </w:r>
              <w:r w:rsidRPr="001A3A9A">
                <w:rPr>
                  <w:rFonts w:ascii="Times New Roman" w:hAnsi="Times New Roman" w:cs="Times New Roman"/>
                  <w:iCs/>
                  <w:color w:val="222222"/>
                  <w:sz w:val="24"/>
                  <w:szCs w:val="24"/>
                  <w:shd w:val="clear" w:color="auto" w:fill="FFFFFF"/>
                  <w:lang w:val="en-US"/>
                  <w:rPrChange w:id="94" w:author="Борис Гогинян" w:date="2020-03-28T02:28:00Z">
                    <w:rPr>
                      <w:rFonts w:ascii="Times New Roman" w:hAnsi="Times New Roman" w:cs="Times New Roman"/>
                      <w:iCs/>
                      <w:color w:val="222222"/>
                      <w:sz w:val="24"/>
                      <w:szCs w:val="24"/>
                      <w:shd w:val="clear" w:color="auto" w:fill="FFFFFF"/>
                    </w:rPr>
                  </w:rPrChange>
                </w:rPr>
                <w:t xml:space="preserve"> </w:t>
              </w:r>
              <w:r w:rsidRPr="00AB4D9A">
                <w:rPr>
                  <w:rFonts w:ascii="Times New Roman" w:hAnsi="Times New Roman" w:cs="Times New Roman"/>
                  <w:iCs/>
                  <w:color w:val="222222"/>
                  <w:sz w:val="24"/>
                  <w:szCs w:val="24"/>
                  <w:shd w:val="clear" w:color="auto" w:fill="FFFFFF"/>
                  <w:lang w:val="en"/>
                </w:rPr>
                <w:t>reflectance</w:t>
              </w:r>
              <w:r w:rsidRPr="001A3A9A">
                <w:rPr>
                  <w:rFonts w:ascii="Times New Roman" w:hAnsi="Times New Roman" w:cs="Times New Roman"/>
                  <w:iCs/>
                  <w:color w:val="222222"/>
                  <w:sz w:val="24"/>
                  <w:szCs w:val="24"/>
                  <w:shd w:val="clear" w:color="auto" w:fill="FFFFFF"/>
                  <w:lang w:val="en-US"/>
                  <w:rPrChange w:id="95" w:author="Борис Гогинян" w:date="2020-03-28T02:28:00Z">
                    <w:rPr>
                      <w:rFonts w:ascii="Times New Roman" w:hAnsi="Times New Roman" w:cs="Times New Roman"/>
                      <w:iCs/>
                      <w:color w:val="222222"/>
                      <w:sz w:val="24"/>
                      <w:szCs w:val="24"/>
                      <w:shd w:val="clear" w:color="auto" w:fill="FFFFFF"/>
                    </w:rPr>
                  </w:rPrChange>
                </w:rPr>
                <w:t xml:space="preserve"> </w:t>
              </w:r>
              <w:r w:rsidRPr="00AB4D9A">
                <w:rPr>
                  <w:rFonts w:ascii="Times New Roman" w:hAnsi="Times New Roman" w:cs="Times New Roman"/>
                  <w:iCs/>
                  <w:color w:val="222222"/>
                  <w:sz w:val="24"/>
                  <w:szCs w:val="24"/>
                  <w:shd w:val="clear" w:color="auto" w:fill="FFFFFF"/>
                  <w:lang w:val="en"/>
                </w:rPr>
                <w:t>distribution</w:t>
              </w:r>
              <w:r w:rsidRPr="001A3A9A">
                <w:rPr>
                  <w:rFonts w:ascii="Times New Roman" w:hAnsi="Times New Roman" w:cs="Times New Roman"/>
                  <w:iCs/>
                  <w:color w:val="222222"/>
                  <w:sz w:val="24"/>
                  <w:szCs w:val="24"/>
                  <w:shd w:val="clear" w:color="auto" w:fill="FFFFFF"/>
                  <w:lang w:val="en-US"/>
                  <w:rPrChange w:id="96" w:author="Борис Гогинян" w:date="2020-03-28T02:28:00Z">
                    <w:rPr>
                      <w:rFonts w:ascii="Times New Roman" w:hAnsi="Times New Roman" w:cs="Times New Roman"/>
                      <w:iCs/>
                      <w:color w:val="222222"/>
                      <w:sz w:val="24"/>
                      <w:szCs w:val="24"/>
                      <w:shd w:val="clear" w:color="auto" w:fill="FFFFFF"/>
                    </w:rPr>
                  </w:rPrChange>
                </w:rPr>
                <w:t xml:space="preserve"> </w:t>
              </w:r>
              <w:r w:rsidRPr="00AB4D9A">
                <w:rPr>
                  <w:rFonts w:ascii="Times New Roman" w:hAnsi="Times New Roman" w:cs="Times New Roman"/>
                  <w:iCs/>
                  <w:color w:val="222222"/>
                  <w:sz w:val="24"/>
                  <w:szCs w:val="24"/>
                  <w:shd w:val="clear" w:color="auto" w:fill="FFFFFF"/>
                  <w:lang w:val="en"/>
                </w:rPr>
                <w:t>function</w:t>
              </w:r>
              <w:r w:rsidRPr="001A3A9A">
                <w:rPr>
                  <w:rFonts w:ascii="Times New Roman" w:hAnsi="Times New Roman" w:cs="Times New Roman"/>
                  <w:sz w:val="24"/>
                  <w:szCs w:val="24"/>
                  <w:lang w:val="en-US"/>
                  <w:rPrChange w:id="97" w:author="Борис Гогинян" w:date="2020-03-28T02:28:00Z">
                    <w:rPr>
                      <w:rFonts w:ascii="Times New Roman" w:hAnsi="Times New Roman" w:cs="Times New Roman"/>
                      <w:sz w:val="24"/>
                      <w:szCs w:val="24"/>
                    </w:rPr>
                  </w:rPrChange>
                </w:rPr>
                <w:t>)</w:t>
              </w:r>
            </w:ins>
          </w:p>
        </w:tc>
      </w:tr>
      <w:tr w:rsidR="00443A24" w:rsidRPr="006145D6" w14:paraId="093B3B12" w14:textId="77777777" w:rsidTr="00777F12">
        <w:trPr>
          <w:ins w:id="98" w:author="Борис Гогинян" w:date="2020-04-24T13:35:00Z"/>
        </w:trPr>
        <w:tc>
          <w:tcPr>
            <w:tcW w:w="1384" w:type="dxa"/>
          </w:tcPr>
          <w:p w14:paraId="67502F7D" w14:textId="2E784895" w:rsidR="00443A24" w:rsidRPr="00443A24" w:rsidRDefault="00443A24">
            <w:pPr>
              <w:rPr>
                <w:ins w:id="99" w:author="Борис Гогинян" w:date="2020-04-24T13:35:00Z"/>
                <w:rFonts w:ascii="Times New Roman" w:hAnsi="Times New Roman" w:cs="Times New Roman"/>
                <w:iCs/>
                <w:sz w:val="24"/>
                <w:szCs w:val="24"/>
                <w:lang w:val="en-US"/>
                <w:rPrChange w:id="100" w:author="Борис Гогинян" w:date="2020-04-24T13:35:00Z">
                  <w:rPr>
                    <w:ins w:id="101" w:author="Борис Гогинян" w:date="2020-04-24T13:35:00Z"/>
                    <w:rFonts w:ascii="Times New Roman" w:hAnsi="Times New Roman" w:cs="Times New Roman"/>
                    <w:iCs/>
                    <w:sz w:val="24"/>
                    <w:szCs w:val="24"/>
                  </w:rPr>
                </w:rPrChange>
              </w:rPr>
            </w:pPr>
            <w:ins w:id="102" w:author="Борис Гогинян" w:date="2020-04-24T13:35:00Z">
              <w:r>
                <w:rPr>
                  <w:rFonts w:ascii="Times New Roman" w:hAnsi="Times New Roman" w:cs="Times New Roman"/>
                  <w:iCs/>
                  <w:sz w:val="24"/>
                  <w:szCs w:val="24"/>
                  <w:lang w:val="en-US"/>
                </w:rPr>
                <w:t>PSNR</w:t>
              </w:r>
            </w:ins>
          </w:p>
        </w:tc>
        <w:tc>
          <w:tcPr>
            <w:tcW w:w="9036" w:type="dxa"/>
          </w:tcPr>
          <w:p w14:paraId="0A3AB4EA" w14:textId="045F6608" w:rsidR="00443A24" w:rsidRPr="00443A24" w:rsidRDefault="00443A24">
            <w:pPr>
              <w:rPr>
                <w:ins w:id="103" w:author="Борис Гогинян" w:date="2020-04-24T13:35:00Z"/>
                <w:rFonts w:ascii="Times New Roman" w:hAnsi="Times New Roman" w:cs="Times New Roman"/>
                <w:sz w:val="24"/>
                <w:szCs w:val="24"/>
                <w:lang w:val="en-US"/>
                <w:rPrChange w:id="104" w:author="Борис Гогинян" w:date="2020-04-24T13:35:00Z">
                  <w:rPr>
                    <w:ins w:id="105" w:author="Борис Гогинян" w:date="2020-04-24T13:35:00Z"/>
                    <w:rFonts w:ascii="Times New Roman" w:hAnsi="Times New Roman" w:cs="Times New Roman"/>
                    <w:sz w:val="24"/>
                    <w:szCs w:val="24"/>
                  </w:rPr>
                </w:rPrChange>
              </w:rPr>
            </w:pPr>
            <w:ins w:id="106" w:author="Борис Гогинян" w:date="2020-04-24T13:35:00Z">
              <w:r w:rsidRPr="00443A24">
                <w:rPr>
                  <w:rFonts w:ascii="Times New Roman" w:hAnsi="Times New Roman" w:cs="Times New Roman"/>
                  <w:sz w:val="24"/>
                  <w:szCs w:val="24"/>
                  <w:lang w:val="en-US"/>
                </w:rPr>
                <w:t>peak signal-to-noise ratio</w:t>
              </w:r>
            </w:ins>
          </w:p>
        </w:tc>
      </w:tr>
      <w:tr w:rsidR="00443A24" w:rsidRPr="006145D6" w14:paraId="1C179850" w14:textId="77777777" w:rsidTr="00777F12">
        <w:trPr>
          <w:ins w:id="107" w:author="Борис Гогинян" w:date="2020-04-24T13:35:00Z"/>
        </w:trPr>
        <w:tc>
          <w:tcPr>
            <w:tcW w:w="1384" w:type="dxa"/>
          </w:tcPr>
          <w:p w14:paraId="4055CEA5" w14:textId="77777777" w:rsidR="00443A24" w:rsidRPr="00443A24" w:rsidRDefault="00443A24">
            <w:pPr>
              <w:rPr>
                <w:ins w:id="108" w:author="Борис Гогинян" w:date="2020-04-24T13:35:00Z"/>
                <w:rFonts w:ascii="Times New Roman" w:hAnsi="Times New Roman" w:cs="Times New Roman"/>
                <w:iCs/>
                <w:sz w:val="24"/>
                <w:szCs w:val="24"/>
                <w:lang w:val="en-US"/>
                <w:rPrChange w:id="109" w:author="Борис Гогинян" w:date="2020-04-24T13:35:00Z">
                  <w:rPr>
                    <w:ins w:id="110" w:author="Борис Гогинян" w:date="2020-04-24T13:35:00Z"/>
                    <w:rFonts w:ascii="Times New Roman" w:hAnsi="Times New Roman" w:cs="Times New Roman"/>
                    <w:iCs/>
                    <w:sz w:val="24"/>
                    <w:szCs w:val="24"/>
                  </w:rPr>
                </w:rPrChange>
              </w:rPr>
            </w:pPr>
          </w:p>
        </w:tc>
        <w:tc>
          <w:tcPr>
            <w:tcW w:w="9036" w:type="dxa"/>
          </w:tcPr>
          <w:p w14:paraId="36E5771E" w14:textId="77777777" w:rsidR="00443A24" w:rsidRPr="00443A24" w:rsidRDefault="00443A24">
            <w:pPr>
              <w:rPr>
                <w:ins w:id="111" w:author="Борис Гогинян" w:date="2020-04-24T13:35:00Z"/>
                <w:rFonts w:ascii="Times New Roman" w:hAnsi="Times New Roman" w:cs="Times New Roman"/>
                <w:sz w:val="24"/>
                <w:szCs w:val="24"/>
                <w:lang w:val="en-US"/>
                <w:rPrChange w:id="112" w:author="Борис Гогинян" w:date="2020-04-24T13:35:00Z">
                  <w:rPr>
                    <w:ins w:id="113" w:author="Борис Гогинян" w:date="2020-04-24T13:35:00Z"/>
                    <w:rFonts w:ascii="Times New Roman" w:hAnsi="Times New Roman" w:cs="Times New Roman"/>
                    <w:sz w:val="24"/>
                    <w:szCs w:val="24"/>
                  </w:rPr>
                </w:rPrChange>
              </w:rPr>
            </w:pPr>
          </w:p>
        </w:tc>
      </w:tr>
    </w:tbl>
    <w:p w14:paraId="5CF85121" w14:textId="189ACDC1" w:rsidR="002D367D" w:rsidRPr="001A3A9A" w:rsidRDefault="002D367D">
      <w:pPr>
        <w:rPr>
          <w:rFonts w:ascii="Times New Roman" w:hAnsi="Times New Roman" w:cs="Times New Roman"/>
          <w:iCs/>
          <w:sz w:val="32"/>
          <w:szCs w:val="32"/>
          <w:lang w:val="en-US"/>
          <w:rPrChange w:id="114" w:author="Борис Гогинян" w:date="2020-03-28T02:28:00Z">
            <w:rPr>
              <w:rFonts w:ascii="Times New Roman" w:hAnsi="Times New Roman" w:cs="Times New Roman"/>
              <w:iCs/>
              <w:sz w:val="32"/>
              <w:szCs w:val="32"/>
            </w:rPr>
          </w:rPrChange>
        </w:rPr>
      </w:pPr>
      <w:del w:id="115" w:author="Борис Гогинян" w:date="2020-03-28T01:37:00Z">
        <w:r w:rsidRPr="001A3A9A" w:rsidDel="00777F12">
          <w:rPr>
            <w:rFonts w:ascii="Times New Roman" w:hAnsi="Times New Roman" w:cs="Times New Roman"/>
            <w:iCs/>
            <w:sz w:val="32"/>
            <w:szCs w:val="32"/>
            <w:lang w:val="en-US"/>
            <w:rPrChange w:id="116" w:author="Борис Гогинян" w:date="2020-03-28T02:28:00Z">
              <w:rPr>
                <w:rFonts w:ascii="Times New Roman" w:hAnsi="Times New Roman" w:cs="Times New Roman"/>
                <w:iCs/>
                <w:sz w:val="32"/>
                <w:szCs w:val="32"/>
              </w:rPr>
            </w:rPrChange>
          </w:rPr>
          <w:delText>……</w:delText>
        </w:r>
      </w:del>
      <w:r w:rsidRPr="001A3A9A">
        <w:rPr>
          <w:rFonts w:ascii="Times New Roman" w:hAnsi="Times New Roman" w:cs="Times New Roman"/>
          <w:iCs/>
          <w:sz w:val="32"/>
          <w:szCs w:val="32"/>
          <w:lang w:val="en-US"/>
          <w:rPrChange w:id="117" w:author="Борис Гогинян" w:date="2020-03-28T02:28:00Z">
            <w:rPr>
              <w:rFonts w:ascii="Times New Roman" w:hAnsi="Times New Roman" w:cs="Times New Roman"/>
              <w:iCs/>
              <w:sz w:val="32"/>
              <w:szCs w:val="32"/>
            </w:rPr>
          </w:rPrChange>
        </w:rPr>
        <w:br w:type="page"/>
      </w:r>
    </w:p>
    <w:p w14:paraId="5A66C233" w14:textId="64C38B41" w:rsidR="002D367D" w:rsidRPr="006145D6" w:rsidRDefault="002D367D" w:rsidP="006145D6">
      <w:pPr>
        <w:spacing w:after="0"/>
        <w:ind w:firstLine="708"/>
        <w:contextualSpacing/>
        <w:jc w:val="both"/>
        <w:rPr>
          <w:rFonts w:ascii="Times New Roman" w:hAnsi="Times New Roman" w:cs="Times New Roman"/>
          <w:iCs/>
          <w:sz w:val="40"/>
          <w:szCs w:val="32"/>
          <w:rPrChange w:id="118" w:author="Борис Гогинян" w:date="2020-05-10T11:27:00Z">
            <w:rPr>
              <w:rFonts w:ascii="Times New Roman" w:hAnsi="Times New Roman" w:cs="Times New Roman"/>
              <w:iCs/>
              <w:sz w:val="32"/>
              <w:szCs w:val="32"/>
            </w:rPr>
          </w:rPrChange>
        </w:rPr>
        <w:pPrChange w:id="119" w:author="Борис Гогинян" w:date="2020-05-10T11:27:00Z">
          <w:pPr>
            <w:spacing w:after="0"/>
            <w:contextualSpacing/>
            <w:jc w:val="both"/>
          </w:pPr>
        </w:pPrChange>
      </w:pPr>
      <w:r w:rsidRPr="006145D6">
        <w:rPr>
          <w:rFonts w:ascii="Times New Roman" w:hAnsi="Times New Roman" w:cs="Times New Roman"/>
          <w:iCs/>
          <w:sz w:val="40"/>
          <w:szCs w:val="32"/>
          <w:rPrChange w:id="120" w:author="Борис Гогинян" w:date="2020-05-10T11:27:00Z">
            <w:rPr>
              <w:rFonts w:ascii="Times New Roman" w:hAnsi="Times New Roman" w:cs="Times New Roman"/>
              <w:iCs/>
              <w:sz w:val="32"/>
              <w:szCs w:val="32"/>
            </w:rPr>
          </w:rPrChange>
        </w:rPr>
        <w:lastRenderedPageBreak/>
        <w:t>Введение</w:t>
      </w:r>
    </w:p>
    <w:p w14:paraId="3CC23C37" w14:textId="77777777" w:rsidR="00CF7C43" w:rsidRDefault="00CF7C43" w:rsidP="001D7B0D">
      <w:pPr>
        <w:spacing w:after="0"/>
        <w:contextualSpacing/>
        <w:jc w:val="both"/>
        <w:rPr>
          <w:rFonts w:ascii="Times New Roman" w:hAnsi="Times New Roman" w:cs="Times New Roman"/>
          <w:iCs/>
          <w:sz w:val="32"/>
          <w:szCs w:val="32"/>
        </w:rPr>
      </w:pPr>
    </w:p>
    <w:p w14:paraId="4CEDA2B0" w14:textId="2A724752" w:rsidR="002D367D" w:rsidRPr="005C33AB" w:rsidRDefault="002D367D" w:rsidP="006145D6">
      <w:pPr>
        <w:spacing w:after="0"/>
        <w:ind w:firstLine="708"/>
        <w:contextualSpacing/>
        <w:jc w:val="both"/>
        <w:rPr>
          <w:ins w:id="121" w:author="Борис Гогинян" w:date="2020-03-26T15:20:00Z"/>
          <w:rFonts w:ascii="Times New Roman" w:hAnsi="Times New Roman" w:cs="Times New Roman"/>
          <w:iCs/>
          <w:sz w:val="32"/>
        </w:rPr>
        <w:pPrChange w:id="122" w:author="Борис Гогинян" w:date="2020-05-10T11:27:00Z">
          <w:pPr>
            <w:spacing w:after="0"/>
            <w:contextualSpacing/>
            <w:jc w:val="both"/>
          </w:pPr>
        </w:pPrChange>
      </w:pPr>
      <w:r w:rsidRPr="005C33AB">
        <w:rPr>
          <w:rFonts w:ascii="Times New Roman" w:hAnsi="Times New Roman" w:cs="Times New Roman"/>
          <w:iCs/>
          <w:sz w:val="32"/>
        </w:rPr>
        <w:t>Обоснование выбора темы диплома и актуальность</w:t>
      </w:r>
    </w:p>
    <w:p w14:paraId="6FA9AD99" w14:textId="3A9BD72D" w:rsidR="0077272F" w:rsidRDefault="00996816" w:rsidP="005C33AB">
      <w:pPr>
        <w:spacing w:after="0"/>
        <w:contextualSpacing/>
        <w:rPr>
          <w:rFonts w:ascii="Times New Roman" w:hAnsi="Times New Roman" w:cs="Times New Roman"/>
          <w:iCs/>
          <w:sz w:val="28"/>
        </w:rPr>
      </w:pPr>
      <w:r>
        <w:rPr>
          <w:rFonts w:ascii="Times New Roman" w:hAnsi="Times New Roman" w:cs="Times New Roman"/>
          <w:iCs/>
          <w:sz w:val="28"/>
        </w:rPr>
        <w:t>На сегодняшний день на рынке</w:t>
      </w:r>
      <w:r w:rsidR="00BE68D1">
        <w:rPr>
          <w:rFonts w:ascii="Times New Roman" w:hAnsi="Times New Roman" w:cs="Times New Roman"/>
          <w:iCs/>
          <w:sz w:val="28"/>
        </w:rPr>
        <w:t xml:space="preserve"> существует</w:t>
      </w:r>
      <w:r>
        <w:rPr>
          <w:rFonts w:ascii="Times New Roman" w:hAnsi="Times New Roman" w:cs="Times New Roman"/>
          <w:iCs/>
          <w:sz w:val="28"/>
        </w:rPr>
        <w:t xml:space="preserve"> </w:t>
      </w:r>
      <w:r w:rsidR="00DB2665">
        <w:rPr>
          <w:rFonts w:ascii="Times New Roman" w:hAnsi="Times New Roman" w:cs="Times New Roman"/>
          <w:iCs/>
          <w:sz w:val="28"/>
        </w:rPr>
        <w:t>много программ</w:t>
      </w:r>
      <w:r w:rsidR="00316B88">
        <w:rPr>
          <w:rFonts w:ascii="Times New Roman" w:hAnsi="Times New Roman" w:cs="Times New Roman"/>
          <w:iCs/>
          <w:sz w:val="28"/>
        </w:rPr>
        <w:t xml:space="preserve"> </w:t>
      </w:r>
      <w:r w:rsidR="00BE68D1">
        <w:rPr>
          <w:rFonts w:ascii="Times New Roman" w:hAnsi="Times New Roman" w:cs="Times New Roman"/>
          <w:iCs/>
          <w:sz w:val="28"/>
        </w:rPr>
        <w:t>трехмерной</w:t>
      </w:r>
      <w:r w:rsidR="00316B88" w:rsidRPr="005C33AB">
        <w:rPr>
          <w:rFonts w:ascii="Times New Roman" w:hAnsi="Times New Roman" w:cs="Times New Roman"/>
          <w:iCs/>
          <w:sz w:val="28"/>
        </w:rPr>
        <w:t xml:space="preserve"> </w:t>
      </w:r>
      <w:r w:rsidR="00316B88">
        <w:rPr>
          <w:rFonts w:ascii="Times New Roman" w:hAnsi="Times New Roman" w:cs="Times New Roman"/>
          <w:iCs/>
          <w:sz w:val="28"/>
        </w:rPr>
        <w:t>визуализации</w:t>
      </w:r>
      <w:r w:rsidR="00443A24">
        <w:rPr>
          <w:rFonts w:ascii="Times New Roman" w:hAnsi="Times New Roman" w:cs="Times New Roman"/>
          <w:iCs/>
          <w:sz w:val="28"/>
        </w:rPr>
        <w:t>, который используют для реалистичного синтеза различные алгоритмы трассировки лучей. Эти программы</w:t>
      </w:r>
      <w:r w:rsidR="00DB2665">
        <w:rPr>
          <w:rFonts w:ascii="Times New Roman" w:hAnsi="Times New Roman" w:cs="Times New Roman"/>
          <w:iCs/>
          <w:sz w:val="28"/>
        </w:rPr>
        <w:t xml:space="preserve"> </w:t>
      </w:r>
      <w:r w:rsidR="00443A24">
        <w:rPr>
          <w:rFonts w:ascii="Times New Roman" w:hAnsi="Times New Roman" w:cs="Times New Roman"/>
          <w:iCs/>
          <w:sz w:val="28"/>
        </w:rPr>
        <w:t>применяются</w:t>
      </w:r>
      <w:r w:rsidR="00DB2665">
        <w:rPr>
          <w:rFonts w:ascii="Times New Roman" w:hAnsi="Times New Roman" w:cs="Times New Roman"/>
          <w:iCs/>
          <w:sz w:val="28"/>
        </w:rPr>
        <w:t xml:space="preserve"> в</w:t>
      </w:r>
      <w:r>
        <w:rPr>
          <w:rFonts w:ascii="Times New Roman" w:hAnsi="Times New Roman" w:cs="Times New Roman"/>
          <w:iCs/>
          <w:sz w:val="28"/>
        </w:rPr>
        <w:t xml:space="preserve"> кино и теле индустрии, дизайне, архитектуре и т</w:t>
      </w:r>
      <w:r w:rsidR="00A63474">
        <w:rPr>
          <w:rFonts w:ascii="Times New Roman" w:hAnsi="Times New Roman" w:cs="Times New Roman"/>
          <w:iCs/>
          <w:sz w:val="28"/>
        </w:rPr>
        <w:t>.</w:t>
      </w:r>
      <w:r>
        <w:rPr>
          <w:rFonts w:ascii="Times New Roman" w:hAnsi="Times New Roman" w:cs="Times New Roman"/>
          <w:iCs/>
          <w:sz w:val="28"/>
        </w:rPr>
        <w:t>п.</w:t>
      </w:r>
      <w:r w:rsidR="00DB2665">
        <w:rPr>
          <w:rFonts w:ascii="Times New Roman" w:hAnsi="Times New Roman" w:cs="Times New Roman"/>
          <w:iCs/>
          <w:sz w:val="28"/>
        </w:rPr>
        <w:t xml:space="preserve"> </w:t>
      </w:r>
      <w:r w:rsidR="001824CC">
        <w:rPr>
          <w:rFonts w:ascii="Times New Roman" w:hAnsi="Times New Roman" w:cs="Times New Roman"/>
          <w:iCs/>
          <w:sz w:val="28"/>
        </w:rPr>
        <w:t xml:space="preserve">На сегодняшний день наибольшей популярностью пользуются платные пакеты, такие как </w:t>
      </w:r>
      <w:r w:rsidR="003D270C">
        <w:rPr>
          <w:rFonts w:ascii="Times New Roman" w:hAnsi="Times New Roman" w:cs="Times New Roman"/>
          <w:iCs/>
          <w:sz w:val="28"/>
          <w:lang w:val="en-US"/>
        </w:rPr>
        <w:t>Maxwell</w:t>
      </w:r>
      <w:r w:rsidR="003D270C" w:rsidRPr="005C33AB">
        <w:rPr>
          <w:rFonts w:ascii="Times New Roman" w:hAnsi="Times New Roman" w:cs="Times New Roman"/>
          <w:iCs/>
          <w:sz w:val="28"/>
        </w:rPr>
        <w:t xml:space="preserve"> </w:t>
      </w:r>
      <w:r w:rsidR="003D270C">
        <w:rPr>
          <w:rFonts w:ascii="Times New Roman" w:hAnsi="Times New Roman" w:cs="Times New Roman"/>
          <w:iCs/>
          <w:sz w:val="28"/>
          <w:lang w:val="en-US"/>
        </w:rPr>
        <w:t>Render</w:t>
      </w:r>
      <w:r w:rsidR="003D270C" w:rsidRPr="005C33AB">
        <w:rPr>
          <w:rFonts w:ascii="Times New Roman" w:hAnsi="Times New Roman" w:cs="Times New Roman"/>
          <w:iCs/>
          <w:sz w:val="28"/>
        </w:rPr>
        <w:t xml:space="preserve">, </w:t>
      </w:r>
      <w:r w:rsidR="009C599D" w:rsidRPr="009C599D">
        <w:rPr>
          <w:rFonts w:ascii="Times New Roman" w:hAnsi="Times New Roman" w:cs="Times New Roman"/>
          <w:iCs/>
          <w:sz w:val="28"/>
        </w:rPr>
        <w:t>Lumion</w:t>
      </w:r>
      <w:r w:rsidR="009C599D" w:rsidRPr="005C33AB">
        <w:rPr>
          <w:rFonts w:ascii="Times New Roman" w:hAnsi="Times New Roman" w:cs="Times New Roman"/>
          <w:iCs/>
          <w:sz w:val="28"/>
        </w:rPr>
        <w:t xml:space="preserve">, </w:t>
      </w:r>
      <w:r w:rsidR="009C599D" w:rsidRPr="009C599D">
        <w:rPr>
          <w:rFonts w:ascii="Times New Roman" w:hAnsi="Times New Roman" w:cs="Times New Roman"/>
          <w:iCs/>
          <w:sz w:val="28"/>
        </w:rPr>
        <w:t>Solidworks Visualize</w:t>
      </w:r>
      <w:r w:rsidR="009C599D" w:rsidRPr="005C33AB">
        <w:rPr>
          <w:rFonts w:ascii="Times New Roman" w:hAnsi="Times New Roman" w:cs="Times New Roman"/>
          <w:iCs/>
          <w:sz w:val="28"/>
        </w:rPr>
        <w:t xml:space="preserve">, </w:t>
      </w:r>
      <w:r w:rsidR="009C599D" w:rsidRPr="009C599D">
        <w:rPr>
          <w:rFonts w:ascii="Times New Roman" w:hAnsi="Times New Roman" w:cs="Times New Roman"/>
          <w:iCs/>
          <w:sz w:val="28"/>
        </w:rPr>
        <w:t>Marmoset Toolbag</w:t>
      </w:r>
      <w:r w:rsidR="009C599D">
        <w:rPr>
          <w:rFonts w:ascii="Times New Roman" w:hAnsi="Times New Roman" w:cs="Times New Roman"/>
          <w:iCs/>
          <w:sz w:val="28"/>
        </w:rPr>
        <w:t xml:space="preserve">, </w:t>
      </w:r>
      <w:r w:rsidR="001824CC">
        <w:rPr>
          <w:rFonts w:ascii="Times New Roman" w:hAnsi="Times New Roman" w:cs="Times New Roman"/>
          <w:iCs/>
          <w:sz w:val="28"/>
          <w:lang w:val="en-US"/>
        </w:rPr>
        <w:t>Corona</w:t>
      </w:r>
      <w:r w:rsidR="001824CC" w:rsidRPr="005C33AB">
        <w:rPr>
          <w:rFonts w:ascii="Times New Roman" w:hAnsi="Times New Roman" w:cs="Times New Roman"/>
          <w:iCs/>
          <w:sz w:val="28"/>
        </w:rPr>
        <w:t xml:space="preserve"> </w:t>
      </w:r>
      <w:r w:rsidR="001824CC">
        <w:rPr>
          <w:rFonts w:ascii="Times New Roman" w:hAnsi="Times New Roman" w:cs="Times New Roman"/>
          <w:iCs/>
          <w:sz w:val="28"/>
          <w:lang w:val="en-US"/>
        </w:rPr>
        <w:t>Render</w:t>
      </w:r>
      <w:r w:rsidR="001824CC">
        <w:rPr>
          <w:rFonts w:ascii="Times New Roman" w:hAnsi="Times New Roman" w:cs="Times New Roman"/>
          <w:iCs/>
          <w:sz w:val="28"/>
        </w:rPr>
        <w:t xml:space="preserve">, </w:t>
      </w:r>
      <w:r w:rsidR="009C599D" w:rsidRPr="009C599D">
        <w:rPr>
          <w:rFonts w:ascii="Times New Roman" w:hAnsi="Times New Roman" w:cs="Times New Roman"/>
          <w:iCs/>
          <w:sz w:val="28"/>
        </w:rPr>
        <w:t>Iray</w:t>
      </w:r>
      <w:r w:rsidR="009C599D" w:rsidRPr="005C33AB">
        <w:rPr>
          <w:rFonts w:ascii="Times New Roman" w:hAnsi="Times New Roman" w:cs="Times New Roman"/>
          <w:iCs/>
          <w:sz w:val="28"/>
        </w:rPr>
        <w:t xml:space="preserve">, </w:t>
      </w:r>
      <w:r w:rsidR="009C599D">
        <w:rPr>
          <w:rFonts w:ascii="Times New Roman" w:hAnsi="Times New Roman" w:cs="Times New Roman"/>
          <w:iCs/>
          <w:sz w:val="28"/>
        </w:rPr>
        <w:t>V-</w:t>
      </w:r>
      <w:r w:rsidR="009C599D" w:rsidRPr="009C599D">
        <w:rPr>
          <w:rFonts w:ascii="Times New Roman" w:hAnsi="Times New Roman" w:cs="Times New Roman"/>
          <w:iCs/>
          <w:sz w:val="28"/>
        </w:rPr>
        <w:t>Ray</w:t>
      </w:r>
      <w:r w:rsidR="0077272F">
        <w:rPr>
          <w:rFonts w:ascii="Times New Roman" w:hAnsi="Times New Roman" w:cs="Times New Roman"/>
          <w:iCs/>
          <w:sz w:val="28"/>
        </w:rPr>
        <w:t xml:space="preserve">, </w:t>
      </w:r>
      <w:r w:rsidR="0077272F">
        <w:rPr>
          <w:rFonts w:ascii="Times New Roman" w:hAnsi="Times New Roman" w:cs="Times New Roman"/>
          <w:iCs/>
          <w:sz w:val="28"/>
          <w:lang w:val="en-US"/>
        </w:rPr>
        <w:t>Indigo</w:t>
      </w:r>
      <w:r w:rsidR="0077272F" w:rsidRPr="005C33AB">
        <w:rPr>
          <w:rFonts w:ascii="Times New Roman" w:hAnsi="Times New Roman" w:cs="Times New Roman"/>
          <w:iCs/>
          <w:sz w:val="28"/>
        </w:rPr>
        <w:t xml:space="preserve"> </w:t>
      </w:r>
      <w:r w:rsidR="0077272F">
        <w:rPr>
          <w:rFonts w:ascii="Times New Roman" w:hAnsi="Times New Roman" w:cs="Times New Roman"/>
          <w:iCs/>
          <w:sz w:val="28"/>
          <w:lang w:val="en-US"/>
        </w:rPr>
        <w:t>Render</w:t>
      </w:r>
      <w:r w:rsidR="001824CC">
        <w:rPr>
          <w:rFonts w:ascii="Times New Roman" w:hAnsi="Times New Roman" w:cs="Times New Roman"/>
          <w:iCs/>
          <w:sz w:val="28"/>
        </w:rPr>
        <w:t>.</w:t>
      </w:r>
      <w:r w:rsidR="009C599D" w:rsidRPr="005C33AB">
        <w:rPr>
          <w:rFonts w:ascii="Times New Roman" w:hAnsi="Times New Roman" w:cs="Times New Roman"/>
          <w:iCs/>
          <w:sz w:val="28"/>
        </w:rPr>
        <w:t xml:space="preserve"> </w:t>
      </w:r>
      <w:r w:rsidR="00E43DFF">
        <w:rPr>
          <w:rFonts w:ascii="Times New Roman" w:hAnsi="Times New Roman" w:cs="Times New Roman"/>
          <w:iCs/>
          <w:sz w:val="28"/>
        </w:rPr>
        <w:t>Для некоторых молодых компаний такой расход может быть критическим, поэтому они склонны искать альтернативные бесплатные аналоги. К счастью</w:t>
      </w:r>
      <w:ins w:id="123" w:author="UserPushka" w:date="2020-05-07T16:50:00Z">
        <w:r w:rsidR="00DD363E" w:rsidRPr="00DD363E">
          <w:rPr>
            <w:rFonts w:ascii="Times New Roman" w:hAnsi="Times New Roman" w:cs="Times New Roman"/>
            <w:iCs/>
            <w:sz w:val="28"/>
            <w:rPrChange w:id="124" w:author="UserPushka" w:date="2020-05-07T16:50:00Z">
              <w:rPr>
                <w:rFonts w:ascii="Times New Roman" w:hAnsi="Times New Roman" w:cs="Times New Roman"/>
                <w:iCs/>
                <w:sz w:val="28"/>
                <w:lang w:val="en-US"/>
              </w:rPr>
            </w:rPrChange>
          </w:rPr>
          <w:t>,</w:t>
        </w:r>
      </w:ins>
      <w:r w:rsidR="00E43DFF">
        <w:rPr>
          <w:rFonts w:ascii="Times New Roman" w:hAnsi="Times New Roman" w:cs="Times New Roman"/>
          <w:iCs/>
          <w:sz w:val="28"/>
        </w:rPr>
        <w:t xml:space="preserve"> такие существует, но тогда встает вопрос об качестве их работы. Ведь </w:t>
      </w:r>
      <w:r w:rsidR="00A63474">
        <w:rPr>
          <w:rFonts w:ascii="Times New Roman" w:hAnsi="Times New Roman" w:cs="Times New Roman"/>
          <w:iCs/>
          <w:sz w:val="28"/>
        </w:rPr>
        <w:t xml:space="preserve">помимо </w:t>
      </w:r>
      <w:r w:rsidR="00602C75">
        <w:rPr>
          <w:rFonts w:ascii="Times New Roman" w:hAnsi="Times New Roman" w:cs="Times New Roman"/>
          <w:iCs/>
          <w:sz w:val="28"/>
        </w:rPr>
        <w:t>цены</w:t>
      </w:r>
      <w:r w:rsidR="00A63474">
        <w:rPr>
          <w:rFonts w:ascii="Times New Roman" w:hAnsi="Times New Roman" w:cs="Times New Roman"/>
          <w:iCs/>
          <w:sz w:val="28"/>
        </w:rPr>
        <w:t xml:space="preserve">, </w:t>
      </w:r>
      <w:r w:rsidR="00E43DFF">
        <w:rPr>
          <w:rFonts w:ascii="Times New Roman" w:hAnsi="Times New Roman" w:cs="Times New Roman"/>
          <w:iCs/>
          <w:sz w:val="28"/>
        </w:rPr>
        <w:t xml:space="preserve">важными </w:t>
      </w:r>
      <w:r w:rsidR="00A63474">
        <w:rPr>
          <w:rFonts w:ascii="Times New Roman" w:hAnsi="Times New Roman" w:cs="Times New Roman"/>
          <w:iCs/>
          <w:sz w:val="28"/>
        </w:rPr>
        <w:t>ост</w:t>
      </w:r>
      <w:r w:rsidR="002A6A5C">
        <w:rPr>
          <w:rFonts w:ascii="Times New Roman" w:hAnsi="Times New Roman" w:cs="Times New Roman"/>
          <w:iCs/>
          <w:sz w:val="28"/>
        </w:rPr>
        <w:t xml:space="preserve">аются такие характеристики, как </w:t>
      </w:r>
      <w:r w:rsidR="00A63474">
        <w:rPr>
          <w:rFonts w:ascii="Times New Roman" w:hAnsi="Times New Roman" w:cs="Times New Roman"/>
          <w:iCs/>
          <w:sz w:val="28"/>
        </w:rPr>
        <w:t>время рендеринга</w:t>
      </w:r>
      <w:r w:rsidR="002A6A5C" w:rsidRPr="005C33AB">
        <w:rPr>
          <w:rFonts w:ascii="Times New Roman" w:hAnsi="Times New Roman" w:cs="Times New Roman"/>
          <w:iCs/>
          <w:sz w:val="28"/>
        </w:rPr>
        <w:t xml:space="preserve"> </w:t>
      </w:r>
      <w:r w:rsidR="002A6A5C">
        <w:rPr>
          <w:rFonts w:ascii="Times New Roman" w:hAnsi="Times New Roman" w:cs="Times New Roman"/>
          <w:iCs/>
          <w:sz w:val="28"/>
        </w:rPr>
        <w:t xml:space="preserve">и фотореалистичность </w:t>
      </w:r>
      <w:r w:rsidR="00E43DFF">
        <w:rPr>
          <w:rFonts w:ascii="Times New Roman" w:hAnsi="Times New Roman" w:cs="Times New Roman"/>
          <w:iCs/>
          <w:sz w:val="28"/>
        </w:rPr>
        <w:t>получающегося изображения</w:t>
      </w:r>
      <w:r w:rsidR="00A63474">
        <w:rPr>
          <w:rFonts w:ascii="Times New Roman" w:hAnsi="Times New Roman" w:cs="Times New Roman"/>
          <w:iCs/>
          <w:sz w:val="28"/>
        </w:rPr>
        <w:t>.</w:t>
      </w:r>
      <w:r w:rsidR="00E43DFF">
        <w:rPr>
          <w:rFonts w:ascii="Times New Roman" w:hAnsi="Times New Roman" w:cs="Times New Roman"/>
          <w:iCs/>
          <w:sz w:val="28"/>
        </w:rPr>
        <w:t xml:space="preserve"> В данной работе сравниваются </w:t>
      </w:r>
      <w:r w:rsidR="0077272F">
        <w:rPr>
          <w:rFonts w:ascii="Times New Roman" w:hAnsi="Times New Roman" w:cs="Times New Roman"/>
          <w:iCs/>
          <w:sz w:val="28"/>
        </w:rPr>
        <w:t>эти характеристики у некоторых</w:t>
      </w:r>
      <w:r w:rsidR="00E43DFF">
        <w:rPr>
          <w:rFonts w:ascii="Times New Roman" w:hAnsi="Times New Roman" w:cs="Times New Roman"/>
          <w:iCs/>
          <w:sz w:val="28"/>
        </w:rPr>
        <w:t xml:space="preserve"> </w:t>
      </w:r>
      <w:r w:rsidR="0077272F">
        <w:rPr>
          <w:rFonts w:ascii="Times New Roman" w:hAnsi="Times New Roman" w:cs="Times New Roman"/>
          <w:iCs/>
          <w:sz w:val="28"/>
        </w:rPr>
        <w:t>популярных</w:t>
      </w:r>
      <w:r w:rsidR="00E43DFF">
        <w:rPr>
          <w:rFonts w:ascii="Times New Roman" w:hAnsi="Times New Roman" w:cs="Times New Roman"/>
          <w:iCs/>
          <w:sz w:val="28"/>
        </w:rPr>
        <w:t xml:space="preserve"> </w:t>
      </w:r>
      <w:r w:rsidR="0077272F">
        <w:rPr>
          <w:rFonts w:ascii="Times New Roman" w:hAnsi="Times New Roman" w:cs="Times New Roman"/>
          <w:iCs/>
          <w:sz w:val="28"/>
        </w:rPr>
        <w:t>бесплатных рендеров</w:t>
      </w:r>
      <w:r w:rsidR="00E43DFF">
        <w:rPr>
          <w:rFonts w:ascii="Times New Roman" w:hAnsi="Times New Roman" w:cs="Times New Roman"/>
          <w:iCs/>
          <w:sz w:val="28"/>
        </w:rPr>
        <w:t>.</w:t>
      </w:r>
    </w:p>
    <w:p w14:paraId="5C32F873" w14:textId="5A8B0582" w:rsidR="00996816" w:rsidRDefault="0077272F" w:rsidP="005C33AB">
      <w:pPr>
        <w:spacing w:after="0"/>
        <w:contextualSpacing/>
        <w:rPr>
          <w:rFonts w:ascii="Times New Roman" w:hAnsi="Times New Roman" w:cs="Times New Roman"/>
          <w:iCs/>
          <w:sz w:val="28"/>
        </w:rPr>
      </w:pPr>
      <w:r>
        <w:rPr>
          <w:rFonts w:ascii="Times New Roman" w:hAnsi="Times New Roman" w:cs="Times New Roman"/>
          <w:iCs/>
          <w:sz w:val="28"/>
        </w:rPr>
        <w:t>Также важным фактором для времени работы играет реализация распараллеливания алгоритмов рендеринга. Ведь они, благодаря идее имитации пути нескольких световых лучей, легко поддерживают эту возможность. С</w:t>
      </w:r>
      <w:r w:rsidR="008A0571">
        <w:rPr>
          <w:rFonts w:ascii="Times New Roman" w:hAnsi="Times New Roman" w:cs="Times New Roman"/>
          <w:iCs/>
          <w:sz w:val="28"/>
        </w:rPr>
        <w:t xml:space="preserve"> </w:t>
      </w:r>
      <w:r w:rsidR="00443A24">
        <w:rPr>
          <w:rFonts w:ascii="Times New Roman" w:hAnsi="Times New Roman" w:cs="Times New Roman"/>
          <w:iCs/>
          <w:sz w:val="28"/>
        </w:rPr>
        <w:t>в</w:t>
      </w:r>
      <w:r w:rsidR="008A0571">
        <w:rPr>
          <w:rFonts w:ascii="Times New Roman" w:hAnsi="Times New Roman" w:cs="Times New Roman"/>
          <w:iCs/>
          <w:sz w:val="28"/>
        </w:rPr>
        <w:t>ычислительной мощности процессоров</w:t>
      </w:r>
      <w:r w:rsidR="00443A24">
        <w:rPr>
          <w:rFonts w:ascii="Times New Roman" w:hAnsi="Times New Roman" w:cs="Times New Roman"/>
          <w:iCs/>
          <w:sz w:val="28"/>
        </w:rPr>
        <w:t xml:space="preserve"> </w:t>
      </w:r>
      <w:r w:rsidR="00316B88">
        <w:rPr>
          <w:rFonts w:ascii="Times New Roman" w:hAnsi="Times New Roman" w:cs="Times New Roman"/>
          <w:iCs/>
          <w:sz w:val="28"/>
        </w:rPr>
        <w:t>актуально рассмотреть</w:t>
      </w:r>
      <w:r w:rsidR="00602C75">
        <w:rPr>
          <w:rFonts w:ascii="Times New Roman" w:hAnsi="Times New Roman" w:cs="Times New Roman"/>
          <w:iCs/>
          <w:sz w:val="28"/>
        </w:rPr>
        <w:t xml:space="preserve"> и</w:t>
      </w:r>
      <w:r w:rsidR="00316B88">
        <w:rPr>
          <w:rFonts w:ascii="Times New Roman" w:hAnsi="Times New Roman" w:cs="Times New Roman"/>
          <w:iCs/>
          <w:sz w:val="28"/>
        </w:rPr>
        <w:t xml:space="preserve"> реализацию многопоточности</w:t>
      </w:r>
      <w:r w:rsidR="00BE68D1">
        <w:rPr>
          <w:rFonts w:ascii="Times New Roman" w:hAnsi="Times New Roman" w:cs="Times New Roman"/>
          <w:iCs/>
          <w:sz w:val="28"/>
        </w:rPr>
        <w:t xml:space="preserve"> у этих алгоритмов.</w:t>
      </w:r>
    </w:p>
    <w:p w14:paraId="14CE779D" w14:textId="77777777" w:rsidR="00A63474" w:rsidRPr="005C33AB" w:rsidRDefault="00A63474" w:rsidP="00996816">
      <w:pPr>
        <w:spacing w:after="0"/>
        <w:contextualSpacing/>
        <w:jc w:val="both"/>
        <w:rPr>
          <w:rFonts w:ascii="Times New Roman" w:hAnsi="Times New Roman" w:cs="Times New Roman"/>
          <w:iCs/>
          <w:sz w:val="28"/>
        </w:rPr>
      </w:pPr>
    </w:p>
    <w:p w14:paraId="4DF3F7B2" w14:textId="4FCF7835" w:rsidR="002D367D" w:rsidRDefault="002D367D" w:rsidP="006145D6">
      <w:pPr>
        <w:spacing w:after="0"/>
        <w:ind w:firstLine="708"/>
        <w:contextualSpacing/>
        <w:jc w:val="both"/>
        <w:rPr>
          <w:ins w:id="125" w:author="Борис Гогинян" w:date="2020-03-26T16:31:00Z"/>
          <w:rFonts w:ascii="Times New Roman" w:hAnsi="Times New Roman" w:cs="Times New Roman"/>
          <w:iCs/>
          <w:sz w:val="32"/>
        </w:rPr>
        <w:pPrChange w:id="126" w:author="Борис Гогинян" w:date="2020-05-10T11:27:00Z">
          <w:pPr>
            <w:spacing w:after="0"/>
            <w:contextualSpacing/>
            <w:jc w:val="both"/>
          </w:pPr>
        </w:pPrChange>
      </w:pPr>
      <w:r w:rsidRPr="005C33AB">
        <w:rPr>
          <w:rFonts w:ascii="Times New Roman" w:hAnsi="Times New Roman" w:cs="Times New Roman"/>
          <w:iCs/>
          <w:sz w:val="32"/>
        </w:rPr>
        <w:t>Формулировка цели и задач исследования</w:t>
      </w:r>
    </w:p>
    <w:p w14:paraId="65436F9B" w14:textId="565CD823" w:rsidR="00A63474" w:rsidRDefault="00A63474" w:rsidP="005C33AB">
      <w:pPr>
        <w:spacing w:after="0"/>
        <w:contextualSpacing/>
        <w:rPr>
          <w:ins w:id="127" w:author="Борис Гогинян" w:date="2020-03-26T23:24:00Z"/>
          <w:rFonts w:ascii="Times New Roman" w:hAnsi="Times New Roman" w:cs="Times New Roman"/>
          <w:iCs/>
          <w:sz w:val="28"/>
        </w:rPr>
      </w:pPr>
      <w:ins w:id="128" w:author="Борис Гогинян" w:date="2020-03-26T16:32:00Z">
        <w:r>
          <w:rPr>
            <w:rFonts w:ascii="Times New Roman" w:hAnsi="Times New Roman" w:cs="Times New Roman"/>
            <w:iCs/>
            <w:sz w:val="28"/>
          </w:rPr>
          <w:t xml:space="preserve">Цель исследования: сравнение </w:t>
        </w:r>
      </w:ins>
      <w:ins w:id="129" w:author="Борис Гогинян" w:date="2020-03-26T22:51:00Z">
        <w:r w:rsidR="00602C75">
          <w:rPr>
            <w:rFonts w:ascii="Times New Roman" w:hAnsi="Times New Roman" w:cs="Times New Roman"/>
            <w:iCs/>
            <w:sz w:val="28"/>
          </w:rPr>
          <w:t xml:space="preserve">реализованных </w:t>
        </w:r>
      </w:ins>
      <w:ins w:id="130" w:author="Борис Гогинян" w:date="2020-03-26T16:33:00Z">
        <w:r>
          <w:rPr>
            <w:rFonts w:ascii="Times New Roman" w:hAnsi="Times New Roman" w:cs="Times New Roman"/>
            <w:iCs/>
            <w:sz w:val="28"/>
          </w:rPr>
          <w:t xml:space="preserve">алгоритмов </w:t>
        </w:r>
      </w:ins>
      <w:ins w:id="131" w:author="Борис Гогинян" w:date="2020-03-26T22:51:00Z">
        <w:r w:rsidR="00602C75">
          <w:rPr>
            <w:rFonts w:ascii="Times New Roman" w:hAnsi="Times New Roman" w:cs="Times New Roman"/>
            <w:iCs/>
            <w:sz w:val="28"/>
          </w:rPr>
          <w:t>трассировки лучей</w:t>
        </w:r>
      </w:ins>
      <w:ins w:id="132" w:author="Борис Гогинян" w:date="2020-03-26T16:32:00Z">
        <w:r>
          <w:rPr>
            <w:rFonts w:ascii="Times New Roman" w:hAnsi="Times New Roman" w:cs="Times New Roman"/>
            <w:iCs/>
            <w:sz w:val="28"/>
          </w:rPr>
          <w:t xml:space="preserve">, использующихся в различных </w:t>
        </w:r>
      </w:ins>
      <w:ins w:id="133" w:author="Борис Гогинян" w:date="2020-03-26T16:34:00Z">
        <w:r>
          <w:rPr>
            <w:rFonts w:ascii="Times New Roman" w:hAnsi="Times New Roman" w:cs="Times New Roman"/>
            <w:iCs/>
            <w:sz w:val="28"/>
          </w:rPr>
          <w:t xml:space="preserve">бесплатных </w:t>
        </w:r>
      </w:ins>
      <w:ins w:id="134" w:author="Борис Гогинян" w:date="2020-03-26T16:32:00Z">
        <w:r>
          <w:rPr>
            <w:rFonts w:ascii="Times New Roman" w:hAnsi="Times New Roman" w:cs="Times New Roman"/>
            <w:iCs/>
            <w:sz w:val="28"/>
          </w:rPr>
          <w:t>програ</w:t>
        </w:r>
      </w:ins>
      <w:ins w:id="135" w:author="Борис Гогинян" w:date="2020-03-26T16:34:00Z">
        <w:r>
          <w:rPr>
            <w:rFonts w:ascii="Times New Roman" w:hAnsi="Times New Roman" w:cs="Times New Roman"/>
            <w:iCs/>
            <w:sz w:val="28"/>
          </w:rPr>
          <w:t>м</w:t>
        </w:r>
      </w:ins>
      <w:ins w:id="136" w:author="Борис Гогинян" w:date="2020-03-26T16:32:00Z">
        <w:r w:rsidR="00602C75">
          <w:rPr>
            <w:rFonts w:ascii="Times New Roman" w:hAnsi="Times New Roman" w:cs="Times New Roman"/>
            <w:iCs/>
            <w:sz w:val="28"/>
          </w:rPr>
          <w:t xml:space="preserve">мах для </w:t>
        </w:r>
      </w:ins>
      <w:ins w:id="137" w:author="Борис Гогинян" w:date="2020-03-26T23:42:00Z">
        <w:r w:rsidR="00BE68D1">
          <w:rPr>
            <w:rFonts w:ascii="Times New Roman" w:hAnsi="Times New Roman" w:cs="Times New Roman"/>
            <w:iCs/>
            <w:sz w:val="28"/>
          </w:rPr>
          <w:t>трехмерной</w:t>
        </w:r>
      </w:ins>
      <w:ins w:id="138" w:author="Борис Гогинян" w:date="2020-03-26T23:18:00Z">
        <w:r w:rsidR="007C3430">
          <w:rPr>
            <w:rFonts w:ascii="Times New Roman" w:hAnsi="Times New Roman" w:cs="Times New Roman"/>
            <w:iCs/>
            <w:sz w:val="28"/>
          </w:rPr>
          <w:t xml:space="preserve"> </w:t>
        </w:r>
      </w:ins>
      <w:ins w:id="139" w:author="Борис Гогинян" w:date="2020-03-26T16:32:00Z">
        <w:r w:rsidR="00443A24">
          <w:rPr>
            <w:rFonts w:ascii="Times New Roman" w:hAnsi="Times New Roman" w:cs="Times New Roman"/>
            <w:iCs/>
            <w:sz w:val="28"/>
          </w:rPr>
          <w:t>визуализации.</w:t>
        </w:r>
      </w:ins>
    </w:p>
    <w:p w14:paraId="5F3BA04C" w14:textId="147221CB" w:rsidR="007C3430" w:rsidRDefault="007C3430" w:rsidP="001D7B0D">
      <w:pPr>
        <w:spacing w:after="0"/>
        <w:contextualSpacing/>
        <w:jc w:val="both"/>
        <w:rPr>
          <w:ins w:id="140" w:author="Борис Гогинян" w:date="2020-03-26T23:24:00Z"/>
          <w:rFonts w:ascii="Times New Roman" w:hAnsi="Times New Roman" w:cs="Times New Roman"/>
          <w:iCs/>
          <w:sz w:val="28"/>
        </w:rPr>
      </w:pPr>
      <w:ins w:id="141" w:author="Борис Гогинян" w:date="2020-03-26T23:24:00Z">
        <w:r>
          <w:rPr>
            <w:rFonts w:ascii="Times New Roman" w:hAnsi="Times New Roman" w:cs="Times New Roman"/>
            <w:iCs/>
            <w:sz w:val="28"/>
          </w:rPr>
          <w:t>Задачи:</w:t>
        </w:r>
      </w:ins>
    </w:p>
    <w:p w14:paraId="79872031" w14:textId="73434071" w:rsidR="007C3430" w:rsidRDefault="00BE68D1" w:rsidP="005C33AB">
      <w:pPr>
        <w:spacing w:after="0"/>
        <w:ind w:left="708"/>
        <w:contextualSpacing/>
        <w:jc w:val="both"/>
        <w:rPr>
          <w:ins w:id="142" w:author="Борис Гогинян" w:date="2020-03-26T23:33:00Z"/>
          <w:rFonts w:ascii="Times New Roman" w:hAnsi="Times New Roman" w:cs="Times New Roman"/>
          <w:iCs/>
          <w:sz w:val="28"/>
        </w:rPr>
      </w:pPr>
      <w:ins w:id="143" w:author="Борис Гогинян" w:date="2020-03-26T23:33:00Z">
        <w:r>
          <w:rPr>
            <w:rFonts w:ascii="Times New Roman" w:hAnsi="Times New Roman" w:cs="Times New Roman"/>
            <w:iCs/>
            <w:sz w:val="28"/>
          </w:rPr>
          <w:t xml:space="preserve">1 построение </w:t>
        </w:r>
      </w:ins>
      <w:ins w:id="144" w:author="Борис Гогинян" w:date="2020-03-26T23:42:00Z">
        <w:r>
          <w:rPr>
            <w:rFonts w:ascii="Times New Roman" w:hAnsi="Times New Roman" w:cs="Times New Roman"/>
            <w:iCs/>
            <w:sz w:val="28"/>
          </w:rPr>
          <w:t xml:space="preserve">трехмерных </w:t>
        </w:r>
      </w:ins>
      <w:ins w:id="145" w:author="Борис Гогинян" w:date="2020-03-26T23:33:00Z">
        <w:r>
          <w:rPr>
            <w:rFonts w:ascii="Times New Roman" w:hAnsi="Times New Roman" w:cs="Times New Roman"/>
            <w:iCs/>
            <w:sz w:val="28"/>
          </w:rPr>
          <w:t>сцен</w:t>
        </w:r>
      </w:ins>
    </w:p>
    <w:p w14:paraId="36D849FB" w14:textId="40A4131F" w:rsidR="00BE68D1" w:rsidRDefault="00BE68D1" w:rsidP="005C33AB">
      <w:pPr>
        <w:spacing w:after="0"/>
        <w:ind w:left="708"/>
        <w:contextualSpacing/>
        <w:jc w:val="both"/>
        <w:rPr>
          <w:ins w:id="146" w:author="Борис Гогинян" w:date="2020-03-26T23:33:00Z"/>
          <w:rFonts w:ascii="Times New Roman" w:hAnsi="Times New Roman" w:cs="Times New Roman"/>
          <w:iCs/>
          <w:sz w:val="28"/>
        </w:rPr>
      </w:pPr>
      <w:ins w:id="147" w:author="Борис Гогинян" w:date="2020-03-26T23:33:00Z">
        <w:r>
          <w:rPr>
            <w:rFonts w:ascii="Times New Roman" w:hAnsi="Times New Roman" w:cs="Times New Roman"/>
            <w:iCs/>
            <w:sz w:val="28"/>
          </w:rPr>
          <w:t>2 настройка идентичных параметров для каждой сцены</w:t>
        </w:r>
      </w:ins>
    </w:p>
    <w:p w14:paraId="717E6220" w14:textId="48D6F359" w:rsidR="00BE68D1" w:rsidRDefault="00BE68D1" w:rsidP="005C33AB">
      <w:pPr>
        <w:spacing w:after="0"/>
        <w:ind w:left="708"/>
        <w:contextualSpacing/>
        <w:jc w:val="both"/>
        <w:rPr>
          <w:ins w:id="148" w:author="Борис Гогинян" w:date="2020-03-26T23:36:00Z"/>
          <w:rFonts w:ascii="Times New Roman" w:hAnsi="Times New Roman" w:cs="Times New Roman"/>
          <w:iCs/>
          <w:sz w:val="28"/>
        </w:rPr>
      </w:pPr>
      <w:ins w:id="149" w:author="Борис Гогинян" w:date="2020-03-26T23:33:00Z">
        <w:r>
          <w:rPr>
            <w:rFonts w:ascii="Times New Roman" w:hAnsi="Times New Roman" w:cs="Times New Roman"/>
            <w:iCs/>
            <w:sz w:val="28"/>
          </w:rPr>
          <w:t xml:space="preserve">3 получение </w:t>
        </w:r>
      </w:ins>
      <w:ins w:id="150" w:author="Борис Гогинян" w:date="2020-03-26T23:34:00Z">
        <w:r>
          <w:rPr>
            <w:rFonts w:ascii="Times New Roman" w:hAnsi="Times New Roman" w:cs="Times New Roman"/>
            <w:iCs/>
            <w:sz w:val="28"/>
          </w:rPr>
          <w:t>эталонной сцены, с которой будет проводится сравн</w:t>
        </w:r>
      </w:ins>
      <w:ins w:id="151" w:author="Борис Гогинян" w:date="2020-03-26T23:35:00Z">
        <w:r>
          <w:rPr>
            <w:rFonts w:ascii="Times New Roman" w:hAnsi="Times New Roman" w:cs="Times New Roman"/>
            <w:iCs/>
            <w:sz w:val="28"/>
          </w:rPr>
          <w:t>ен</w:t>
        </w:r>
      </w:ins>
      <w:ins w:id="152" w:author="Борис Гогинян" w:date="2020-03-26T23:34:00Z">
        <w:r>
          <w:rPr>
            <w:rFonts w:ascii="Times New Roman" w:hAnsi="Times New Roman" w:cs="Times New Roman"/>
            <w:iCs/>
            <w:sz w:val="28"/>
          </w:rPr>
          <w:t>ие</w:t>
        </w:r>
      </w:ins>
    </w:p>
    <w:p w14:paraId="79426DA7" w14:textId="0A36E0A0" w:rsidR="00BE68D1" w:rsidRDefault="00BE68D1" w:rsidP="005C33AB">
      <w:pPr>
        <w:spacing w:after="0"/>
        <w:ind w:left="708"/>
        <w:contextualSpacing/>
        <w:jc w:val="both"/>
        <w:rPr>
          <w:ins w:id="153" w:author="Борис Гогинян" w:date="2020-03-26T23:38:00Z"/>
          <w:rFonts w:ascii="Times New Roman" w:hAnsi="Times New Roman" w:cs="Times New Roman"/>
          <w:iCs/>
          <w:sz w:val="28"/>
        </w:rPr>
      </w:pPr>
      <w:ins w:id="154" w:author="Борис Гогинян" w:date="2020-03-26T23:37:00Z">
        <w:r>
          <w:rPr>
            <w:rFonts w:ascii="Times New Roman" w:hAnsi="Times New Roman" w:cs="Times New Roman"/>
            <w:iCs/>
            <w:sz w:val="28"/>
          </w:rPr>
          <w:t>4 запуск рендеров с ограничением по времени и/или потокам</w:t>
        </w:r>
      </w:ins>
    </w:p>
    <w:p w14:paraId="765409DA" w14:textId="196DF480" w:rsidR="00BE68D1" w:rsidRPr="005C33AB" w:rsidRDefault="00BE68D1" w:rsidP="005C33AB">
      <w:pPr>
        <w:spacing w:after="0"/>
        <w:ind w:left="708"/>
        <w:contextualSpacing/>
        <w:jc w:val="both"/>
        <w:rPr>
          <w:rFonts w:ascii="Times New Roman" w:hAnsi="Times New Roman" w:cs="Times New Roman"/>
          <w:iCs/>
          <w:sz w:val="28"/>
        </w:rPr>
      </w:pPr>
      <w:ins w:id="155" w:author="Борис Гогинян" w:date="2020-03-26T23:38:00Z">
        <w:r>
          <w:rPr>
            <w:rFonts w:ascii="Times New Roman" w:hAnsi="Times New Roman" w:cs="Times New Roman"/>
            <w:iCs/>
            <w:sz w:val="28"/>
          </w:rPr>
          <w:t xml:space="preserve">5 получение графиков скорости и качества с помощью метрики </w:t>
        </w:r>
        <w:r>
          <w:rPr>
            <w:rFonts w:ascii="Times New Roman" w:hAnsi="Times New Roman" w:cs="Times New Roman"/>
            <w:iCs/>
            <w:sz w:val="28"/>
            <w:lang w:val="en-US"/>
          </w:rPr>
          <w:t>PSNR</w:t>
        </w:r>
      </w:ins>
      <w:ins w:id="156" w:author="Борис Гогинян" w:date="2020-04-24T13:35:00Z">
        <w:r w:rsidR="00443A24" w:rsidRPr="005C33AB">
          <w:rPr>
            <w:rFonts w:ascii="Times New Roman" w:hAnsi="Times New Roman" w:cs="Times New Roman"/>
            <w:iCs/>
            <w:sz w:val="28"/>
          </w:rPr>
          <w:t xml:space="preserve"> </w:t>
        </w:r>
      </w:ins>
      <w:ins w:id="157" w:author="Борис Гогинян" w:date="2020-04-24T13:34:00Z">
        <w:r w:rsidR="00443A24" w:rsidRPr="005C33AB">
          <w:rPr>
            <w:rFonts w:ascii="Times New Roman" w:hAnsi="Times New Roman" w:cs="Times New Roman"/>
            <w:iCs/>
            <w:sz w:val="28"/>
          </w:rPr>
          <w:t>(</w:t>
        </w:r>
      </w:ins>
      <w:ins w:id="158" w:author="Борис Гогинян" w:date="2020-04-24T13:35:00Z">
        <w:r w:rsidR="00443A24" w:rsidRPr="00443A24">
          <w:rPr>
            <w:rFonts w:ascii="Times New Roman" w:hAnsi="Times New Roman" w:cs="Times New Roman"/>
            <w:iCs/>
            <w:sz w:val="28"/>
          </w:rPr>
          <w:t>peak signal-to-noise ratio</w:t>
        </w:r>
      </w:ins>
      <w:ins w:id="159" w:author="Борис Гогинян" w:date="2020-04-24T13:34:00Z">
        <w:r w:rsidR="00443A24" w:rsidRPr="005C33AB">
          <w:rPr>
            <w:rFonts w:ascii="Times New Roman" w:hAnsi="Times New Roman" w:cs="Times New Roman"/>
            <w:iCs/>
            <w:sz w:val="28"/>
          </w:rPr>
          <w:t>)</w:t>
        </w:r>
        <w:r w:rsidR="00443A24">
          <w:rPr>
            <w:rFonts w:ascii="Times New Roman" w:hAnsi="Times New Roman" w:cs="Times New Roman"/>
            <w:iCs/>
            <w:sz w:val="28"/>
          </w:rPr>
          <w:t>.</w:t>
        </w:r>
      </w:ins>
    </w:p>
    <w:p w14:paraId="250DB8DD" w14:textId="5F6D6BDD" w:rsidR="002D367D" w:rsidRDefault="002D367D" w:rsidP="006145D6">
      <w:pPr>
        <w:spacing w:after="0"/>
        <w:ind w:firstLine="708"/>
        <w:contextualSpacing/>
        <w:jc w:val="both"/>
        <w:rPr>
          <w:ins w:id="160" w:author="Борис Гогинян" w:date="2020-03-26T23:20:00Z"/>
          <w:rFonts w:ascii="Times New Roman" w:hAnsi="Times New Roman" w:cs="Times New Roman"/>
          <w:iCs/>
          <w:sz w:val="32"/>
        </w:rPr>
        <w:pPrChange w:id="161" w:author="Борис Гогинян" w:date="2020-05-10T11:27:00Z">
          <w:pPr>
            <w:spacing w:after="0"/>
            <w:contextualSpacing/>
            <w:jc w:val="both"/>
          </w:pPr>
        </w:pPrChange>
      </w:pPr>
      <w:r w:rsidRPr="005C33AB">
        <w:rPr>
          <w:rFonts w:ascii="Times New Roman" w:hAnsi="Times New Roman" w:cs="Times New Roman"/>
          <w:iCs/>
          <w:sz w:val="32"/>
        </w:rPr>
        <w:t>Понятия объекта и предмета исследования</w:t>
      </w:r>
    </w:p>
    <w:p w14:paraId="03CFF33A" w14:textId="00A496E4" w:rsidR="007C3430" w:rsidRPr="005C33AB" w:rsidRDefault="007C3430" w:rsidP="001D7B0D">
      <w:pPr>
        <w:spacing w:after="0"/>
        <w:contextualSpacing/>
        <w:jc w:val="both"/>
        <w:rPr>
          <w:rFonts w:ascii="Times New Roman" w:hAnsi="Times New Roman" w:cs="Times New Roman"/>
          <w:iCs/>
          <w:sz w:val="28"/>
        </w:rPr>
      </w:pPr>
      <w:ins w:id="162" w:author="Борис Гогинян" w:date="2020-03-26T23:20:00Z">
        <w:r w:rsidRPr="005C33AB">
          <w:rPr>
            <w:rFonts w:ascii="Times New Roman" w:hAnsi="Times New Roman" w:cs="Times New Roman"/>
            <w:iCs/>
            <w:sz w:val="28"/>
          </w:rPr>
          <w:t>Объектом исследования в данной работе является компьютерная графика, а предметом</w:t>
        </w:r>
      </w:ins>
      <w:ins w:id="163" w:author="Борис Гогинян" w:date="2020-03-26T23:23:00Z">
        <w:r>
          <w:rPr>
            <w:rFonts w:ascii="Times New Roman" w:hAnsi="Times New Roman" w:cs="Times New Roman"/>
            <w:iCs/>
            <w:sz w:val="28"/>
          </w:rPr>
          <w:t xml:space="preserve"> – алгоритмы </w:t>
        </w:r>
      </w:ins>
      <w:ins w:id="164" w:author="Борис Гогинян" w:date="2020-03-26T23:24:00Z">
        <w:r>
          <w:rPr>
            <w:rFonts w:ascii="Times New Roman" w:hAnsi="Times New Roman" w:cs="Times New Roman"/>
            <w:iCs/>
            <w:sz w:val="28"/>
          </w:rPr>
          <w:t>трассировки лучей и их реализация.</w:t>
        </w:r>
      </w:ins>
    </w:p>
    <w:p w14:paraId="5DAB6C7B" w14:textId="77777777" w:rsidR="00E466A9" w:rsidRPr="00EE5B67" w:rsidRDefault="00E466A9" w:rsidP="00E466A9">
      <w:pPr>
        <w:spacing w:after="0" w:line="360" w:lineRule="auto"/>
        <w:contextualSpacing/>
        <w:jc w:val="both"/>
        <w:rPr>
          <w:rFonts w:ascii="Times New Roman" w:hAnsi="Times New Roman" w:cs="Times New Roman"/>
          <w:b/>
          <w:i/>
          <w:sz w:val="28"/>
          <w:szCs w:val="28"/>
        </w:rPr>
      </w:pPr>
    </w:p>
    <w:p w14:paraId="5A39BBE3" w14:textId="77777777" w:rsidR="00EE5B67" w:rsidRPr="00DD3E51" w:rsidRDefault="00EE5B67" w:rsidP="00C445A8">
      <w:pPr>
        <w:spacing w:after="0" w:line="480" w:lineRule="auto"/>
        <w:contextualSpacing/>
        <w:jc w:val="both"/>
        <w:rPr>
          <w:rFonts w:ascii="Times New Roman" w:hAnsi="Times New Roman" w:cs="Times New Roman"/>
          <w:i/>
          <w:sz w:val="18"/>
          <w:szCs w:val="18"/>
          <w:shd w:val="clear" w:color="auto" w:fill="FFFFFF"/>
        </w:rPr>
      </w:pPr>
    </w:p>
    <w:p w14:paraId="50706BBF" w14:textId="77777777" w:rsidR="001D7B0D" w:rsidRDefault="001D7B0D" w:rsidP="005F4B4D">
      <w:pPr>
        <w:spacing w:after="0" w:line="360" w:lineRule="auto"/>
        <w:ind w:firstLine="567"/>
        <w:contextualSpacing/>
        <w:jc w:val="center"/>
        <w:rPr>
          <w:rFonts w:ascii="Times New Roman" w:hAnsi="Times New Roman" w:cs="Times New Roman"/>
          <w:b/>
          <w:sz w:val="24"/>
          <w:szCs w:val="24"/>
        </w:rPr>
      </w:pPr>
    </w:p>
    <w:p w14:paraId="209595C2" w14:textId="77777777" w:rsidR="001D7B0D" w:rsidRDefault="001D7B0D" w:rsidP="005F4B4D">
      <w:pPr>
        <w:spacing w:after="0" w:line="360" w:lineRule="auto"/>
        <w:ind w:firstLine="567"/>
        <w:contextualSpacing/>
        <w:jc w:val="center"/>
        <w:rPr>
          <w:rFonts w:ascii="Times New Roman" w:hAnsi="Times New Roman" w:cs="Times New Roman"/>
          <w:b/>
          <w:sz w:val="24"/>
          <w:szCs w:val="24"/>
        </w:rPr>
      </w:pPr>
    </w:p>
    <w:p w14:paraId="3BC68150" w14:textId="77777777" w:rsidR="006145D6" w:rsidRDefault="006145D6" w:rsidP="005F4B4D">
      <w:pPr>
        <w:spacing w:after="0" w:line="360" w:lineRule="auto"/>
        <w:ind w:firstLine="567"/>
        <w:contextualSpacing/>
        <w:jc w:val="center"/>
        <w:rPr>
          <w:ins w:id="165" w:author="Борис Гогинян" w:date="2020-05-10T11:27:00Z"/>
          <w:rFonts w:ascii="Times New Roman" w:hAnsi="Times New Roman" w:cs="Times New Roman"/>
          <w:sz w:val="28"/>
          <w:szCs w:val="24"/>
        </w:rPr>
      </w:pPr>
    </w:p>
    <w:p w14:paraId="5D95DEB9" w14:textId="0FD4E183" w:rsidR="006145D6" w:rsidRDefault="008A0571" w:rsidP="006145D6">
      <w:pPr>
        <w:spacing w:after="0" w:line="360" w:lineRule="auto"/>
        <w:ind w:firstLine="567"/>
        <w:contextualSpacing/>
        <w:jc w:val="center"/>
        <w:rPr>
          <w:ins w:id="166" w:author="Борис Гогинян" w:date="2020-05-10T11:27:00Z"/>
          <w:rFonts w:ascii="Times New Roman" w:hAnsi="Times New Roman" w:cs="Times New Roman"/>
          <w:sz w:val="28"/>
          <w:szCs w:val="24"/>
        </w:rPr>
      </w:pPr>
      <w:ins w:id="167" w:author="Борис Гогинян" w:date="2020-04-24T14:07:00Z">
        <w:r w:rsidRPr="005C33AB">
          <w:rPr>
            <w:rFonts w:ascii="Times New Roman" w:hAnsi="Times New Roman" w:cs="Times New Roman"/>
            <w:sz w:val="28"/>
            <w:szCs w:val="24"/>
          </w:rPr>
          <w:lastRenderedPageBreak/>
          <w:t>Литературный обзор.</w:t>
        </w:r>
      </w:ins>
    </w:p>
    <w:p w14:paraId="74DC19B5" w14:textId="77777777" w:rsidR="006145D6" w:rsidRDefault="006145D6">
      <w:pPr>
        <w:rPr>
          <w:ins w:id="168" w:author="Борис Гогинян" w:date="2020-05-10T11:27:00Z"/>
          <w:rFonts w:ascii="Times New Roman" w:hAnsi="Times New Roman" w:cs="Times New Roman"/>
          <w:sz w:val="28"/>
          <w:szCs w:val="24"/>
        </w:rPr>
      </w:pPr>
      <w:ins w:id="169" w:author="Борис Гогинян" w:date="2020-05-10T11:27:00Z">
        <w:r>
          <w:rPr>
            <w:rFonts w:ascii="Times New Roman" w:hAnsi="Times New Roman" w:cs="Times New Roman"/>
            <w:sz w:val="28"/>
            <w:szCs w:val="24"/>
          </w:rPr>
          <w:br w:type="page"/>
        </w:r>
      </w:ins>
    </w:p>
    <w:p w14:paraId="1BEA8AA0" w14:textId="77777777" w:rsidR="001D7B0D" w:rsidRPr="005C33AB" w:rsidDel="006145D6" w:rsidRDefault="001D7B0D" w:rsidP="005F4B4D">
      <w:pPr>
        <w:spacing w:after="0" w:line="360" w:lineRule="auto"/>
        <w:ind w:firstLine="567"/>
        <w:contextualSpacing/>
        <w:jc w:val="center"/>
        <w:rPr>
          <w:del w:id="170" w:author="Борис Гогинян" w:date="2020-05-10T11:27:00Z"/>
          <w:rFonts w:ascii="Times New Roman" w:hAnsi="Times New Roman" w:cs="Times New Roman"/>
          <w:sz w:val="28"/>
          <w:szCs w:val="24"/>
        </w:rPr>
      </w:pPr>
    </w:p>
    <w:p w14:paraId="425CF9F1" w14:textId="77777777" w:rsidR="001D7B0D" w:rsidDel="006145D6" w:rsidRDefault="001D7B0D" w:rsidP="006145D6">
      <w:pPr>
        <w:spacing w:after="0" w:line="360" w:lineRule="auto"/>
        <w:ind w:firstLine="567"/>
        <w:contextualSpacing/>
        <w:jc w:val="center"/>
        <w:rPr>
          <w:del w:id="171" w:author="Борис Гогинян" w:date="2020-05-10T11:27:00Z"/>
          <w:rFonts w:ascii="Times New Roman" w:hAnsi="Times New Roman" w:cs="Times New Roman"/>
          <w:b/>
          <w:sz w:val="24"/>
          <w:szCs w:val="24"/>
        </w:rPr>
        <w:pPrChange w:id="172" w:author="Борис Гогинян" w:date="2020-05-10T11:27:00Z">
          <w:pPr/>
        </w:pPrChange>
      </w:pPr>
      <w:del w:id="173" w:author="Борис Гогинян" w:date="2020-05-10T11:27:00Z">
        <w:r w:rsidDel="006145D6">
          <w:rPr>
            <w:rFonts w:ascii="Times New Roman" w:hAnsi="Times New Roman" w:cs="Times New Roman"/>
            <w:b/>
            <w:sz w:val="24"/>
            <w:szCs w:val="24"/>
          </w:rPr>
          <w:br w:type="page"/>
        </w:r>
      </w:del>
    </w:p>
    <w:p w14:paraId="16E691E6" w14:textId="73FEDEC5" w:rsidR="00AF56F6" w:rsidRPr="00A81740" w:rsidDel="008A0571" w:rsidRDefault="008A0571" w:rsidP="003F1F60">
      <w:pPr>
        <w:spacing w:after="0" w:line="360" w:lineRule="auto"/>
        <w:ind w:firstLine="567"/>
        <w:contextualSpacing/>
        <w:rPr>
          <w:del w:id="174" w:author="Борис Гогинян" w:date="2020-04-24T14:08:00Z"/>
          <w:rFonts w:ascii="Times New Roman" w:hAnsi="Times New Roman" w:cs="Times New Roman"/>
          <w:sz w:val="36"/>
          <w:szCs w:val="36"/>
          <w:rPrChange w:id="175" w:author="UserPushka" w:date="2020-05-07T13:46:00Z">
            <w:rPr>
              <w:del w:id="176" w:author="Борис Гогинян" w:date="2020-04-24T14:08:00Z"/>
              <w:rFonts w:ascii="Times New Roman" w:hAnsi="Times New Roman" w:cs="Times New Roman"/>
              <w:sz w:val="24"/>
              <w:szCs w:val="24"/>
            </w:rPr>
          </w:rPrChange>
        </w:rPr>
      </w:pPr>
      <w:ins w:id="177" w:author="Борис Гогинян" w:date="2020-04-24T14:09:00Z">
        <w:r w:rsidRPr="00A81740">
          <w:rPr>
            <w:rFonts w:ascii="Times New Roman" w:hAnsi="Times New Roman" w:cs="Times New Roman"/>
            <w:sz w:val="36"/>
            <w:szCs w:val="36"/>
            <w:rPrChange w:id="178" w:author="UserPushka" w:date="2020-05-07T13:46:00Z">
              <w:rPr>
                <w:rFonts w:ascii="Times New Roman" w:hAnsi="Times New Roman" w:cs="Times New Roman"/>
                <w:sz w:val="24"/>
                <w:szCs w:val="24"/>
              </w:rPr>
            </w:rPrChange>
          </w:rPr>
          <w:t xml:space="preserve">Глава 1. </w:t>
        </w:r>
      </w:ins>
      <w:del w:id="179" w:author="Борис Гогинян" w:date="2020-04-24T14:08:00Z">
        <w:r w:rsidR="007E2EEF" w:rsidRPr="00A81740" w:rsidDel="008A0571">
          <w:rPr>
            <w:rFonts w:ascii="Times New Roman" w:hAnsi="Times New Roman" w:cs="Times New Roman"/>
            <w:sz w:val="36"/>
            <w:szCs w:val="36"/>
            <w:rPrChange w:id="180" w:author="UserPushka" w:date="2020-05-07T13:46:00Z">
              <w:rPr>
                <w:rFonts w:ascii="Times New Roman" w:hAnsi="Times New Roman" w:cs="Times New Roman"/>
                <w:sz w:val="24"/>
                <w:szCs w:val="24"/>
              </w:rPr>
            </w:rPrChange>
          </w:rPr>
          <w:delText>В настоящее время существу</w:delText>
        </w:r>
        <w:r w:rsidR="00FA3461" w:rsidRPr="00A81740" w:rsidDel="008A0571">
          <w:rPr>
            <w:rFonts w:ascii="Times New Roman" w:hAnsi="Times New Roman" w:cs="Times New Roman"/>
            <w:sz w:val="36"/>
            <w:szCs w:val="36"/>
            <w:rPrChange w:id="181" w:author="UserPushka" w:date="2020-05-07T13:46:00Z">
              <w:rPr>
                <w:rFonts w:ascii="Times New Roman" w:hAnsi="Times New Roman" w:cs="Times New Roman"/>
                <w:sz w:val="24"/>
                <w:szCs w:val="24"/>
              </w:rPr>
            </w:rPrChange>
          </w:rPr>
          <w:delText xml:space="preserve">ет большое количество различных </w:delText>
        </w:r>
        <w:r w:rsidR="007E2EEF" w:rsidRPr="00A81740" w:rsidDel="008A0571">
          <w:rPr>
            <w:rFonts w:ascii="Times New Roman" w:hAnsi="Times New Roman" w:cs="Times New Roman"/>
            <w:sz w:val="36"/>
            <w:szCs w:val="36"/>
            <w:rPrChange w:id="182" w:author="UserPushka" w:date="2020-05-07T13:46:00Z">
              <w:rPr>
                <w:rFonts w:ascii="Times New Roman" w:hAnsi="Times New Roman" w:cs="Times New Roman"/>
                <w:sz w:val="24"/>
                <w:szCs w:val="24"/>
              </w:rPr>
            </w:rPrChange>
          </w:rPr>
          <w:delText xml:space="preserve">алгоритмов фотореалистичного </w:delText>
        </w:r>
        <w:r w:rsidR="00FA3461" w:rsidRPr="00A81740" w:rsidDel="008A0571">
          <w:rPr>
            <w:rFonts w:ascii="Times New Roman" w:hAnsi="Times New Roman" w:cs="Times New Roman"/>
            <w:sz w:val="36"/>
            <w:szCs w:val="36"/>
            <w:rPrChange w:id="183" w:author="UserPushka" w:date="2020-05-07T13:46:00Z">
              <w:rPr>
                <w:rFonts w:ascii="Times New Roman" w:hAnsi="Times New Roman" w:cs="Times New Roman"/>
                <w:sz w:val="24"/>
                <w:szCs w:val="24"/>
              </w:rPr>
            </w:rPrChange>
          </w:rPr>
          <w:delText xml:space="preserve">синтеза </w:delText>
        </w:r>
        <w:r w:rsidR="007E2EEF" w:rsidRPr="00A81740" w:rsidDel="008A0571">
          <w:rPr>
            <w:rFonts w:ascii="Times New Roman" w:hAnsi="Times New Roman" w:cs="Times New Roman"/>
            <w:sz w:val="36"/>
            <w:szCs w:val="36"/>
            <w:rPrChange w:id="184" w:author="UserPushka" w:date="2020-05-07T13:46:00Z">
              <w:rPr>
                <w:rFonts w:ascii="Times New Roman" w:hAnsi="Times New Roman" w:cs="Times New Roman"/>
                <w:sz w:val="24"/>
                <w:szCs w:val="24"/>
              </w:rPr>
            </w:rPrChange>
          </w:rPr>
          <w:delText>изображения</w:delText>
        </w:r>
        <w:r w:rsidR="00AF56F6" w:rsidRPr="00A81740" w:rsidDel="008A0571">
          <w:rPr>
            <w:rFonts w:ascii="Times New Roman" w:hAnsi="Times New Roman" w:cs="Times New Roman"/>
            <w:sz w:val="36"/>
            <w:szCs w:val="36"/>
            <w:rPrChange w:id="185" w:author="UserPushka" w:date="2020-05-07T13:46:00Z">
              <w:rPr>
                <w:rFonts w:ascii="Times New Roman" w:hAnsi="Times New Roman" w:cs="Times New Roman"/>
                <w:sz w:val="24"/>
                <w:szCs w:val="24"/>
              </w:rPr>
            </w:rPrChange>
          </w:rPr>
          <w:delText>, основывающихся на различных физических законах.</w:delText>
        </w:r>
        <w:r w:rsidR="003F1F60" w:rsidRPr="00A81740" w:rsidDel="008A0571">
          <w:rPr>
            <w:rFonts w:ascii="Times New Roman" w:hAnsi="Times New Roman" w:cs="Times New Roman"/>
            <w:sz w:val="36"/>
            <w:szCs w:val="36"/>
            <w:rPrChange w:id="186" w:author="UserPushka" w:date="2020-05-07T13:46:00Z">
              <w:rPr>
                <w:rFonts w:ascii="Times New Roman" w:hAnsi="Times New Roman" w:cs="Times New Roman"/>
                <w:sz w:val="24"/>
                <w:szCs w:val="24"/>
              </w:rPr>
            </w:rPrChange>
          </w:rPr>
          <w:delText xml:space="preserve"> Чем сложнее модель</w:delText>
        </w:r>
        <w:r w:rsidR="001301D5" w:rsidRPr="00A81740" w:rsidDel="008A0571">
          <w:rPr>
            <w:rFonts w:ascii="Times New Roman" w:hAnsi="Times New Roman" w:cs="Times New Roman"/>
            <w:sz w:val="36"/>
            <w:szCs w:val="36"/>
            <w:rPrChange w:id="187" w:author="UserPushka" w:date="2020-05-07T13:46:00Z">
              <w:rPr>
                <w:rFonts w:ascii="Times New Roman" w:hAnsi="Times New Roman" w:cs="Times New Roman"/>
                <w:sz w:val="24"/>
                <w:szCs w:val="24"/>
              </w:rPr>
            </w:rPrChange>
          </w:rPr>
          <w:delText xml:space="preserve"> света</w:delText>
        </w:r>
        <w:r w:rsidR="003F1F60" w:rsidRPr="00A81740" w:rsidDel="008A0571">
          <w:rPr>
            <w:rFonts w:ascii="Times New Roman" w:hAnsi="Times New Roman" w:cs="Times New Roman"/>
            <w:sz w:val="36"/>
            <w:szCs w:val="36"/>
            <w:rPrChange w:id="188" w:author="UserPushka" w:date="2020-05-07T13:46:00Z">
              <w:rPr>
                <w:rFonts w:ascii="Times New Roman" w:hAnsi="Times New Roman" w:cs="Times New Roman"/>
                <w:sz w:val="24"/>
                <w:szCs w:val="24"/>
              </w:rPr>
            </w:rPrChange>
          </w:rPr>
          <w:delText xml:space="preserve">, чем больше законов учитывается, тем неотличимее от фотографии получается изображение, однако, </w:delText>
        </w:r>
        <w:r w:rsidR="001301D5" w:rsidRPr="00A81740" w:rsidDel="008A0571">
          <w:rPr>
            <w:rFonts w:ascii="Times New Roman" w:hAnsi="Times New Roman" w:cs="Times New Roman"/>
            <w:sz w:val="36"/>
            <w:szCs w:val="36"/>
            <w:rPrChange w:id="189" w:author="UserPushka" w:date="2020-05-07T13:46:00Z">
              <w:rPr>
                <w:rFonts w:ascii="Times New Roman" w:hAnsi="Times New Roman" w:cs="Times New Roman"/>
                <w:sz w:val="24"/>
                <w:szCs w:val="24"/>
              </w:rPr>
            </w:rPrChange>
          </w:rPr>
          <w:delText>тем большей трудоемкостью обладают алгоритмы синтеза.</w:delText>
        </w:r>
      </w:del>
    </w:p>
    <w:p w14:paraId="6E9BCD54" w14:textId="0F8CE321" w:rsidR="00D36E41" w:rsidRPr="00A81740" w:rsidDel="008A0571" w:rsidRDefault="00841CF8">
      <w:pPr>
        <w:spacing w:after="0" w:line="360" w:lineRule="auto"/>
        <w:ind w:left="567"/>
        <w:contextualSpacing/>
        <w:rPr>
          <w:del w:id="190" w:author="Борис Гогинян" w:date="2020-04-24T14:08:00Z"/>
          <w:rFonts w:ascii="Times New Roman" w:hAnsi="Times New Roman" w:cs="Times New Roman"/>
          <w:sz w:val="36"/>
          <w:szCs w:val="36"/>
          <w:rPrChange w:id="191" w:author="UserPushka" w:date="2020-05-07T13:46:00Z">
            <w:rPr>
              <w:del w:id="192" w:author="Борис Гогинян" w:date="2020-04-24T14:08:00Z"/>
              <w:rFonts w:ascii="Times New Roman" w:hAnsi="Times New Roman" w:cs="Times New Roman"/>
              <w:sz w:val="24"/>
              <w:szCs w:val="24"/>
            </w:rPr>
          </w:rPrChange>
        </w:rPr>
        <w:pPrChange w:id="193" w:author="Борис Гогинян" w:date="2020-03-28T01:36:00Z">
          <w:pPr>
            <w:spacing w:after="0" w:line="360" w:lineRule="auto"/>
            <w:ind w:firstLine="567"/>
            <w:contextualSpacing/>
            <w:jc w:val="both"/>
          </w:pPr>
        </w:pPrChange>
      </w:pPr>
      <w:del w:id="194" w:author="Борис Гогинян" w:date="2020-04-24T14:08:00Z">
        <w:r w:rsidRPr="00A81740" w:rsidDel="008A0571">
          <w:rPr>
            <w:rFonts w:ascii="Times New Roman" w:hAnsi="Times New Roman" w:cs="Times New Roman"/>
            <w:sz w:val="36"/>
            <w:szCs w:val="36"/>
            <w:rPrChange w:id="195" w:author="UserPushka" w:date="2020-05-07T13:46:00Z">
              <w:rPr>
                <w:rFonts w:ascii="Times New Roman" w:hAnsi="Times New Roman" w:cs="Times New Roman"/>
                <w:sz w:val="24"/>
                <w:szCs w:val="24"/>
              </w:rPr>
            </w:rPrChange>
          </w:rPr>
          <w:delText>В представленном исследовании сравниваются современные рендеры</w:delText>
        </w:r>
        <w:r w:rsidR="00E50B5E" w:rsidRPr="00A81740" w:rsidDel="008A0571">
          <w:rPr>
            <w:rFonts w:ascii="Times New Roman" w:hAnsi="Times New Roman" w:cs="Times New Roman"/>
            <w:sz w:val="36"/>
            <w:szCs w:val="36"/>
            <w:rPrChange w:id="196" w:author="UserPushka" w:date="2020-05-07T13:46:00Z">
              <w:rPr>
                <w:rFonts w:ascii="Times New Roman" w:hAnsi="Times New Roman" w:cs="Times New Roman"/>
                <w:sz w:val="28"/>
                <w:szCs w:val="24"/>
              </w:rPr>
            </w:rPrChange>
          </w:rPr>
          <w:delText xml:space="preserve"> </w:delText>
        </w:r>
        <w:r w:rsidRPr="00A81740" w:rsidDel="008A0571">
          <w:rPr>
            <w:rFonts w:ascii="Times New Roman" w:hAnsi="Times New Roman" w:cs="Times New Roman"/>
            <w:sz w:val="36"/>
            <w:szCs w:val="36"/>
            <w:rPrChange w:id="197" w:author="UserPushka" w:date="2020-05-07T13:46:00Z">
              <w:rPr>
                <w:rFonts w:ascii="Times New Roman" w:hAnsi="Times New Roman" w:cs="Times New Roman"/>
                <w:sz w:val="24"/>
                <w:szCs w:val="24"/>
              </w:rPr>
            </w:rPrChange>
          </w:rPr>
          <w:delText xml:space="preserve">– </w:delText>
        </w:r>
        <w:r w:rsidR="00985234" w:rsidRPr="00A81740" w:rsidDel="008A0571">
          <w:rPr>
            <w:rFonts w:ascii="Times New Roman" w:hAnsi="Times New Roman" w:cs="Times New Roman"/>
            <w:sz w:val="36"/>
            <w:szCs w:val="36"/>
            <w:rPrChange w:id="198" w:author="UserPushka" w:date="2020-05-07T13:46:00Z">
              <w:rPr>
                <w:rFonts w:ascii="Times New Roman" w:hAnsi="Times New Roman" w:cs="Times New Roman"/>
                <w:sz w:val="24"/>
                <w:szCs w:val="24"/>
              </w:rPr>
            </w:rPrChange>
          </w:rPr>
          <w:delText>программные средства</w:delText>
        </w:r>
        <w:r w:rsidRPr="00A81740" w:rsidDel="008A0571">
          <w:rPr>
            <w:rFonts w:ascii="Times New Roman" w:hAnsi="Times New Roman" w:cs="Times New Roman"/>
            <w:sz w:val="36"/>
            <w:szCs w:val="36"/>
            <w:rPrChange w:id="199" w:author="UserPushka" w:date="2020-05-07T13:46:00Z">
              <w:rPr>
                <w:rFonts w:ascii="Times New Roman" w:hAnsi="Times New Roman" w:cs="Times New Roman"/>
                <w:sz w:val="24"/>
                <w:szCs w:val="24"/>
              </w:rPr>
            </w:rPrChange>
          </w:rPr>
          <w:delText xml:space="preserve">, </w:delText>
        </w:r>
        <w:r w:rsidR="001301D5" w:rsidRPr="00A81740" w:rsidDel="008A0571">
          <w:rPr>
            <w:rFonts w:ascii="Times New Roman" w:hAnsi="Times New Roman" w:cs="Times New Roman"/>
            <w:sz w:val="36"/>
            <w:szCs w:val="36"/>
            <w:rPrChange w:id="200" w:author="UserPushka" w:date="2020-05-07T13:46:00Z">
              <w:rPr>
                <w:rFonts w:ascii="Times New Roman" w:hAnsi="Times New Roman" w:cs="Times New Roman"/>
                <w:sz w:val="24"/>
                <w:szCs w:val="24"/>
              </w:rPr>
            </w:rPrChange>
          </w:rPr>
          <w:delText xml:space="preserve">реализующие некоторое количество алгоритмов синтеза и позволяющие получить по модели т.е. по </w:delText>
        </w:r>
        <w:r w:rsidR="007C582C" w:rsidRPr="00A81740" w:rsidDel="008A0571">
          <w:rPr>
            <w:rFonts w:ascii="Times New Roman" w:hAnsi="Times New Roman" w:cs="Times New Roman"/>
            <w:sz w:val="36"/>
            <w:szCs w:val="36"/>
            <w:rPrChange w:id="201" w:author="UserPushka" w:date="2020-05-07T13:46:00Z">
              <w:rPr>
                <w:rFonts w:ascii="Times New Roman" w:hAnsi="Times New Roman" w:cs="Times New Roman"/>
                <w:sz w:val="24"/>
                <w:szCs w:val="24"/>
              </w:rPr>
            </w:rPrChange>
          </w:rPr>
          <w:delText xml:space="preserve">специальному </w:delText>
        </w:r>
        <w:r w:rsidR="001301D5" w:rsidRPr="00A81740" w:rsidDel="008A0571">
          <w:rPr>
            <w:rFonts w:ascii="Times New Roman" w:hAnsi="Times New Roman" w:cs="Times New Roman"/>
            <w:sz w:val="36"/>
            <w:szCs w:val="36"/>
            <w:rPrChange w:id="202" w:author="UserPushka" w:date="2020-05-07T13:46:00Z">
              <w:rPr>
                <w:rFonts w:ascii="Times New Roman" w:hAnsi="Times New Roman" w:cs="Times New Roman"/>
                <w:sz w:val="24"/>
                <w:szCs w:val="24"/>
              </w:rPr>
            </w:rPrChange>
          </w:rPr>
          <w:delText xml:space="preserve">описанию </w:delText>
        </w:r>
        <w:r w:rsidR="007C582C" w:rsidRPr="00A81740" w:rsidDel="008A0571">
          <w:rPr>
            <w:rFonts w:ascii="Times New Roman" w:hAnsi="Times New Roman" w:cs="Times New Roman"/>
            <w:sz w:val="36"/>
            <w:szCs w:val="36"/>
            <w:rPrChange w:id="203" w:author="UserPushka" w:date="2020-05-07T13:46:00Z">
              <w:rPr>
                <w:rFonts w:ascii="Times New Roman" w:hAnsi="Times New Roman" w:cs="Times New Roman"/>
                <w:sz w:val="24"/>
                <w:szCs w:val="24"/>
              </w:rPr>
            </w:rPrChange>
          </w:rPr>
          <w:delText>объектов или явлений, изображение. Собственно, сравнение рендеров заключается в сравнении реалистичности полученных изображений, а также в сравнении времени, затраченного на рендеринг этих изображений.</w:delText>
        </w:r>
      </w:del>
    </w:p>
    <w:p w14:paraId="1DCEBD75" w14:textId="55740C5E" w:rsidR="00E50B5E" w:rsidDel="00746A3B" w:rsidRDefault="00746A3B" w:rsidP="00746A3B">
      <w:pPr>
        <w:spacing w:after="0" w:line="360" w:lineRule="auto"/>
        <w:contextualSpacing/>
        <w:rPr>
          <w:del w:id="204" w:author="UserPushka" w:date="2020-05-07T13:31:00Z"/>
          <w:rFonts w:ascii="Times New Roman" w:hAnsi="Times New Roman" w:cs="Times New Roman"/>
          <w:sz w:val="32"/>
          <w:szCs w:val="32"/>
        </w:rPr>
      </w:pPr>
      <w:ins w:id="205" w:author="UserPushka" w:date="2020-05-07T13:31:00Z">
        <w:r w:rsidRPr="00A81740">
          <w:rPr>
            <w:rFonts w:ascii="Times New Roman" w:hAnsi="Times New Roman" w:cs="Times New Roman"/>
            <w:iCs/>
            <w:sz w:val="36"/>
            <w:szCs w:val="36"/>
            <w:rPrChange w:id="206" w:author="UserPushka" w:date="2020-05-07T13:46:00Z">
              <w:rPr>
                <w:rFonts w:ascii="Times New Roman" w:hAnsi="Times New Roman" w:cs="Times New Roman"/>
                <w:iCs/>
                <w:sz w:val="32"/>
                <w:szCs w:val="32"/>
              </w:rPr>
            </w:rPrChange>
          </w:rPr>
          <w:t>Физические модели и законы</w:t>
        </w:r>
        <w:r w:rsidRPr="00A81740" w:rsidDel="00746A3B">
          <w:rPr>
            <w:rFonts w:ascii="Times New Roman" w:hAnsi="Times New Roman" w:cs="Times New Roman"/>
            <w:sz w:val="36"/>
            <w:szCs w:val="36"/>
            <w:rPrChange w:id="207" w:author="UserPushka" w:date="2020-05-07T13:46:00Z">
              <w:rPr>
                <w:rFonts w:ascii="Times New Roman" w:hAnsi="Times New Roman" w:cs="Times New Roman"/>
                <w:sz w:val="32"/>
                <w:szCs w:val="32"/>
              </w:rPr>
            </w:rPrChange>
          </w:rPr>
          <w:t xml:space="preserve"> </w:t>
        </w:r>
      </w:ins>
      <w:del w:id="208" w:author="UserPushka" w:date="2020-05-07T13:31:00Z">
        <w:r w:rsidR="00E50B5E" w:rsidRPr="00FA144A" w:rsidDel="00746A3B">
          <w:rPr>
            <w:rFonts w:ascii="Times New Roman" w:hAnsi="Times New Roman" w:cs="Times New Roman"/>
            <w:sz w:val="32"/>
            <w:szCs w:val="32"/>
          </w:rPr>
          <w:delText xml:space="preserve">Некоторые основные </w:delText>
        </w:r>
        <w:r w:rsidR="00DA7113" w:rsidRPr="00FA144A" w:rsidDel="00746A3B">
          <w:rPr>
            <w:rFonts w:ascii="Times New Roman" w:hAnsi="Times New Roman" w:cs="Times New Roman"/>
            <w:sz w:val="32"/>
            <w:szCs w:val="32"/>
          </w:rPr>
          <w:delText xml:space="preserve">понятия и </w:delText>
        </w:r>
        <w:r w:rsidR="00E50B5E" w:rsidRPr="005C33AB" w:rsidDel="00746A3B">
          <w:rPr>
            <w:rFonts w:ascii="Times New Roman" w:hAnsi="Times New Roman" w:cs="Times New Roman"/>
            <w:sz w:val="32"/>
            <w:szCs w:val="32"/>
          </w:rPr>
          <w:delText>законы</w:delText>
        </w:r>
      </w:del>
      <w:ins w:id="209" w:author="Борис Гогинян" w:date="2020-05-05T17:29:00Z">
        <w:del w:id="210" w:author="UserPushka" w:date="2020-05-07T13:31:00Z">
          <w:r w:rsidR="00FA144A" w:rsidDel="00746A3B">
            <w:rPr>
              <w:rFonts w:ascii="Times New Roman" w:hAnsi="Times New Roman" w:cs="Times New Roman"/>
              <w:sz w:val="32"/>
              <w:szCs w:val="32"/>
            </w:rPr>
            <w:delText xml:space="preserve">, используемые в </w:delText>
          </w:r>
        </w:del>
      </w:ins>
      <w:del w:id="211" w:author="UserPushka" w:date="2020-05-07T13:31:00Z">
        <w:r w:rsidR="00E50B5E" w:rsidRPr="00F75C69" w:rsidDel="00746A3B">
          <w:rPr>
            <w:rFonts w:ascii="Times New Roman" w:hAnsi="Times New Roman" w:cs="Times New Roman"/>
            <w:sz w:val="32"/>
            <w:szCs w:val="32"/>
          </w:rPr>
          <w:delText xml:space="preserve"> геометрической оптики</w:delText>
        </w:r>
      </w:del>
    </w:p>
    <w:p w14:paraId="600B573A" w14:textId="77777777" w:rsidR="00746A3B" w:rsidRDefault="00746A3B">
      <w:pPr>
        <w:spacing w:after="0" w:line="360" w:lineRule="auto"/>
        <w:contextualSpacing/>
        <w:rPr>
          <w:ins w:id="212" w:author="UserPushka" w:date="2020-05-07T13:31:00Z"/>
          <w:rFonts w:ascii="Times New Roman" w:hAnsi="Times New Roman" w:cs="Times New Roman"/>
          <w:sz w:val="32"/>
          <w:szCs w:val="32"/>
        </w:rPr>
        <w:pPrChange w:id="213" w:author="Борис Гогинян" w:date="2020-03-27T00:35:00Z">
          <w:pPr>
            <w:spacing w:after="0" w:line="360" w:lineRule="auto"/>
            <w:ind w:left="567"/>
            <w:contextualSpacing/>
          </w:pPr>
        </w:pPrChange>
      </w:pPr>
    </w:p>
    <w:p w14:paraId="2E48F69E" w14:textId="45A3AEB3" w:rsidR="00EF1755" w:rsidRPr="00FA144A" w:rsidDel="00AE57F6" w:rsidRDefault="00EF1755">
      <w:pPr>
        <w:spacing w:after="0" w:line="360" w:lineRule="auto"/>
        <w:contextualSpacing/>
        <w:rPr>
          <w:del w:id="214" w:author="Борис Гогинян" w:date="2020-05-10T00:08:00Z"/>
          <w:rFonts w:ascii="Times New Roman" w:hAnsi="Times New Roman" w:cs="Times New Roman"/>
          <w:sz w:val="32"/>
          <w:szCs w:val="32"/>
        </w:rPr>
        <w:pPrChange w:id="215" w:author="Борис Гогинян" w:date="2020-03-27T00:35:00Z">
          <w:pPr>
            <w:spacing w:after="0" w:line="360" w:lineRule="auto"/>
            <w:ind w:left="567"/>
            <w:contextualSpacing/>
          </w:pPr>
        </w:pPrChange>
      </w:pPr>
    </w:p>
    <w:p w14:paraId="6AC681FB" w14:textId="6485D1F3" w:rsidR="0008283A" w:rsidRDefault="006206E3">
      <w:pPr>
        <w:spacing w:after="0" w:line="360" w:lineRule="auto"/>
        <w:ind w:firstLine="708"/>
        <w:contextualSpacing/>
        <w:rPr>
          <w:ins w:id="216" w:author="UserPushka" w:date="2020-05-07T17:31:00Z"/>
          <w:rFonts w:ascii="Times New Roman" w:hAnsi="Times New Roman" w:cs="Times New Roman"/>
          <w:sz w:val="28"/>
          <w:szCs w:val="24"/>
        </w:rPr>
      </w:pPr>
      <w:ins w:id="217" w:author="UserPushka" w:date="2020-05-07T17:15:00Z">
        <w:r>
          <w:rPr>
            <w:rFonts w:ascii="Times New Roman" w:hAnsi="Times New Roman" w:cs="Times New Roman"/>
            <w:sz w:val="28"/>
            <w:szCs w:val="24"/>
          </w:rPr>
          <w:t xml:space="preserve">Перед тем, как говорить о реалистичном отображении внешнего мира определимся с понятием </w:t>
        </w:r>
      </w:ins>
      <w:ins w:id="218" w:author="UserPushka" w:date="2020-05-07T17:16:00Z">
        <w:r>
          <w:rPr>
            <w:rFonts w:ascii="Times New Roman" w:hAnsi="Times New Roman" w:cs="Times New Roman"/>
            <w:sz w:val="28"/>
            <w:szCs w:val="24"/>
          </w:rPr>
          <w:t>«</w:t>
        </w:r>
      </w:ins>
      <w:ins w:id="219" w:author="UserPushka" w:date="2020-05-07T17:15:00Z">
        <w:r>
          <w:rPr>
            <w:rFonts w:ascii="Times New Roman" w:hAnsi="Times New Roman" w:cs="Times New Roman"/>
            <w:sz w:val="28"/>
            <w:szCs w:val="24"/>
          </w:rPr>
          <w:t>реалистичность</w:t>
        </w:r>
      </w:ins>
      <w:ins w:id="220" w:author="UserPushka" w:date="2020-05-07T17:16:00Z">
        <w:r>
          <w:rPr>
            <w:rFonts w:ascii="Times New Roman" w:hAnsi="Times New Roman" w:cs="Times New Roman"/>
            <w:sz w:val="28"/>
            <w:szCs w:val="24"/>
          </w:rPr>
          <w:t>»</w:t>
        </w:r>
      </w:ins>
      <w:ins w:id="221" w:author="UserPushka" w:date="2020-05-07T17:15:00Z">
        <w:r>
          <w:rPr>
            <w:rFonts w:ascii="Times New Roman" w:hAnsi="Times New Roman" w:cs="Times New Roman"/>
            <w:sz w:val="28"/>
            <w:szCs w:val="24"/>
          </w:rPr>
          <w:t>.</w:t>
        </w:r>
      </w:ins>
      <w:ins w:id="222" w:author="UserPushka" w:date="2020-05-07T17:16:00Z">
        <w:r>
          <w:rPr>
            <w:rFonts w:ascii="Times New Roman" w:hAnsi="Times New Roman" w:cs="Times New Roman"/>
            <w:sz w:val="28"/>
            <w:szCs w:val="24"/>
          </w:rPr>
          <w:t xml:space="preserve"> Все что видит человеческий глаз</w:t>
        </w:r>
      </w:ins>
      <w:ins w:id="223" w:author="UserPushka" w:date="2020-05-07T17:13:00Z">
        <w:r>
          <w:rPr>
            <w:rFonts w:ascii="Times New Roman" w:hAnsi="Times New Roman" w:cs="Times New Roman"/>
            <w:sz w:val="28"/>
            <w:szCs w:val="24"/>
          </w:rPr>
          <w:t xml:space="preserve"> </w:t>
        </w:r>
      </w:ins>
      <w:ins w:id="224" w:author="UserPushka" w:date="2020-05-07T17:16:00Z">
        <w:r>
          <w:rPr>
            <w:rFonts w:ascii="Times New Roman" w:hAnsi="Times New Roman" w:cs="Times New Roman"/>
            <w:sz w:val="28"/>
            <w:szCs w:val="24"/>
          </w:rPr>
          <w:t>– это отраженный от разных поверхностей свет с разными длинами волн</w:t>
        </w:r>
      </w:ins>
      <w:ins w:id="225" w:author="UserPushka" w:date="2020-05-07T17:19:00Z">
        <w:r>
          <w:rPr>
            <w:rFonts w:ascii="Times New Roman" w:hAnsi="Times New Roman" w:cs="Times New Roman"/>
            <w:sz w:val="28"/>
            <w:szCs w:val="24"/>
          </w:rPr>
          <w:t xml:space="preserve">, лежащими в диапазоне от </w:t>
        </w:r>
      </w:ins>
      <w:ins w:id="226" w:author="UserPushka" w:date="2020-05-07T17:20:00Z">
        <w:r>
          <w:rPr>
            <w:rFonts w:ascii="Times New Roman" w:hAnsi="Times New Roman" w:cs="Times New Roman"/>
            <w:sz w:val="28"/>
            <w:szCs w:val="24"/>
          </w:rPr>
          <w:t>3</w:t>
        </w:r>
      </w:ins>
      <w:ins w:id="227" w:author="UserPushka" w:date="2020-05-07T17:22:00Z">
        <w:r w:rsidR="001D0D06">
          <w:rPr>
            <w:rFonts w:ascii="Times New Roman" w:hAnsi="Times New Roman" w:cs="Times New Roman"/>
            <w:sz w:val="28"/>
            <w:szCs w:val="24"/>
          </w:rPr>
          <w:t>8</w:t>
        </w:r>
      </w:ins>
      <w:ins w:id="228" w:author="UserPushka" w:date="2020-05-07T17:20:00Z">
        <w:r>
          <w:rPr>
            <w:rFonts w:ascii="Times New Roman" w:hAnsi="Times New Roman" w:cs="Times New Roman"/>
            <w:sz w:val="28"/>
            <w:szCs w:val="24"/>
          </w:rPr>
          <w:t>0</w:t>
        </w:r>
      </w:ins>
      <w:ins w:id="229" w:author="UserPushka" w:date="2020-05-07T17:22:00Z">
        <w:r w:rsidR="001D0D06">
          <w:rPr>
            <w:rFonts w:ascii="Times New Roman" w:hAnsi="Times New Roman" w:cs="Times New Roman"/>
            <w:sz w:val="28"/>
            <w:szCs w:val="24"/>
          </w:rPr>
          <w:t xml:space="preserve"> </w:t>
        </w:r>
      </w:ins>
      <w:ins w:id="230" w:author="UserPushka" w:date="2020-05-07T17:20:00Z">
        <w:r>
          <w:rPr>
            <w:rFonts w:ascii="Times New Roman" w:hAnsi="Times New Roman" w:cs="Times New Roman"/>
            <w:sz w:val="28"/>
            <w:szCs w:val="24"/>
          </w:rPr>
          <w:t>н</w:t>
        </w:r>
      </w:ins>
      <w:ins w:id="231" w:author="UserPushka" w:date="2020-05-07T17:22:00Z">
        <w:r w:rsidR="001D0D06">
          <w:rPr>
            <w:rFonts w:ascii="Times New Roman" w:hAnsi="Times New Roman" w:cs="Times New Roman"/>
            <w:sz w:val="28"/>
            <w:szCs w:val="24"/>
          </w:rPr>
          <w:t>ано</w:t>
        </w:r>
      </w:ins>
      <w:ins w:id="232" w:author="UserPushka" w:date="2020-05-07T17:20:00Z">
        <w:r>
          <w:rPr>
            <w:rFonts w:ascii="Times New Roman" w:hAnsi="Times New Roman" w:cs="Times New Roman"/>
            <w:sz w:val="28"/>
            <w:szCs w:val="24"/>
          </w:rPr>
          <w:t>м</w:t>
        </w:r>
      </w:ins>
      <w:ins w:id="233" w:author="UserPushka" w:date="2020-05-07T17:22:00Z">
        <w:r w:rsidR="001D0D06">
          <w:rPr>
            <w:rFonts w:ascii="Times New Roman" w:hAnsi="Times New Roman" w:cs="Times New Roman"/>
            <w:sz w:val="28"/>
            <w:szCs w:val="24"/>
          </w:rPr>
          <w:t>етров</w:t>
        </w:r>
      </w:ins>
      <w:ins w:id="234" w:author="UserPushka" w:date="2020-05-07T17:20:00Z">
        <w:r>
          <w:rPr>
            <w:rFonts w:ascii="Times New Roman" w:hAnsi="Times New Roman" w:cs="Times New Roman"/>
            <w:sz w:val="28"/>
            <w:szCs w:val="24"/>
          </w:rPr>
          <w:t xml:space="preserve"> до 7</w:t>
        </w:r>
      </w:ins>
      <w:ins w:id="235" w:author="UserPushka" w:date="2020-05-07T17:22:00Z">
        <w:r w:rsidR="001D0D06">
          <w:rPr>
            <w:rFonts w:ascii="Times New Roman" w:hAnsi="Times New Roman" w:cs="Times New Roman"/>
            <w:sz w:val="28"/>
            <w:szCs w:val="24"/>
          </w:rPr>
          <w:t>8</w:t>
        </w:r>
      </w:ins>
      <w:ins w:id="236" w:author="UserPushka" w:date="2020-05-07T17:20:00Z">
        <w:r>
          <w:rPr>
            <w:rFonts w:ascii="Times New Roman" w:hAnsi="Times New Roman" w:cs="Times New Roman"/>
            <w:sz w:val="28"/>
            <w:szCs w:val="24"/>
          </w:rPr>
          <w:t>0</w:t>
        </w:r>
      </w:ins>
      <w:ins w:id="237" w:author="UserPushka" w:date="2020-05-07T17:22:00Z">
        <w:r w:rsidR="001D0D06">
          <w:rPr>
            <w:rFonts w:ascii="Times New Roman" w:hAnsi="Times New Roman" w:cs="Times New Roman"/>
            <w:sz w:val="28"/>
            <w:szCs w:val="24"/>
          </w:rPr>
          <w:t xml:space="preserve"> </w:t>
        </w:r>
      </w:ins>
      <w:ins w:id="238" w:author="UserPushka" w:date="2020-05-07T17:20:00Z">
        <w:r>
          <w:rPr>
            <w:rFonts w:ascii="Times New Roman" w:hAnsi="Times New Roman" w:cs="Times New Roman"/>
            <w:sz w:val="28"/>
            <w:szCs w:val="24"/>
          </w:rPr>
          <w:t>нанометров.</w:t>
        </w:r>
      </w:ins>
      <w:ins w:id="239" w:author="UserPushka" w:date="2020-05-07T17:19:00Z">
        <w:r>
          <w:rPr>
            <w:rFonts w:ascii="Times New Roman" w:hAnsi="Times New Roman" w:cs="Times New Roman"/>
            <w:sz w:val="28"/>
            <w:szCs w:val="24"/>
          </w:rPr>
          <w:t xml:space="preserve"> </w:t>
        </w:r>
      </w:ins>
      <w:ins w:id="240" w:author="UserPushka" w:date="2020-05-07T17:13:00Z">
        <w:r>
          <w:rPr>
            <w:rFonts w:ascii="Times New Roman" w:hAnsi="Times New Roman" w:cs="Times New Roman"/>
            <w:sz w:val="28"/>
            <w:szCs w:val="24"/>
          </w:rPr>
          <w:t>Поэтому д</w:t>
        </w:r>
      </w:ins>
      <w:ins w:id="241" w:author="UserPushka" w:date="2020-05-07T16:58:00Z">
        <w:r w:rsidR="00DD363E">
          <w:rPr>
            <w:rFonts w:ascii="Times New Roman" w:hAnsi="Times New Roman" w:cs="Times New Roman"/>
            <w:sz w:val="28"/>
            <w:szCs w:val="24"/>
          </w:rPr>
          <w:t>ля реалистично</w:t>
        </w:r>
      </w:ins>
      <w:ins w:id="242" w:author="UserPushka" w:date="2020-05-07T16:59:00Z">
        <w:r w:rsidR="00DD363E">
          <w:rPr>
            <w:rFonts w:ascii="Times New Roman" w:hAnsi="Times New Roman" w:cs="Times New Roman"/>
            <w:sz w:val="28"/>
            <w:szCs w:val="24"/>
          </w:rPr>
          <w:t xml:space="preserve">го </w:t>
        </w:r>
      </w:ins>
      <w:ins w:id="243" w:author="UserPushka" w:date="2020-05-07T17:24:00Z">
        <w:r w:rsidR="001D0D06">
          <w:rPr>
            <w:rFonts w:ascii="Times New Roman" w:hAnsi="Times New Roman" w:cs="Times New Roman"/>
            <w:sz w:val="28"/>
            <w:szCs w:val="24"/>
          </w:rPr>
          <w:t>рендеринга</w:t>
        </w:r>
      </w:ins>
      <w:ins w:id="244" w:author="UserPushka" w:date="2020-05-07T17:28:00Z">
        <w:r w:rsidR="001D0D06">
          <w:rPr>
            <w:rFonts w:ascii="Times New Roman" w:hAnsi="Times New Roman" w:cs="Times New Roman"/>
            <w:sz w:val="28"/>
            <w:szCs w:val="24"/>
          </w:rPr>
          <w:t xml:space="preserve"> </w:t>
        </w:r>
      </w:ins>
      <w:ins w:id="245" w:author="UserPushka" w:date="2020-05-07T17:00:00Z">
        <w:r w:rsidR="008F43C9">
          <w:rPr>
            <w:rFonts w:ascii="Times New Roman" w:hAnsi="Times New Roman" w:cs="Times New Roman"/>
            <w:sz w:val="28"/>
            <w:szCs w:val="24"/>
          </w:rPr>
          <w:t xml:space="preserve">алгоритмам </w:t>
        </w:r>
      </w:ins>
      <w:ins w:id="246" w:author="UserPushka" w:date="2020-05-07T16:59:00Z">
        <w:r w:rsidR="00DD363E">
          <w:rPr>
            <w:rFonts w:ascii="Times New Roman" w:hAnsi="Times New Roman" w:cs="Times New Roman"/>
            <w:sz w:val="28"/>
            <w:szCs w:val="24"/>
          </w:rPr>
          <w:t xml:space="preserve">необходимо руководствоваться </w:t>
        </w:r>
      </w:ins>
      <w:ins w:id="247" w:author="UserPushka" w:date="2020-05-07T18:55:00Z">
        <w:r w:rsidR="00F333C1">
          <w:rPr>
            <w:rFonts w:ascii="Times New Roman" w:hAnsi="Times New Roman" w:cs="Times New Roman"/>
            <w:sz w:val="28"/>
            <w:szCs w:val="24"/>
          </w:rPr>
          <w:t>законами</w:t>
        </w:r>
      </w:ins>
      <w:ins w:id="248" w:author="UserPushka" w:date="2020-05-07T18:56:00Z">
        <w:r w:rsidR="00F333C1">
          <w:rPr>
            <w:rFonts w:ascii="Times New Roman" w:hAnsi="Times New Roman" w:cs="Times New Roman"/>
            <w:sz w:val="28"/>
            <w:szCs w:val="24"/>
          </w:rPr>
          <w:t xml:space="preserve"> физической оптики</w:t>
        </w:r>
      </w:ins>
      <w:ins w:id="249" w:author="UserPushka" w:date="2020-05-07T18:49:00Z">
        <w:r w:rsidR="00F333C1">
          <w:rPr>
            <w:rFonts w:ascii="Times New Roman" w:hAnsi="Times New Roman" w:cs="Times New Roman"/>
            <w:sz w:val="28"/>
            <w:szCs w:val="24"/>
          </w:rPr>
          <w:t>,</w:t>
        </w:r>
      </w:ins>
      <w:ins w:id="250" w:author="UserPushka" w:date="2020-05-07T18:56:00Z">
        <w:r w:rsidR="00F333C1">
          <w:rPr>
            <w:rFonts w:ascii="Times New Roman" w:hAnsi="Times New Roman" w:cs="Times New Roman"/>
            <w:sz w:val="28"/>
            <w:szCs w:val="24"/>
          </w:rPr>
          <w:t xml:space="preserve"> т</w:t>
        </w:r>
      </w:ins>
      <w:ins w:id="251" w:author="UserPushka" w:date="2020-05-07T19:14:00Z">
        <w:r w:rsidR="00475589">
          <w:rPr>
            <w:rFonts w:ascii="Times New Roman" w:hAnsi="Times New Roman" w:cs="Times New Roman"/>
            <w:sz w:val="28"/>
            <w:szCs w:val="24"/>
          </w:rPr>
          <w:t>.</w:t>
        </w:r>
      </w:ins>
      <w:ins w:id="252" w:author="UserPushka" w:date="2020-05-07T18:56:00Z">
        <w:r w:rsidR="00F333C1">
          <w:rPr>
            <w:rFonts w:ascii="Times New Roman" w:hAnsi="Times New Roman" w:cs="Times New Roman"/>
            <w:sz w:val="28"/>
            <w:szCs w:val="24"/>
          </w:rPr>
          <w:t>е</w:t>
        </w:r>
      </w:ins>
      <w:ins w:id="253" w:author="UserPushka" w:date="2020-05-07T19:14:00Z">
        <w:r w:rsidR="00475589">
          <w:rPr>
            <w:rFonts w:ascii="Times New Roman" w:hAnsi="Times New Roman" w:cs="Times New Roman"/>
            <w:sz w:val="28"/>
            <w:szCs w:val="24"/>
          </w:rPr>
          <w:t>.</w:t>
        </w:r>
      </w:ins>
      <w:r w:rsidR="00985CF8">
        <w:rPr>
          <w:rFonts w:ascii="Times New Roman" w:hAnsi="Times New Roman" w:cs="Times New Roman"/>
          <w:sz w:val="28"/>
          <w:szCs w:val="24"/>
        </w:rPr>
        <w:t xml:space="preserve"> корпускулярно-волновыми свойствами света</w:t>
      </w:r>
      <w:ins w:id="254" w:author="Борис Гогинян" w:date="2020-05-10T11:28:00Z">
        <w:r w:rsidR="006145D6">
          <w:rPr>
            <w:rFonts w:ascii="Times New Roman" w:hAnsi="Times New Roman" w:cs="Times New Roman"/>
            <w:sz w:val="28"/>
            <w:szCs w:val="24"/>
          </w:rPr>
          <w:t xml:space="preserve">, а также </w:t>
        </w:r>
      </w:ins>
      <w:ins w:id="255" w:author="Борис Гогинян" w:date="2020-05-10T11:30:00Z">
        <w:r w:rsidR="006145D6">
          <w:rPr>
            <w:rFonts w:ascii="Times New Roman" w:hAnsi="Times New Roman" w:cs="Times New Roman"/>
            <w:sz w:val="28"/>
            <w:szCs w:val="24"/>
          </w:rPr>
          <w:t>законами взаимодействия света с различными поверхностями.</w:t>
        </w:r>
      </w:ins>
      <w:ins w:id="256" w:author="UserPushka" w:date="2020-05-07T19:03:00Z">
        <w:del w:id="257" w:author="Борис Гогинян" w:date="2020-05-10T11:28:00Z">
          <w:r w:rsidR="008B0C99" w:rsidDel="006145D6">
            <w:rPr>
              <w:rFonts w:ascii="Times New Roman" w:hAnsi="Times New Roman" w:cs="Times New Roman"/>
              <w:sz w:val="28"/>
              <w:szCs w:val="24"/>
            </w:rPr>
            <w:delText>.</w:delText>
          </w:r>
        </w:del>
      </w:ins>
      <w:moveFromRangeStart w:id="258" w:author="UserPushka" w:date="2020-05-07T14:22:00Z" w:name="move39753748"/>
      <w:moveFrom w:id="259" w:author="UserPushka" w:date="2020-05-07T14:22:00Z">
        <w:del w:id="260" w:author="UserPushka" w:date="2020-05-07T19:03:00Z">
          <w:r w:rsidR="004750D7" w:rsidRPr="00F75C69" w:rsidDel="008B0C99">
            <w:rPr>
              <w:rFonts w:ascii="Times New Roman" w:hAnsi="Times New Roman" w:cs="Times New Roman"/>
              <w:sz w:val="28"/>
              <w:szCs w:val="24"/>
            </w:rPr>
            <w:delText xml:space="preserve"> </w:delText>
          </w:r>
        </w:del>
      </w:moveFrom>
    </w:p>
    <w:p w14:paraId="51230347" w14:textId="3CFA8A21" w:rsidR="001D0D06" w:rsidRDefault="001D0D06">
      <w:pPr>
        <w:spacing w:after="0" w:line="360" w:lineRule="auto"/>
        <w:ind w:firstLine="708"/>
        <w:contextualSpacing/>
        <w:rPr>
          <w:rFonts w:ascii="Times New Roman" w:hAnsi="Times New Roman" w:cs="Times New Roman"/>
          <w:sz w:val="32"/>
          <w:szCs w:val="28"/>
        </w:rPr>
      </w:pPr>
      <w:ins w:id="261" w:author="UserPushka" w:date="2020-05-07T17:31:00Z">
        <w:r w:rsidRPr="00F75C69">
          <w:rPr>
            <w:rFonts w:ascii="Times New Roman" w:hAnsi="Times New Roman" w:cs="Times New Roman"/>
            <w:sz w:val="32"/>
            <w:szCs w:val="28"/>
          </w:rPr>
          <w:t>Законы геометрической оптики.</w:t>
        </w:r>
      </w:ins>
    </w:p>
    <w:p w14:paraId="7291EAE7" w14:textId="382127AE" w:rsidR="0022362B" w:rsidRPr="00B23885" w:rsidRDefault="00B23885">
      <w:pPr>
        <w:spacing w:after="0" w:line="360" w:lineRule="auto"/>
        <w:ind w:firstLine="708"/>
        <w:contextualSpacing/>
        <w:rPr>
          <w:ins w:id="262" w:author="UserPushka" w:date="2020-05-07T19:00:00Z"/>
          <w:rFonts w:ascii="Times New Roman" w:hAnsi="Times New Roman" w:cs="Times New Roman"/>
          <w:sz w:val="28"/>
          <w:szCs w:val="28"/>
        </w:rPr>
      </w:pPr>
      <w:r w:rsidRPr="00B23885">
        <w:rPr>
          <w:rFonts w:ascii="Times New Roman" w:hAnsi="Times New Roman" w:cs="Times New Roman"/>
          <w:sz w:val="28"/>
          <w:szCs w:val="28"/>
        </w:rPr>
        <w:t xml:space="preserve">Геометрическая оптика описывает распространение электромагнитного поля как распространение лучей в пространстве. </w:t>
      </w:r>
      <w:r w:rsidR="0022362B" w:rsidRPr="00B23885">
        <w:rPr>
          <w:rFonts w:ascii="Times New Roman" w:hAnsi="Times New Roman" w:cs="Times New Roman"/>
          <w:sz w:val="28"/>
          <w:szCs w:val="28"/>
        </w:rPr>
        <w:t>Луч – это линия</w:t>
      </w:r>
      <w:ins w:id="263" w:author="Борис Гогинян" w:date="2020-05-10T11:29:00Z">
        <w:r w:rsidR="006145D6">
          <w:rPr>
            <w:rFonts w:ascii="Times New Roman" w:hAnsi="Times New Roman" w:cs="Times New Roman"/>
            <w:sz w:val="28"/>
            <w:szCs w:val="28"/>
          </w:rPr>
          <w:t xml:space="preserve"> </w:t>
        </w:r>
      </w:ins>
      <w:r w:rsidR="0022362B" w:rsidRPr="00B23885">
        <w:rPr>
          <w:rFonts w:ascii="Times New Roman" w:hAnsi="Times New Roman" w:cs="Times New Roman"/>
          <w:sz w:val="28"/>
          <w:szCs w:val="28"/>
        </w:rPr>
        <w:t xml:space="preserve">(кривая или прямая), </w:t>
      </w:r>
      <w:r w:rsidRPr="00B23885">
        <w:rPr>
          <w:rFonts w:ascii="Times New Roman" w:hAnsi="Times New Roman" w:cs="Times New Roman"/>
          <w:sz w:val="28"/>
          <w:szCs w:val="28"/>
        </w:rPr>
        <w:t xml:space="preserve">вдоль которой распространяется энергия светового поля. </w:t>
      </w:r>
    </w:p>
    <w:p w14:paraId="05A695D4" w14:textId="740661FE" w:rsidR="008B0C99" w:rsidRPr="008B0C99" w:rsidRDefault="008B0C99">
      <w:pPr>
        <w:pStyle w:val="a5"/>
        <w:numPr>
          <w:ilvl w:val="0"/>
          <w:numId w:val="44"/>
        </w:numPr>
        <w:spacing w:after="0" w:line="360" w:lineRule="auto"/>
        <w:rPr>
          <w:ins w:id="264" w:author="UserPushka" w:date="2020-05-07T19:01:00Z"/>
          <w:rFonts w:ascii="Times New Roman" w:hAnsi="Times New Roman" w:cs="Times New Roman"/>
          <w:sz w:val="32"/>
          <w:szCs w:val="28"/>
          <w:rPrChange w:id="265" w:author="UserPushka" w:date="2020-05-07T19:04:00Z">
            <w:rPr>
              <w:ins w:id="266" w:author="UserPushka" w:date="2020-05-07T19:01:00Z"/>
              <w:rFonts w:ascii="Times New Roman" w:hAnsi="Times New Roman" w:cs="Times New Roman"/>
              <w:sz w:val="28"/>
              <w:szCs w:val="24"/>
            </w:rPr>
          </w:rPrChange>
        </w:rPr>
      </w:pPr>
      <w:ins w:id="267" w:author="UserPushka" w:date="2020-05-07T19:00:00Z">
        <w:r w:rsidRPr="008B0C99">
          <w:rPr>
            <w:rFonts w:ascii="Times New Roman" w:hAnsi="Times New Roman" w:cs="Times New Roman"/>
            <w:sz w:val="28"/>
            <w:szCs w:val="24"/>
            <w:rPrChange w:id="268" w:author="UserPushka" w:date="2020-05-07T19:01:00Z">
              <w:rPr>
                <w:rFonts w:ascii="Times New Roman" w:hAnsi="Times New Roman" w:cs="Times New Roman"/>
                <w:sz w:val="32"/>
                <w:szCs w:val="28"/>
              </w:rPr>
            </w:rPrChange>
          </w:rPr>
          <w:t>Закон прямолинейного распространения света</w:t>
        </w:r>
      </w:ins>
      <w:ins w:id="269" w:author="UserPushka" w:date="2020-05-07T19:03:00Z">
        <w:r>
          <w:rPr>
            <w:rFonts w:ascii="Times New Roman" w:hAnsi="Times New Roman" w:cs="Times New Roman"/>
            <w:sz w:val="28"/>
            <w:szCs w:val="24"/>
          </w:rPr>
          <w:t xml:space="preserve"> (при</w:t>
        </w:r>
      </w:ins>
      <w:ins w:id="270" w:author="UserPushka" w:date="2020-05-07T19:04:00Z">
        <w:r>
          <w:rPr>
            <w:rFonts w:ascii="Times New Roman" w:hAnsi="Times New Roman" w:cs="Times New Roman"/>
            <w:sz w:val="28"/>
            <w:szCs w:val="24"/>
          </w:rPr>
          <w:t>нцип Ферма</w:t>
        </w:r>
      </w:ins>
      <w:ins w:id="271" w:author="UserPushka" w:date="2020-05-07T19:03:00Z">
        <w:r>
          <w:rPr>
            <w:rFonts w:ascii="Times New Roman" w:hAnsi="Times New Roman" w:cs="Times New Roman"/>
            <w:sz w:val="28"/>
            <w:szCs w:val="24"/>
          </w:rPr>
          <w:t>)</w:t>
        </w:r>
      </w:ins>
    </w:p>
    <w:p w14:paraId="5A361657" w14:textId="44D6C4DF" w:rsidR="008B0C99" w:rsidRPr="00394C02" w:rsidRDefault="00355576">
      <w:pPr>
        <w:pStyle w:val="a5"/>
        <w:numPr>
          <w:ilvl w:val="0"/>
          <w:numId w:val="45"/>
        </w:numPr>
        <w:spacing w:after="0" w:line="360" w:lineRule="auto"/>
        <w:rPr>
          <w:ins w:id="272" w:author="UserPushka" w:date="2020-05-07T17:31:00Z"/>
          <w:rFonts w:ascii="Times New Roman" w:hAnsi="Times New Roman" w:cs="Times New Roman"/>
          <w:sz w:val="24"/>
          <w:rPrChange w:id="273" w:author="UserPushka" w:date="2020-05-07T20:17:00Z">
            <w:rPr>
              <w:ins w:id="274" w:author="UserPushka" w:date="2020-05-07T17:31:00Z"/>
              <w:sz w:val="32"/>
              <w:szCs w:val="28"/>
            </w:rPr>
          </w:rPrChange>
        </w:rPr>
        <w:pPrChange w:id="275" w:author="UserPushka" w:date="2020-05-07T19:10:00Z">
          <w:pPr>
            <w:spacing w:after="0" w:line="360" w:lineRule="auto"/>
            <w:ind w:firstLine="708"/>
            <w:contextualSpacing/>
          </w:pPr>
        </w:pPrChange>
      </w:pPr>
      <w:r>
        <w:rPr>
          <w:rFonts w:ascii="Times New Roman" w:hAnsi="Times New Roman" w:cs="Times New Roman"/>
          <w:sz w:val="24"/>
        </w:rPr>
        <w:t xml:space="preserve">Оптическая длина луча </w:t>
      </w:r>
      <w:r w:rsidR="004B039C">
        <w:rPr>
          <w:rFonts w:ascii="Times New Roman" w:hAnsi="Times New Roman" w:cs="Times New Roman"/>
          <w:sz w:val="24"/>
        </w:rPr>
        <w:t>(</w:t>
      </w:r>
      <w:r>
        <w:rPr>
          <w:rFonts w:ascii="Times New Roman" w:hAnsi="Times New Roman" w:cs="Times New Roman"/>
          <w:sz w:val="24"/>
        </w:rPr>
        <w:t xml:space="preserve">произведение геометрического пути </w:t>
      </w:r>
      <w:r w:rsidR="004B039C">
        <w:rPr>
          <w:rFonts w:ascii="Times New Roman" w:hAnsi="Times New Roman" w:cs="Times New Roman"/>
          <w:sz w:val="24"/>
        </w:rPr>
        <w:t xml:space="preserve">светогого </w:t>
      </w:r>
      <w:r>
        <w:rPr>
          <w:rFonts w:ascii="Times New Roman" w:hAnsi="Times New Roman" w:cs="Times New Roman"/>
          <w:sz w:val="24"/>
        </w:rPr>
        <w:t>луча и показателя преломления среды, в которой распространяется свет</w:t>
      </w:r>
      <w:r w:rsidR="004B039C">
        <w:rPr>
          <w:rFonts w:ascii="Times New Roman" w:hAnsi="Times New Roman" w:cs="Times New Roman"/>
          <w:sz w:val="24"/>
        </w:rPr>
        <w:t>)</w:t>
      </w:r>
      <w:r>
        <w:rPr>
          <w:rFonts w:ascii="Times New Roman" w:hAnsi="Times New Roman" w:cs="Times New Roman"/>
          <w:sz w:val="24"/>
        </w:rPr>
        <w:t xml:space="preserve"> между двумя точками минимальна по сравнению со всеми другими линиями</w:t>
      </w:r>
      <w:r w:rsidR="004B039C">
        <w:rPr>
          <w:rFonts w:ascii="Times New Roman" w:hAnsi="Times New Roman" w:cs="Times New Roman"/>
          <w:sz w:val="24"/>
        </w:rPr>
        <w:t xml:space="preserve">, соединяющими эти две точки. </w:t>
      </w:r>
      <w:r w:rsidR="00B60595">
        <w:rPr>
          <w:rFonts w:ascii="Times New Roman" w:hAnsi="Times New Roman" w:cs="Times New Roman"/>
          <w:sz w:val="24"/>
        </w:rPr>
        <w:t xml:space="preserve">Отсюда очевидно следует, что в однородной среде </w:t>
      </w:r>
      <w:r>
        <w:rPr>
          <w:rFonts w:ascii="Times New Roman" w:hAnsi="Times New Roman" w:cs="Times New Roman"/>
          <w:sz w:val="24"/>
        </w:rPr>
        <w:t xml:space="preserve">световой луч движется по прямой линии. </w:t>
      </w:r>
    </w:p>
    <w:p w14:paraId="1B277042" w14:textId="28703821" w:rsidR="00F333C1" w:rsidRDefault="00F333C1" w:rsidP="008B0C99">
      <w:pPr>
        <w:pStyle w:val="a5"/>
        <w:numPr>
          <w:ilvl w:val="0"/>
          <w:numId w:val="44"/>
        </w:numPr>
        <w:spacing w:after="0" w:line="360" w:lineRule="auto"/>
        <w:rPr>
          <w:ins w:id="276" w:author="UserPushka" w:date="2020-05-07T19:10:00Z"/>
          <w:rFonts w:ascii="Times New Roman" w:hAnsi="Times New Roman" w:cs="Times New Roman"/>
          <w:sz w:val="28"/>
          <w:szCs w:val="24"/>
        </w:rPr>
      </w:pPr>
      <w:ins w:id="277" w:author="UserPushka" w:date="2020-05-07T18:58:00Z">
        <w:r w:rsidRPr="008B0C99">
          <w:rPr>
            <w:rFonts w:ascii="Times New Roman" w:hAnsi="Times New Roman" w:cs="Times New Roman"/>
            <w:sz w:val="28"/>
            <w:szCs w:val="24"/>
            <w:rPrChange w:id="278" w:author="UserPushka" w:date="2020-05-07T19:01:00Z">
              <w:rPr/>
            </w:rPrChange>
          </w:rPr>
          <w:t>Закон независимого распространения лучей</w:t>
        </w:r>
      </w:ins>
    </w:p>
    <w:p w14:paraId="74260122" w14:textId="71CFCF88" w:rsidR="00475589" w:rsidRPr="00394C02" w:rsidRDefault="00475589" w:rsidP="00475589">
      <w:pPr>
        <w:pStyle w:val="a5"/>
        <w:numPr>
          <w:ilvl w:val="0"/>
          <w:numId w:val="45"/>
        </w:numPr>
        <w:spacing w:after="0" w:line="360" w:lineRule="auto"/>
        <w:rPr>
          <w:ins w:id="279" w:author="UserPushka" w:date="2020-05-07T19:41:00Z"/>
          <w:rFonts w:ascii="Times New Roman" w:hAnsi="Times New Roman" w:cs="Times New Roman"/>
          <w:sz w:val="24"/>
          <w:rPrChange w:id="280" w:author="UserPushka" w:date="2020-05-07T20:17:00Z">
            <w:rPr>
              <w:ins w:id="281" w:author="UserPushka" w:date="2020-05-07T19:41:00Z"/>
              <w:rFonts w:ascii="Times New Roman" w:hAnsi="Times New Roman" w:cs="Times New Roman"/>
              <w:sz w:val="28"/>
              <w:szCs w:val="24"/>
            </w:rPr>
          </w:rPrChange>
        </w:rPr>
      </w:pPr>
      <w:ins w:id="282" w:author="UserPushka" w:date="2020-05-07T19:10:00Z">
        <w:r w:rsidRPr="00394C02">
          <w:rPr>
            <w:rFonts w:ascii="Times New Roman" w:hAnsi="Times New Roman" w:cs="Times New Roman"/>
            <w:sz w:val="24"/>
            <w:rPrChange w:id="283" w:author="UserPushka" w:date="2020-05-07T20:17:00Z">
              <w:rPr>
                <w:rFonts w:ascii="Times New Roman" w:hAnsi="Times New Roman" w:cs="Times New Roman"/>
                <w:sz w:val="28"/>
                <w:szCs w:val="24"/>
              </w:rPr>
            </w:rPrChange>
          </w:rPr>
          <w:t xml:space="preserve">Если через точку пространства проходит несколько лучей, то каждый луч </w:t>
        </w:r>
      </w:ins>
      <w:ins w:id="284" w:author="UserPushka" w:date="2020-05-07T19:11:00Z">
        <w:r w:rsidRPr="00394C02">
          <w:rPr>
            <w:rFonts w:ascii="Times New Roman" w:hAnsi="Times New Roman" w:cs="Times New Roman"/>
            <w:sz w:val="24"/>
            <w:rPrChange w:id="285" w:author="UserPushka" w:date="2020-05-07T20:17:00Z">
              <w:rPr>
                <w:rFonts w:ascii="Times New Roman" w:hAnsi="Times New Roman" w:cs="Times New Roman"/>
                <w:sz w:val="28"/>
                <w:szCs w:val="24"/>
              </w:rPr>
            </w:rPrChange>
          </w:rPr>
          <w:t xml:space="preserve">никак не влияет на </w:t>
        </w:r>
      </w:ins>
      <w:ins w:id="286" w:author="UserPushka" w:date="2020-05-07T19:12:00Z">
        <w:r w:rsidRPr="00394C02">
          <w:rPr>
            <w:rFonts w:ascii="Times New Roman" w:hAnsi="Times New Roman" w:cs="Times New Roman"/>
            <w:sz w:val="24"/>
            <w:rPrChange w:id="287" w:author="UserPushka" w:date="2020-05-07T20:17:00Z">
              <w:rPr>
                <w:rFonts w:ascii="Times New Roman" w:hAnsi="Times New Roman" w:cs="Times New Roman"/>
                <w:sz w:val="28"/>
                <w:szCs w:val="24"/>
              </w:rPr>
            </w:rPrChange>
          </w:rPr>
          <w:t>любой другой луч.</w:t>
        </w:r>
      </w:ins>
      <w:ins w:id="288" w:author="UserPushka" w:date="2020-05-07T19:13:00Z">
        <w:r w:rsidRPr="00394C02">
          <w:rPr>
            <w:rFonts w:ascii="Times New Roman" w:hAnsi="Times New Roman" w:cs="Times New Roman"/>
            <w:sz w:val="24"/>
            <w:rPrChange w:id="289" w:author="UserPushka" w:date="2020-05-07T20:17:00Z">
              <w:rPr>
                <w:rFonts w:ascii="Times New Roman" w:hAnsi="Times New Roman" w:cs="Times New Roman"/>
                <w:sz w:val="28"/>
                <w:szCs w:val="24"/>
              </w:rPr>
            </w:rPrChange>
          </w:rPr>
          <w:t xml:space="preserve"> То есть он ведет себя так, будто бы никаких других лучей нет.</w:t>
        </w:r>
      </w:ins>
      <w:r w:rsidR="00947BFD">
        <w:rPr>
          <w:rFonts w:ascii="Times New Roman" w:hAnsi="Times New Roman" w:cs="Times New Roman"/>
          <w:sz w:val="24"/>
        </w:rPr>
        <w:t xml:space="preserve"> Однако этот закон перестает выполнятся при высокой интенсивности света, например, такой как в лазерах.</w:t>
      </w:r>
    </w:p>
    <w:p w14:paraId="190C6C2C" w14:textId="6964A036" w:rsidR="004A0132" w:rsidRDefault="004A0132" w:rsidP="004A0132">
      <w:pPr>
        <w:pStyle w:val="a5"/>
        <w:numPr>
          <w:ilvl w:val="0"/>
          <w:numId w:val="44"/>
        </w:numPr>
        <w:spacing w:after="0" w:line="360" w:lineRule="auto"/>
        <w:rPr>
          <w:ins w:id="290" w:author="UserPushka" w:date="2020-05-07T20:34:00Z"/>
          <w:rFonts w:ascii="Times New Roman" w:hAnsi="Times New Roman" w:cs="Times New Roman"/>
          <w:sz w:val="28"/>
          <w:szCs w:val="24"/>
        </w:rPr>
      </w:pPr>
      <w:ins w:id="291" w:author="UserPushka" w:date="2020-05-07T19:41:00Z">
        <w:r w:rsidRPr="004A0132">
          <w:rPr>
            <w:rFonts w:ascii="Times New Roman" w:hAnsi="Times New Roman" w:cs="Times New Roman"/>
            <w:sz w:val="28"/>
            <w:szCs w:val="24"/>
            <w:rPrChange w:id="292" w:author="UserPushka" w:date="2020-05-07T19:41:00Z">
              <w:rPr/>
            </w:rPrChange>
          </w:rPr>
          <w:t>Закон преломления света (Закон Снеллиуса)</w:t>
        </w:r>
      </w:ins>
    </w:p>
    <w:p w14:paraId="214CDDE2" w14:textId="77777777" w:rsidR="00CF3C95" w:rsidRPr="00CF3C95" w:rsidRDefault="005B31AF">
      <w:pPr>
        <w:pStyle w:val="a5"/>
        <w:numPr>
          <w:ilvl w:val="0"/>
          <w:numId w:val="45"/>
        </w:numPr>
        <w:spacing w:after="0" w:line="360" w:lineRule="auto"/>
        <w:rPr>
          <w:ins w:id="293" w:author="Борис Гогинян" w:date="2020-05-07T21:19:00Z"/>
          <w:rFonts w:ascii="Times New Roman" w:hAnsi="Times New Roman" w:cs="Times New Roman"/>
          <w:sz w:val="28"/>
          <w:szCs w:val="24"/>
          <w:rPrChange w:id="294" w:author="Борис Гогинян" w:date="2020-05-07T21:19:00Z">
            <w:rPr>
              <w:ins w:id="295" w:author="Борис Гогинян" w:date="2020-05-07T21:19:00Z"/>
              <w:rFonts w:ascii="Times New Roman" w:hAnsi="Times New Roman" w:cs="Times New Roman"/>
              <w:sz w:val="24"/>
            </w:rPr>
          </w:rPrChange>
        </w:rPr>
        <w:pPrChange w:id="296" w:author="Борис Гогинян" w:date="2020-05-07T21:19:00Z">
          <w:pPr>
            <w:pStyle w:val="a5"/>
            <w:numPr>
              <w:numId w:val="44"/>
            </w:numPr>
            <w:spacing w:after="0" w:line="360" w:lineRule="auto"/>
            <w:ind w:hanging="360"/>
          </w:pPr>
        </w:pPrChange>
      </w:pPr>
      <w:ins w:id="297" w:author="UserPushka" w:date="2020-05-07T20:34:00Z">
        <w:r w:rsidRPr="00507CC2">
          <w:rPr>
            <w:rFonts w:ascii="Times New Roman" w:hAnsi="Times New Roman" w:cs="Times New Roman"/>
            <w:sz w:val="24"/>
            <w:rPrChange w:id="298" w:author="UserPushka" w:date="2020-05-07T20:35:00Z">
              <w:rPr>
                <w:rFonts w:ascii="Times New Roman" w:hAnsi="Times New Roman" w:cs="Times New Roman"/>
                <w:sz w:val="28"/>
                <w:szCs w:val="24"/>
              </w:rPr>
            </w:rPrChange>
          </w:rPr>
          <w:t>При переходе светового луча из одной среды в другую, на границе двух сред световой луч разделяется на два: отраженный и преломленный. Угол падения света на поверхность связан с углом преломления соотношением</w:t>
        </w:r>
      </w:ins>
      <w:ins w:id="299" w:author="Борис Гогинян" w:date="2020-05-07T21:18:00Z">
        <w:r w:rsidR="00CF3C95" w:rsidRPr="00CF3C95">
          <w:rPr>
            <w:rFonts w:ascii="Times New Roman" w:hAnsi="Times New Roman" w:cs="Times New Roman"/>
            <w:sz w:val="24"/>
            <w:rPrChange w:id="300" w:author="Борис Гогинян" w:date="2020-05-07T21:18:00Z">
              <w:rPr>
                <w:rFonts w:ascii="Times New Roman" w:hAnsi="Times New Roman" w:cs="Times New Roman"/>
                <w:sz w:val="24"/>
                <w:lang w:val="en-US"/>
              </w:rPr>
            </w:rPrChange>
          </w:rPr>
          <w:t xml:space="preserve"> </w:t>
        </w:r>
        <m:oMath>
          <m:sSub>
            <m:sSubPr>
              <m:ctrlPr>
                <w:rPr>
                  <w:rFonts w:ascii="Cambria Math" w:hAnsi="Cambria Math" w:cs="Times New Roman"/>
                  <w:i/>
                  <w:sz w:val="24"/>
                </w:rPr>
              </m:ctrlPr>
            </m:sSubPr>
            <m:e>
              <m:r>
                <w:rPr>
                  <w:rFonts w:ascii="Cambria Math" w:hAnsi="Cambria Math" w:cs="Times New Roman"/>
                  <w:sz w:val="24"/>
                </w:rPr>
                <m:t>n</m:t>
              </m:r>
            </m:e>
            <m:sub>
              <m:r>
                <w:rPr>
                  <w:rFonts w:ascii="Cambria Math" w:hAnsi="Cambria Math" w:cs="Times New Roman"/>
                  <w:sz w:val="24"/>
                </w:rPr>
                <m:t>1</m:t>
              </m:r>
            </m:sub>
          </m:sSub>
          <m:r>
            <w:rPr>
              <w:rFonts w:ascii="Cambria Math" w:hAnsi="Cambria Math" w:cs="Times New Roman"/>
              <w:sz w:val="24"/>
            </w:rPr>
            <m:t>cosα=</m:t>
          </m:r>
        </m:oMath>
      </w:ins>
      <m:oMath>
        <m:sSub>
          <m:sSubPr>
            <m:ctrlPr>
              <w:ins w:id="301" w:author="Борис Гогинян" w:date="2020-05-07T21:19:00Z">
                <w:rPr>
                  <w:rFonts w:ascii="Cambria Math" w:hAnsi="Cambria Math" w:cs="Times New Roman"/>
                  <w:i/>
                  <w:sz w:val="24"/>
                </w:rPr>
              </w:ins>
            </m:ctrlPr>
          </m:sSubPr>
          <m:e>
            <m:r>
              <w:ins w:id="302" w:author="Борис Гогинян" w:date="2020-05-07T21:19:00Z">
                <w:rPr>
                  <w:rFonts w:ascii="Cambria Math" w:hAnsi="Cambria Math" w:cs="Times New Roman"/>
                  <w:sz w:val="24"/>
                </w:rPr>
                <m:t>n</m:t>
              </w:ins>
            </m:r>
          </m:e>
          <m:sub>
            <m:r>
              <w:ins w:id="303" w:author="Борис Гогинян" w:date="2020-05-07T21:19:00Z">
                <w:rPr>
                  <w:rFonts w:ascii="Cambria Math" w:hAnsi="Cambria Math" w:cs="Times New Roman"/>
                  <w:sz w:val="24"/>
                </w:rPr>
                <m:t>2</m:t>
              </w:ins>
            </m:r>
          </m:sub>
        </m:sSub>
        <m:r>
          <w:ins w:id="304" w:author="Борис Гогинян" w:date="2020-05-07T21:19:00Z">
            <w:rPr>
              <w:rFonts w:ascii="Cambria Math" w:hAnsi="Cambria Math" w:cs="Times New Roman"/>
              <w:sz w:val="24"/>
            </w:rPr>
            <m:t>cosβ</m:t>
          </w:ins>
        </m:r>
      </m:oMath>
      <w:ins w:id="305" w:author="UserPushka" w:date="2020-05-07T20:34:00Z">
        <w:del w:id="306" w:author="Борис Гогинян" w:date="2020-05-07T21:18:00Z">
          <w:r w:rsidRPr="00507CC2" w:rsidDel="00CF3C95">
            <w:rPr>
              <w:rFonts w:ascii="Times New Roman" w:hAnsi="Times New Roman" w:cs="Times New Roman"/>
              <w:sz w:val="24"/>
              <w:rPrChange w:id="307" w:author="UserPushka" w:date="2020-05-07T20:35:00Z">
                <w:rPr>
                  <w:rFonts w:ascii="Times New Roman" w:hAnsi="Times New Roman" w:cs="Times New Roman"/>
                  <w:sz w:val="28"/>
                  <w:szCs w:val="24"/>
                </w:rPr>
              </w:rPrChange>
            </w:rPr>
            <w:delText xml:space="preserve"> </w:delText>
          </w:r>
        </w:del>
      </w:ins>
      <w:ins w:id="308" w:author="UserPushka" w:date="2020-05-07T20:36:00Z">
        <w:r w:rsidR="00507CC2" w:rsidRPr="00507CC2">
          <w:rPr>
            <w:rFonts w:ascii="Times New Roman" w:hAnsi="Times New Roman" w:cs="Times New Roman"/>
            <w:sz w:val="24"/>
            <w:rPrChange w:id="309" w:author="UserPushka" w:date="2020-05-07T20:36:00Z">
              <w:rPr>
                <w:rFonts w:ascii="Times New Roman" w:hAnsi="Times New Roman" w:cs="Times New Roman"/>
                <w:sz w:val="24"/>
                <w:lang w:val="en-US"/>
              </w:rPr>
            </w:rPrChange>
          </w:rPr>
          <w:t>,</w:t>
        </w:r>
      </w:ins>
      <w:ins w:id="310" w:author="Борис Гогинян" w:date="2020-05-07T21:18:00Z">
        <w:r w:rsidR="00CF3C95" w:rsidRPr="00CF3C95">
          <w:rPr>
            <w:rFonts w:ascii="Times New Roman" w:hAnsi="Times New Roman" w:cs="Times New Roman"/>
            <w:sz w:val="24"/>
            <w:rPrChange w:id="311" w:author="Борис Гогинян" w:date="2020-05-07T21:18:00Z">
              <w:rPr>
                <w:rFonts w:ascii="Times New Roman" w:hAnsi="Times New Roman" w:cs="Times New Roman"/>
                <w:sz w:val="24"/>
                <w:lang w:val="en-US"/>
              </w:rPr>
            </w:rPrChange>
          </w:rPr>
          <w:t xml:space="preserve"> </w:t>
        </w:r>
      </w:ins>
      <w:ins w:id="312" w:author="UserPushka" w:date="2020-05-07T20:36:00Z">
        <w:r w:rsidR="00507CC2" w:rsidRPr="00507CC2">
          <w:rPr>
            <w:rFonts w:ascii="Times New Roman" w:hAnsi="Times New Roman" w:cs="Times New Roman"/>
            <w:sz w:val="24"/>
            <w:rPrChange w:id="313" w:author="UserPushka" w:date="2020-05-07T20:36:00Z">
              <w:rPr>
                <w:rFonts w:ascii="Times New Roman" w:hAnsi="Times New Roman" w:cs="Times New Roman"/>
                <w:sz w:val="24"/>
                <w:lang w:val="en-US"/>
              </w:rPr>
            </w:rPrChange>
          </w:rPr>
          <w:t xml:space="preserve"> </w:t>
        </w:r>
      </w:ins>
    </w:p>
    <w:p w14:paraId="5AA0C03B" w14:textId="6FA1EE69" w:rsidR="00CF3C95" w:rsidRDefault="00507CC2" w:rsidP="00F75C69">
      <w:pPr>
        <w:pStyle w:val="a5"/>
        <w:spacing w:after="0" w:line="360" w:lineRule="auto"/>
        <w:ind w:left="1440"/>
        <w:rPr>
          <w:ins w:id="314" w:author="Борис Гогинян" w:date="2020-05-07T21:25:00Z"/>
          <w:rFonts w:ascii="Times New Roman" w:hAnsi="Times New Roman" w:cs="Times New Roman"/>
          <w:sz w:val="24"/>
        </w:rPr>
      </w:pPr>
      <w:ins w:id="315" w:author="UserPushka" w:date="2020-05-07T20:36:00Z">
        <w:r>
          <w:rPr>
            <w:rFonts w:ascii="Times New Roman" w:hAnsi="Times New Roman" w:cs="Times New Roman"/>
            <w:sz w:val="24"/>
          </w:rPr>
          <w:t xml:space="preserve">где </w:t>
        </w:r>
      </w:ins>
      <m:oMath>
        <m:sSub>
          <m:sSubPr>
            <m:ctrlPr>
              <w:ins w:id="316" w:author="Борис Гогинян" w:date="2020-05-07T21:20:00Z">
                <w:rPr>
                  <w:rFonts w:ascii="Cambria Math" w:hAnsi="Cambria Math" w:cs="Times New Roman"/>
                  <w:i/>
                  <w:sz w:val="24"/>
                </w:rPr>
              </w:ins>
            </m:ctrlPr>
          </m:sSubPr>
          <m:e>
            <m:r>
              <w:ins w:id="317" w:author="Борис Гогинян" w:date="2020-05-07T21:20:00Z">
                <w:rPr>
                  <w:rFonts w:ascii="Cambria Math" w:hAnsi="Cambria Math" w:cs="Times New Roman"/>
                  <w:sz w:val="24"/>
                </w:rPr>
                <m:t>n</m:t>
              </w:ins>
            </m:r>
          </m:e>
          <m:sub>
            <m:r>
              <w:ins w:id="318" w:author="Борис Гогинян" w:date="2020-05-07T21:20:00Z">
                <w:rPr>
                  <w:rFonts w:ascii="Cambria Math" w:hAnsi="Cambria Math" w:cs="Times New Roman"/>
                  <w:sz w:val="24"/>
                </w:rPr>
                <m:t>1</m:t>
              </w:ins>
            </m:r>
          </m:sub>
        </m:sSub>
        <m:r>
          <w:ins w:id="319" w:author="Борис Гогинян" w:date="2020-05-07T21:20:00Z">
            <w:rPr>
              <w:rFonts w:ascii="Cambria Math" w:hAnsi="Cambria Math" w:cs="Times New Roman"/>
              <w:sz w:val="24"/>
            </w:rPr>
            <m:t>-</m:t>
          </w:ins>
        </m:r>
      </m:oMath>
      <w:ins w:id="320" w:author="Борис Гогинян" w:date="2020-05-07T21:20:00Z">
        <w:r w:rsidR="00CF3C95" w:rsidRPr="00CF3C95">
          <w:rPr>
            <w:rFonts w:ascii="Times New Roman" w:hAnsi="Times New Roman" w:cs="Times New Roman"/>
            <w:sz w:val="24"/>
            <w:rPrChange w:id="321" w:author="Борис Гогинян" w:date="2020-05-07T21:21:00Z">
              <w:rPr>
                <w:rFonts w:ascii="Times New Roman" w:hAnsi="Times New Roman" w:cs="Times New Roman"/>
                <w:sz w:val="24"/>
                <w:lang w:val="en-US"/>
              </w:rPr>
            </w:rPrChange>
          </w:rPr>
          <w:t xml:space="preserve"> </w:t>
        </w:r>
      </w:ins>
      <w:ins w:id="322" w:author="Борис Гогинян" w:date="2020-05-07T21:21:00Z">
        <w:r w:rsidR="00CF3C95" w:rsidRPr="00CF3C95">
          <w:rPr>
            <w:rFonts w:ascii="Times New Roman" w:hAnsi="Times New Roman" w:cs="Times New Roman"/>
            <w:sz w:val="24"/>
            <w:rPrChange w:id="323" w:author="Борис Гогинян" w:date="2020-05-07T21:21:00Z">
              <w:rPr>
                <w:rFonts w:ascii="Times New Roman" w:hAnsi="Times New Roman" w:cs="Times New Roman"/>
                <w:sz w:val="24"/>
                <w:lang w:val="en-US"/>
              </w:rPr>
            </w:rPrChange>
          </w:rPr>
          <w:t xml:space="preserve">показатель преломления </w:t>
        </w:r>
      </w:ins>
      <w:ins w:id="324" w:author="Борис Гогинян" w:date="2020-05-07T21:27:00Z">
        <w:r w:rsidR="00CF3C95">
          <w:rPr>
            <w:rFonts w:ascii="Times New Roman" w:hAnsi="Times New Roman" w:cs="Times New Roman"/>
            <w:sz w:val="24"/>
          </w:rPr>
          <w:t xml:space="preserve">первой </w:t>
        </w:r>
      </w:ins>
      <w:ins w:id="325" w:author="Борис Гогинян" w:date="2020-05-07T21:21:00Z">
        <w:r w:rsidR="00CF3C95" w:rsidRPr="00CF3C95">
          <w:rPr>
            <w:rFonts w:ascii="Times New Roman" w:hAnsi="Times New Roman" w:cs="Times New Roman"/>
            <w:sz w:val="24"/>
            <w:rPrChange w:id="326" w:author="Борис Гогинян" w:date="2020-05-07T21:21:00Z">
              <w:rPr>
                <w:rFonts w:ascii="Times New Roman" w:hAnsi="Times New Roman" w:cs="Times New Roman"/>
                <w:sz w:val="24"/>
                <w:lang w:val="en-US"/>
              </w:rPr>
            </w:rPrChange>
          </w:rPr>
          <w:t>среды</w:t>
        </w:r>
      </w:ins>
      <w:r w:rsidR="00B60595">
        <w:rPr>
          <w:rFonts w:ascii="Times New Roman" w:hAnsi="Times New Roman" w:cs="Times New Roman"/>
          <w:sz w:val="24"/>
        </w:rPr>
        <w:t>,</w:t>
      </w:r>
    </w:p>
    <w:p w14:paraId="4B76FAAE" w14:textId="3653A53D" w:rsidR="00CF3C95" w:rsidRPr="00CF3C95" w:rsidRDefault="006145D6" w:rsidP="00F75C69">
      <w:pPr>
        <w:pStyle w:val="a5"/>
        <w:spacing w:after="0" w:line="360" w:lineRule="auto"/>
        <w:ind w:left="1440"/>
        <w:rPr>
          <w:ins w:id="327" w:author="Борис Гогинян" w:date="2020-05-07T21:23:00Z"/>
          <w:rFonts w:ascii="Times New Roman" w:hAnsi="Times New Roman" w:cs="Times New Roman"/>
          <w:sz w:val="24"/>
          <w:rPrChange w:id="328" w:author="Борис Гогинян" w:date="2020-05-07T21:25:00Z">
            <w:rPr>
              <w:ins w:id="329" w:author="Борис Гогинян" w:date="2020-05-07T21:23:00Z"/>
            </w:rPr>
          </w:rPrChange>
        </w:rPr>
      </w:pPr>
      <m:oMath>
        <m:sSub>
          <m:sSubPr>
            <m:ctrlPr>
              <w:ins w:id="330" w:author="Борис Гогинян" w:date="2020-05-07T21:25:00Z">
                <w:rPr>
                  <w:rFonts w:ascii="Cambria Math" w:hAnsi="Cambria Math" w:cs="Times New Roman"/>
                  <w:i/>
                  <w:sz w:val="24"/>
                </w:rPr>
              </w:ins>
            </m:ctrlPr>
          </m:sSubPr>
          <m:e>
            <m:r>
              <w:ins w:id="331" w:author="Борис Гогинян" w:date="2020-05-07T21:25:00Z">
                <w:rPr>
                  <w:rFonts w:ascii="Cambria Math" w:hAnsi="Cambria Math" w:cs="Times New Roman"/>
                  <w:sz w:val="24"/>
                </w:rPr>
                <m:t>n</m:t>
              </w:ins>
            </m:r>
          </m:e>
          <m:sub>
            <m:r>
              <w:ins w:id="332" w:author="Борис Гогинян" w:date="2020-05-07T21:25:00Z">
                <w:rPr>
                  <w:rFonts w:ascii="Cambria Math" w:hAnsi="Cambria Math" w:cs="Times New Roman"/>
                  <w:sz w:val="24"/>
                </w:rPr>
                <m:t>2</m:t>
              </w:ins>
            </m:r>
          </m:sub>
        </m:sSub>
        <m:r>
          <w:ins w:id="333" w:author="Борис Гогинян" w:date="2020-05-07T21:25:00Z">
            <w:rPr>
              <w:rFonts w:ascii="Cambria Math" w:hAnsi="Cambria Math" w:cs="Times New Roman"/>
              <w:sz w:val="24"/>
            </w:rPr>
            <m:t>-</m:t>
          </w:ins>
        </m:r>
      </m:oMath>
      <w:ins w:id="334" w:author="Борис Гогинян" w:date="2020-05-07T21:25:00Z">
        <w:r w:rsidR="00CF3C95" w:rsidRPr="00CF3C95">
          <w:rPr>
            <w:rFonts w:ascii="Times New Roman" w:hAnsi="Times New Roman" w:cs="Times New Roman"/>
            <w:sz w:val="24"/>
            <w:rPrChange w:id="335" w:author="Борис Гогинян" w:date="2020-05-07T21:25:00Z">
              <w:rPr>
                <w:rFonts w:ascii="Times New Roman" w:hAnsi="Times New Roman" w:cs="Times New Roman"/>
                <w:sz w:val="24"/>
                <w:lang w:val="en-US"/>
              </w:rPr>
            </w:rPrChange>
          </w:rPr>
          <w:t xml:space="preserve"> </w:t>
        </w:r>
        <w:r w:rsidR="00CF3C95" w:rsidRPr="0031099F">
          <w:rPr>
            <w:rFonts w:ascii="Times New Roman" w:hAnsi="Times New Roman" w:cs="Times New Roman"/>
            <w:sz w:val="24"/>
          </w:rPr>
          <w:t>показатель</w:t>
        </w:r>
      </w:ins>
      <w:ins w:id="336" w:author="Борис Гогинян" w:date="2020-05-07T21:27:00Z">
        <w:r w:rsidR="00CF3C95">
          <w:rPr>
            <w:rFonts w:ascii="Times New Roman" w:hAnsi="Times New Roman" w:cs="Times New Roman"/>
            <w:sz w:val="24"/>
          </w:rPr>
          <w:t xml:space="preserve"> второй</w:t>
        </w:r>
      </w:ins>
      <w:ins w:id="337" w:author="Борис Гогинян" w:date="2020-05-07T21:25:00Z">
        <w:r w:rsidR="00CF3C95" w:rsidRPr="0031099F">
          <w:rPr>
            <w:rFonts w:ascii="Times New Roman" w:hAnsi="Times New Roman" w:cs="Times New Roman"/>
            <w:sz w:val="24"/>
          </w:rPr>
          <w:t xml:space="preserve"> среды, в которую свет попадает, пройдя границу раздела</w:t>
        </w:r>
      </w:ins>
      <w:r w:rsidR="00B60595">
        <w:rPr>
          <w:rFonts w:ascii="Times New Roman" w:hAnsi="Times New Roman" w:cs="Times New Roman"/>
          <w:sz w:val="24"/>
        </w:rPr>
        <w:t>,</w:t>
      </w:r>
    </w:p>
    <w:p w14:paraId="0EBEE894" w14:textId="67249E32" w:rsidR="00CF3C95" w:rsidRPr="00CF3C95" w:rsidRDefault="00CF3C95" w:rsidP="00CF3C95">
      <w:pPr>
        <w:pStyle w:val="a5"/>
        <w:spacing w:after="0" w:line="360" w:lineRule="auto"/>
        <w:ind w:left="1440"/>
        <w:rPr>
          <w:ins w:id="338" w:author="Борис Гогинян" w:date="2020-05-07T21:21:00Z"/>
          <w:rFonts w:ascii="Times New Roman" w:hAnsi="Times New Roman" w:cs="Times New Roman"/>
          <w:sz w:val="24"/>
          <w:rPrChange w:id="339" w:author="Борис Гогинян" w:date="2020-05-07T21:21:00Z">
            <w:rPr>
              <w:ins w:id="340" w:author="Борис Гогинян" w:date="2020-05-07T21:21:00Z"/>
              <w:rFonts w:ascii="Times New Roman" w:hAnsi="Times New Roman" w:cs="Times New Roman"/>
              <w:sz w:val="24"/>
              <w:lang w:val="en-US"/>
            </w:rPr>
          </w:rPrChange>
        </w:rPr>
      </w:pPr>
      <m:oMath>
        <m:r>
          <w:ins w:id="341" w:author="Борис Гогинян" w:date="2020-05-07T21:24:00Z">
            <w:rPr>
              <w:rFonts w:ascii="Cambria Math" w:hAnsi="Cambria Math" w:cs="Times New Roman"/>
              <w:sz w:val="24"/>
            </w:rPr>
            <m:t>α</m:t>
          </w:ins>
        </m:r>
        <m:r>
          <w:ins w:id="342" w:author="Борис Гогинян" w:date="2020-05-07T21:24:00Z">
            <w:rPr>
              <w:rFonts w:ascii="Cambria Math" w:hAnsi="Cambria Math" w:cs="Times New Roman"/>
              <w:sz w:val="24"/>
              <w:rPrChange w:id="343" w:author="Борис Гогинян" w:date="2020-05-07T21:24:00Z">
                <w:rPr>
                  <w:rFonts w:ascii="Cambria Math" w:hAnsi="Cambria Math" w:cs="Times New Roman"/>
                  <w:sz w:val="24"/>
                  <w:lang w:val="en-US"/>
                </w:rPr>
              </w:rPrChange>
            </w:rPr>
            <m:t>-</m:t>
          </w:ins>
        </m:r>
      </m:oMath>
      <w:ins w:id="344" w:author="Борис Гогинян" w:date="2020-05-07T21:24:00Z">
        <w:r w:rsidRPr="00CF3C95">
          <w:rPr>
            <w:rFonts w:ascii="Times New Roman" w:hAnsi="Times New Roman" w:cs="Times New Roman"/>
            <w:sz w:val="24"/>
            <w:rPrChange w:id="345" w:author="Борис Гогинян" w:date="2020-05-07T21:24:00Z">
              <w:rPr>
                <w:rFonts w:ascii="Times New Roman" w:hAnsi="Times New Roman" w:cs="Times New Roman"/>
                <w:sz w:val="24"/>
                <w:lang w:val="en-US"/>
              </w:rPr>
            </w:rPrChange>
          </w:rPr>
          <w:t xml:space="preserve"> </w:t>
        </w:r>
      </w:ins>
      <w:ins w:id="346" w:author="Борис Гогинян" w:date="2020-05-07T21:21:00Z">
        <w:r w:rsidRPr="00CF3C95">
          <w:rPr>
            <w:rFonts w:ascii="Times New Roman" w:hAnsi="Times New Roman" w:cs="Times New Roman"/>
            <w:sz w:val="24"/>
            <w:rPrChange w:id="347" w:author="Борис Гогинян" w:date="2020-05-07T21:21:00Z">
              <w:rPr>
                <w:rFonts w:ascii="Times New Roman" w:hAnsi="Times New Roman" w:cs="Times New Roman"/>
                <w:sz w:val="24"/>
                <w:lang w:val="en-US"/>
              </w:rPr>
            </w:rPrChange>
          </w:rPr>
          <w:t>угол между падающим лучом и нормалью к поверхности</w:t>
        </w:r>
      </w:ins>
      <w:ins w:id="348" w:author="Борис Гогинян" w:date="2020-05-07T21:28:00Z">
        <w:r w:rsidR="00F75C69">
          <w:rPr>
            <w:rFonts w:ascii="Times New Roman" w:hAnsi="Times New Roman" w:cs="Times New Roman"/>
            <w:sz w:val="24"/>
          </w:rPr>
          <w:t xml:space="preserve"> </w:t>
        </w:r>
      </w:ins>
      <w:ins w:id="349" w:author="Борис Гогинян" w:date="2020-05-07T21:29:00Z">
        <w:r w:rsidR="00F75C69">
          <w:rPr>
            <w:rFonts w:ascii="Times New Roman" w:hAnsi="Times New Roman" w:cs="Times New Roman"/>
            <w:sz w:val="24"/>
          </w:rPr>
          <w:t xml:space="preserve">в </w:t>
        </w:r>
      </w:ins>
      <w:ins w:id="350" w:author="Борис Гогинян" w:date="2020-05-07T21:28:00Z">
        <w:r w:rsidR="00F75C69">
          <w:rPr>
            <w:rFonts w:ascii="Times New Roman" w:hAnsi="Times New Roman" w:cs="Times New Roman"/>
            <w:sz w:val="24"/>
          </w:rPr>
          <w:t>первой сред</w:t>
        </w:r>
      </w:ins>
      <w:ins w:id="351" w:author="Борис Гогинян" w:date="2020-05-07T21:29:00Z">
        <w:r w:rsidR="00F75C69">
          <w:rPr>
            <w:rFonts w:ascii="Times New Roman" w:hAnsi="Times New Roman" w:cs="Times New Roman"/>
            <w:sz w:val="24"/>
          </w:rPr>
          <w:t>е</w:t>
        </w:r>
      </w:ins>
      <w:ins w:id="352" w:author="Борис Гогинян" w:date="2020-05-07T21:28:00Z">
        <w:r w:rsidR="00F75C69">
          <w:rPr>
            <w:rFonts w:ascii="Times New Roman" w:hAnsi="Times New Roman" w:cs="Times New Roman"/>
            <w:sz w:val="24"/>
          </w:rPr>
          <w:t>,</w:t>
        </w:r>
      </w:ins>
    </w:p>
    <w:p w14:paraId="62948B6E" w14:textId="7F8D3EC0" w:rsidR="00CF3C95" w:rsidRPr="00CF3C95" w:rsidRDefault="00CF3C95">
      <w:pPr>
        <w:pStyle w:val="a5"/>
        <w:spacing w:after="0" w:line="360" w:lineRule="auto"/>
        <w:ind w:left="1440"/>
        <w:rPr>
          <w:ins w:id="353" w:author="UserPushka" w:date="2020-05-07T20:35:00Z"/>
          <w:rFonts w:ascii="Times New Roman" w:hAnsi="Times New Roman" w:cs="Times New Roman"/>
          <w:sz w:val="28"/>
          <w:szCs w:val="24"/>
          <w:rPrChange w:id="354" w:author="Борис Гогинян" w:date="2020-05-07T21:21:00Z">
            <w:rPr>
              <w:ins w:id="355" w:author="UserPushka" w:date="2020-05-07T20:35:00Z"/>
              <w:rFonts w:ascii="Cambria Math" w:hAnsi="Cambria Math" w:cs="Times New Roman"/>
              <w:i/>
              <w:sz w:val="24"/>
            </w:rPr>
          </w:rPrChange>
        </w:rPr>
        <w:pPrChange w:id="356" w:author="Борис Гогинян" w:date="2020-05-07T21:19:00Z">
          <w:pPr>
            <w:pStyle w:val="a5"/>
            <w:numPr>
              <w:numId w:val="44"/>
            </w:numPr>
            <w:spacing w:after="0" w:line="360" w:lineRule="auto"/>
            <w:ind w:hanging="360"/>
          </w:pPr>
        </w:pPrChange>
      </w:pPr>
      <m:oMath>
        <m:r>
          <w:ins w:id="357" w:author="Борис Гогинян" w:date="2020-05-07T21:26:00Z">
            <w:rPr>
              <w:rFonts w:ascii="Cambria Math" w:hAnsi="Cambria Math" w:cs="Times New Roman"/>
              <w:sz w:val="24"/>
            </w:rPr>
            <m:t>β-</m:t>
          </w:ins>
        </m:r>
      </m:oMath>
      <w:ins w:id="358" w:author="Борис Гогинян" w:date="2020-05-07T21:26:00Z">
        <w:r w:rsidRPr="00CF3C95">
          <w:rPr>
            <w:rFonts w:ascii="Times New Roman" w:hAnsi="Times New Roman" w:cs="Times New Roman"/>
            <w:sz w:val="24"/>
            <w:rPrChange w:id="359" w:author="Борис Гогинян" w:date="2020-05-07T21:26:00Z">
              <w:rPr>
                <w:rFonts w:ascii="Times New Roman" w:hAnsi="Times New Roman" w:cs="Times New Roman"/>
                <w:sz w:val="24"/>
                <w:lang w:val="en-US"/>
              </w:rPr>
            </w:rPrChange>
          </w:rPr>
          <w:t xml:space="preserve"> </w:t>
        </w:r>
      </w:ins>
      <w:ins w:id="360" w:author="Борис Гогинян" w:date="2020-05-07T21:21:00Z">
        <w:r w:rsidRPr="00CF3C95">
          <w:rPr>
            <w:rFonts w:ascii="Times New Roman" w:hAnsi="Times New Roman" w:cs="Times New Roman"/>
            <w:sz w:val="24"/>
            <w:rPrChange w:id="361" w:author="Борис Гогинян" w:date="2020-05-07T21:21:00Z">
              <w:rPr>
                <w:rFonts w:ascii="Times New Roman" w:hAnsi="Times New Roman" w:cs="Times New Roman"/>
                <w:sz w:val="24"/>
                <w:lang w:val="en-US"/>
              </w:rPr>
            </w:rPrChange>
          </w:rPr>
          <w:t>угол между лучом и нормалью к поверхности</w:t>
        </w:r>
        <w:r w:rsidR="00F75C69" w:rsidRPr="00F75C69">
          <w:rPr>
            <w:rFonts w:ascii="Times New Roman" w:hAnsi="Times New Roman" w:cs="Times New Roman"/>
            <w:sz w:val="24"/>
          </w:rPr>
          <w:t xml:space="preserve"> во второй среде.</w:t>
        </w:r>
      </w:ins>
    </w:p>
    <w:p w14:paraId="7D63E034" w14:textId="1D905BF6" w:rsidR="008B0C99" w:rsidRPr="00507CC2" w:rsidRDefault="006145D6">
      <w:pPr>
        <w:pStyle w:val="a5"/>
        <w:numPr>
          <w:ilvl w:val="0"/>
          <w:numId w:val="44"/>
        </w:numPr>
        <w:spacing w:after="0" w:line="360" w:lineRule="auto"/>
        <w:rPr>
          <w:ins w:id="362" w:author="UserPushka" w:date="2020-05-07T19:16:00Z"/>
          <w:rFonts w:ascii="Times New Roman" w:hAnsi="Times New Roman" w:cs="Times New Roman"/>
          <w:sz w:val="28"/>
          <w:szCs w:val="24"/>
        </w:rPr>
      </w:pPr>
      <w:del w:id="363" w:author="UserPushka" w:date="2020-05-07T20:34:00Z">
        <w:r>
          <w:pict w14:anchorId="524EEAF6">
            <v:shape id="_x0000_i1026" type="#_x0000_t75" style="width:24pt;height:24pt">
              <v:imagedata croptop="-65520f" cropbottom="65520f"/>
            </v:shape>
          </w:pict>
        </w:r>
      </w:del>
      <w:del w:id="364" w:author="UserPushka" w:date="2020-05-07T20:32:00Z">
        <w:r w:rsidR="005B31AF" w:rsidRPr="00507CC2" w:rsidDel="005B31AF">
          <w:rPr>
            <w:rFonts w:ascii="Times New Roman" w:hAnsi="Times New Roman" w:cs="Times New Roman"/>
            <w:sz w:val="24"/>
          </w:rPr>
          <w:br/>
        </w:r>
      </w:del>
      <w:ins w:id="365" w:author="UserPushka" w:date="2020-05-07T20:31:00Z">
        <w:r w:rsidR="005B31AF" w:rsidRPr="00507CC2">
          <w:rPr>
            <w:rFonts w:ascii="Times New Roman" w:hAnsi="Times New Roman" w:cs="Times New Roman"/>
            <w:sz w:val="28"/>
            <w:szCs w:val="24"/>
          </w:rPr>
          <w:t>З</w:t>
        </w:r>
      </w:ins>
      <w:ins w:id="366" w:author="UserPushka" w:date="2020-05-07T19:01:00Z">
        <w:r w:rsidR="008B0C99" w:rsidRPr="00507CC2">
          <w:rPr>
            <w:rFonts w:ascii="Times New Roman" w:hAnsi="Times New Roman" w:cs="Times New Roman"/>
            <w:sz w:val="28"/>
            <w:szCs w:val="24"/>
            <w:rPrChange w:id="367" w:author="UserPushka" w:date="2020-05-07T20:35:00Z">
              <w:rPr/>
            </w:rPrChange>
          </w:rPr>
          <w:t>акон</w:t>
        </w:r>
      </w:ins>
      <w:ins w:id="368" w:author="UserPushka" w:date="2020-05-07T19:22:00Z">
        <w:r w:rsidR="0059468A" w:rsidRPr="00507CC2">
          <w:rPr>
            <w:rFonts w:ascii="Times New Roman" w:hAnsi="Times New Roman" w:cs="Times New Roman"/>
            <w:sz w:val="28"/>
            <w:szCs w:val="24"/>
          </w:rPr>
          <w:t>ы</w:t>
        </w:r>
      </w:ins>
      <w:ins w:id="369" w:author="UserPushka" w:date="2020-05-07T19:01:00Z">
        <w:r w:rsidR="008B0C99" w:rsidRPr="00507CC2">
          <w:rPr>
            <w:rFonts w:ascii="Times New Roman" w:hAnsi="Times New Roman" w:cs="Times New Roman"/>
            <w:sz w:val="28"/>
            <w:szCs w:val="24"/>
            <w:rPrChange w:id="370" w:author="UserPushka" w:date="2020-05-07T20:35:00Z">
              <w:rPr/>
            </w:rPrChange>
          </w:rPr>
          <w:t xml:space="preserve"> отражения света</w:t>
        </w:r>
      </w:ins>
    </w:p>
    <w:p w14:paraId="4EB8C591" w14:textId="5706A3F3" w:rsidR="00475589" w:rsidRDefault="0059468A" w:rsidP="00475589">
      <w:pPr>
        <w:pStyle w:val="a5"/>
        <w:numPr>
          <w:ilvl w:val="0"/>
          <w:numId w:val="47"/>
        </w:numPr>
        <w:spacing w:after="0" w:line="360" w:lineRule="auto"/>
        <w:rPr>
          <w:ins w:id="371" w:author="UserPushka" w:date="2020-05-07T19:27:00Z"/>
          <w:rFonts w:ascii="Times New Roman" w:hAnsi="Times New Roman" w:cs="Times New Roman"/>
          <w:sz w:val="24"/>
        </w:rPr>
      </w:pPr>
      <w:ins w:id="372" w:author="UserPushka" w:date="2020-05-07T19:23:00Z">
        <w:r w:rsidRPr="0059468A">
          <w:rPr>
            <w:rFonts w:ascii="Times New Roman" w:hAnsi="Times New Roman" w:cs="Times New Roman"/>
            <w:b/>
            <w:bCs/>
            <w:sz w:val="24"/>
            <w:rPrChange w:id="373" w:author="UserPushka" w:date="2020-05-07T19:24:00Z">
              <w:rPr>
                <w:rFonts w:ascii="Times New Roman" w:hAnsi="Times New Roman" w:cs="Times New Roman"/>
                <w:sz w:val="24"/>
              </w:rPr>
            </w:rPrChange>
          </w:rPr>
          <w:lastRenderedPageBreak/>
          <w:t>Д</w:t>
        </w:r>
      </w:ins>
      <w:ins w:id="374" w:author="UserPushka" w:date="2020-05-07T19:24:00Z">
        <w:r w:rsidRPr="0059468A">
          <w:rPr>
            <w:rFonts w:ascii="Times New Roman" w:hAnsi="Times New Roman" w:cs="Times New Roman"/>
            <w:b/>
            <w:bCs/>
            <w:sz w:val="24"/>
            <w:rPrChange w:id="375" w:author="UserPushka" w:date="2020-05-07T19:24:00Z">
              <w:rPr>
                <w:rFonts w:ascii="Times New Roman" w:hAnsi="Times New Roman" w:cs="Times New Roman"/>
                <w:sz w:val="24"/>
              </w:rPr>
            </w:rPrChange>
          </w:rPr>
          <w:t>иффузное отражение</w:t>
        </w:r>
        <w:r>
          <w:rPr>
            <w:rFonts w:ascii="Times New Roman" w:hAnsi="Times New Roman" w:cs="Times New Roman"/>
            <w:sz w:val="24"/>
          </w:rPr>
          <w:t xml:space="preserve">. </w:t>
        </w:r>
      </w:ins>
      <w:ins w:id="376" w:author="UserPushka" w:date="2020-05-07T19:25:00Z">
        <w:r w:rsidRPr="0059468A">
          <w:rPr>
            <w:rFonts w:ascii="Times New Roman" w:hAnsi="Times New Roman" w:cs="Times New Roman"/>
            <w:sz w:val="24"/>
          </w:rPr>
          <w:t xml:space="preserve">При отражении света от </w:t>
        </w:r>
        <w:r>
          <w:rPr>
            <w:rFonts w:ascii="Times New Roman" w:hAnsi="Times New Roman" w:cs="Times New Roman"/>
            <w:sz w:val="24"/>
          </w:rPr>
          <w:t>шерохов</w:t>
        </w:r>
      </w:ins>
      <w:ins w:id="377" w:author="UserPushka" w:date="2020-05-07T19:26:00Z">
        <w:r>
          <w:rPr>
            <w:rFonts w:ascii="Times New Roman" w:hAnsi="Times New Roman" w:cs="Times New Roman"/>
            <w:sz w:val="24"/>
          </w:rPr>
          <w:t>атой</w:t>
        </w:r>
      </w:ins>
      <w:ins w:id="378" w:author="UserPushka" w:date="2020-05-07T19:25:00Z">
        <w:r w:rsidRPr="0059468A">
          <w:rPr>
            <w:rFonts w:ascii="Times New Roman" w:hAnsi="Times New Roman" w:cs="Times New Roman"/>
            <w:sz w:val="24"/>
          </w:rPr>
          <w:t xml:space="preserve"> поверхности лучи </w:t>
        </w:r>
      </w:ins>
      <w:ins w:id="379" w:author="UserPushka" w:date="2020-05-07T19:26:00Z">
        <w:r>
          <w:rPr>
            <w:rFonts w:ascii="Times New Roman" w:hAnsi="Times New Roman" w:cs="Times New Roman"/>
            <w:sz w:val="24"/>
          </w:rPr>
          <w:t>отражаются</w:t>
        </w:r>
      </w:ins>
      <w:ins w:id="380" w:author="UserPushka" w:date="2020-05-07T19:25:00Z">
        <w:r w:rsidRPr="0059468A">
          <w:rPr>
            <w:rFonts w:ascii="Times New Roman" w:hAnsi="Times New Roman" w:cs="Times New Roman"/>
            <w:sz w:val="24"/>
          </w:rPr>
          <w:t xml:space="preserve"> в разные стороны</w:t>
        </w:r>
      </w:ins>
      <w:ins w:id="381" w:author="UserPushka" w:date="2020-05-07T19:26:00Z">
        <w:r>
          <w:rPr>
            <w:rFonts w:ascii="Times New Roman" w:hAnsi="Times New Roman" w:cs="Times New Roman"/>
            <w:sz w:val="24"/>
          </w:rPr>
          <w:t>.</w:t>
        </w:r>
      </w:ins>
    </w:p>
    <w:p w14:paraId="34CC7533" w14:textId="2B9C8665" w:rsidR="0059468A" w:rsidRDefault="0059468A" w:rsidP="00475589">
      <w:pPr>
        <w:pStyle w:val="a5"/>
        <w:numPr>
          <w:ilvl w:val="0"/>
          <w:numId w:val="47"/>
        </w:numPr>
        <w:spacing w:after="0" w:line="360" w:lineRule="auto"/>
        <w:rPr>
          <w:ins w:id="382" w:author="UserPushka" w:date="2020-05-07T19:32:00Z"/>
          <w:rFonts w:ascii="Times New Roman" w:hAnsi="Times New Roman" w:cs="Times New Roman"/>
          <w:sz w:val="24"/>
        </w:rPr>
      </w:pPr>
      <w:ins w:id="383" w:author="UserPushka" w:date="2020-05-07T19:27:00Z">
        <w:r>
          <w:rPr>
            <w:rFonts w:ascii="Times New Roman" w:hAnsi="Times New Roman" w:cs="Times New Roman"/>
            <w:b/>
            <w:bCs/>
            <w:sz w:val="24"/>
          </w:rPr>
          <w:t>Зеркальное отражение</w:t>
        </w:r>
        <w:r w:rsidRPr="00BB6831">
          <w:rPr>
            <w:rFonts w:ascii="Times New Roman" w:hAnsi="Times New Roman" w:cs="Times New Roman"/>
            <w:sz w:val="24"/>
          </w:rPr>
          <w:t>.</w:t>
        </w:r>
        <w:r>
          <w:rPr>
            <w:rFonts w:ascii="Times New Roman" w:hAnsi="Times New Roman" w:cs="Times New Roman"/>
            <w:sz w:val="24"/>
          </w:rPr>
          <w:t xml:space="preserve"> </w:t>
        </w:r>
      </w:ins>
      <w:ins w:id="384" w:author="UserPushka" w:date="2020-05-07T19:29:00Z">
        <w:r>
          <w:rPr>
            <w:rFonts w:ascii="Times New Roman" w:hAnsi="Times New Roman" w:cs="Times New Roman"/>
            <w:sz w:val="24"/>
          </w:rPr>
          <w:t>Падающий</w:t>
        </w:r>
      </w:ins>
      <w:ins w:id="385" w:author="UserPushka" w:date="2020-05-07T19:30:00Z">
        <w:r>
          <w:rPr>
            <w:rFonts w:ascii="Times New Roman" w:hAnsi="Times New Roman" w:cs="Times New Roman"/>
            <w:sz w:val="24"/>
          </w:rPr>
          <w:t xml:space="preserve"> и</w:t>
        </w:r>
      </w:ins>
      <w:ins w:id="386" w:author="UserPushka" w:date="2020-05-07T19:29:00Z">
        <w:r>
          <w:rPr>
            <w:rFonts w:ascii="Times New Roman" w:hAnsi="Times New Roman" w:cs="Times New Roman"/>
            <w:sz w:val="24"/>
          </w:rPr>
          <w:t xml:space="preserve"> отраженный </w:t>
        </w:r>
      </w:ins>
      <w:ins w:id="387" w:author="UserPushka" w:date="2020-05-07T19:30:00Z">
        <w:r>
          <w:rPr>
            <w:rFonts w:ascii="Times New Roman" w:hAnsi="Times New Roman" w:cs="Times New Roman"/>
            <w:sz w:val="24"/>
          </w:rPr>
          <w:t xml:space="preserve">лучи, а также нормаль к </w:t>
        </w:r>
        <w:r w:rsidR="00227FCE">
          <w:rPr>
            <w:rFonts w:ascii="Times New Roman" w:hAnsi="Times New Roman" w:cs="Times New Roman"/>
            <w:sz w:val="24"/>
          </w:rPr>
          <w:t xml:space="preserve">отражающей </w:t>
        </w:r>
        <w:r>
          <w:rPr>
            <w:rFonts w:ascii="Times New Roman" w:hAnsi="Times New Roman" w:cs="Times New Roman"/>
            <w:sz w:val="24"/>
          </w:rPr>
          <w:t>поверхности</w:t>
        </w:r>
        <w:r w:rsidR="00227FCE">
          <w:rPr>
            <w:rFonts w:ascii="Times New Roman" w:hAnsi="Times New Roman" w:cs="Times New Roman"/>
            <w:sz w:val="24"/>
          </w:rPr>
          <w:t xml:space="preserve"> </w:t>
        </w:r>
      </w:ins>
      <w:ins w:id="388" w:author="UserPushka" w:date="2020-05-07T19:31:00Z">
        <w:r w:rsidR="00227FCE">
          <w:rPr>
            <w:rFonts w:ascii="Times New Roman" w:hAnsi="Times New Roman" w:cs="Times New Roman"/>
            <w:sz w:val="24"/>
          </w:rPr>
          <w:t xml:space="preserve">в точке падения </w:t>
        </w:r>
      </w:ins>
      <w:ins w:id="389" w:author="UserPushka" w:date="2020-05-07T19:30:00Z">
        <w:r w:rsidR="00227FCE">
          <w:rPr>
            <w:rFonts w:ascii="Times New Roman" w:hAnsi="Times New Roman" w:cs="Times New Roman"/>
            <w:sz w:val="24"/>
          </w:rPr>
          <w:t>лежат в одной плоскости</w:t>
        </w:r>
      </w:ins>
      <w:ins w:id="390" w:author="UserPushka" w:date="2020-05-07T19:31:00Z">
        <w:r w:rsidR="00227FCE">
          <w:rPr>
            <w:rFonts w:ascii="Times New Roman" w:hAnsi="Times New Roman" w:cs="Times New Roman"/>
            <w:sz w:val="24"/>
          </w:rPr>
          <w:t xml:space="preserve"> и угол падения равен углу отражения.</w:t>
        </w:r>
      </w:ins>
    </w:p>
    <w:p w14:paraId="0FEB186A" w14:textId="603F03B0" w:rsidR="00227FCE" w:rsidRPr="00BB6831" w:rsidRDefault="00227FCE" w:rsidP="00BB6831">
      <w:pPr>
        <w:pStyle w:val="a5"/>
        <w:numPr>
          <w:ilvl w:val="0"/>
          <w:numId w:val="47"/>
        </w:numPr>
        <w:spacing w:after="0" w:line="360" w:lineRule="auto"/>
        <w:rPr>
          <w:ins w:id="391" w:author="UserPushka" w:date="2020-05-07T19:01:00Z"/>
          <w:rFonts w:ascii="Times New Roman" w:hAnsi="Times New Roman" w:cs="Times New Roman"/>
          <w:sz w:val="24"/>
        </w:rPr>
      </w:pPr>
      <w:ins w:id="392" w:author="UserPushka" w:date="2020-05-07T19:32:00Z">
        <w:r>
          <w:rPr>
            <w:rFonts w:ascii="Times New Roman" w:hAnsi="Times New Roman" w:cs="Times New Roman"/>
            <w:b/>
            <w:bCs/>
            <w:sz w:val="24"/>
          </w:rPr>
          <w:t>Полное внутреннее отражение</w:t>
        </w:r>
        <w:r w:rsidRPr="00BB6831">
          <w:rPr>
            <w:rFonts w:ascii="Times New Roman" w:hAnsi="Times New Roman" w:cs="Times New Roman"/>
            <w:sz w:val="24"/>
          </w:rPr>
          <w:t>.</w:t>
        </w:r>
        <w:r>
          <w:rPr>
            <w:rFonts w:ascii="Times New Roman" w:hAnsi="Times New Roman" w:cs="Times New Roman"/>
            <w:sz w:val="24"/>
          </w:rPr>
          <w:t xml:space="preserve"> </w:t>
        </w:r>
      </w:ins>
      <w:ins w:id="393" w:author="UserPushka" w:date="2020-05-07T19:38:00Z">
        <w:r>
          <w:rPr>
            <w:rFonts w:ascii="Times New Roman" w:hAnsi="Times New Roman" w:cs="Times New Roman"/>
            <w:sz w:val="24"/>
          </w:rPr>
          <w:t xml:space="preserve">Ситуация, при которой интенсивность преломленного луча становится </w:t>
        </w:r>
      </w:ins>
      <w:r w:rsidR="005603A4">
        <w:rPr>
          <w:rFonts w:ascii="Times New Roman" w:hAnsi="Times New Roman" w:cs="Times New Roman"/>
          <w:sz w:val="24"/>
        </w:rPr>
        <w:t>нулевой</w:t>
      </w:r>
      <w:ins w:id="394" w:author="UserPushka" w:date="2020-05-07T19:39:00Z">
        <w:r>
          <w:rPr>
            <w:rFonts w:ascii="Times New Roman" w:hAnsi="Times New Roman" w:cs="Times New Roman"/>
            <w:sz w:val="24"/>
          </w:rPr>
          <w:t>. Возникает на границе двух сред, где волна падает из среды с большим показ</w:t>
        </w:r>
      </w:ins>
      <w:ins w:id="395" w:author="UserPushka" w:date="2020-05-07T19:40:00Z">
        <w:r>
          <w:rPr>
            <w:rFonts w:ascii="Times New Roman" w:hAnsi="Times New Roman" w:cs="Times New Roman"/>
            <w:sz w:val="24"/>
          </w:rPr>
          <w:t>ателем преломления</w:t>
        </w:r>
      </w:ins>
      <w:r w:rsidR="00BD0A32">
        <w:rPr>
          <w:rFonts w:ascii="Times New Roman" w:hAnsi="Times New Roman" w:cs="Times New Roman"/>
          <w:sz w:val="24"/>
        </w:rPr>
        <w:t xml:space="preserve"> (т.е. более плотной)</w:t>
      </w:r>
      <w:ins w:id="396" w:author="UserPushka" w:date="2020-05-07T19:40:00Z">
        <w:r>
          <w:rPr>
            <w:rFonts w:ascii="Times New Roman" w:hAnsi="Times New Roman" w:cs="Times New Roman"/>
            <w:sz w:val="24"/>
          </w:rPr>
          <w:t xml:space="preserve">. </w:t>
        </w:r>
      </w:ins>
    </w:p>
    <w:p w14:paraId="6E99EABA" w14:textId="38412382" w:rsidR="008B0C99" w:rsidRPr="00BB6831" w:rsidRDefault="008B0C99" w:rsidP="00BB6831">
      <w:pPr>
        <w:pStyle w:val="a5"/>
        <w:numPr>
          <w:ilvl w:val="0"/>
          <w:numId w:val="44"/>
        </w:numPr>
        <w:spacing w:after="0" w:line="360" w:lineRule="auto"/>
        <w:rPr>
          <w:ins w:id="397" w:author="UserPushka" w:date="2020-05-07T18:58:00Z"/>
          <w:rFonts w:ascii="Times New Roman" w:hAnsi="Times New Roman" w:cs="Times New Roman"/>
          <w:sz w:val="28"/>
          <w:szCs w:val="24"/>
        </w:rPr>
      </w:pPr>
      <w:ins w:id="398" w:author="UserPushka" w:date="2020-05-07T19:01:00Z">
        <w:r w:rsidRPr="00BB6831">
          <w:rPr>
            <w:rFonts w:ascii="Times New Roman" w:hAnsi="Times New Roman" w:cs="Times New Roman"/>
            <w:sz w:val="28"/>
            <w:szCs w:val="24"/>
          </w:rPr>
          <w:t>Закон обратимости светового луча.</w:t>
        </w:r>
      </w:ins>
    </w:p>
    <w:p w14:paraId="530A6772" w14:textId="246216DD" w:rsidR="00F333C1" w:rsidRPr="006145D6" w:rsidRDefault="00B60595" w:rsidP="006145D6">
      <w:pPr>
        <w:pStyle w:val="a5"/>
        <w:numPr>
          <w:ilvl w:val="0"/>
          <w:numId w:val="59"/>
        </w:numPr>
        <w:spacing w:after="0" w:line="360" w:lineRule="auto"/>
        <w:rPr>
          <w:rFonts w:ascii="Times New Roman" w:hAnsi="Times New Roman" w:cs="Times New Roman"/>
          <w:rPrChange w:id="399" w:author="Борис Гогинян" w:date="2020-05-10T11:33:00Z">
            <w:rPr/>
          </w:rPrChange>
        </w:rPr>
        <w:pPrChange w:id="400" w:author="Борис Гогинян" w:date="2020-05-10T11:33:00Z">
          <w:pPr>
            <w:pStyle w:val="a5"/>
            <w:numPr>
              <w:numId w:val="53"/>
            </w:numPr>
            <w:spacing w:after="0" w:line="360" w:lineRule="auto"/>
            <w:ind w:left="284" w:firstLine="76"/>
          </w:pPr>
        </w:pPrChange>
      </w:pPr>
      <w:ins w:id="401" w:author="UserPushka" w:date="2020-05-07T18:58:00Z">
        <w:r w:rsidRPr="006145D6">
          <w:rPr>
            <w:rFonts w:ascii="Times New Roman" w:hAnsi="Times New Roman" w:cs="Times New Roman"/>
            <w:sz w:val="24"/>
            <w:szCs w:val="24"/>
            <w:rPrChange w:id="402" w:author="Борис Гогинян" w:date="2020-05-10T11:33:00Z">
              <w:rPr/>
            </w:rPrChange>
          </w:rPr>
          <w:t>Траектория</w:t>
        </w:r>
      </w:ins>
      <w:r w:rsidRPr="006145D6">
        <w:rPr>
          <w:rFonts w:ascii="Times New Roman" w:hAnsi="Times New Roman" w:cs="Times New Roman"/>
          <w:sz w:val="24"/>
          <w:szCs w:val="24"/>
          <w:rPrChange w:id="403" w:author="Борис Гогинян" w:date="2020-05-10T11:33:00Z">
            <w:rPr/>
          </w:rPrChange>
        </w:rPr>
        <w:t xml:space="preserve"> пути</w:t>
      </w:r>
      <w:ins w:id="404" w:author="UserPushka" w:date="2020-05-07T18:58:00Z">
        <w:r w:rsidRPr="006145D6">
          <w:rPr>
            <w:rFonts w:ascii="Times New Roman" w:hAnsi="Times New Roman" w:cs="Times New Roman"/>
            <w:sz w:val="24"/>
            <w:szCs w:val="24"/>
            <w:rPrChange w:id="405" w:author="Борис Гогинян" w:date="2020-05-10T11:33:00Z">
              <w:rPr/>
            </w:rPrChange>
          </w:rPr>
          <w:t xml:space="preserve"> лучей не зависят от направления распространения.</w:t>
        </w:r>
      </w:ins>
      <w:r w:rsidRPr="006145D6">
        <w:rPr>
          <w:rFonts w:ascii="Times New Roman" w:hAnsi="Times New Roman" w:cs="Times New Roman"/>
          <w:sz w:val="24"/>
          <w:szCs w:val="24"/>
          <w:rPrChange w:id="406" w:author="Борис Гогинян" w:date="2020-05-10T11:33:00Z">
            <w:rPr/>
          </w:rPrChange>
        </w:rPr>
        <w:t xml:space="preserve"> Другими словами, если луч, выпущенный из точки А в точку Б, пустить в обратном направлении от Б к А, то он будет иметь точно такую же траекторию.</w:t>
      </w:r>
    </w:p>
    <w:p w14:paraId="38C1DB17" w14:textId="77777777" w:rsidR="00355576" w:rsidRPr="00BB6831" w:rsidRDefault="00355576" w:rsidP="00355576">
      <w:pPr>
        <w:pStyle w:val="a5"/>
        <w:spacing w:after="0" w:line="360" w:lineRule="auto"/>
        <w:ind w:left="1428"/>
        <w:rPr>
          <w:ins w:id="407" w:author="UserPushka" w:date="2020-05-07T18:58:00Z"/>
          <w:rFonts w:ascii="Times New Roman" w:hAnsi="Times New Roman" w:cs="Times New Roman"/>
        </w:rPr>
      </w:pPr>
    </w:p>
    <w:moveFromRangeEnd w:id="258"/>
    <w:p w14:paraId="2BBA29D0" w14:textId="225E34D1" w:rsidR="00E119C3" w:rsidRDefault="00E119C3" w:rsidP="00CA00AA">
      <w:pPr>
        <w:spacing w:after="0" w:line="360" w:lineRule="auto"/>
        <w:contextualSpacing/>
        <w:rPr>
          <w:rFonts w:ascii="Times New Roman" w:hAnsi="Times New Roman" w:cs="Times New Roman"/>
          <w:sz w:val="28"/>
          <w:szCs w:val="24"/>
        </w:rPr>
      </w:pPr>
      <w:moveToRangeStart w:id="408" w:author="UserPushka" w:date="2020-05-07T14:22:00Z" w:name="move39753748"/>
      <w:moveTo w:id="409" w:author="UserPushka" w:date="2020-05-07T14:22:00Z">
        <w:r w:rsidRPr="00411BC3">
          <w:rPr>
            <w:rFonts w:ascii="Times New Roman" w:hAnsi="Times New Roman" w:cs="Times New Roman"/>
            <w:sz w:val="28"/>
            <w:szCs w:val="24"/>
          </w:rPr>
          <w:t>Все законы геометрической оптики следуют из закона сохранения энергии</w:t>
        </w:r>
      </w:moveTo>
      <w:r w:rsidR="00CA00AA">
        <w:rPr>
          <w:rFonts w:ascii="Times New Roman" w:hAnsi="Times New Roman" w:cs="Times New Roman"/>
          <w:sz w:val="28"/>
          <w:szCs w:val="24"/>
        </w:rPr>
        <w:t>. Также о</w:t>
      </w:r>
      <w:moveTo w:id="410" w:author="UserPushka" w:date="2020-05-07T14:22:00Z">
        <w:r w:rsidRPr="00411BC3">
          <w:rPr>
            <w:rFonts w:ascii="Times New Roman" w:hAnsi="Times New Roman" w:cs="Times New Roman"/>
            <w:sz w:val="28"/>
            <w:szCs w:val="24"/>
          </w:rPr>
          <w:t>ни не являются независимыми друг от друга.</w:t>
        </w:r>
      </w:moveTo>
      <w:r w:rsidR="004B039C">
        <w:rPr>
          <w:rFonts w:ascii="Times New Roman" w:hAnsi="Times New Roman" w:cs="Times New Roman"/>
          <w:sz w:val="28"/>
          <w:szCs w:val="24"/>
        </w:rPr>
        <w:t xml:space="preserve"> </w:t>
      </w:r>
    </w:p>
    <w:p w14:paraId="13DCC226" w14:textId="58C5B996" w:rsidR="004B039C" w:rsidRDefault="004B039C" w:rsidP="004B039C">
      <w:pPr>
        <w:spacing w:after="0" w:line="360" w:lineRule="auto"/>
        <w:ind w:firstLine="708"/>
        <w:contextualSpacing/>
        <w:rPr>
          <w:rFonts w:ascii="Times New Roman" w:hAnsi="Times New Roman" w:cs="Times New Roman"/>
          <w:sz w:val="32"/>
          <w:szCs w:val="28"/>
        </w:rPr>
      </w:pPr>
      <w:r>
        <w:rPr>
          <w:rFonts w:ascii="Times New Roman" w:hAnsi="Times New Roman" w:cs="Times New Roman"/>
          <w:sz w:val="32"/>
          <w:szCs w:val="28"/>
        </w:rPr>
        <w:t>Электромагнитные свойства света.</w:t>
      </w:r>
    </w:p>
    <w:p w14:paraId="11A5879C" w14:textId="77777777" w:rsidR="00BD0A32" w:rsidRDefault="009331EF">
      <w:pPr>
        <w:spacing w:after="0" w:line="360" w:lineRule="auto"/>
        <w:contextualSpacing/>
        <w:rPr>
          <w:rFonts w:ascii="Times New Roman" w:hAnsi="Times New Roman" w:cs="Times New Roman"/>
          <w:sz w:val="28"/>
          <w:szCs w:val="28"/>
        </w:rPr>
        <w:pPrChange w:id="411" w:author="Борис Гогинян" w:date="2020-05-09T23:54:00Z">
          <w:pPr>
            <w:spacing w:after="0" w:line="360" w:lineRule="auto"/>
            <w:ind w:firstLine="708"/>
            <w:contextualSpacing/>
          </w:pPr>
        </w:pPrChange>
      </w:pPr>
      <w:r w:rsidRPr="009331EF">
        <w:rPr>
          <w:rFonts w:ascii="Times New Roman" w:hAnsi="Times New Roman" w:cs="Times New Roman"/>
          <w:sz w:val="28"/>
          <w:szCs w:val="28"/>
        </w:rPr>
        <w:t xml:space="preserve">Свет (или световое поле) – это электромагнитные волны в оптическом диапазоне длин волн </w:t>
      </w:r>
      <m:oMath>
        <m:r>
          <w:rPr>
            <w:rFonts w:ascii="Cambria Math" w:hAnsi="Cambria Math" w:cs="Times New Roman"/>
            <w:sz w:val="28"/>
            <w:szCs w:val="28"/>
          </w:rPr>
          <m:t xml:space="preserve">λ </m:t>
        </m:r>
      </m:oMath>
      <w:r w:rsidRPr="009331EF">
        <w:rPr>
          <w:rFonts w:ascii="Times New Roman" w:hAnsi="Times New Roman" w:cs="Times New Roman"/>
          <w:sz w:val="28"/>
          <w:szCs w:val="28"/>
        </w:rPr>
        <w:t>(0 – 40 мкм). В этом диапазоне выполняются законы геометрической оптики</w:t>
      </w:r>
      <w:r w:rsidR="00BD0A32">
        <w:rPr>
          <w:rFonts w:ascii="Times New Roman" w:hAnsi="Times New Roman" w:cs="Times New Roman"/>
          <w:sz w:val="28"/>
          <w:szCs w:val="28"/>
        </w:rPr>
        <w:t xml:space="preserve"> и свет слабо взаимодействует с веществом</w:t>
      </w:r>
      <w:r w:rsidRPr="009331EF">
        <w:rPr>
          <w:rFonts w:ascii="Times New Roman" w:hAnsi="Times New Roman" w:cs="Times New Roman"/>
          <w:sz w:val="28"/>
          <w:szCs w:val="28"/>
        </w:rPr>
        <w:t xml:space="preserve">. </w:t>
      </w:r>
      <w:r>
        <w:rPr>
          <w:rFonts w:ascii="Times New Roman" w:hAnsi="Times New Roman" w:cs="Times New Roman"/>
          <w:sz w:val="28"/>
          <w:szCs w:val="28"/>
        </w:rPr>
        <w:t xml:space="preserve"> Оптический диапазон состоит из 4 видов излучения: рентгеновское, ультрафиолетовое, инфракрасное и видимое. В данной работе имеет значение только последнее.</w:t>
      </w:r>
    </w:p>
    <w:p w14:paraId="6304DFB8" w14:textId="77777777" w:rsidR="000815BB" w:rsidRDefault="0017566A" w:rsidP="00D524C7">
      <w:pPr>
        <w:spacing w:after="0" w:line="360" w:lineRule="auto"/>
        <w:ind w:firstLine="708"/>
        <w:contextualSpacing/>
        <w:rPr>
          <w:ins w:id="412" w:author="Борис Гогинян" w:date="2020-05-10T00:52:00Z"/>
          <w:rFonts w:ascii="Times New Roman" w:hAnsi="Times New Roman" w:cs="Times New Roman"/>
          <w:sz w:val="28"/>
          <w:szCs w:val="28"/>
        </w:rPr>
      </w:pPr>
      <w:r>
        <w:rPr>
          <w:rFonts w:ascii="Times New Roman" w:hAnsi="Times New Roman" w:cs="Times New Roman"/>
          <w:sz w:val="28"/>
          <w:szCs w:val="28"/>
        </w:rPr>
        <w:t>Видимое излу</w:t>
      </w:r>
      <w:r w:rsidR="00BD0A32">
        <w:rPr>
          <w:rFonts w:ascii="Times New Roman" w:hAnsi="Times New Roman" w:cs="Times New Roman"/>
          <w:sz w:val="28"/>
          <w:szCs w:val="28"/>
        </w:rPr>
        <w:t>чение –</w:t>
      </w:r>
      <w:ins w:id="413" w:author="Борис Гогинян" w:date="2020-05-10T00:09:00Z">
        <w:r w:rsidR="00AE57F6">
          <w:rPr>
            <w:rFonts w:ascii="Times New Roman" w:hAnsi="Times New Roman" w:cs="Times New Roman"/>
            <w:sz w:val="28"/>
            <w:szCs w:val="28"/>
          </w:rPr>
          <w:t xml:space="preserve"> </w:t>
        </w:r>
      </w:ins>
      <w:r w:rsidR="00985CF8" w:rsidRPr="00985CF8">
        <w:rPr>
          <w:rFonts w:ascii="Times New Roman" w:hAnsi="Times New Roman" w:cs="Times New Roman"/>
          <w:sz w:val="28"/>
          <w:szCs w:val="28"/>
        </w:rPr>
        <w:t>отраженный от разных поверхностей свет видимого диапазона, лежащий в пределах от</w:t>
      </w:r>
      <w:r w:rsidR="00BD0A32">
        <w:rPr>
          <w:rFonts w:ascii="Times New Roman" w:hAnsi="Times New Roman" w:cs="Times New Roman"/>
          <w:sz w:val="28"/>
          <w:szCs w:val="28"/>
        </w:rPr>
        <w:t xml:space="preserve"> 380 нм до 780 нм. </w:t>
      </w:r>
    </w:p>
    <w:p w14:paraId="346D9C24" w14:textId="0A33099F" w:rsidR="009331EF" w:rsidDel="00D524C7" w:rsidRDefault="009331EF" w:rsidP="004B039C">
      <w:pPr>
        <w:spacing w:after="0" w:line="360" w:lineRule="auto"/>
        <w:ind w:firstLine="708"/>
        <w:contextualSpacing/>
        <w:rPr>
          <w:del w:id="414" w:author="Борис Гогинян" w:date="2020-05-10T00:27:00Z"/>
          <w:rFonts w:ascii="Times New Roman" w:hAnsi="Times New Roman" w:cs="Times New Roman"/>
          <w:sz w:val="28"/>
          <w:szCs w:val="28"/>
        </w:rPr>
      </w:pPr>
      <w:del w:id="415" w:author="Борис Гогинян" w:date="2020-05-10T00:27:00Z">
        <w:r w:rsidDel="00D524C7">
          <w:rPr>
            <w:rFonts w:ascii="Times New Roman" w:hAnsi="Times New Roman" w:cs="Times New Roman"/>
            <w:sz w:val="28"/>
            <w:szCs w:val="28"/>
          </w:rPr>
          <w:delText xml:space="preserve"> </w:delText>
        </w:r>
      </w:del>
    </w:p>
    <w:p w14:paraId="5D4EE4D2" w14:textId="7C557C5E" w:rsidR="00B5450D" w:rsidRDefault="00B5450D" w:rsidP="00D524C7">
      <w:pPr>
        <w:spacing w:after="0" w:line="360" w:lineRule="auto"/>
        <w:ind w:firstLine="708"/>
        <w:contextualSpacing/>
        <w:rPr>
          <w:ins w:id="416" w:author="Борис Гогинян" w:date="2020-05-09T23:49:00Z"/>
          <w:rFonts w:ascii="Times New Roman" w:hAnsi="Times New Roman" w:cs="Times New Roman"/>
          <w:sz w:val="28"/>
          <w:szCs w:val="28"/>
        </w:rPr>
      </w:pPr>
    </w:p>
    <w:p w14:paraId="5C73E7F7" w14:textId="7C48F15A" w:rsidR="000036DF" w:rsidRDefault="000036DF" w:rsidP="000036DF">
      <w:pPr>
        <w:spacing w:after="0" w:line="360" w:lineRule="auto"/>
        <w:ind w:firstLine="708"/>
        <w:contextualSpacing/>
        <w:rPr>
          <w:ins w:id="417" w:author="Борис Гогинян" w:date="2020-05-09T23:52:00Z"/>
          <w:rFonts w:ascii="Times New Roman" w:hAnsi="Times New Roman" w:cs="Times New Roman"/>
          <w:sz w:val="32"/>
          <w:szCs w:val="28"/>
        </w:rPr>
      </w:pPr>
      <w:ins w:id="418" w:author="Борис Гогинян" w:date="2020-05-09T23:49:00Z">
        <w:r>
          <w:rPr>
            <w:rFonts w:ascii="Times New Roman" w:hAnsi="Times New Roman" w:cs="Times New Roman"/>
            <w:sz w:val="32"/>
            <w:szCs w:val="28"/>
          </w:rPr>
          <w:t>Дифракция</w:t>
        </w:r>
      </w:ins>
    </w:p>
    <w:p w14:paraId="15600F12" w14:textId="0FCD7B9F" w:rsidR="00B5450D" w:rsidRDefault="00B5450D">
      <w:pPr>
        <w:spacing w:after="0" w:line="360" w:lineRule="auto"/>
        <w:contextualSpacing/>
        <w:rPr>
          <w:ins w:id="419" w:author="Борис Гогинян" w:date="2020-05-10T00:52:00Z"/>
          <w:rFonts w:ascii="Times New Roman" w:hAnsi="Times New Roman" w:cs="Times New Roman"/>
          <w:sz w:val="28"/>
          <w:szCs w:val="28"/>
        </w:rPr>
        <w:pPrChange w:id="420" w:author="Борис Гогинян" w:date="2020-05-09T23:54:00Z">
          <w:pPr>
            <w:spacing w:after="0" w:line="360" w:lineRule="auto"/>
            <w:ind w:firstLine="708"/>
            <w:contextualSpacing/>
          </w:pPr>
        </w:pPrChange>
      </w:pPr>
      <w:commentRangeStart w:id="421"/>
      <w:ins w:id="422" w:author="Борис Гогинян" w:date="2020-05-09T23:52:00Z">
        <w:r w:rsidRPr="00B5450D">
          <w:rPr>
            <w:rFonts w:ascii="Times New Roman" w:hAnsi="Times New Roman" w:cs="Times New Roman"/>
            <w:sz w:val="28"/>
            <w:szCs w:val="28"/>
            <w:rPrChange w:id="423" w:author="Борис Гогинян" w:date="2020-05-09T23:54:00Z">
              <w:rPr>
                <w:rFonts w:ascii="Times New Roman" w:hAnsi="Times New Roman" w:cs="Times New Roman"/>
                <w:sz w:val="32"/>
                <w:szCs w:val="28"/>
              </w:rPr>
            </w:rPrChange>
          </w:rPr>
          <w:t>Под дифракцией света понимают всякое уклонение от</w:t>
        </w:r>
      </w:ins>
      <w:ins w:id="424" w:author="Борис Гогинян" w:date="2020-05-09T23:53:00Z">
        <w:r w:rsidRPr="00B5450D">
          <w:rPr>
            <w:rFonts w:ascii="Times New Roman" w:hAnsi="Times New Roman" w:cs="Times New Roman"/>
            <w:sz w:val="28"/>
            <w:szCs w:val="28"/>
            <w:rPrChange w:id="425" w:author="Борис Гогинян" w:date="2020-05-09T23:54:00Z">
              <w:rPr>
                <w:rFonts w:ascii="Times New Roman" w:hAnsi="Times New Roman" w:cs="Times New Roman"/>
                <w:sz w:val="32"/>
                <w:szCs w:val="28"/>
              </w:rPr>
            </w:rPrChange>
          </w:rPr>
          <w:t xml:space="preserve"> </w:t>
        </w:r>
      </w:ins>
      <w:ins w:id="426" w:author="Борис Гогинян" w:date="2020-05-09T23:52:00Z">
        <w:r w:rsidRPr="00B5450D">
          <w:rPr>
            <w:rFonts w:ascii="Times New Roman" w:hAnsi="Times New Roman" w:cs="Times New Roman"/>
            <w:sz w:val="28"/>
            <w:szCs w:val="28"/>
            <w:rPrChange w:id="427" w:author="Борис Гогинян" w:date="2020-05-09T23:54:00Z">
              <w:rPr>
                <w:rFonts w:ascii="Times New Roman" w:hAnsi="Times New Roman" w:cs="Times New Roman"/>
                <w:sz w:val="32"/>
                <w:szCs w:val="28"/>
              </w:rPr>
            </w:rPrChange>
          </w:rPr>
          <w:t>прямолинейного распространения света, если оно не может быт</w:t>
        </w:r>
      </w:ins>
      <w:ins w:id="428" w:author="Борис Гогинян" w:date="2020-05-09T23:53:00Z">
        <w:r w:rsidRPr="00B5450D">
          <w:rPr>
            <w:rFonts w:ascii="Times New Roman" w:hAnsi="Times New Roman" w:cs="Times New Roman"/>
            <w:sz w:val="28"/>
            <w:szCs w:val="28"/>
            <w:rPrChange w:id="429" w:author="Борис Гогинян" w:date="2020-05-09T23:54:00Z">
              <w:rPr>
                <w:rFonts w:ascii="Times New Roman" w:hAnsi="Times New Roman" w:cs="Times New Roman"/>
                <w:sz w:val="32"/>
                <w:szCs w:val="28"/>
              </w:rPr>
            </w:rPrChange>
          </w:rPr>
          <w:t xml:space="preserve">ь </w:t>
        </w:r>
      </w:ins>
      <w:ins w:id="430" w:author="Борис Гогинян" w:date="2020-05-09T23:52:00Z">
        <w:r w:rsidRPr="00B5450D">
          <w:rPr>
            <w:rFonts w:ascii="Times New Roman" w:hAnsi="Times New Roman" w:cs="Times New Roman"/>
            <w:sz w:val="28"/>
            <w:szCs w:val="28"/>
            <w:rPrChange w:id="431" w:author="Борис Гогинян" w:date="2020-05-09T23:54:00Z">
              <w:rPr>
                <w:rFonts w:ascii="Times New Roman" w:hAnsi="Times New Roman" w:cs="Times New Roman"/>
                <w:sz w:val="32"/>
                <w:szCs w:val="28"/>
              </w:rPr>
            </w:rPrChange>
          </w:rPr>
          <w:t>истолковано как результат отражения, преломления или</w:t>
        </w:r>
      </w:ins>
      <w:ins w:id="432" w:author="Борис Гогинян" w:date="2020-05-09T23:53:00Z">
        <w:r w:rsidRPr="00B5450D">
          <w:rPr>
            <w:rFonts w:ascii="Times New Roman" w:hAnsi="Times New Roman" w:cs="Times New Roman"/>
            <w:sz w:val="28"/>
            <w:szCs w:val="28"/>
            <w:rPrChange w:id="433" w:author="Борис Гогинян" w:date="2020-05-09T23:54:00Z">
              <w:rPr>
                <w:rFonts w:ascii="Times New Roman" w:hAnsi="Times New Roman" w:cs="Times New Roman"/>
                <w:sz w:val="32"/>
                <w:szCs w:val="28"/>
              </w:rPr>
            </w:rPrChange>
          </w:rPr>
          <w:t xml:space="preserve"> </w:t>
        </w:r>
      </w:ins>
      <w:ins w:id="434" w:author="Борис Гогинян" w:date="2020-05-09T23:52:00Z">
        <w:r w:rsidRPr="00B5450D">
          <w:rPr>
            <w:rFonts w:ascii="Times New Roman" w:hAnsi="Times New Roman" w:cs="Times New Roman"/>
            <w:sz w:val="28"/>
            <w:szCs w:val="28"/>
            <w:rPrChange w:id="435" w:author="Борис Гогинян" w:date="2020-05-09T23:54:00Z">
              <w:rPr>
                <w:rFonts w:ascii="Times New Roman" w:hAnsi="Times New Roman" w:cs="Times New Roman"/>
                <w:sz w:val="32"/>
                <w:szCs w:val="28"/>
              </w:rPr>
            </w:rPrChange>
          </w:rPr>
          <w:t>изгибания световых лучей в средах с непрерывно меняющимся пок</w:t>
        </w:r>
      </w:ins>
      <w:ins w:id="436" w:author="Борис Гогинян" w:date="2020-05-09T23:53:00Z">
        <w:r w:rsidRPr="00B5450D">
          <w:rPr>
            <w:rFonts w:ascii="Times New Roman" w:hAnsi="Times New Roman" w:cs="Times New Roman"/>
            <w:sz w:val="28"/>
            <w:szCs w:val="28"/>
            <w:rPrChange w:id="437" w:author="Борис Гогинян" w:date="2020-05-09T23:54:00Z">
              <w:rPr>
                <w:rFonts w:ascii="Times New Roman" w:hAnsi="Times New Roman" w:cs="Times New Roman"/>
                <w:sz w:val="32"/>
                <w:szCs w:val="28"/>
              </w:rPr>
            </w:rPrChange>
          </w:rPr>
          <w:t>а</w:t>
        </w:r>
      </w:ins>
      <w:ins w:id="438" w:author="Борис Гогинян" w:date="2020-05-09T23:52:00Z">
        <w:r w:rsidRPr="00B5450D">
          <w:rPr>
            <w:rFonts w:ascii="Times New Roman" w:hAnsi="Times New Roman" w:cs="Times New Roman"/>
            <w:sz w:val="28"/>
            <w:szCs w:val="28"/>
            <w:rPrChange w:id="439" w:author="Борис Гогинян" w:date="2020-05-09T23:54:00Z">
              <w:rPr>
                <w:rFonts w:ascii="Times New Roman" w:hAnsi="Times New Roman" w:cs="Times New Roman"/>
                <w:sz w:val="32"/>
                <w:szCs w:val="28"/>
              </w:rPr>
            </w:rPrChange>
          </w:rPr>
          <w:t>зателем преломления. Если в среде имеются мельчайшие частицы постороннего вещества (туман) или показатель преломления заметно меняется на расстояниях порядка длины волны, то в этих случаях говорят о рассеянии света</w:t>
        </w:r>
      </w:ins>
      <w:ins w:id="440" w:author="Борис Гогинян" w:date="2020-05-09T23:54:00Z">
        <w:r>
          <w:rPr>
            <w:rFonts w:ascii="Times New Roman" w:hAnsi="Times New Roman" w:cs="Times New Roman"/>
            <w:sz w:val="28"/>
            <w:szCs w:val="28"/>
          </w:rPr>
          <w:t>.</w:t>
        </w:r>
      </w:ins>
      <w:commentRangeEnd w:id="421"/>
      <w:ins w:id="441" w:author="Борис Гогинян" w:date="2020-05-10T00:07:00Z">
        <w:r w:rsidR="00AE57F6">
          <w:rPr>
            <w:rStyle w:val="af4"/>
          </w:rPr>
          <w:commentReference w:id="421"/>
        </w:r>
      </w:ins>
    </w:p>
    <w:p w14:paraId="2120BC84" w14:textId="21B55B0F" w:rsidR="000815BB" w:rsidRPr="00B5450D" w:rsidRDefault="000815BB">
      <w:pPr>
        <w:spacing w:after="0" w:line="360" w:lineRule="auto"/>
        <w:contextualSpacing/>
        <w:rPr>
          <w:ins w:id="442" w:author="Борис Гогинян" w:date="2020-05-09T23:49:00Z"/>
          <w:rFonts w:ascii="Times New Roman" w:hAnsi="Times New Roman" w:cs="Times New Roman"/>
          <w:sz w:val="28"/>
          <w:szCs w:val="28"/>
          <w:rPrChange w:id="443" w:author="Борис Гогинян" w:date="2020-05-09T23:54:00Z">
            <w:rPr>
              <w:ins w:id="444" w:author="Борис Гогинян" w:date="2020-05-09T23:49:00Z"/>
              <w:rFonts w:ascii="Times New Roman" w:hAnsi="Times New Roman" w:cs="Times New Roman"/>
              <w:sz w:val="32"/>
              <w:szCs w:val="28"/>
            </w:rPr>
          </w:rPrChange>
        </w:rPr>
        <w:pPrChange w:id="445" w:author="Борис Гогинян" w:date="2020-05-09T23:54:00Z">
          <w:pPr>
            <w:spacing w:after="0" w:line="360" w:lineRule="auto"/>
            <w:ind w:firstLine="708"/>
            <w:contextualSpacing/>
          </w:pPr>
        </w:pPrChange>
      </w:pPr>
    </w:p>
    <w:p w14:paraId="6444AC36" w14:textId="57A86773" w:rsidR="000036DF" w:rsidRDefault="000036DF" w:rsidP="000036DF">
      <w:pPr>
        <w:spacing w:after="0" w:line="360" w:lineRule="auto"/>
        <w:ind w:firstLine="708"/>
        <w:contextualSpacing/>
        <w:rPr>
          <w:ins w:id="446" w:author="Борис Гогинян" w:date="2020-05-10T00:42:00Z"/>
          <w:rFonts w:ascii="Times New Roman" w:hAnsi="Times New Roman" w:cs="Times New Roman"/>
          <w:sz w:val="32"/>
          <w:szCs w:val="28"/>
        </w:rPr>
      </w:pPr>
      <w:ins w:id="447" w:author="Борис Гогинян" w:date="2020-05-09T23:49:00Z">
        <w:r w:rsidRPr="00AC4246">
          <w:rPr>
            <w:rFonts w:ascii="Times New Roman" w:hAnsi="Times New Roman" w:cs="Times New Roman"/>
            <w:sz w:val="32"/>
            <w:szCs w:val="28"/>
          </w:rPr>
          <w:lastRenderedPageBreak/>
          <w:t>Интерференция</w:t>
        </w:r>
        <w:r>
          <w:rPr>
            <w:rFonts w:ascii="Times New Roman" w:hAnsi="Times New Roman" w:cs="Times New Roman"/>
            <w:sz w:val="32"/>
            <w:szCs w:val="28"/>
          </w:rPr>
          <w:t xml:space="preserve"> и когерентность</w:t>
        </w:r>
      </w:ins>
    </w:p>
    <w:p w14:paraId="729587F5" w14:textId="7B908339" w:rsidR="00D524C7" w:rsidRDefault="00D524C7">
      <w:pPr>
        <w:spacing w:after="0" w:line="360" w:lineRule="auto"/>
        <w:contextualSpacing/>
        <w:rPr>
          <w:ins w:id="448" w:author="Борис Гогинян" w:date="2020-05-10T00:48:00Z"/>
          <w:rFonts w:ascii="Times New Roman" w:hAnsi="Times New Roman" w:cs="Times New Roman"/>
          <w:sz w:val="28"/>
          <w:szCs w:val="28"/>
        </w:rPr>
        <w:pPrChange w:id="449" w:author="Борис Гогинян" w:date="2020-05-10T00:42:00Z">
          <w:pPr>
            <w:spacing w:after="0" w:line="360" w:lineRule="auto"/>
            <w:ind w:firstLine="708"/>
            <w:contextualSpacing/>
          </w:pPr>
        </w:pPrChange>
      </w:pPr>
      <w:ins w:id="450" w:author="Борис Гогинян" w:date="2020-05-10T00:43:00Z">
        <w:r w:rsidRPr="00D524C7">
          <w:rPr>
            <w:rFonts w:ascii="Times New Roman" w:hAnsi="Times New Roman" w:cs="Times New Roman"/>
            <w:sz w:val="28"/>
            <w:szCs w:val="28"/>
            <w:rPrChange w:id="451" w:author="Борис Гогинян" w:date="2020-05-10T00:43:00Z">
              <w:rPr>
                <w:rFonts w:ascii="Times New Roman" w:hAnsi="Times New Roman" w:cs="Times New Roman"/>
                <w:sz w:val="32"/>
                <w:szCs w:val="28"/>
              </w:rPr>
            </w:rPrChange>
          </w:rPr>
          <w:t>Колебания</w:t>
        </w:r>
      </w:ins>
      <w:ins w:id="452" w:author="Борис Гогинян" w:date="2020-05-10T00:47:00Z">
        <w:r w:rsidR="000815BB">
          <w:rPr>
            <w:rFonts w:ascii="Times New Roman" w:hAnsi="Times New Roman" w:cs="Times New Roman"/>
            <w:sz w:val="28"/>
            <w:szCs w:val="28"/>
          </w:rPr>
          <w:t xml:space="preserve"> (и волны) называются</w:t>
        </w:r>
      </w:ins>
      <w:ins w:id="453" w:author="Борис Гогинян" w:date="2020-05-10T00:43:00Z">
        <w:r w:rsidRPr="00D524C7">
          <w:rPr>
            <w:rFonts w:ascii="Times New Roman" w:hAnsi="Times New Roman" w:cs="Times New Roman"/>
            <w:sz w:val="28"/>
            <w:szCs w:val="28"/>
            <w:rPrChange w:id="454" w:author="Борис Гогинян" w:date="2020-05-10T00:43:00Z">
              <w:rPr>
                <w:rFonts w:ascii="Times New Roman" w:hAnsi="Times New Roman" w:cs="Times New Roman"/>
                <w:sz w:val="32"/>
                <w:szCs w:val="28"/>
              </w:rPr>
            </w:rPrChange>
          </w:rPr>
          <w:t xml:space="preserve"> когерентны</w:t>
        </w:r>
      </w:ins>
      <w:ins w:id="455" w:author="Борис Гогинян" w:date="2020-05-10T00:47:00Z">
        <w:r w:rsidR="000815BB">
          <w:rPr>
            <w:rFonts w:ascii="Times New Roman" w:hAnsi="Times New Roman" w:cs="Times New Roman"/>
            <w:sz w:val="28"/>
            <w:szCs w:val="28"/>
          </w:rPr>
          <w:t>ми</w:t>
        </w:r>
      </w:ins>
      <w:ins w:id="456" w:author="Борис Гогинян" w:date="2020-05-10T00:43:00Z">
        <w:r w:rsidRPr="00D524C7">
          <w:rPr>
            <w:rFonts w:ascii="Times New Roman" w:hAnsi="Times New Roman" w:cs="Times New Roman"/>
            <w:sz w:val="28"/>
            <w:szCs w:val="28"/>
            <w:rPrChange w:id="457" w:author="Борис Гогинян" w:date="2020-05-10T00:43:00Z">
              <w:rPr>
                <w:rFonts w:ascii="Times New Roman" w:hAnsi="Times New Roman" w:cs="Times New Roman"/>
                <w:sz w:val="32"/>
                <w:szCs w:val="28"/>
              </w:rPr>
            </w:rPrChange>
          </w:rPr>
          <w:t>, если разность их фаз</w:t>
        </w:r>
      </w:ins>
      <w:ins w:id="458" w:author="Борис Гогинян" w:date="2020-05-10T00:44:00Z">
        <w:r w:rsidR="00984C24">
          <w:rPr>
            <w:rFonts w:ascii="Times New Roman" w:hAnsi="Times New Roman" w:cs="Times New Roman"/>
            <w:sz w:val="28"/>
            <w:szCs w:val="28"/>
          </w:rPr>
          <w:t xml:space="preserve"> </w:t>
        </w:r>
        <m:oMath>
          <m:r>
            <w:rPr>
              <w:rFonts w:ascii="Cambria Math" w:hAnsi="Cambria Math" w:cs="Times New Roman"/>
              <w:sz w:val="28"/>
              <w:szCs w:val="28"/>
            </w:rPr>
            <m:t>δ</m:t>
          </m:r>
        </m:oMath>
      </w:ins>
      <w:ins w:id="459" w:author="Борис Гогинян" w:date="2020-05-10T00:43:00Z">
        <w:r w:rsidRPr="00D524C7">
          <w:rPr>
            <w:rFonts w:ascii="Times New Roman" w:hAnsi="Times New Roman" w:cs="Times New Roman"/>
            <w:sz w:val="28"/>
            <w:szCs w:val="28"/>
            <w:rPrChange w:id="460" w:author="Борис Гогинян" w:date="2020-05-10T00:43:00Z">
              <w:rPr>
                <w:rFonts w:ascii="Times New Roman" w:hAnsi="Times New Roman" w:cs="Times New Roman"/>
                <w:sz w:val="32"/>
                <w:szCs w:val="28"/>
              </w:rPr>
            </w:rPrChange>
          </w:rPr>
          <w:t xml:space="preserve"> постоянна во времени</w:t>
        </w:r>
      </w:ins>
      <w:ins w:id="461" w:author="Борис Гогинян" w:date="2020-05-10T00:44:00Z">
        <w:r w:rsidR="00984C24">
          <w:rPr>
            <w:rFonts w:ascii="Times New Roman" w:hAnsi="Times New Roman" w:cs="Times New Roman"/>
            <w:sz w:val="28"/>
            <w:szCs w:val="28"/>
          </w:rPr>
          <w:t>. Если оба колебани</w:t>
        </w:r>
      </w:ins>
      <w:ins w:id="462" w:author="Борис Гогинян" w:date="2020-05-10T00:45:00Z">
        <w:r w:rsidR="00984C24">
          <w:rPr>
            <w:rFonts w:ascii="Times New Roman" w:hAnsi="Times New Roman" w:cs="Times New Roman"/>
            <w:sz w:val="28"/>
            <w:szCs w:val="28"/>
          </w:rPr>
          <w:t>я</w:t>
        </w:r>
      </w:ins>
      <w:ins w:id="463" w:author="Борис Гогинян" w:date="2020-05-10T00:44:00Z">
        <w:r w:rsidR="00984C24">
          <w:rPr>
            <w:rFonts w:ascii="Times New Roman" w:hAnsi="Times New Roman" w:cs="Times New Roman"/>
            <w:sz w:val="28"/>
            <w:szCs w:val="28"/>
          </w:rPr>
          <w:t xml:space="preserve"> не согласованы друг с другом </w:t>
        </w:r>
      </w:ins>
      <w:ins w:id="464" w:author="Борис Гогинян" w:date="2020-05-10T00:45:00Z">
        <w:r w:rsidR="00984C24">
          <w:rPr>
            <w:rFonts w:ascii="Times New Roman" w:hAnsi="Times New Roman" w:cs="Times New Roman"/>
            <w:sz w:val="28"/>
            <w:szCs w:val="28"/>
          </w:rPr>
          <w:t>т</w:t>
        </w:r>
      </w:ins>
      <w:ins w:id="465" w:author="Борис Гогинян" w:date="2020-05-10T00:44:00Z">
        <w:r w:rsidR="00984C24">
          <w:rPr>
            <w:rFonts w:ascii="Times New Roman" w:hAnsi="Times New Roman" w:cs="Times New Roman"/>
            <w:sz w:val="28"/>
            <w:szCs w:val="28"/>
          </w:rPr>
          <w:t>.</w:t>
        </w:r>
      </w:ins>
      <w:ins w:id="466" w:author="Борис Гогинян" w:date="2020-05-10T00:45:00Z">
        <w:r w:rsidR="00984C24">
          <w:rPr>
            <w:rFonts w:ascii="Times New Roman" w:hAnsi="Times New Roman" w:cs="Times New Roman"/>
            <w:sz w:val="28"/>
            <w:szCs w:val="28"/>
          </w:rPr>
          <w:t>е</w:t>
        </w:r>
      </w:ins>
      <w:ins w:id="467" w:author="Борис Гогинян" w:date="2020-05-10T00:44:00Z">
        <w:r w:rsidR="00984C24">
          <w:rPr>
            <w:rFonts w:ascii="Times New Roman" w:hAnsi="Times New Roman" w:cs="Times New Roman"/>
            <w:sz w:val="28"/>
            <w:szCs w:val="28"/>
          </w:rPr>
          <w:t>.</w:t>
        </w:r>
      </w:ins>
      <w:ins w:id="468" w:author="Борис Гогинян" w:date="2020-05-10T00:45:00Z">
        <w:r w:rsidR="00984C24">
          <w:rPr>
            <w:rFonts w:ascii="Times New Roman" w:hAnsi="Times New Roman" w:cs="Times New Roman"/>
            <w:sz w:val="28"/>
            <w:szCs w:val="28"/>
          </w:rPr>
          <w:t xml:space="preserve"> разность их фаз </w:t>
        </w:r>
        <m:oMath>
          <m:r>
            <w:rPr>
              <w:rFonts w:ascii="Cambria Math" w:hAnsi="Cambria Math" w:cs="Times New Roman"/>
              <w:sz w:val="28"/>
              <w:szCs w:val="28"/>
            </w:rPr>
            <m:t>δ</m:t>
          </m:r>
        </m:oMath>
        <w:r w:rsidR="00984C24">
          <w:rPr>
            <w:rFonts w:ascii="Times New Roman" w:hAnsi="Times New Roman" w:cs="Times New Roman"/>
            <w:sz w:val="28"/>
            <w:szCs w:val="28"/>
          </w:rPr>
          <w:t xml:space="preserve"> как-то изменяется во времени, то </w:t>
        </w:r>
        <w:r w:rsidR="000815BB">
          <w:rPr>
            <w:rFonts w:ascii="Times New Roman" w:hAnsi="Times New Roman" w:cs="Times New Roman"/>
            <w:sz w:val="28"/>
            <w:szCs w:val="28"/>
          </w:rPr>
          <w:t>такие колебания называют не</w:t>
        </w:r>
      </w:ins>
      <w:ins w:id="469" w:author="Борис Гогинян" w:date="2020-05-10T00:46:00Z">
        <w:r w:rsidR="000815BB">
          <w:rPr>
            <w:rFonts w:ascii="Times New Roman" w:hAnsi="Times New Roman" w:cs="Times New Roman"/>
            <w:sz w:val="28"/>
            <w:szCs w:val="28"/>
          </w:rPr>
          <w:t>когерентными.</w:t>
        </w:r>
      </w:ins>
      <w:ins w:id="470" w:author="Борис Гогинян" w:date="2020-05-10T00:43:00Z">
        <w:r w:rsidR="000815BB" w:rsidRPr="000815BB">
          <w:rPr>
            <w:rFonts w:ascii="Times New Roman" w:hAnsi="Times New Roman" w:cs="Times New Roman"/>
            <w:sz w:val="28"/>
            <w:szCs w:val="28"/>
          </w:rPr>
          <w:t xml:space="preserve"> </w:t>
        </w:r>
      </w:ins>
    </w:p>
    <w:p w14:paraId="72070E6D" w14:textId="6D4A445D" w:rsidR="000815BB" w:rsidRPr="000815BB" w:rsidRDefault="000815BB">
      <w:pPr>
        <w:spacing w:after="0" w:line="360" w:lineRule="auto"/>
        <w:contextualSpacing/>
        <w:rPr>
          <w:ins w:id="471" w:author="Борис Гогинян" w:date="2020-05-09T23:49:00Z"/>
          <w:rFonts w:ascii="Times New Roman" w:hAnsi="Times New Roman" w:cs="Times New Roman"/>
          <w:sz w:val="28"/>
          <w:szCs w:val="28"/>
          <w:rPrChange w:id="472" w:author="Борис Гогинян" w:date="2020-05-10T00:49:00Z">
            <w:rPr>
              <w:ins w:id="473" w:author="Борис Гогинян" w:date="2020-05-09T23:49:00Z"/>
              <w:rFonts w:ascii="Times New Roman" w:hAnsi="Times New Roman" w:cs="Times New Roman"/>
              <w:sz w:val="32"/>
              <w:szCs w:val="28"/>
            </w:rPr>
          </w:rPrChange>
        </w:rPr>
        <w:pPrChange w:id="474" w:author="Борис Гогинян" w:date="2020-05-10T00:42:00Z">
          <w:pPr>
            <w:spacing w:after="0" w:line="360" w:lineRule="auto"/>
            <w:ind w:firstLine="708"/>
            <w:contextualSpacing/>
          </w:pPr>
        </w:pPrChange>
      </w:pPr>
      <w:ins w:id="475" w:author="Борис Гогинян" w:date="2020-05-10T00:48:00Z">
        <w:r>
          <w:rPr>
            <w:rFonts w:ascii="Times New Roman" w:hAnsi="Times New Roman" w:cs="Times New Roman"/>
            <w:sz w:val="28"/>
            <w:szCs w:val="28"/>
          </w:rPr>
          <w:t>При суперпозиции когерентных волн происходит перераспре</w:t>
        </w:r>
      </w:ins>
      <w:ins w:id="476" w:author="Борис Гогинян" w:date="2020-05-10T00:49:00Z">
        <w:r>
          <w:rPr>
            <w:rFonts w:ascii="Times New Roman" w:hAnsi="Times New Roman" w:cs="Times New Roman"/>
            <w:sz w:val="28"/>
            <w:szCs w:val="28"/>
          </w:rPr>
          <w:t xml:space="preserve">деление интенсивности </w:t>
        </w:r>
        <w:r>
          <w:rPr>
            <w:rFonts w:ascii="Times New Roman" w:hAnsi="Times New Roman" w:cs="Times New Roman"/>
            <w:sz w:val="28"/>
            <w:szCs w:val="28"/>
            <w:lang w:val="en-US"/>
          </w:rPr>
          <w:t>I</w:t>
        </w:r>
        <w:r w:rsidRPr="000815BB">
          <w:rPr>
            <w:rFonts w:ascii="Times New Roman" w:hAnsi="Times New Roman" w:cs="Times New Roman"/>
            <w:sz w:val="28"/>
            <w:szCs w:val="28"/>
            <w:rPrChange w:id="477" w:author="Борис Гогинян" w:date="2020-05-10T00:49:00Z">
              <w:rPr>
                <w:rFonts w:ascii="Times New Roman" w:hAnsi="Times New Roman" w:cs="Times New Roman"/>
                <w:sz w:val="28"/>
                <w:szCs w:val="28"/>
                <w:lang w:val="en-US"/>
              </w:rPr>
            </w:rPrChange>
          </w:rPr>
          <w:t xml:space="preserve"> </w:t>
        </w:r>
        <w:r>
          <w:rPr>
            <w:rFonts w:ascii="Times New Roman" w:hAnsi="Times New Roman" w:cs="Times New Roman"/>
            <w:sz w:val="28"/>
            <w:szCs w:val="28"/>
          </w:rPr>
          <w:t>в пространстве: в одних местах во</w:t>
        </w:r>
      </w:ins>
      <w:ins w:id="478" w:author="Борис Гогинян" w:date="2020-05-10T00:50:00Z">
        <w:r>
          <w:rPr>
            <w:rFonts w:ascii="Times New Roman" w:hAnsi="Times New Roman" w:cs="Times New Roman"/>
            <w:sz w:val="28"/>
            <w:szCs w:val="28"/>
          </w:rPr>
          <w:t>з</w:t>
        </w:r>
      </w:ins>
      <w:ins w:id="479" w:author="Борис Гогинян" w:date="2020-05-10T00:49:00Z">
        <w:r>
          <w:rPr>
            <w:rFonts w:ascii="Times New Roman" w:hAnsi="Times New Roman" w:cs="Times New Roman"/>
            <w:sz w:val="28"/>
            <w:szCs w:val="28"/>
          </w:rPr>
          <w:t>никают максимумы, в других минимумы интенсивн</w:t>
        </w:r>
      </w:ins>
      <w:ins w:id="480" w:author="Борис Гогинян" w:date="2020-05-10T00:50:00Z">
        <w:r>
          <w:rPr>
            <w:rFonts w:ascii="Times New Roman" w:hAnsi="Times New Roman" w:cs="Times New Roman"/>
            <w:sz w:val="28"/>
            <w:szCs w:val="28"/>
          </w:rPr>
          <w:t>ости. Такое явление называется интерференцией волн.</w:t>
        </w:r>
      </w:ins>
    </w:p>
    <w:p w14:paraId="570C6CF4" w14:textId="77777777" w:rsidR="000036DF" w:rsidRDefault="000036DF" w:rsidP="004B039C">
      <w:pPr>
        <w:spacing w:after="0" w:line="360" w:lineRule="auto"/>
        <w:ind w:firstLine="708"/>
        <w:contextualSpacing/>
        <w:rPr>
          <w:rFonts w:ascii="Times New Roman" w:hAnsi="Times New Roman" w:cs="Times New Roman"/>
          <w:sz w:val="28"/>
          <w:szCs w:val="28"/>
        </w:rPr>
      </w:pPr>
    </w:p>
    <w:p w14:paraId="309A324A" w14:textId="7922EF79" w:rsidR="00BB6831" w:rsidRDefault="00BB6831" w:rsidP="00BB6831">
      <w:pPr>
        <w:spacing w:after="0" w:line="360" w:lineRule="auto"/>
        <w:ind w:firstLine="708"/>
        <w:contextualSpacing/>
        <w:rPr>
          <w:ins w:id="481" w:author="Борис Гогинян" w:date="2020-05-10T00:01:00Z"/>
          <w:rFonts w:ascii="Times New Roman" w:hAnsi="Times New Roman" w:cs="Times New Roman"/>
          <w:sz w:val="32"/>
          <w:szCs w:val="28"/>
        </w:rPr>
      </w:pPr>
      <w:r w:rsidRPr="00BB6831">
        <w:rPr>
          <w:rFonts w:ascii="Times New Roman" w:hAnsi="Times New Roman" w:cs="Times New Roman"/>
          <w:sz w:val="32"/>
          <w:szCs w:val="28"/>
        </w:rPr>
        <w:t>Принцип Гюйгенса-Френеля</w:t>
      </w:r>
    </w:p>
    <w:p w14:paraId="4C49EF04" w14:textId="48C08333" w:rsidR="00B5450D" w:rsidRPr="00AE57F6" w:rsidDel="00AE57F6" w:rsidRDefault="00B5450D">
      <w:pPr>
        <w:spacing w:after="0" w:line="360" w:lineRule="auto"/>
        <w:contextualSpacing/>
        <w:rPr>
          <w:del w:id="482" w:author="Борис Гогинян" w:date="2020-05-10T00:05:00Z"/>
          <w:rFonts w:ascii="Times New Roman" w:hAnsi="Times New Roman" w:cs="Times New Roman"/>
          <w:sz w:val="28"/>
          <w:szCs w:val="28"/>
          <w:rPrChange w:id="483" w:author="Борис Гогинян" w:date="2020-05-10T00:03:00Z">
            <w:rPr>
              <w:del w:id="484" w:author="Борис Гогинян" w:date="2020-05-10T00:05:00Z"/>
              <w:rFonts w:ascii="Times New Roman" w:hAnsi="Times New Roman" w:cs="Times New Roman"/>
              <w:sz w:val="32"/>
              <w:szCs w:val="28"/>
            </w:rPr>
          </w:rPrChange>
        </w:rPr>
        <w:pPrChange w:id="485" w:author="Борис Гогинян" w:date="2020-05-10T00:25:00Z">
          <w:pPr>
            <w:spacing w:after="0" w:line="360" w:lineRule="auto"/>
            <w:ind w:firstLine="708"/>
            <w:contextualSpacing/>
          </w:pPr>
        </w:pPrChange>
      </w:pPr>
      <w:commentRangeStart w:id="486"/>
      <w:ins w:id="487" w:author="Борис Гогинян" w:date="2020-05-10T00:01:00Z">
        <w:r w:rsidRPr="00D524C7">
          <w:rPr>
            <w:rFonts w:ascii="Times New Roman" w:hAnsi="Times New Roman" w:cs="Times New Roman"/>
            <w:i/>
            <w:sz w:val="28"/>
            <w:szCs w:val="28"/>
            <w:rPrChange w:id="488" w:author="Борис Гогинян" w:date="2020-05-10T00:25:00Z">
              <w:rPr>
                <w:rFonts w:ascii="Times New Roman" w:hAnsi="Times New Roman" w:cs="Times New Roman"/>
                <w:sz w:val="32"/>
                <w:szCs w:val="28"/>
              </w:rPr>
            </w:rPrChange>
          </w:rPr>
          <w:t xml:space="preserve">Окружим все источники света S1, S2, S3, ... произвольной замкнутой </w:t>
        </w:r>
        <w:r w:rsidR="00AE57F6" w:rsidRPr="00D524C7">
          <w:rPr>
            <w:rFonts w:ascii="Times New Roman" w:hAnsi="Times New Roman" w:cs="Times New Roman"/>
            <w:i/>
            <w:sz w:val="28"/>
            <w:szCs w:val="28"/>
            <w:rPrChange w:id="489" w:author="Борис Гогинян" w:date="2020-05-10T00:25:00Z">
              <w:rPr>
                <w:rFonts w:ascii="Times New Roman" w:hAnsi="Times New Roman" w:cs="Times New Roman"/>
                <w:sz w:val="28"/>
                <w:szCs w:val="28"/>
              </w:rPr>
            </w:rPrChange>
          </w:rPr>
          <w:t>поверхностью</w:t>
        </w:r>
      </w:ins>
      <w:ins w:id="490" w:author="Борис Гогинян" w:date="2020-05-10T00:07:00Z">
        <w:r w:rsidR="00AE57F6" w:rsidRPr="00D524C7">
          <w:rPr>
            <w:rFonts w:ascii="Times New Roman" w:hAnsi="Times New Roman" w:cs="Times New Roman"/>
            <w:i/>
            <w:sz w:val="28"/>
            <w:szCs w:val="28"/>
            <w:rPrChange w:id="491" w:author="Борис Гогинян" w:date="2020-05-10T00:25:00Z">
              <w:rPr>
                <w:rFonts w:ascii="Times New Roman" w:hAnsi="Times New Roman" w:cs="Times New Roman"/>
                <w:sz w:val="28"/>
                <w:szCs w:val="28"/>
              </w:rPr>
            </w:rPrChange>
          </w:rPr>
          <w:t xml:space="preserve"> </w:t>
        </w:r>
      </w:ins>
      <w:ins w:id="492" w:author="Борис Гогинян" w:date="2020-05-10T00:01:00Z">
        <w:r w:rsidR="00AE57F6" w:rsidRPr="00D524C7">
          <w:rPr>
            <w:rFonts w:ascii="Times New Roman" w:hAnsi="Times New Roman" w:cs="Times New Roman"/>
            <w:i/>
            <w:sz w:val="28"/>
            <w:szCs w:val="28"/>
            <w:rPrChange w:id="493" w:author="Борис Гогинян" w:date="2020-05-10T00:25:00Z">
              <w:rPr>
                <w:rFonts w:ascii="Times New Roman" w:hAnsi="Times New Roman" w:cs="Times New Roman"/>
                <w:sz w:val="28"/>
                <w:szCs w:val="28"/>
              </w:rPr>
            </w:rPrChange>
          </w:rPr>
          <w:t>F</w:t>
        </w:r>
      </w:ins>
      <w:ins w:id="494" w:author="Борис Гогинян" w:date="2020-05-10T00:03:00Z">
        <w:r w:rsidR="00AE57F6" w:rsidRPr="00D524C7">
          <w:rPr>
            <w:rFonts w:ascii="Times New Roman" w:hAnsi="Times New Roman" w:cs="Times New Roman"/>
            <w:i/>
            <w:sz w:val="28"/>
            <w:szCs w:val="28"/>
            <w:rPrChange w:id="495" w:author="Борис Гогинян" w:date="2020-05-10T00:25:00Z">
              <w:rPr>
                <w:rFonts w:ascii="Times New Roman" w:hAnsi="Times New Roman" w:cs="Times New Roman"/>
                <w:sz w:val="28"/>
                <w:szCs w:val="28"/>
              </w:rPr>
            </w:rPrChange>
          </w:rPr>
          <w:t xml:space="preserve">. </w:t>
        </w:r>
      </w:ins>
      <w:ins w:id="496" w:author="Борис Гогинян" w:date="2020-05-10T00:01:00Z">
        <w:r w:rsidRPr="00D524C7">
          <w:rPr>
            <w:rFonts w:ascii="Times New Roman" w:hAnsi="Times New Roman" w:cs="Times New Roman"/>
            <w:i/>
            <w:sz w:val="28"/>
            <w:szCs w:val="28"/>
            <w:rPrChange w:id="497" w:author="Борис Гогинян" w:date="2020-05-10T00:25:00Z">
              <w:rPr>
                <w:rFonts w:ascii="Times New Roman" w:hAnsi="Times New Roman" w:cs="Times New Roman"/>
                <w:sz w:val="32"/>
                <w:szCs w:val="28"/>
              </w:rPr>
            </w:rPrChange>
          </w:rPr>
          <w:t xml:space="preserve">Каждую </w:t>
        </w:r>
        <w:r w:rsidR="00AE57F6" w:rsidRPr="00D524C7">
          <w:rPr>
            <w:rFonts w:ascii="Times New Roman" w:hAnsi="Times New Roman" w:cs="Times New Roman"/>
            <w:i/>
            <w:sz w:val="28"/>
            <w:szCs w:val="28"/>
            <w:rPrChange w:id="498" w:author="Борис Гогинян" w:date="2020-05-10T00:25:00Z">
              <w:rPr>
                <w:rFonts w:ascii="Times New Roman" w:hAnsi="Times New Roman" w:cs="Times New Roman"/>
                <w:sz w:val="28"/>
                <w:szCs w:val="28"/>
              </w:rPr>
            </w:rPrChange>
          </w:rPr>
          <w:t>точку такой поверхности</w:t>
        </w:r>
      </w:ins>
      <w:ins w:id="499" w:author="Борис Гогинян" w:date="2020-05-10T00:03:00Z">
        <w:r w:rsidR="00AE57F6" w:rsidRPr="00D524C7">
          <w:rPr>
            <w:rFonts w:ascii="Times New Roman" w:hAnsi="Times New Roman" w:cs="Times New Roman"/>
            <w:i/>
            <w:sz w:val="28"/>
            <w:szCs w:val="28"/>
            <w:rPrChange w:id="500" w:author="Борис Гогинян" w:date="2020-05-10T00:25:00Z">
              <w:rPr>
                <w:rFonts w:ascii="Times New Roman" w:hAnsi="Times New Roman" w:cs="Times New Roman"/>
                <w:sz w:val="28"/>
                <w:szCs w:val="28"/>
              </w:rPr>
            </w:rPrChange>
          </w:rPr>
          <w:t xml:space="preserve"> </w:t>
        </w:r>
      </w:ins>
      <w:ins w:id="501" w:author="Борис Гогинян" w:date="2020-05-10T00:01:00Z">
        <w:r w:rsidRPr="00D524C7">
          <w:rPr>
            <w:rFonts w:ascii="Times New Roman" w:hAnsi="Times New Roman" w:cs="Times New Roman"/>
            <w:i/>
            <w:sz w:val="28"/>
            <w:szCs w:val="28"/>
            <w:rPrChange w:id="502" w:author="Борис Гогинян" w:date="2020-05-10T00:25:00Z">
              <w:rPr>
                <w:rFonts w:ascii="Times New Roman" w:hAnsi="Times New Roman" w:cs="Times New Roman"/>
                <w:sz w:val="32"/>
                <w:szCs w:val="28"/>
              </w:rPr>
            </w:rPrChange>
          </w:rPr>
          <w:t>можно рассматривать как источник вторичных волн,</w:t>
        </w:r>
      </w:ins>
      <w:ins w:id="503" w:author="Борис Гогинян" w:date="2020-05-10T00:02:00Z">
        <w:r w:rsidRPr="00D524C7">
          <w:rPr>
            <w:rFonts w:ascii="Times New Roman" w:hAnsi="Times New Roman" w:cs="Times New Roman"/>
            <w:i/>
            <w:sz w:val="28"/>
            <w:szCs w:val="28"/>
            <w:rPrChange w:id="504" w:author="Борис Гогинян" w:date="2020-05-10T00:25:00Z">
              <w:rPr>
                <w:rFonts w:ascii="Times New Roman" w:hAnsi="Times New Roman" w:cs="Times New Roman"/>
                <w:sz w:val="32"/>
                <w:szCs w:val="28"/>
              </w:rPr>
            </w:rPrChange>
          </w:rPr>
          <w:t xml:space="preserve"> </w:t>
        </w:r>
        <w:r w:rsidR="00AE57F6" w:rsidRPr="00D524C7">
          <w:rPr>
            <w:rFonts w:ascii="Times New Roman" w:hAnsi="Times New Roman" w:cs="Times New Roman"/>
            <w:i/>
            <w:sz w:val="28"/>
            <w:szCs w:val="28"/>
            <w:rPrChange w:id="505" w:author="Борис Гогинян" w:date="2020-05-10T00:25:00Z">
              <w:rPr>
                <w:rFonts w:ascii="Times New Roman" w:hAnsi="Times New Roman" w:cs="Times New Roman"/>
                <w:sz w:val="32"/>
                <w:szCs w:val="28"/>
              </w:rPr>
            </w:rPrChange>
          </w:rPr>
          <w:t>распространяющихся</w:t>
        </w:r>
      </w:ins>
      <w:ins w:id="506" w:author="Борис Гогинян" w:date="2020-05-10T00:01:00Z">
        <w:r w:rsidRPr="00D524C7">
          <w:rPr>
            <w:rFonts w:ascii="Times New Roman" w:hAnsi="Times New Roman" w:cs="Times New Roman"/>
            <w:i/>
            <w:sz w:val="28"/>
            <w:szCs w:val="28"/>
            <w:rPrChange w:id="507" w:author="Борис Гогинян" w:date="2020-05-10T00:25:00Z">
              <w:rPr>
                <w:rFonts w:ascii="Times New Roman" w:hAnsi="Times New Roman" w:cs="Times New Roman"/>
                <w:sz w:val="32"/>
                <w:szCs w:val="28"/>
              </w:rPr>
            </w:rPrChange>
          </w:rPr>
          <w:t xml:space="preserve"> во всех направлениях. Эти волны когерентны, поскольку все </w:t>
        </w:r>
        <w:r w:rsidR="00AE57F6" w:rsidRPr="00D524C7">
          <w:rPr>
            <w:rFonts w:ascii="Times New Roman" w:hAnsi="Times New Roman" w:cs="Times New Roman"/>
            <w:i/>
            <w:sz w:val="28"/>
            <w:szCs w:val="28"/>
            <w:rPrChange w:id="508" w:author="Борис Гогинян" w:date="2020-05-10T00:25:00Z">
              <w:rPr>
                <w:rFonts w:ascii="Times New Roman" w:hAnsi="Times New Roman" w:cs="Times New Roman"/>
                <w:sz w:val="28"/>
                <w:szCs w:val="28"/>
              </w:rPr>
            </w:rPrChange>
          </w:rPr>
          <w:t xml:space="preserve">они возбуждаются одними и </w:t>
        </w:r>
        <w:r w:rsidRPr="00D524C7">
          <w:rPr>
            <w:rFonts w:ascii="Times New Roman" w:hAnsi="Times New Roman" w:cs="Times New Roman"/>
            <w:i/>
            <w:sz w:val="28"/>
            <w:szCs w:val="28"/>
            <w:rPrChange w:id="509" w:author="Борис Гогинян" w:date="2020-05-10T00:25:00Z">
              <w:rPr>
                <w:rFonts w:ascii="Times New Roman" w:hAnsi="Times New Roman" w:cs="Times New Roman"/>
                <w:sz w:val="32"/>
                <w:szCs w:val="28"/>
              </w:rPr>
            </w:rPrChange>
          </w:rPr>
          <w:t>теми же первичными источниками. Световое поле, возникающее в результате их интерференции, в пространстве вне поверхности F совпадает с полем реальных источников света.</w:t>
        </w:r>
      </w:ins>
      <w:ins w:id="510" w:author="Борис Гогинян" w:date="2020-05-10T00:04:00Z">
        <w:r w:rsidR="00AE57F6" w:rsidRPr="00D524C7">
          <w:rPr>
            <w:rFonts w:ascii="Times New Roman" w:hAnsi="Times New Roman" w:cs="Times New Roman"/>
            <w:i/>
            <w:sz w:val="28"/>
            <w:szCs w:val="28"/>
            <w:rPrChange w:id="511" w:author="Борис Гогинян" w:date="2020-05-10T00:25:00Z">
              <w:rPr>
                <w:rFonts w:ascii="Times New Roman" w:hAnsi="Times New Roman" w:cs="Times New Roman"/>
                <w:sz w:val="28"/>
                <w:szCs w:val="28"/>
              </w:rPr>
            </w:rPrChange>
          </w:rPr>
          <w:t xml:space="preserve"> </w:t>
        </w:r>
        <w:r w:rsidR="00AE57F6" w:rsidRPr="00D524C7">
          <w:rPr>
            <w:rFonts w:ascii="Times New Roman" w:hAnsi="Times New Roman" w:cs="Times New Roman"/>
            <w:sz w:val="28"/>
            <w:szCs w:val="28"/>
          </w:rPr>
          <w:t>Таким образом, действительные источники света мо</w:t>
        </w:r>
      </w:ins>
      <w:ins w:id="512" w:author="Борис Гогинян" w:date="2020-05-10T00:05:00Z">
        <w:r w:rsidR="00AE57F6" w:rsidRPr="00D524C7">
          <w:rPr>
            <w:rFonts w:ascii="Times New Roman" w:hAnsi="Times New Roman" w:cs="Times New Roman"/>
            <w:sz w:val="28"/>
            <w:szCs w:val="28"/>
          </w:rPr>
          <w:t>ж</w:t>
        </w:r>
      </w:ins>
      <w:ins w:id="513" w:author="Борис Гогинян" w:date="2020-05-10T00:04:00Z">
        <w:r w:rsidR="00AE57F6" w:rsidRPr="00D524C7">
          <w:rPr>
            <w:rFonts w:ascii="Times New Roman" w:hAnsi="Times New Roman" w:cs="Times New Roman"/>
            <w:sz w:val="28"/>
            <w:szCs w:val="28"/>
          </w:rPr>
          <w:t>но как бы заменить окружающей их светящейся поверхностью</w:t>
        </w:r>
      </w:ins>
      <w:ins w:id="514" w:author="Борис Гогинян" w:date="2020-05-10T00:07:00Z">
        <w:r w:rsidR="00AE57F6" w:rsidRPr="00D524C7">
          <w:rPr>
            <w:rFonts w:ascii="Times New Roman" w:hAnsi="Times New Roman" w:cs="Times New Roman"/>
            <w:sz w:val="28"/>
            <w:szCs w:val="28"/>
          </w:rPr>
          <w:t xml:space="preserve"> </w:t>
        </w:r>
      </w:ins>
      <w:ins w:id="515" w:author="Борис Гогинян" w:date="2020-05-10T00:04:00Z">
        <w:r w:rsidR="00AE57F6" w:rsidRPr="00D524C7">
          <w:rPr>
            <w:rFonts w:ascii="Times New Roman" w:hAnsi="Times New Roman" w:cs="Times New Roman"/>
            <w:sz w:val="28"/>
            <w:szCs w:val="28"/>
          </w:rPr>
          <w:t xml:space="preserve">F с непрерывно распределенными по ней когерентными вторичными источниками. Отличие этой поверхности от реальной поверхности излучающего тела состоит в том, что она абсолютно прозрачна для всякого излучения. </w:t>
        </w:r>
        <w:r w:rsidR="00AE57F6">
          <w:rPr>
            <w:rFonts w:ascii="Times New Roman" w:hAnsi="Times New Roman" w:cs="Times New Roman"/>
            <w:sz w:val="28"/>
            <w:szCs w:val="28"/>
          </w:rPr>
          <w:t xml:space="preserve">В такой формулировке принцип </w:t>
        </w:r>
        <w:r w:rsidR="00AE57F6" w:rsidRPr="00AE57F6">
          <w:rPr>
            <w:rFonts w:ascii="Times New Roman" w:hAnsi="Times New Roman" w:cs="Times New Roman"/>
            <w:sz w:val="28"/>
            <w:szCs w:val="28"/>
          </w:rPr>
          <w:t>Гюйгенса-Френеля выражает ве</w:t>
        </w:r>
        <w:r w:rsidR="00AE57F6">
          <w:rPr>
            <w:rFonts w:ascii="Times New Roman" w:hAnsi="Times New Roman" w:cs="Times New Roman"/>
            <w:sz w:val="28"/>
            <w:szCs w:val="28"/>
          </w:rPr>
          <w:t>сьма общее положение. Он озна</w:t>
        </w:r>
        <w:r w:rsidR="00AE57F6" w:rsidRPr="00AE57F6">
          <w:rPr>
            <w:rFonts w:ascii="Times New Roman" w:hAnsi="Times New Roman" w:cs="Times New Roman"/>
            <w:sz w:val="28"/>
            <w:szCs w:val="28"/>
          </w:rPr>
          <w:t>чает, что волна, отделившаяся о</w:t>
        </w:r>
        <w:r w:rsidR="00AE57F6">
          <w:rPr>
            <w:rFonts w:ascii="Times New Roman" w:hAnsi="Times New Roman" w:cs="Times New Roman"/>
            <w:sz w:val="28"/>
            <w:szCs w:val="28"/>
          </w:rPr>
          <w:t xml:space="preserve">т своих источников, в </w:t>
        </w:r>
        <w:r w:rsidR="00AE57F6" w:rsidRPr="00AE57F6">
          <w:rPr>
            <w:rFonts w:ascii="Times New Roman" w:hAnsi="Times New Roman" w:cs="Times New Roman"/>
            <w:sz w:val="28"/>
            <w:szCs w:val="28"/>
          </w:rPr>
          <w:t>дальнейшем ведет автономное сущест</w:t>
        </w:r>
        <w:r w:rsidR="00AE57F6">
          <w:rPr>
            <w:rFonts w:ascii="Times New Roman" w:hAnsi="Times New Roman" w:cs="Times New Roman"/>
            <w:sz w:val="28"/>
            <w:szCs w:val="28"/>
          </w:rPr>
          <w:t xml:space="preserve">вование, совершенно не </w:t>
        </w:r>
        <w:r w:rsidR="00AE57F6" w:rsidRPr="00AE57F6">
          <w:rPr>
            <w:rFonts w:ascii="Times New Roman" w:hAnsi="Times New Roman" w:cs="Times New Roman"/>
            <w:sz w:val="28"/>
            <w:szCs w:val="28"/>
          </w:rPr>
          <w:t>зависящее от наличия источников.</w:t>
        </w:r>
      </w:ins>
      <w:commentRangeEnd w:id="486"/>
      <w:ins w:id="516" w:author="Борис Гогинян" w:date="2020-05-10T00:05:00Z">
        <w:r w:rsidR="00AE57F6">
          <w:rPr>
            <w:rStyle w:val="af4"/>
          </w:rPr>
          <w:commentReference w:id="486"/>
        </w:r>
      </w:ins>
    </w:p>
    <w:p w14:paraId="1B646E81" w14:textId="1DC877C3" w:rsidR="003D6A51" w:rsidDel="000036DF" w:rsidRDefault="00BB6831">
      <w:pPr>
        <w:spacing w:after="0" w:line="360" w:lineRule="auto"/>
        <w:contextualSpacing/>
        <w:rPr>
          <w:del w:id="517" w:author="Борис Гогинян" w:date="2020-05-09T23:50:00Z"/>
          <w:rFonts w:ascii="Times New Roman" w:hAnsi="Times New Roman" w:cs="Times New Roman"/>
          <w:sz w:val="28"/>
          <w:szCs w:val="28"/>
        </w:rPr>
      </w:pPr>
      <w:del w:id="518" w:author="Борис Гогинян" w:date="2020-05-09T23:50:00Z">
        <w:r w:rsidRPr="00BB6831" w:rsidDel="000036DF">
          <w:rPr>
            <w:rFonts w:ascii="Times New Roman" w:hAnsi="Times New Roman" w:cs="Times New Roman"/>
            <w:sz w:val="28"/>
            <w:szCs w:val="28"/>
          </w:rPr>
          <w:delText>для описания процессов геометрической о</w:delText>
        </w:r>
        <w:r w:rsidDel="000036DF">
          <w:rPr>
            <w:rFonts w:ascii="Times New Roman" w:hAnsi="Times New Roman" w:cs="Times New Roman"/>
            <w:sz w:val="28"/>
            <w:szCs w:val="28"/>
          </w:rPr>
          <w:delText xml:space="preserve">птики. Френель расширил принцип </w:delText>
        </w:r>
        <w:r w:rsidRPr="00BB6831" w:rsidDel="000036DF">
          <w:rPr>
            <w:rFonts w:ascii="Times New Roman" w:hAnsi="Times New Roman" w:cs="Times New Roman"/>
            <w:sz w:val="28"/>
            <w:szCs w:val="28"/>
          </w:rPr>
          <w:delText>Гюйгенса для дифракции</w:delText>
        </w:r>
      </w:del>
    </w:p>
    <w:p w14:paraId="3572B34C" w14:textId="77777777" w:rsidR="00BB6831" w:rsidRDefault="00BB6831" w:rsidP="00D524C7">
      <w:pPr>
        <w:spacing w:after="0" w:line="360" w:lineRule="auto"/>
        <w:contextualSpacing/>
        <w:rPr>
          <w:rFonts w:ascii="Times New Roman" w:hAnsi="Times New Roman" w:cs="Times New Roman"/>
          <w:sz w:val="28"/>
          <w:szCs w:val="28"/>
        </w:rPr>
      </w:pPr>
    </w:p>
    <w:p w14:paraId="6A00E2CE" w14:textId="6FA6923A" w:rsidR="00BB6831" w:rsidRPr="00BB6831" w:rsidRDefault="00BB6831" w:rsidP="004B039C">
      <w:pPr>
        <w:spacing w:after="0" w:line="360" w:lineRule="auto"/>
        <w:ind w:firstLine="708"/>
        <w:contextualSpacing/>
        <w:rPr>
          <w:rFonts w:ascii="Times New Roman" w:hAnsi="Times New Roman" w:cs="Times New Roman"/>
          <w:sz w:val="32"/>
          <w:szCs w:val="28"/>
          <w:rPrChange w:id="519" w:author="Борис Гогинян" w:date="2020-05-09T13:29:00Z">
            <w:rPr>
              <w:rFonts w:ascii="Times New Roman" w:hAnsi="Times New Roman" w:cs="Times New Roman"/>
              <w:sz w:val="28"/>
              <w:szCs w:val="28"/>
            </w:rPr>
          </w:rPrChange>
        </w:rPr>
      </w:pPr>
      <w:del w:id="520" w:author="Борис Гогинян" w:date="2020-05-09T23:49:00Z">
        <w:r w:rsidRPr="00BB6831" w:rsidDel="000036DF">
          <w:rPr>
            <w:rFonts w:ascii="Times New Roman" w:hAnsi="Times New Roman" w:cs="Times New Roman"/>
            <w:sz w:val="32"/>
            <w:szCs w:val="28"/>
            <w:rPrChange w:id="521" w:author="Борис Гогинян" w:date="2020-05-09T13:29:00Z">
              <w:rPr>
                <w:rFonts w:ascii="Times New Roman" w:hAnsi="Times New Roman" w:cs="Times New Roman"/>
                <w:sz w:val="28"/>
                <w:szCs w:val="28"/>
              </w:rPr>
            </w:rPrChange>
          </w:rPr>
          <w:delText>Дифракция и Интерференция</w:delText>
        </w:r>
      </w:del>
    </w:p>
    <w:p w14:paraId="539768DC" w14:textId="16711116" w:rsidR="00BB6831" w:rsidRPr="00BB6831" w:rsidRDefault="00BB6831" w:rsidP="004B039C">
      <w:pPr>
        <w:spacing w:after="0" w:line="360" w:lineRule="auto"/>
        <w:ind w:firstLine="708"/>
        <w:contextualSpacing/>
        <w:rPr>
          <w:rFonts w:ascii="Times New Roman" w:hAnsi="Times New Roman" w:cs="Times New Roman"/>
          <w:sz w:val="32"/>
          <w:szCs w:val="28"/>
          <w:rPrChange w:id="522" w:author="Борис Гогинян" w:date="2020-05-09T13:29:00Z">
            <w:rPr>
              <w:rFonts w:ascii="Times New Roman" w:hAnsi="Times New Roman" w:cs="Times New Roman"/>
              <w:sz w:val="28"/>
              <w:szCs w:val="28"/>
            </w:rPr>
          </w:rPrChange>
        </w:rPr>
      </w:pPr>
      <w:r w:rsidRPr="00BB6831">
        <w:rPr>
          <w:rFonts w:ascii="Times New Roman" w:hAnsi="Times New Roman" w:cs="Times New Roman"/>
          <w:sz w:val="32"/>
          <w:szCs w:val="28"/>
          <w:rPrChange w:id="523" w:author="Борис Гогинян" w:date="2020-05-09T13:29:00Z">
            <w:rPr>
              <w:rFonts w:ascii="Times New Roman" w:hAnsi="Times New Roman" w:cs="Times New Roman"/>
              <w:sz w:val="28"/>
              <w:szCs w:val="28"/>
            </w:rPr>
          </w:rPrChange>
        </w:rPr>
        <w:t>Каустики</w:t>
      </w:r>
    </w:p>
    <w:p w14:paraId="1976350C" w14:textId="0AB85F0D" w:rsidR="003D6A51" w:rsidRPr="000815BB" w:rsidRDefault="000815BB">
      <w:pPr>
        <w:spacing w:after="0" w:line="360" w:lineRule="auto"/>
        <w:contextualSpacing/>
        <w:rPr>
          <w:rFonts w:ascii="Times New Roman" w:hAnsi="Times New Roman" w:cs="Times New Roman"/>
          <w:color w:val="FF0000"/>
          <w:sz w:val="24"/>
          <w:szCs w:val="28"/>
          <w:rPrChange w:id="524" w:author="Борис Гогинян" w:date="2020-05-10T01:02:00Z">
            <w:rPr>
              <w:rFonts w:ascii="Times New Roman" w:hAnsi="Times New Roman" w:cs="Times New Roman"/>
              <w:sz w:val="28"/>
              <w:szCs w:val="28"/>
            </w:rPr>
          </w:rPrChange>
        </w:rPr>
        <w:pPrChange w:id="525" w:author="Борис Гогинян" w:date="2020-05-10T01:00:00Z">
          <w:pPr>
            <w:spacing w:after="0" w:line="360" w:lineRule="auto"/>
            <w:ind w:firstLine="708"/>
            <w:contextualSpacing/>
          </w:pPr>
        </w:pPrChange>
      </w:pPr>
      <w:ins w:id="526" w:author="Борис Гогинян" w:date="2020-05-10T01:00:00Z">
        <w:r w:rsidRPr="000815BB">
          <w:rPr>
            <w:rFonts w:ascii="Times New Roman" w:hAnsi="Times New Roman" w:cs="Times New Roman"/>
            <w:sz w:val="28"/>
            <w:szCs w:val="28"/>
          </w:rPr>
          <w:t>Каустики</w:t>
        </w:r>
        <w:r>
          <w:rPr>
            <w:rFonts w:ascii="Times New Roman" w:hAnsi="Times New Roman" w:cs="Times New Roman"/>
            <w:sz w:val="28"/>
            <w:szCs w:val="28"/>
          </w:rPr>
          <w:t xml:space="preserve"> </w:t>
        </w:r>
        <w:r w:rsidRPr="000815BB">
          <w:rPr>
            <w:rFonts w:ascii="Times New Roman" w:hAnsi="Times New Roman" w:cs="Times New Roman"/>
            <w:sz w:val="28"/>
            <w:szCs w:val="28"/>
          </w:rPr>
          <w:t>— это особые линии (в двумерном случае) и особые поверхности, вблизи которых резко возрастает интенсивность светового поля.</w:t>
        </w:r>
      </w:ins>
      <w:ins w:id="527" w:author="Борис Гогинян" w:date="2020-05-10T01:02:00Z">
        <w:r>
          <w:rPr>
            <w:rFonts w:ascii="Times New Roman" w:hAnsi="Times New Roman" w:cs="Times New Roman"/>
            <w:sz w:val="28"/>
            <w:szCs w:val="28"/>
          </w:rPr>
          <w:t xml:space="preserve"> </w:t>
        </w:r>
        <w:r>
          <w:rPr>
            <w:rFonts w:ascii="Times New Roman" w:hAnsi="Times New Roman" w:cs="Times New Roman"/>
            <w:color w:val="FF0000"/>
            <w:sz w:val="24"/>
            <w:szCs w:val="28"/>
          </w:rPr>
          <w:t xml:space="preserve">Нужно ли тут подробно </w:t>
        </w:r>
        <w:r>
          <w:rPr>
            <w:rFonts w:ascii="Times New Roman" w:hAnsi="Times New Roman" w:cs="Times New Roman"/>
            <w:color w:val="FF0000"/>
            <w:sz w:val="24"/>
            <w:szCs w:val="28"/>
            <w:lang w:val="en-US"/>
          </w:rPr>
          <w:t>c</w:t>
        </w:r>
        <w:r w:rsidRPr="006145D6">
          <w:rPr>
            <w:rFonts w:ascii="Times New Roman" w:hAnsi="Times New Roman" w:cs="Times New Roman"/>
            <w:color w:val="FF0000"/>
            <w:sz w:val="24"/>
            <w:szCs w:val="28"/>
            <w:rPrChange w:id="528" w:author="Борис Гогинян" w:date="2020-05-10T11:25:00Z">
              <w:rPr>
                <w:rFonts w:ascii="Times New Roman" w:hAnsi="Times New Roman" w:cs="Times New Roman"/>
                <w:color w:val="FF0000"/>
                <w:sz w:val="24"/>
                <w:szCs w:val="28"/>
                <w:lang w:val="en-US"/>
              </w:rPr>
            </w:rPrChange>
          </w:rPr>
          <w:t xml:space="preserve"> </w:t>
        </w:r>
        <w:r>
          <w:rPr>
            <w:rFonts w:ascii="Times New Roman" w:hAnsi="Times New Roman" w:cs="Times New Roman"/>
            <w:color w:val="FF0000"/>
            <w:sz w:val="24"/>
            <w:szCs w:val="28"/>
          </w:rPr>
          <w:t>мат</w:t>
        </w:r>
      </w:ins>
      <w:ins w:id="529" w:author="Борис Гогинян" w:date="2020-05-10T01:03:00Z">
        <w:r w:rsidR="002477DF">
          <w:rPr>
            <w:rFonts w:ascii="Times New Roman" w:hAnsi="Times New Roman" w:cs="Times New Roman"/>
            <w:color w:val="FF0000"/>
            <w:sz w:val="24"/>
            <w:szCs w:val="28"/>
          </w:rPr>
          <w:t>ематикой</w:t>
        </w:r>
      </w:ins>
      <w:ins w:id="530" w:author="Борис Гогинян" w:date="2020-05-10T01:02:00Z">
        <w:r>
          <w:rPr>
            <w:rFonts w:ascii="Times New Roman" w:hAnsi="Times New Roman" w:cs="Times New Roman"/>
            <w:color w:val="FF0000"/>
            <w:sz w:val="24"/>
            <w:szCs w:val="28"/>
          </w:rPr>
          <w:t>?</w:t>
        </w:r>
      </w:ins>
    </w:p>
    <w:p w14:paraId="64BCFD98" w14:textId="41598FFA" w:rsidR="003D6A51" w:rsidRDefault="003D6A51" w:rsidP="004B039C">
      <w:pPr>
        <w:spacing w:after="0" w:line="360" w:lineRule="auto"/>
        <w:ind w:firstLine="708"/>
        <w:contextualSpacing/>
        <w:rPr>
          <w:rFonts w:ascii="Times New Roman" w:hAnsi="Times New Roman" w:cs="Times New Roman"/>
          <w:sz w:val="28"/>
          <w:szCs w:val="28"/>
        </w:rPr>
      </w:pPr>
    </w:p>
    <w:p w14:paraId="23F548E8" w14:textId="13FAB304" w:rsidR="003D6A51" w:rsidRDefault="003D6A51" w:rsidP="004B039C">
      <w:pPr>
        <w:spacing w:after="0" w:line="360" w:lineRule="auto"/>
        <w:ind w:firstLine="708"/>
        <w:contextualSpacing/>
        <w:rPr>
          <w:rFonts w:ascii="Times New Roman" w:hAnsi="Times New Roman" w:cs="Times New Roman"/>
          <w:sz w:val="28"/>
          <w:szCs w:val="28"/>
        </w:rPr>
      </w:pPr>
    </w:p>
    <w:p w14:paraId="13B265EA" w14:textId="77777777" w:rsidR="003D6A51" w:rsidRDefault="003D6A51" w:rsidP="004B039C">
      <w:pPr>
        <w:spacing w:after="0" w:line="360" w:lineRule="auto"/>
        <w:ind w:firstLine="708"/>
        <w:contextualSpacing/>
        <w:rPr>
          <w:rFonts w:ascii="Times New Roman" w:hAnsi="Times New Roman" w:cs="Times New Roman"/>
          <w:sz w:val="28"/>
          <w:szCs w:val="28"/>
        </w:rPr>
      </w:pPr>
    </w:p>
    <w:p w14:paraId="1615DE06" w14:textId="5CC0BB07" w:rsidR="00802F20" w:rsidRPr="00D322F8" w:rsidRDefault="00802F20" w:rsidP="004B039C">
      <w:pPr>
        <w:spacing w:after="0" w:line="360" w:lineRule="auto"/>
        <w:ind w:firstLine="708"/>
        <w:contextualSpacing/>
        <w:rPr>
          <w:rFonts w:ascii="Times New Roman" w:hAnsi="Times New Roman" w:cs="Times New Roman"/>
          <w:sz w:val="32"/>
          <w:szCs w:val="28"/>
        </w:rPr>
      </w:pPr>
      <w:r w:rsidRPr="00D322F8">
        <w:rPr>
          <w:rFonts w:ascii="Times New Roman" w:hAnsi="Times New Roman" w:cs="Times New Roman"/>
          <w:sz w:val="32"/>
          <w:szCs w:val="28"/>
        </w:rPr>
        <w:t>Уравнения Френеля</w:t>
      </w:r>
    </w:p>
    <w:p w14:paraId="40BA528E" w14:textId="1D29AB79" w:rsidR="00AD3C60" w:rsidRDefault="00D322F8" w:rsidP="009D59F8">
      <w:pPr>
        <w:spacing w:after="0" w:line="360" w:lineRule="auto"/>
        <w:contextualSpacing/>
        <w:rPr>
          <w:rFonts w:ascii="Times New Roman" w:hAnsi="Times New Roman" w:cs="Times New Roman"/>
          <w:sz w:val="28"/>
          <w:szCs w:val="28"/>
        </w:rPr>
      </w:pPr>
      <w:r w:rsidRPr="00D322F8">
        <w:rPr>
          <w:rFonts w:ascii="Times New Roman" w:hAnsi="Times New Roman" w:cs="Times New Roman"/>
          <w:sz w:val="28"/>
          <w:szCs w:val="28"/>
        </w:rPr>
        <w:t>Уравнения Френеля описывают</w:t>
      </w:r>
      <w:r w:rsidR="00CA00AA">
        <w:rPr>
          <w:rFonts w:ascii="Times New Roman" w:hAnsi="Times New Roman" w:cs="Times New Roman"/>
          <w:sz w:val="28"/>
          <w:szCs w:val="28"/>
        </w:rPr>
        <w:t xml:space="preserve"> зависимость амплитуды </w:t>
      </w:r>
      <w:r>
        <w:rPr>
          <w:rFonts w:ascii="Times New Roman" w:hAnsi="Times New Roman" w:cs="Times New Roman"/>
          <w:sz w:val="28"/>
          <w:szCs w:val="28"/>
        </w:rPr>
        <w:t>электрического</w:t>
      </w:r>
      <w:r w:rsidR="00AD3C60" w:rsidRPr="00AD3C60">
        <w:rPr>
          <w:rFonts w:ascii="Times New Roman" w:hAnsi="Times New Roman" w:cs="Times New Roman"/>
          <w:sz w:val="28"/>
          <w:szCs w:val="28"/>
        </w:rPr>
        <w:t xml:space="preserve"> (</w:t>
      </w:r>
      <w:r w:rsidR="00AD3C60">
        <w:rPr>
          <w:rFonts w:ascii="Times New Roman" w:hAnsi="Times New Roman" w:cs="Times New Roman"/>
          <w:sz w:val="28"/>
          <w:szCs w:val="28"/>
        </w:rPr>
        <w:t>магнитного</w:t>
      </w:r>
      <w:r w:rsidR="00AD3C60" w:rsidRPr="00AD3C60">
        <w:rPr>
          <w:rFonts w:ascii="Times New Roman" w:hAnsi="Times New Roman" w:cs="Times New Roman"/>
          <w:sz w:val="28"/>
          <w:szCs w:val="28"/>
        </w:rPr>
        <w:t>)</w:t>
      </w:r>
      <w:r>
        <w:rPr>
          <w:rFonts w:ascii="Times New Roman" w:hAnsi="Times New Roman" w:cs="Times New Roman"/>
          <w:sz w:val="28"/>
          <w:szCs w:val="28"/>
        </w:rPr>
        <w:t xml:space="preserve"> поля</w:t>
      </w:r>
      <w:r w:rsidR="00AD3C60">
        <w:rPr>
          <w:rFonts w:ascii="Times New Roman" w:hAnsi="Times New Roman" w:cs="Times New Roman"/>
          <w:sz w:val="28"/>
          <w:szCs w:val="28"/>
        </w:rPr>
        <w:t xml:space="preserve"> падающей волны и</w:t>
      </w:r>
      <w:r>
        <w:rPr>
          <w:rFonts w:ascii="Times New Roman" w:hAnsi="Times New Roman" w:cs="Times New Roman"/>
          <w:sz w:val="28"/>
          <w:szCs w:val="28"/>
        </w:rPr>
        <w:t xml:space="preserve"> полей </w:t>
      </w:r>
      <w:r w:rsidR="00AD3C60">
        <w:rPr>
          <w:rFonts w:ascii="Times New Roman" w:hAnsi="Times New Roman" w:cs="Times New Roman"/>
          <w:sz w:val="28"/>
          <w:szCs w:val="28"/>
        </w:rPr>
        <w:t xml:space="preserve">отраженной и преломленной волн: </w:t>
      </w:r>
      <w:r w:rsidR="009D59F8">
        <w:rPr>
          <w:noProof/>
          <w:lang w:eastAsia="ru-RU"/>
        </w:rPr>
        <w:drawing>
          <wp:inline distT="0" distB="0" distL="0" distR="0" wp14:anchorId="62A40D4F" wp14:editId="1291D7FE">
            <wp:extent cx="5581650" cy="42862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292" t="36343" r="8566" b="51891"/>
                    <a:stretch/>
                  </pic:blipFill>
                  <pic:spPr bwMode="auto">
                    <a:xfrm>
                      <a:off x="0" y="0"/>
                      <a:ext cx="5591495" cy="429381"/>
                    </a:xfrm>
                    <a:prstGeom prst="rect">
                      <a:avLst/>
                    </a:prstGeom>
                    <a:ln>
                      <a:noFill/>
                    </a:ln>
                    <a:extLst>
                      <a:ext uri="{53640926-AAD7-44D8-BBD7-CCE9431645EC}">
                        <a14:shadowObscured xmlns:a14="http://schemas.microsoft.com/office/drawing/2010/main"/>
                      </a:ext>
                    </a:extLst>
                  </pic:spPr>
                </pic:pic>
              </a:graphicData>
            </a:graphic>
          </wp:inline>
        </w:drawing>
      </w:r>
    </w:p>
    <w:p w14:paraId="5B485B0C" w14:textId="77777777" w:rsidR="009D59F8" w:rsidRDefault="009D59F8" w:rsidP="00AD3C60">
      <w:pPr>
        <w:spacing w:after="0" w:line="360" w:lineRule="auto"/>
        <w:ind w:firstLine="708"/>
        <w:contextualSpacing/>
        <w:rPr>
          <w:rFonts w:ascii="Times New Roman" w:hAnsi="Times New Roman" w:cs="Times New Roman"/>
          <w:sz w:val="28"/>
          <w:szCs w:val="28"/>
        </w:rPr>
      </w:pPr>
    </w:p>
    <w:p w14:paraId="326A6206" w14:textId="09E3C34E" w:rsidR="00AD3C60" w:rsidRDefault="00E0291A" w:rsidP="009D59F8">
      <w:pPr>
        <w:spacing w:after="0" w:line="360" w:lineRule="auto"/>
        <w:contextualSpacing/>
        <w:rPr>
          <w:rFonts w:ascii="Times New Roman" w:hAnsi="Times New Roman" w:cs="Times New Roman"/>
          <w:sz w:val="28"/>
          <w:szCs w:val="28"/>
        </w:rPr>
      </w:pPr>
      <w:r>
        <w:rPr>
          <w:noProof/>
          <w:lang w:eastAsia="ru-RU"/>
        </w:rPr>
        <w:drawing>
          <wp:inline distT="0" distB="0" distL="0" distR="0" wp14:anchorId="6BC18628" wp14:editId="6FDB6C50">
            <wp:extent cx="5697934" cy="4667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292" t="50201" r="8566" b="37249"/>
                    <a:stretch/>
                  </pic:blipFill>
                  <pic:spPr bwMode="auto">
                    <a:xfrm>
                      <a:off x="0" y="0"/>
                      <a:ext cx="5953452" cy="487655"/>
                    </a:xfrm>
                    <a:prstGeom prst="rect">
                      <a:avLst/>
                    </a:prstGeom>
                    <a:ln>
                      <a:noFill/>
                    </a:ln>
                    <a:extLst>
                      <a:ext uri="{53640926-AAD7-44D8-BBD7-CCE9431645EC}">
                        <a14:shadowObscured xmlns:a14="http://schemas.microsoft.com/office/drawing/2010/main"/>
                      </a:ext>
                    </a:extLst>
                  </pic:spPr>
                </pic:pic>
              </a:graphicData>
            </a:graphic>
          </wp:inline>
        </w:drawing>
      </w:r>
      <w:r w:rsidR="009D59F8">
        <w:rPr>
          <w:rFonts w:ascii="Times New Roman" w:hAnsi="Times New Roman" w:cs="Times New Roman"/>
          <w:sz w:val="28"/>
          <w:szCs w:val="28"/>
        </w:rPr>
        <w:t xml:space="preserve">  </w:t>
      </w:r>
    </w:p>
    <w:p w14:paraId="787C8C86" w14:textId="23930778" w:rsidR="00AD3C60" w:rsidRDefault="00AD3C60" w:rsidP="00AD3C60">
      <w:pPr>
        <w:spacing w:after="0" w:line="360" w:lineRule="auto"/>
        <w:ind w:firstLine="708"/>
        <w:contextualSpacing/>
        <w:rPr>
          <w:rFonts w:ascii="Times New Roman" w:hAnsi="Times New Roman" w:cs="Times New Roman"/>
          <w:sz w:val="28"/>
          <w:szCs w:val="28"/>
        </w:rPr>
      </w:pPr>
    </w:p>
    <w:p w14:paraId="77856640" w14:textId="375F12F0" w:rsidR="009D59F8" w:rsidRPr="009D59F8" w:rsidRDefault="00AD3C60" w:rsidP="008248F2">
      <w:pPr>
        <w:spacing w:after="0" w:line="360" w:lineRule="auto"/>
        <w:contextualSpacing/>
        <w:rPr>
          <w:rFonts w:ascii="Times New Roman" w:hAnsi="Times New Roman" w:cs="Times New Roman"/>
          <w:sz w:val="28"/>
          <w:szCs w:val="28"/>
        </w:rPr>
      </w:pPr>
      <w:r w:rsidRPr="008248F2">
        <w:rPr>
          <w:rFonts w:ascii="Times New Roman" w:hAnsi="Times New Roman" w:cs="Times New Roman"/>
          <w:sz w:val="28"/>
          <w:szCs w:val="28"/>
        </w:rPr>
        <w:t xml:space="preserve">Здесь </w:t>
      </w: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m:t>
            </m:r>
          </m:sub>
        </m:sSub>
        <m:r>
          <w:rPr>
            <w:rFonts w:ascii="Cambria Math" w:hAnsi="Cambria Math" w:cs="Times New Roman"/>
            <w:sz w:val="28"/>
            <w:szCs w:val="28"/>
          </w:rPr>
          <m:t>-</m:t>
        </m:r>
      </m:oMath>
      <w:r w:rsidR="009D59F8" w:rsidRPr="009D59F8">
        <w:rPr>
          <w:rFonts w:ascii="Times New Roman" w:hAnsi="Times New Roman" w:cs="Times New Roman"/>
          <w:sz w:val="28"/>
          <w:szCs w:val="28"/>
        </w:rPr>
        <w:t xml:space="preserve"> </w:t>
      </w:r>
      <w:r w:rsidR="009D59F8" w:rsidRPr="008248F2">
        <w:rPr>
          <w:rFonts w:ascii="Times New Roman" w:hAnsi="Times New Roman" w:cs="Times New Roman"/>
          <w:sz w:val="28"/>
          <w:szCs w:val="28"/>
        </w:rPr>
        <w:t>со</w:t>
      </w:r>
      <w:r w:rsidR="009D59F8">
        <w:rPr>
          <w:rFonts w:ascii="Times New Roman" w:hAnsi="Times New Roman" w:cs="Times New Roman"/>
          <w:sz w:val="28"/>
          <w:szCs w:val="28"/>
        </w:rPr>
        <w:t>ставляющая</w:t>
      </w:r>
      <w:r w:rsidR="009D59F8" w:rsidRPr="008248F2">
        <w:rPr>
          <w:rFonts w:ascii="Times New Roman" w:hAnsi="Times New Roman" w:cs="Times New Roman"/>
          <w:sz w:val="28"/>
          <w:szCs w:val="28"/>
        </w:rPr>
        <w:t xml:space="preserve"> отраженной волны, лежащая перпендикулярно плоскости падения</w:t>
      </w:r>
    </w:p>
    <w:p w14:paraId="4DF14941" w14:textId="59D43483" w:rsidR="009D59F8" w:rsidRPr="009D59F8" w:rsidRDefault="006145D6" w:rsidP="008248F2">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m:t>
            </m:r>
          </m:sub>
        </m:sSub>
        <m:r>
          <w:rPr>
            <w:rFonts w:ascii="Cambria Math" w:hAnsi="Cambria Math" w:cs="Times New Roman"/>
            <w:sz w:val="28"/>
            <w:szCs w:val="28"/>
          </w:rPr>
          <m:t>-</m:t>
        </m:r>
      </m:oMath>
      <w:r w:rsidR="009D59F8" w:rsidRPr="009D59F8">
        <w:rPr>
          <w:rFonts w:ascii="Times New Roman" w:hAnsi="Times New Roman" w:cs="Times New Roman"/>
          <w:sz w:val="28"/>
          <w:szCs w:val="28"/>
        </w:rPr>
        <w:t xml:space="preserve"> </w:t>
      </w:r>
      <w:r w:rsidR="009D59F8" w:rsidRPr="008248F2">
        <w:rPr>
          <w:rFonts w:ascii="Times New Roman" w:hAnsi="Times New Roman" w:cs="Times New Roman"/>
          <w:sz w:val="28"/>
          <w:szCs w:val="28"/>
        </w:rPr>
        <w:t>со</w:t>
      </w:r>
      <w:r w:rsidR="009D59F8">
        <w:rPr>
          <w:rFonts w:ascii="Times New Roman" w:hAnsi="Times New Roman" w:cs="Times New Roman"/>
          <w:sz w:val="28"/>
          <w:szCs w:val="28"/>
        </w:rPr>
        <w:t>ставляющая</w:t>
      </w:r>
      <w:r w:rsidR="009D59F8" w:rsidRPr="008248F2">
        <w:rPr>
          <w:rFonts w:ascii="Times New Roman" w:hAnsi="Times New Roman" w:cs="Times New Roman"/>
          <w:sz w:val="28"/>
          <w:szCs w:val="28"/>
        </w:rPr>
        <w:t xml:space="preserve"> преломленной волны, лежащая перпендикулярно плоскости падения</w:t>
      </w:r>
    </w:p>
    <w:p w14:paraId="16EBAAF5" w14:textId="73F19C99" w:rsidR="009D59F8" w:rsidRPr="009D59F8" w:rsidRDefault="006145D6" w:rsidP="008248F2">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m:t>
            </m:r>
          </m:sub>
        </m:sSub>
        <m:r>
          <w:rPr>
            <w:rFonts w:ascii="Cambria Math" w:hAnsi="Cambria Math" w:cs="Times New Roman"/>
            <w:sz w:val="28"/>
            <w:szCs w:val="28"/>
          </w:rPr>
          <m:t>-</m:t>
        </m:r>
      </m:oMath>
      <w:r w:rsidR="009D59F8" w:rsidRPr="009D59F8">
        <w:rPr>
          <w:rFonts w:ascii="Times New Roman" w:hAnsi="Times New Roman" w:cs="Times New Roman"/>
          <w:sz w:val="28"/>
          <w:szCs w:val="28"/>
        </w:rPr>
        <w:t xml:space="preserve"> </w:t>
      </w:r>
      <w:r w:rsidR="009D59F8" w:rsidRPr="008248F2">
        <w:rPr>
          <w:rFonts w:ascii="Times New Roman" w:hAnsi="Times New Roman" w:cs="Times New Roman"/>
          <w:sz w:val="28"/>
          <w:szCs w:val="28"/>
        </w:rPr>
        <w:t xml:space="preserve">составляющей отраженной волны, лежащая </w:t>
      </w:r>
      <w:r w:rsidR="009D59F8">
        <w:rPr>
          <w:rFonts w:ascii="Times New Roman" w:hAnsi="Times New Roman" w:cs="Times New Roman"/>
          <w:sz w:val="28"/>
          <w:szCs w:val="28"/>
        </w:rPr>
        <w:t>в</w:t>
      </w:r>
      <w:r w:rsidR="009D59F8" w:rsidRPr="008248F2">
        <w:rPr>
          <w:rFonts w:ascii="Times New Roman" w:hAnsi="Times New Roman" w:cs="Times New Roman"/>
          <w:sz w:val="28"/>
          <w:szCs w:val="28"/>
        </w:rPr>
        <w:t xml:space="preserve"> плоскости падения</w:t>
      </w:r>
    </w:p>
    <w:p w14:paraId="7ECEB4CF" w14:textId="3079FE32" w:rsidR="009D59F8" w:rsidRPr="009D59F8" w:rsidRDefault="006145D6" w:rsidP="008248F2">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m:t>
            </m:r>
          </m:sub>
        </m:sSub>
        <m:r>
          <w:rPr>
            <w:rFonts w:ascii="Cambria Math" w:hAnsi="Cambria Math" w:cs="Times New Roman"/>
            <w:sz w:val="28"/>
            <w:szCs w:val="28"/>
          </w:rPr>
          <m:t>-</m:t>
        </m:r>
      </m:oMath>
      <w:r w:rsidR="009D59F8" w:rsidRPr="009D59F8">
        <w:rPr>
          <w:rFonts w:ascii="Times New Roman" w:hAnsi="Times New Roman" w:cs="Times New Roman"/>
          <w:sz w:val="28"/>
          <w:szCs w:val="28"/>
        </w:rPr>
        <w:t xml:space="preserve"> </w:t>
      </w:r>
      <w:r w:rsidR="009D59F8" w:rsidRPr="008248F2">
        <w:rPr>
          <w:rFonts w:ascii="Times New Roman" w:hAnsi="Times New Roman" w:cs="Times New Roman"/>
          <w:sz w:val="28"/>
          <w:szCs w:val="28"/>
        </w:rPr>
        <w:t xml:space="preserve">составляющей преломленной волны, лежащая </w:t>
      </w:r>
      <w:r w:rsidR="009D59F8">
        <w:rPr>
          <w:rFonts w:ascii="Times New Roman" w:hAnsi="Times New Roman" w:cs="Times New Roman"/>
          <w:sz w:val="28"/>
          <w:szCs w:val="28"/>
        </w:rPr>
        <w:t>в</w:t>
      </w:r>
      <w:r w:rsidR="009D59F8" w:rsidRPr="008248F2">
        <w:rPr>
          <w:rFonts w:ascii="Times New Roman" w:hAnsi="Times New Roman" w:cs="Times New Roman"/>
          <w:sz w:val="28"/>
          <w:szCs w:val="28"/>
        </w:rPr>
        <w:t xml:space="preserve"> плоскости падения</w:t>
      </w:r>
    </w:p>
    <w:p w14:paraId="0C578DF7" w14:textId="01C82D7B" w:rsidR="00AD3C60" w:rsidRPr="008248F2" w:rsidRDefault="006145D6" w:rsidP="008248F2">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m:t>
            </m:r>
          </m:sub>
        </m:sSub>
        <m:r>
          <w:rPr>
            <w:rFonts w:ascii="Cambria Math" w:hAnsi="Cambria Math" w:cs="Times New Roman"/>
            <w:sz w:val="28"/>
            <w:szCs w:val="28"/>
          </w:rPr>
          <m:t>-</m:t>
        </m:r>
      </m:oMath>
      <w:r w:rsidR="00673931" w:rsidRPr="008248F2">
        <w:rPr>
          <w:rFonts w:ascii="Times New Roman" w:hAnsi="Times New Roman" w:cs="Times New Roman"/>
          <w:sz w:val="28"/>
          <w:szCs w:val="28"/>
        </w:rPr>
        <w:t xml:space="preserve"> </w:t>
      </w:r>
      <w:r w:rsidR="008248F2" w:rsidRPr="008248F2">
        <w:rPr>
          <w:rFonts w:ascii="Times New Roman" w:hAnsi="Times New Roman" w:cs="Times New Roman"/>
          <w:sz w:val="28"/>
          <w:szCs w:val="28"/>
        </w:rPr>
        <w:t>амплитуда составляющей отраженной волны, лежащая перпендикулярно плоскости падения</w:t>
      </w:r>
    </w:p>
    <w:p w14:paraId="7B6DA24E" w14:textId="707D4DE0" w:rsidR="00673931" w:rsidRPr="008248F2" w:rsidRDefault="006145D6" w:rsidP="008248F2">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R</m:t>
            </m:r>
          </m:e>
          <m:sub>
            <m:r>
              <w:rPr>
                <w:rFonts w:ascii="Cambria Math" w:hAnsi="Cambria Math" w:cs="Times New Roman"/>
                <w:sz w:val="28"/>
                <w:szCs w:val="28"/>
              </w:rPr>
              <m:t>||</m:t>
            </m:r>
          </m:sub>
        </m:sSub>
        <m:r>
          <w:rPr>
            <w:rFonts w:ascii="Cambria Math" w:hAnsi="Cambria Math" w:cs="Times New Roman"/>
            <w:sz w:val="28"/>
            <w:szCs w:val="28"/>
          </w:rPr>
          <m:t>-</m:t>
        </m:r>
      </m:oMath>
      <w:r w:rsidR="00673931" w:rsidRPr="008248F2">
        <w:rPr>
          <w:rFonts w:ascii="Times New Roman" w:hAnsi="Times New Roman" w:cs="Times New Roman"/>
          <w:sz w:val="28"/>
          <w:szCs w:val="28"/>
        </w:rPr>
        <w:t xml:space="preserve"> амплитуда составляющей</w:t>
      </w:r>
      <w:r w:rsidR="008248F2" w:rsidRPr="008248F2">
        <w:rPr>
          <w:rFonts w:ascii="Times New Roman" w:hAnsi="Times New Roman" w:cs="Times New Roman"/>
          <w:sz w:val="28"/>
          <w:szCs w:val="28"/>
        </w:rPr>
        <w:t xml:space="preserve"> отраженной волны, лежащая в плоскости падения</w:t>
      </w:r>
    </w:p>
    <w:p w14:paraId="122172C1" w14:textId="1EB16DDA" w:rsidR="008248F2" w:rsidRPr="008248F2" w:rsidRDefault="006145D6" w:rsidP="008248F2">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m:t>
            </m:r>
          </m:sub>
        </m:sSub>
        <m:r>
          <w:rPr>
            <w:rFonts w:ascii="Cambria Math" w:hAnsi="Cambria Math" w:cs="Times New Roman"/>
            <w:sz w:val="28"/>
            <w:szCs w:val="28"/>
          </w:rPr>
          <m:t>-</m:t>
        </m:r>
      </m:oMath>
      <w:r w:rsidR="008248F2" w:rsidRPr="008248F2">
        <w:rPr>
          <w:rFonts w:ascii="Times New Roman" w:hAnsi="Times New Roman" w:cs="Times New Roman"/>
          <w:sz w:val="28"/>
          <w:szCs w:val="28"/>
        </w:rPr>
        <w:t xml:space="preserve"> амплитуда составляющей преломленной волны, лежащая перпендикулярно плоскости падения</w:t>
      </w:r>
    </w:p>
    <w:p w14:paraId="246B0479" w14:textId="2E0D2CE9" w:rsidR="008248F2" w:rsidRPr="008248F2" w:rsidRDefault="006145D6" w:rsidP="008248F2">
      <w:pPr>
        <w:spacing w:after="0" w:line="360" w:lineRule="auto"/>
        <w:contextualSpacing/>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D</m:t>
            </m:r>
          </m:e>
          <m:sub>
            <m:r>
              <w:rPr>
                <w:rFonts w:ascii="Cambria Math" w:hAnsi="Cambria Math" w:cs="Times New Roman"/>
                <w:sz w:val="28"/>
                <w:szCs w:val="28"/>
              </w:rPr>
              <m:t>||</m:t>
            </m:r>
          </m:sub>
        </m:sSub>
        <m:r>
          <w:rPr>
            <w:rFonts w:ascii="Cambria Math" w:hAnsi="Cambria Math" w:cs="Times New Roman"/>
            <w:sz w:val="28"/>
            <w:szCs w:val="28"/>
          </w:rPr>
          <m:t>-</m:t>
        </m:r>
      </m:oMath>
      <w:r w:rsidR="008248F2" w:rsidRPr="008248F2">
        <w:rPr>
          <w:rFonts w:ascii="Times New Roman" w:hAnsi="Times New Roman" w:cs="Times New Roman"/>
          <w:sz w:val="28"/>
          <w:szCs w:val="28"/>
        </w:rPr>
        <w:t xml:space="preserve"> амплитуда составляющей преломленной волны, лежащая в плоскости падения</w:t>
      </w:r>
    </w:p>
    <w:p w14:paraId="17D012B9" w14:textId="31338F28" w:rsidR="008248F2" w:rsidRDefault="008248F2" w:rsidP="008248F2">
      <w:pPr>
        <w:spacing w:after="0" w:line="360" w:lineRule="auto"/>
        <w:contextualSpacing/>
        <w:rPr>
          <w:rFonts w:ascii="Times New Roman" w:hAnsi="Times New Roman" w:cs="Times New Roman"/>
          <w:sz w:val="28"/>
          <w:szCs w:val="28"/>
        </w:rPr>
      </w:pPr>
      <w:r w:rsidRPr="008248F2">
        <w:rPr>
          <w:rFonts w:ascii="Times New Roman" w:hAnsi="Times New Roman" w:cs="Times New Roman"/>
          <w:sz w:val="28"/>
          <w:szCs w:val="28"/>
        </w:rPr>
        <w:t>амплитуда составляющей отраженной волны, лежащая перпендикулярно плоскости падения</w:t>
      </w:r>
    </w:p>
    <w:p w14:paraId="2207BC63" w14:textId="6D14DD13" w:rsidR="008248F2" w:rsidRDefault="006145D6" w:rsidP="008248F2">
      <w:pPr>
        <w:spacing w:after="0" w:line="360" w:lineRule="auto"/>
        <w:contextualSpacing/>
        <w:rPr>
          <w:rFonts w:ascii="Times New Roman" w:hAnsi="Times New Roman" w:cs="Times New Roman"/>
          <w:sz w:val="28"/>
          <w:szCs w:val="28"/>
        </w:rPr>
      </w:pPr>
      <w:r>
        <w:pict w14:anchorId="53D9FEE8">
          <v:shape id="Рисунок 15" o:spid="_x0000_i1027" type="#_x0000_t75" style="width:19.5pt;height:16.5pt;visibility:visible;mso-wrap-style:square">
            <v:imagedata r:id="rId11" o:title="" croptop="20734f" cropbottom="36920f" cropleft="22447f" cropright="37887f"/>
          </v:shape>
        </w:pict>
      </w:r>
      <w:r w:rsidR="008248F2" w:rsidRPr="008248F2">
        <w:rPr>
          <w:rFonts w:ascii="Times New Roman" w:hAnsi="Times New Roman" w:cs="Times New Roman"/>
          <w:sz w:val="28"/>
          <w:szCs w:val="28"/>
        </w:rPr>
        <w:t xml:space="preserve"> </w:t>
      </w:r>
      <m:oMath>
        <m:r>
          <w:rPr>
            <w:rFonts w:ascii="Cambria Math" w:hAnsi="Cambria Math" w:cs="Times New Roman"/>
            <w:sz w:val="28"/>
            <w:szCs w:val="28"/>
          </w:rPr>
          <m:t>-</m:t>
        </m:r>
      </m:oMath>
      <w:r w:rsidR="008248F2" w:rsidRPr="008248F2">
        <w:rPr>
          <w:rFonts w:ascii="Times New Roman" w:hAnsi="Times New Roman" w:cs="Times New Roman"/>
          <w:sz w:val="28"/>
          <w:szCs w:val="28"/>
        </w:rPr>
        <w:t xml:space="preserve"> амплитуда составляющей п</w:t>
      </w:r>
      <w:r w:rsidR="008248F2">
        <w:rPr>
          <w:rFonts w:ascii="Times New Roman" w:hAnsi="Times New Roman" w:cs="Times New Roman"/>
          <w:sz w:val="28"/>
          <w:szCs w:val="28"/>
        </w:rPr>
        <w:t>адающей</w:t>
      </w:r>
      <w:r w:rsidR="008248F2" w:rsidRPr="008248F2">
        <w:rPr>
          <w:rFonts w:ascii="Times New Roman" w:hAnsi="Times New Roman" w:cs="Times New Roman"/>
          <w:sz w:val="28"/>
          <w:szCs w:val="28"/>
        </w:rPr>
        <w:t xml:space="preserve"> волны, лежащая перпендикулярно плоскости падения</w:t>
      </w:r>
    </w:p>
    <w:p w14:paraId="3B0288D0" w14:textId="5FECEAC1" w:rsidR="008248F2" w:rsidRPr="008248F2" w:rsidRDefault="008248F2" w:rsidP="008248F2">
      <w:pPr>
        <w:spacing w:after="0" w:line="360" w:lineRule="auto"/>
        <w:contextualSpacing/>
        <w:rPr>
          <w:rFonts w:ascii="Times New Roman" w:hAnsi="Times New Roman" w:cs="Times New Roman"/>
          <w:sz w:val="28"/>
          <w:szCs w:val="28"/>
        </w:rPr>
      </w:pPr>
      <w:r>
        <w:rPr>
          <w:noProof/>
          <w:lang w:eastAsia="ru-RU"/>
        </w:rPr>
        <w:drawing>
          <wp:inline distT="0" distB="0" distL="0" distR="0" wp14:anchorId="1D6A36A0" wp14:editId="131740B7">
            <wp:extent cx="200025" cy="268999"/>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4391" t="37912" r="41346" b="51891"/>
                    <a:stretch/>
                  </pic:blipFill>
                  <pic:spPr bwMode="auto">
                    <a:xfrm>
                      <a:off x="0" y="0"/>
                      <a:ext cx="219151" cy="29472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28"/>
          <w:szCs w:val="28"/>
        </w:rPr>
        <w:t xml:space="preserve"> </w:t>
      </w:r>
      <m:oMath>
        <m:r>
          <w:rPr>
            <w:rFonts w:ascii="Cambria Math" w:hAnsi="Cambria Math" w:cs="Times New Roman"/>
            <w:sz w:val="28"/>
            <w:szCs w:val="28"/>
          </w:rPr>
          <m:t>-</m:t>
        </m:r>
      </m:oMath>
      <w:r w:rsidRPr="008248F2">
        <w:rPr>
          <w:rFonts w:ascii="Times New Roman" w:hAnsi="Times New Roman" w:cs="Times New Roman"/>
          <w:sz w:val="28"/>
          <w:szCs w:val="28"/>
        </w:rPr>
        <w:t xml:space="preserve"> амплитуда составляющей п</w:t>
      </w:r>
      <w:r>
        <w:rPr>
          <w:rFonts w:ascii="Times New Roman" w:hAnsi="Times New Roman" w:cs="Times New Roman"/>
          <w:sz w:val="28"/>
          <w:szCs w:val="28"/>
        </w:rPr>
        <w:t>адающей</w:t>
      </w:r>
      <w:r w:rsidRPr="008248F2">
        <w:rPr>
          <w:rFonts w:ascii="Times New Roman" w:hAnsi="Times New Roman" w:cs="Times New Roman"/>
          <w:sz w:val="28"/>
          <w:szCs w:val="28"/>
        </w:rPr>
        <w:t xml:space="preserve"> волны, </w:t>
      </w:r>
      <w:r>
        <w:rPr>
          <w:rFonts w:ascii="Times New Roman" w:hAnsi="Times New Roman" w:cs="Times New Roman"/>
          <w:sz w:val="28"/>
          <w:szCs w:val="28"/>
        </w:rPr>
        <w:t xml:space="preserve">лежащая </w:t>
      </w:r>
      <w:r w:rsidRPr="008248F2">
        <w:rPr>
          <w:rFonts w:ascii="Times New Roman" w:hAnsi="Times New Roman" w:cs="Times New Roman"/>
          <w:sz w:val="28"/>
          <w:szCs w:val="28"/>
        </w:rPr>
        <w:t>в плоскости падения</w:t>
      </w:r>
    </w:p>
    <w:p w14:paraId="7E54351C" w14:textId="77777777" w:rsidR="009D59F8" w:rsidRDefault="00673931" w:rsidP="008248F2">
      <w:pPr>
        <w:spacing w:after="0" w:line="360" w:lineRule="auto"/>
        <w:contextualSpacing/>
        <w:rPr>
          <w:rFonts w:ascii="Times New Roman" w:hAnsi="Times New Roman" w:cs="Times New Roman"/>
          <w:sz w:val="28"/>
          <w:szCs w:val="28"/>
        </w:rPr>
      </w:pPr>
      <m:oMath>
        <m:r>
          <w:rPr>
            <w:rFonts w:ascii="Cambria Math" w:hAnsi="Cambria Math" w:cs="Times New Roman"/>
            <w:sz w:val="28"/>
            <w:szCs w:val="28"/>
          </w:rPr>
          <m:t>φ-</m:t>
        </m:r>
      </m:oMath>
      <w:r>
        <w:rPr>
          <w:rFonts w:ascii="Times New Roman" w:hAnsi="Times New Roman" w:cs="Times New Roman"/>
          <w:sz w:val="28"/>
          <w:szCs w:val="28"/>
        </w:rPr>
        <w:t xml:space="preserve"> угол падения, </w:t>
      </w:r>
      <m:oMath>
        <m:r>
          <w:rPr>
            <w:rFonts w:ascii="Cambria Math" w:hAnsi="Cambria Math" w:cs="Times New Roman"/>
            <w:sz w:val="28"/>
            <w:szCs w:val="28"/>
          </w:rPr>
          <m:t>ψ-</m:t>
        </m:r>
      </m:oMath>
      <w:r>
        <w:rPr>
          <w:rFonts w:ascii="Times New Roman" w:hAnsi="Times New Roman" w:cs="Times New Roman"/>
          <w:sz w:val="28"/>
          <w:szCs w:val="28"/>
        </w:rPr>
        <w:t xml:space="preserve"> угол преломления</w:t>
      </w:r>
      <w:r w:rsidR="009D59F8">
        <w:rPr>
          <w:rFonts w:ascii="Times New Roman" w:hAnsi="Times New Roman" w:cs="Times New Roman"/>
          <w:sz w:val="28"/>
          <w:szCs w:val="28"/>
        </w:rPr>
        <w:t>.</w:t>
      </w:r>
    </w:p>
    <w:p w14:paraId="39E76CE5" w14:textId="469A3EF2" w:rsidR="009D59F8" w:rsidRPr="003279F4" w:rsidRDefault="006145D6" w:rsidP="008248F2">
      <w:pPr>
        <w:spacing w:after="0" w:line="360" w:lineRule="auto"/>
        <w:contextualSpacing/>
        <w:rPr>
          <w:rFonts w:ascii="Times New Roman" w:hAnsi="Times New Roman" w:cs="Times New Roman"/>
          <w:sz w:val="36"/>
          <w:szCs w:val="28"/>
        </w:rPr>
      </w:pPr>
      <m:oMath>
        <m:sSub>
          <m:sSubPr>
            <m:ctrlPr>
              <w:rPr>
                <w:rFonts w:ascii="Cambria Math" w:hAnsi="Cambria Math" w:cs="Times New Roman"/>
                <w:i/>
                <w:noProof/>
                <w:sz w:val="28"/>
                <w:lang w:eastAsia="ru-RU"/>
              </w:rPr>
            </m:ctrlPr>
          </m:sSubPr>
          <m:e>
            <m:r>
              <w:rPr>
                <w:rFonts w:ascii="Cambria Math" w:hAnsi="Cambria Math" w:cs="Times New Roman"/>
                <w:noProof/>
                <w:sz w:val="28"/>
                <w:lang w:val="en-US" w:eastAsia="ru-RU"/>
              </w:rPr>
              <m:t>n</m:t>
            </m:r>
          </m:e>
          <m:sub>
            <m:r>
              <w:rPr>
                <w:rFonts w:ascii="Cambria Math" w:hAnsi="Cambria Math" w:cs="Times New Roman"/>
                <w:noProof/>
                <w:sz w:val="28"/>
                <w:lang w:eastAsia="ru-RU"/>
              </w:rPr>
              <m:t>1</m:t>
            </m:r>
          </m:sub>
        </m:sSub>
        <m:r>
          <w:rPr>
            <w:rFonts w:ascii="Cambria Math" w:hAnsi="Cambria Math" w:cs="Times New Roman"/>
            <w:noProof/>
            <w:sz w:val="28"/>
            <w:lang w:eastAsia="ru-RU"/>
          </w:rPr>
          <m:t>,</m:t>
        </m:r>
      </m:oMath>
      <w:r w:rsidR="00E0291A" w:rsidRPr="003279F4">
        <w:rPr>
          <w:rFonts w:ascii="Times New Roman" w:hAnsi="Times New Roman" w:cs="Times New Roman"/>
          <w:noProof/>
          <w:sz w:val="28"/>
          <w:lang w:eastAsia="ru-RU"/>
        </w:rPr>
        <w:t xml:space="preserve"> </w:t>
      </w:r>
      <m:oMath>
        <m:sSub>
          <m:sSubPr>
            <m:ctrlPr>
              <w:rPr>
                <w:rFonts w:ascii="Cambria Math" w:hAnsi="Cambria Math" w:cs="Times New Roman"/>
                <w:i/>
                <w:noProof/>
                <w:sz w:val="28"/>
                <w:lang w:eastAsia="ru-RU"/>
              </w:rPr>
            </m:ctrlPr>
          </m:sSubPr>
          <m:e>
            <m:r>
              <w:rPr>
                <w:rFonts w:ascii="Cambria Math" w:hAnsi="Cambria Math" w:cs="Times New Roman"/>
                <w:noProof/>
                <w:sz w:val="28"/>
                <w:lang w:val="en-US" w:eastAsia="ru-RU"/>
              </w:rPr>
              <m:t>n</m:t>
            </m:r>
          </m:e>
          <m:sub>
            <m:r>
              <w:rPr>
                <w:rFonts w:ascii="Cambria Math" w:hAnsi="Cambria Math" w:cs="Times New Roman"/>
                <w:noProof/>
                <w:sz w:val="28"/>
                <w:lang w:eastAsia="ru-RU"/>
              </w:rPr>
              <m:t>2</m:t>
            </m:r>
          </m:sub>
        </m:sSub>
        <m:r>
          <w:rPr>
            <w:rFonts w:ascii="Cambria Math" w:hAnsi="Cambria Math" w:cs="Times New Roman"/>
            <w:noProof/>
            <w:sz w:val="28"/>
            <w:lang w:eastAsia="ru-RU"/>
          </w:rPr>
          <m:t>-</m:t>
        </m:r>
      </m:oMath>
      <w:r w:rsidR="003279F4" w:rsidRPr="003279F4">
        <w:rPr>
          <w:rFonts w:ascii="Times New Roman" w:hAnsi="Times New Roman" w:cs="Times New Roman"/>
          <w:noProof/>
          <w:sz w:val="28"/>
          <w:lang w:eastAsia="ru-RU"/>
        </w:rPr>
        <w:t xml:space="preserve"> </w:t>
      </w:r>
      <w:r w:rsidR="003279F4">
        <w:rPr>
          <w:rFonts w:ascii="Times New Roman" w:hAnsi="Times New Roman" w:cs="Times New Roman"/>
          <w:noProof/>
          <w:sz w:val="28"/>
          <w:lang w:eastAsia="ru-RU"/>
        </w:rPr>
        <w:t>показатели преломления 1-й и 2-й сред.</w:t>
      </w:r>
    </w:p>
    <w:p w14:paraId="586666D1" w14:textId="6FFFD42C" w:rsidR="003279F4" w:rsidRDefault="008248F2" w:rsidP="00925C5F">
      <w:pPr>
        <w:spacing w:after="0" w:line="360" w:lineRule="auto"/>
        <w:ind w:firstLine="708"/>
        <w:contextualSpacing/>
        <w:rPr>
          <w:rFonts w:ascii="Times New Roman" w:hAnsi="Times New Roman" w:cs="Times New Roman"/>
          <w:sz w:val="28"/>
          <w:szCs w:val="28"/>
        </w:rPr>
      </w:pPr>
      <w:r>
        <w:rPr>
          <w:rFonts w:ascii="Times New Roman" w:hAnsi="Times New Roman" w:cs="Times New Roman"/>
          <w:sz w:val="28"/>
          <w:szCs w:val="28"/>
        </w:rPr>
        <w:lastRenderedPageBreak/>
        <w:t>Эти отношения</w:t>
      </w:r>
      <w:r w:rsidR="00AD3C60">
        <w:rPr>
          <w:rFonts w:ascii="Times New Roman" w:hAnsi="Times New Roman" w:cs="Times New Roman"/>
          <w:sz w:val="28"/>
          <w:szCs w:val="28"/>
        </w:rPr>
        <w:t xml:space="preserve"> называются коэффициентами Френеля.</w:t>
      </w:r>
      <w:r w:rsidR="00925C5F">
        <w:rPr>
          <w:rFonts w:ascii="Times New Roman" w:hAnsi="Times New Roman" w:cs="Times New Roman"/>
          <w:sz w:val="28"/>
          <w:szCs w:val="28"/>
        </w:rPr>
        <w:t xml:space="preserve"> </w:t>
      </w:r>
      <w:r w:rsidR="00925C5F" w:rsidRPr="00925C5F">
        <w:rPr>
          <w:rFonts w:ascii="Times New Roman" w:hAnsi="Times New Roman" w:cs="Times New Roman"/>
          <w:sz w:val="28"/>
          <w:szCs w:val="28"/>
        </w:rPr>
        <w:t>При обыкновенном отра</w:t>
      </w:r>
      <w:r w:rsidR="00925C5F">
        <w:rPr>
          <w:rFonts w:ascii="Times New Roman" w:hAnsi="Times New Roman" w:cs="Times New Roman"/>
          <w:sz w:val="28"/>
          <w:szCs w:val="28"/>
        </w:rPr>
        <w:t xml:space="preserve">жении угол </w:t>
      </w:r>
      <m:oMath>
        <m:r>
          <w:rPr>
            <w:rFonts w:ascii="Cambria Math" w:hAnsi="Cambria Math" w:cs="Times New Roman"/>
            <w:sz w:val="28"/>
            <w:szCs w:val="28"/>
          </w:rPr>
          <m:t>ψ</m:t>
        </m:r>
      </m:oMath>
      <w:r w:rsidR="00925C5F">
        <w:rPr>
          <w:rFonts w:ascii="Times New Roman" w:hAnsi="Times New Roman" w:cs="Times New Roman"/>
          <w:sz w:val="28"/>
          <w:szCs w:val="28"/>
        </w:rPr>
        <w:t xml:space="preserve">, а с ним и все </w:t>
      </w:r>
      <w:r w:rsidR="00925C5F" w:rsidRPr="00925C5F">
        <w:rPr>
          <w:rFonts w:ascii="Times New Roman" w:hAnsi="Times New Roman" w:cs="Times New Roman"/>
          <w:sz w:val="28"/>
          <w:szCs w:val="28"/>
        </w:rPr>
        <w:t>коэффициенты Френеля веществе</w:t>
      </w:r>
      <w:r w:rsidR="00925C5F">
        <w:rPr>
          <w:rFonts w:ascii="Times New Roman" w:hAnsi="Times New Roman" w:cs="Times New Roman"/>
          <w:sz w:val="28"/>
          <w:szCs w:val="28"/>
        </w:rPr>
        <w:t xml:space="preserve">нны. </w:t>
      </w:r>
      <w:r w:rsidR="003279F4" w:rsidRPr="003279F4">
        <w:rPr>
          <w:rFonts w:ascii="Times New Roman" w:hAnsi="Times New Roman" w:cs="Times New Roman"/>
          <w:sz w:val="28"/>
          <w:szCs w:val="28"/>
        </w:rPr>
        <w:t>При с</w:t>
      </w:r>
      <w:r w:rsidR="003279F4">
        <w:rPr>
          <w:rFonts w:ascii="Times New Roman" w:hAnsi="Times New Roman" w:cs="Times New Roman"/>
          <w:sz w:val="28"/>
          <w:szCs w:val="28"/>
        </w:rPr>
        <w:t xml:space="preserve">кользящем падении, когда угол </w:t>
      </w:r>
      <m:oMath>
        <m:r>
          <w:rPr>
            <w:rFonts w:ascii="Cambria Math" w:hAnsi="Cambria Math" w:cs="Times New Roman"/>
            <w:sz w:val="28"/>
            <w:szCs w:val="28"/>
          </w:rPr>
          <m:t>φ</m:t>
        </m:r>
      </m:oMath>
      <w:r w:rsidR="003279F4" w:rsidRPr="003279F4">
        <w:rPr>
          <w:rFonts w:ascii="Times New Roman" w:hAnsi="Times New Roman" w:cs="Times New Roman"/>
          <w:sz w:val="28"/>
          <w:szCs w:val="28"/>
        </w:rPr>
        <w:t xml:space="preserve"> близок к 90°,</w:t>
      </w:r>
      <w:r w:rsidR="003279F4">
        <w:rPr>
          <w:rFonts w:ascii="Times New Roman" w:hAnsi="Times New Roman" w:cs="Times New Roman"/>
          <w:sz w:val="28"/>
          <w:szCs w:val="28"/>
        </w:rPr>
        <w:t xml:space="preserve"> отражение практически полное.</w:t>
      </w:r>
    </w:p>
    <w:p w14:paraId="447B9D9C" w14:textId="73289EB6" w:rsidR="003279F4" w:rsidRDefault="003279F4" w:rsidP="00925C5F">
      <w:pPr>
        <w:spacing w:after="0" w:line="360" w:lineRule="auto"/>
        <w:ind w:firstLine="708"/>
        <w:contextualSpacing/>
        <w:rPr>
          <w:rFonts w:ascii="Times New Roman" w:hAnsi="Times New Roman" w:cs="Times New Roman"/>
          <w:sz w:val="28"/>
          <w:szCs w:val="28"/>
        </w:rPr>
      </w:pPr>
      <w:r>
        <w:rPr>
          <w:noProof/>
          <w:lang w:eastAsia="ru-RU"/>
        </w:rPr>
        <w:drawing>
          <wp:inline distT="0" distB="0" distL="0" distR="0" wp14:anchorId="675010BD" wp14:editId="651A88A0">
            <wp:extent cx="1466850" cy="4762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456" t="43402" r="40906" b="43525"/>
                    <a:stretch/>
                  </pic:blipFill>
                  <pic:spPr bwMode="auto">
                    <a:xfrm>
                      <a:off x="0" y="0"/>
                      <a:ext cx="1466850" cy="476250"/>
                    </a:xfrm>
                    <a:prstGeom prst="rect">
                      <a:avLst/>
                    </a:prstGeom>
                    <a:ln>
                      <a:noFill/>
                    </a:ln>
                    <a:extLst>
                      <a:ext uri="{53640926-AAD7-44D8-BBD7-CCE9431645EC}">
                        <a14:shadowObscured xmlns:a14="http://schemas.microsoft.com/office/drawing/2010/main"/>
                      </a:ext>
                    </a:extLst>
                  </pic:spPr>
                </pic:pic>
              </a:graphicData>
            </a:graphic>
          </wp:inline>
        </w:drawing>
      </w:r>
    </w:p>
    <w:p w14:paraId="2575A3B8" w14:textId="74D72D1E" w:rsidR="00F46FF8" w:rsidRDefault="0085420F" w:rsidP="0085420F">
      <w:pPr>
        <w:spacing w:after="0" w:line="360" w:lineRule="auto"/>
        <w:contextualSpacing/>
        <w:rPr>
          <w:rFonts w:ascii="Times New Roman" w:hAnsi="Times New Roman" w:cs="Times New Roman"/>
          <w:sz w:val="28"/>
          <w:szCs w:val="28"/>
        </w:rPr>
      </w:pPr>
      <w:r>
        <w:rPr>
          <w:rFonts w:ascii="Times New Roman" w:hAnsi="Times New Roman" w:cs="Times New Roman"/>
          <w:sz w:val="28"/>
          <w:szCs w:val="28"/>
        </w:rPr>
        <w:t>С</w:t>
      </w:r>
      <w:r w:rsidR="00D90CBD">
        <w:rPr>
          <w:rFonts w:ascii="Times New Roman" w:hAnsi="Times New Roman" w:cs="Times New Roman"/>
          <w:sz w:val="28"/>
          <w:szCs w:val="28"/>
        </w:rPr>
        <w:t xml:space="preserve"> этим связана</w:t>
      </w:r>
      <w:r>
        <w:rPr>
          <w:rFonts w:ascii="Times New Roman" w:hAnsi="Times New Roman" w:cs="Times New Roman"/>
          <w:sz w:val="28"/>
          <w:szCs w:val="28"/>
        </w:rPr>
        <w:t xml:space="preserve"> </w:t>
      </w:r>
      <w:r w:rsidR="00D90CBD">
        <w:rPr>
          <w:rFonts w:ascii="Times New Roman" w:hAnsi="Times New Roman" w:cs="Times New Roman"/>
          <w:sz w:val="28"/>
          <w:szCs w:val="28"/>
        </w:rPr>
        <w:t xml:space="preserve">видимость подводных объектов вбили к наблюдателю и постепенным </w:t>
      </w:r>
      <w:ins w:id="531" w:author="Борис Гогинян" w:date="2020-05-10T00:29:00Z">
        <w:r w:rsidR="00D524C7">
          <w:rPr>
            <w:rFonts w:ascii="Times New Roman" w:hAnsi="Times New Roman" w:cs="Times New Roman"/>
            <w:sz w:val="28"/>
            <w:szCs w:val="28"/>
          </w:rPr>
          <w:t>«</w:t>
        </w:r>
      </w:ins>
      <w:r w:rsidR="00D90CBD">
        <w:rPr>
          <w:rFonts w:ascii="Times New Roman" w:hAnsi="Times New Roman" w:cs="Times New Roman"/>
          <w:sz w:val="28"/>
          <w:szCs w:val="28"/>
        </w:rPr>
        <w:t>размытием</w:t>
      </w:r>
      <w:ins w:id="532" w:author="Борис Гогинян" w:date="2020-05-10T00:29:00Z">
        <w:r w:rsidR="00D524C7">
          <w:rPr>
            <w:rFonts w:ascii="Times New Roman" w:hAnsi="Times New Roman" w:cs="Times New Roman"/>
            <w:sz w:val="28"/>
            <w:szCs w:val="28"/>
          </w:rPr>
          <w:t>»</w:t>
        </w:r>
      </w:ins>
      <w:r w:rsidR="00D90CBD">
        <w:rPr>
          <w:rFonts w:ascii="Times New Roman" w:hAnsi="Times New Roman" w:cs="Times New Roman"/>
          <w:sz w:val="28"/>
          <w:szCs w:val="28"/>
        </w:rPr>
        <w:t xml:space="preserve"> при отдалении</w:t>
      </w:r>
      <w:r w:rsidRPr="0085420F">
        <w:rPr>
          <w:rFonts w:ascii="Times New Roman" w:hAnsi="Times New Roman" w:cs="Times New Roman"/>
          <w:sz w:val="28"/>
          <w:szCs w:val="28"/>
        </w:rPr>
        <w:t xml:space="preserve">. </w:t>
      </w:r>
      <w:commentRangeStart w:id="533"/>
      <w:r w:rsidRPr="0085420F">
        <w:rPr>
          <w:rFonts w:ascii="Times New Roman" w:hAnsi="Times New Roman" w:cs="Times New Roman"/>
          <w:sz w:val="28"/>
          <w:szCs w:val="28"/>
        </w:rPr>
        <w:t>Этим же</w:t>
      </w:r>
      <w:r>
        <w:rPr>
          <w:rFonts w:ascii="Times New Roman" w:hAnsi="Times New Roman" w:cs="Times New Roman"/>
          <w:sz w:val="28"/>
          <w:szCs w:val="28"/>
        </w:rPr>
        <w:t xml:space="preserve"> объясняется, почему </w:t>
      </w:r>
      <w:r w:rsidRPr="0085420F">
        <w:rPr>
          <w:rFonts w:ascii="Times New Roman" w:hAnsi="Times New Roman" w:cs="Times New Roman"/>
          <w:sz w:val="28"/>
          <w:szCs w:val="28"/>
        </w:rPr>
        <w:t>изображение заходящего солнца в тех же условиях по яркости почти не уступает самому солнцу.</w:t>
      </w:r>
      <w:commentRangeEnd w:id="533"/>
      <w:r w:rsidR="00437F59">
        <w:rPr>
          <w:rStyle w:val="af4"/>
        </w:rPr>
        <w:commentReference w:id="533"/>
      </w:r>
    </w:p>
    <w:p w14:paraId="71F9EB5B" w14:textId="4769982E" w:rsidR="001D483A" w:rsidRDefault="003279F4" w:rsidP="003279F4">
      <w:pPr>
        <w:spacing w:after="0" w:line="360" w:lineRule="auto"/>
        <w:contextualSpacing/>
        <w:rPr>
          <w:rFonts w:ascii="Times New Roman" w:hAnsi="Times New Roman" w:cs="Times New Roman"/>
          <w:sz w:val="28"/>
          <w:szCs w:val="28"/>
        </w:rPr>
      </w:pPr>
      <w:r>
        <w:rPr>
          <w:noProof/>
          <w:color w:val="FF0000"/>
          <w:lang w:eastAsia="ru-RU"/>
        </w:rPr>
        <w:t>Вставить в литературу</w:t>
      </w:r>
      <w:r w:rsidR="00925C5F">
        <w:rPr>
          <w:rFonts w:ascii="Times New Roman" w:hAnsi="Times New Roman" w:cs="Times New Roman"/>
          <w:sz w:val="28"/>
          <w:szCs w:val="28"/>
        </w:rPr>
        <w:t xml:space="preserve"> </w:t>
      </w:r>
      <w:r w:rsidR="00925C5F" w:rsidRPr="00925C5F">
        <w:rPr>
          <w:rFonts w:ascii="Times New Roman" w:hAnsi="Times New Roman" w:cs="Times New Roman"/>
          <w:sz w:val="28"/>
          <w:szCs w:val="28"/>
        </w:rPr>
        <w:t>[</w:t>
      </w:r>
      <w:r w:rsidR="00925C5F">
        <w:rPr>
          <w:rFonts w:ascii="Times New Roman" w:hAnsi="Times New Roman" w:cs="Times New Roman"/>
          <w:sz w:val="28"/>
          <w:szCs w:val="28"/>
        </w:rPr>
        <w:t>Сивухин. Общий курс физики. Оптика</w:t>
      </w:r>
      <w:r w:rsidR="00925C5F" w:rsidRPr="00925C5F">
        <w:rPr>
          <w:rFonts w:ascii="Times New Roman" w:hAnsi="Times New Roman" w:cs="Times New Roman"/>
          <w:sz w:val="28"/>
          <w:szCs w:val="28"/>
        </w:rPr>
        <w:t>]</w:t>
      </w:r>
    </w:p>
    <w:p w14:paraId="1246BE75" w14:textId="71B8478E" w:rsidR="00165A31" w:rsidRPr="00165A31" w:rsidRDefault="00165A31" w:rsidP="006145D6">
      <w:pPr>
        <w:spacing w:after="0" w:line="360" w:lineRule="auto"/>
        <w:ind w:firstLine="708"/>
        <w:contextualSpacing/>
        <w:rPr>
          <w:rFonts w:ascii="Times New Roman" w:hAnsi="Times New Roman" w:cs="Times New Roman"/>
          <w:sz w:val="32"/>
          <w:szCs w:val="28"/>
        </w:rPr>
        <w:pPrChange w:id="534" w:author="Борис Гогинян" w:date="2020-05-10T11:34:00Z">
          <w:pPr>
            <w:spacing w:after="0" w:line="360" w:lineRule="auto"/>
            <w:contextualSpacing/>
          </w:pPr>
        </w:pPrChange>
      </w:pPr>
      <w:r w:rsidRPr="00165A31">
        <w:rPr>
          <w:rFonts w:ascii="Times New Roman" w:hAnsi="Times New Roman" w:cs="Times New Roman"/>
          <w:sz w:val="32"/>
          <w:szCs w:val="28"/>
        </w:rPr>
        <w:t>Подповерхностное</w:t>
      </w:r>
      <w:r w:rsidR="009920F6">
        <w:rPr>
          <w:rFonts w:ascii="Times New Roman" w:hAnsi="Times New Roman" w:cs="Times New Roman"/>
          <w:sz w:val="32"/>
          <w:szCs w:val="28"/>
        </w:rPr>
        <w:t xml:space="preserve"> поглощение и рассе</w:t>
      </w:r>
      <w:r w:rsidR="000E711C">
        <w:rPr>
          <w:rFonts w:ascii="Times New Roman" w:hAnsi="Times New Roman" w:cs="Times New Roman"/>
          <w:sz w:val="32"/>
          <w:szCs w:val="28"/>
        </w:rPr>
        <w:t>яние</w:t>
      </w:r>
      <w:r w:rsidRPr="00165A31">
        <w:rPr>
          <w:rFonts w:ascii="Times New Roman" w:hAnsi="Times New Roman" w:cs="Times New Roman"/>
          <w:sz w:val="32"/>
          <w:szCs w:val="28"/>
        </w:rPr>
        <w:t xml:space="preserve"> света.</w:t>
      </w:r>
    </w:p>
    <w:p w14:paraId="663976E1" w14:textId="38FFF7AD" w:rsidR="00965A3D" w:rsidRDefault="000E711C" w:rsidP="006145D6">
      <w:pPr>
        <w:spacing w:after="0" w:line="360" w:lineRule="auto"/>
        <w:contextualSpacing/>
        <w:rPr>
          <w:rFonts w:ascii="Times New Roman" w:hAnsi="Times New Roman" w:cs="Times New Roman"/>
          <w:sz w:val="28"/>
          <w:szCs w:val="28"/>
        </w:rPr>
        <w:pPrChange w:id="535" w:author="Борис Гогинян" w:date="2020-05-10T11:34:00Z">
          <w:pPr>
            <w:spacing w:after="0" w:line="360" w:lineRule="auto"/>
            <w:ind w:firstLine="708"/>
            <w:contextualSpacing/>
          </w:pPr>
        </w:pPrChange>
      </w:pPr>
      <w:r>
        <w:rPr>
          <w:rFonts w:ascii="Times New Roman" w:hAnsi="Times New Roman" w:cs="Times New Roman"/>
          <w:sz w:val="28"/>
          <w:szCs w:val="28"/>
        </w:rPr>
        <w:t xml:space="preserve">При прохождении </w:t>
      </w:r>
      <w:r w:rsidR="009920F6">
        <w:rPr>
          <w:rFonts w:ascii="Times New Roman" w:hAnsi="Times New Roman" w:cs="Times New Roman"/>
          <w:sz w:val="28"/>
          <w:szCs w:val="28"/>
        </w:rPr>
        <w:t xml:space="preserve">электромагнитной волны </w:t>
      </w:r>
      <w:r>
        <w:rPr>
          <w:rFonts w:ascii="Times New Roman" w:hAnsi="Times New Roman" w:cs="Times New Roman"/>
          <w:sz w:val="28"/>
          <w:szCs w:val="28"/>
        </w:rPr>
        <w:t xml:space="preserve">света через </w:t>
      </w:r>
      <w:r w:rsidR="009920F6">
        <w:rPr>
          <w:rFonts w:ascii="Times New Roman" w:hAnsi="Times New Roman" w:cs="Times New Roman"/>
          <w:sz w:val="28"/>
          <w:szCs w:val="28"/>
        </w:rPr>
        <w:t xml:space="preserve">какое-либо вещество энергия этой волны расходуется на возбуждение колебаний электронов. Часть этой энергии переходит в другие виды энергии, </w:t>
      </w:r>
      <w:r w:rsidR="00707DA4">
        <w:rPr>
          <w:rFonts w:ascii="Times New Roman" w:hAnsi="Times New Roman" w:cs="Times New Roman"/>
          <w:sz w:val="28"/>
          <w:szCs w:val="28"/>
        </w:rPr>
        <w:t xml:space="preserve">а </w:t>
      </w:r>
      <w:r w:rsidR="009920F6">
        <w:rPr>
          <w:rFonts w:ascii="Times New Roman" w:hAnsi="Times New Roman" w:cs="Times New Roman"/>
          <w:sz w:val="28"/>
          <w:szCs w:val="28"/>
        </w:rPr>
        <w:t xml:space="preserve">часть возвращается в виде вторичных волн, вызванных колебанием. </w:t>
      </w:r>
      <w:r w:rsidR="005A1138">
        <w:rPr>
          <w:rFonts w:ascii="Times New Roman" w:hAnsi="Times New Roman" w:cs="Times New Roman"/>
          <w:sz w:val="28"/>
          <w:szCs w:val="28"/>
        </w:rPr>
        <w:t>Тут</w:t>
      </w:r>
      <w:r w:rsidR="009920F6">
        <w:rPr>
          <w:rFonts w:ascii="Times New Roman" w:hAnsi="Times New Roman" w:cs="Times New Roman"/>
          <w:sz w:val="28"/>
          <w:szCs w:val="28"/>
        </w:rPr>
        <w:t xml:space="preserve"> следует учесть вза</w:t>
      </w:r>
      <w:r w:rsidR="00707DA4">
        <w:rPr>
          <w:rFonts w:ascii="Times New Roman" w:hAnsi="Times New Roman" w:cs="Times New Roman"/>
          <w:sz w:val="28"/>
          <w:szCs w:val="28"/>
        </w:rPr>
        <w:t>имную интерференцию таких волн: в</w:t>
      </w:r>
      <w:r w:rsidR="008406C2">
        <w:rPr>
          <w:rFonts w:ascii="Times New Roman" w:hAnsi="Times New Roman" w:cs="Times New Roman"/>
          <w:sz w:val="28"/>
          <w:szCs w:val="28"/>
        </w:rPr>
        <w:t xml:space="preserve"> однородной среде вторичные волны полностью гасят друг друга, поэтому рассеяние света возникает только</w:t>
      </w:r>
      <w:r w:rsidR="00707DA4">
        <w:rPr>
          <w:rFonts w:ascii="Times New Roman" w:hAnsi="Times New Roman" w:cs="Times New Roman"/>
          <w:sz w:val="28"/>
          <w:szCs w:val="28"/>
        </w:rPr>
        <w:t xml:space="preserve"> в неоднородной среде. Дифракционная картина в такой среде</w:t>
      </w:r>
      <w:r w:rsidR="008406C2">
        <w:rPr>
          <w:rFonts w:ascii="Times New Roman" w:hAnsi="Times New Roman" w:cs="Times New Roman"/>
          <w:sz w:val="28"/>
          <w:szCs w:val="28"/>
        </w:rPr>
        <w:t xml:space="preserve"> выглядит как ра</w:t>
      </w:r>
      <w:r w:rsidR="00632BE7">
        <w:rPr>
          <w:rFonts w:ascii="Times New Roman" w:hAnsi="Times New Roman" w:cs="Times New Roman"/>
          <w:sz w:val="28"/>
          <w:szCs w:val="28"/>
        </w:rPr>
        <w:t>вномерное распределение интенсивности света во всех направлениях</w:t>
      </w:r>
      <w:r w:rsidR="005A1138">
        <w:rPr>
          <w:rFonts w:ascii="Times New Roman" w:hAnsi="Times New Roman" w:cs="Times New Roman"/>
          <w:sz w:val="28"/>
          <w:szCs w:val="28"/>
        </w:rPr>
        <w:t xml:space="preserve"> и называется рассеянием света</w:t>
      </w:r>
      <w:r w:rsidR="00632BE7">
        <w:rPr>
          <w:rFonts w:ascii="Times New Roman" w:hAnsi="Times New Roman" w:cs="Times New Roman"/>
          <w:sz w:val="28"/>
          <w:szCs w:val="28"/>
        </w:rPr>
        <w:t>.</w:t>
      </w:r>
      <w:r w:rsidR="005A1138">
        <w:rPr>
          <w:rFonts w:ascii="Times New Roman" w:hAnsi="Times New Roman" w:cs="Times New Roman"/>
          <w:sz w:val="28"/>
          <w:szCs w:val="28"/>
        </w:rPr>
        <w:t xml:space="preserve"> </w:t>
      </w:r>
      <w:r w:rsidR="00707DA4">
        <w:rPr>
          <w:rFonts w:ascii="Times New Roman" w:hAnsi="Times New Roman" w:cs="Times New Roman"/>
          <w:sz w:val="28"/>
          <w:szCs w:val="28"/>
        </w:rPr>
        <w:t xml:space="preserve">Поглощением же света называется явление уменьшения энергии и, вследствие, интенсивности, </w:t>
      </w:r>
      <w:r w:rsidR="00707DA4" w:rsidRPr="00707DA4">
        <w:rPr>
          <w:rFonts w:ascii="Times New Roman" w:hAnsi="Times New Roman" w:cs="Times New Roman"/>
          <w:sz w:val="28"/>
          <w:szCs w:val="28"/>
        </w:rPr>
        <w:t xml:space="preserve">световой волны при ее распространении в веществе </w:t>
      </w:r>
      <w:r w:rsidR="00707DA4">
        <w:rPr>
          <w:rFonts w:ascii="Times New Roman" w:hAnsi="Times New Roman" w:cs="Times New Roman"/>
          <w:sz w:val="28"/>
          <w:szCs w:val="28"/>
        </w:rPr>
        <w:t>из-за преобразования энергий</w:t>
      </w:r>
      <w:r w:rsidR="00707DA4" w:rsidRPr="00707DA4">
        <w:rPr>
          <w:rFonts w:ascii="Times New Roman" w:hAnsi="Times New Roman" w:cs="Times New Roman"/>
          <w:sz w:val="28"/>
          <w:szCs w:val="28"/>
        </w:rPr>
        <w:t>.</w:t>
      </w:r>
    </w:p>
    <w:p w14:paraId="4ECD6EF4" w14:textId="77777777" w:rsidR="0000553A" w:rsidRDefault="0000553A" w:rsidP="00707DA4">
      <w:pPr>
        <w:spacing w:after="0" w:line="360" w:lineRule="auto"/>
        <w:ind w:firstLine="708"/>
        <w:contextualSpacing/>
        <w:rPr>
          <w:rFonts w:ascii="Times New Roman" w:hAnsi="Times New Roman" w:cs="Times New Roman"/>
          <w:sz w:val="28"/>
          <w:szCs w:val="28"/>
        </w:rPr>
      </w:pPr>
    </w:p>
    <w:p w14:paraId="420C38BF" w14:textId="792B5057" w:rsidR="007F0709" w:rsidRDefault="000E2C50" w:rsidP="00435699">
      <w:pPr>
        <w:spacing w:after="0" w:line="360" w:lineRule="auto"/>
        <w:ind w:firstLine="708"/>
        <w:contextualSpacing/>
        <w:rPr>
          <w:ins w:id="536" w:author="Борис Гогинян" w:date="2020-05-09T13:30:00Z"/>
          <w:rFonts w:ascii="Times New Roman" w:hAnsi="Times New Roman" w:cs="Times New Roman"/>
          <w:sz w:val="28"/>
          <w:szCs w:val="28"/>
        </w:rPr>
      </w:pPr>
      <w:r>
        <w:rPr>
          <w:rFonts w:ascii="Times New Roman" w:hAnsi="Times New Roman" w:cs="Times New Roman"/>
          <w:sz w:val="28"/>
          <w:szCs w:val="28"/>
        </w:rPr>
        <w:t>В настоящее время</w:t>
      </w:r>
      <w:r w:rsidR="00707664">
        <w:rPr>
          <w:rFonts w:ascii="Times New Roman" w:hAnsi="Times New Roman" w:cs="Times New Roman"/>
          <w:sz w:val="28"/>
          <w:szCs w:val="28"/>
        </w:rPr>
        <w:t xml:space="preserve"> не существует способа полностью сымитировать </w:t>
      </w:r>
      <w:r w:rsidR="00435699">
        <w:rPr>
          <w:rFonts w:ascii="Times New Roman" w:hAnsi="Times New Roman" w:cs="Times New Roman"/>
          <w:sz w:val="28"/>
          <w:szCs w:val="28"/>
        </w:rPr>
        <w:t>сложное</w:t>
      </w:r>
      <w:r w:rsidR="00435699">
        <w:rPr>
          <w:rFonts w:ascii="Times New Roman" w:hAnsi="Times New Roman" w:cs="Times New Roman"/>
          <w:sz w:val="28"/>
          <w:szCs w:val="28"/>
        </w:rPr>
        <w:t xml:space="preserve"> </w:t>
      </w:r>
      <w:r w:rsidR="00707664">
        <w:rPr>
          <w:rFonts w:ascii="Times New Roman" w:hAnsi="Times New Roman" w:cs="Times New Roman"/>
          <w:sz w:val="28"/>
          <w:szCs w:val="28"/>
        </w:rPr>
        <w:t>поведение света, учитывая все его физические свойства. Однако в 1986 году на</w:t>
      </w:r>
      <w:r w:rsidR="0071378B">
        <w:rPr>
          <w:rFonts w:ascii="Times New Roman" w:hAnsi="Times New Roman" w:cs="Times New Roman"/>
          <w:sz w:val="28"/>
          <w:szCs w:val="28"/>
        </w:rPr>
        <w:t xml:space="preserve"> конференции </w:t>
      </w:r>
      <w:r w:rsidR="0071378B">
        <w:rPr>
          <w:rFonts w:ascii="Times New Roman" w:hAnsi="Times New Roman" w:cs="Times New Roman"/>
          <w:sz w:val="28"/>
          <w:szCs w:val="28"/>
          <w:lang w:val="en-US"/>
        </w:rPr>
        <w:t>SIGGRAPH</w:t>
      </w:r>
      <w:r w:rsidR="00707664">
        <w:rPr>
          <w:rFonts w:ascii="Times New Roman" w:hAnsi="Times New Roman" w:cs="Times New Roman"/>
          <w:sz w:val="28"/>
          <w:szCs w:val="28"/>
        </w:rPr>
        <w:t xml:space="preserve"> </w:t>
      </w:r>
      <w:r w:rsidR="0071378B">
        <w:rPr>
          <w:rFonts w:ascii="Times New Roman" w:hAnsi="Times New Roman" w:cs="Times New Roman"/>
          <w:sz w:val="28"/>
          <w:szCs w:val="28"/>
        </w:rPr>
        <w:t xml:space="preserve">Джеймс Т. Каджия </w:t>
      </w:r>
      <w:del w:id="537" w:author="Борис Гогинян" w:date="2020-05-09T15:44:00Z">
        <w:r w:rsidR="0071378B" w:rsidDel="00196596">
          <w:rPr>
            <w:rFonts w:ascii="Times New Roman" w:hAnsi="Times New Roman" w:cs="Times New Roman"/>
            <w:sz w:val="28"/>
            <w:szCs w:val="28"/>
          </w:rPr>
          <w:delText xml:space="preserve">предложил </w:delText>
        </w:r>
      </w:del>
      <w:ins w:id="538" w:author="Борис Гогинян" w:date="2020-05-09T15:44:00Z">
        <w:r w:rsidR="00196596">
          <w:rPr>
            <w:rFonts w:ascii="Times New Roman" w:hAnsi="Times New Roman" w:cs="Times New Roman"/>
            <w:sz w:val="28"/>
            <w:szCs w:val="28"/>
          </w:rPr>
          <w:t xml:space="preserve">представил </w:t>
        </w:r>
      </w:ins>
      <w:r w:rsidR="0071378B">
        <w:rPr>
          <w:rFonts w:ascii="Times New Roman" w:hAnsi="Times New Roman" w:cs="Times New Roman"/>
          <w:sz w:val="28"/>
          <w:szCs w:val="28"/>
        </w:rPr>
        <w:t xml:space="preserve">интегральное уравнение, которое является лучшей моделью симулирования </w:t>
      </w:r>
      <w:r>
        <w:rPr>
          <w:rFonts w:ascii="Times New Roman" w:hAnsi="Times New Roman" w:cs="Times New Roman"/>
          <w:sz w:val="28"/>
          <w:szCs w:val="28"/>
        </w:rPr>
        <w:t>освещения на сегодняшний день.</w:t>
      </w:r>
    </w:p>
    <w:p w14:paraId="267AE6C8" w14:textId="77777777" w:rsidR="007F0709" w:rsidRDefault="007F0709">
      <w:pPr>
        <w:rPr>
          <w:ins w:id="539" w:author="Борис Гогинян" w:date="2020-05-09T13:30:00Z"/>
          <w:rFonts w:ascii="Times New Roman" w:hAnsi="Times New Roman" w:cs="Times New Roman"/>
          <w:sz w:val="28"/>
          <w:szCs w:val="28"/>
        </w:rPr>
      </w:pPr>
      <w:ins w:id="540" w:author="Борис Гогинян" w:date="2020-05-09T13:30:00Z">
        <w:r>
          <w:rPr>
            <w:rFonts w:ascii="Times New Roman" w:hAnsi="Times New Roman" w:cs="Times New Roman"/>
            <w:sz w:val="28"/>
            <w:szCs w:val="28"/>
          </w:rPr>
          <w:br w:type="page"/>
        </w:r>
      </w:ins>
    </w:p>
    <w:p w14:paraId="1EA04263" w14:textId="77777777" w:rsidR="00707664" w:rsidDel="007F0709" w:rsidRDefault="00707664">
      <w:pPr>
        <w:spacing w:after="0" w:line="360" w:lineRule="auto"/>
        <w:contextualSpacing/>
        <w:rPr>
          <w:del w:id="541" w:author="Борис Гогинян" w:date="2020-05-09T13:29:00Z"/>
          <w:rFonts w:ascii="Times New Roman" w:hAnsi="Times New Roman" w:cs="Times New Roman"/>
          <w:sz w:val="28"/>
          <w:szCs w:val="28"/>
        </w:rPr>
        <w:pPrChange w:id="542" w:author="Борис Гогинян" w:date="2020-05-09T13:30:00Z">
          <w:pPr>
            <w:spacing w:after="0" w:line="360" w:lineRule="auto"/>
            <w:ind w:firstLine="567"/>
            <w:contextualSpacing/>
            <w:jc w:val="both"/>
          </w:pPr>
        </w:pPrChange>
      </w:pPr>
    </w:p>
    <w:p w14:paraId="581B3E40" w14:textId="77777777" w:rsidR="007F0709" w:rsidRPr="0071378B" w:rsidRDefault="007F0709" w:rsidP="007F0709">
      <w:pPr>
        <w:spacing w:after="0" w:line="360" w:lineRule="auto"/>
        <w:ind w:firstLine="708"/>
        <w:contextualSpacing/>
        <w:rPr>
          <w:ins w:id="543" w:author="Борис Гогинян" w:date="2020-05-09T13:30:00Z"/>
          <w:rFonts w:ascii="Times New Roman" w:hAnsi="Times New Roman" w:cs="Times New Roman"/>
          <w:sz w:val="28"/>
          <w:szCs w:val="28"/>
        </w:rPr>
      </w:pPr>
    </w:p>
    <w:p w14:paraId="1C076603" w14:textId="30531DC8" w:rsidR="004B039C" w:rsidDel="00BB6831" w:rsidRDefault="007F0709" w:rsidP="004B039C">
      <w:pPr>
        <w:spacing w:after="0" w:line="360" w:lineRule="auto"/>
        <w:ind w:firstLine="708"/>
        <w:contextualSpacing/>
        <w:rPr>
          <w:ins w:id="544" w:author="UserPushka" w:date="2020-05-07T19:00:00Z"/>
          <w:del w:id="545" w:author="Борис Гогинян" w:date="2020-05-09T13:29:00Z"/>
          <w:rFonts w:ascii="Times New Roman" w:hAnsi="Times New Roman" w:cs="Times New Roman"/>
          <w:sz w:val="32"/>
          <w:szCs w:val="28"/>
        </w:rPr>
      </w:pPr>
      <w:ins w:id="546" w:author="Борис Гогинян" w:date="2020-05-09T13:30:00Z">
        <w:r>
          <w:rPr>
            <w:rFonts w:ascii="Times New Roman" w:hAnsi="Times New Roman" w:cs="Times New Roman"/>
            <w:sz w:val="32"/>
            <w:szCs w:val="28"/>
          </w:rPr>
          <w:tab/>
        </w:r>
      </w:ins>
    </w:p>
    <w:p w14:paraId="4F17A991" w14:textId="77777777" w:rsidR="004B039C" w:rsidDel="00BB6831" w:rsidRDefault="004B039C" w:rsidP="00355576">
      <w:pPr>
        <w:spacing w:after="0" w:line="360" w:lineRule="auto"/>
        <w:ind w:firstLine="567"/>
        <w:contextualSpacing/>
        <w:rPr>
          <w:del w:id="547" w:author="Борис Гогинян" w:date="2020-05-09T13:29:00Z"/>
          <w:moveTo w:id="548" w:author="UserPushka" w:date="2020-05-07T14:22:00Z"/>
          <w:rFonts w:ascii="Times New Roman" w:hAnsi="Times New Roman" w:cs="Times New Roman"/>
          <w:sz w:val="28"/>
          <w:szCs w:val="24"/>
        </w:rPr>
      </w:pPr>
    </w:p>
    <w:moveToRangeEnd w:id="408"/>
    <w:p w14:paraId="0D8074F6" w14:textId="77777777" w:rsidR="00F333C1" w:rsidDel="007F0709" w:rsidRDefault="00F333C1">
      <w:pPr>
        <w:spacing w:after="0" w:line="360" w:lineRule="auto"/>
        <w:contextualSpacing/>
        <w:rPr>
          <w:ins w:id="549" w:author="UserPushka" w:date="2020-05-07T18:57:00Z"/>
          <w:del w:id="550" w:author="Борис Гогинян" w:date="2020-05-09T13:30:00Z"/>
          <w:rFonts w:ascii="Times New Roman" w:hAnsi="Times New Roman" w:cs="Times New Roman"/>
          <w:sz w:val="28"/>
          <w:szCs w:val="24"/>
        </w:rPr>
        <w:pPrChange w:id="551" w:author="Борис Гогинян" w:date="2020-05-09T13:30:00Z">
          <w:pPr/>
        </w:pPrChange>
      </w:pPr>
      <w:ins w:id="552" w:author="UserPushka" w:date="2020-05-07T18:57:00Z">
        <w:del w:id="553" w:author="Борис Гогинян" w:date="2020-05-09T13:29:00Z">
          <w:r w:rsidDel="00BB6831">
            <w:rPr>
              <w:rFonts w:ascii="Times New Roman" w:hAnsi="Times New Roman" w:cs="Times New Roman"/>
              <w:sz w:val="28"/>
              <w:szCs w:val="24"/>
            </w:rPr>
            <w:br w:type="page"/>
          </w:r>
        </w:del>
      </w:ins>
    </w:p>
    <w:p w14:paraId="3E6BC62D" w14:textId="5211D079" w:rsidR="0094543A" w:rsidRDefault="005603A4">
      <w:pPr>
        <w:spacing w:after="0" w:line="360" w:lineRule="auto"/>
        <w:contextualSpacing/>
        <w:rPr>
          <w:rFonts w:ascii="Times New Roman" w:hAnsi="Times New Roman" w:cs="Times New Roman"/>
          <w:sz w:val="36"/>
          <w:szCs w:val="24"/>
        </w:rPr>
        <w:pPrChange w:id="554" w:author="Борис Гогинян" w:date="2020-05-09T13:30:00Z">
          <w:pPr>
            <w:spacing w:after="0" w:line="360" w:lineRule="auto"/>
            <w:ind w:firstLine="567"/>
            <w:contextualSpacing/>
            <w:jc w:val="both"/>
          </w:pPr>
        </w:pPrChange>
      </w:pPr>
      <w:r>
        <w:rPr>
          <w:rFonts w:ascii="Times New Roman" w:hAnsi="Times New Roman" w:cs="Times New Roman"/>
          <w:sz w:val="36"/>
          <w:szCs w:val="24"/>
        </w:rPr>
        <w:t xml:space="preserve">Глава 2 </w:t>
      </w:r>
      <w:r w:rsidR="000E2C50">
        <w:rPr>
          <w:rFonts w:ascii="Times New Roman" w:hAnsi="Times New Roman" w:cs="Times New Roman"/>
          <w:sz w:val="36"/>
          <w:szCs w:val="24"/>
        </w:rPr>
        <w:t xml:space="preserve">Уравнение рендеринга и </w:t>
      </w:r>
      <w:r w:rsidR="000E2C50">
        <w:rPr>
          <w:rFonts w:ascii="Times New Roman" w:hAnsi="Times New Roman" w:cs="Times New Roman"/>
          <w:sz w:val="36"/>
          <w:szCs w:val="24"/>
          <w:lang w:val="en-US"/>
        </w:rPr>
        <w:t>PBR</w:t>
      </w:r>
      <w:r w:rsidR="000E2C50" w:rsidRPr="000E2C50">
        <w:rPr>
          <w:rFonts w:ascii="Times New Roman" w:hAnsi="Times New Roman" w:cs="Times New Roman"/>
          <w:sz w:val="36"/>
          <w:szCs w:val="24"/>
        </w:rPr>
        <w:t>.</w:t>
      </w:r>
    </w:p>
    <w:p w14:paraId="1077A37A" w14:textId="1B5E9B72" w:rsidR="00536B95" w:rsidRDefault="00536B95">
      <w:pPr>
        <w:spacing w:after="0" w:line="360" w:lineRule="auto"/>
        <w:ind w:firstLine="708"/>
        <w:contextualSpacing/>
        <w:rPr>
          <w:rFonts w:ascii="Times New Roman" w:hAnsi="Times New Roman" w:cs="Times New Roman"/>
          <w:sz w:val="32"/>
          <w:szCs w:val="24"/>
        </w:rPr>
        <w:pPrChange w:id="555" w:author="Борис Гогинян" w:date="2020-05-09T20:06:00Z">
          <w:pPr>
            <w:spacing w:after="0" w:line="360" w:lineRule="auto"/>
            <w:ind w:firstLine="567"/>
            <w:contextualSpacing/>
            <w:jc w:val="both"/>
          </w:pPr>
        </w:pPrChange>
      </w:pPr>
      <w:r>
        <w:rPr>
          <w:rFonts w:ascii="Times New Roman" w:hAnsi="Times New Roman" w:cs="Times New Roman"/>
          <w:sz w:val="32"/>
          <w:szCs w:val="24"/>
        </w:rPr>
        <w:t>Энергетическая яркость</w:t>
      </w:r>
    </w:p>
    <w:p w14:paraId="177E2561" w14:textId="21A9FEF5" w:rsidR="00F66905" w:rsidRDefault="00F66905">
      <w:pPr>
        <w:spacing w:after="0" w:line="360" w:lineRule="auto"/>
        <w:contextualSpacing/>
        <w:rPr>
          <w:rFonts w:ascii="Times New Roman" w:hAnsi="Times New Roman" w:cs="Times New Roman"/>
          <w:sz w:val="28"/>
          <w:szCs w:val="24"/>
        </w:rPr>
        <w:pPrChange w:id="556" w:author="Борис Гогинян" w:date="2020-05-09T13:30:00Z">
          <w:pPr>
            <w:spacing w:after="0" w:line="360" w:lineRule="auto"/>
            <w:ind w:firstLine="567"/>
            <w:contextualSpacing/>
            <w:jc w:val="both"/>
          </w:pPr>
        </w:pPrChange>
      </w:pPr>
      <w:r>
        <w:rPr>
          <w:rFonts w:ascii="Times New Roman" w:hAnsi="Times New Roman" w:cs="Times New Roman"/>
          <w:sz w:val="28"/>
          <w:szCs w:val="24"/>
        </w:rPr>
        <w:t>Энергетическая яркость – радиометрическая величина, которая характеризует наблюдаемую энергию, другими словами, количество света, на некоторой площади.</w:t>
      </w:r>
    </w:p>
    <w:p w14:paraId="11A6D22F" w14:textId="656D9E14" w:rsidR="00F66905" w:rsidRDefault="00F66905">
      <w:pPr>
        <w:spacing w:after="0" w:line="360" w:lineRule="auto"/>
        <w:contextualSpacing/>
        <w:rPr>
          <w:rFonts w:ascii="Times New Roman" w:hAnsi="Times New Roman" w:cs="Times New Roman"/>
          <w:sz w:val="28"/>
          <w:szCs w:val="24"/>
        </w:rPr>
        <w:pPrChange w:id="557" w:author="Борис Гогинян" w:date="2020-05-09T13:30:00Z">
          <w:pPr>
            <w:spacing w:after="0" w:line="360" w:lineRule="auto"/>
            <w:ind w:firstLine="567"/>
            <w:contextualSpacing/>
            <w:jc w:val="both"/>
          </w:pPr>
        </w:pPrChange>
      </w:pPr>
      <w:r>
        <w:rPr>
          <w:rFonts w:ascii="Times New Roman" w:hAnsi="Times New Roman" w:cs="Times New Roman"/>
          <w:sz w:val="28"/>
          <w:szCs w:val="24"/>
        </w:rPr>
        <w:t xml:space="preserve">Чтобы дать точное определение, необходимо предварительно </w:t>
      </w:r>
      <w:r w:rsidR="00AA654C">
        <w:rPr>
          <w:rFonts w:ascii="Times New Roman" w:hAnsi="Times New Roman" w:cs="Times New Roman"/>
          <w:sz w:val="28"/>
          <w:szCs w:val="24"/>
        </w:rPr>
        <w:t>разъяснить следующие понятия:</w:t>
      </w:r>
    </w:p>
    <w:p w14:paraId="395658A8" w14:textId="7D3F0457" w:rsidR="00AA654C" w:rsidRPr="00E27038" w:rsidRDefault="00AA654C">
      <w:pPr>
        <w:pStyle w:val="a5"/>
        <w:numPr>
          <w:ilvl w:val="0"/>
          <w:numId w:val="53"/>
        </w:numPr>
        <w:spacing w:after="0" w:line="360" w:lineRule="auto"/>
        <w:rPr>
          <w:rFonts w:ascii="Times New Roman" w:hAnsi="Times New Roman" w:cs="Times New Roman"/>
          <w:sz w:val="28"/>
          <w:szCs w:val="24"/>
          <w:rPrChange w:id="558" w:author="Борис Гогинян" w:date="2020-05-09T18:04:00Z">
            <w:rPr>
              <w:rFonts w:ascii="Times New Roman" w:hAnsi="Times New Roman" w:cs="Times New Roman"/>
              <w:sz w:val="32"/>
              <w:szCs w:val="24"/>
            </w:rPr>
          </w:rPrChange>
        </w:rPr>
        <w:pPrChange w:id="559" w:author="Борис Гогинян" w:date="2020-05-09T18:04:00Z">
          <w:pPr>
            <w:spacing w:after="0" w:line="360" w:lineRule="auto"/>
            <w:ind w:firstLine="567"/>
            <w:contextualSpacing/>
            <w:jc w:val="both"/>
          </w:pPr>
        </w:pPrChange>
      </w:pPr>
      <w:r w:rsidRPr="00E27038">
        <w:rPr>
          <w:rFonts w:ascii="Times New Roman" w:hAnsi="Times New Roman" w:cs="Times New Roman"/>
          <w:sz w:val="28"/>
          <w:szCs w:val="24"/>
          <w:rPrChange w:id="560" w:author="Борис Гогинян" w:date="2020-05-09T18:04:00Z">
            <w:rPr/>
          </w:rPrChange>
        </w:rPr>
        <w:t>Телесный угол</w:t>
      </w:r>
      <w:r w:rsidRPr="00E27038">
        <w:rPr>
          <w:rFonts w:ascii="Times New Roman" w:hAnsi="Times New Roman" w:cs="Times New Roman"/>
          <w:sz w:val="28"/>
          <w:szCs w:val="24"/>
          <w:rPrChange w:id="561" w:author="Борис Гогинян" w:date="2020-05-09T18:04:00Z">
            <w:rPr>
              <w:rFonts w:ascii="Times New Roman" w:hAnsi="Times New Roman" w:cs="Times New Roman"/>
              <w:sz w:val="28"/>
              <w:szCs w:val="24"/>
              <w:lang w:val="en-US"/>
            </w:rPr>
          </w:rPrChange>
        </w:rPr>
        <w:t xml:space="preserve"> </w:t>
      </w:r>
      <m:oMath>
        <m:r>
          <w:rPr>
            <w:rFonts w:ascii="Cambria Math" w:hAnsi="Cambria Math" w:cs="Times New Roman"/>
            <w:sz w:val="28"/>
            <w:szCs w:val="24"/>
            <w:rPrChange w:id="562" w:author="Борис Гогинян" w:date="2020-05-09T18:04:00Z">
              <w:rPr>
                <w:rFonts w:ascii="Cambria Math" w:hAnsi="Cambria Math"/>
              </w:rPr>
            </w:rPrChange>
          </w:rPr>
          <m:t>ω</m:t>
        </m:r>
      </m:oMath>
      <w:r w:rsidR="00E27038" w:rsidRPr="00E27038">
        <w:rPr>
          <w:rFonts w:ascii="Times New Roman" w:hAnsi="Times New Roman" w:cs="Times New Roman"/>
          <w:sz w:val="28"/>
          <w:szCs w:val="24"/>
          <w:rPrChange w:id="563" w:author="Борис Гогинян" w:date="2020-05-09T18:04:00Z">
            <w:rPr/>
          </w:rPrChange>
        </w:rPr>
        <w:t xml:space="preserve"> </w:t>
      </w:r>
      <w:r w:rsidR="00CC0D73" w:rsidRPr="00E27038">
        <w:rPr>
          <w:rFonts w:ascii="Times New Roman" w:hAnsi="Times New Roman" w:cs="Times New Roman"/>
          <w:sz w:val="28"/>
          <w:szCs w:val="24"/>
          <w:rPrChange w:id="564" w:author="Борис Гогинян" w:date="2020-05-09T18:04:00Z">
            <w:rPr/>
          </w:rPrChange>
        </w:rPr>
        <w:t>–</w:t>
      </w:r>
      <w:r w:rsidRPr="00E27038">
        <w:rPr>
          <w:rFonts w:ascii="Times New Roman" w:hAnsi="Times New Roman" w:cs="Times New Roman"/>
          <w:sz w:val="28"/>
          <w:szCs w:val="24"/>
          <w:rPrChange w:id="565" w:author="Борис Гогинян" w:date="2020-05-09T18:04:00Z">
            <w:rPr>
              <w:rFonts w:ascii="Times New Roman" w:hAnsi="Times New Roman" w:cs="Times New Roman"/>
              <w:sz w:val="28"/>
              <w:szCs w:val="24"/>
              <w:lang w:val="en-US"/>
            </w:rPr>
          </w:rPrChange>
        </w:rPr>
        <w:t xml:space="preserve"> </w:t>
      </w:r>
      <w:r w:rsidR="00CC0D73" w:rsidRPr="00E27038">
        <w:rPr>
          <w:rFonts w:ascii="Times New Roman" w:hAnsi="Times New Roman" w:cs="Times New Roman"/>
          <w:sz w:val="28"/>
          <w:szCs w:val="24"/>
          <w:rPrChange w:id="566" w:author="Борис Гогинян" w:date="2020-05-09T18:04:00Z">
            <w:rPr/>
          </w:rPrChange>
        </w:rPr>
        <w:t>это объемный угол</w:t>
      </w:r>
      <w:r w:rsidR="00AE66E7" w:rsidRPr="00E27038">
        <w:rPr>
          <w:rFonts w:ascii="Times New Roman" w:hAnsi="Times New Roman" w:cs="Times New Roman"/>
          <w:sz w:val="28"/>
          <w:szCs w:val="24"/>
          <w:rPrChange w:id="567" w:author="Борис Гогинян" w:date="2020-05-09T18:04:00Z">
            <w:rPr/>
          </w:rPrChange>
        </w:rPr>
        <w:t xml:space="preserve">, </w:t>
      </w:r>
      <w:r w:rsidR="009F1DF8" w:rsidRPr="00E27038">
        <w:rPr>
          <w:rFonts w:ascii="Times New Roman" w:hAnsi="Times New Roman" w:cs="Times New Roman"/>
          <w:sz w:val="28"/>
          <w:szCs w:val="24"/>
          <w:rPrChange w:id="568" w:author="Борис Гогинян" w:date="2020-05-09T18:04:00Z">
            <w:rPr/>
          </w:rPrChange>
        </w:rPr>
        <w:t>который характеризует долю</w:t>
      </w:r>
      <w:r w:rsidR="00CC0D73" w:rsidRPr="00E27038">
        <w:rPr>
          <w:rFonts w:ascii="Times New Roman" w:hAnsi="Times New Roman" w:cs="Times New Roman"/>
          <w:sz w:val="28"/>
          <w:szCs w:val="24"/>
          <w:rPrChange w:id="569" w:author="Борис Гогинян" w:date="2020-05-09T18:04:00Z">
            <w:rPr/>
          </w:rPrChange>
        </w:rPr>
        <w:t xml:space="preserve"> пространства, которая может быть спроецирована на некоторую</w:t>
      </w:r>
      <w:r w:rsidR="009F1DF8" w:rsidRPr="00E27038">
        <w:rPr>
          <w:rFonts w:ascii="Times New Roman" w:hAnsi="Times New Roman" w:cs="Times New Roman"/>
          <w:sz w:val="28"/>
          <w:szCs w:val="24"/>
          <w:rPrChange w:id="570" w:author="Борис Гогинян" w:date="2020-05-09T18:04:00Z">
            <w:rPr/>
          </w:rPrChange>
        </w:rPr>
        <w:t xml:space="preserve"> поверхность, обычно сферу,</w:t>
      </w:r>
      <w:r w:rsidR="00CC0D73" w:rsidRPr="00E27038">
        <w:rPr>
          <w:rFonts w:ascii="Times New Roman" w:hAnsi="Times New Roman" w:cs="Times New Roman"/>
          <w:sz w:val="28"/>
          <w:szCs w:val="24"/>
          <w:rPrChange w:id="571" w:author="Борис Гогинян" w:date="2020-05-09T18:04:00Z">
            <w:rPr/>
          </w:rPrChange>
        </w:rPr>
        <w:t xml:space="preserve"> </w:t>
      </w:r>
      <w:r w:rsidR="009F1DF8" w:rsidRPr="00E27038">
        <w:rPr>
          <w:rFonts w:ascii="Times New Roman" w:hAnsi="Times New Roman" w:cs="Times New Roman"/>
          <w:sz w:val="28"/>
          <w:szCs w:val="24"/>
          <w:rPrChange w:id="572" w:author="Борис Гогинян" w:date="2020-05-09T18:04:00Z">
            <w:rPr/>
          </w:rPrChange>
        </w:rPr>
        <w:t>площади</w:t>
      </w:r>
      <w:r w:rsidR="00CC0D73" w:rsidRPr="00E27038">
        <w:rPr>
          <w:rFonts w:ascii="Times New Roman" w:hAnsi="Times New Roman" w:cs="Times New Roman"/>
          <w:sz w:val="28"/>
          <w:szCs w:val="24"/>
          <w:rPrChange w:id="573" w:author="Борис Гогинян" w:date="2020-05-09T18:04:00Z">
            <w:rPr/>
          </w:rPrChange>
        </w:rPr>
        <w:t xml:space="preserve"> </w:t>
      </w:r>
      <w:r w:rsidR="00CC0D73" w:rsidRPr="00E27038">
        <w:rPr>
          <w:rFonts w:ascii="Times New Roman" w:hAnsi="Times New Roman" w:cs="Times New Roman"/>
          <w:sz w:val="28"/>
          <w:szCs w:val="24"/>
          <w:lang w:val="en-US"/>
          <w:rPrChange w:id="574" w:author="Борис Гогинян" w:date="2020-05-09T18:04:00Z">
            <w:rPr>
              <w:lang w:val="en-US"/>
            </w:rPr>
          </w:rPrChange>
        </w:rPr>
        <w:t>S</w:t>
      </w:r>
      <w:r w:rsidR="00CC0D73" w:rsidRPr="00E27038">
        <w:rPr>
          <w:rFonts w:ascii="Times New Roman" w:hAnsi="Times New Roman" w:cs="Times New Roman"/>
          <w:sz w:val="28"/>
          <w:szCs w:val="24"/>
          <w:rPrChange w:id="575" w:author="Борис Гогинян" w:date="2020-05-09T18:04:00Z">
            <w:rPr>
              <w:rFonts w:ascii="Times New Roman" w:hAnsi="Times New Roman" w:cs="Times New Roman"/>
              <w:sz w:val="28"/>
              <w:szCs w:val="24"/>
              <w:lang w:val="en-US"/>
            </w:rPr>
          </w:rPrChange>
        </w:rPr>
        <w:t>.</w:t>
      </w:r>
      <w:r w:rsidR="009F1DF8" w:rsidRPr="00E27038">
        <w:rPr>
          <w:rFonts w:ascii="Times New Roman" w:hAnsi="Times New Roman" w:cs="Times New Roman"/>
          <w:sz w:val="28"/>
          <w:szCs w:val="24"/>
          <w:rPrChange w:id="576" w:author="Борис Гогинян" w:date="2020-05-09T18:04:00Z">
            <w:rPr/>
          </w:rPrChange>
        </w:rPr>
        <w:t xml:space="preserve"> Мерой такого угла является отношение площади </w:t>
      </w:r>
      <w:r w:rsidR="009F1DF8" w:rsidRPr="00E27038">
        <w:rPr>
          <w:rFonts w:ascii="Times New Roman" w:hAnsi="Times New Roman" w:cs="Times New Roman"/>
          <w:sz w:val="28"/>
          <w:szCs w:val="24"/>
          <w:lang w:val="en-US"/>
          <w:rPrChange w:id="577" w:author="Борис Гогинян" w:date="2020-05-09T18:04:00Z">
            <w:rPr>
              <w:lang w:val="en-US"/>
            </w:rPr>
          </w:rPrChange>
        </w:rPr>
        <w:t>S</w:t>
      </w:r>
      <w:r w:rsidR="009F1DF8" w:rsidRPr="00E27038">
        <w:rPr>
          <w:rFonts w:ascii="Times New Roman" w:hAnsi="Times New Roman" w:cs="Times New Roman"/>
          <w:sz w:val="28"/>
          <w:szCs w:val="24"/>
          <w:rPrChange w:id="578" w:author="Борис Гогинян" w:date="2020-05-09T18:04:00Z">
            <w:rPr>
              <w:rFonts w:ascii="Times New Roman" w:hAnsi="Times New Roman" w:cs="Times New Roman"/>
              <w:sz w:val="28"/>
              <w:szCs w:val="24"/>
              <w:lang w:val="en-US"/>
            </w:rPr>
          </w:rPrChange>
        </w:rPr>
        <w:t xml:space="preserve"> </w:t>
      </w:r>
      <w:r w:rsidR="009F1DF8" w:rsidRPr="00E27038">
        <w:rPr>
          <w:rFonts w:ascii="Times New Roman" w:hAnsi="Times New Roman" w:cs="Times New Roman"/>
          <w:sz w:val="28"/>
          <w:szCs w:val="24"/>
          <w:rPrChange w:id="579" w:author="Борис Гогинян" w:date="2020-05-09T18:04:00Z">
            <w:rPr/>
          </w:rPrChange>
        </w:rPr>
        <w:t>к квадрату радиуса сферы</w:t>
      </w:r>
      <w:r w:rsidR="009F1DF8" w:rsidRPr="00E27038">
        <w:rPr>
          <w:rFonts w:ascii="Times New Roman" w:hAnsi="Times New Roman" w:cs="Times New Roman"/>
          <w:sz w:val="28"/>
          <w:szCs w:val="24"/>
          <w:rPrChange w:id="580" w:author="Борис Гогинян" w:date="2020-05-09T18:04:00Z">
            <w:rPr>
              <w:rFonts w:ascii="Times New Roman" w:hAnsi="Times New Roman" w:cs="Times New Roman"/>
              <w:sz w:val="28"/>
              <w:szCs w:val="24"/>
              <w:lang w:val="en-US"/>
            </w:rPr>
          </w:rPrChange>
        </w:rPr>
        <w:t xml:space="preserve"> </w:t>
      </w:r>
      <m:oMath>
        <m:r>
          <w:rPr>
            <w:rFonts w:ascii="Cambria Math" w:hAnsi="Cambria Math" w:cs="Times New Roman"/>
            <w:sz w:val="28"/>
            <w:szCs w:val="24"/>
            <w:rPrChange w:id="581" w:author="Борис Гогинян" w:date="2020-05-09T18:04:00Z">
              <w:rPr>
                <w:rFonts w:ascii="Cambria Math" w:hAnsi="Cambria Math"/>
              </w:rPr>
            </w:rPrChange>
          </w:rPr>
          <m:t>r</m:t>
        </m:r>
      </m:oMath>
      <w:r w:rsidR="009F1DF8" w:rsidRPr="00E27038">
        <w:rPr>
          <w:rFonts w:ascii="Times New Roman" w:hAnsi="Times New Roman" w:cs="Times New Roman"/>
          <w:sz w:val="28"/>
          <w:szCs w:val="24"/>
          <w:rPrChange w:id="582" w:author="Борис Гогинян" w:date="2020-05-09T18:04:00Z">
            <w:rPr>
              <w:rFonts w:ascii="Times New Roman" w:hAnsi="Times New Roman" w:cs="Times New Roman"/>
              <w:sz w:val="28"/>
              <w:szCs w:val="24"/>
              <w:lang w:val="en-US"/>
            </w:rPr>
          </w:rPrChange>
        </w:rPr>
        <w:t xml:space="preserve"> </w:t>
      </w:r>
      <w:r w:rsidR="009F1DF8" w:rsidRPr="00E27038">
        <w:rPr>
          <w:rFonts w:ascii="Times New Roman" w:hAnsi="Times New Roman" w:cs="Times New Roman"/>
          <w:sz w:val="28"/>
          <w:szCs w:val="24"/>
          <w:rPrChange w:id="583" w:author="Борис Гогинян" w:date="2020-05-09T18:04:00Z">
            <w:rPr/>
          </w:rPrChange>
        </w:rPr>
        <w:t xml:space="preserve">: </w:t>
      </w:r>
      <m:oMath>
        <m:r>
          <w:rPr>
            <w:rFonts w:ascii="Cambria Math" w:hAnsi="Cambria Math" w:cs="Times New Roman"/>
            <w:sz w:val="28"/>
            <w:szCs w:val="24"/>
            <w:rPrChange w:id="584" w:author="Борис Гогинян" w:date="2020-05-09T18:04:00Z">
              <w:rPr>
                <w:rFonts w:ascii="Cambria Math" w:hAnsi="Cambria Math"/>
              </w:rPr>
            </w:rPrChange>
          </w:rPr>
          <m:t>ω=</m:t>
        </m:r>
        <m:f>
          <m:fPr>
            <m:ctrlPr>
              <w:rPr>
                <w:rFonts w:ascii="Cambria Math" w:hAnsi="Cambria Math" w:cs="Times New Roman"/>
                <w:i/>
                <w:sz w:val="28"/>
                <w:szCs w:val="24"/>
              </w:rPr>
            </m:ctrlPr>
          </m:fPr>
          <m:num>
            <m:r>
              <w:rPr>
                <w:rFonts w:ascii="Cambria Math" w:hAnsi="Cambria Math" w:cs="Times New Roman"/>
                <w:sz w:val="28"/>
                <w:szCs w:val="24"/>
                <w:lang w:val="en-US"/>
                <w:rPrChange w:id="585" w:author="Борис Гогинян" w:date="2020-05-09T18:04:00Z">
                  <w:rPr>
                    <w:rFonts w:ascii="Cambria Math" w:hAnsi="Cambria Math"/>
                    <w:lang w:val="en-US"/>
                  </w:rPr>
                </w:rPrChange>
              </w:rPr>
              <m:t>S</m:t>
            </m:r>
          </m:num>
          <m:den>
            <m:sSup>
              <m:sSupPr>
                <m:ctrlPr>
                  <w:rPr>
                    <w:rFonts w:ascii="Cambria Math" w:hAnsi="Cambria Math" w:cs="Times New Roman"/>
                    <w:i/>
                    <w:sz w:val="28"/>
                    <w:szCs w:val="24"/>
                  </w:rPr>
                </m:ctrlPr>
              </m:sSupPr>
              <m:e>
                <m:r>
                  <w:rPr>
                    <w:rFonts w:ascii="Cambria Math" w:hAnsi="Cambria Math" w:cs="Times New Roman"/>
                    <w:sz w:val="28"/>
                    <w:szCs w:val="24"/>
                    <w:rPrChange w:id="586" w:author="Борис Гогинян" w:date="2020-05-09T18:04:00Z">
                      <w:rPr>
                        <w:rFonts w:ascii="Cambria Math" w:hAnsi="Cambria Math"/>
                      </w:rPr>
                    </w:rPrChange>
                  </w:rPr>
                  <m:t>r</m:t>
                </m:r>
              </m:e>
              <m:sup>
                <m:r>
                  <w:rPr>
                    <w:rFonts w:ascii="Cambria Math" w:hAnsi="Cambria Math" w:cs="Times New Roman"/>
                    <w:sz w:val="28"/>
                    <w:szCs w:val="24"/>
                    <w:rPrChange w:id="587" w:author="Борис Гогинян" w:date="2020-05-09T18:04:00Z">
                      <w:rPr>
                        <w:rFonts w:ascii="Cambria Math" w:hAnsi="Cambria Math"/>
                      </w:rPr>
                    </w:rPrChange>
                  </w:rPr>
                  <m:t>2</m:t>
                </m:r>
              </m:sup>
            </m:sSup>
          </m:den>
        </m:f>
      </m:oMath>
      <w:r w:rsidR="00CC0D73" w:rsidRPr="00E27038">
        <w:rPr>
          <w:rFonts w:ascii="Times New Roman" w:hAnsi="Times New Roman" w:cs="Times New Roman"/>
          <w:sz w:val="28"/>
          <w:szCs w:val="24"/>
          <w:rPrChange w:id="588" w:author="Борис Гогинян" w:date="2020-05-09T18:04:00Z">
            <w:rPr>
              <w:rFonts w:ascii="Times New Roman" w:hAnsi="Times New Roman" w:cs="Times New Roman"/>
              <w:sz w:val="28"/>
              <w:szCs w:val="24"/>
              <w:lang w:val="en-US"/>
            </w:rPr>
          </w:rPrChange>
        </w:rPr>
        <w:t xml:space="preserve"> </w:t>
      </w:r>
      <w:r w:rsidR="004B2996" w:rsidRPr="00E27038">
        <w:rPr>
          <w:rFonts w:ascii="Times New Roman" w:hAnsi="Times New Roman" w:cs="Times New Roman"/>
          <w:sz w:val="28"/>
          <w:szCs w:val="24"/>
          <w:rPrChange w:id="589" w:author="Борис Гогинян" w:date="2020-05-09T18:04:00Z">
            <w:rPr/>
          </w:rPrChange>
        </w:rPr>
        <w:t>.</w:t>
      </w:r>
      <w:ins w:id="590" w:author="Борис Гогинян" w:date="2020-05-10T01:03:00Z">
        <w:r w:rsidR="002477DF">
          <w:rPr>
            <w:rFonts w:ascii="Times New Roman" w:hAnsi="Times New Roman" w:cs="Times New Roman"/>
            <w:sz w:val="28"/>
            <w:szCs w:val="24"/>
          </w:rPr>
          <w:t xml:space="preserve"> </w:t>
        </w:r>
      </w:ins>
      <w:r w:rsidR="00CC0D73" w:rsidRPr="00E27038">
        <w:rPr>
          <w:rFonts w:ascii="Times New Roman" w:hAnsi="Times New Roman" w:cs="Times New Roman"/>
          <w:sz w:val="28"/>
          <w:szCs w:val="24"/>
          <w:rPrChange w:id="591" w:author="Борис Гогинян" w:date="2020-05-09T18:04:00Z">
            <w:rPr/>
          </w:rPrChange>
        </w:rPr>
        <w:t>В системе СИ</w:t>
      </w:r>
      <w:r w:rsidR="0066567D" w:rsidRPr="00E27038">
        <w:rPr>
          <w:rFonts w:ascii="Times New Roman" w:hAnsi="Times New Roman" w:cs="Times New Roman"/>
          <w:sz w:val="28"/>
          <w:szCs w:val="24"/>
          <w:rPrChange w:id="592" w:author="Борис Гогинян" w:date="2020-05-09T18:04:00Z">
            <w:rPr/>
          </w:rPrChange>
        </w:rPr>
        <w:t xml:space="preserve"> поверхность </w:t>
      </w:r>
      <w:r w:rsidR="009F1DF8" w:rsidRPr="00E27038">
        <w:rPr>
          <w:rFonts w:ascii="Times New Roman" w:hAnsi="Times New Roman" w:cs="Times New Roman"/>
          <w:sz w:val="28"/>
          <w:szCs w:val="24"/>
          <w:rPrChange w:id="593" w:author="Борис Гогинян" w:date="2020-05-09T18:04:00Z">
            <w:rPr/>
          </w:rPrChange>
        </w:rPr>
        <w:t>с площадью</w:t>
      </w:r>
      <m:oMath>
        <m:r>
          <w:rPr>
            <w:rFonts w:ascii="Cambria Math" w:hAnsi="Cambria Math" w:cs="Times New Roman"/>
            <w:sz w:val="28"/>
            <w:szCs w:val="24"/>
            <w:rPrChange w:id="594" w:author="Борис Гогинян" w:date="2020-05-09T18:04:00Z">
              <w:rPr>
                <w:rFonts w:ascii="Cambria Math" w:hAnsi="Cambria Math"/>
              </w:rPr>
            </w:rPrChange>
          </w:rPr>
          <m:t xml:space="preserve"> </m:t>
        </m:r>
        <m:sSup>
          <m:sSupPr>
            <m:ctrlPr>
              <w:rPr>
                <w:rFonts w:ascii="Cambria Math" w:hAnsi="Cambria Math" w:cs="Times New Roman"/>
                <w:i/>
                <w:sz w:val="28"/>
                <w:szCs w:val="24"/>
              </w:rPr>
            </m:ctrlPr>
          </m:sSupPr>
          <m:e>
            <m:r>
              <w:rPr>
                <w:rFonts w:ascii="Cambria Math" w:hAnsi="Cambria Math" w:cs="Times New Roman"/>
                <w:sz w:val="28"/>
                <w:szCs w:val="24"/>
                <w:rPrChange w:id="595" w:author="Борис Гогинян" w:date="2020-05-09T18:04:00Z">
                  <w:rPr>
                    <w:rFonts w:ascii="Cambria Math" w:hAnsi="Cambria Math"/>
                  </w:rPr>
                </w:rPrChange>
              </w:rPr>
              <m:t>r</m:t>
            </m:r>
          </m:e>
          <m:sup>
            <m:r>
              <w:rPr>
                <w:rFonts w:ascii="Cambria Math" w:hAnsi="Cambria Math" w:cs="Times New Roman"/>
                <w:sz w:val="28"/>
                <w:szCs w:val="24"/>
                <w:rPrChange w:id="596" w:author="Борис Гогинян" w:date="2020-05-09T18:04:00Z">
                  <w:rPr>
                    <w:rFonts w:ascii="Cambria Math" w:hAnsi="Cambria Math"/>
                  </w:rPr>
                </w:rPrChange>
              </w:rPr>
              <m:t>2</m:t>
            </m:r>
          </m:sup>
        </m:sSup>
      </m:oMath>
      <w:r w:rsidR="004B2996" w:rsidRPr="00E27038">
        <w:rPr>
          <w:rFonts w:ascii="Times New Roman" w:hAnsi="Times New Roman" w:cs="Times New Roman"/>
          <w:sz w:val="28"/>
          <w:szCs w:val="24"/>
          <w:rPrChange w:id="597" w:author="Борис Гогинян" w:date="2020-05-09T18:04:00Z">
            <w:rPr/>
          </w:rPrChange>
        </w:rPr>
        <w:t xml:space="preserve"> вырезанная из сферы радиуса </w:t>
      </w:r>
      <m:oMath>
        <m:r>
          <w:rPr>
            <w:rFonts w:ascii="Cambria Math" w:hAnsi="Cambria Math" w:cs="Times New Roman"/>
            <w:sz w:val="28"/>
            <w:szCs w:val="24"/>
            <w:rPrChange w:id="598" w:author="Борис Гогинян" w:date="2020-05-09T18:04:00Z">
              <w:rPr>
                <w:rFonts w:ascii="Cambria Math" w:hAnsi="Cambria Math"/>
              </w:rPr>
            </w:rPrChange>
          </w:rPr>
          <m:t>r</m:t>
        </m:r>
      </m:oMath>
      <w:r w:rsidR="004B2996" w:rsidRPr="00E27038">
        <w:rPr>
          <w:rFonts w:ascii="Times New Roman" w:hAnsi="Times New Roman" w:cs="Times New Roman"/>
          <w:sz w:val="28"/>
          <w:szCs w:val="24"/>
          <w:rPrChange w:id="599" w:author="Борис Гогинян" w:date="2020-05-09T18:04:00Z">
            <w:rPr/>
          </w:rPrChange>
        </w:rPr>
        <w:t xml:space="preserve"> является телесным углом в 1 Стерадиан.</w:t>
      </w:r>
    </w:p>
    <w:p w14:paraId="36D43E9E" w14:textId="77777777" w:rsidR="00CC0D73" w:rsidRDefault="00CC0D73">
      <w:pPr>
        <w:spacing w:after="0" w:line="360" w:lineRule="auto"/>
        <w:contextualSpacing/>
        <w:rPr>
          <w:rFonts w:ascii="Times New Roman" w:hAnsi="Times New Roman" w:cs="Times New Roman"/>
          <w:sz w:val="28"/>
          <w:szCs w:val="24"/>
        </w:rPr>
        <w:pPrChange w:id="600" w:author="Борис Гогинян" w:date="2020-05-09T13:30:00Z">
          <w:pPr>
            <w:spacing w:after="0" w:line="360" w:lineRule="auto"/>
            <w:ind w:firstLine="567"/>
            <w:contextualSpacing/>
            <w:jc w:val="both"/>
          </w:pPr>
        </w:pPrChange>
      </w:pPr>
      <w:r w:rsidRPr="00CC0D73">
        <w:rPr>
          <w:rFonts w:ascii="Times New Roman" w:hAnsi="Times New Roman" w:cs="Times New Roman"/>
          <w:noProof/>
          <w:sz w:val="28"/>
          <w:szCs w:val="24"/>
          <w:lang w:eastAsia="ru-RU"/>
        </w:rPr>
        <w:drawing>
          <wp:inline distT="0" distB="0" distL="0" distR="0" wp14:anchorId="4823BF8E" wp14:editId="1E789164">
            <wp:extent cx="2095500" cy="1905000"/>
            <wp:effectExtent l="0" t="0" r="0" b="0"/>
            <wp:docPr id="10" name="Рисунок 10" descr="Описание этого изображения, также прокомментированное ниж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Описание этого изображения, также прокомментированное ниже"/>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95500" cy="1905000"/>
                    </a:xfrm>
                    <a:prstGeom prst="rect">
                      <a:avLst/>
                    </a:prstGeom>
                    <a:noFill/>
                    <a:ln>
                      <a:noFill/>
                    </a:ln>
                  </pic:spPr>
                </pic:pic>
              </a:graphicData>
            </a:graphic>
          </wp:inline>
        </w:drawing>
      </w:r>
    </w:p>
    <w:p w14:paraId="48B881F5" w14:textId="67ECBA45" w:rsidR="00F66905" w:rsidRPr="00E27038" w:rsidRDefault="00F66905">
      <w:pPr>
        <w:pStyle w:val="a5"/>
        <w:numPr>
          <w:ilvl w:val="0"/>
          <w:numId w:val="53"/>
        </w:numPr>
        <w:spacing w:after="0" w:line="360" w:lineRule="auto"/>
        <w:rPr>
          <w:rFonts w:ascii="Times New Roman" w:hAnsi="Times New Roman" w:cs="Times New Roman"/>
          <w:sz w:val="28"/>
          <w:szCs w:val="24"/>
          <w:rPrChange w:id="601" w:author="Борис Гогинян" w:date="2020-05-09T18:04:00Z">
            <w:rPr/>
          </w:rPrChange>
        </w:rPr>
        <w:pPrChange w:id="602" w:author="Борис Гогинян" w:date="2020-05-09T18:04:00Z">
          <w:pPr>
            <w:spacing w:after="0" w:line="360" w:lineRule="auto"/>
            <w:ind w:firstLine="567"/>
            <w:contextualSpacing/>
            <w:jc w:val="both"/>
          </w:pPr>
        </w:pPrChange>
      </w:pPr>
      <w:r w:rsidRPr="00E27038">
        <w:rPr>
          <w:rFonts w:ascii="Times New Roman" w:hAnsi="Times New Roman" w:cs="Times New Roman"/>
          <w:sz w:val="28"/>
          <w:szCs w:val="24"/>
          <w:rPrChange w:id="603" w:author="Борис Гогинян" w:date="2020-05-09T18:04:00Z">
            <w:rPr>
              <w:rFonts w:ascii="Times New Roman" w:hAnsi="Times New Roman" w:cs="Times New Roman"/>
              <w:sz w:val="32"/>
              <w:szCs w:val="24"/>
            </w:rPr>
          </w:rPrChange>
        </w:rPr>
        <w:t>Поток излучения</w:t>
      </w:r>
      <w:r w:rsidR="00AA654C" w:rsidRPr="00E27038">
        <w:rPr>
          <w:rFonts w:ascii="Times New Roman" w:hAnsi="Times New Roman" w:cs="Times New Roman"/>
          <w:sz w:val="28"/>
          <w:szCs w:val="24"/>
          <w:rPrChange w:id="604" w:author="Борис Гогинян" w:date="2020-05-09T18:04:00Z">
            <w:rPr/>
          </w:rPrChange>
        </w:rPr>
        <w:t xml:space="preserve"> </w:t>
      </w:r>
      <w:r w:rsidR="004B2996" w:rsidRPr="00E27038">
        <w:rPr>
          <w:rFonts w:ascii="Times New Roman" w:hAnsi="Times New Roman" w:cs="Times New Roman"/>
          <w:sz w:val="28"/>
          <w:szCs w:val="24"/>
          <w:rPrChange w:id="605" w:author="Борис Гогинян" w:date="2020-05-09T18:04:00Z">
            <w:rPr/>
          </w:rPrChange>
        </w:rPr>
        <w:t>Φ –</w:t>
      </w:r>
      <w:r w:rsidR="00FA14BC" w:rsidRPr="00E27038">
        <w:rPr>
          <w:rFonts w:ascii="Times New Roman" w:hAnsi="Times New Roman" w:cs="Times New Roman"/>
          <w:sz w:val="28"/>
          <w:szCs w:val="24"/>
          <w:rPrChange w:id="606" w:author="Борис Гогинян" w:date="2020-05-09T18:04:00Z">
            <w:rPr/>
          </w:rPrChange>
        </w:rPr>
        <w:t xml:space="preserve"> мощность излучения, определяемая отношением энергии, переносимой излучением, ко времени переноса, значительно превышающему период электромагнитных колебаний. Энергия, испускаемая источником света, представляется как функция, зависящая от длин волн. Однако использование самих длин волн в компьютерной графике нецелесообразно, поэтому используются упрощения, такие как </w:t>
      </w:r>
      <w:r w:rsidR="00FA14BC" w:rsidRPr="00E27038">
        <w:rPr>
          <w:rFonts w:ascii="Times New Roman" w:hAnsi="Times New Roman" w:cs="Times New Roman"/>
          <w:sz w:val="28"/>
          <w:szCs w:val="24"/>
          <w:lang w:val="en-US"/>
          <w:rPrChange w:id="607" w:author="Борис Гогинян" w:date="2020-05-09T18:04:00Z">
            <w:rPr>
              <w:lang w:val="en-US"/>
            </w:rPr>
          </w:rPrChange>
        </w:rPr>
        <w:t>RGB</w:t>
      </w:r>
      <w:r w:rsidR="00FA14BC" w:rsidRPr="00E27038">
        <w:rPr>
          <w:rFonts w:ascii="Times New Roman" w:hAnsi="Times New Roman" w:cs="Times New Roman"/>
          <w:sz w:val="28"/>
          <w:szCs w:val="24"/>
          <w:rPrChange w:id="608" w:author="Борис Гогинян" w:date="2020-05-09T18:04:00Z">
            <w:rPr>
              <w:rFonts w:ascii="Times New Roman" w:hAnsi="Times New Roman" w:cs="Times New Roman"/>
              <w:sz w:val="28"/>
              <w:szCs w:val="24"/>
              <w:lang w:val="en-US"/>
            </w:rPr>
          </w:rPrChange>
        </w:rPr>
        <w:t>.</w:t>
      </w:r>
    </w:p>
    <w:p w14:paraId="57E93964" w14:textId="0E1F2B3F" w:rsidR="00AA654C" w:rsidRPr="009F3875" w:rsidRDefault="00AA654C">
      <w:pPr>
        <w:pStyle w:val="a5"/>
        <w:numPr>
          <w:ilvl w:val="0"/>
          <w:numId w:val="53"/>
        </w:numPr>
        <w:spacing w:after="0" w:line="360" w:lineRule="auto"/>
        <w:rPr>
          <w:rFonts w:ascii="Times New Roman" w:hAnsi="Times New Roman" w:cs="Times New Roman"/>
          <w:i/>
          <w:sz w:val="24"/>
          <w:szCs w:val="24"/>
          <w:rPrChange w:id="609" w:author="Борис Гогинян" w:date="2020-05-09T19:01:00Z">
            <w:rPr/>
          </w:rPrChange>
        </w:rPr>
        <w:pPrChange w:id="610" w:author="Борис Гогинян" w:date="2020-05-09T18:03:00Z">
          <w:pPr>
            <w:spacing w:after="0" w:line="360" w:lineRule="auto"/>
            <w:ind w:firstLine="567"/>
            <w:contextualSpacing/>
            <w:jc w:val="both"/>
          </w:pPr>
        </w:pPrChange>
      </w:pPr>
      <w:r w:rsidRPr="009F3875">
        <w:rPr>
          <w:rFonts w:ascii="Times New Roman" w:hAnsi="Times New Roman" w:cs="Times New Roman"/>
          <w:i/>
          <w:sz w:val="24"/>
          <w:szCs w:val="24"/>
          <w:rPrChange w:id="611" w:author="Борис Гогинян" w:date="2020-05-09T19:01:00Z">
            <w:rPr/>
          </w:rPrChange>
        </w:rPr>
        <w:t>Сила излучения</w:t>
      </w:r>
      <w:r w:rsidR="009F3875" w:rsidRPr="009F3875">
        <w:rPr>
          <w:rFonts w:ascii="Times New Roman" w:hAnsi="Times New Roman" w:cs="Times New Roman"/>
          <w:i/>
          <w:sz w:val="24"/>
          <w:szCs w:val="24"/>
          <w:rPrChange w:id="612" w:author="Борис Гогинян" w:date="2020-05-09T19:01:00Z">
            <w:rPr>
              <w:rFonts w:ascii="Times New Roman" w:hAnsi="Times New Roman" w:cs="Times New Roman"/>
              <w:sz w:val="28"/>
              <w:szCs w:val="24"/>
            </w:rPr>
          </w:rPrChange>
        </w:rPr>
        <w:t xml:space="preserve"> </w:t>
      </w:r>
      <m:oMath>
        <m:r>
          <w:rPr>
            <w:rFonts w:ascii="Cambria Math" w:hAnsi="Cambria Math" w:cs="Times New Roman"/>
            <w:sz w:val="24"/>
            <w:szCs w:val="24"/>
            <w:rPrChange w:id="613" w:author="Борис Гогинян" w:date="2020-05-09T19:01:00Z">
              <w:rPr>
                <w:rFonts w:ascii="Cambria Math" w:hAnsi="Cambria Math" w:cs="Times New Roman"/>
                <w:sz w:val="28"/>
                <w:szCs w:val="24"/>
              </w:rPr>
            </w:rPrChange>
          </w:rPr>
          <m:t>I</m:t>
        </m:r>
      </m:oMath>
      <w:r w:rsidR="00E27038" w:rsidRPr="009F3875">
        <w:rPr>
          <w:rFonts w:ascii="Times New Roman" w:hAnsi="Times New Roman" w:cs="Times New Roman"/>
          <w:i/>
          <w:sz w:val="24"/>
          <w:szCs w:val="24"/>
          <w:rPrChange w:id="614" w:author="Борис Гогинян" w:date="2020-05-09T19:01:00Z">
            <w:rPr/>
          </w:rPrChange>
        </w:rPr>
        <w:t xml:space="preserve"> –</w:t>
      </w:r>
      <w:r w:rsidR="00FA14BC" w:rsidRPr="009F3875">
        <w:rPr>
          <w:rFonts w:ascii="Times New Roman" w:hAnsi="Times New Roman" w:cs="Times New Roman"/>
          <w:i/>
          <w:sz w:val="24"/>
          <w:szCs w:val="24"/>
          <w:rPrChange w:id="615" w:author="Борис Гогинян" w:date="2020-05-09T19:01:00Z">
            <w:rPr>
              <w:rFonts w:ascii="Times New Roman" w:hAnsi="Times New Roman" w:cs="Times New Roman"/>
              <w:sz w:val="28"/>
              <w:szCs w:val="24"/>
              <w:lang w:val="en-US"/>
            </w:rPr>
          </w:rPrChange>
        </w:rPr>
        <w:t xml:space="preserve"> </w:t>
      </w:r>
      <w:r w:rsidR="00FA14BC" w:rsidRPr="009F3875">
        <w:rPr>
          <w:rFonts w:ascii="Times New Roman" w:hAnsi="Times New Roman" w:cs="Times New Roman"/>
          <w:i/>
          <w:sz w:val="24"/>
          <w:szCs w:val="24"/>
          <w:rPrChange w:id="616" w:author="Борис Гогинян" w:date="2020-05-09T19:01:00Z">
            <w:rPr/>
          </w:rPrChange>
        </w:rPr>
        <w:t>ф</w:t>
      </w:r>
      <w:r w:rsidR="00FA14BC" w:rsidRPr="009F3875">
        <w:rPr>
          <w:rFonts w:ascii="Times New Roman" w:hAnsi="Times New Roman" w:cs="Times New Roman"/>
          <w:i/>
          <w:sz w:val="24"/>
          <w:szCs w:val="24"/>
          <w:rPrChange w:id="617" w:author="Борис Гогинян" w:date="2020-05-09T19:01:00Z">
            <w:rPr>
              <w:rFonts w:ascii="Times New Roman" w:hAnsi="Times New Roman" w:cs="Times New Roman"/>
              <w:sz w:val="28"/>
              <w:szCs w:val="24"/>
              <w:lang w:val="en-US"/>
            </w:rPr>
          </w:rPrChange>
        </w:rPr>
        <w:t>изическая ве</w:t>
      </w:r>
      <w:r w:rsidR="00E27038" w:rsidRPr="009F3875">
        <w:rPr>
          <w:rFonts w:ascii="Times New Roman" w:hAnsi="Times New Roman" w:cs="Times New Roman"/>
          <w:i/>
          <w:sz w:val="24"/>
          <w:szCs w:val="24"/>
          <w:rPrChange w:id="618" w:author="Борис Гогинян" w:date="2020-05-09T19:01:00Z">
            <w:rPr>
              <w:rFonts w:ascii="Times New Roman" w:hAnsi="Times New Roman" w:cs="Times New Roman"/>
              <w:sz w:val="28"/>
              <w:szCs w:val="24"/>
            </w:rPr>
          </w:rPrChange>
        </w:rPr>
        <w:t>личина, определяемая отношением</w:t>
      </w:r>
      <w:r w:rsidR="00E27038" w:rsidRPr="009F3875">
        <w:rPr>
          <w:rFonts w:ascii="Times New Roman" w:hAnsi="Times New Roman" w:cs="Times New Roman"/>
          <w:i/>
          <w:sz w:val="24"/>
          <w:szCs w:val="24"/>
          <w:rPrChange w:id="619" w:author="Борис Гогинян" w:date="2020-05-09T19:01:00Z">
            <w:rPr>
              <w:rFonts w:ascii="Times New Roman" w:hAnsi="Times New Roman" w:cs="Times New Roman"/>
              <w:sz w:val="28"/>
              <w:szCs w:val="24"/>
              <w:lang w:val="en-US"/>
            </w:rPr>
          </w:rPrChange>
        </w:rPr>
        <w:t xml:space="preserve"> </w:t>
      </w:r>
      <w:r w:rsidR="00FA14BC" w:rsidRPr="009F3875">
        <w:rPr>
          <w:rFonts w:ascii="Times New Roman" w:hAnsi="Times New Roman" w:cs="Times New Roman"/>
          <w:i/>
          <w:sz w:val="24"/>
          <w:szCs w:val="24"/>
          <w:rPrChange w:id="620" w:author="Борис Гогинян" w:date="2020-05-09T19:01:00Z">
            <w:rPr>
              <w:rFonts w:ascii="Times New Roman" w:hAnsi="Times New Roman" w:cs="Times New Roman"/>
              <w:sz w:val="28"/>
              <w:szCs w:val="24"/>
              <w:lang w:val="en-US"/>
            </w:rPr>
          </w:rPrChange>
        </w:rPr>
        <w:t>потока излучения</w:t>
      </w:r>
      <w:r w:rsidR="00E27038" w:rsidRPr="009F3875">
        <w:rPr>
          <w:rFonts w:ascii="Times New Roman" w:hAnsi="Times New Roman" w:cs="Times New Roman"/>
          <w:i/>
          <w:sz w:val="24"/>
          <w:szCs w:val="24"/>
          <w:rPrChange w:id="621" w:author="Борис Гогинян" w:date="2020-05-09T19:01:00Z">
            <w:rPr>
              <w:rFonts w:ascii="Times New Roman" w:hAnsi="Times New Roman" w:cs="Times New Roman"/>
              <w:sz w:val="28"/>
              <w:szCs w:val="24"/>
              <w:lang w:val="en-US"/>
            </w:rPr>
          </w:rPrChange>
        </w:rPr>
        <w:t xml:space="preserve"> </w:t>
      </w:r>
      <w:r w:rsidR="00E27038" w:rsidRPr="009F3875">
        <w:rPr>
          <w:rFonts w:ascii="Times New Roman" w:hAnsi="Times New Roman" w:cs="Times New Roman"/>
          <w:i/>
          <w:sz w:val="24"/>
          <w:szCs w:val="24"/>
          <w:rPrChange w:id="622" w:author="Борис Гогинян" w:date="2020-05-09T19:01:00Z">
            <w:rPr/>
          </w:rPrChange>
        </w:rPr>
        <w:t>Φ</w:t>
      </w:r>
      <w:r w:rsidR="00FA14BC" w:rsidRPr="009F3875">
        <w:rPr>
          <w:rFonts w:ascii="Times New Roman" w:hAnsi="Times New Roman" w:cs="Times New Roman"/>
          <w:i/>
          <w:sz w:val="24"/>
          <w:szCs w:val="24"/>
          <w:rPrChange w:id="623" w:author="Борис Гогинян" w:date="2020-05-09T19:01:00Z">
            <w:rPr>
              <w:rFonts w:ascii="Times New Roman" w:hAnsi="Times New Roman" w:cs="Times New Roman"/>
              <w:sz w:val="28"/>
              <w:szCs w:val="24"/>
              <w:lang w:val="en-US"/>
            </w:rPr>
          </w:rPrChange>
        </w:rPr>
        <w:t>, распространяющегося от источника излучения внутри малого телесного угла</w:t>
      </w:r>
      <w:r w:rsidR="00E27038" w:rsidRPr="009F3875">
        <w:rPr>
          <w:rFonts w:ascii="Times New Roman" w:hAnsi="Times New Roman" w:cs="Times New Roman"/>
          <w:i/>
          <w:sz w:val="24"/>
          <w:szCs w:val="24"/>
          <w:rPrChange w:id="624" w:author="Борис Гогинян" w:date="2020-05-09T19:01:00Z">
            <w:rPr>
              <w:rFonts w:ascii="Times New Roman" w:hAnsi="Times New Roman" w:cs="Times New Roman"/>
              <w:sz w:val="28"/>
              <w:szCs w:val="24"/>
              <w:lang w:val="en-US"/>
            </w:rPr>
          </w:rPrChange>
        </w:rPr>
        <w:t xml:space="preserve"> </w:t>
      </w:r>
      <m:oMath>
        <m:r>
          <w:rPr>
            <w:rFonts w:ascii="Cambria Math" w:hAnsi="Cambria Math" w:cs="Times New Roman"/>
            <w:sz w:val="24"/>
            <w:szCs w:val="24"/>
            <w:rPrChange w:id="625" w:author="Борис Гогинян" w:date="2020-05-09T19:01:00Z">
              <w:rPr>
                <w:rFonts w:ascii="Cambria Math" w:hAnsi="Cambria Math" w:cs="Times New Roman"/>
                <w:sz w:val="28"/>
                <w:szCs w:val="24"/>
              </w:rPr>
            </w:rPrChange>
          </w:rPr>
          <m:t>ω</m:t>
        </m:r>
      </m:oMath>
      <w:r w:rsidR="00FA14BC" w:rsidRPr="009F3875">
        <w:rPr>
          <w:rFonts w:ascii="Times New Roman" w:hAnsi="Times New Roman" w:cs="Times New Roman"/>
          <w:i/>
          <w:sz w:val="24"/>
          <w:szCs w:val="24"/>
          <w:rPrChange w:id="626" w:author="Борис Гогинян" w:date="2020-05-09T19:01:00Z">
            <w:rPr>
              <w:rFonts w:ascii="Times New Roman" w:hAnsi="Times New Roman" w:cs="Times New Roman"/>
              <w:sz w:val="28"/>
              <w:szCs w:val="24"/>
              <w:lang w:val="en-US"/>
            </w:rPr>
          </w:rPrChange>
        </w:rPr>
        <w:t>, содержащего рассматриваемое направление, к этому угл</w:t>
      </w:r>
      <w:r w:rsidR="00FA14BC" w:rsidRPr="009F3875">
        <w:rPr>
          <w:rFonts w:ascii="Times New Roman" w:hAnsi="Times New Roman" w:cs="Times New Roman"/>
          <w:i/>
          <w:sz w:val="24"/>
          <w:szCs w:val="24"/>
          <w:rPrChange w:id="627" w:author="Борис Гогинян" w:date="2020-05-09T19:01:00Z">
            <w:rPr/>
          </w:rPrChange>
        </w:rPr>
        <w:t>у</w:t>
      </w:r>
      <w:r w:rsidR="00E27038" w:rsidRPr="009F3875">
        <w:rPr>
          <w:rFonts w:ascii="Times New Roman" w:hAnsi="Times New Roman" w:cs="Times New Roman"/>
          <w:i/>
          <w:sz w:val="24"/>
          <w:szCs w:val="24"/>
          <w:rPrChange w:id="628" w:author="Борис Гогинян" w:date="2020-05-09T19:01:00Z">
            <w:rPr/>
          </w:rPrChange>
        </w:rPr>
        <w:t xml:space="preserve">: </w:t>
      </w:r>
      <m:oMath>
        <m:r>
          <w:rPr>
            <w:rFonts w:ascii="Cambria Math" w:hAnsi="Cambria Math" w:cs="Times New Roman"/>
            <w:sz w:val="24"/>
            <w:szCs w:val="24"/>
            <w:rPrChange w:id="629" w:author="Борис Гогинян" w:date="2020-05-09T19:01:00Z">
              <w:rPr>
                <w:rFonts w:ascii="Cambria Math" w:hAnsi="Cambria Math" w:cs="Times New Roman"/>
                <w:sz w:val="28"/>
                <w:szCs w:val="24"/>
              </w:rPr>
            </w:rPrChange>
          </w:rPr>
          <m:t>I=</m:t>
        </m:r>
        <m:f>
          <m:fPr>
            <m:ctrlPr>
              <w:rPr>
                <w:rFonts w:ascii="Cambria Math" w:hAnsi="Cambria Math" w:cs="Times New Roman"/>
                <w:i/>
                <w:sz w:val="24"/>
                <w:szCs w:val="24"/>
              </w:rPr>
            </m:ctrlPr>
          </m:fPr>
          <m:num>
            <m:r>
              <w:rPr>
                <w:rFonts w:ascii="Cambria Math" w:hAnsi="Cambria Math" w:cs="Times New Roman"/>
                <w:sz w:val="24"/>
                <w:szCs w:val="24"/>
                <w:rPrChange w:id="630" w:author="Борис Гогинян" w:date="2020-05-09T19:01:00Z">
                  <w:rPr>
                    <w:rFonts w:ascii="Cambria Math" w:hAnsi="Cambria Math" w:cs="Times New Roman"/>
                    <w:sz w:val="28"/>
                    <w:szCs w:val="24"/>
                  </w:rPr>
                </w:rPrChange>
              </w:rPr>
              <m:t>dΦ</m:t>
            </m:r>
          </m:num>
          <m:den>
            <m:r>
              <w:rPr>
                <w:rFonts w:ascii="Cambria Math" w:hAnsi="Cambria Math" w:cs="Times New Roman"/>
                <w:sz w:val="24"/>
                <w:szCs w:val="24"/>
                <w:rPrChange w:id="631" w:author="Борис Гогинян" w:date="2020-05-09T19:01:00Z">
                  <w:rPr>
                    <w:rFonts w:ascii="Cambria Math" w:hAnsi="Cambria Math" w:cs="Times New Roman"/>
                    <w:sz w:val="28"/>
                    <w:szCs w:val="24"/>
                  </w:rPr>
                </w:rPrChange>
              </w:rPr>
              <m:t>dω</m:t>
            </m:r>
          </m:den>
        </m:f>
      </m:oMath>
      <w:r w:rsidR="009F3875" w:rsidRPr="009F3875">
        <w:rPr>
          <w:rFonts w:ascii="Times New Roman" w:hAnsi="Times New Roman" w:cs="Times New Roman"/>
          <w:i/>
          <w:sz w:val="24"/>
          <w:szCs w:val="24"/>
          <w:rPrChange w:id="632" w:author="Борис Гогинян" w:date="2020-05-09T19:01:00Z">
            <w:rPr>
              <w:rFonts w:ascii="Times New Roman" w:hAnsi="Times New Roman" w:cs="Times New Roman"/>
              <w:i/>
              <w:sz w:val="28"/>
              <w:szCs w:val="24"/>
            </w:rPr>
          </w:rPrChange>
        </w:rPr>
        <w:t xml:space="preserve"> – </w:t>
      </w:r>
      <w:r w:rsidR="009F3875" w:rsidRPr="009F3875">
        <w:rPr>
          <w:rFonts w:ascii="Times New Roman" w:hAnsi="Times New Roman" w:cs="Times New Roman"/>
          <w:sz w:val="24"/>
          <w:szCs w:val="24"/>
          <w:rPrChange w:id="633" w:author="Борис Гогинян" w:date="2020-05-09T19:02:00Z">
            <w:rPr>
              <w:rFonts w:ascii="Times New Roman" w:hAnsi="Times New Roman" w:cs="Times New Roman"/>
              <w:i/>
              <w:sz w:val="28"/>
              <w:szCs w:val="24"/>
            </w:rPr>
          </w:rPrChange>
        </w:rPr>
        <w:t>не участвует дальше</w:t>
      </w:r>
    </w:p>
    <w:p w14:paraId="405C2CA1" w14:textId="77777777" w:rsidR="00E27038" w:rsidRPr="00FA14BC" w:rsidRDefault="00E27038" w:rsidP="00D61AD0">
      <w:pPr>
        <w:spacing w:after="0" w:line="360" w:lineRule="auto"/>
        <w:contextualSpacing/>
        <w:rPr>
          <w:rFonts w:ascii="Times New Roman" w:hAnsi="Times New Roman" w:cs="Times New Roman"/>
          <w:sz w:val="28"/>
          <w:szCs w:val="24"/>
        </w:rPr>
      </w:pPr>
    </w:p>
    <w:p w14:paraId="63B56E0B" w14:textId="0DCE67C2" w:rsidR="00F66905" w:rsidRPr="00F66905" w:rsidRDefault="00536B95" w:rsidP="00D61AD0">
      <w:pPr>
        <w:spacing w:after="0" w:line="360" w:lineRule="auto"/>
        <w:contextualSpacing/>
        <w:rPr>
          <w:rFonts w:ascii="Times New Roman" w:hAnsi="Times New Roman" w:cs="Times New Roman"/>
          <w:sz w:val="28"/>
          <w:szCs w:val="24"/>
          <w:rPrChange w:id="634" w:author="Борис Гогинян" w:date="2020-05-09T16:27:00Z">
            <w:rPr>
              <w:rFonts w:ascii="Times New Roman" w:hAnsi="Times New Roman" w:cs="Times New Roman"/>
              <w:sz w:val="36"/>
              <w:szCs w:val="24"/>
            </w:rPr>
          </w:rPrChange>
        </w:rPr>
      </w:pPr>
      <w:r w:rsidRPr="00F66905">
        <w:rPr>
          <w:rFonts w:ascii="Times New Roman" w:hAnsi="Times New Roman" w:cs="Times New Roman"/>
          <w:sz w:val="28"/>
          <w:szCs w:val="24"/>
          <w:rPrChange w:id="635" w:author="Борис Гогинян" w:date="2020-05-09T16:27:00Z">
            <w:rPr>
              <w:rFonts w:ascii="Times New Roman" w:hAnsi="Times New Roman" w:cs="Times New Roman"/>
              <w:sz w:val="32"/>
              <w:szCs w:val="24"/>
            </w:rPr>
          </w:rPrChange>
        </w:rPr>
        <w:lastRenderedPageBreak/>
        <w:t>Энергетическая яркость</w:t>
      </w:r>
      <w:r w:rsidR="00F66905">
        <w:rPr>
          <w:rFonts w:ascii="Times New Roman" w:hAnsi="Times New Roman" w:cs="Times New Roman"/>
          <w:sz w:val="28"/>
          <w:szCs w:val="24"/>
        </w:rPr>
        <w:t xml:space="preserve"> (</w:t>
      </w:r>
      <w:r w:rsidR="00F66905" w:rsidRPr="00E27038">
        <w:rPr>
          <w:rFonts w:ascii="Times New Roman" w:hAnsi="Times New Roman" w:cs="Times New Roman"/>
          <w:i/>
          <w:sz w:val="28"/>
          <w:szCs w:val="24"/>
          <w:rPrChange w:id="636" w:author="Борис Гогинян" w:date="2020-05-09T18:06:00Z">
            <w:rPr>
              <w:rFonts w:ascii="Times New Roman" w:hAnsi="Times New Roman" w:cs="Times New Roman"/>
              <w:sz w:val="28"/>
              <w:szCs w:val="24"/>
            </w:rPr>
          </w:rPrChange>
        </w:rPr>
        <w:t xml:space="preserve">или </w:t>
      </w:r>
      <w:r w:rsidR="00E27038" w:rsidRPr="00E27038">
        <w:rPr>
          <w:rFonts w:ascii="Times New Roman" w:hAnsi="Times New Roman" w:cs="Times New Roman"/>
          <w:i/>
          <w:sz w:val="28"/>
          <w:szCs w:val="24"/>
          <w:rPrChange w:id="637" w:author="Борис Гогинян" w:date="2020-05-09T18:06:00Z">
            <w:rPr>
              <w:rFonts w:ascii="Times New Roman" w:hAnsi="Times New Roman" w:cs="Times New Roman"/>
              <w:sz w:val="28"/>
              <w:szCs w:val="24"/>
            </w:rPr>
          </w:rPrChange>
        </w:rPr>
        <w:t>л</w:t>
      </w:r>
      <w:r w:rsidR="00F66905" w:rsidRPr="00E27038">
        <w:rPr>
          <w:rFonts w:ascii="Times New Roman" w:hAnsi="Times New Roman" w:cs="Times New Roman"/>
          <w:i/>
          <w:sz w:val="28"/>
          <w:szCs w:val="24"/>
          <w:rPrChange w:id="638" w:author="Борис Гогинян" w:date="2020-05-09T18:06:00Z">
            <w:rPr>
              <w:rFonts w:ascii="Times New Roman" w:hAnsi="Times New Roman" w:cs="Times New Roman"/>
              <w:sz w:val="28"/>
              <w:szCs w:val="24"/>
            </w:rPr>
          </w:rPrChange>
        </w:rPr>
        <w:t>учистость</w:t>
      </w:r>
      <w:r w:rsidR="00F66905">
        <w:rPr>
          <w:rFonts w:ascii="Times New Roman" w:hAnsi="Times New Roman" w:cs="Times New Roman"/>
          <w:sz w:val="28"/>
          <w:szCs w:val="24"/>
        </w:rPr>
        <w:t xml:space="preserve">) – физическая величина, </w:t>
      </w:r>
      <w:r w:rsidR="00E27038">
        <w:rPr>
          <w:rFonts w:ascii="Times New Roman" w:hAnsi="Times New Roman" w:cs="Times New Roman"/>
          <w:sz w:val="28"/>
          <w:szCs w:val="24"/>
        </w:rPr>
        <w:t xml:space="preserve">определяемая </w:t>
      </w:r>
      <w:r w:rsidR="00F66905">
        <w:rPr>
          <w:rFonts w:ascii="Times New Roman" w:hAnsi="Times New Roman" w:cs="Times New Roman"/>
          <w:sz w:val="28"/>
          <w:szCs w:val="24"/>
        </w:rPr>
        <w:t>отношением потока излучения</w:t>
      </w:r>
      <w:r w:rsidR="00AA654C">
        <w:rPr>
          <w:rFonts w:ascii="Times New Roman" w:hAnsi="Times New Roman" w:cs="Times New Roman"/>
          <w:sz w:val="28"/>
          <w:szCs w:val="24"/>
        </w:rPr>
        <w:t xml:space="preserve"> Φ</w:t>
      </w:r>
      <w:r w:rsidR="00F66905">
        <w:rPr>
          <w:rFonts w:ascii="Times New Roman" w:hAnsi="Times New Roman" w:cs="Times New Roman"/>
          <w:sz w:val="28"/>
          <w:szCs w:val="24"/>
        </w:rPr>
        <w:t xml:space="preserve"> к произведению</w:t>
      </w:r>
      <w:r w:rsidR="00AA654C">
        <w:rPr>
          <w:rFonts w:ascii="Times New Roman" w:hAnsi="Times New Roman" w:cs="Times New Roman"/>
          <w:sz w:val="28"/>
          <w:szCs w:val="24"/>
        </w:rPr>
        <w:t xml:space="preserve"> телесного угла ω</w:t>
      </w:r>
      <w:r w:rsidR="00F66905">
        <w:rPr>
          <w:rFonts w:ascii="Times New Roman" w:hAnsi="Times New Roman" w:cs="Times New Roman"/>
          <w:sz w:val="28"/>
          <w:szCs w:val="24"/>
        </w:rPr>
        <w:t>, в котором он распрос</w:t>
      </w:r>
      <w:r w:rsidR="00AA654C">
        <w:rPr>
          <w:rFonts w:ascii="Times New Roman" w:hAnsi="Times New Roman" w:cs="Times New Roman"/>
          <w:sz w:val="28"/>
          <w:szCs w:val="24"/>
        </w:rPr>
        <w:t xml:space="preserve">траняется, и проекции площади </w:t>
      </w:r>
      <w:r w:rsidR="00E27038">
        <w:rPr>
          <w:rFonts w:ascii="Times New Roman" w:hAnsi="Times New Roman" w:cs="Times New Roman"/>
          <w:sz w:val="28"/>
          <w:szCs w:val="24"/>
          <w:lang w:val="en-US"/>
        </w:rPr>
        <w:t>A</w:t>
      </w:r>
      <w:r w:rsidR="00E27038" w:rsidRPr="00E27038">
        <w:rPr>
          <w:rFonts w:ascii="Times New Roman" w:hAnsi="Times New Roman" w:cs="Times New Roman"/>
          <w:sz w:val="28"/>
          <w:szCs w:val="24"/>
          <w:rPrChange w:id="639" w:author="Борис Гогинян" w:date="2020-05-09T18:07:00Z">
            <w:rPr>
              <w:rFonts w:ascii="Times New Roman" w:hAnsi="Times New Roman" w:cs="Times New Roman"/>
              <w:sz w:val="28"/>
              <w:szCs w:val="24"/>
              <w:lang w:val="en-US"/>
            </w:rPr>
          </w:rPrChange>
        </w:rPr>
        <w:t>,</w:t>
      </w:r>
      <w:r w:rsidR="00E27038">
        <w:rPr>
          <w:rFonts w:ascii="Times New Roman" w:hAnsi="Times New Roman" w:cs="Times New Roman"/>
          <w:sz w:val="28"/>
          <w:szCs w:val="24"/>
        </w:rPr>
        <w:t xml:space="preserve"> излучающего</w:t>
      </w:r>
      <w:r w:rsidR="00F66905">
        <w:rPr>
          <w:rFonts w:ascii="Times New Roman" w:hAnsi="Times New Roman" w:cs="Times New Roman"/>
          <w:sz w:val="28"/>
          <w:szCs w:val="24"/>
        </w:rPr>
        <w:t xml:space="preserve"> элемента поверхности на плоскость</w:t>
      </w:r>
      <w:r w:rsidR="00E27038">
        <w:rPr>
          <w:rFonts w:ascii="Times New Roman" w:hAnsi="Times New Roman" w:cs="Times New Roman"/>
          <w:sz w:val="28"/>
          <w:szCs w:val="24"/>
        </w:rPr>
        <w:t>,</w:t>
      </w:r>
      <w:r w:rsidR="00F66905">
        <w:rPr>
          <w:rFonts w:ascii="Times New Roman" w:hAnsi="Times New Roman" w:cs="Times New Roman"/>
          <w:sz w:val="28"/>
          <w:szCs w:val="24"/>
        </w:rPr>
        <w:t xml:space="preserve"> перпенд</w:t>
      </w:r>
      <w:r w:rsidR="00E27038">
        <w:rPr>
          <w:rFonts w:ascii="Times New Roman" w:hAnsi="Times New Roman" w:cs="Times New Roman"/>
          <w:sz w:val="28"/>
          <w:szCs w:val="24"/>
        </w:rPr>
        <w:t xml:space="preserve">икулярную нормали к поверхности: </w:t>
      </w:r>
      <m:oMath>
        <m:r>
          <w:rPr>
            <w:rFonts w:ascii="Cambria Math" w:hAnsi="Cambria Math" w:cs="Times New Roman"/>
            <w:sz w:val="28"/>
            <w:szCs w:val="24"/>
          </w:rPr>
          <m:t>L=</m:t>
        </m:r>
        <m:f>
          <m:fPr>
            <m:ctrlPr>
              <w:rPr>
                <w:rFonts w:ascii="Cambria Math" w:hAnsi="Cambria Math" w:cs="Times New Roman"/>
                <w:i/>
                <w:sz w:val="28"/>
                <w:szCs w:val="24"/>
              </w:rPr>
            </m:ctrlPr>
          </m:fPr>
          <m:num>
            <m:sSup>
              <m:sSupPr>
                <m:ctrlPr>
                  <w:rPr>
                    <w:rFonts w:ascii="Cambria Math" w:hAnsi="Cambria Math" w:cs="Times New Roman"/>
                    <w:i/>
                    <w:sz w:val="28"/>
                    <w:szCs w:val="24"/>
                  </w:rPr>
                </m:ctrlPr>
              </m:sSupPr>
              <m:e>
                <m:r>
                  <w:rPr>
                    <w:rFonts w:ascii="Cambria Math" w:hAnsi="Cambria Math" w:cs="Times New Roman"/>
                    <w:sz w:val="28"/>
                    <w:szCs w:val="24"/>
                  </w:rPr>
                  <m:t>d</m:t>
                </m:r>
              </m:e>
              <m:sup>
                <m:r>
                  <w:rPr>
                    <w:rFonts w:ascii="Cambria Math" w:hAnsi="Cambria Math" w:cs="Times New Roman"/>
                    <w:sz w:val="28"/>
                    <w:szCs w:val="24"/>
                  </w:rPr>
                  <m:t>2</m:t>
                </m:r>
              </m:sup>
            </m:sSup>
            <m:r>
              <m:rPr>
                <m:sty m:val="p"/>
              </m:rPr>
              <w:rPr>
                <w:rFonts w:ascii="Cambria Math" w:hAnsi="Cambria Math" w:cs="Times New Roman"/>
                <w:sz w:val="28"/>
                <w:szCs w:val="24"/>
              </w:rPr>
              <m:t>Φ</m:t>
            </m:r>
          </m:num>
          <m:den>
            <m:r>
              <w:rPr>
                <w:rFonts w:ascii="Cambria Math" w:hAnsi="Cambria Math" w:cs="Times New Roman"/>
                <w:sz w:val="28"/>
                <w:szCs w:val="24"/>
              </w:rPr>
              <m:t>dAdω</m:t>
            </m:r>
          </m:den>
        </m:f>
      </m:oMath>
    </w:p>
    <w:p w14:paraId="5D3E8502" w14:textId="6A13B01E" w:rsidR="00B73835" w:rsidRPr="00B73835" w:rsidRDefault="00B73835">
      <w:pPr>
        <w:spacing w:after="0" w:line="360" w:lineRule="auto"/>
        <w:ind w:firstLine="708"/>
        <w:contextualSpacing/>
        <w:rPr>
          <w:rFonts w:ascii="Times New Roman" w:hAnsi="Times New Roman" w:cs="Times New Roman"/>
          <w:sz w:val="32"/>
          <w:szCs w:val="24"/>
          <w:rPrChange w:id="640" w:author="Борис Гогинян" w:date="2020-05-09T18:16:00Z">
            <w:rPr>
              <w:rFonts w:ascii="Times New Roman" w:hAnsi="Times New Roman" w:cs="Times New Roman"/>
              <w:sz w:val="28"/>
              <w:szCs w:val="24"/>
            </w:rPr>
          </w:rPrChange>
        </w:rPr>
        <w:pPrChange w:id="641" w:author="Борис Гогинян" w:date="2020-05-09T20:05:00Z">
          <w:pPr>
            <w:spacing w:after="0" w:line="360" w:lineRule="auto"/>
            <w:contextualSpacing/>
          </w:pPr>
        </w:pPrChange>
      </w:pPr>
      <w:r w:rsidRPr="00B73835">
        <w:rPr>
          <w:rFonts w:ascii="Times New Roman" w:hAnsi="Times New Roman" w:cs="Times New Roman"/>
          <w:sz w:val="32"/>
          <w:szCs w:val="24"/>
          <w:rPrChange w:id="642" w:author="Борис Гогинян" w:date="2020-05-09T18:16:00Z">
            <w:rPr>
              <w:rFonts w:ascii="Times New Roman" w:hAnsi="Times New Roman" w:cs="Times New Roman"/>
              <w:sz w:val="28"/>
              <w:szCs w:val="24"/>
            </w:rPr>
          </w:rPrChange>
        </w:rPr>
        <w:t>Уравнение рендеринга и уравнение о</w:t>
      </w:r>
      <w:r w:rsidR="0047574C">
        <w:rPr>
          <w:rFonts w:ascii="Times New Roman" w:hAnsi="Times New Roman" w:cs="Times New Roman"/>
          <w:sz w:val="32"/>
          <w:szCs w:val="24"/>
        </w:rPr>
        <w:t>тражения</w:t>
      </w:r>
    </w:p>
    <w:p w14:paraId="44D2A223" w14:textId="2BEE31E2" w:rsidR="00536B95" w:rsidRPr="0047574C" w:rsidRDefault="00536B95" w:rsidP="00D61AD0">
      <w:pPr>
        <w:spacing w:after="0" w:line="360" w:lineRule="auto"/>
        <w:contextualSpacing/>
        <w:rPr>
          <w:rFonts w:ascii="Times New Roman" w:hAnsi="Times New Roman" w:cs="Times New Roman"/>
          <w:sz w:val="28"/>
          <w:szCs w:val="24"/>
          <w:rPrChange w:id="643" w:author="Борис Гогинян" w:date="2020-05-09T18:49:00Z">
            <w:rPr>
              <w:rFonts w:ascii="Times New Roman" w:hAnsi="Times New Roman" w:cs="Times New Roman"/>
              <w:sz w:val="36"/>
              <w:szCs w:val="24"/>
            </w:rPr>
          </w:rPrChange>
        </w:rPr>
      </w:pPr>
      <w:r w:rsidRPr="00536B95">
        <w:rPr>
          <w:rFonts w:ascii="Times New Roman" w:hAnsi="Times New Roman" w:cs="Times New Roman"/>
          <w:sz w:val="28"/>
          <w:szCs w:val="24"/>
          <w:rPrChange w:id="644" w:author="Борис Гогинян" w:date="2020-05-09T16:12:00Z">
            <w:rPr>
              <w:rFonts w:ascii="Times New Roman" w:hAnsi="Times New Roman" w:cs="Times New Roman"/>
              <w:sz w:val="36"/>
              <w:szCs w:val="24"/>
            </w:rPr>
          </w:rPrChange>
        </w:rPr>
        <w:t>Урав</w:t>
      </w:r>
      <w:r>
        <w:rPr>
          <w:rFonts w:ascii="Times New Roman" w:hAnsi="Times New Roman" w:cs="Times New Roman"/>
          <w:sz w:val="28"/>
          <w:szCs w:val="24"/>
        </w:rPr>
        <w:t>нение рендеринга вычисляет энергетическую яркость</w:t>
      </w:r>
      <w:r w:rsidR="00E3275F" w:rsidRPr="0047574C">
        <w:rPr>
          <w:rFonts w:ascii="Times New Roman" w:hAnsi="Times New Roman" w:cs="Times New Roman"/>
          <w:sz w:val="28"/>
          <w:szCs w:val="24"/>
          <w:rPrChange w:id="645" w:author="Борис Гогинян" w:date="2020-05-09T18:48:00Z">
            <w:rPr>
              <w:rFonts w:ascii="Times New Roman" w:hAnsi="Times New Roman" w:cs="Times New Roman"/>
              <w:sz w:val="28"/>
              <w:szCs w:val="24"/>
              <w:lang w:val="en-US"/>
            </w:rPr>
          </w:rPrChange>
        </w:rPr>
        <w:t xml:space="preserve"> </w:t>
      </w:r>
      <w:r w:rsidR="0047574C">
        <w:rPr>
          <w:rFonts w:ascii="Times New Roman" w:hAnsi="Times New Roman" w:cs="Times New Roman"/>
          <w:sz w:val="28"/>
          <w:szCs w:val="24"/>
        </w:rPr>
        <w:t xml:space="preserve">точки поверхности </w:t>
      </w:r>
      <m:oMath>
        <m:r>
          <w:rPr>
            <w:rFonts w:ascii="Cambria Math" w:hAnsi="Cambria Math" w:cs="Times New Roman"/>
            <w:sz w:val="28"/>
            <w:szCs w:val="24"/>
          </w:rPr>
          <m:t>x</m:t>
        </m:r>
      </m:oMath>
      <w:r w:rsidR="0047574C">
        <w:rPr>
          <w:rFonts w:ascii="Times New Roman" w:hAnsi="Times New Roman" w:cs="Times New Roman"/>
          <w:sz w:val="28"/>
          <w:szCs w:val="24"/>
        </w:rPr>
        <w:t>,</w:t>
      </w:r>
      <w:r w:rsidR="0047574C" w:rsidRPr="0047574C">
        <w:rPr>
          <w:rFonts w:ascii="Times New Roman" w:hAnsi="Times New Roman" w:cs="Times New Roman"/>
          <w:sz w:val="28"/>
          <w:szCs w:val="24"/>
          <w:rPrChange w:id="646" w:author="Борис Гогинян" w:date="2020-05-09T18:52:00Z">
            <w:rPr>
              <w:rFonts w:ascii="Times New Roman" w:hAnsi="Times New Roman" w:cs="Times New Roman"/>
              <w:sz w:val="28"/>
              <w:szCs w:val="24"/>
              <w:lang w:val="en-US"/>
            </w:rPr>
          </w:rPrChange>
        </w:rPr>
        <w:t xml:space="preserve"> </w:t>
      </w:r>
      <w:r w:rsidR="0047574C">
        <w:rPr>
          <w:rFonts w:ascii="Times New Roman" w:hAnsi="Times New Roman" w:cs="Times New Roman"/>
          <w:sz w:val="28"/>
          <w:szCs w:val="24"/>
        </w:rPr>
        <w:t xml:space="preserve">исходящую в направлении </w:t>
      </w:r>
      <m:oMath>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0</m:t>
            </m:r>
          </m:sub>
        </m:sSub>
      </m:oMath>
      <w:r w:rsidR="0047574C">
        <w:rPr>
          <w:rFonts w:ascii="Times New Roman" w:hAnsi="Times New Roman" w:cs="Times New Roman"/>
          <w:sz w:val="28"/>
          <w:szCs w:val="24"/>
        </w:rPr>
        <w:t xml:space="preserve"> (направление условного наблюдателя)</w:t>
      </w:r>
      <w:r w:rsidR="0047574C" w:rsidRPr="0047574C">
        <w:rPr>
          <w:rFonts w:ascii="Times New Roman" w:hAnsi="Times New Roman" w:cs="Times New Roman"/>
          <w:sz w:val="28"/>
          <w:szCs w:val="24"/>
          <w:rPrChange w:id="647" w:author="Борис Гогинян" w:date="2020-05-09T18:53:00Z">
            <w:rPr>
              <w:rFonts w:ascii="Times New Roman" w:hAnsi="Times New Roman" w:cs="Times New Roman"/>
              <w:sz w:val="28"/>
              <w:szCs w:val="24"/>
              <w:lang w:val="en-US"/>
            </w:rPr>
          </w:rPrChange>
        </w:rPr>
        <w:t>,</w:t>
      </w:r>
      <w:r w:rsidR="0047574C">
        <w:rPr>
          <w:rFonts w:ascii="Times New Roman" w:hAnsi="Times New Roman" w:cs="Times New Roman"/>
          <w:sz w:val="28"/>
          <w:szCs w:val="24"/>
        </w:rPr>
        <w:t xml:space="preserve"> как сумму собственной энергетической яркости поверхности </w:t>
      </w:r>
      <m:oMath>
        <m:sSub>
          <m:sSubPr>
            <m:ctrlPr>
              <w:rPr>
                <w:rFonts w:ascii="Cambria Math" w:hAnsi="Cambria Math" w:cs="Times New Roman"/>
                <w:i/>
                <w:sz w:val="28"/>
                <w:szCs w:val="24"/>
              </w:rPr>
            </m:ctrlPr>
          </m:sSubPr>
          <m:e>
            <m:r>
              <w:rPr>
                <w:rFonts w:ascii="Cambria Math" w:hAnsi="Cambria Math" w:cs="Times New Roman"/>
                <w:sz w:val="28"/>
                <w:szCs w:val="24"/>
              </w:rPr>
              <m:t>L</m:t>
            </m:r>
          </m:e>
          <m:sub>
            <m:r>
              <w:rPr>
                <w:rFonts w:ascii="Cambria Math" w:hAnsi="Cambria Math" w:cs="Times New Roman"/>
                <w:sz w:val="28"/>
                <w:szCs w:val="24"/>
                <w:lang w:val="en-US"/>
              </w:rPr>
              <m:t>e</m:t>
            </m:r>
          </m:sub>
        </m:sSub>
      </m:oMath>
      <w:r w:rsidR="0047574C">
        <w:rPr>
          <w:rFonts w:ascii="Times New Roman" w:hAnsi="Times New Roman" w:cs="Times New Roman"/>
          <w:sz w:val="28"/>
          <w:szCs w:val="24"/>
        </w:rPr>
        <w:t xml:space="preserve"> и отраженного излучения, которое выражается интегралом. В частности, когда поверхность не излучает свет,  </w:t>
      </w:r>
      <w:r w:rsidR="009F3875">
        <w:rPr>
          <w:rFonts w:ascii="Times New Roman" w:hAnsi="Times New Roman" w:cs="Times New Roman"/>
          <w:sz w:val="28"/>
          <w:szCs w:val="24"/>
        </w:rPr>
        <w:t xml:space="preserve">т.е. при </w:t>
      </w:r>
      <m:oMath>
        <m:sSub>
          <m:sSubPr>
            <m:ctrlPr>
              <w:rPr>
                <w:rFonts w:ascii="Cambria Math" w:hAnsi="Cambria Math" w:cs="Times New Roman"/>
                <w:i/>
                <w:sz w:val="28"/>
                <w:szCs w:val="24"/>
              </w:rPr>
            </m:ctrlPr>
          </m:sSubPr>
          <m:e>
            <m:r>
              <w:rPr>
                <w:rFonts w:ascii="Cambria Math" w:hAnsi="Cambria Math" w:cs="Times New Roman"/>
                <w:sz w:val="28"/>
                <w:szCs w:val="24"/>
              </w:rPr>
              <m:t>L</m:t>
            </m:r>
          </m:e>
          <m:sub>
            <m:r>
              <w:rPr>
                <w:rFonts w:ascii="Cambria Math" w:hAnsi="Cambria Math" w:cs="Times New Roman"/>
                <w:sz w:val="28"/>
                <w:szCs w:val="24"/>
                <w:lang w:val="en-US"/>
              </w:rPr>
              <m:t>e</m:t>
            </m:r>
          </m:sub>
        </m:sSub>
        <m:r>
          <w:rPr>
            <w:rFonts w:ascii="Cambria Math" w:hAnsi="Cambria Math" w:cs="Times New Roman"/>
            <w:sz w:val="28"/>
            <w:szCs w:val="24"/>
          </w:rPr>
          <m:t>=0</m:t>
        </m:r>
      </m:oMath>
      <w:r w:rsidR="0047574C">
        <w:rPr>
          <w:rFonts w:ascii="Times New Roman" w:hAnsi="Times New Roman" w:cs="Times New Roman"/>
          <w:sz w:val="28"/>
          <w:szCs w:val="24"/>
        </w:rPr>
        <w:t xml:space="preserve">, </w:t>
      </w:r>
      <w:r w:rsidR="00ED1A72">
        <w:rPr>
          <w:rFonts w:ascii="Times New Roman" w:hAnsi="Times New Roman" w:cs="Times New Roman"/>
          <w:sz w:val="28"/>
          <w:szCs w:val="24"/>
        </w:rPr>
        <w:t>выходит</w:t>
      </w:r>
      <w:r w:rsidR="009F3875">
        <w:rPr>
          <w:rFonts w:ascii="Times New Roman" w:hAnsi="Times New Roman" w:cs="Times New Roman"/>
          <w:sz w:val="28"/>
          <w:szCs w:val="24"/>
        </w:rPr>
        <w:t xml:space="preserve"> уравнение отражения.</w:t>
      </w:r>
      <w:ins w:id="648" w:author="Борис Гогинян" w:date="2020-05-09T19:48:00Z">
        <w:r w:rsidR="00891833">
          <w:rPr>
            <w:rFonts w:ascii="Times New Roman" w:hAnsi="Times New Roman" w:cs="Times New Roman"/>
            <w:sz w:val="28"/>
            <w:szCs w:val="24"/>
          </w:rPr>
          <w:t xml:space="preserve"> </w:t>
        </w:r>
      </w:ins>
    </w:p>
    <w:p w14:paraId="7A51934D" w14:textId="4028164D" w:rsidR="00196596" w:rsidRDefault="006145D6" w:rsidP="00D61AD0">
      <w:pPr>
        <w:spacing w:after="0" w:line="360" w:lineRule="auto"/>
        <w:contextualSpacing/>
        <w:rPr>
          <w:rFonts w:ascii="Times New Roman" w:hAnsi="Times New Roman" w:cs="Times New Roman"/>
          <w:sz w:val="36"/>
          <w:szCs w:val="24"/>
        </w:rPr>
      </w:pPr>
      <m:oMathPara>
        <m:oMath>
          <m:sSub>
            <m:sSubPr>
              <m:ctrlPr>
                <w:rPr>
                  <w:rFonts w:ascii="Cambria Math" w:hAnsi="Cambria Math" w:cs="Times New Roman"/>
                  <w:i/>
                  <w:sz w:val="28"/>
                  <w:szCs w:val="24"/>
                </w:rPr>
              </m:ctrlPr>
            </m:sSubPr>
            <m:e>
              <m:r>
                <w:rPr>
                  <w:rFonts w:ascii="Cambria Math" w:hAnsi="Cambria Math" w:cs="Times New Roman"/>
                  <w:sz w:val="28"/>
                  <w:szCs w:val="24"/>
                </w:rPr>
                <m:t>L</m:t>
              </m:r>
            </m:e>
            <m:sub>
              <m:r>
                <w:rPr>
                  <w:rFonts w:ascii="Cambria Math" w:hAnsi="Cambria Math" w:cs="Times New Roman"/>
                  <w:sz w:val="28"/>
                  <w:szCs w:val="24"/>
                </w:rPr>
                <m:t>0</m:t>
              </m:r>
            </m:sub>
          </m:sSub>
          <m:d>
            <m:dPr>
              <m:ctrlPr>
                <w:rPr>
                  <w:rFonts w:ascii="Cambria Math" w:hAnsi="Cambria Math" w:cs="Times New Roman"/>
                  <w:i/>
                  <w:sz w:val="28"/>
                  <w:szCs w:val="24"/>
                </w:rPr>
              </m:ctrlPr>
            </m:dPr>
            <m:e>
              <m:r>
                <w:rPr>
                  <w:rFonts w:ascii="Cambria Math" w:hAnsi="Cambria Math" w:cs="Times New Roman"/>
                  <w:sz w:val="28"/>
                  <w:szCs w:val="24"/>
                </w:rPr>
                <m:t>x,</m:t>
              </m:r>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0</m:t>
                      </m:r>
                    </m:sub>
                  </m:sSub>
                </m:e>
              </m:acc>
              <m:r>
                <w:rPr>
                  <w:rFonts w:ascii="Cambria Math" w:hAnsi="Cambria Math" w:cs="Times New Roman"/>
                  <w:sz w:val="28"/>
                  <w:szCs w:val="24"/>
                </w:rPr>
                <m:t xml:space="preserve"> </m:t>
              </m:r>
            </m:e>
          </m:d>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L</m:t>
              </m:r>
            </m:e>
            <m:sub>
              <m:r>
                <w:rPr>
                  <w:rFonts w:ascii="Cambria Math" w:hAnsi="Cambria Math" w:cs="Times New Roman"/>
                  <w:sz w:val="28"/>
                  <w:szCs w:val="24"/>
                  <w:lang w:val="en-US"/>
                </w:rPr>
                <m:t>e</m:t>
              </m:r>
            </m:sub>
          </m:sSub>
          <m:d>
            <m:dPr>
              <m:ctrlPr>
                <w:rPr>
                  <w:rFonts w:ascii="Cambria Math" w:hAnsi="Cambria Math" w:cs="Times New Roman"/>
                  <w:i/>
                  <w:sz w:val="28"/>
                  <w:szCs w:val="24"/>
                </w:rPr>
              </m:ctrlPr>
            </m:dPr>
            <m:e>
              <m:r>
                <w:rPr>
                  <w:rFonts w:ascii="Cambria Math" w:hAnsi="Cambria Math" w:cs="Times New Roman"/>
                  <w:sz w:val="28"/>
                  <w:szCs w:val="24"/>
                </w:rPr>
                <m:t>x,</m:t>
              </m:r>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0</m:t>
                      </m:r>
                    </m:sub>
                  </m:sSub>
                </m:e>
              </m:acc>
            </m:e>
          </m:d>
          <m:r>
            <w:rPr>
              <w:rFonts w:ascii="Cambria Math" w:hAnsi="Cambria Math" w:cs="Times New Roman"/>
              <w:sz w:val="28"/>
              <w:szCs w:val="24"/>
            </w:rPr>
            <m:t>+</m:t>
          </m:r>
          <m:nary>
            <m:naryPr>
              <m:limLoc m:val="undOvr"/>
              <m:ctrlPr>
                <w:rPr>
                  <w:rFonts w:ascii="Cambria Math" w:hAnsi="Cambria Math" w:cs="Times New Roman"/>
                  <w:i/>
                  <w:sz w:val="28"/>
                  <w:szCs w:val="24"/>
                </w:rPr>
              </m:ctrlPr>
            </m:naryPr>
            <m:sub>
              <m:r>
                <w:rPr>
                  <w:rFonts w:ascii="Cambria Math" w:hAnsi="Cambria Math" w:cs="Times New Roman"/>
                  <w:sz w:val="28"/>
                  <w:szCs w:val="24"/>
                </w:rPr>
                <m:t>Ω</m:t>
              </m:r>
            </m:sub>
            <m:sup>
              <m:r>
                <w:rPr>
                  <w:rFonts w:ascii="Cambria Math" w:hAnsi="Cambria Math" w:cs="Times New Roman"/>
                  <w:sz w:val="28"/>
                  <w:szCs w:val="24"/>
                </w:rPr>
                <m:t xml:space="preserve"> </m:t>
              </m:r>
            </m:sup>
            <m:e>
              <m:d>
                <m:dPr>
                  <m:ctrlPr>
                    <w:rPr>
                      <w:rFonts w:ascii="Cambria Math" w:hAnsi="Cambria Math" w:cs="Times New Roman"/>
                      <w:i/>
                      <w:sz w:val="28"/>
                      <w:szCs w:val="24"/>
                    </w:rPr>
                  </m:ctrlPr>
                </m:dPr>
                <m:e>
                  <m:sSub>
                    <m:sSubPr>
                      <m:ctrlPr>
                        <w:ins w:id="649" w:author="Борис Гогинян" w:date="2020-05-09T19:59:00Z">
                          <w:rPr>
                            <w:rFonts w:ascii="Cambria Math" w:hAnsi="Cambria Math" w:cs="Times New Roman"/>
                            <w:i/>
                            <w:sz w:val="28"/>
                            <w:szCs w:val="24"/>
                            <w:lang w:val="en-US"/>
                          </w:rPr>
                        </w:ins>
                      </m:ctrlPr>
                    </m:sSubPr>
                    <m:e>
                      <m:r>
                        <w:ins w:id="650" w:author="Борис Гогинян" w:date="2020-05-09T19:59:00Z">
                          <w:rPr>
                            <w:rFonts w:ascii="Cambria Math" w:hAnsi="Cambria Math" w:cs="Times New Roman"/>
                            <w:sz w:val="28"/>
                            <w:szCs w:val="24"/>
                            <w:lang w:val="en-US"/>
                          </w:rPr>
                          <m:t>f</m:t>
                        </w:ins>
                      </m:r>
                    </m:e>
                    <m:sub>
                      <m:r>
                        <w:ins w:id="651" w:author="Борис Гогинян" w:date="2020-05-09T19:59:00Z">
                          <w:rPr>
                            <w:rFonts w:ascii="Cambria Math" w:hAnsi="Cambria Math" w:cs="Times New Roman"/>
                            <w:sz w:val="28"/>
                            <w:szCs w:val="24"/>
                            <w:lang w:val="en-US"/>
                          </w:rPr>
                          <m:t>r</m:t>
                        </w:ins>
                      </m:r>
                    </m:sub>
                  </m:sSub>
                  <m:r>
                    <w:del w:id="652" w:author="Борис Гогинян" w:date="2020-05-09T19:59:00Z">
                      <w:rPr>
                        <w:rFonts w:ascii="Cambria Math" w:hAnsi="Cambria Math" w:cs="Times New Roman"/>
                        <w:sz w:val="28"/>
                        <w:szCs w:val="24"/>
                        <w:lang w:val="en-US"/>
                      </w:rPr>
                      <m:t>BDFR</m:t>
                    </w:del>
                  </m:r>
                  <m:d>
                    <m:dPr>
                      <m:ctrlPr>
                        <w:rPr>
                          <w:rFonts w:ascii="Cambria Math" w:hAnsi="Cambria Math" w:cs="Times New Roman"/>
                          <w:i/>
                          <w:sz w:val="28"/>
                          <w:szCs w:val="24"/>
                          <w:lang w:val="en-US"/>
                        </w:rPr>
                      </m:ctrlPr>
                    </m:dPr>
                    <m:e>
                      <m:r>
                        <w:rPr>
                          <w:rFonts w:ascii="Cambria Math" w:hAnsi="Cambria Math" w:cs="Times New Roman"/>
                          <w:sz w:val="28"/>
                          <w:szCs w:val="24"/>
                          <w:lang w:val="en-US"/>
                        </w:rPr>
                        <m:t xml:space="preserve">x, </m:t>
                      </m:r>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0</m:t>
                              </m:r>
                            </m:sub>
                          </m:sSub>
                        </m:e>
                      </m:acc>
                      <m:r>
                        <w:rPr>
                          <w:rFonts w:ascii="Cambria Math" w:hAnsi="Cambria Math" w:cs="Times New Roman"/>
                          <w:sz w:val="28"/>
                          <w:szCs w:val="24"/>
                          <w:lang w:val="en-US"/>
                        </w:rPr>
                        <m:t xml:space="preserve"> , </m:t>
                      </m:r>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i</m:t>
                              </m:r>
                            </m:sub>
                          </m:sSub>
                        </m:e>
                      </m:acc>
                      <m:r>
                        <w:del w:id="653" w:author="Борис Гогинян" w:date="2020-05-09T22:20:00Z">
                          <w:rPr>
                            <w:rFonts w:ascii="Cambria Math" w:hAnsi="Cambria Math" w:cs="Times New Roman"/>
                            <w:sz w:val="28"/>
                            <w:szCs w:val="24"/>
                            <w:lang w:val="en-US"/>
                          </w:rPr>
                          <m:t xml:space="preserve">, </m:t>
                        </w:del>
                      </m:r>
                      <m:r>
                        <w:del w:id="654" w:author="Борис Гогинян" w:date="2020-05-09T22:20:00Z">
                          <w:rPr>
                            <w:rFonts w:ascii="Cambria Math" w:hAnsi="Cambria Math" w:cs="Times New Roman"/>
                            <w:sz w:val="28"/>
                            <w:szCs w:val="24"/>
                          </w:rPr>
                          <m:t>α</m:t>
                        </w:del>
                      </m:r>
                    </m:e>
                  </m:d>
                  <m:r>
                    <w:rPr>
                      <w:rFonts w:ascii="Cambria Math" w:hAnsi="Cambria Math" w:cs="Times New Roman"/>
                      <w:sz w:val="28"/>
                      <w:szCs w:val="24"/>
                      <w:lang w:val="en-US"/>
                    </w:rPr>
                    <m:t>∙</m:t>
                  </m:r>
                  <m:sSub>
                    <m:sSubPr>
                      <m:ctrlPr>
                        <w:rPr>
                          <w:rFonts w:ascii="Cambria Math" w:hAnsi="Cambria Math" w:cs="Times New Roman"/>
                          <w:i/>
                          <w:sz w:val="28"/>
                          <w:szCs w:val="24"/>
                        </w:rPr>
                      </m:ctrlPr>
                    </m:sSubPr>
                    <m:e>
                      <m:r>
                        <w:rPr>
                          <w:rFonts w:ascii="Cambria Math" w:hAnsi="Cambria Math" w:cs="Times New Roman"/>
                          <w:sz w:val="28"/>
                          <w:szCs w:val="24"/>
                        </w:rPr>
                        <m:t>L</m:t>
                      </m:r>
                    </m:e>
                    <m:sub>
                      <m:r>
                        <w:rPr>
                          <w:rFonts w:ascii="Cambria Math" w:hAnsi="Cambria Math" w:cs="Times New Roman"/>
                          <w:sz w:val="28"/>
                          <w:szCs w:val="24"/>
                          <w:lang w:val="en-US"/>
                        </w:rPr>
                        <m:t>i</m:t>
                      </m:r>
                    </m:sub>
                  </m:sSub>
                  <m:d>
                    <m:dPr>
                      <m:ctrlPr>
                        <w:rPr>
                          <w:rFonts w:ascii="Cambria Math" w:hAnsi="Cambria Math" w:cs="Times New Roman"/>
                          <w:i/>
                          <w:sz w:val="28"/>
                          <w:szCs w:val="24"/>
                        </w:rPr>
                      </m:ctrlPr>
                    </m:dPr>
                    <m:e>
                      <m:r>
                        <w:rPr>
                          <w:rFonts w:ascii="Cambria Math" w:hAnsi="Cambria Math" w:cs="Times New Roman"/>
                          <w:sz w:val="28"/>
                          <w:szCs w:val="24"/>
                        </w:rPr>
                        <m:t>x,</m:t>
                      </m:r>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i</m:t>
                              </m:r>
                            </m:sub>
                          </m:sSub>
                        </m:e>
                      </m:acc>
                      <m:r>
                        <w:rPr>
                          <w:rFonts w:ascii="Cambria Math" w:hAnsi="Cambria Math" w:cs="Times New Roman"/>
                          <w:sz w:val="28"/>
                          <w:szCs w:val="24"/>
                        </w:rPr>
                        <m:t xml:space="preserve"> </m:t>
                      </m:r>
                    </m:e>
                  </m:d>
                  <m:r>
                    <w:rPr>
                      <w:rFonts w:ascii="Cambria Math" w:hAnsi="Cambria Math" w:cs="Times New Roman"/>
                      <w:sz w:val="28"/>
                      <w:szCs w:val="24"/>
                    </w:rPr>
                    <m:t>∙</m:t>
                  </m:r>
                  <m:d>
                    <m:dPr>
                      <m:ctrlPr>
                        <w:rPr>
                          <w:rFonts w:ascii="Cambria Math" w:hAnsi="Cambria Math" w:cs="Times New Roman"/>
                          <w:i/>
                          <w:sz w:val="28"/>
                          <w:szCs w:val="24"/>
                        </w:rPr>
                      </m:ctrlPr>
                    </m:dPr>
                    <m:e>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i</m:t>
                              </m:r>
                            </m:sub>
                          </m:sSub>
                        </m:e>
                      </m:acc>
                      <m:r>
                        <w:rPr>
                          <w:rFonts w:ascii="Cambria Math" w:hAnsi="Cambria Math" w:cs="Times New Roman"/>
                          <w:sz w:val="28"/>
                          <w:szCs w:val="24"/>
                        </w:rPr>
                        <m:t xml:space="preserve">, </m:t>
                      </m:r>
                      <m:acc>
                        <m:accPr>
                          <m:chr m:val="⃗"/>
                          <m:ctrlPr>
                            <w:rPr>
                              <w:rFonts w:ascii="Cambria Math" w:hAnsi="Cambria Math" w:cs="Times New Roman"/>
                              <w:i/>
                              <w:sz w:val="28"/>
                              <w:szCs w:val="24"/>
                            </w:rPr>
                          </m:ctrlPr>
                        </m:accPr>
                        <m:e>
                          <m:r>
                            <w:rPr>
                              <w:rFonts w:ascii="Cambria Math" w:hAnsi="Cambria Math" w:cs="Times New Roman"/>
                              <w:sz w:val="28"/>
                              <w:szCs w:val="24"/>
                            </w:rPr>
                            <m:t>n</m:t>
                          </m:r>
                        </m:e>
                      </m:acc>
                    </m:e>
                  </m:d>
                </m:e>
              </m:d>
            </m:e>
          </m:nary>
          <m:r>
            <w:rPr>
              <w:rFonts w:ascii="Cambria Math" w:hAnsi="Cambria Math" w:cs="Times New Roman"/>
              <w:sz w:val="28"/>
              <w:szCs w:val="24"/>
            </w:rPr>
            <m:t>d</m:t>
          </m:r>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i</m:t>
                  </m:r>
                </m:sub>
              </m:sSub>
            </m:e>
          </m:acc>
        </m:oMath>
      </m:oMathPara>
    </w:p>
    <w:p w14:paraId="19DB8B33" w14:textId="3B8A07C5" w:rsidR="00BD77C3" w:rsidRDefault="009F3875" w:rsidP="00D61AD0">
      <w:pPr>
        <w:spacing w:after="0" w:line="360" w:lineRule="auto"/>
        <w:contextualSpacing/>
        <w:rPr>
          <w:rFonts w:ascii="Times New Roman" w:hAnsi="Times New Roman" w:cs="Times New Roman"/>
          <w:sz w:val="28"/>
          <w:szCs w:val="24"/>
        </w:rPr>
      </w:pPr>
      <w:r>
        <w:rPr>
          <w:rFonts w:ascii="Times New Roman" w:hAnsi="Times New Roman" w:cs="Times New Roman"/>
          <w:sz w:val="28"/>
          <w:szCs w:val="24"/>
        </w:rPr>
        <w:t xml:space="preserve">Поверхность </w:t>
      </w:r>
      <w:r w:rsidR="00ED1A72">
        <w:rPr>
          <w:rFonts w:ascii="Times New Roman" w:hAnsi="Times New Roman" w:cs="Times New Roman"/>
          <w:sz w:val="28"/>
          <w:szCs w:val="24"/>
          <w:lang w:val="en-US"/>
        </w:rPr>
        <w:t>S</w:t>
      </w:r>
      <w:r w:rsidR="00ED1A72">
        <w:rPr>
          <w:rFonts w:ascii="Times New Roman" w:hAnsi="Times New Roman" w:cs="Times New Roman"/>
          <w:sz w:val="28"/>
          <w:szCs w:val="24"/>
        </w:rPr>
        <w:t xml:space="preserve"> </w:t>
      </w:r>
      <w:r>
        <w:rPr>
          <w:rFonts w:ascii="Times New Roman" w:hAnsi="Times New Roman" w:cs="Times New Roman"/>
          <w:sz w:val="28"/>
          <w:szCs w:val="24"/>
        </w:rPr>
        <w:t>телесного угла принимается бесконечно малой</w:t>
      </w:r>
      <w:r w:rsidR="0047574C">
        <w:rPr>
          <w:rFonts w:ascii="Times New Roman" w:hAnsi="Times New Roman" w:cs="Times New Roman"/>
          <w:sz w:val="28"/>
          <w:szCs w:val="24"/>
        </w:rPr>
        <w:t xml:space="preserve"> и фактически</w:t>
      </w:r>
      <w:r w:rsidR="00ED1A72">
        <w:rPr>
          <w:rFonts w:ascii="Times New Roman" w:hAnsi="Times New Roman" w:cs="Times New Roman"/>
          <w:sz w:val="28"/>
          <w:szCs w:val="24"/>
        </w:rPr>
        <w:t xml:space="preserve"> он</w:t>
      </w:r>
      <w:r w:rsidR="0047574C">
        <w:rPr>
          <w:rFonts w:ascii="Times New Roman" w:hAnsi="Times New Roman" w:cs="Times New Roman"/>
          <w:sz w:val="28"/>
          <w:szCs w:val="24"/>
        </w:rPr>
        <w:t xml:space="preserve"> становится вектором направления</w:t>
      </w:r>
      <w:r w:rsidR="00ED1A72">
        <w:rPr>
          <w:rFonts w:ascii="Times New Roman" w:hAnsi="Times New Roman" w:cs="Times New Roman"/>
          <w:sz w:val="28"/>
          <w:szCs w:val="24"/>
        </w:rPr>
        <w:t xml:space="preserve"> </w:t>
      </w:r>
      <m:oMath>
        <m:r>
          <w:rPr>
            <w:rFonts w:ascii="Cambria Math" w:hAnsi="Cambria Math" w:cs="Times New Roman"/>
            <w:sz w:val="28"/>
            <w:szCs w:val="24"/>
            <w:rPrChange w:id="655" w:author="Борис Гогинян" w:date="2020-05-09T19:15:00Z">
              <w:rPr>
                <w:rFonts w:ascii="Cambria Math" w:hAnsi="Cambria Math" w:cs="Times New Roman"/>
                <w:sz w:val="28"/>
                <w:szCs w:val="24"/>
                <w:lang w:val="en-US"/>
              </w:rPr>
            </w:rPrChange>
          </w:rPr>
          <m:t xml:space="preserve"> </m:t>
        </m:r>
        <m:acc>
          <m:accPr>
            <m:chr m:val="⃗"/>
            <m:ctrlPr>
              <w:rPr>
                <w:rFonts w:ascii="Cambria Math" w:hAnsi="Cambria Math" w:cs="Times New Roman"/>
                <w:i/>
                <w:sz w:val="28"/>
                <w:szCs w:val="24"/>
              </w:rPr>
            </m:ctrlPr>
          </m:accPr>
          <m:e>
            <m:r>
              <m:rPr>
                <m:sty m:val="p"/>
              </m:rPr>
              <w:rPr>
                <w:rFonts w:ascii="Cambria Math" w:hAnsi="Cambria Math" w:cs="Times New Roman"/>
                <w:sz w:val="28"/>
                <w:szCs w:val="24"/>
              </w:rPr>
              <m:t>ω</m:t>
            </m:r>
          </m:e>
        </m:acc>
      </m:oMath>
      <w:r>
        <w:rPr>
          <w:rFonts w:ascii="Times New Roman" w:hAnsi="Times New Roman" w:cs="Times New Roman"/>
          <w:sz w:val="28"/>
          <w:szCs w:val="24"/>
        </w:rPr>
        <w:t xml:space="preserve">, а поверхность </w:t>
      </w:r>
      <w:r>
        <w:rPr>
          <w:rFonts w:ascii="Times New Roman" w:hAnsi="Times New Roman" w:cs="Times New Roman"/>
          <w:sz w:val="28"/>
          <w:szCs w:val="24"/>
          <w:lang w:val="en-US"/>
        </w:rPr>
        <w:t>A</w:t>
      </w:r>
      <w:r>
        <w:rPr>
          <w:rFonts w:ascii="Times New Roman" w:hAnsi="Times New Roman" w:cs="Times New Roman"/>
          <w:sz w:val="28"/>
          <w:szCs w:val="24"/>
        </w:rPr>
        <w:t xml:space="preserve"> –  точкой </w:t>
      </w:r>
      <m:oMath>
        <m:r>
          <w:rPr>
            <w:rFonts w:ascii="Cambria Math" w:hAnsi="Cambria Math" w:cs="Times New Roman"/>
            <w:sz w:val="28"/>
            <w:szCs w:val="24"/>
          </w:rPr>
          <m:t>x</m:t>
        </m:r>
      </m:oMath>
      <w:r w:rsidR="0047574C">
        <w:rPr>
          <w:rFonts w:ascii="Times New Roman" w:hAnsi="Times New Roman" w:cs="Times New Roman"/>
          <w:sz w:val="28"/>
          <w:szCs w:val="24"/>
        </w:rPr>
        <w:t>.</w:t>
      </w:r>
    </w:p>
    <w:p w14:paraId="129071A2" w14:textId="21C2DE1E" w:rsidR="00ED1A72" w:rsidRDefault="00ED1A72" w:rsidP="00A7032F">
      <w:pPr>
        <w:spacing w:after="0" w:line="360" w:lineRule="auto"/>
        <w:contextualSpacing/>
        <w:rPr>
          <w:ins w:id="656" w:author="Борис Гогинян" w:date="2020-05-09T19:38:00Z"/>
          <w:rFonts w:ascii="Times New Roman" w:hAnsi="Times New Roman" w:cs="Times New Roman"/>
          <w:sz w:val="28"/>
          <w:szCs w:val="24"/>
        </w:rPr>
      </w:pPr>
      <w:r>
        <w:rPr>
          <w:rFonts w:ascii="Times New Roman" w:hAnsi="Times New Roman" w:cs="Times New Roman"/>
          <w:sz w:val="28"/>
          <w:szCs w:val="24"/>
        </w:rPr>
        <w:t>В интеграле</w:t>
      </w:r>
      <w:ins w:id="657" w:author="Борис Гогинян" w:date="2020-05-09T19:32:00Z">
        <w:r w:rsidR="00A7032F">
          <w:rPr>
            <w:rFonts w:ascii="Times New Roman" w:hAnsi="Times New Roman" w:cs="Times New Roman"/>
            <w:sz w:val="28"/>
            <w:szCs w:val="24"/>
          </w:rPr>
          <w:t>:</w:t>
        </w:r>
      </w:ins>
      <w:r>
        <w:rPr>
          <w:rFonts w:ascii="Times New Roman" w:hAnsi="Times New Roman" w:cs="Times New Roman"/>
          <w:sz w:val="28"/>
          <w:szCs w:val="24"/>
        </w:rPr>
        <w:t xml:space="preserve"> </w:t>
      </w:r>
    </w:p>
    <w:p w14:paraId="4BCFDE71" w14:textId="23487D6B" w:rsidR="00A7032F" w:rsidRDefault="006145D6" w:rsidP="00A7032F">
      <w:pPr>
        <w:spacing w:after="0" w:line="360" w:lineRule="auto"/>
        <w:contextualSpacing/>
        <w:rPr>
          <w:rFonts w:ascii="Times New Roman" w:hAnsi="Times New Roman" w:cs="Times New Roman"/>
          <w:sz w:val="28"/>
          <w:szCs w:val="24"/>
        </w:rPr>
      </w:pPr>
      <m:oMath>
        <m:nary>
          <m:naryPr>
            <m:limLoc m:val="undOvr"/>
            <m:ctrlPr>
              <w:ins w:id="658" w:author="Борис Гогинян" w:date="2020-05-09T19:38:00Z">
                <w:rPr>
                  <w:rFonts w:ascii="Cambria Math" w:hAnsi="Cambria Math" w:cs="Times New Roman"/>
                  <w:i/>
                  <w:sz w:val="28"/>
                  <w:szCs w:val="24"/>
                </w:rPr>
              </w:ins>
            </m:ctrlPr>
          </m:naryPr>
          <m:sub>
            <m:r>
              <w:ins w:id="659" w:author="Борис Гогинян" w:date="2020-05-09T19:38:00Z">
                <w:rPr>
                  <w:rFonts w:ascii="Cambria Math" w:hAnsi="Cambria Math" w:cs="Times New Roman"/>
                  <w:sz w:val="28"/>
                  <w:szCs w:val="24"/>
                </w:rPr>
                <m:t>Ω</m:t>
              </w:ins>
            </m:r>
          </m:sub>
          <m:sup>
            <m:r>
              <w:rPr>
                <w:rFonts w:ascii="Cambria Math" w:hAnsi="Cambria Math" w:cs="Times New Roman"/>
                <w:sz w:val="28"/>
                <w:szCs w:val="24"/>
              </w:rPr>
              <m:t xml:space="preserve"> </m:t>
            </m:r>
          </m:sup>
          <m:e>
            <m:d>
              <m:dPr>
                <m:ctrlPr>
                  <w:ins w:id="660" w:author="Борис Гогинян" w:date="2020-05-09T19:38:00Z">
                    <w:rPr>
                      <w:rFonts w:ascii="Cambria Math" w:hAnsi="Cambria Math" w:cs="Times New Roman"/>
                      <w:i/>
                      <w:sz w:val="28"/>
                      <w:szCs w:val="24"/>
                    </w:rPr>
                  </w:ins>
                </m:ctrlPr>
              </m:dPr>
              <m:e>
                <m:r>
                  <w:ins w:id="661" w:author="Борис Гогинян" w:date="2020-05-09T19:38:00Z">
                    <w:rPr>
                      <w:rFonts w:ascii="Cambria Math" w:hAnsi="Cambria Math" w:cs="Times New Roman"/>
                      <w:sz w:val="28"/>
                      <w:szCs w:val="24"/>
                    </w:rPr>
                    <m:t>…</m:t>
                  </w:ins>
                </m:r>
              </m:e>
            </m:d>
            <m:r>
              <w:ins w:id="662" w:author="Борис Гогинян" w:date="2020-05-09T19:38:00Z">
                <w:rPr>
                  <w:rFonts w:ascii="Cambria Math" w:hAnsi="Cambria Math" w:cs="Times New Roman"/>
                  <w:sz w:val="28"/>
                  <w:szCs w:val="24"/>
                </w:rPr>
                <m:t>d</m:t>
              </w:ins>
            </m:r>
            <m:acc>
              <m:accPr>
                <m:chr m:val="⃗"/>
                <m:ctrlPr>
                  <w:ins w:id="663" w:author="Борис Гогинян" w:date="2020-05-09T19:38:00Z">
                    <w:rPr>
                      <w:rFonts w:ascii="Cambria Math" w:hAnsi="Cambria Math" w:cs="Times New Roman"/>
                      <w:i/>
                      <w:sz w:val="28"/>
                      <w:szCs w:val="24"/>
                    </w:rPr>
                  </w:ins>
                </m:ctrlPr>
              </m:accPr>
              <m:e>
                <m:sSub>
                  <m:sSubPr>
                    <m:ctrlPr>
                      <w:ins w:id="664" w:author="Борис Гогинян" w:date="2020-05-09T19:38:00Z">
                        <w:rPr>
                          <w:rFonts w:ascii="Cambria Math" w:hAnsi="Cambria Math" w:cs="Times New Roman"/>
                          <w:sz w:val="28"/>
                          <w:szCs w:val="24"/>
                        </w:rPr>
                      </w:ins>
                    </m:ctrlPr>
                  </m:sSubPr>
                  <m:e>
                    <m:r>
                      <w:ins w:id="665" w:author="Борис Гогинян" w:date="2020-05-09T19:38:00Z">
                        <m:rPr>
                          <m:sty m:val="p"/>
                        </m:rPr>
                        <w:rPr>
                          <w:rFonts w:ascii="Cambria Math" w:hAnsi="Cambria Math" w:cs="Times New Roman"/>
                          <w:sz w:val="28"/>
                          <w:szCs w:val="24"/>
                        </w:rPr>
                        <m:t>ω</m:t>
                      </w:ins>
                    </m:r>
                  </m:e>
                  <m:sub>
                    <m:r>
                      <w:ins w:id="666" w:author="Борис Гогинян" w:date="2020-05-09T19:38:00Z">
                        <w:rPr>
                          <w:rFonts w:ascii="Cambria Math" w:hAnsi="Cambria Math" w:cs="Times New Roman"/>
                          <w:sz w:val="28"/>
                          <w:szCs w:val="24"/>
                        </w:rPr>
                        <m:t>i</m:t>
                      </w:ins>
                    </m:r>
                  </m:sub>
                </m:sSub>
              </m:e>
            </m:acc>
          </m:e>
        </m:nary>
      </m:oMath>
      <w:ins w:id="667" w:author="Борис Гогинян" w:date="2020-05-09T19:38:00Z">
        <w:r w:rsidR="00A7032F" w:rsidRPr="00971EEC">
          <w:rPr>
            <w:rFonts w:ascii="Times New Roman" w:hAnsi="Times New Roman" w:cs="Times New Roman"/>
            <w:sz w:val="28"/>
            <w:szCs w:val="24"/>
          </w:rPr>
          <w:t xml:space="preserve"> –</w:t>
        </w:r>
        <w:r w:rsidR="00A7032F">
          <w:rPr>
            <w:rFonts w:ascii="Times New Roman" w:hAnsi="Times New Roman" w:cs="Times New Roman"/>
            <w:sz w:val="28"/>
            <w:szCs w:val="24"/>
          </w:rPr>
          <w:t xml:space="preserve"> интеграл по полусфере</w:t>
        </w:r>
      </w:ins>
      <w:ins w:id="668" w:author="Борис Гогинян" w:date="2020-05-10T11:35:00Z">
        <w:r w:rsidR="000C5858">
          <w:rPr>
            <w:rFonts w:ascii="Times New Roman" w:hAnsi="Times New Roman" w:cs="Times New Roman"/>
            <w:sz w:val="28"/>
            <w:szCs w:val="24"/>
          </w:rPr>
          <w:t xml:space="preserve"> </w:t>
        </w:r>
      </w:ins>
      <m:oMath>
        <m:r>
          <w:ins w:id="669" w:author="Борис Гогинян" w:date="2020-05-10T11:36:00Z">
            <w:rPr>
              <w:rFonts w:ascii="Cambria Math" w:hAnsi="Cambria Math" w:cs="Times New Roman"/>
              <w:sz w:val="28"/>
              <w:szCs w:val="24"/>
            </w:rPr>
            <m:t>Ω</m:t>
          </w:ins>
        </m:r>
      </m:oMath>
      <w:ins w:id="670" w:author="Борис Гогинян" w:date="2020-05-09T19:38:00Z">
        <w:r w:rsidR="00A7032F">
          <w:rPr>
            <w:rFonts w:ascii="Times New Roman" w:hAnsi="Times New Roman" w:cs="Times New Roman"/>
            <w:sz w:val="28"/>
            <w:szCs w:val="24"/>
          </w:rPr>
          <w:t xml:space="preserve">, необходимый для учета всех входящих векторов </w:t>
        </w:r>
        <m:oMath>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i</m:t>
                  </m:r>
                </m:sub>
              </m:sSub>
            </m:e>
          </m:acc>
        </m:oMath>
        <w:r w:rsidR="00A7032F">
          <w:rPr>
            <w:rFonts w:ascii="Times New Roman" w:hAnsi="Times New Roman" w:cs="Times New Roman"/>
            <w:sz w:val="28"/>
            <w:szCs w:val="24"/>
          </w:rPr>
          <w:t>,</w:t>
        </w:r>
      </w:ins>
    </w:p>
    <w:p w14:paraId="4660D418" w14:textId="67BFF4DE" w:rsidR="00ED1A72" w:rsidRDefault="006145D6" w:rsidP="00A7032F">
      <w:pPr>
        <w:spacing w:after="0" w:line="360" w:lineRule="auto"/>
        <w:contextualSpacing/>
        <w:rPr>
          <w:rFonts w:ascii="Times New Roman" w:hAnsi="Times New Roman" w:cs="Times New Roman"/>
          <w:sz w:val="28"/>
          <w:szCs w:val="24"/>
        </w:rPr>
      </w:pPr>
      <m:oMath>
        <m:sSub>
          <m:sSubPr>
            <m:ctrlPr>
              <w:rPr>
                <w:rFonts w:ascii="Cambria Math" w:hAnsi="Cambria Math" w:cs="Times New Roman"/>
                <w:i/>
                <w:sz w:val="28"/>
                <w:szCs w:val="24"/>
              </w:rPr>
            </m:ctrlPr>
          </m:sSubPr>
          <m:e>
            <m:r>
              <w:rPr>
                <w:rFonts w:ascii="Cambria Math" w:hAnsi="Cambria Math" w:cs="Times New Roman"/>
                <w:sz w:val="28"/>
                <w:szCs w:val="24"/>
              </w:rPr>
              <m:t>L</m:t>
            </m:r>
          </m:e>
          <m:sub>
            <m:r>
              <w:rPr>
                <w:rFonts w:ascii="Cambria Math" w:hAnsi="Cambria Math" w:cs="Times New Roman"/>
                <w:sz w:val="28"/>
                <w:szCs w:val="24"/>
                <w:lang w:val="en-US"/>
              </w:rPr>
              <m:t>i</m:t>
            </m:r>
          </m:sub>
        </m:sSub>
        <m:d>
          <m:dPr>
            <m:ctrlPr>
              <w:rPr>
                <w:rFonts w:ascii="Cambria Math" w:hAnsi="Cambria Math" w:cs="Times New Roman"/>
                <w:i/>
                <w:sz w:val="28"/>
                <w:szCs w:val="24"/>
              </w:rPr>
            </m:ctrlPr>
          </m:dPr>
          <m:e>
            <m:r>
              <w:rPr>
                <w:rFonts w:ascii="Cambria Math" w:hAnsi="Cambria Math" w:cs="Times New Roman"/>
                <w:sz w:val="28"/>
                <w:szCs w:val="24"/>
              </w:rPr>
              <m:t>x,</m:t>
            </m:r>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i</m:t>
                    </m:r>
                  </m:sub>
                </m:sSub>
              </m:e>
            </m:acc>
            <m:r>
              <w:rPr>
                <w:rFonts w:ascii="Cambria Math" w:hAnsi="Cambria Math" w:cs="Times New Roman"/>
                <w:sz w:val="28"/>
                <w:szCs w:val="24"/>
              </w:rPr>
              <m:t xml:space="preserve"> </m:t>
            </m:r>
          </m:e>
        </m:d>
        <m:r>
          <w:del w:id="671" w:author="Борис Гогинян" w:date="2020-05-09T19:26:00Z">
            <w:rPr>
              <w:rFonts w:ascii="Cambria Math" w:hAnsi="Cambria Math" w:cs="Times New Roman"/>
              <w:sz w:val="28"/>
              <w:szCs w:val="24"/>
            </w:rPr>
            <m:t>-</m:t>
          </w:del>
        </m:r>
        <m:r>
          <w:ins w:id="672" w:author="Борис Гогинян" w:date="2020-05-09T19:26:00Z">
            <w:rPr>
              <w:rFonts w:ascii="Cambria Math" w:hAnsi="Cambria Math" w:cs="Times New Roman"/>
              <w:sz w:val="28"/>
              <w:szCs w:val="24"/>
            </w:rPr>
            <m:t>–</m:t>
          </w:ins>
        </m:r>
        <m:r>
          <w:rPr>
            <w:rFonts w:ascii="Cambria Math" w:hAnsi="Cambria Math" w:cs="Times New Roman"/>
            <w:sz w:val="28"/>
            <w:szCs w:val="24"/>
          </w:rPr>
          <m:t xml:space="preserve"> </m:t>
        </m:r>
      </m:oMath>
      <w:r w:rsidR="00D61AD0">
        <w:rPr>
          <w:rFonts w:ascii="Times New Roman" w:hAnsi="Times New Roman" w:cs="Times New Roman"/>
          <w:sz w:val="28"/>
          <w:szCs w:val="24"/>
        </w:rPr>
        <w:t>э</w:t>
      </w:r>
      <w:ins w:id="673" w:author="Борис Гогинян" w:date="2020-05-09T19:26:00Z">
        <w:r w:rsidR="00D61AD0">
          <w:rPr>
            <w:rFonts w:ascii="Times New Roman" w:hAnsi="Times New Roman" w:cs="Times New Roman"/>
            <w:sz w:val="28"/>
            <w:szCs w:val="24"/>
          </w:rPr>
          <w:t>н</w:t>
        </w:r>
      </w:ins>
      <w:del w:id="674" w:author="Борис Гогинян" w:date="2020-05-09T19:26:00Z">
        <w:r w:rsidR="00ED1A72" w:rsidDel="00D61AD0">
          <w:rPr>
            <w:rFonts w:ascii="Times New Roman" w:hAnsi="Times New Roman" w:cs="Times New Roman"/>
            <w:sz w:val="28"/>
            <w:szCs w:val="24"/>
          </w:rPr>
          <w:delText>нерг</w:delText>
        </w:r>
      </w:del>
      <w:r w:rsidR="00ED1A72">
        <w:rPr>
          <w:rFonts w:ascii="Times New Roman" w:hAnsi="Times New Roman" w:cs="Times New Roman"/>
          <w:sz w:val="28"/>
          <w:szCs w:val="24"/>
        </w:rPr>
        <w:t>. яркость</w:t>
      </w:r>
      <w:r w:rsidR="00D61AD0">
        <w:rPr>
          <w:rFonts w:ascii="Times New Roman" w:hAnsi="Times New Roman" w:cs="Times New Roman"/>
          <w:sz w:val="28"/>
          <w:szCs w:val="24"/>
        </w:rPr>
        <w:t xml:space="preserve"> падающего света</w:t>
      </w:r>
      <w:r w:rsidR="00ED1A72">
        <w:rPr>
          <w:rFonts w:ascii="Times New Roman" w:hAnsi="Times New Roman" w:cs="Times New Roman"/>
          <w:sz w:val="28"/>
          <w:szCs w:val="24"/>
        </w:rPr>
        <w:t xml:space="preserve"> </w:t>
      </w:r>
      <w:r w:rsidR="00D61AD0">
        <w:rPr>
          <w:rFonts w:ascii="Times New Roman" w:hAnsi="Times New Roman" w:cs="Times New Roman"/>
          <w:sz w:val="28"/>
          <w:szCs w:val="24"/>
        </w:rPr>
        <w:t>в точку</w:t>
      </w:r>
      <w:r w:rsidR="00ED1A72">
        <w:rPr>
          <w:rFonts w:ascii="Times New Roman" w:hAnsi="Times New Roman" w:cs="Times New Roman"/>
          <w:sz w:val="28"/>
          <w:szCs w:val="24"/>
        </w:rPr>
        <w:t xml:space="preserve"> </w:t>
      </w:r>
      <m:oMath>
        <m:r>
          <w:rPr>
            <w:rFonts w:ascii="Cambria Math" w:hAnsi="Cambria Math" w:cs="Times New Roman"/>
            <w:sz w:val="28"/>
            <w:szCs w:val="24"/>
          </w:rPr>
          <m:t>x</m:t>
        </m:r>
      </m:oMath>
      <w:r w:rsidR="00ED1A72">
        <w:rPr>
          <w:rFonts w:ascii="Times New Roman" w:hAnsi="Times New Roman" w:cs="Times New Roman"/>
          <w:sz w:val="28"/>
          <w:szCs w:val="24"/>
        </w:rPr>
        <w:t xml:space="preserve">, направленная вдоль вектора </w:t>
      </w:r>
      <m:oMath>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i</m:t>
                </m:r>
              </m:sub>
            </m:sSub>
          </m:e>
        </m:acc>
      </m:oMath>
      <w:r w:rsidR="00D61AD0">
        <w:rPr>
          <w:rFonts w:ascii="Times New Roman" w:hAnsi="Times New Roman" w:cs="Times New Roman"/>
          <w:sz w:val="28"/>
          <w:szCs w:val="24"/>
        </w:rPr>
        <w:t>,</w:t>
      </w:r>
    </w:p>
    <w:p w14:paraId="64BB1600" w14:textId="0E564594" w:rsidR="00D61AD0" w:rsidRDefault="006145D6" w:rsidP="00A7032F">
      <w:pPr>
        <w:spacing w:after="0" w:line="360" w:lineRule="auto"/>
        <w:contextualSpacing/>
        <w:rPr>
          <w:ins w:id="675" w:author="Борис Гогинян" w:date="2020-05-09T19:29:00Z"/>
          <w:rFonts w:ascii="Times New Roman" w:hAnsi="Times New Roman" w:cs="Times New Roman"/>
          <w:sz w:val="28"/>
          <w:szCs w:val="24"/>
        </w:rPr>
      </w:pPr>
      <m:oMath>
        <m:d>
          <m:dPr>
            <m:ctrlPr>
              <w:rPr>
                <w:rFonts w:ascii="Cambria Math" w:hAnsi="Cambria Math" w:cs="Times New Roman"/>
                <w:i/>
                <w:sz w:val="28"/>
                <w:szCs w:val="24"/>
              </w:rPr>
            </m:ctrlPr>
          </m:dPr>
          <m:e>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i</m:t>
                    </m:r>
                  </m:sub>
                </m:sSub>
              </m:e>
            </m:acc>
            <m:r>
              <w:rPr>
                <w:rFonts w:ascii="Cambria Math" w:hAnsi="Cambria Math" w:cs="Times New Roman"/>
                <w:sz w:val="28"/>
                <w:szCs w:val="24"/>
              </w:rPr>
              <m:t xml:space="preserve">, </m:t>
            </m:r>
            <m:acc>
              <m:accPr>
                <m:chr m:val="⃗"/>
                <m:ctrlPr>
                  <w:rPr>
                    <w:rFonts w:ascii="Cambria Math" w:hAnsi="Cambria Math" w:cs="Times New Roman"/>
                    <w:i/>
                    <w:sz w:val="28"/>
                    <w:szCs w:val="24"/>
                  </w:rPr>
                </m:ctrlPr>
              </m:accPr>
              <m:e>
                <m:r>
                  <w:rPr>
                    <w:rFonts w:ascii="Cambria Math" w:hAnsi="Cambria Math" w:cs="Times New Roman"/>
                    <w:sz w:val="28"/>
                    <w:szCs w:val="24"/>
                  </w:rPr>
                  <m:t>n</m:t>
                </m:r>
              </m:e>
            </m:acc>
          </m:e>
        </m:d>
        <m:r>
          <w:rPr>
            <w:rFonts w:ascii="Cambria Math" w:hAnsi="Cambria Math" w:cs="Times New Roman"/>
            <w:sz w:val="28"/>
            <w:szCs w:val="24"/>
          </w:rPr>
          <m:t>-</m:t>
        </m:r>
      </m:oMath>
      <w:ins w:id="676" w:author="Борис Гогинян" w:date="2020-05-09T19:27:00Z">
        <w:r w:rsidR="00D61AD0">
          <w:rPr>
            <w:rFonts w:ascii="Times New Roman" w:hAnsi="Times New Roman" w:cs="Times New Roman"/>
            <w:sz w:val="28"/>
            <w:szCs w:val="24"/>
          </w:rPr>
          <w:t xml:space="preserve"> с</w:t>
        </w:r>
      </w:ins>
      <w:del w:id="677" w:author="Борис Гогинян" w:date="2020-05-09T19:27:00Z">
        <w:r w:rsidR="00D61AD0" w:rsidDel="00D61AD0">
          <w:rPr>
            <w:rFonts w:ascii="Times New Roman" w:hAnsi="Times New Roman" w:cs="Times New Roman"/>
            <w:sz w:val="28"/>
            <w:szCs w:val="24"/>
          </w:rPr>
          <w:delText>с</w:delText>
        </w:r>
      </w:del>
      <w:ins w:id="678" w:author="Борис Гогинян" w:date="2020-05-09T19:27:00Z">
        <w:r w:rsidR="00D61AD0">
          <w:rPr>
            <w:rFonts w:ascii="Times New Roman" w:hAnsi="Times New Roman" w:cs="Times New Roman"/>
            <w:sz w:val="28"/>
            <w:szCs w:val="24"/>
          </w:rPr>
          <w:t>к</w:t>
        </w:r>
      </w:ins>
      <w:del w:id="679" w:author="Борис Гогинян" w:date="2020-05-09T19:27:00Z">
        <w:r w:rsidR="00D61AD0" w:rsidDel="00D61AD0">
          <w:rPr>
            <w:rFonts w:ascii="Times New Roman" w:hAnsi="Times New Roman" w:cs="Times New Roman"/>
            <w:sz w:val="28"/>
            <w:szCs w:val="24"/>
          </w:rPr>
          <w:delText>к</w:delText>
        </w:r>
      </w:del>
      <w:ins w:id="680" w:author="Борис Гогинян" w:date="2020-05-09T19:27:00Z">
        <w:r w:rsidR="00D61AD0">
          <w:rPr>
            <w:rFonts w:ascii="Times New Roman" w:hAnsi="Times New Roman" w:cs="Times New Roman"/>
            <w:sz w:val="28"/>
            <w:szCs w:val="24"/>
          </w:rPr>
          <w:t>а</w:t>
        </w:r>
      </w:ins>
      <w:del w:id="681" w:author="Борис Гогинян" w:date="2020-05-09T19:27:00Z">
        <w:r w:rsidR="00D61AD0" w:rsidDel="00D61AD0">
          <w:rPr>
            <w:rFonts w:ascii="Times New Roman" w:hAnsi="Times New Roman" w:cs="Times New Roman"/>
            <w:sz w:val="28"/>
            <w:szCs w:val="24"/>
          </w:rPr>
          <w:delText>а</w:delText>
        </w:r>
      </w:del>
      <w:ins w:id="682" w:author="Борис Гогинян" w:date="2020-05-09T19:27:00Z">
        <w:r w:rsidR="00D61AD0">
          <w:rPr>
            <w:rFonts w:ascii="Times New Roman" w:hAnsi="Times New Roman" w:cs="Times New Roman"/>
            <w:sz w:val="28"/>
            <w:szCs w:val="24"/>
          </w:rPr>
          <w:t>л</w:t>
        </w:r>
      </w:ins>
      <w:r w:rsidR="00D61AD0">
        <w:rPr>
          <w:rFonts w:ascii="Times New Roman" w:hAnsi="Times New Roman" w:cs="Times New Roman"/>
          <w:sz w:val="28"/>
          <w:szCs w:val="24"/>
        </w:rPr>
        <w:t>ярное произведение векторов, которое обозначает угол между входящим</w:t>
      </w:r>
      <w:ins w:id="683" w:author="Борис Гогинян" w:date="2020-05-09T19:39:00Z">
        <w:r w:rsidR="00A7032F">
          <w:rPr>
            <w:rFonts w:ascii="Times New Roman" w:hAnsi="Times New Roman" w:cs="Times New Roman"/>
            <w:sz w:val="28"/>
            <w:szCs w:val="24"/>
          </w:rPr>
          <w:t xml:space="preserve"> (падающим)</w:t>
        </w:r>
      </w:ins>
      <w:r w:rsidR="00D61AD0">
        <w:rPr>
          <w:rFonts w:ascii="Times New Roman" w:hAnsi="Times New Roman" w:cs="Times New Roman"/>
          <w:sz w:val="28"/>
          <w:szCs w:val="24"/>
        </w:rPr>
        <w:t xml:space="preserve"> вектором </w:t>
      </w:r>
      <m:oMath>
        <m:acc>
          <m:accPr>
            <m:chr m:val="⃗"/>
            <m:ctrlPr>
              <w:rPr>
                <w:rFonts w:ascii="Cambria Math" w:hAnsi="Cambria Math" w:cs="Times New Roman"/>
                <w:i/>
                <w:sz w:val="28"/>
                <w:szCs w:val="24"/>
              </w:rPr>
            </m:ctrlPr>
          </m:accPr>
          <m:e>
            <m:sSub>
              <m:sSubPr>
                <m:ctrlPr>
                  <w:rPr>
                    <w:rFonts w:ascii="Cambria Math" w:hAnsi="Cambria Math" w:cs="Times New Roman"/>
                    <w:sz w:val="28"/>
                    <w:szCs w:val="24"/>
                  </w:rPr>
                </m:ctrlPr>
              </m:sSubPr>
              <m:e>
                <m:r>
                  <m:rPr>
                    <m:sty m:val="p"/>
                  </m:rPr>
                  <w:rPr>
                    <w:rFonts w:ascii="Cambria Math" w:hAnsi="Cambria Math" w:cs="Times New Roman"/>
                    <w:sz w:val="28"/>
                    <w:szCs w:val="24"/>
                  </w:rPr>
                  <m:t>ω</m:t>
                </m:r>
              </m:e>
              <m:sub>
                <m:r>
                  <w:rPr>
                    <w:rFonts w:ascii="Cambria Math" w:hAnsi="Cambria Math" w:cs="Times New Roman"/>
                    <w:sz w:val="28"/>
                    <w:szCs w:val="24"/>
                  </w:rPr>
                  <m:t>i</m:t>
                </m:r>
              </m:sub>
            </m:sSub>
          </m:e>
        </m:acc>
        <m:r>
          <w:rPr>
            <w:rFonts w:ascii="Cambria Math" w:hAnsi="Cambria Math" w:cs="Times New Roman"/>
            <w:sz w:val="28"/>
            <w:szCs w:val="24"/>
          </w:rPr>
          <m:t xml:space="preserve"> </m:t>
        </m:r>
      </m:oMath>
      <w:r w:rsidR="00D61AD0">
        <w:rPr>
          <w:rFonts w:ascii="Times New Roman" w:hAnsi="Times New Roman" w:cs="Times New Roman"/>
          <w:sz w:val="28"/>
          <w:szCs w:val="24"/>
        </w:rPr>
        <w:t xml:space="preserve">и вектором нормали к поверхности </w:t>
      </w:r>
      <m:oMath>
        <m:r>
          <w:rPr>
            <w:rFonts w:ascii="Cambria Math" w:hAnsi="Cambria Math" w:cs="Times New Roman"/>
            <w:sz w:val="28"/>
            <w:szCs w:val="24"/>
          </w:rPr>
          <m:t xml:space="preserve"> </m:t>
        </m:r>
        <m:acc>
          <m:accPr>
            <m:chr m:val="⃗"/>
            <m:ctrlPr>
              <w:rPr>
                <w:rFonts w:ascii="Cambria Math" w:hAnsi="Cambria Math" w:cs="Times New Roman"/>
                <w:i/>
                <w:sz w:val="28"/>
                <w:szCs w:val="24"/>
              </w:rPr>
            </m:ctrlPr>
          </m:accPr>
          <m:e>
            <m:r>
              <w:rPr>
                <w:rFonts w:ascii="Cambria Math" w:hAnsi="Cambria Math" w:cs="Times New Roman"/>
                <w:sz w:val="28"/>
                <w:szCs w:val="24"/>
              </w:rPr>
              <m:t>n</m:t>
            </m:r>
          </m:e>
        </m:acc>
      </m:oMath>
      <w:ins w:id="684" w:author="Борис Гогинян" w:date="2020-05-09T19:38:00Z">
        <w:r w:rsidR="00A7032F">
          <w:rPr>
            <w:rFonts w:ascii="Times New Roman" w:hAnsi="Times New Roman" w:cs="Times New Roman"/>
            <w:sz w:val="28"/>
            <w:szCs w:val="24"/>
          </w:rPr>
          <w:t>,</w:t>
        </w:r>
      </w:ins>
    </w:p>
    <w:p w14:paraId="39C00316" w14:textId="7F281E2A" w:rsidR="00A7032F" w:rsidRDefault="006145D6">
      <w:pPr>
        <w:spacing w:after="0" w:line="360" w:lineRule="auto"/>
        <w:contextualSpacing/>
        <w:rPr>
          <w:ins w:id="685" w:author="Борис Гогинян" w:date="2020-05-09T20:04:00Z"/>
          <w:rFonts w:ascii="Times New Roman" w:hAnsi="Times New Roman" w:cs="Times New Roman"/>
          <w:sz w:val="28"/>
          <w:szCs w:val="24"/>
        </w:rPr>
        <w:pPrChange w:id="686" w:author="Борис Гогинян" w:date="2020-05-09T19:32:00Z">
          <w:pPr>
            <w:spacing w:after="0" w:line="360" w:lineRule="auto"/>
            <w:ind w:firstLine="567"/>
            <w:contextualSpacing/>
            <w:jc w:val="both"/>
          </w:pPr>
        </w:pPrChange>
      </w:pPr>
      <m:oMath>
        <m:sSub>
          <m:sSubPr>
            <m:ctrlPr>
              <w:ins w:id="687" w:author="Борис Гогинян" w:date="2020-05-09T19:59:00Z">
                <w:rPr>
                  <w:rFonts w:ascii="Cambria Math" w:hAnsi="Cambria Math" w:cs="Times New Roman"/>
                  <w:i/>
                  <w:sz w:val="28"/>
                  <w:szCs w:val="24"/>
                  <w:lang w:val="en-US"/>
                </w:rPr>
              </w:ins>
            </m:ctrlPr>
          </m:sSubPr>
          <m:e>
            <m:r>
              <w:ins w:id="688" w:author="Борис Гогинян" w:date="2020-05-09T19:59:00Z">
                <w:rPr>
                  <w:rFonts w:ascii="Cambria Math" w:hAnsi="Cambria Math" w:cs="Times New Roman"/>
                  <w:sz w:val="28"/>
                  <w:szCs w:val="24"/>
                  <w:lang w:val="en-US"/>
                </w:rPr>
                <m:t>f</m:t>
              </w:ins>
            </m:r>
          </m:e>
          <m:sub>
            <m:r>
              <w:ins w:id="689" w:author="Борис Гогинян" w:date="2020-05-09T19:59:00Z">
                <w:rPr>
                  <w:rFonts w:ascii="Cambria Math" w:hAnsi="Cambria Math" w:cs="Times New Roman"/>
                  <w:sz w:val="28"/>
                  <w:szCs w:val="24"/>
                  <w:lang w:val="en-US"/>
                </w:rPr>
                <m:t>r</m:t>
              </w:ins>
            </m:r>
          </m:sub>
        </m:sSub>
        <m:d>
          <m:dPr>
            <m:ctrlPr>
              <w:ins w:id="690" w:author="Борис Гогинян" w:date="2020-05-09T19:59:00Z">
                <w:rPr>
                  <w:rFonts w:ascii="Cambria Math" w:hAnsi="Cambria Math" w:cs="Times New Roman"/>
                  <w:i/>
                  <w:sz w:val="28"/>
                  <w:szCs w:val="24"/>
                  <w:lang w:val="en-US"/>
                </w:rPr>
              </w:ins>
            </m:ctrlPr>
          </m:dPr>
          <m:e>
            <m:r>
              <w:ins w:id="691" w:author="Борис Гогинян" w:date="2020-05-09T19:59:00Z">
                <w:rPr>
                  <w:rFonts w:ascii="Cambria Math" w:hAnsi="Cambria Math" w:cs="Times New Roman"/>
                  <w:sz w:val="28"/>
                  <w:szCs w:val="24"/>
                  <w:lang w:val="en-US"/>
                </w:rPr>
                <m:t>x</m:t>
              </w:ins>
            </m:r>
            <m:r>
              <w:ins w:id="692" w:author="Борис Гогинян" w:date="2020-05-09T19:59:00Z">
                <w:rPr>
                  <w:rFonts w:ascii="Cambria Math" w:hAnsi="Cambria Math" w:cs="Times New Roman"/>
                  <w:sz w:val="28"/>
                  <w:szCs w:val="24"/>
                  <w:rPrChange w:id="693" w:author="Борис Гогинян" w:date="2020-05-09T20:00:00Z">
                    <w:rPr>
                      <w:rFonts w:ascii="Cambria Math" w:hAnsi="Cambria Math" w:cs="Times New Roman"/>
                      <w:sz w:val="28"/>
                      <w:szCs w:val="24"/>
                      <w:lang w:val="en-US"/>
                    </w:rPr>
                  </w:rPrChange>
                </w:rPr>
                <m:t xml:space="preserve">, </m:t>
              </w:ins>
            </m:r>
            <m:acc>
              <m:accPr>
                <m:chr m:val="⃗"/>
                <m:ctrlPr>
                  <w:ins w:id="694" w:author="Борис Гогинян" w:date="2020-05-09T19:59:00Z">
                    <w:rPr>
                      <w:rFonts w:ascii="Cambria Math" w:hAnsi="Cambria Math" w:cs="Times New Roman"/>
                      <w:i/>
                      <w:sz w:val="28"/>
                      <w:szCs w:val="24"/>
                    </w:rPr>
                  </w:ins>
                </m:ctrlPr>
              </m:accPr>
              <m:e>
                <m:sSub>
                  <m:sSubPr>
                    <m:ctrlPr>
                      <w:ins w:id="695" w:author="Борис Гогинян" w:date="2020-05-09T19:59:00Z">
                        <w:rPr>
                          <w:rFonts w:ascii="Cambria Math" w:hAnsi="Cambria Math" w:cs="Times New Roman"/>
                          <w:sz w:val="28"/>
                          <w:szCs w:val="24"/>
                        </w:rPr>
                      </w:ins>
                    </m:ctrlPr>
                  </m:sSubPr>
                  <m:e>
                    <m:r>
                      <w:ins w:id="696" w:author="Борис Гогинян" w:date="2020-05-09T19:59:00Z">
                        <m:rPr>
                          <m:sty m:val="p"/>
                        </m:rPr>
                        <w:rPr>
                          <w:rFonts w:ascii="Cambria Math" w:hAnsi="Cambria Math" w:cs="Times New Roman"/>
                          <w:sz w:val="28"/>
                          <w:szCs w:val="24"/>
                        </w:rPr>
                        <m:t>ω</m:t>
                      </w:ins>
                    </m:r>
                  </m:e>
                  <m:sub>
                    <m:r>
                      <w:ins w:id="697" w:author="Борис Гогинян" w:date="2020-05-09T19:59:00Z">
                        <w:rPr>
                          <w:rFonts w:ascii="Cambria Math" w:hAnsi="Cambria Math" w:cs="Times New Roman"/>
                          <w:sz w:val="28"/>
                          <w:szCs w:val="24"/>
                        </w:rPr>
                        <m:t>0</m:t>
                      </w:ins>
                    </m:r>
                  </m:sub>
                </m:sSub>
              </m:e>
            </m:acc>
            <m:r>
              <w:ins w:id="698" w:author="Борис Гогинян" w:date="2020-05-09T19:59:00Z">
                <w:rPr>
                  <w:rFonts w:ascii="Cambria Math" w:hAnsi="Cambria Math" w:cs="Times New Roman"/>
                  <w:sz w:val="28"/>
                  <w:szCs w:val="24"/>
                  <w:rPrChange w:id="699" w:author="Борис Гогинян" w:date="2020-05-09T20:00:00Z">
                    <w:rPr>
                      <w:rFonts w:ascii="Cambria Math" w:hAnsi="Cambria Math" w:cs="Times New Roman"/>
                      <w:sz w:val="28"/>
                      <w:szCs w:val="24"/>
                      <w:lang w:val="en-US"/>
                    </w:rPr>
                  </w:rPrChange>
                </w:rPr>
                <m:t xml:space="preserve"> , </m:t>
              </w:ins>
            </m:r>
            <m:acc>
              <m:accPr>
                <m:chr m:val="⃗"/>
                <m:ctrlPr>
                  <w:ins w:id="700" w:author="Борис Гогинян" w:date="2020-05-09T19:59:00Z">
                    <w:rPr>
                      <w:rFonts w:ascii="Cambria Math" w:hAnsi="Cambria Math" w:cs="Times New Roman"/>
                      <w:i/>
                      <w:sz w:val="28"/>
                      <w:szCs w:val="24"/>
                    </w:rPr>
                  </w:ins>
                </m:ctrlPr>
              </m:accPr>
              <m:e>
                <m:sSub>
                  <m:sSubPr>
                    <m:ctrlPr>
                      <w:ins w:id="701" w:author="Борис Гогинян" w:date="2020-05-09T19:59:00Z">
                        <w:rPr>
                          <w:rFonts w:ascii="Cambria Math" w:hAnsi="Cambria Math" w:cs="Times New Roman"/>
                          <w:sz w:val="28"/>
                          <w:szCs w:val="24"/>
                        </w:rPr>
                      </w:ins>
                    </m:ctrlPr>
                  </m:sSubPr>
                  <m:e>
                    <m:r>
                      <w:ins w:id="702" w:author="Борис Гогинян" w:date="2020-05-09T19:59:00Z">
                        <m:rPr>
                          <m:sty m:val="p"/>
                        </m:rPr>
                        <w:rPr>
                          <w:rFonts w:ascii="Cambria Math" w:hAnsi="Cambria Math" w:cs="Times New Roman"/>
                          <w:sz w:val="28"/>
                          <w:szCs w:val="24"/>
                        </w:rPr>
                        <m:t>ω</m:t>
                      </w:ins>
                    </m:r>
                  </m:e>
                  <m:sub>
                    <m:r>
                      <w:ins w:id="703" w:author="Борис Гогинян" w:date="2020-05-09T19:59:00Z">
                        <w:rPr>
                          <w:rFonts w:ascii="Cambria Math" w:hAnsi="Cambria Math" w:cs="Times New Roman"/>
                          <w:sz w:val="28"/>
                          <w:szCs w:val="24"/>
                        </w:rPr>
                        <m:t>i</m:t>
                      </w:ins>
                    </m:r>
                  </m:sub>
                </m:sSub>
              </m:e>
            </m:acc>
          </m:e>
        </m:d>
        <m:r>
          <w:ins w:id="704" w:author="Борис Гогинян" w:date="2020-05-09T19:30:00Z">
            <w:rPr>
              <w:rFonts w:ascii="Cambria Math" w:hAnsi="Cambria Math" w:cs="Times New Roman"/>
              <w:sz w:val="28"/>
              <w:szCs w:val="24"/>
              <w:rPrChange w:id="705" w:author="Борис Гогинян" w:date="2020-05-09T19:32:00Z">
                <w:rPr>
                  <w:rFonts w:ascii="Cambria Math" w:hAnsi="Cambria Math" w:cs="Times New Roman"/>
                  <w:sz w:val="28"/>
                  <w:szCs w:val="24"/>
                  <w:lang w:val="en-US"/>
                </w:rPr>
              </w:rPrChange>
            </w:rPr>
            <m:t>-</m:t>
          </w:ins>
        </m:r>
      </m:oMath>
      <w:ins w:id="706" w:author="Борис Гогинян" w:date="2020-05-09T19:30:00Z">
        <w:r w:rsidR="00A7032F" w:rsidRPr="00A7032F">
          <w:rPr>
            <w:rFonts w:ascii="Times New Roman" w:hAnsi="Times New Roman" w:cs="Times New Roman"/>
            <w:sz w:val="28"/>
            <w:szCs w:val="24"/>
          </w:rPr>
          <w:t xml:space="preserve"> </w:t>
        </w:r>
      </w:ins>
      <w:ins w:id="707" w:author="Борис Гогинян" w:date="2020-05-09T19:37:00Z">
        <w:r w:rsidR="00A7032F">
          <w:rPr>
            <w:rFonts w:ascii="Times New Roman" w:hAnsi="Times New Roman" w:cs="Times New Roman"/>
            <w:sz w:val="28"/>
            <w:szCs w:val="24"/>
          </w:rPr>
          <w:t>д</w:t>
        </w:r>
      </w:ins>
      <w:ins w:id="708" w:author="Борис Гогинян" w:date="2020-05-09T19:32:00Z">
        <w:r w:rsidR="00A7032F" w:rsidRPr="00A7032F">
          <w:rPr>
            <w:rFonts w:ascii="Times New Roman" w:hAnsi="Times New Roman" w:cs="Times New Roman"/>
            <w:sz w:val="28"/>
            <w:szCs w:val="24"/>
            <w:rPrChange w:id="709" w:author="Борис Гогинян" w:date="2020-05-09T19:32:00Z">
              <w:rPr>
                <w:rFonts w:ascii="Times New Roman" w:hAnsi="Times New Roman" w:cs="Times New Roman"/>
                <w:sz w:val="28"/>
                <w:szCs w:val="24"/>
                <w:lang w:val="en-US"/>
              </w:rPr>
            </w:rPrChange>
          </w:rPr>
          <w:t xml:space="preserve">вулучевая функция отражательной способности </w:t>
        </w:r>
      </w:ins>
      <w:ins w:id="710" w:author="Борис Гогинян" w:date="2020-05-09T19:31:00Z">
        <w:r w:rsidR="00A7032F" w:rsidRPr="00A7032F">
          <w:rPr>
            <w:rFonts w:ascii="Times New Roman" w:hAnsi="Times New Roman" w:cs="Times New Roman"/>
            <w:sz w:val="28"/>
            <w:szCs w:val="24"/>
          </w:rPr>
          <w:t>(</w:t>
        </w:r>
      </w:ins>
      <w:ins w:id="711" w:author="Борис Гогинян" w:date="2020-05-10T11:36:00Z">
        <w:r w:rsidR="000C5858">
          <w:rPr>
            <w:rFonts w:ascii="Times New Roman" w:hAnsi="Times New Roman" w:cs="Times New Roman"/>
            <w:sz w:val="28"/>
            <w:szCs w:val="24"/>
          </w:rPr>
          <w:t>анг</w:t>
        </w:r>
        <w:r w:rsidR="000C5858" w:rsidRPr="00A7032F">
          <w:rPr>
            <w:rFonts w:ascii="Times New Roman" w:hAnsi="Times New Roman" w:cs="Times New Roman"/>
            <w:sz w:val="28"/>
            <w:szCs w:val="24"/>
          </w:rPr>
          <w:t>л.</w:t>
        </w:r>
      </w:ins>
      <w:ins w:id="712" w:author="Борис Гогинян" w:date="2020-05-09T19:31:00Z">
        <w:r w:rsidR="00A7032F" w:rsidRPr="00A7032F">
          <w:rPr>
            <w:rFonts w:ascii="Times New Roman" w:hAnsi="Times New Roman" w:cs="Times New Roman"/>
            <w:sz w:val="28"/>
            <w:szCs w:val="24"/>
          </w:rPr>
          <w:t xml:space="preserve"> </w:t>
        </w:r>
      </w:ins>
      <w:ins w:id="713" w:author="Борис Гогинян" w:date="2020-05-09T19:32:00Z">
        <w:r w:rsidR="00A7032F" w:rsidRPr="00A7032F">
          <w:rPr>
            <w:rFonts w:ascii="Times New Roman" w:hAnsi="Times New Roman" w:cs="Times New Roman"/>
            <w:i/>
            <w:iCs/>
            <w:color w:val="202122"/>
            <w:sz w:val="28"/>
            <w:szCs w:val="21"/>
            <w:shd w:val="clear" w:color="auto" w:fill="FFFFFF"/>
            <w:lang w:val="en-US"/>
            <w:rPrChange w:id="714" w:author="Борис Гогинян" w:date="2020-05-09T19:32:00Z">
              <w:rPr>
                <w:rFonts w:ascii="Arial" w:hAnsi="Arial" w:cs="Arial"/>
                <w:i/>
                <w:iCs/>
                <w:color w:val="202122"/>
                <w:sz w:val="21"/>
                <w:szCs w:val="21"/>
                <w:shd w:val="clear" w:color="auto" w:fill="FFFFFF"/>
              </w:rPr>
            </w:rPrChange>
          </w:rPr>
          <w:t>Bidirectional</w:t>
        </w:r>
        <w:r w:rsidR="00A7032F" w:rsidRPr="00891833">
          <w:rPr>
            <w:rFonts w:ascii="Times New Roman" w:hAnsi="Times New Roman" w:cs="Times New Roman"/>
            <w:i/>
            <w:iCs/>
            <w:color w:val="202122"/>
            <w:sz w:val="28"/>
            <w:szCs w:val="21"/>
            <w:shd w:val="clear" w:color="auto" w:fill="FFFFFF"/>
            <w:rPrChange w:id="715" w:author="Борис Гогинян" w:date="2020-05-09T19:44:00Z">
              <w:rPr>
                <w:rFonts w:ascii="Arial" w:hAnsi="Arial" w:cs="Arial"/>
                <w:i/>
                <w:iCs/>
                <w:color w:val="202122"/>
                <w:sz w:val="21"/>
                <w:szCs w:val="21"/>
                <w:shd w:val="clear" w:color="auto" w:fill="FFFFFF"/>
              </w:rPr>
            </w:rPrChange>
          </w:rPr>
          <w:t xml:space="preserve"> </w:t>
        </w:r>
        <w:r w:rsidR="00A7032F" w:rsidRPr="00A7032F">
          <w:rPr>
            <w:rFonts w:ascii="Times New Roman" w:hAnsi="Times New Roman" w:cs="Times New Roman"/>
            <w:i/>
            <w:iCs/>
            <w:color w:val="202122"/>
            <w:sz w:val="28"/>
            <w:szCs w:val="21"/>
            <w:shd w:val="clear" w:color="auto" w:fill="FFFFFF"/>
            <w:lang w:val="en-US"/>
            <w:rPrChange w:id="716" w:author="Борис Гогинян" w:date="2020-05-09T19:32:00Z">
              <w:rPr>
                <w:rFonts w:ascii="Arial" w:hAnsi="Arial" w:cs="Arial"/>
                <w:i/>
                <w:iCs/>
                <w:color w:val="202122"/>
                <w:sz w:val="21"/>
                <w:szCs w:val="21"/>
                <w:shd w:val="clear" w:color="auto" w:fill="FFFFFF"/>
              </w:rPr>
            </w:rPrChange>
          </w:rPr>
          <w:t>reflectance</w:t>
        </w:r>
        <w:r w:rsidR="00A7032F" w:rsidRPr="00891833">
          <w:rPr>
            <w:rFonts w:ascii="Times New Roman" w:hAnsi="Times New Roman" w:cs="Times New Roman"/>
            <w:i/>
            <w:iCs/>
            <w:color w:val="202122"/>
            <w:sz w:val="28"/>
            <w:szCs w:val="21"/>
            <w:shd w:val="clear" w:color="auto" w:fill="FFFFFF"/>
            <w:rPrChange w:id="717" w:author="Борис Гогинян" w:date="2020-05-09T19:44:00Z">
              <w:rPr>
                <w:rFonts w:ascii="Arial" w:hAnsi="Arial" w:cs="Arial"/>
                <w:i/>
                <w:iCs/>
                <w:color w:val="202122"/>
                <w:sz w:val="21"/>
                <w:szCs w:val="21"/>
                <w:shd w:val="clear" w:color="auto" w:fill="FFFFFF"/>
              </w:rPr>
            </w:rPrChange>
          </w:rPr>
          <w:t xml:space="preserve"> </w:t>
        </w:r>
        <w:r w:rsidR="00A7032F" w:rsidRPr="00A7032F">
          <w:rPr>
            <w:rFonts w:ascii="Times New Roman" w:hAnsi="Times New Roman" w:cs="Times New Roman"/>
            <w:i/>
            <w:iCs/>
            <w:color w:val="202122"/>
            <w:sz w:val="28"/>
            <w:szCs w:val="21"/>
            <w:shd w:val="clear" w:color="auto" w:fill="FFFFFF"/>
            <w:lang w:val="en-US"/>
            <w:rPrChange w:id="718" w:author="Борис Гогинян" w:date="2020-05-09T19:32:00Z">
              <w:rPr>
                <w:rFonts w:ascii="Arial" w:hAnsi="Arial" w:cs="Arial"/>
                <w:i/>
                <w:iCs/>
                <w:color w:val="202122"/>
                <w:sz w:val="21"/>
                <w:szCs w:val="21"/>
                <w:shd w:val="clear" w:color="auto" w:fill="FFFFFF"/>
              </w:rPr>
            </w:rPrChange>
          </w:rPr>
          <w:t>distribution</w:t>
        </w:r>
        <w:r w:rsidR="00A7032F" w:rsidRPr="00891833">
          <w:rPr>
            <w:rFonts w:ascii="Times New Roman" w:hAnsi="Times New Roman" w:cs="Times New Roman"/>
            <w:i/>
            <w:iCs/>
            <w:color w:val="202122"/>
            <w:sz w:val="28"/>
            <w:szCs w:val="21"/>
            <w:shd w:val="clear" w:color="auto" w:fill="FFFFFF"/>
            <w:rPrChange w:id="719" w:author="Борис Гогинян" w:date="2020-05-09T19:44:00Z">
              <w:rPr>
                <w:rFonts w:ascii="Arial" w:hAnsi="Arial" w:cs="Arial"/>
                <w:i/>
                <w:iCs/>
                <w:color w:val="202122"/>
                <w:sz w:val="21"/>
                <w:szCs w:val="21"/>
                <w:shd w:val="clear" w:color="auto" w:fill="FFFFFF"/>
              </w:rPr>
            </w:rPrChange>
          </w:rPr>
          <w:t xml:space="preserve"> </w:t>
        </w:r>
        <w:r w:rsidR="00A7032F" w:rsidRPr="00A7032F">
          <w:rPr>
            <w:rFonts w:ascii="Times New Roman" w:hAnsi="Times New Roman" w:cs="Times New Roman"/>
            <w:i/>
            <w:iCs/>
            <w:color w:val="202122"/>
            <w:sz w:val="28"/>
            <w:szCs w:val="21"/>
            <w:shd w:val="clear" w:color="auto" w:fill="FFFFFF"/>
            <w:lang w:val="en-US"/>
            <w:rPrChange w:id="720" w:author="Борис Гогинян" w:date="2020-05-09T19:32:00Z">
              <w:rPr>
                <w:rFonts w:ascii="Arial" w:hAnsi="Arial" w:cs="Arial"/>
                <w:i/>
                <w:iCs/>
                <w:color w:val="202122"/>
                <w:sz w:val="21"/>
                <w:szCs w:val="21"/>
                <w:shd w:val="clear" w:color="auto" w:fill="FFFFFF"/>
              </w:rPr>
            </w:rPrChange>
          </w:rPr>
          <w:t>function</w:t>
        </w:r>
      </w:ins>
      <w:ins w:id="721" w:author="Борис Гогинян" w:date="2020-05-09T22:48:00Z">
        <w:r w:rsidR="00321081">
          <w:rPr>
            <w:rFonts w:ascii="Times New Roman" w:hAnsi="Times New Roman" w:cs="Times New Roman"/>
            <w:i/>
            <w:iCs/>
            <w:color w:val="202122"/>
            <w:sz w:val="28"/>
            <w:szCs w:val="21"/>
            <w:shd w:val="clear" w:color="auto" w:fill="FFFFFF"/>
          </w:rPr>
          <w:t xml:space="preserve"> </w:t>
        </w:r>
        <w:r w:rsidR="00321081" w:rsidRPr="00321081">
          <w:rPr>
            <w:rFonts w:ascii="Times New Roman" w:hAnsi="Times New Roman" w:cs="Times New Roman"/>
            <w:iCs/>
            <w:color w:val="202122"/>
            <w:sz w:val="28"/>
            <w:szCs w:val="21"/>
            <w:shd w:val="clear" w:color="auto" w:fill="FFFFFF"/>
            <w:rPrChange w:id="722" w:author="Борис Гогинян" w:date="2020-05-09T22:48:00Z">
              <w:rPr>
                <w:rFonts w:ascii="Times New Roman" w:hAnsi="Times New Roman" w:cs="Times New Roman"/>
                <w:i/>
                <w:iCs/>
                <w:color w:val="202122"/>
                <w:sz w:val="28"/>
                <w:szCs w:val="21"/>
                <w:shd w:val="clear" w:color="auto" w:fill="FFFFFF"/>
                <w:lang w:val="en-US"/>
              </w:rPr>
            </w:rPrChange>
          </w:rPr>
          <w:t>[</w:t>
        </w:r>
        <w:r w:rsidR="00321081" w:rsidRPr="00321081">
          <w:rPr>
            <w:rFonts w:ascii="Times New Roman" w:hAnsi="Times New Roman" w:cs="Times New Roman"/>
            <w:iCs/>
            <w:color w:val="202122"/>
            <w:sz w:val="28"/>
            <w:szCs w:val="21"/>
            <w:shd w:val="clear" w:color="auto" w:fill="FFFFFF"/>
            <w:lang w:val="en-US"/>
            <w:rPrChange w:id="723" w:author="Борис Гогинян" w:date="2020-05-09T22:48:00Z">
              <w:rPr>
                <w:rFonts w:ascii="Times New Roman" w:hAnsi="Times New Roman" w:cs="Times New Roman"/>
                <w:i/>
                <w:iCs/>
                <w:color w:val="202122"/>
                <w:sz w:val="28"/>
                <w:szCs w:val="21"/>
                <w:shd w:val="clear" w:color="auto" w:fill="FFFFFF"/>
                <w:lang w:val="en-US"/>
              </w:rPr>
            </w:rPrChange>
          </w:rPr>
          <w:t>BRDF</w:t>
        </w:r>
        <w:r w:rsidR="00321081" w:rsidRPr="00321081">
          <w:rPr>
            <w:rFonts w:ascii="Times New Roman" w:hAnsi="Times New Roman" w:cs="Times New Roman"/>
            <w:iCs/>
            <w:color w:val="202122"/>
            <w:sz w:val="28"/>
            <w:szCs w:val="21"/>
            <w:shd w:val="clear" w:color="auto" w:fill="FFFFFF"/>
            <w:rPrChange w:id="724" w:author="Борис Гогинян" w:date="2020-05-09T22:48:00Z">
              <w:rPr>
                <w:rFonts w:ascii="Times New Roman" w:hAnsi="Times New Roman" w:cs="Times New Roman"/>
                <w:i/>
                <w:iCs/>
                <w:color w:val="202122"/>
                <w:sz w:val="28"/>
                <w:szCs w:val="21"/>
                <w:shd w:val="clear" w:color="auto" w:fill="FFFFFF"/>
                <w:lang w:val="en-US"/>
              </w:rPr>
            </w:rPrChange>
          </w:rPr>
          <w:t>]</w:t>
        </w:r>
      </w:ins>
      <w:ins w:id="725" w:author="Борис Гогинян" w:date="2020-05-09T19:31:00Z">
        <w:r w:rsidR="00A7032F" w:rsidRPr="00321081">
          <w:rPr>
            <w:rFonts w:ascii="Times New Roman" w:hAnsi="Times New Roman" w:cs="Times New Roman"/>
            <w:sz w:val="28"/>
            <w:szCs w:val="24"/>
          </w:rPr>
          <w:t>)</w:t>
        </w:r>
      </w:ins>
      <w:ins w:id="726" w:author="Борис Гогинян" w:date="2020-05-09T19:44:00Z">
        <w:r w:rsidR="00891833" w:rsidRPr="00321081">
          <w:rPr>
            <w:rFonts w:ascii="Times New Roman" w:hAnsi="Times New Roman" w:cs="Times New Roman"/>
            <w:sz w:val="28"/>
            <w:szCs w:val="24"/>
          </w:rPr>
          <w:t xml:space="preserve"> </w:t>
        </w:r>
      </w:ins>
      <m:oMath>
        <m:r>
          <w:ins w:id="727" w:author="Борис Гогинян" w:date="2020-05-09T19:54:00Z">
            <w:rPr>
              <w:rFonts w:ascii="Cambria Math" w:hAnsi="Cambria Math" w:cs="Times New Roman"/>
              <w:sz w:val="28"/>
              <w:szCs w:val="24"/>
            </w:rPr>
            <m:t>–</m:t>
          </w:ins>
        </m:r>
      </m:oMath>
      <w:ins w:id="728" w:author="Борис Гогинян" w:date="2020-05-09T19:44:00Z">
        <w:r w:rsidR="00891833">
          <w:rPr>
            <w:rFonts w:ascii="Times New Roman" w:hAnsi="Times New Roman" w:cs="Times New Roman"/>
            <w:sz w:val="28"/>
            <w:szCs w:val="24"/>
          </w:rPr>
          <w:t xml:space="preserve"> </w:t>
        </w:r>
      </w:ins>
      <w:ins w:id="729" w:author="Борис Гогинян" w:date="2020-05-09T19:53:00Z">
        <w:r w:rsidR="00891833">
          <w:rPr>
            <w:rFonts w:ascii="Times New Roman" w:hAnsi="Times New Roman" w:cs="Times New Roman"/>
            <w:sz w:val="28"/>
            <w:szCs w:val="24"/>
          </w:rPr>
          <w:t>функция</w:t>
        </w:r>
      </w:ins>
      <w:ins w:id="730" w:author="Борис Гогинян" w:date="2020-05-09T19:54:00Z">
        <w:r w:rsidR="00192CED">
          <w:rPr>
            <w:rFonts w:ascii="Times New Roman" w:hAnsi="Times New Roman" w:cs="Times New Roman"/>
            <w:sz w:val="28"/>
            <w:szCs w:val="24"/>
          </w:rPr>
          <w:t xml:space="preserve">, которая на основе свойств поверхности, определяет </w:t>
        </w:r>
      </w:ins>
      <w:ins w:id="731" w:author="Борис Гогинян" w:date="2020-05-09T19:55:00Z">
        <w:r w:rsidR="00192CED">
          <w:rPr>
            <w:rFonts w:ascii="Times New Roman" w:hAnsi="Times New Roman" w:cs="Times New Roman"/>
            <w:sz w:val="28"/>
            <w:szCs w:val="24"/>
          </w:rPr>
          <w:t>коли</w:t>
        </w:r>
      </w:ins>
      <w:ins w:id="732" w:author="Борис Гогинян" w:date="2020-05-09T19:56:00Z">
        <w:r w:rsidR="00192CED">
          <w:rPr>
            <w:rFonts w:ascii="Times New Roman" w:hAnsi="Times New Roman" w:cs="Times New Roman"/>
            <w:sz w:val="28"/>
            <w:szCs w:val="24"/>
          </w:rPr>
          <w:t>чество отраженного света</w:t>
        </w:r>
      </w:ins>
      <w:ins w:id="733" w:author="Борис Гогинян" w:date="2020-05-09T20:02:00Z">
        <w:r w:rsidR="00192CED">
          <w:rPr>
            <w:rFonts w:ascii="Times New Roman" w:hAnsi="Times New Roman" w:cs="Times New Roman"/>
            <w:sz w:val="28"/>
            <w:szCs w:val="24"/>
          </w:rPr>
          <w:t>, д</w:t>
        </w:r>
      </w:ins>
      <w:ins w:id="734" w:author="Борис Гогинян" w:date="2020-05-09T20:03:00Z">
        <w:r w:rsidR="00192CED">
          <w:rPr>
            <w:rFonts w:ascii="Times New Roman" w:hAnsi="Times New Roman" w:cs="Times New Roman"/>
            <w:sz w:val="28"/>
            <w:szCs w:val="24"/>
          </w:rPr>
          <w:t xml:space="preserve">ругими словами, вклад, который вносит каждый падающий </w:t>
        </w:r>
      </w:ins>
      <w:ins w:id="735" w:author="Борис Гогинян" w:date="2020-05-09T20:04:00Z">
        <w:r w:rsidR="00842E9B">
          <w:rPr>
            <w:rFonts w:ascii="Times New Roman" w:hAnsi="Times New Roman" w:cs="Times New Roman"/>
            <w:sz w:val="28"/>
            <w:szCs w:val="24"/>
          </w:rPr>
          <w:t xml:space="preserve">луч </w:t>
        </w:r>
      </w:ins>
      <m:oMath>
        <m:sSub>
          <m:sSubPr>
            <m:ctrlPr>
              <w:ins w:id="736" w:author="Борис Гогинян" w:date="2020-05-09T20:03:00Z">
                <w:rPr>
                  <w:rFonts w:ascii="Cambria Math" w:hAnsi="Cambria Math" w:cs="Times New Roman"/>
                  <w:sz w:val="28"/>
                  <w:szCs w:val="24"/>
                </w:rPr>
              </w:ins>
            </m:ctrlPr>
          </m:sSubPr>
          <m:e>
            <m:r>
              <w:ins w:id="737" w:author="Борис Гогинян" w:date="2020-05-09T20:03:00Z">
                <m:rPr>
                  <m:sty m:val="p"/>
                </m:rPr>
                <w:rPr>
                  <w:rFonts w:ascii="Cambria Math" w:hAnsi="Cambria Math" w:cs="Times New Roman"/>
                  <w:sz w:val="28"/>
                  <w:szCs w:val="24"/>
                </w:rPr>
                <m:t>ω</m:t>
              </w:ins>
            </m:r>
          </m:e>
          <m:sub>
            <m:r>
              <w:ins w:id="738" w:author="Борис Гогинян" w:date="2020-05-09T20:03:00Z">
                <w:rPr>
                  <w:rFonts w:ascii="Cambria Math" w:hAnsi="Cambria Math" w:cs="Times New Roman"/>
                  <w:sz w:val="28"/>
                  <w:szCs w:val="24"/>
                </w:rPr>
                <m:t>i</m:t>
              </w:ins>
            </m:r>
          </m:sub>
        </m:sSub>
      </m:oMath>
      <w:ins w:id="739" w:author="Борис Гогинян" w:date="2020-05-09T20:04:00Z">
        <w:r w:rsidR="00192CED">
          <w:rPr>
            <w:rFonts w:ascii="Times New Roman" w:hAnsi="Times New Roman" w:cs="Times New Roman"/>
            <w:sz w:val="28"/>
            <w:szCs w:val="24"/>
          </w:rPr>
          <w:t xml:space="preserve">. </w:t>
        </w:r>
      </w:ins>
      <w:ins w:id="740" w:author="Борис Гогинян" w:date="2020-05-09T22:21:00Z">
        <w:r w:rsidR="001E7AD3">
          <w:rPr>
            <w:rFonts w:ascii="Times New Roman" w:hAnsi="Times New Roman" w:cs="Times New Roman"/>
            <w:sz w:val="28"/>
            <w:szCs w:val="24"/>
          </w:rPr>
          <w:t>Она является характеристикой конкретной поверхности, возвращает</w:t>
        </w:r>
      </w:ins>
      <w:ins w:id="741" w:author="Борис Гогинян" w:date="2020-05-09T22:23:00Z">
        <w:r w:rsidR="001E7AD3">
          <w:rPr>
            <w:rFonts w:ascii="Times New Roman" w:hAnsi="Times New Roman" w:cs="Times New Roman"/>
            <w:sz w:val="28"/>
            <w:szCs w:val="24"/>
          </w:rPr>
          <w:t xml:space="preserve"> </w:t>
        </w:r>
        <w:r w:rsidR="001E7AD3" w:rsidRPr="00971EEC">
          <w:rPr>
            <w:rFonts w:ascii="Times New Roman" w:hAnsi="Times New Roman" w:cs="Times New Roman"/>
            <w:sz w:val="28"/>
            <w:szCs w:val="24"/>
          </w:rPr>
          <w:t>долю энергии, отраженной от материала в зависимости от направления</w:t>
        </w:r>
      </w:ins>
      <w:ins w:id="742" w:author="Борис Гогинян" w:date="2020-05-09T22:21:00Z">
        <w:r w:rsidR="001E7AD3">
          <w:rPr>
            <w:rFonts w:ascii="Times New Roman" w:hAnsi="Times New Roman" w:cs="Times New Roman"/>
            <w:sz w:val="28"/>
            <w:szCs w:val="24"/>
          </w:rPr>
          <w:t xml:space="preserve"> </w:t>
        </w:r>
      </w:ins>
      <m:oMath>
        <m:sSub>
          <m:sSubPr>
            <m:ctrlPr>
              <w:ins w:id="743" w:author="Борис Гогинян" w:date="2020-05-09T22:23:00Z">
                <w:rPr>
                  <w:rFonts w:ascii="Cambria Math" w:hAnsi="Cambria Math" w:cs="Times New Roman"/>
                  <w:sz w:val="28"/>
                  <w:szCs w:val="24"/>
                </w:rPr>
              </w:ins>
            </m:ctrlPr>
          </m:sSubPr>
          <m:e>
            <m:r>
              <w:ins w:id="744" w:author="Борис Гогинян" w:date="2020-05-09T22:23:00Z">
                <m:rPr>
                  <m:sty m:val="p"/>
                </m:rPr>
                <w:rPr>
                  <w:rFonts w:ascii="Cambria Math" w:hAnsi="Cambria Math" w:cs="Times New Roman"/>
                  <w:sz w:val="28"/>
                  <w:szCs w:val="24"/>
                </w:rPr>
                <m:t>ω</m:t>
              </w:ins>
            </m:r>
          </m:e>
          <m:sub>
            <m:r>
              <w:ins w:id="745" w:author="Борис Гогинян" w:date="2020-05-09T22:23:00Z">
                <w:rPr>
                  <w:rFonts w:ascii="Cambria Math" w:hAnsi="Cambria Math" w:cs="Times New Roman"/>
                  <w:sz w:val="28"/>
                  <w:szCs w:val="24"/>
                </w:rPr>
                <m:t>0</m:t>
              </w:ins>
            </m:r>
          </m:sub>
        </m:sSub>
      </m:oMath>
      <w:ins w:id="746" w:author="Борис Гогинян" w:date="2020-05-09T22:23:00Z">
        <w:r w:rsidR="001E7AD3">
          <w:rPr>
            <w:rFonts w:ascii="Times New Roman" w:hAnsi="Times New Roman" w:cs="Times New Roman"/>
            <w:sz w:val="28"/>
            <w:szCs w:val="24"/>
          </w:rPr>
          <w:t xml:space="preserve">. </w:t>
        </w:r>
      </w:ins>
      <w:ins w:id="747" w:author="Борис Гогинян" w:date="2020-05-09T22:26:00Z">
        <w:r w:rsidR="009C7D35">
          <w:rPr>
            <w:rFonts w:ascii="Times New Roman" w:hAnsi="Times New Roman" w:cs="Times New Roman"/>
            <w:sz w:val="28"/>
            <w:szCs w:val="24"/>
          </w:rPr>
          <w:t>Следует уточнить, что з</w:t>
        </w:r>
      </w:ins>
      <w:ins w:id="748" w:author="Борис Гогинян" w:date="2020-05-09T22:25:00Z">
        <w:r w:rsidR="009C7D35">
          <w:rPr>
            <w:rFonts w:ascii="Times New Roman" w:hAnsi="Times New Roman" w:cs="Times New Roman"/>
            <w:sz w:val="28"/>
            <w:szCs w:val="24"/>
          </w:rPr>
          <w:t>десь эта функция обозначена условно,</w:t>
        </w:r>
      </w:ins>
      <w:ins w:id="749" w:author="Борис Гогинян" w:date="2020-05-09T22:26:00Z">
        <w:r w:rsidR="009C7D35">
          <w:rPr>
            <w:rFonts w:ascii="Times New Roman" w:hAnsi="Times New Roman" w:cs="Times New Roman"/>
            <w:sz w:val="28"/>
            <w:szCs w:val="24"/>
          </w:rPr>
          <w:t xml:space="preserve"> потому как</w:t>
        </w:r>
      </w:ins>
      <w:ins w:id="750" w:author="Борис Гогинян" w:date="2020-05-09T22:25:00Z">
        <w:r w:rsidR="009C7D35">
          <w:rPr>
            <w:rFonts w:ascii="Times New Roman" w:hAnsi="Times New Roman" w:cs="Times New Roman"/>
            <w:sz w:val="28"/>
            <w:szCs w:val="24"/>
          </w:rPr>
          <w:t xml:space="preserve"> вариантов ее </w:t>
        </w:r>
      </w:ins>
      <w:ins w:id="751" w:author="Борис Гогинян" w:date="2020-05-09T22:26:00Z">
        <w:r w:rsidR="009C7D35">
          <w:rPr>
            <w:rFonts w:ascii="Times New Roman" w:hAnsi="Times New Roman" w:cs="Times New Roman"/>
            <w:sz w:val="28"/>
            <w:szCs w:val="24"/>
          </w:rPr>
          <w:t>реализации достаточно много</w:t>
        </w:r>
      </w:ins>
      <w:ins w:id="752" w:author="Борис Гогинян" w:date="2020-05-09T22:27:00Z">
        <w:r w:rsidR="009C7D35">
          <w:rPr>
            <w:rFonts w:ascii="Times New Roman" w:hAnsi="Times New Roman" w:cs="Times New Roman"/>
            <w:sz w:val="28"/>
            <w:szCs w:val="24"/>
          </w:rPr>
          <w:t xml:space="preserve"> и </w:t>
        </w:r>
      </w:ins>
      <w:ins w:id="753" w:author="Борис Гогинян" w:date="2020-05-09T22:26:00Z">
        <w:r w:rsidR="009C7D35">
          <w:rPr>
            <w:rFonts w:ascii="Times New Roman" w:hAnsi="Times New Roman" w:cs="Times New Roman"/>
            <w:sz w:val="28"/>
            <w:szCs w:val="24"/>
          </w:rPr>
          <w:t xml:space="preserve">количество принимаемых параметров также варьируется. </w:t>
        </w:r>
      </w:ins>
      <w:ins w:id="754" w:author="Борис Гогинян" w:date="2020-05-09T20:04:00Z">
        <w:r w:rsidR="009C7D35">
          <w:rPr>
            <w:rFonts w:ascii="Times New Roman" w:hAnsi="Times New Roman" w:cs="Times New Roman"/>
            <w:sz w:val="28"/>
            <w:szCs w:val="24"/>
          </w:rPr>
          <w:t>Более подробно о</w:t>
        </w:r>
      </w:ins>
      <w:ins w:id="755" w:author="Борис Гогинян" w:date="2020-05-09T22:24:00Z">
        <w:r w:rsidR="009C7D35">
          <w:rPr>
            <w:rFonts w:ascii="Times New Roman" w:hAnsi="Times New Roman" w:cs="Times New Roman"/>
            <w:sz w:val="28"/>
            <w:szCs w:val="24"/>
          </w:rPr>
          <w:t>б этом</w:t>
        </w:r>
      </w:ins>
      <w:ins w:id="756" w:author="Борис Гогинян" w:date="2020-05-09T20:04:00Z">
        <w:r w:rsidR="00192CED">
          <w:rPr>
            <w:rFonts w:ascii="Times New Roman" w:hAnsi="Times New Roman" w:cs="Times New Roman"/>
            <w:sz w:val="28"/>
            <w:szCs w:val="24"/>
          </w:rPr>
          <w:t xml:space="preserve"> </w:t>
        </w:r>
        <w:r w:rsidR="00842E9B">
          <w:rPr>
            <w:rFonts w:ascii="Times New Roman" w:hAnsi="Times New Roman" w:cs="Times New Roman"/>
            <w:sz w:val="28"/>
            <w:szCs w:val="24"/>
          </w:rPr>
          <w:t>далее.</w:t>
        </w:r>
      </w:ins>
    </w:p>
    <w:p w14:paraId="3538E09F" w14:textId="3E7115D4" w:rsidR="00842E9B" w:rsidRDefault="00842E9B">
      <w:pPr>
        <w:spacing w:after="0" w:line="360" w:lineRule="auto"/>
        <w:contextualSpacing/>
        <w:rPr>
          <w:ins w:id="757" w:author="Борис Гогинян" w:date="2020-05-09T20:12:00Z"/>
          <w:rFonts w:ascii="Times New Roman" w:hAnsi="Times New Roman" w:cs="Times New Roman"/>
          <w:sz w:val="24"/>
          <w:szCs w:val="24"/>
        </w:rPr>
        <w:pPrChange w:id="758" w:author="Борис Гогинян" w:date="2020-05-09T19:32:00Z">
          <w:pPr>
            <w:spacing w:after="0" w:line="360" w:lineRule="auto"/>
            <w:ind w:firstLine="567"/>
            <w:contextualSpacing/>
            <w:jc w:val="both"/>
          </w:pPr>
        </w:pPrChange>
      </w:pPr>
      <w:ins w:id="759" w:author="Борис Гогинян" w:date="2020-05-09T20:11:00Z">
        <w:r w:rsidRPr="00842E9B">
          <w:rPr>
            <w:rFonts w:ascii="Times New Roman" w:hAnsi="Times New Roman" w:cs="Times New Roman"/>
            <w:sz w:val="24"/>
            <w:szCs w:val="24"/>
            <w:rPrChange w:id="760" w:author="Борис Гогинян" w:date="2020-05-09T20:11:00Z">
              <w:rPr>
                <w:rFonts w:ascii="Times New Roman" w:hAnsi="Times New Roman" w:cs="Times New Roman"/>
                <w:sz w:val="28"/>
                <w:szCs w:val="24"/>
              </w:rPr>
            </w:rPrChange>
          </w:rPr>
          <w:lastRenderedPageBreak/>
          <w:t xml:space="preserve">Тут следует </w:t>
        </w:r>
      </w:ins>
      <w:ins w:id="761" w:author="Борис Гогинян" w:date="2020-05-09T22:28:00Z">
        <w:r w:rsidR="009C7D35">
          <w:rPr>
            <w:rFonts w:ascii="Times New Roman" w:hAnsi="Times New Roman" w:cs="Times New Roman"/>
            <w:sz w:val="24"/>
            <w:szCs w:val="24"/>
          </w:rPr>
          <w:t>отметить</w:t>
        </w:r>
      </w:ins>
      <w:ins w:id="762" w:author="Борис Гогинян" w:date="2020-05-09T20:11:00Z">
        <w:r w:rsidRPr="00842E9B">
          <w:rPr>
            <w:rFonts w:ascii="Times New Roman" w:hAnsi="Times New Roman" w:cs="Times New Roman"/>
            <w:sz w:val="24"/>
            <w:szCs w:val="24"/>
            <w:rPrChange w:id="763" w:author="Борис Гогинян" w:date="2020-05-09T20:11:00Z">
              <w:rPr>
                <w:rFonts w:ascii="Times New Roman" w:hAnsi="Times New Roman" w:cs="Times New Roman"/>
                <w:sz w:val="28"/>
                <w:szCs w:val="24"/>
              </w:rPr>
            </w:rPrChange>
          </w:rPr>
          <w:t xml:space="preserve">, что данное уравнение рассматривается в контексте использования в компьютерной графике, поэтому в нем отсутствуют параметры </w:t>
        </w:r>
        <w:r w:rsidRPr="00842E9B">
          <w:rPr>
            <w:rFonts w:ascii="Times New Roman" w:hAnsi="Times New Roman" w:cs="Times New Roman"/>
            <w:sz w:val="24"/>
            <w:szCs w:val="24"/>
            <w:lang w:val="en-US"/>
            <w:rPrChange w:id="764" w:author="Борис Гогинян" w:date="2020-05-09T20:11:00Z">
              <w:rPr>
                <w:rFonts w:ascii="Times New Roman" w:hAnsi="Times New Roman" w:cs="Times New Roman"/>
                <w:sz w:val="28"/>
                <w:szCs w:val="24"/>
                <w:lang w:val="en-US"/>
              </w:rPr>
            </w:rPrChange>
          </w:rPr>
          <w:t>t</w:t>
        </w:r>
        <w:r w:rsidRPr="00842E9B">
          <w:rPr>
            <w:rFonts w:ascii="Times New Roman" w:hAnsi="Times New Roman" w:cs="Times New Roman"/>
            <w:sz w:val="24"/>
            <w:szCs w:val="24"/>
            <w:rPrChange w:id="765" w:author="Борис Гогинян" w:date="2020-05-09T20:11:00Z">
              <w:rPr>
                <w:rFonts w:ascii="Times New Roman" w:hAnsi="Times New Roman" w:cs="Times New Roman"/>
                <w:sz w:val="28"/>
                <w:szCs w:val="24"/>
              </w:rPr>
            </w:rPrChange>
          </w:rPr>
          <w:t xml:space="preserve"> и </w:t>
        </w:r>
        <m:oMath>
          <m:r>
            <w:rPr>
              <w:rFonts w:ascii="Cambria Math" w:hAnsi="Cambria Math" w:cs="Times New Roman"/>
              <w:sz w:val="24"/>
              <w:szCs w:val="24"/>
              <w:rPrChange w:id="766" w:author="Борис Гогинян" w:date="2020-05-09T20:11:00Z">
                <w:rPr>
                  <w:rFonts w:ascii="Cambria Math" w:hAnsi="Cambria Math" w:cs="Times New Roman"/>
                  <w:sz w:val="28"/>
                  <w:szCs w:val="24"/>
                </w:rPr>
              </w:rPrChange>
            </w:rPr>
            <m:t>λ</m:t>
          </m:r>
        </m:oMath>
        <w:r w:rsidRPr="00842E9B">
          <w:rPr>
            <w:rFonts w:ascii="Times New Roman" w:hAnsi="Times New Roman" w:cs="Times New Roman"/>
            <w:sz w:val="24"/>
            <w:szCs w:val="24"/>
            <w:rPrChange w:id="767" w:author="Борис Гогинян" w:date="2020-05-09T20:11:00Z">
              <w:rPr>
                <w:rFonts w:ascii="Times New Roman" w:hAnsi="Times New Roman" w:cs="Times New Roman"/>
                <w:sz w:val="28"/>
                <w:szCs w:val="24"/>
              </w:rPr>
            </w:rPrChange>
          </w:rPr>
          <w:t>, обозначающие время и длину волны соответственно.</w:t>
        </w:r>
      </w:ins>
    </w:p>
    <w:p w14:paraId="27B84AE2" w14:textId="0816ABA3" w:rsidR="00891833" w:rsidRPr="00842E9B" w:rsidRDefault="00A7032F">
      <w:pPr>
        <w:spacing w:after="0" w:line="360" w:lineRule="auto"/>
        <w:contextualSpacing/>
        <w:rPr>
          <w:ins w:id="768" w:author="Борис Гогинян" w:date="2020-05-09T20:10:00Z"/>
          <w:rFonts w:ascii="Times New Roman" w:hAnsi="Times New Roman" w:cs="Times New Roman"/>
          <w:sz w:val="24"/>
          <w:szCs w:val="24"/>
          <w:rPrChange w:id="769" w:author="Борис Гогинян" w:date="2020-05-09T20:12:00Z">
            <w:rPr>
              <w:ins w:id="770" w:author="Борис Гогинян" w:date="2020-05-09T20:10:00Z"/>
              <w:rFonts w:ascii="Times New Roman" w:hAnsi="Times New Roman" w:cs="Times New Roman"/>
              <w:sz w:val="28"/>
              <w:szCs w:val="24"/>
            </w:rPr>
          </w:rPrChange>
        </w:rPr>
        <w:pPrChange w:id="771" w:author="Борис Гогинян" w:date="2020-05-09T19:32:00Z">
          <w:pPr>
            <w:spacing w:after="0" w:line="360" w:lineRule="auto"/>
            <w:ind w:firstLine="567"/>
            <w:contextualSpacing/>
            <w:jc w:val="both"/>
          </w:pPr>
        </w:pPrChange>
      </w:pPr>
      <w:ins w:id="772" w:author="Борис Гогинян" w:date="2020-05-09T19:33:00Z">
        <w:r>
          <w:rPr>
            <w:rFonts w:ascii="Times New Roman" w:hAnsi="Times New Roman" w:cs="Times New Roman"/>
            <w:sz w:val="28"/>
            <w:szCs w:val="24"/>
          </w:rPr>
          <w:t>Аналитического решени</w:t>
        </w:r>
      </w:ins>
      <w:ins w:id="773" w:author="Борис Гогинян" w:date="2020-05-09T19:34:00Z">
        <w:r>
          <w:rPr>
            <w:rFonts w:ascii="Times New Roman" w:hAnsi="Times New Roman" w:cs="Times New Roman"/>
            <w:sz w:val="28"/>
            <w:szCs w:val="24"/>
          </w:rPr>
          <w:t xml:space="preserve">я этого уравнения нет, поэтому разные алгоритмы </w:t>
        </w:r>
      </w:ins>
      <w:ins w:id="774" w:author="Борис Гогинян" w:date="2020-05-09T20:12:00Z">
        <w:r w:rsidR="00842E9B">
          <w:rPr>
            <w:rFonts w:ascii="Times New Roman" w:hAnsi="Times New Roman" w:cs="Times New Roman"/>
            <w:sz w:val="28"/>
            <w:szCs w:val="24"/>
          </w:rPr>
          <w:t xml:space="preserve">используют </w:t>
        </w:r>
      </w:ins>
      <w:ins w:id="775" w:author="Борис Гогинян" w:date="2020-05-09T19:34:00Z">
        <w:r>
          <w:rPr>
            <w:rFonts w:ascii="Times New Roman" w:hAnsi="Times New Roman" w:cs="Times New Roman"/>
            <w:sz w:val="28"/>
            <w:szCs w:val="24"/>
          </w:rPr>
          <w:t>численно</w:t>
        </w:r>
      </w:ins>
      <w:ins w:id="776" w:author="Борис Гогинян" w:date="2020-05-09T20:12:00Z">
        <w:r w:rsidR="00842E9B">
          <w:rPr>
            <w:rFonts w:ascii="Times New Roman" w:hAnsi="Times New Roman" w:cs="Times New Roman"/>
            <w:sz w:val="28"/>
            <w:szCs w:val="24"/>
          </w:rPr>
          <w:t>е приближение</w:t>
        </w:r>
      </w:ins>
      <w:ins w:id="777" w:author="Борис Гогинян" w:date="2020-05-09T19:34:00Z">
        <w:r>
          <w:rPr>
            <w:rFonts w:ascii="Times New Roman" w:hAnsi="Times New Roman" w:cs="Times New Roman"/>
            <w:sz w:val="28"/>
            <w:szCs w:val="24"/>
          </w:rPr>
          <w:t>.</w:t>
        </w:r>
      </w:ins>
      <w:ins w:id="778" w:author="Борис Гогинян" w:date="2020-05-09T19:35:00Z">
        <w:r>
          <w:rPr>
            <w:rFonts w:ascii="Times New Roman" w:hAnsi="Times New Roman" w:cs="Times New Roman"/>
            <w:sz w:val="28"/>
            <w:szCs w:val="24"/>
          </w:rPr>
          <w:t xml:space="preserve"> Для этого строится сетка, </w:t>
        </w:r>
      </w:ins>
      <w:ins w:id="779" w:author="Борис Гогинян" w:date="2020-05-09T20:13:00Z">
        <w:r w:rsidR="00842E9B">
          <w:rPr>
            <w:rFonts w:ascii="Times New Roman" w:hAnsi="Times New Roman" w:cs="Times New Roman"/>
            <w:sz w:val="28"/>
            <w:szCs w:val="24"/>
          </w:rPr>
          <w:t xml:space="preserve">потом </w:t>
        </w:r>
      </w:ins>
      <w:ins w:id="780" w:author="Борис Гогинян" w:date="2020-05-09T19:35:00Z">
        <w:r w:rsidR="00842E9B">
          <w:rPr>
            <w:rFonts w:ascii="Times New Roman" w:hAnsi="Times New Roman" w:cs="Times New Roman"/>
            <w:sz w:val="28"/>
            <w:szCs w:val="24"/>
          </w:rPr>
          <w:t>вычисля</w:t>
        </w:r>
      </w:ins>
      <w:ins w:id="781" w:author="Борис Гогинян" w:date="2020-05-09T20:13:00Z">
        <w:r w:rsidR="00842E9B">
          <w:rPr>
            <w:rFonts w:ascii="Times New Roman" w:hAnsi="Times New Roman" w:cs="Times New Roman"/>
            <w:sz w:val="28"/>
            <w:szCs w:val="24"/>
          </w:rPr>
          <w:t>ю</w:t>
        </w:r>
      </w:ins>
      <w:ins w:id="782" w:author="Борис Гогинян" w:date="2020-05-09T19:35:00Z">
        <w:r>
          <w:rPr>
            <w:rFonts w:ascii="Times New Roman" w:hAnsi="Times New Roman" w:cs="Times New Roman"/>
            <w:sz w:val="28"/>
            <w:szCs w:val="24"/>
          </w:rPr>
          <w:t>т</w:t>
        </w:r>
      </w:ins>
      <w:ins w:id="783" w:author="Борис Гогинян" w:date="2020-05-09T20:13:00Z">
        <w:r w:rsidR="00842E9B">
          <w:rPr>
            <w:rFonts w:ascii="Times New Roman" w:hAnsi="Times New Roman" w:cs="Times New Roman"/>
            <w:sz w:val="28"/>
            <w:szCs w:val="24"/>
          </w:rPr>
          <w:t>ся</w:t>
        </w:r>
      </w:ins>
      <w:ins w:id="784" w:author="Борис Гогинян" w:date="2020-05-09T19:35:00Z">
        <w:r w:rsidR="00842E9B">
          <w:rPr>
            <w:rFonts w:ascii="Times New Roman" w:hAnsi="Times New Roman" w:cs="Times New Roman"/>
            <w:sz w:val="28"/>
            <w:szCs w:val="24"/>
          </w:rPr>
          <w:t xml:space="preserve"> значения</w:t>
        </w:r>
      </w:ins>
      <w:ins w:id="785" w:author="Борис Гогинян" w:date="2020-05-09T19:36:00Z">
        <w:r>
          <w:rPr>
            <w:rFonts w:ascii="Times New Roman" w:hAnsi="Times New Roman" w:cs="Times New Roman"/>
            <w:sz w:val="28"/>
            <w:szCs w:val="24"/>
          </w:rPr>
          <w:t xml:space="preserve"> для всех </w:t>
        </w:r>
      </w:ins>
      <w:ins w:id="786" w:author="Борис Гогинян" w:date="2020-05-09T20:13:00Z">
        <w:r w:rsidR="00842E9B">
          <w:rPr>
            <w:rFonts w:ascii="Times New Roman" w:hAnsi="Times New Roman" w:cs="Times New Roman"/>
            <w:sz w:val="28"/>
            <w:szCs w:val="24"/>
          </w:rPr>
          <w:t xml:space="preserve">ее </w:t>
        </w:r>
      </w:ins>
      <w:ins w:id="787" w:author="Борис Гогинян" w:date="2020-05-09T19:36:00Z">
        <w:r>
          <w:rPr>
            <w:rFonts w:ascii="Times New Roman" w:hAnsi="Times New Roman" w:cs="Times New Roman"/>
            <w:sz w:val="28"/>
            <w:szCs w:val="24"/>
          </w:rPr>
          <w:t>дискретных шагов</w:t>
        </w:r>
      </w:ins>
      <w:ins w:id="788" w:author="Борис Гогинян" w:date="2020-05-09T20:13:00Z">
        <w:r w:rsidR="00842E9B">
          <w:rPr>
            <w:rFonts w:ascii="Times New Roman" w:hAnsi="Times New Roman" w:cs="Times New Roman"/>
            <w:sz w:val="28"/>
            <w:szCs w:val="24"/>
          </w:rPr>
          <w:t xml:space="preserve">, которые </w:t>
        </w:r>
      </w:ins>
      <w:ins w:id="789" w:author="Борис Гогинян" w:date="2020-05-09T20:14:00Z">
        <w:r w:rsidR="00842E9B">
          <w:rPr>
            <w:rFonts w:ascii="Times New Roman" w:hAnsi="Times New Roman" w:cs="Times New Roman"/>
            <w:sz w:val="28"/>
            <w:szCs w:val="24"/>
          </w:rPr>
          <w:t>впоследствии усредняются.</w:t>
        </w:r>
      </w:ins>
    </w:p>
    <w:p w14:paraId="62961500" w14:textId="36557433" w:rsidR="00842E9B" w:rsidRDefault="009C7D35">
      <w:pPr>
        <w:spacing w:after="0" w:line="360" w:lineRule="auto"/>
        <w:contextualSpacing/>
        <w:rPr>
          <w:ins w:id="790" w:author="Борис Гогинян" w:date="2020-05-09T20:15:00Z"/>
          <w:rFonts w:ascii="Times New Roman" w:hAnsi="Times New Roman" w:cs="Times New Roman"/>
          <w:sz w:val="28"/>
          <w:szCs w:val="24"/>
        </w:rPr>
        <w:pPrChange w:id="791" w:author="Борис Гогинян" w:date="2020-05-09T19:32:00Z">
          <w:pPr>
            <w:spacing w:after="0" w:line="360" w:lineRule="auto"/>
            <w:ind w:firstLine="567"/>
            <w:contextualSpacing/>
            <w:jc w:val="both"/>
          </w:pPr>
        </w:pPrChange>
      </w:pPr>
      <w:ins w:id="792" w:author="Борис Гогинян" w:date="2020-05-09T22:28:00Z">
        <w:r>
          <w:rPr>
            <w:rFonts w:ascii="Times New Roman" w:hAnsi="Times New Roman" w:cs="Times New Roman"/>
            <w:sz w:val="28"/>
            <w:szCs w:val="24"/>
          </w:rPr>
          <w:t>Нель</w:t>
        </w:r>
      </w:ins>
      <w:ins w:id="793" w:author="Борис Гогинян" w:date="2020-05-09T22:29:00Z">
        <w:r>
          <w:rPr>
            <w:rFonts w:ascii="Times New Roman" w:hAnsi="Times New Roman" w:cs="Times New Roman"/>
            <w:sz w:val="28"/>
            <w:szCs w:val="24"/>
          </w:rPr>
          <w:t>зя не упомянуть</w:t>
        </w:r>
      </w:ins>
      <w:ins w:id="794" w:author="Борис Гогинян" w:date="2020-05-09T20:14:00Z">
        <w:r w:rsidR="00F31188">
          <w:rPr>
            <w:rFonts w:ascii="Times New Roman" w:hAnsi="Times New Roman" w:cs="Times New Roman"/>
            <w:sz w:val="28"/>
            <w:szCs w:val="24"/>
          </w:rPr>
          <w:t>, что</w:t>
        </w:r>
      </w:ins>
      <w:ins w:id="795" w:author="Борис Гогинян" w:date="2020-05-09T20:10:00Z">
        <w:r w:rsidR="00842E9B">
          <w:rPr>
            <w:rFonts w:ascii="Times New Roman" w:hAnsi="Times New Roman" w:cs="Times New Roman"/>
            <w:sz w:val="28"/>
            <w:szCs w:val="24"/>
          </w:rPr>
          <w:t xml:space="preserve"> уравнение рендеринга не учитывает некоторых физических </w:t>
        </w:r>
      </w:ins>
      <w:ins w:id="796" w:author="Борис Гогинян" w:date="2020-05-09T20:14:00Z">
        <w:r w:rsidR="00F31188">
          <w:rPr>
            <w:rFonts w:ascii="Times New Roman" w:hAnsi="Times New Roman" w:cs="Times New Roman"/>
            <w:sz w:val="28"/>
            <w:szCs w:val="24"/>
          </w:rPr>
          <w:t>явлений</w:t>
        </w:r>
      </w:ins>
      <w:ins w:id="797" w:author="Борис Гогинян" w:date="2020-05-09T20:15:00Z">
        <w:r w:rsidR="00F31188">
          <w:rPr>
            <w:rFonts w:ascii="Times New Roman" w:hAnsi="Times New Roman" w:cs="Times New Roman"/>
            <w:sz w:val="28"/>
            <w:szCs w:val="24"/>
          </w:rPr>
          <w:t xml:space="preserve"> света, например:</w:t>
        </w:r>
      </w:ins>
    </w:p>
    <w:p w14:paraId="2A18E570" w14:textId="79E64F57" w:rsidR="00F31188" w:rsidRDefault="00F31188">
      <w:pPr>
        <w:pStyle w:val="a5"/>
        <w:numPr>
          <w:ilvl w:val="0"/>
          <w:numId w:val="55"/>
        </w:numPr>
        <w:spacing w:after="0" w:line="360" w:lineRule="auto"/>
        <w:rPr>
          <w:ins w:id="798" w:author="Борис Гогинян" w:date="2020-05-09T20:16:00Z"/>
          <w:rFonts w:ascii="Times New Roman" w:hAnsi="Times New Roman" w:cs="Times New Roman"/>
          <w:sz w:val="28"/>
          <w:szCs w:val="24"/>
        </w:rPr>
        <w:pPrChange w:id="799" w:author="Борис Гогинян" w:date="2020-05-09T20:15:00Z">
          <w:pPr>
            <w:spacing w:after="0" w:line="360" w:lineRule="auto"/>
            <w:ind w:firstLine="567"/>
            <w:contextualSpacing/>
            <w:jc w:val="both"/>
          </w:pPr>
        </w:pPrChange>
      </w:pPr>
      <w:ins w:id="800" w:author="Борис Гогинян" w:date="2020-05-09T20:16:00Z">
        <w:r>
          <w:rPr>
            <w:rFonts w:ascii="Times New Roman" w:hAnsi="Times New Roman" w:cs="Times New Roman"/>
            <w:sz w:val="28"/>
            <w:szCs w:val="24"/>
          </w:rPr>
          <w:t>Коэффициент прохождения волн</w:t>
        </w:r>
      </w:ins>
    </w:p>
    <w:p w14:paraId="137EC581" w14:textId="6783F118" w:rsidR="00F31188" w:rsidRDefault="00F31188">
      <w:pPr>
        <w:pStyle w:val="a5"/>
        <w:numPr>
          <w:ilvl w:val="0"/>
          <w:numId w:val="55"/>
        </w:numPr>
        <w:spacing w:after="0" w:line="360" w:lineRule="auto"/>
        <w:rPr>
          <w:ins w:id="801" w:author="Борис Гогинян" w:date="2020-05-09T20:16:00Z"/>
          <w:rFonts w:ascii="Times New Roman" w:hAnsi="Times New Roman" w:cs="Times New Roman"/>
          <w:sz w:val="28"/>
          <w:szCs w:val="24"/>
        </w:rPr>
        <w:pPrChange w:id="802" w:author="Борис Гогинян" w:date="2020-05-09T20:15:00Z">
          <w:pPr>
            <w:spacing w:after="0" w:line="360" w:lineRule="auto"/>
            <w:ind w:firstLine="567"/>
            <w:contextualSpacing/>
            <w:jc w:val="both"/>
          </w:pPr>
        </w:pPrChange>
      </w:pPr>
      <w:ins w:id="803" w:author="Борис Гогинян" w:date="2020-05-09T20:16:00Z">
        <w:r>
          <w:rPr>
            <w:rFonts w:ascii="Times New Roman" w:hAnsi="Times New Roman" w:cs="Times New Roman"/>
            <w:sz w:val="28"/>
            <w:szCs w:val="24"/>
          </w:rPr>
          <w:t>Подповерхностное рассеивание</w:t>
        </w:r>
      </w:ins>
    </w:p>
    <w:p w14:paraId="4BC50840" w14:textId="44957088" w:rsidR="00F31188" w:rsidRDefault="00F31188">
      <w:pPr>
        <w:pStyle w:val="a5"/>
        <w:numPr>
          <w:ilvl w:val="0"/>
          <w:numId w:val="55"/>
        </w:numPr>
        <w:spacing w:after="0" w:line="360" w:lineRule="auto"/>
        <w:rPr>
          <w:ins w:id="804" w:author="Борис Гогинян" w:date="2020-05-09T20:17:00Z"/>
          <w:rFonts w:ascii="Times New Roman" w:hAnsi="Times New Roman" w:cs="Times New Roman"/>
          <w:sz w:val="28"/>
          <w:szCs w:val="24"/>
        </w:rPr>
        <w:pPrChange w:id="805" w:author="Борис Гогинян" w:date="2020-05-09T20:15:00Z">
          <w:pPr>
            <w:spacing w:after="0" w:line="360" w:lineRule="auto"/>
            <w:ind w:firstLine="567"/>
            <w:contextualSpacing/>
            <w:jc w:val="both"/>
          </w:pPr>
        </w:pPrChange>
      </w:pPr>
      <w:ins w:id="806" w:author="Борис Гогинян" w:date="2020-05-09T20:17:00Z">
        <w:r>
          <w:rPr>
            <w:rFonts w:ascii="Times New Roman" w:hAnsi="Times New Roman" w:cs="Times New Roman"/>
            <w:sz w:val="28"/>
            <w:szCs w:val="24"/>
          </w:rPr>
          <w:t>Поляризацию</w:t>
        </w:r>
      </w:ins>
    </w:p>
    <w:p w14:paraId="591B89F9" w14:textId="699723A9" w:rsidR="00F31188" w:rsidRPr="00F31188" w:rsidRDefault="00F31188">
      <w:pPr>
        <w:pStyle w:val="a5"/>
        <w:numPr>
          <w:ilvl w:val="0"/>
          <w:numId w:val="55"/>
        </w:numPr>
        <w:spacing w:after="0" w:line="360" w:lineRule="auto"/>
        <w:rPr>
          <w:ins w:id="807" w:author="Борис Гогинян" w:date="2020-05-09T19:52:00Z"/>
          <w:rFonts w:ascii="Times New Roman" w:hAnsi="Times New Roman" w:cs="Times New Roman"/>
          <w:sz w:val="28"/>
          <w:szCs w:val="24"/>
          <w:rPrChange w:id="808" w:author="Борис Гогинян" w:date="2020-05-09T20:18:00Z">
            <w:rPr>
              <w:ins w:id="809" w:author="Борис Гогинян" w:date="2020-05-09T19:52:00Z"/>
            </w:rPr>
          </w:rPrChange>
        </w:rPr>
        <w:pPrChange w:id="810" w:author="Борис Гогинян" w:date="2020-05-09T20:18:00Z">
          <w:pPr>
            <w:spacing w:after="0" w:line="360" w:lineRule="auto"/>
            <w:ind w:firstLine="567"/>
            <w:contextualSpacing/>
            <w:jc w:val="both"/>
          </w:pPr>
        </w:pPrChange>
      </w:pPr>
      <w:ins w:id="811" w:author="Борис Гогинян" w:date="2020-05-09T20:18:00Z">
        <w:r>
          <w:rPr>
            <w:rFonts w:ascii="Times New Roman" w:hAnsi="Times New Roman" w:cs="Times New Roman"/>
            <w:sz w:val="28"/>
            <w:szCs w:val="24"/>
          </w:rPr>
          <w:t>Интерференция</w:t>
        </w:r>
      </w:ins>
    </w:p>
    <w:p w14:paraId="52162962" w14:textId="77777777" w:rsidR="00967722" w:rsidRDefault="009C7D35">
      <w:pPr>
        <w:spacing w:after="0" w:line="360" w:lineRule="auto"/>
        <w:ind w:firstLine="360"/>
        <w:contextualSpacing/>
        <w:rPr>
          <w:ins w:id="812" w:author="Борис Гогинян" w:date="2020-05-09T23:23:00Z"/>
          <w:rFonts w:ascii="Times New Roman" w:hAnsi="Times New Roman" w:cs="Times New Roman"/>
          <w:sz w:val="28"/>
          <w:szCs w:val="24"/>
        </w:rPr>
        <w:pPrChange w:id="813" w:author="Борис Гогинян" w:date="2020-05-09T22:31:00Z">
          <w:pPr>
            <w:spacing w:after="0" w:line="360" w:lineRule="auto"/>
            <w:ind w:firstLine="567"/>
            <w:contextualSpacing/>
            <w:jc w:val="both"/>
          </w:pPr>
        </w:pPrChange>
      </w:pPr>
      <w:ins w:id="814" w:author="Борис Гогинян" w:date="2020-05-09T22:31:00Z">
        <w:r>
          <w:rPr>
            <w:rFonts w:ascii="Times New Roman" w:hAnsi="Times New Roman" w:cs="Times New Roman"/>
            <w:sz w:val="28"/>
            <w:szCs w:val="24"/>
          </w:rPr>
          <w:t>Но</w:t>
        </w:r>
      </w:ins>
      <w:ins w:id="815" w:author="Борис Гогинян" w:date="2020-05-09T22:15:00Z">
        <w:r w:rsidR="001E7AD3">
          <w:rPr>
            <w:rFonts w:ascii="Times New Roman" w:hAnsi="Times New Roman" w:cs="Times New Roman"/>
            <w:sz w:val="28"/>
            <w:szCs w:val="24"/>
          </w:rPr>
          <w:t xml:space="preserve"> это не сильно влияет на качество получаемых изображений, поэтому </w:t>
        </w:r>
      </w:ins>
      <w:ins w:id="816" w:author="Борис Гогинян" w:date="2020-05-09T22:17:00Z">
        <w:r w:rsidR="001E7AD3">
          <w:rPr>
            <w:rFonts w:ascii="Times New Roman" w:hAnsi="Times New Roman" w:cs="Times New Roman"/>
            <w:sz w:val="28"/>
            <w:szCs w:val="24"/>
          </w:rPr>
          <w:t>данный интеграл является лучшим приближением</w:t>
        </w:r>
      </w:ins>
      <w:ins w:id="817" w:author="Борис Гогинян" w:date="2020-05-09T22:15:00Z">
        <w:r w:rsidR="001E7AD3">
          <w:rPr>
            <w:rFonts w:ascii="Times New Roman" w:hAnsi="Times New Roman" w:cs="Times New Roman"/>
            <w:sz w:val="28"/>
            <w:szCs w:val="24"/>
          </w:rPr>
          <w:t xml:space="preserve"> </w:t>
        </w:r>
      </w:ins>
      <w:ins w:id="818" w:author="Борис Гогинян" w:date="2020-05-09T22:29:00Z">
        <w:r>
          <w:rPr>
            <w:rFonts w:ascii="Times New Roman" w:hAnsi="Times New Roman" w:cs="Times New Roman"/>
            <w:sz w:val="28"/>
            <w:szCs w:val="24"/>
          </w:rPr>
          <w:t>реального поведения света и используется во всех фи</w:t>
        </w:r>
      </w:ins>
      <w:ins w:id="819" w:author="Борис Гогинян" w:date="2020-05-09T22:30:00Z">
        <w:r>
          <w:rPr>
            <w:rFonts w:ascii="Times New Roman" w:hAnsi="Times New Roman" w:cs="Times New Roman"/>
            <w:sz w:val="28"/>
            <w:szCs w:val="24"/>
          </w:rPr>
          <w:t xml:space="preserve">зически реалистичных рендерах. </w:t>
        </w:r>
      </w:ins>
    </w:p>
    <w:p w14:paraId="6F6EB7BD" w14:textId="1961934E" w:rsidR="00D61AD0" w:rsidRPr="00842E9B" w:rsidRDefault="00842E9B">
      <w:pPr>
        <w:spacing w:after="0" w:line="360" w:lineRule="auto"/>
        <w:ind w:firstLine="567"/>
        <w:contextualSpacing/>
        <w:rPr>
          <w:ins w:id="820" w:author="Борис Гогинян" w:date="2020-05-09T20:05:00Z"/>
          <w:rFonts w:ascii="Times New Roman" w:hAnsi="Times New Roman" w:cs="Times New Roman"/>
          <w:sz w:val="32"/>
          <w:szCs w:val="24"/>
          <w:rPrChange w:id="821" w:author="Борис Гогинян" w:date="2020-05-09T20:05:00Z">
            <w:rPr>
              <w:ins w:id="822" w:author="Борис Гогинян" w:date="2020-05-09T20:05:00Z"/>
              <w:rFonts w:ascii="Times New Roman" w:hAnsi="Times New Roman" w:cs="Times New Roman"/>
              <w:sz w:val="36"/>
              <w:szCs w:val="24"/>
            </w:rPr>
          </w:rPrChange>
        </w:rPr>
        <w:pPrChange w:id="823" w:author="Борис Гогинян" w:date="2020-05-09T20:05:00Z">
          <w:pPr>
            <w:spacing w:after="0" w:line="360" w:lineRule="auto"/>
            <w:contextualSpacing/>
          </w:pPr>
        </w:pPrChange>
      </w:pPr>
      <w:ins w:id="824" w:author="Борис Гогинян" w:date="2020-05-09T20:05:00Z">
        <w:r w:rsidRPr="00842E9B">
          <w:rPr>
            <w:rFonts w:ascii="Times New Roman" w:hAnsi="Times New Roman" w:cs="Times New Roman"/>
            <w:sz w:val="32"/>
            <w:szCs w:val="24"/>
            <w:lang w:val="en-US"/>
            <w:rPrChange w:id="825" w:author="Борис Гогинян" w:date="2020-05-09T20:05:00Z">
              <w:rPr>
                <w:rFonts w:ascii="Times New Roman" w:hAnsi="Times New Roman" w:cs="Times New Roman"/>
                <w:sz w:val="36"/>
                <w:szCs w:val="24"/>
                <w:lang w:val="en-US"/>
              </w:rPr>
            </w:rPrChange>
          </w:rPr>
          <w:t>PBR</w:t>
        </w:r>
        <w:r w:rsidRPr="00842E9B">
          <w:rPr>
            <w:rFonts w:ascii="Times New Roman" w:hAnsi="Times New Roman" w:cs="Times New Roman"/>
            <w:sz w:val="32"/>
            <w:szCs w:val="24"/>
            <w:rPrChange w:id="826" w:author="Борис Гогинян" w:date="2020-05-09T20:05:00Z">
              <w:rPr>
                <w:rFonts w:ascii="Times New Roman" w:hAnsi="Times New Roman" w:cs="Times New Roman"/>
                <w:sz w:val="36"/>
                <w:szCs w:val="24"/>
                <w:lang w:val="en-US"/>
              </w:rPr>
            </w:rPrChange>
          </w:rPr>
          <w:t xml:space="preserve"> </w:t>
        </w:r>
        <w:r w:rsidRPr="00842E9B">
          <w:rPr>
            <w:rFonts w:ascii="Times New Roman" w:hAnsi="Times New Roman" w:cs="Times New Roman"/>
            <w:sz w:val="32"/>
            <w:szCs w:val="24"/>
            <w:rPrChange w:id="827" w:author="Борис Гогинян" w:date="2020-05-09T20:05:00Z">
              <w:rPr>
                <w:rFonts w:ascii="Times New Roman" w:hAnsi="Times New Roman" w:cs="Times New Roman"/>
                <w:sz w:val="36"/>
                <w:szCs w:val="24"/>
              </w:rPr>
            </w:rPrChange>
          </w:rPr>
          <w:t>или Физически-корректный рендеринг</w:t>
        </w:r>
      </w:ins>
    </w:p>
    <w:p w14:paraId="1F4F3F1C" w14:textId="2D42DD46" w:rsidR="007E5F37" w:rsidRDefault="00527298" w:rsidP="00D61AD0">
      <w:pPr>
        <w:spacing w:after="0" w:line="360" w:lineRule="auto"/>
        <w:contextualSpacing/>
        <w:rPr>
          <w:ins w:id="828" w:author="Борис Гогинян" w:date="2020-05-09T23:33:00Z"/>
          <w:rFonts w:ascii="Times New Roman" w:hAnsi="Times New Roman" w:cs="Times New Roman"/>
          <w:sz w:val="28"/>
          <w:szCs w:val="24"/>
        </w:rPr>
      </w:pPr>
      <w:ins w:id="829" w:author="Борис Гогинян" w:date="2020-05-09T22:36:00Z">
        <w:r>
          <w:rPr>
            <w:rFonts w:ascii="Times New Roman" w:hAnsi="Times New Roman" w:cs="Times New Roman"/>
            <w:sz w:val="28"/>
            <w:szCs w:val="24"/>
            <w:lang w:val="en-US"/>
          </w:rPr>
          <w:t>P</w:t>
        </w:r>
        <w:r w:rsidRPr="00527298">
          <w:rPr>
            <w:rFonts w:ascii="Times New Roman" w:hAnsi="Times New Roman" w:cs="Times New Roman"/>
            <w:sz w:val="28"/>
            <w:szCs w:val="24"/>
            <w:lang w:val="en-US"/>
            <w:rPrChange w:id="830" w:author="Борис Гогинян" w:date="2020-05-09T22:37:00Z">
              <w:rPr>
                <w:rFonts w:ascii="Times New Roman" w:hAnsi="Times New Roman" w:cs="Times New Roman"/>
                <w:sz w:val="28"/>
                <w:szCs w:val="24"/>
              </w:rPr>
            </w:rPrChange>
          </w:rPr>
          <w:t>hysically</w:t>
        </w:r>
        <w:r w:rsidRPr="00527298">
          <w:rPr>
            <w:rFonts w:ascii="Times New Roman" w:hAnsi="Times New Roman" w:cs="Times New Roman"/>
            <w:sz w:val="28"/>
            <w:szCs w:val="24"/>
          </w:rPr>
          <w:t>-</w:t>
        </w:r>
        <w:r>
          <w:rPr>
            <w:rFonts w:ascii="Times New Roman" w:hAnsi="Times New Roman" w:cs="Times New Roman"/>
            <w:sz w:val="28"/>
            <w:szCs w:val="24"/>
            <w:lang w:val="en-US"/>
          </w:rPr>
          <w:t>B</w:t>
        </w:r>
        <w:r w:rsidRPr="00527298">
          <w:rPr>
            <w:rFonts w:ascii="Times New Roman" w:hAnsi="Times New Roman" w:cs="Times New Roman"/>
            <w:sz w:val="28"/>
            <w:szCs w:val="24"/>
            <w:lang w:val="en-US"/>
            <w:rPrChange w:id="831" w:author="Борис Гогинян" w:date="2020-05-09T22:37:00Z">
              <w:rPr>
                <w:rFonts w:ascii="Times New Roman" w:hAnsi="Times New Roman" w:cs="Times New Roman"/>
                <w:sz w:val="28"/>
                <w:szCs w:val="24"/>
              </w:rPr>
            </w:rPrChange>
          </w:rPr>
          <w:t>ased</w:t>
        </w:r>
        <w:r w:rsidRPr="00527298">
          <w:rPr>
            <w:rFonts w:ascii="Times New Roman" w:hAnsi="Times New Roman" w:cs="Times New Roman"/>
            <w:sz w:val="28"/>
            <w:szCs w:val="24"/>
          </w:rPr>
          <w:t xml:space="preserve"> </w:t>
        </w:r>
        <w:r>
          <w:rPr>
            <w:rFonts w:ascii="Times New Roman" w:hAnsi="Times New Roman" w:cs="Times New Roman"/>
            <w:sz w:val="28"/>
            <w:szCs w:val="24"/>
            <w:lang w:val="en-US"/>
          </w:rPr>
          <w:t>R</w:t>
        </w:r>
        <w:r w:rsidRPr="00527298">
          <w:rPr>
            <w:rFonts w:ascii="Times New Roman" w:hAnsi="Times New Roman" w:cs="Times New Roman"/>
            <w:sz w:val="28"/>
            <w:szCs w:val="24"/>
            <w:lang w:val="en-US"/>
            <w:rPrChange w:id="832" w:author="Борис Гогинян" w:date="2020-05-09T22:37:00Z">
              <w:rPr>
                <w:rFonts w:ascii="Times New Roman" w:hAnsi="Times New Roman" w:cs="Times New Roman"/>
                <w:sz w:val="28"/>
                <w:szCs w:val="24"/>
              </w:rPr>
            </w:rPrChange>
          </w:rPr>
          <w:t>endering</w:t>
        </w:r>
      </w:ins>
      <w:ins w:id="833" w:author="Борис Гогинян" w:date="2020-05-09T22:37:00Z">
        <w:r w:rsidRPr="00527298">
          <w:rPr>
            <w:rFonts w:ascii="Times New Roman" w:hAnsi="Times New Roman" w:cs="Times New Roman"/>
            <w:sz w:val="28"/>
            <w:szCs w:val="24"/>
            <w:rPrChange w:id="834" w:author="Борис Гогинян" w:date="2020-05-09T22:38:00Z">
              <w:rPr>
                <w:rFonts w:ascii="Times New Roman" w:hAnsi="Times New Roman" w:cs="Times New Roman"/>
                <w:sz w:val="28"/>
                <w:szCs w:val="24"/>
                <w:lang w:val="en-US"/>
              </w:rPr>
            </w:rPrChange>
          </w:rPr>
          <w:t xml:space="preserve"> –</w:t>
        </w:r>
      </w:ins>
      <w:ins w:id="835" w:author="Борис Гогинян" w:date="2020-05-10T12:22:00Z">
        <w:r w:rsidR="00D106AC" w:rsidRPr="00D106AC">
          <w:rPr>
            <w:rFonts w:ascii="Times New Roman" w:hAnsi="Times New Roman" w:cs="Times New Roman"/>
            <w:sz w:val="28"/>
            <w:szCs w:val="24"/>
            <w:rPrChange w:id="836" w:author="Борис Гогинян" w:date="2020-05-10T12:22:00Z">
              <w:rPr>
                <w:rFonts w:ascii="Times New Roman" w:hAnsi="Times New Roman" w:cs="Times New Roman"/>
                <w:sz w:val="28"/>
                <w:szCs w:val="24"/>
                <w:lang w:val="en-US"/>
              </w:rPr>
            </w:rPrChange>
          </w:rPr>
          <w:t xml:space="preserve"> концепция</w:t>
        </w:r>
      </w:ins>
      <w:ins w:id="837" w:author="Борис Гогинян" w:date="2020-05-10T12:23:00Z">
        <w:r w:rsidR="00D106AC">
          <w:rPr>
            <w:rFonts w:ascii="Times New Roman" w:hAnsi="Times New Roman" w:cs="Times New Roman"/>
            <w:sz w:val="28"/>
            <w:szCs w:val="24"/>
          </w:rPr>
          <w:t xml:space="preserve">, которая основываясь на физических законах, стремиться добиться максимальной реалистичности </w:t>
        </w:r>
      </w:ins>
      <w:ins w:id="838" w:author="Борис Гогинян" w:date="2020-05-10T12:24:00Z">
        <w:r w:rsidR="00D106AC">
          <w:rPr>
            <w:rFonts w:ascii="Times New Roman" w:hAnsi="Times New Roman" w:cs="Times New Roman"/>
            <w:sz w:val="28"/>
            <w:szCs w:val="24"/>
          </w:rPr>
          <w:t xml:space="preserve">в симулировании </w:t>
        </w:r>
      </w:ins>
      <w:ins w:id="839" w:author="Борис Гогинян" w:date="2020-05-10T12:51:00Z">
        <w:r w:rsidR="006A4D6D">
          <w:rPr>
            <w:rFonts w:ascii="Times New Roman" w:hAnsi="Times New Roman" w:cs="Times New Roman"/>
            <w:sz w:val="28"/>
            <w:szCs w:val="24"/>
          </w:rPr>
          <w:t>материалов</w:t>
        </w:r>
      </w:ins>
      <w:ins w:id="840" w:author="Борис Гогинян" w:date="2020-05-10T12:50:00Z">
        <w:r w:rsidR="006A4D6D">
          <w:rPr>
            <w:rFonts w:ascii="Times New Roman" w:hAnsi="Times New Roman" w:cs="Times New Roman"/>
            <w:sz w:val="28"/>
            <w:szCs w:val="24"/>
          </w:rPr>
          <w:t xml:space="preserve"> </w:t>
        </w:r>
      </w:ins>
      <w:ins w:id="841" w:author="Борис Гогинян" w:date="2020-05-10T12:24:00Z">
        <w:r w:rsidR="00D106AC">
          <w:rPr>
            <w:rFonts w:ascii="Times New Roman" w:hAnsi="Times New Roman" w:cs="Times New Roman"/>
            <w:sz w:val="28"/>
            <w:szCs w:val="24"/>
          </w:rPr>
          <w:t>и</w:t>
        </w:r>
      </w:ins>
      <w:ins w:id="842" w:author="Борис Гогинян" w:date="2020-05-10T12:25:00Z">
        <w:r w:rsidR="00D106AC">
          <w:rPr>
            <w:rFonts w:ascii="Times New Roman" w:hAnsi="Times New Roman" w:cs="Times New Roman"/>
            <w:sz w:val="28"/>
            <w:szCs w:val="24"/>
          </w:rPr>
          <w:t>,</w:t>
        </w:r>
      </w:ins>
      <w:ins w:id="843" w:author="Борис Гогинян" w:date="2020-05-10T12:24:00Z">
        <w:r w:rsidR="00D106AC">
          <w:rPr>
            <w:rFonts w:ascii="Times New Roman" w:hAnsi="Times New Roman" w:cs="Times New Roman"/>
            <w:sz w:val="28"/>
            <w:szCs w:val="24"/>
          </w:rPr>
          <w:t xml:space="preserve"> тем самым, </w:t>
        </w:r>
      </w:ins>
      <w:ins w:id="844" w:author="Борис Гогинян" w:date="2020-05-10T12:25:00Z">
        <w:r w:rsidR="00D106AC">
          <w:rPr>
            <w:rFonts w:ascii="Times New Roman" w:hAnsi="Times New Roman" w:cs="Times New Roman"/>
            <w:sz w:val="28"/>
            <w:szCs w:val="24"/>
          </w:rPr>
          <w:t xml:space="preserve">фотореалистичности получаемых </w:t>
        </w:r>
      </w:ins>
      <w:ins w:id="845" w:author="Борис Гогинян" w:date="2020-05-10T12:51:00Z">
        <w:r w:rsidR="006A4D6D">
          <w:rPr>
            <w:rFonts w:ascii="Times New Roman" w:hAnsi="Times New Roman" w:cs="Times New Roman"/>
            <w:sz w:val="28"/>
            <w:szCs w:val="24"/>
          </w:rPr>
          <w:t xml:space="preserve">рендерингом </w:t>
        </w:r>
      </w:ins>
      <w:ins w:id="846" w:author="Борис Гогинян" w:date="2020-05-10T12:25:00Z">
        <w:r w:rsidR="00D106AC">
          <w:rPr>
            <w:rFonts w:ascii="Times New Roman" w:hAnsi="Times New Roman" w:cs="Times New Roman"/>
            <w:sz w:val="28"/>
            <w:szCs w:val="24"/>
          </w:rPr>
          <w:t xml:space="preserve">изображений. </w:t>
        </w:r>
      </w:ins>
      <w:ins w:id="847" w:author="Борис Гогинян" w:date="2020-05-09T23:30:00Z">
        <w:r w:rsidR="00967722">
          <w:rPr>
            <w:rFonts w:ascii="Times New Roman" w:hAnsi="Times New Roman" w:cs="Times New Roman"/>
            <w:sz w:val="28"/>
            <w:szCs w:val="24"/>
          </w:rPr>
          <w:t>Ф</w:t>
        </w:r>
      </w:ins>
      <w:ins w:id="848" w:author="Борис Гогинян" w:date="2020-05-09T23:31:00Z">
        <w:r w:rsidR="007E5F37">
          <w:rPr>
            <w:rFonts w:ascii="Times New Roman" w:hAnsi="Times New Roman" w:cs="Times New Roman"/>
            <w:sz w:val="28"/>
            <w:szCs w:val="24"/>
          </w:rPr>
          <w:t xml:space="preserve">изически-корректный рендеринг </w:t>
        </w:r>
      </w:ins>
      <w:ins w:id="849" w:author="Борис Гогинян" w:date="2020-05-09T23:32:00Z">
        <w:r w:rsidR="007E5F37">
          <w:rPr>
            <w:rFonts w:ascii="Times New Roman" w:hAnsi="Times New Roman" w:cs="Times New Roman"/>
            <w:sz w:val="28"/>
            <w:szCs w:val="24"/>
          </w:rPr>
          <w:t>базируется на таких фактах, как:</w:t>
        </w:r>
      </w:ins>
    </w:p>
    <w:p w14:paraId="50FDE869" w14:textId="066ABBAF" w:rsidR="007E5F37" w:rsidRDefault="007E5F37" w:rsidP="007E5F37">
      <w:pPr>
        <w:pStyle w:val="a5"/>
        <w:numPr>
          <w:ilvl w:val="0"/>
          <w:numId w:val="53"/>
        </w:numPr>
        <w:spacing w:after="0"/>
        <w:jc w:val="both"/>
        <w:rPr>
          <w:ins w:id="850" w:author="Борис Гогинян" w:date="2020-05-09T23:34:00Z"/>
          <w:rFonts w:ascii="Times New Roman" w:hAnsi="Times New Roman" w:cs="Times New Roman"/>
          <w:sz w:val="28"/>
          <w:szCs w:val="24"/>
        </w:rPr>
      </w:pPr>
      <w:ins w:id="851" w:author="Борис Гогинян" w:date="2020-05-09T23:33:00Z">
        <w:r w:rsidRPr="00924E5D">
          <w:rPr>
            <w:rFonts w:ascii="Times New Roman" w:hAnsi="Times New Roman" w:cs="Times New Roman"/>
            <w:sz w:val="28"/>
            <w:szCs w:val="24"/>
          </w:rPr>
          <w:t>Теория микрограней</w:t>
        </w:r>
      </w:ins>
      <w:ins w:id="852" w:author="Борис Гогинян" w:date="2020-05-10T12:51:00Z">
        <w:r w:rsidR="006A4D6D">
          <w:rPr>
            <w:rFonts w:ascii="Times New Roman" w:hAnsi="Times New Roman" w:cs="Times New Roman"/>
            <w:sz w:val="28"/>
            <w:szCs w:val="24"/>
          </w:rPr>
          <w:t xml:space="preserve"> – поверхность имеет микроскопические неровности</w:t>
        </w:r>
      </w:ins>
      <w:ins w:id="853" w:author="Борис Гогинян" w:date="2020-05-10T13:02:00Z">
        <w:r w:rsidR="00386044">
          <w:rPr>
            <w:rFonts w:ascii="Times New Roman" w:hAnsi="Times New Roman" w:cs="Times New Roman"/>
            <w:sz w:val="28"/>
            <w:szCs w:val="24"/>
          </w:rPr>
          <w:t>.</w:t>
        </w:r>
      </w:ins>
    </w:p>
    <w:p w14:paraId="4C3F426D" w14:textId="5FA36847" w:rsidR="007E5F37" w:rsidRDefault="006A4D6D" w:rsidP="007E5F37">
      <w:pPr>
        <w:pStyle w:val="a5"/>
        <w:numPr>
          <w:ilvl w:val="0"/>
          <w:numId w:val="53"/>
        </w:numPr>
        <w:spacing w:after="0"/>
        <w:jc w:val="both"/>
        <w:rPr>
          <w:ins w:id="854" w:author="Борис Гогинян" w:date="2020-05-09T23:34:00Z"/>
          <w:rFonts w:ascii="Times New Roman" w:hAnsi="Times New Roman" w:cs="Times New Roman"/>
          <w:sz w:val="28"/>
          <w:szCs w:val="24"/>
        </w:rPr>
      </w:pPr>
      <w:ins w:id="855" w:author="Борис Гогинян" w:date="2020-05-10T12:52:00Z">
        <w:r>
          <w:rPr>
            <w:rFonts w:ascii="Times New Roman" w:hAnsi="Times New Roman" w:cs="Times New Roman"/>
            <w:sz w:val="28"/>
            <w:szCs w:val="24"/>
          </w:rPr>
          <w:t>З</w:t>
        </w:r>
      </w:ins>
      <w:ins w:id="856" w:author="Борис Гогинян" w:date="2020-05-09T23:33:00Z">
        <w:r>
          <w:rPr>
            <w:rFonts w:ascii="Times New Roman" w:hAnsi="Times New Roman" w:cs="Times New Roman"/>
            <w:sz w:val="28"/>
            <w:szCs w:val="24"/>
          </w:rPr>
          <w:t xml:space="preserve">акон сохранения энергии </w:t>
        </w:r>
      </w:ins>
      <w:ins w:id="857" w:author="Борис Гогинян" w:date="2020-05-10T12:52:00Z">
        <w:r>
          <w:rPr>
            <w:rFonts w:ascii="Times New Roman" w:hAnsi="Times New Roman" w:cs="Times New Roman"/>
            <w:sz w:val="28"/>
            <w:szCs w:val="24"/>
          </w:rPr>
          <w:t>–</w:t>
        </w:r>
      </w:ins>
      <w:ins w:id="858" w:author="Борис Гогинян" w:date="2020-05-09T23:33:00Z">
        <w:r>
          <w:rPr>
            <w:rFonts w:ascii="Times New Roman" w:hAnsi="Times New Roman" w:cs="Times New Roman"/>
            <w:sz w:val="28"/>
            <w:szCs w:val="24"/>
          </w:rPr>
          <w:t xml:space="preserve"> поверхность </w:t>
        </w:r>
      </w:ins>
      <w:ins w:id="859" w:author="Борис Гогинян" w:date="2020-05-10T12:52:00Z">
        <w:r>
          <w:rPr>
            <w:rFonts w:ascii="Times New Roman" w:hAnsi="Times New Roman" w:cs="Times New Roman"/>
            <w:sz w:val="28"/>
            <w:szCs w:val="24"/>
          </w:rPr>
          <w:t>не может отразить больше энергии, чем принимает</w:t>
        </w:r>
      </w:ins>
    </w:p>
    <w:p w14:paraId="607B430F" w14:textId="5B9B9C89" w:rsidR="007E5F37" w:rsidRDefault="006A4D6D" w:rsidP="007E5F37">
      <w:pPr>
        <w:pStyle w:val="a5"/>
        <w:numPr>
          <w:ilvl w:val="0"/>
          <w:numId w:val="53"/>
        </w:numPr>
        <w:spacing w:after="0"/>
        <w:jc w:val="both"/>
        <w:rPr>
          <w:ins w:id="860" w:author="Борис Гогинян" w:date="2020-05-10T12:57:00Z"/>
          <w:rFonts w:ascii="Times New Roman" w:hAnsi="Times New Roman" w:cs="Times New Roman"/>
          <w:sz w:val="28"/>
          <w:szCs w:val="24"/>
        </w:rPr>
      </w:pPr>
      <w:ins w:id="861" w:author="Борис Гогинян" w:date="2020-05-10T12:52:00Z">
        <w:r>
          <w:rPr>
            <w:rFonts w:ascii="Times New Roman" w:hAnsi="Times New Roman" w:cs="Times New Roman"/>
            <w:sz w:val="28"/>
            <w:szCs w:val="24"/>
          </w:rPr>
          <w:t>З</w:t>
        </w:r>
      </w:ins>
      <w:ins w:id="862" w:author="Борис Гогинян" w:date="2020-05-09T23:33:00Z">
        <w:r>
          <w:rPr>
            <w:rFonts w:ascii="Times New Roman" w:hAnsi="Times New Roman" w:cs="Times New Roman"/>
            <w:sz w:val="28"/>
            <w:szCs w:val="24"/>
          </w:rPr>
          <w:t>акон Ф</w:t>
        </w:r>
        <w:r w:rsidR="007E5F37" w:rsidRPr="00EA169A">
          <w:rPr>
            <w:rFonts w:ascii="Times New Roman" w:hAnsi="Times New Roman" w:cs="Times New Roman"/>
            <w:sz w:val="28"/>
            <w:szCs w:val="24"/>
          </w:rPr>
          <w:t>ренеля</w:t>
        </w:r>
      </w:ins>
      <w:ins w:id="863" w:author="Борис Гогинян" w:date="2020-05-10T12:52:00Z">
        <w:r>
          <w:rPr>
            <w:rFonts w:ascii="Times New Roman" w:hAnsi="Times New Roman" w:cs="Times New Roman"/>
            <w:sz w:val="28"/>
            <w:szCs w:val="24"/>
          </w:rPr>
          <w:t xml:space="preserve"> </w:t>
        </w:r>
      </w:ins>
      <w:ins w:id="864" w:author="Борис Гогинян" w:date="2020-05-10T12:53:00Z">
        <w:r>
          <w:rPr>
            <w:rFonts w:ascii="Times New Roman" w:hAnsi="Times New Roman" w:cs="Times New Roman"/>
            <w:sz w:val="28"/>
            <w:szCs w:val="24"/>
          </w:rPr>
          <w:t>–</w:t>
        </w:r>
      </w:ins>
      <w:ins w:id="865" w:author="Борис Гогинян" w:date="2020-05-10T12:52:00Z">
        <w:r>
          <w:rPr>
            <w:rFonts w:ascii="Times New Roman" w:hAnsi="Times New Roman" w:cs="Times New Roman"/>
            <w:sz w:val="28"/>
            <w:szCs w:val="24"/>
          </w:rPr>
          <w:t xml:space="preserve"> </w:t>
        </w:r>
      </w:ins>
      <w:ins w:id="866" w:author="Борис Гогинян" w:date="2020-05-10T12:53:00Z">
        <w:r>
          <w:rPr>
            <w:rFonts w:ascii="Times New Roman" w:hAnsi="Times New Roman" w:cs="Times New Roman"/>
            <w:sz w:val="28"/>
            <w:szCs w:val="24"/>
          </w:rPr>
          <w:t>поверхности имеют разную отражательную способность в зависимости от угла просмотра</w:t>
        </w:r>
      </w:ins>
      <w:ins w:id="867" w:author="Борис Гогинян" w:date="2020-05-10T20:59:00Z">
        <w:r w:rsidR="00EE2FD0">
          <w:rPr>
            <w:rFonts w:ascii="Times New Roman" w:hAnsi="Times New Roman" w:cs="Times New Roman"/>
            <w:sz w:val="28"/>
            <w:szCs w:val="24"/>
          </w:rPr>
          <w:t>.</w:t>
        </w:r>
      </w:ins>
    </w:p>
    <w:p w14:paraId="420FE92C" w14:textId="10190DB5" w:rsidR="006A4D6D" w:rsidRDefault="006A4D6D" w:rsidP="007E5F37">
      <w:pPr>
        <w:pStyle w:val="a5"/>
        <w:numPr>
          <w:ilvl w:val="0"/>
          <w:numId w:val="53"/>
        </w:numPr>
        <w:spacing w:after="0"/>
        <w:jc w:val="both"/>
        <w:rPr>
          <w:ins w:id="868" w:author="Борис Гогинян" w:date="2020-05-10T12:53:00Z"/>
          <w:rFonts w:ascii="Times New Roman" w:hAnsi="Times New Roman" w:cs="Times New Roman"/>
          <w:sz w:val="28"/>
          <w:szCs w:val="24"/>
        </w:rPr>
      </w:pPr>
      <w:ins w:id="869" w:author="Борис Гогинян" w:date="2020-05-10T12:55:00Z">
        <w:r>
          <w:rPr>
            <w:rFonts w:ascii="Times New Roman" w:hAnsi="Times New Roman" w:cs="Times New Roman"/>
            <w:sz w:val="28"/>
            <w:szCs w:val="24"/>
          </w:rPr>
          <w:t xml:space="preserve">Альбедо – учет </w:t>
        </w:r>
      </w:ins>
      <w:ins w:id="870" w:author="Борис Гогинян" w:date="2020-05-10T12:56:00Z">
        <w:r>
          <w:rPr>
            <w:rFonts w:ascii="Times New Roman" w:hAnsi="Times New Roman" w:cs="Times New Roman"/>
            <w:sz w:val="28"/>
            <w:szCs w:val="24"/>
          </w:rPr>
          <w:t>отражения</w:t>
        </w:r>
      </w:ins>
      <w:ins w:id="871" w:author="Борис Гогинян" w:date="2020-05-10T12:55:00Z">
        <w:r>
          <w:rPr>
            <w:rFonts w:ascii="Times New Roman" w:hAnsi="Times New Roman" w:cs="Times New Roman"/>
            <w:sz w:val="28"/>
            <w:szCs w:val="24"/>
          </w:rPr>
          <w:t xml:space="preserve"> материалом волн определенной длины, другими словами, чистый цвет</w:t>
        </w:r>
      </w:ins>
    </w:p>
    <w:p w14:paraId="641DCF05" w14:textId="33BF6A55" w:rsidR="006A4D6D" w:rsidRDefault="006A4D6D" w:rsidP="007E5F37">
      <w:pPr>
        <w:pStyle w:val="a5"/>
        <w:numPr>
          <w:ilvl w:val="0"/>
          <w:numId w:val="53"/>
        </w:numPr>
        <w:spacing w:after="0"/>
        <w:jc w:val="both"/>
        <w:rPr>
          <w:ins w:id="872" w:author="Борис Гогинян" w:date="2020-05-10T13:02:00Z"/>
          <w:rFonts w:ascii="Times New Roman" w:hAnsi="Times New Roman" w:cs="Times New Roman"/>
          <w:sz w:val="28"/>
          <w:szCs w:val="24"/>
        </w:rPr>
      </w:pPr>
      <w:ins w:id="873" w:author="Борис Гогинян" w:date="2020-05-10T12:53:00Z">
        <w:r>
          <w:rPr>
            <w:rFonts w:ascii="Times New Roman" w:hAnsi="Times New Roman" w:cs="Times New Roman"/>
            <w:sz w:val="28"/>
            <w:szCs w:val="24"/>
          </w:rPr>
          <w:t xml:space="preserve">Проводник/диэлектрик </w:t>
        </w:r>
      </w:ins>
      <w:ins w:id="874" w:author="Борис Гогинян" w:date="2020-05-10T12:54:00Z">
        <w:r>
          <w:rPr>
            <w:rFonts w:ascii="Times New Roman" w:hAnsi="Times New Roman" w:cs="Times New Roman"/>
            <w:sz w:val="28"/>
            <w:szCs w:val="24"/>
          </w:rPr>
          <w:t>–</w:t>
        </w:r>
      </w:ins>
      <w:ins w:id="875" w:author="Борис Гогинян" w:date="2020-05-10T12:53:00Z">
        <w:r>
          <w:rPr>
            <w:rFonts w:ascii="Times New Roman" w:hAnsi="Times New Roman" w:cs="Times New Roman"/>
            <w:sz w:val="28"/>
            <w:szCs w:val="24"/>
          </w:rPr>
          <w:t xml:space="preserve"> учет</w:t>
        </w:r>
      </w:ins>
      <w:ins w:id="876" w:author="Борис Гогинян" w:date="2020-05-10T12:54:00Z">
        <w:r>
          <w:rPr>
            <w:rFonts w:ascii="Times New Roman" w:hAnsi="Times New Roman" w:cs="Times New Roman"/>
            <w:sz w:val="28"/>
            <w:szCs w:val="24"/>
          </w:rPr>
          <w:t xml:space="preserve"> способности проводников</w:t>
        </w:r>
      </w:ins>
      <w:ins w:id="877" w:author="Борис Гогинян" w:date="2020-05-10T13:01:00Z">
        <w:r w:rsidR="00386044">
          <w:rPr>
            <w:rFonts w:ascii="Times New Roman" w:hAnsi="Times New Roman" w:cs="Times New Roman"/>
            <w:sz w:val="28"/>
            <w:szCs w:val="24"/>
          </w:rPr>
          <w:t xml:space="preserve"> и диэлектриков</w:t>
        </w:r>
      </w:ins>
      <w:ins w:id="878" w:author="Борис Гогинян" w:date="2020-05-10T12:54:00Z">
        <w:r>
          <w:rPr>
            <w:rFonts w:ascii="Times New Roman" w:hAnsi="Times New Roman" w:cs="Times New Roman"/>
            <w:sz w:val="28"/>
            <w:szCs w:val="24"/>
          </w:rPr>
          <w:t xml:space="preserve"> отражать свет </w:t>
        </w:r>
      </w:ins>
      <w:ins w:id="879" w:author="Борис Гогинян" w:date="2020-05-10T12:55:00Z">
        <w:r>
          <w:rPr>
            <w:rFonts w:ascii="Times New Roman" w:hAnsi="Times New Roman" w:cs="Times New Roman"/>
            <w:sz w:val="28"/>
            <w:szCs w:val="24"/>
          </w:rPr>
          <w:t>(</w:t>
        </w:r>
      </w:ins>
      <w:ins w:id="880" w:author="Борис Гогинян" w:date="2020-05-10T12:54:00Z">
        <w:r>
          <w:rPr>
            <w:rFonts w:ascii="Times New Roman" w:hAnsi="Times New Roman" w:cs="Times New Roman"/>
            <w:sz w:val="28"/>
            <w:szCs w:val="24"/>
          </w:rPr>
          <w:t>60-90%</w:t>
        </w:r>
      </w:ins>
      <w:ins w:id="881" w:author="Борис Гогинян" w:date="2020-05-10T12:55:00Z">
        <w:r>
          <w:rPr>
            <w:rFonts w:ascii="Times New Roman" w:hAnsi="Times New Roman" w:cs="Times New Roman"/>
            <w:sz w:val="28"/>
            <w:szCs w:val="24"/>
          </w:rPr>
          <w:t>)</w:t>
        </w:r>
      </w:ins>
      <w:ins w:id="882" w:author="Борис Гогинян" w:date="2020-05-10T12:59:00Z">
        <w:r w:rsidR="00386044">
          <w:rPr>
            <w:rFonts w:ascii="Times New Roman" w:hAnsi="Times New Roman" w:cs="Times New Roman"/>
            <w:sz w:val="28"/>
            <w:szCs w:val="24"/>
          </w:rPr>
          <w:t xml:space="preserve"> и </w:t>
        </w:r>
      </w:ins>
      <w:ins w:id="883" w:author="Борис Гогинян" w:date="2020-05-10T13:01:00Z">
        <w:r>
          <w:rPr>
            <w:rFonts w:ascii="Times New Roman" w:hAnsi="Times New Roman" w:cs="Times New Roman"/>
            <w:sz w:val="28"/>
            <w:szCs w:val="24"/>
          </w:rPr>
          <w:t>(0</w:t>
        </w:r>
        <w:r w:rsidR="00386044">
          <w:rPr>
            <w:rFonts w:ascii="Times New Roman" w:hAnsi="Times New Roman" w:cs="Times New Roman"/>
            <w:sz w:val="28"/>
            <w:szCs w:val="24"/>
          </w:rPr>
          <w:t>-20%</w:t>
        </w:r>
        <w:r>
          <w:rPr>
            <w:rFonts w:ascii="Times New Roman" w:hAnsi="Times New Roman" w:cs="Times New Roman"/>
            <w:sz w:val="28"/>
            <w:szCs w:val="24"/>
          </w:rPr>
          <w:t>)</w:t>
        </w:r>
        <w:r w:rsidR="00386044">
          <w:rPr>
            <w:rFonts w:ascii="Times New Roman" w:hAnsi="Times New Roman" w:cs="Times New Roman"/>
            <w:sz w:val="28"/>
            <w:szCs w:val="24"/>
          </w:rPr>
          <w:t xml:space="preserve"> соответственно.</w:t>
        </w:r>
      </w:ins>
    </w:p>
    <w:p w14:paraId="515F10C6" w14:textId="1CACE794" w:rsidR="00386044" w:rsidRDefault="00386044" w:rsidP="00386044">
      <w:pPr>
        <w:pStyle w:val="a5"/>
        <w:spacing w:after="0"/>
        <w:ind w:left="360"/>
        <w:jc w:val="both"/>
        <w:rPr>
          <w:ins w:id="884" w:author="Борис Гогинян" w:date="2020-05-10T13:02:00Z"/>
          <w:rFonts w:ascii="Times New Roman" w:hAnsi="Times New Roman" w:cs="Times New Roman"/>
          <w:sz w:val="28"/>
          <w:szCs w:val="24"/>
        </w:rPr>
        <w:pPrChange w:id="885" w:author="Борис Гогинян" w:date="2020-05-10T13:02:00Z">
          <w:pPr>
            <w:pStyle w:val="a5"/>
            <w:numPr>
              <w:numId w:val="53"/>
            </w:numPr>
            <w:spacing w:after="0"/>
            <w:ind w:left="284" w:firstLine="76"/>
            <w:jc w:val="both"/>
          </w:pPr>
        </w:pPrChange>
      </w:pPr>
    </w:p>
    <w:p w14:paraId="303CD54F" w14:textId="2F74323D" w:rsidR="00386044" w:rsidRDefault="00386044" w:rsidP="00386044">
      <w:pPr>
        <w:pStyle w:val="a5"/>
        <w:spacing w:after="0"/>
        <w:ind w:left="360"/>
        <w:jc w:val="both"/>
        <w:rPr>
          <w:ins w:id="886" w:author="Борис Гогинян" w:date="2020-05-10T13:06:00Z"/>
          <w:rFonts w:ascii="Times New Roman" w:hAnsi="Times New Roman" w:cs="Times New Roman"/>
          <w:sz w:val="32"/>
          <w:szCs w:val="24"/>
        </w:rPr>
        <w:pPrChange w:id="887" w:author="Борис Гогинян" w:date="2020-05-10T13:02:00Z">
          <w:pPr>
            <w:pStyle w:val="a5"/>
            <w:numPr>
              <w:numId w:val="53"/>
            </w:numPr>
            <w:spacing w:after="0"/>
            <w:ind w:left="284" w:firstLine="76"/>
            <w:jc w:val="both"/>
          </w:pPr>
        </w:pPrChange>
      </w:pPr>
      <w:ins w:id="888" w:author="Борис Гогинян" w:date="2020-05-10T13:04:00Z">
        <w:r>
          <w:rPr>
            <w:rFonts w:ascii="Times New Roman" w:hAnsi="Times New Roman" w:cs="Times New Roman"/>
            <w:sz w:val="32"/>
            <w:szCs w:val="24"/>
          </w:rPr>
          <w:t>Теория микрограней (</w:t>
        </w:r>
        <w:r w:rsidRPr="00386044">
          <w:rPr>
            <w:rFonts w:ascii="Times New Roman" w:hAnsi="Times New Roman" w:cs="Times New Roman"/>
            <w:sz w:val="32"/>
            <w:szCs w:val="24"/>
          </w:rPr>
          <w:t>Microfacet Theory</w:t>
        </w:r>
        <w:r>
          <w:rPr>
            <w:rFonts w:ascii="Times New Roman" w:hAnsi="Times New Roman" w:cs="Times New Roman"/>
            <w:sz w:val="32"/>
            <w:szCs w:val="24"/>
          </w:rPr>
          <w:t>)</w:t>
        </w:r>
      </w:ins>
    </w:p>
    <w:p w14:paraId="17B81C3D" w14:textId="7AD5D2C8" w:rsidR="00386044" w:rsidRDefault="00791F82" w:rsidP="00386044">
      <w:pPr>
        <w:pStyle w:val="a5"/>
        <w:spacing w:after="0"/>
        <w:ind w:left="360"/>
        <w:jc w:val="both"/>
        <w:rPr>
          <w:ins w:id="889" w:author="Борис Гогинян" w:date="2020-05-10T16:13:00Z"/>
          <w:rFonts w:ascii="Times New Roman" w:hAnsi="Times New Roman" w:cs="Times New Roman"/>
          <w:sz w:val="28"/>
          <w:szCs w:val="24"/>
        </w:rPr>
        <w:pPrChange w:id="890" w:author="Борис Гогинян" w:date="2020-05-10T13:02:00Z">
          <w:pPr>
            <w:pStyle w:val="a5"/>
            <w:numPr>
              <w:numId w:val="53"/>
            </w:numPr>
            <w:spacing w:after="0"/>
            <w:ind w:left="284" w:firstLine="76"/>
            <w:jc w:val="both"/>
          </w:pPr>
        </w:pPrChange>
      </w:pPr>
      <w:ins w:id="891" w:author="Борис Гогинян" w:date="2020-05-10T16:12:00Z">
        <w:r>
          <w:rPr>
            <w:rFonts w:ascii="Times New Roman" w:hAnsi="Times New Roman" w:cs="Times New Roman"/>
            <w:sz w:val="28"/>
            <w:szCs w:val="24"/>
          </w:rPr>
          <w:tab/>
          <w:t>В основе этой теории лежит представление о поверхности</w:t>
        </w:r>
        <w:r w:rsidR="00CE000F">
          <w:rPr>
            <w:rFonts w:ascii="Times New Roman" w:hAnsi="Times New Roman" w:cs="Times New Roman"/>
            <w:sz w:val="28"/>
            <w:szCs w:val="24"/>
          </w:rPr>
          <w:t xml:space="preserve"> сред, как повер</w:t>
        </w:r>
      </w:ins>
      <w:r w:rsidR="00435699">
        <w:rPr>
          <w:rFonts w:ascii="Times New Roman" w:hAnsi="Times New Roman" w:cs="Times New Roman"/>
          <w:sz w:val="28"/>
          <w:szCs w:val="24"/>
        </w:rPr>
        <w:t>х</w:t>
      </w:r>
      <w:ins w:id="892" w:author="Борис Гогинян" w:date="2020-05-10T16:12:00Z">
        <w:r w:rsidR="00CE000F">
          <w:rPr>
            <w:rFonts w:ascii="Times New Roman" w:hAnsi="Times New Roman" w:cs="Times New Roman"/>
            <w:sz w:val="28"/>
            <w:szCs w:val="24"/>
          </w:rPr>
          <w:t>ности с микроск</w:t>
        </w:r>
      </w:ins>
      <w:r w:rsidR="00435699">
        <w:rPr>
          <w:rFonts w:ascii="Times New Roman" w:hAnsi="Times New Roman" w:cs="Times New Roman"/>
          <w:sz w:val="28"/>
          <w:szCs w:val="24"/>
        </w:rPr>
        <w:t>о</w:t>
      </w:r>
      <w:ins w:id="893" w:author="Борис Гогинян" w:date="2020-05-10T16:12:00Z">
        <w:r w:rsidR="00CE000F">
          <w:rPr>
            <w:rFonts w:ascii="Times New Roman" w:hAnsi="Times New Roman" w:cs="Times New Roman"/>
            <w:sz w:val="28"/>
            <w:szCs w:val="24"/>
          </w:rPr>
          <w:t>пическими неровностями, но тем не менее</w:t>
        </w:r>
      </w:ins>
      <w:ins w:id="894" w:author="Борис Гогинян" w:date="2020-05-10T16:13:00Z">
        <w:r w:rsidR="00CE000F">
          <w:rPr>
            <w:rFonts w:ascii="Times New Roman" w:hAnsi="Times New Roman" w:cs="Times New Roman"/>
            <w:sz w:val="28"/>
            <w:szCs w:val="24"/>
          </w:rPr>
          <w:t xml:space="preserve"> значительно</w:t>
        </w:r>
      </w:ins>
      <w:ins w:id="895" w:author="Борис Гогинян" w:date="2020-05-10T16:12:00Z">
        <w:r w:rsidR="00CE000F">
          <w:rPr>
            <w:rFonts w:ascii="Times New Roman" w:hAnsi="Times New Roman" w:cs="Times New Roman"/>
            <w:sz w:val="28"/>
            <w:szCs w:val="24"/>
          </w:rPr>
          <w:t xml:space="preserve"> </w:t>
        </w:r>
        <w:r w:rsidR="00CE000F">
          <w:rPr>
            <w:rFonts w:ascii="Times New Roman" w:hAnsi="Times New Roman" w:cs="Times New Roman"/>
            <w:sz w:val="28"/>
            <w:szCs w:val="24"/>
          </w:rPr>
          <w:lastRenderedPageBreak/>
          <w:t>большими, чем длина</w:t>
        </w:r>
      </w:ins>
      <w:ins w:id="896" w:author="Борис Гогинян" w:date="2020-05-10T16:13:00Z">
        <w:r w:rsidR="00CE000F">
          <w:rPr>
            <w:rFonts w:ascii="Times New Roman" w:hAnsi="Times New Roman" w:cs="Times New Roman"/>
            <w:sz w:val="28"/>
            <w:szCs w:val="24"/>
          </w:rPr>
          <w:t xml:space="preserve"> волны. Поэтому при падении световых лучей на такую поверхность может возникнуть три ситуации:</w:t>
        </w:r>
      </w:ins>
    </w:p>
    <w:p w14:paraId="320BB806" w14:textId="0D414BB7" w:rsidR="00CE000F" w:rsidRPr="00CE000F" w:rsidRDefault="00CE000F" w:rsidP="00CE000F">
      <w:pPr>
        <w:pStyle w:val="a5"/>
        <w:numPr>
          <w:ilvl w:val="0"/>
          <w:numId w:val="60"/>
        </w:numPr>
        <w:spacing w:after="0"/>
        <w:rPr>
          <w:ins w:id="897" w:author="Борис Гогинян" w:date="2020-05-10T16:16:00Z"/>
          <w:rFonts w:ascii="Times New Roman" w:hAnsi="Times New Roman" w:cs="Times New Roman"/>
          <w:sz w:val="28"/>
          <w:szCs w:val="24"/>
          <w:rPrChange w:id="898" w:author="Борис Гогинян" w:date="2020-05-10T16:17:00Z">
            <w:rPr>
              <w:ins w:id="899" w:author="Борис Гогинян" w:date="2020-05-10T16:16:00Z"/>
            </w:rPr>
          </w:rPrChange>
        </w:rPr>
        <w:pPrChange w:id="900" w:author="Борис Гогинян" w:date="2020-05-10T16:18:00Z">
          <w:pPr>
            <w:pStyle w:val="a5"/>
            <w:numPr>
              <w:numId w:val="53"/>
            </w:numPr>
            <w:spacing w:after="0"/>
            <w:ind w:left="284" w:firstLine="76"/>
            <w:jc w:val="both"/>
          </w:pPr>
        </w:pPrChange>
      </w:pPr>
      <w:ins w:id="901" w:author="Борис Гогинян" w:date="2020-05-10T16:17:00Z">
        <w:r>
          <w:rPr>
            <w:rFonts w:ascii="Times New Roman" w:hAnsi="Times New Roman" w:cs="Times New Roman"/>
            <w:sz w:val="28"/>
            <w:szCs w:val="24"/>
          </w:rPr>
          <w:t>С</w:t>
        </w:r>
      </w:ins>
      <w:ins w:id="902" w:author="Борис Гогинян" w:date="2020-05-10T16:15:00Z">
        <w:r>
          <w:rPr>
            <w:rFonts w:ascii="Times New Roman" w:hAnsi="Times New Roman" w:cs="Times New Roman"/>
            <w:sz w:val="28"/>
            <w:szCs w:val="24"/>
          </w:rPr>
          <w:t>амозатенение (англ.</w:t>
        </w:r>
      </w:ins>
      <w:ins w:id="903" w:author="Борис Гогинян" w:date="2020-05-10T16:16:00Z">
        <w:r>
          <w:rPr>
            <w:rFonts w:ascii="Times New Roman" w:hAnsi="Times New Roman" w:cs="Times New Roman"/>
            <w:sz w:val="28"/>
            <w:szCs w:val="24"/>
          </w:rPr>
          <w:t xml:space="preserve"> </w:t>
        </w:r>
        <w:r w:rsidRPr="00CE000F">
          <w:rPr>
            <w:rFonts w:ascii="Times New Roman" w:hAnsi="Times New Roman" w:cs="Times New Roman"/>
            <w:sz w:val="28"/>
            <w:szCs w:val="24"/>
          </w:rPr>
          <w:t>self shadowing</w:t>
        </w:r>
      </w:ins>
      <w:ins w:id="904" w:author="Борис Гогинян" w:date="2020-05-10T16:15:00Z">
        <w:r>
          <w:rPr>
            <w:rFonts w:ascii="Times New Roman" w:hAnsi="Times New Roman" w:cs="Times New Roman"/>
            <w:sz w:val="28"/>
            <w:szCs w:val="24"/>
          </w:rPr>
          <w:t>)</w:t>
        </w:r>
      </w:ins>
      <w:ins w:id="905" w:author="Борис Гогинян" w:date="2020-05-10T16:17:00Z">
        <w:r>
          <w:rPr>
            <w:rFonts w:ascii="Times New Roman" w:hAnsi="Times New Roman" w:cs="Times New Roman"/>
            <w:sz w:val="28"/>
            <w:szCs w:val="24"/>
          </w:rPr>
          <w:t xml:space="preserve"> – </w:t>
        </w:r>
      </w:ins>
      <w:ins w:id="906" w:author="Борис Гогинян" w:date="2020-05-10T16:14:00Z">
        <w:r>
          <w:rPr>
            <w:rFonts w:ascii="Times New Roman" w:hAnsi="Times New Roman" w:cs="Times New Roman"/>
            <w:sz w:val="28"/>
            <w:szCs w:val="24"/>
          </w:rPr>
          <w:t>луч света не долетает до поверхности, от которой он должен отразить</w:t>
        </w:r>
      </w:ins>
      <w:ins w:id="907" w:author="Борис Гогинян" w:date="2020-05-10T16:16:00Z">
        <w:r>
          <w:rPr>
            <w:rFonts w:ascii="Times New Roman" w:hAnsi="Times New Roman" w:cs="Times New Roman"/>
            <w:sz w:val="28"/>
            <w:szCs w:val="24"/>
          </w:rPr>
          <w:t>с</w:t>
        </w:r>
      </w:ins>
      <w:ins w:id="908" w:author="Борис Гогинян" w:date="2020-05-10T16:14:00Z">
        <w:r>
          <w:rPr>
            <w:rFonts w:ascii="Times New Roman" w:hAnsi="Times New Roman" w:cs="Times New Roman"/>
            <w:sz w:val="28"/>
            <w:szCs w:val="24"/>
          </w:rPr>
          <w:t>я</w:t>
        </w:r>
      </w:ins>
    </w:p>
    <w:p w14:paraId="399AB9EC" w14:textId="09D3E2D4" w:rsidR="00CE000F" w:rsidRDefault="00CE000F" w:rsidP="00CE000F">
      <w:pPr>
        <w:pStyle w:val="a5"/>
        <w:numPr>
          <w:ilvl w:val="0"/>
          <w:numId w:val="60"/>
        </w:numPr>
        <w:spacing w:after="0"/>
        <w:rPr>
          <w:ins w:id="909" w:author="Борис Гогинян" w:date="2020-05-10T16:17:00Z"/>
          <w:rFonts w:ascii="Times New Roman" w:hAnsi="Times New Roman" w:cs="Times New Roman"/>
          <w:sz w:val="28"/>
          <w:szCs w:val="24"/>
        </w:rPr>
        <w:pPrChange w:id="910" w:author="Борис Гогинян" w:date="2020-05-10T16:18:00Z">
          <w:pPr>
            <w:pStyle w:val="a5"/>
            <w:numPr>
              <w:numId w:val="53"/>
            </w:numPr>
            <w:spacing w:after="0"/>
            <w:ind w:left="284" w:firstLine="76"/>
            <w:jc w:val="both"/>
          </w:pPr>
        </w:pPrChange>
      </w:pPr>
      <w:ins w:id="911" w:author="Борис Гогинян" w:date="2020-05-10T16:17:00Z">
        <w:r>
          <w:rPr>
            <w:rFonts w:ascii="Times New Roman" w:hAnsi="Times New Roman" w:cs="Times New Roman"/>
            <w:sz w:val="28"/>
            <w:szCs w:val="24"/>
          </w:rPr>
          <w:t xml:space="preserve">Самоперекрытие (англ. </w:t>
        </w:r>
        <w:r w:rsidRPr="00CE000F">
          <w:rPr>
            <w:rFonts w:ascii="Times New Roman" w:hAnsi="Times New Roman" w:cs="Times New Roman"/>
            <w:sz w:val="28"/>
            <w:szCs w:val="24"/>
          </w:rPr>
          <w:t>masking</w:t>
        </w:r>
        <w:r>
          <w:rPr>
            <w:rFonts w:ascii="Times New Roman" w:hAnsi="Times New Roman" w:cs="Times New Roman"/>
            <w:sz w:val="28"/>
            <w:szCs w:val="24"/>
          </w:rPr>
          <w:t>) – отраженный луч сталкивается с препятствием и не вылетает.</w:t>
        </w:r>
      </w:ins>
    </w:p>
    <w:p w14:paraId="41B1ED22" w14:textId="786056D4" w:rsidR="00CE000F" w:rsidRDefault="00CE000F" w:rsidP="00961FAE">
      <w:pPr>
        <w:pStyle w:val="a5"/>
        <w:numPr>
          <w:ilvl w:val="0"/>
          <w:numId w:val="60"/>
        </w:numPr>
        <w:spacing w:after="0"/>
        <w:rPr>
          <w:ins w:id="912" w:author="Борис Гогинян" w:date="2020-05-10T16:19:00Z"/>
          <w:rFonts w:ascii="Times New Roman" w:hAnsi="Times New Roman" w:cs="Times New Roman"/>
          <w:sz w:val="28"/>
          <w:szCs w:val="24"/>
        </w:rPr>
        <w:pPrChange w:id="913" w:author="Борис Гогинян" w:date="2020-05-10T16:26:00Z">
          <w:pPr>
            <w:pStyle w:val="a5"/>
            <w:numPr>
              <w:numId w:val="53"/>
            </w:numPr>
            <w:spacing w:after="0"/>
            <w:ind w:left="284" w:firstLine="76"/>
            <w:jc w:val="both"/>
          </w:pPr>
        </w:pPrChange>
      </w:pPr>
      <w:ins w:id="914" w:author="Борис Гогинян" w:date="2020-05-10T16:19:00Z">
        <w:r>
          <w:rPr>
            <w:rFonts w:ascii="Times New Roman" w:hAnsi="Times New Roman" w:cs="Times New Roman"/>
            <w:sz w:val="28"/>
            <w:szCs w:val="24"/>
          </w:rPr>
          <w:t xml:space="preserve">Многократное отражение (англ. </w:t>
        </w:r>
        <w:r w:rsidRPr="00CE000F">
          <w:rPr>
            <w:rFonts w:ascii="Times New Roman" w:hAnsi="Times New Roman" w:cs="Times New Roman"/>
            <w:sz w:val="28"/>
            <w:szCs w:val="24"/>
          </w:rPr>
          <w:t>retroreflection</w:t>
        </w:r>
        <w:r>
          <w:rPr>
            <w:rFonts w:ascii="Times New Roman" w:hAnsi="Times New Roman" w:cs="Times New Roman"/>
            <w:sz w:val="28"/>
            <w:szCs w:val="24"/>
          </w:rPr>
          <w:t>) – ситуация, когда луч отражается от поверхности несколько раз, перед тем как улететь.</w:t>
        </w:r>
      </w:ins>
    </w:p>
    <w:p w14:paraId="22EFF210" w14:textId="2C8FD59E" w:rsidR="00CE000F" w:rsidRDefault="00CE000F" w:rsidP="00D159D1">
      <w:pPr>
        <w:spacing w:after="0"/>
        <w:ind w:left="360"/>
        <w:rPr>
          <w:ins w:id="915" w:author="Борис Гогинян" w:date="2020-05-10T16:38:00Z"/>
          <w:rFonts w:ascii="Times New Roman" w:hAnsi="Times New Roman" w:cs="Times New Roman"/>
          <w:sz w:val="28"/>
          <w:szCs w:val="24"/>
        </w:rPr>
        <w:pPrChange w:id="916" w:author="Борис Гогинян" w:date="2020-05-10T16:42:00Z">
          <w:pPr>
            <w:pStyle w:val="a5"/>
            <w:numPr>
              <w:numId w:val="53"/>
            </w:numPr>
            <w:spacing w:after="0"/>
            <w:ind w:left="284" w:firstLine="76"/>
            <w:jc w:val="both"/>
          </w:pPr>
        </w:pPrChange>
      </w:pPr>
      <w:ins w:id="917" w:author="Борис Гогинян" w:date="2020-05-10T16:21:00Z">
        <w:r>
          <w:rPr>
            <w:rFonts w:ascii="Times New Roman" w:hAnsi="Times New Roman" w:cs="Times New Roman"/>
            <w:sz w:val="28"/>
            <w:szCs w:val="24"/>
          </w:rPr>
          <w:t xml:space="preserve">Таким образом, если микрограни </w:t>
        </w:r>
      </w:ins>
      <w:ins w:id="918" w:author="Борис Гогинян" w:date="2020-05-10T16:27:00Z">
        <w:r w:rsidR="00961FAE">
          <w:rPr>
            <w:rFonts w:ascii="Times New Roman" w:hAnsi="Times New Roman" w:cs="Times New Roman"/>
            <w:sz w:val="28"/>
            <w:szCs w:val="24"/>
          </w:rPr>
          <w:t xml:space="preserve">ориентированы в разные стороны, </w:t>
        </w:r>
      </w:ins>
      <w:ins w:id="919" w:author="Борис Гогинян" w:date="2020-05-10T16:28:00Z">
        <w:r w:rsidR="00961FAE">
          <w:rPr>
            <w:rFonts w:ascii="Times New Roman" w:hAnsi="Times New Roman" w:cs="Times New Roman"/>
            <w:sz w:val="28"/>
            <w:szCs w:val="24"/>
          </w:rPr>
          <w:t xml:space="preserve">то лучи рассеиваются в разные стороны – </w:t>
        </w:r>
      </w:ins>
      <w:ins w:id="920" w:author="Борис Гогинян" w:date="2020-05-10T16:27:00Z">
        <w:r w:rsidR="00961FAE">
          <w:rPr>
            <w:rFonts w:ascii="Times New Roman" w:hAnsi="Times New Roman" w:cs="Times New Roman"/>
            <w:sz w:val="28"/>
            <w:szCs w:val="24"/>
          </w:rPr>
          <w:t>поверхность более шероховатая.</w:t>
        </w:r>
      </w:ins>
      <w:ins w:id="921" w:author="Борис Гогинян" w:date="2020-05-10T16:29:00Z">
        <w:r w:rsidR="00961FAE">
          <w:rPr>
            <w:rFonts w:ascii="Times New Roman" w:hAnsi="Times New Roman" w:cs="Times New Roman"/>
            <w:sz w:val="28"/>
            <w:szCs w:val="24"/>
          </w:rPr>
          <w:t xml:space="preserve"> В компьютерной графике используется коэффициент шероховатости</w:t>
        </w:r>
      </w:ins>
      <w:ins w:id="922" w:author="Борис Гогинян" w:date="2020-05-10T16:35:00Z">
        <w:r w:rsidR="00D159D1">
          <w:rPr>
            <w:rFonts w:ascii="Times New Roman" w:hAnsi="Times New Roman" w:cs="Times New Roman"/>
            <w:sz w:val="28"/>
            <w:szCs w:val="24"/>
          </w:rPr>
          <w:t xml:space="preserve">, число принадлежащее отрезку </w:t>
        </w:r>
        <w:r w:rsidR="00D159D1" w:rsidRPr="00D159D1">
          <w:rPr>
            <w:rFonts w:ascii="Times New Roman" w:hAnsi="Times New Roman" w:cs="Times New Roman"/>
            <w:sz w:val="28"/>
            <w:szCs w:val="24"/>
            <w:rPrChange w:id="923" w:author="Борис Гогинян" w:date="2020-05-10T16:35:00Z">
              <w:rPr>
                <w:rFonts w:ascii="Times New Roman" w:hAnsi="Times New Roman" w:cs="Times New Roman"/>
                <w:sz w:val="28"/>
                <w:szCs w:val="24"/>
                <w:lang w:val="en-US"/>
              </w:rPr>
            </w:rPrChange>
          </w:rPr>
          <w:t>[0, 1]</w:t>
        </w:r>
      </w:ins>
      <w:ins w:id="924" w:author="Борис Гогинян" w:date="2020-05-10T16:36:00Z">
        <w:r w:rsidR="00D159D1" w:rsidRPr="00D159D1">
          <w:rPr>
            <w:rFonts w:ascii="Times New Roman" w:hAnsi="Times New Roman" w:cs="Times New Roman"/>
            <w:sz w:val="28"/>
            <w:szCs w:val="24"/>
            <w:rPrChange w:id="925" w:author="Борис Гогинян" w:date="2020-05-10T16:36:00Z">
              <w:rPr>
                <w:rFonts w:ascii="Times New Roman" w:hAnsi="Times New Roman" w:cs="Times New Roman"/>
                <w:sz w:val="28"/>
                <w:szCs w:val="24"/>
                <w:lang w:val="en-US"/>
              </w:rPr>
            </w:rPrChange>
          </w:rPr>
          <w:t>, применяемое к медианному вектору</w:t>
        </w:r>
        <m:oMath>
          <m:r>
            <w:rPr>
              <w:rFonts w:ascii="Cambria Math" w:hAnsi="Cambria Math" w:cs="Times New Roman"/>
              <w:sz w:val="28"/>
              <w:szCs w:val="24"/>
              <w:rPrChange w:id="926" w:author="Борис Гогинян" w:date="2020-05-10T16:42:00Z">
                <w:rPr>
                  <w:rFonts w:ascii="Cambria Math" w:hAnsi="Cambria Math" w:cs="Times New Roman"/>
                  <w:sz w:val="28"/>
                  <w:szCs w:val="24"/>
                  <w:lang w:val="en-US"/>
                </w:rPr>
              </w:rPrChange>
            </w:rPr>
            <m:t>h</m:t>
          </m:r>
        </m:oMath>
        <w:r w:rsidR="00D159D1" w:rsidRPr="00D159D1">
          <w:rPr>
            <w:rFonts w:ascii="Times New Roman" w:hAnsi="Times New Roman" w:cs="Times New Roman"/>
            <w:sz w:val="28"/>
            <w:szCs w:val="24"/>
            <w:rPrChange w:id="927" w:author="Борис Гогинян" w:date="2020-05-10T16:36:00Z">
              <w:rPr>
                <w:rFonts w:ascii="Times New Roman" w:hAnsi="Times New Roman" w:cs="Times New Roman"/>
                <w:sz w:val="28"/>
                <w:szCs w:val="24"/>
                <w:lang w:val="en-US"/>
              </w:rPr>
            </w:rPrChange>
          </w:rPr>
          <w:t>.</w:t>
        </w:r>
        <w:r w:rsidR="00D159D1">
          <w:rPr>
            <w:rFonts w:ascii="Times New Roman" w:hAnsi="Times New Roman" w:cs="Times New Roman"/>
            <w:sz w:val="28"/>
            <w:szCs w:val="24"/>
          </w:rPr>
          <w:t xml:space="preserve"> Он определяет количество микрограней, </w:t>
        </w:r>
      </w:ins>
      <w:ins w:id="928" w:author="Борис Гогинян" w:date="2020-05-10T16:37:00Z">
        <w:r w:rsidR="00D159D1">
          <w:rPr>
            <w:rFonts w:ascii="Times New Roman" w:hAnsi="Times New Roman" w:cs="Times New Roman"/>
            <w:sz w:val="28"/>
            <w:szCs w:val="24"/>
          </w:rPr>
          <w:t>направленных</w:t>
        </w:r>
      </w:ins>
      <w:ins w:id="929" w:author="Борис Гогинян" w:date="2020-05-10T16:36:00Z">
        <w:r w:rsidR="00D159D1">
          <w:rPr>
            <w:rFonts w:ascii="Times New Roman" w:hAnsi="Times New Roman" w:cs="Times New Roman"/>
            <w:sz w:val="28"/>
            <w:szCs w:val="24"/>
          </w:rPr>
          <w:t xml:space="preserve"> вдоль него</w:t>
        </w:r>
      </w:ins>
      <w:ins w:id="930" w:author="Борис Гогинян" w:date="2020-05-10T16:37:00Z">
        <w:r w:rsidR="00D159D1">
          <w:rPr>
            <w:rFonts w:ascii="Times New Roman" w:hAnsi="Times New Roman" w:cs="Times New Roman"/>
            <w:sz w:val="28"/>
            <w:szCs w:val="24"/>
          </w:rPr>
          <w:t xml:space="preserve">: чем их меньше, тем более шероховатая поверхность. </w:t>
        </w:r>
      </w:ins>
    </w:p>
    <w:p w14:paraId="4873BC35" w14:textId="43FA9DF5" w:rsidR="00D159D1" w:rsidRDefault="00D159D1" w:rsidP="00CE000F">
      <w:pPr>
        <w:spacing w:after="0"/>
        <w:ind w:left="360"/>
        <w:jc w:val="both"/>
        <w:rPr>
          <w:ins w:id="931" w:author="Борис Гогинян" w:date="2020-05-10T16:40:00Z"/>
          <w:rFonts w:ascii="Times New Roman" w:hAnsi="Times New Roman" w:cs="Times New Roman"/>
          <w:sz w:val="28"/>
          <w:szCs w:val="24"/>
        </w:rPr>
        <w:pPrChange w:id="932" w:author="Борис Гогинян" w:date="2020-05-10T16:21:00Z">
          <w:pPr>
            <w:pStyle w:val="a5"/>
            <w:numPr>
              <w:numId w:val="53"/>
            </w:numPr>
            <w:spacing w:after="0"/>
            <w:ind w:left="284" w:firstLine="76"/>
            <w:jc w:val="both"/>
          </w:pPr>
        </w:pPrChange>
      </w:pPr>
      <w:ins w:id="933" w:author="Борис Гогинян" w:date="2020-05-10T16:38:00Z">
        <w:r>
          <w:rPr>
            <w:rFonts w:ascii="Times New Roman" w:hAnsi="Times New Roman" w:cs="Times New Roman"/>
            <w:sz w:val="28"/>
            <w:szCs w:val="24"/>
          </w:rPr>
          <w:t xml:space="preserve">Вектор </w:t>
        </w:r>
      </w:ins>
      <m:oMath>
        <m:r>
          <w:ins w:id="934" w:author="Борис Гогинян" w:date="2020-05-10T16:39:00Z">
            <w:rPr>
              <w:rFonts w:ascii="Cambria Math" w:hAnsi="Cambria Math" w:cs="Times New Roman"/>
              <w:sz w:val="28"/>
              <w:szCs w:val="24"/>
            </w:rPr>
            <m:t>h=</m:t>
          </w:ins>
        </m:r>
        <m:f>
          <m:fPr>
            <m:ctrlPr>
              <w:ins w:id="935" w:author="Борис Гогинян" w:date="2020-05-10T16:39:00Z">
                <w:rPr>
                  <w:rFonts w:ascii="Cambria Math" w:hAnsi="Cambria Math" w:cs="Times New Roman"/>
                  <w:i/>
                  <w:sz w:val="28"/>
                  <w:szCs w:val="24"/>
                </w:rPr>
              </w:ins>
            </m:ctrlPr>
          </m:fPr>
          <m:num>
            <m:sSub>
              <m:sSubPr>
                <m:ctrlPr>
                  <w:ins w:id="936" w:author="Борис Гогинян" w:date="2020-05-10T16:39:00Z">
                    <w:rPr>
                      <w:rFonts w:ascii="Cambria Math" w:hAnsi="Cambria Math" w:cs="Times New Roman"/>
                      <w:sz w:val="28"/>
                      <w:szCs w:val="24"/>
                    </w:rPr>
                  </w:ins>
                </m:ctrlPr>
              </m:sSubPr>
              <m:e>
                <m:r>
                  <w:ins w:id="937" w:author="Борис Гогинян" w:date="2020-05-10T16:39:00Z">
                    <m:rPr>
                      <m:sty m:val="p"/>
                    </m:rPr>
                    <w:rPr>
                      <w:rFonts w:ascii="Cambria Math" w:hAnsi="Cambria Math" w:cs="Times New Roman"/>
                      <w:sz w:val="28"/>
                      <w:szCs w:val="24"/>
                    </w:rPr>
                    <m:t>ω</m:t>
                  </w:ins>
                </m:r>
              </m:e>
              <m:sub>
                <m:r>
                  <w:ins w:id="938" w:author="Борис Гогинян" w:date="2020-05-10T16:39:00Z">
                    <w:rPr>
                      <w:rFonts w:ascii="Cambria Math" w:hAnsi="Cambria Math" w:cs="Times New Roman"/>
                      <w:sz w:val="28"/>
                      <w:szCs w:val="24"/>
                    </w:rPr>
                    <m:t>0</m:t>
                  </w:ins>
                </m:r>
              </m:sub>
            </m:sSub>
            <m:r>
              <w:ins w:id="939" w:author="Борис Гогинян" w:date="2020-05-10T16:39:00Z">
                <w:rPr>
                  <w:rFonts w:ascii="Cambria Math" w:hAnsi="Cambria Math" w:cs="Times New Roman"/>
                  <w:sz w:val="28"/>
                  <w:szCs w:val="24"/>
                </w:rPr>
                <m:t>+</m:t>
              </w:ins>
            </m:r>
            <m:sSub>
              <m:sSubPr>
                <m:ctrlPr>
                  <w:ins w:id="940" w:author="Борис Гогинян" w:date="2020-05-10T16:39:00Z">
                    <w:rPr>
                      <w:rFonts w:ascii="Cambria Math" w:hAnsi="Cambria Math" w:cs="Times New Roman"/>
                      <w:sz w:val="28"/>
                      <w:szCs w:val="24"/>
                    </w:rPr>
                  </w:ins>
                </m:ctrlPr>
              </m:sSubPr>
              <m:e>
                <m:r>
                  <w:ins w:id="941" w:author="Борис Гогинян" w:date="2020-05-10T16:39:00Z">
                    <m:rPr>
                      <m:sty m:val="p"/>
                    </m:rPr>
                    <w:rPr>
                      <w:rFonts w:ascii="Cambria Math" w:hAnsi="Cambria Math" w:cs="Times New Roman"/>
                      <w:sz w:val="28"/>
                      <w:szCs w:val="24"/>
                    </w:rPr>
                    <m:t>ω</m:t>
                  </w:ins>
                </m:r>
              </m:e>
              <m:sub>
                <m:r>
                  <w:ins w:id="942" w:author="Борис Гогинян" w:date="2020-05-10T16:39:00Z">
                    <w:rPr>
                      <w:rFonts w:ascii="Cambria Math" w:hAnsi="Cambria Math" w:cs="Times New Roman"/>
                      <w:sz w:val="28"/>
                      <w:szCs w:val="24"/>
                    </w:rPr>
                    <m:t>i</m:t>
                  </w:ins>
                </m:r>
              </m:sub>
            </m:sSub>
          </m:num>
          <m:den>
            <m:r>
              <w:ins w:id="943" w:author="Борис Гогинян" w:date="2020-05-10T16:39:00Z">
                <w:rPr>
                  <w:rFonts w:ascii="Cambria Math" w:hAnsi="Cambria Math" w:cs="Times New Roman"/>
                  <w:sz w:val="28"/>
                  <w:szCs w:val="24"/>
                </w:rPr>
                <m:t>||</m:t>
              </w:ins>
            </m:r>
            <m:sSub>
              <m:sSubPr>
                <m:ctrlPr>
                  <w:ins w:id="944" w:author="Борис Гогинян" w:date="2020-05-10T16:39:00Z">
                    <w:rPr>
                      <w:rFonts w:ascii="Cambria Math" w:hAnsi="Cambria Math" w:cs="Times New Roman"/>
                      <w:sz w:val="28"/>
                      <w:szCs w:val="24"/>
                    </w:rPr>
                  </w:ins>
                </m:ctrlPr>
              </m:sSubPr>
              <m:e>
                <m:r>
                  <w:ins w:id="945" w:author="Борис Гогинян" w:date="2020-05-10T16:39:00Z">
                    <m:rPr>
                      <m:sty m:val="p"/>
                    </m:rPr>
                    <w:rPr>
                      <w:rFonts w:ascii="Cambria Math" w:hAnsi="Cambria Math" w:cs="Times New Roman"/>
                      <w:sz w:val="28"/>
                      <w:szCs w:val="24"/>
                    </w:rPr>
                    <m:t>ω</m:t>
                  </w:ins>
                </m:r>
              </m:e>
              <m:sub>
                <m:r>
                  <w:ins w:id="946" w:author="Борис Гогинян" w:date="2020-05-10T16:39:00Z">
                    <w:rPr>
                      <w:rFonts w:ascii="Cambria Math" w:hAnsi="Cambria Math" w:cs="Times New Roman"/>
                      <w:sz w:val="28"/>
                      <w:szCs w:val="24"/>
                    </w:rPr>
                    <m:t>0</m:t>
                  </w:ins>
                </m:r>
              </m:sub>
            </m:sSub>
            <m:r>
              <w:ins w:id="947" w:author="Борис Гогинян" w:date="2020-05-10T16:39:00Z">
                <w:rPr>
                  <w:rFonts w:ascii="Cambria Math" w:hAnsi="Cambria Math" w:cs="Times New Roman"/>
                  <w:sz w:val="28"/>
                  <w:szCs w:val="24"/>
                </w:rPr>
                <m:t>+</m:t>
              </w:ins>
            </m:r>
            <m:sSub>
              <m:sSubPr>
                <m:ctrlPr>
                  <w:ins w:id="948" w:author="Борис Гогинян" w:date="2020-05-10T16:39:00Z">
                    <w:rPr>
                      <w:rFonts w:ascii="Cambria Math" w:hAnsi="Cambria Math" w:cs="Times New Roman"/>
                      <w:sz w:val="28"/>
                      <w:szCs w:val="24"/>
                    </w:rPr>
                  </w:ins>
                </m:ctrlPr>
              </m:sSubPr>
              <m:e>
                <m:r>
                  <w:ins w:id="949" w:author="Борис Гогинян" w:date="2020-05-10T16:39:00Z">
                    <m:rPr>
                      <m:sty m:val="p"/>
                    </m:rPr>
                    <w:rPr>
                      <w:rFonts w:ascii="Cambria Math" w:hAnsi="Cambria Math" w:cs="Times New Roman"/>
                      <w:sz w:val="28"/>
                      <w:szCs w:val="24"/>
                    </w:rPr>
                    <m:t>ω</m:t>
                  </w:ins>
                </m:r>
              </m:e>
              <m:sub>
                <m:r>
                  <w:ins w:id="950" w:author="Борис Гогинян" w:date="2020-05-10T16:39:00Z">
                    <w:rPr>
                      <w:rFonts w:ascii="Cambria Math" w:hAnsi="Cambria Math" w:cs="Times New Roman"/>
                      <w:sz w:val="28"/>
                      <w:szCs w:val="24"/>
                    </w:rPr>
                    <m:t>i</m:t>
                  </w:ins>
                </m:r>
              </m:sub>
            </m:sSub>
            <m:r>
              <w:ins w:id="951" w:author="Борис Гогинян" w:date="2020-05-10T16:39:00Z">
                <w:rPr>
                  <w:rFonts w:ascii="Cambria Math" w:hAnsi="Cambria Math" w:cs="Times New Roman"/>
                  <w:sz w:val="28"/>
                  <w:szCs w:val="24"/>
                </w:rPr>
                <m:t>||</m:t>
              </w:ins>
            </m:r>
          </m:den>
        </m:f>
      </m:oMath>
      <w:ins w:id="952" w:author="Борис Гогинян" w:date="2020-05-10T16:39:00Z">
        <w:r w:rsidRPr="00D159D1">
          <w:rPr>
            <w:rFonts w:ascii="Times New Roman" w:hAnsi="Times New Roman" w:cs="Times New Roman"/>
            <w:sz w:val="28"/>
            <w:szCs w:val="24"/>
            <w:rPrChange w:id="953" w:author="Борис Гогинян" w:date="2020-05-10T16:40:00Z">
              <w:rPr>
                <w:rFonts w:ascii="Times New Roman" w:hAnsi="Times New Roman" w:cs="Times New Roman"/>
                <w:sz w:val="28"/>
                <w:szCs w:val="24"/>
                <w:lang w:val="en-US"/>
              </w:rPr>
            </w:rPrChange>
          </w:rPr>
          <w:t xml:space="preserve"> , </w:t>
        </w:r>
      </w:ins>
      <w:ins w:id="954" w:author="Борис Гогинян" w:date="2020-05-10T16:40:00Z">
        <w:r>
          <w:rPr>
            <w:rFonts w:ascii="Times New Roman" w:hAnsi="Times New Roman" w:cs="Times New Roman"/>
            <w:sz w:val="28"/>
            <w:szCs w:val="24"/>
          </w:rPr>
          <w:t>где</w:t>
        </w:r>
      </w:ins>
    </w:p>
    <w:p w14:paraId="593BB49B" w14:textId="6CAE5E2C" w:rsidR="00D159D1" w:rsidRPr="00D159D1" w:rsidRDefault="00D159D1" w:rsidP="00D159D1">
      <w:pPr>
        <w:pStyle w:val="a5"/>
        <w:numPr>
          <w:ilvl w:val="0"/>
          <w:numId w:val="59"/>
        </w:numPr>
        <w:spacing w:after="0"/>
        <w:jc w:val="both"/>
        <w:rPr>
          <w:ins w:id="955" w:author="Борис Гогинян" w:date="2020-05-10T16:40:00Z"/>
          <w:rPrChange w:id="956" w:author="Борис Гогинян" w:date="2020-05-10T16:40:00Z">
            <w:rPr>
              <w:ins w:id="957" w:author="Борис Гогинян" w:date="2020-05-10T16:40:00Z"/>
              <w:rFonts w:ascii="Times New Roman" w:hAnsi="Times New Roman" w:cs="Times New Roman"/>
              <w:sz w:val="28"/>
              <w:szCs w:val="24"/>
            </w:rPr>
          </w:rPrChange>
        </w:rPr>
        <w:pPrChange w:id="958" w:author="Борис Гогинян" w:date="2020-05-10T16:40:00Z">
          <w:pPr>
            <w:pStyle w:val="a5"/>
            <w:numPr>
              <w:numId w:val="53"/>
            </w:numPr>
            <w:spacing w:after="0"/>
            <w:ind w:left="284" w:firstLine="76"/>
            <w:jc w:val="both"/>
          </w:pPr>
        </w:pPrChange>
      </w:pPr>
      <m:oMath>
        <m:sSub>
          <m:sSubPr>
            <m:ctrlPr>
              <w:ins w:id="959" w:author="Борис Гогинян" w:date="2020-05-10T16:40:00Z">
                <w:rPr>
                  <w:rFonts w:ascii="Cambria Math" w:hAnsi="Cambria Math" w:cs="Times New Roman"/>
                  <w:sz w:val="28"/>
                  <w:szCs w:val="24"/>
                  <w:rPrChange w:id="960" w:author="Борис Гогинян" w:date="2020-05-10T16:40:00Z">
                    <w:rPr>
                      <w:rFonts w:ascii="Cambria Math" w:hAnsi="Cambria Math"/>
                    </w:rPr>
                  </w:rPrChange>
                </w:rPr>
              </w:ins>
            </m:ctrlPr>
          </m:sSubPr>
          <m:e>
            <m:r>
              <w:ins w:id="961" w:author="Борис Гогинян" w:date="2020-05-10T16:40:00Z">
                <m:rPr>
                  <m:sty m:val="p"/>
                </m:rPr>
                <w:rPr>
                  <w:rFonts w:ascii="Cambria Math" w:hAnsi="Cambria Math" w:cs="Times New Roman"/>
                  <w:sz w:val="28"/>
                  <w:szCs w:val="24"/>
                  <w:rPrChange w:id="962" w:author="Борис Гогинян" w:date="2020-05-10T16:40:00Z">
                    <w:rPr>
                      <w:rFonts w:ascii="Cambria Math" w:hAnsi="Cambria Math"/>
                    </w:rPr>
                  </w:rPrChange>
                </w:rPr>
                <m:t>ω</m:t>
              </w:ins>
            </m:r>
          </m:e>
          <m:sub>
            <m:r>
              <w:ins w:id="963" w:author="Борис Гогинян" w:date="2020-05-10T16:40:00Z">
                <w:rPr>
                  <w:rFonts w:ascii="Cambria Math" w:hAnsi="Cambria Math" w:cs="Times New Roman"/>
                  <w:sz w:val="28"/>
                  <w:szCs w:val="24"/>
                  <w:rPrChange w:id="964" w:author="Борис Гогинян" w:date="2020-05-10T16:40:00Z">
                    <w:rPr>
                      <w:rFonts w:ascii="Cambria Math" w:hAnsi="Cambria Math"/>
                    </w:rPr>
                  </w:rPrChange>
                </w:rPr>
                <m:t>0</m:t>
              </w:ins>
            </m:r>
          </m:sub>
        </m:sSub>
        <m:r>
          <w:ins w:id="965" w:author="Борис Гогинян" w:date="2020-05-10T16:40:00Z">
            <w:rPr>
              <w:rFonts w:ascii="Cambria Math" w:hAnsi="Cambria Math" w:cs="Times New Roman"/>
              <w:sz w:val="28"/>
              <w:szCs w:val="24"/>
              <w:rPrChange w:id="966" w:author="Борис Гогинян" w:date="2020-05-10T16:40:00Z">
                <w:rPr>
                  <w:rFonts w:ascii="Cambria Math" w:hAnsi="Cambria Math"/>
                </w:rPr>
              </w:rPrChange>
            </w:rPr>
            <m:t>-</m:t>
          </w:ins>
        </m:r>
      </m:oMath>
      <w:ins w:id="967" w:author="Борис Гогинян" w:date="2020-05-10T16:40:00Z">
        <w:r w:rsidRPr="00D159D1">
          <w:rPr>
            <w:rFonts w:ascii="Times New Roman" w:hAnsi="Times New Roman" w:cs="Times New Roman"/>
            <w:sz w:val="28"/>
            <w:szCs w:val="24"/>
            <w:rPrChange w:id="968" w:author="Борис Гогинян" w:date="2020-05-10T16:40:00Z">
              <w:rPr/>
            </w:rPrChange>
          </w:rPr>
          <w:t xml:space="preserve"> вектор, направленный в сторону наблюдателя, </w:t>
        </w:r>
      </w:ins>
    </w:p>
    <w:p w14:paraId="3BBE6EE5" w14:textId="3B8A5C17" w:rsidR="00EC2D78" w:rsidRPr="00EC2D78" w:rsidRDefault="00D159D1" w:rsidP="00EC2D78">
      <w:pPr>
        <w:pStyle w:val="a5"/>
        <w:numPr>
          <w:ilvl w:val="0"/>
          <w:numId w:val="59"/>
        </w:numPr>
        <w:spacing w:after="0"/>
        <w:jc w:val="both"/>
        <w:rPr>
          <w:ins w:id="969" w:author="Борис Гогинян" w:date="2020-05-10T18:50:00Z"/>
          <w:rPrChange w:id="970" w:author="Борис Гогинян" w:date="2020-05-10T18:50:00Z">
            <w:rPr>
              <w:ins w:id="971" w:author="Борис Гогинян" w:date="2020-05-10T18:50:00Z"/>
              <w:rFonts w:ascii="Times New Roman" w:hAnsi="Times New Roman" w:cs="Times New Roman"/>
              <w:sz w:val="28"/>
              <w:szCs w:val="24"/>
            </w:rPr>
          </w:rPrChange>
        </w:rPr>
        <w:pPrChange w:id="972" w:author="Борис Гогинян" w:date="2020-05-10T18:50:00Z">
          <w:pPr>
            <w:pStyle w:val="a5"/>
            <w:numPr>
              <w:numId w:val="53"/>
            </w:numPr>
            <w:spacing w:after="0"/>
            <w:ind w:left="284" w:firstLine="76"/>
            <w:jc w:val="both"/>
          </w:pPr>
        </w:pPrChange>
      </w:pPr>
      <m:oMath>
        <m:sSub>
          <m:sSubPr>
            <m:ctrlPr>
              <w:ins w:id="973" w:author="Борис Гогинян" w:date="2020-05-10T16:40:00Z">
                <w:rPr>
                  <w:rFonts w:ascii="Cambria Math" w:hAnsi="Cambria Math" w:cs="Times New Roman"/>
                  <w:sz w:val="28"/>
                  <w:szCs w:val="24"/>
                </w:rPr>
              </w:ins>
            </m:ctrlPr>
          </m:sSubPr>
          <m:e>
            <m:r>
              <w:ins w:id="974" w:author="Борис Гогинян" w:date="2020-05-10T16:40:00Z">
                <m:rPr>
                  <m:sty m:val="p"/>
                </m:rPr>
                <w:rPr>
                  <w:rFonts w:ascii="Cambria Math" w:hAnsi="Cambria Math" w:cs="Times New Roman"/>
                  <w:sz w:val="28"/>
                  <w:szCs w:val="24"/>
                </w:rPr>
                <m:t>ω</m:t>
              </w:ins>
            </m:r>
          </m:e>
          <m:sub>
            <m:r>
              <w:ins w:id="975" w:author="Борис Гогинян" w:date="2020-05-10T16:40:00Z">
                <w:rPr>
                  <w:rFonts w:ascii="Cambria Math" w:hAnsi="Cambria Math" w:cs="Times New Roman"/>
                  <w:sz w:val="28"/>
                  <w:szCs w:val="24"/>
                </w:rPr>
                <m:t>i</m:t>
              </w:ins>
            </m:r>
          </m:sub>
        </m:sSub>
        <m:r>
          <w:ins w:id="976" w:author="Борис Гогинян" w:date="2020-05-10T16:41:00Z">
            <w:rPr>
              <w:rFonts w:ascii="Cambria Math" w:hAnsi="Cambria Math"/>
              <w:sz w:val="28"/>
              <w:szCs w:val="24"/>
            </w:rPr>
            <m:t>-</m:t>
          </w:ins>
        </m:r>
      </m:oMath>
      <w:ins w:id="977" w:author="Борис Гогинян" w:date="2020-05-10T16:41:00Z">
        <w:r>
          <w:rPr>
            <w:sz w:val="28"/>
            <w:szCs w:val="24"/>
          </w:rPr>
          <w:t xml:space="preserve"> </w:t>
        </w:r>
        <w:r>
          <w:rPr>
            <w:rFonts w:ascii="Times New Roman" w:hAnsi="Times New Roman" w:cs="Times New Roman"/>
            <w:sz w:val="28"/>
            <w:szCs w:val="24"/>
          </w:rPr>
          <w:t>вектор, направленный вдоль падающего света</w:t>
        </w:r>
      </w:ins>
    </w:p>
    <w:p w14:paraId="45FB9F51" w14:textId="77777777" w:rsidR="00EC2D78" w:rsidRPr="00EC2D78" w:rsidRDefault="00EC2D78" w:rsidP="00EC2D78">
      <w:pPr>
        <w:spacing w:after="0"/>
        <w:ind w:left="1068"/>
        <w:jc w:val="both"/>
        <w:rPr>
          <w:ins w:id="978" w:author="Борис Гогинян" w:date="2020-05-10T18:49:00Z"/>
          <w:rPrChange w:id="979" w:author="Борис Гогинян" w:date="2020-05-10T18:49:00Z">
            <w:rPr>
              <w:ins w:id="980" w:author="Борис Гогинян" w:date="2020-05-10T18:49:00Z"/>
              <w:rFonts w:ascii="Times New Roman" w:hAnsi="Times New Roman" w:cs="Times New Roman"/>
              <w:sz w:val="28"/>
              <w:szCs w:val="24"/>
            </w:rPr>
          </w:rPrChange>
        </w:rPr>
        <w:pPrChange w:id="981" w:author="Борис Гогинян" w:date="2020-05-10T18:50:00Z">
          <w:pPr>
            <w:pStyle w:val="a5"/>
            <w:numPr>
              <w:numId w:val="53"/>
            </w:numPr>
            <w:spacing w:after="0"/>
            <w:ind w:left="284" w:firstLine="76"/>
            <w:jc w:val="both"/>
          </w:pPr>
        </w:pPrChange>
      </w:pPr>
    </w:p>
    <w:p w14:paraId="18C50E1D" w14:textId="179601DF" w:rsidR="00EC2D78" w:rsidRPr="00EE2FD0" w:rsidRDefault="00EC2D78" w:rsidP="00EE2FD0">
      <w:pPr>
        <w:spacing w:after="0"/>
        <w:ind w:firstLine="360"/>
        <w:jc w:val="both"/>
        <w:rPr>
          <w:ins w:id="982" w:author="Борис Гогинян" w:date="2020-05-10T16:43:00Z"/>
          <w:lang w:val="en-US"/>
          <w:rPrChange w:id="983" w:author="Борис Гогинян" w:date="2020-05-10T21:01:00Z">
            <w:rPr>
              <w:ins w:id="984" w:author="Борис Гогинян" w:date="2020-05-10T16:43:00Z"/>
              <w:rFonts w:ascii="Times New Roman" w:hAnsi="Times New Roman" w:cs="Times New Roman"/>
              <w:sz w:val="28"/>
              <w:szCs w:val="24"/>
            </w:rPr>
          </w:rPrChange>
        </w:rPr>
        <w:pPrChange w:id="985" w:author="Борис Гогинян" w:date="2020-05-10T21:01:00Z">
          <w:pPr>
            <w:pStyle w:val="a5"/>
            <w:numPr>
              <w:numId w:val="53"/>
            </w:numPr>
            <w:spacing w:after="0"/>
            <w:ind w:left="284" w:firstLine="76"/>
            <w:jc w:val="both"/>
          </w:pPr>
        </w:pPrChange>
      </w:pPr>
      <w:ins w:id="986" w:author="Борис Гогинян" w:date="2020-05-10T18:49:00Z">
        <w:r w:rsidRPr="00EC2D78">
          <w:rPr>
            <w:sz w:val="24"/>
            <w:rPrChange w:id="987" w:author="Борис Гогинян" w:date="2020-05-10T18:50:00Z">
              <w:rPr/>
            </w:rPrChange>
          </w:rPr>
          <w:t>Литература</w:t>
        </w:r>
        <w:r w:rsidRPr="00EC2D78">
          <w:rPr>
            <w:sz w:val="24"/>
            <w:lang w:val="en-US"/>
            <w:rPrChange w:id="988" w:author="Борис Гогинян" w:date="2020-05-10T18:50:00Z">
              <w:rPr/>
            </w:rPrChange>
          </w:rPr>
          <w:t xml:space="preserve"> </w:t>
        </w:r>
        <w:r w:rsidRPr="00EC2D78">
          <w:rPr>
            <w:sz w:val="24"/>
            <w:lang w:val="en-US"/>
            <w:rPrChange w:id="989" w:author="Борис Гогинян" w:date="2020-05-10T18:50:00Z">
              <w:rPr>
                <w:lang w:val="en-US"/>
              </w:rPr>
            </w:rPrChange>
          </w:rPr>
          <w:t>[</w:t>
        </w:r>
        <w:r w:rsidRPr="00EC2D78">
          <w:rPr>
            <w:sz w:val="24"/>
            <w:lang w:val="en-US"/>
            <w:rPrChange w:id="990" w:author="Борис Гогинян" w:date="2020-05-10T18:50:00Z">
              <w:rPr/>
            </w:rPrChange>
          </w:rPr>
          <w:t>Microfacet Models for Refraction through Rough Surfaces</w:t>
        </w:r>
        <w:r w:rsidRPr="00EC2D78">
          <w:rPr>
            <w:sz w:val="24"/>
            <w:lang w:val="en-US"/>
            <w:rPrChange w:id="991" w:author="Борис Гогинян" w:date="2020-05-10T18:50:00Z">
              <w:rPr>
                <w:lang w:val="en-US"/>
              </w:rPr>
            </w:rPrChange>
          </w:rPr>
          <w:t>]</w:t>
        </w:r>
      </w:ins>
    </w:p>
    <w:p w14:paraId="4B0792A5" w14:textId="77777777" w:rsidR="002F2956" w:rsidRPr="00EC2D78" w:rsidRDefault="002F2956" w:rsidP="002F2956">
      <w:pPr>
        <w:spacing w:after="0"/>
        <w:jc w:val="both"/>
        <w:rPr>
          <w:ins w:id="992" w:author="Борис Гогинян" w:date="2020-05-10T13:04:00Z"/>
          <w:lang w:val="en-US"/>
          <w:rPrChange w:id="993" w:author="Борис Гогинян" w:date="2020-05-10T18:49:00Z">
            <w:rPr>
              <w:ins w:id="994" w:author="Борис Гогинян" w:date="2020-05-10T13:04:00Z"/>
              <w:rFonts w:ascii="Times New Roman" w:hAnsi="Times New Roman" w:cs="Times New Roman"/>
              <w:sz w:val="32"/>
              <w:szCs w:val="24"/>
            </w:rPr>
          </w:rPrChange>
        </w:rPr>
        <w:pPrChange w:id="995" w:author="Борис Гогинян" w:date="2020-05-10T16:43:00Z">
          <w:pPr>
            <w:pStyle w:val="a5"/>
            <w:numPr>
              <w:numId w:val="53"/>
            </w:numPr>
            <w:spacing w:after="0"/>
            <w:ind w:left="284" w:firstLine="76"/>
            <w:jc w:val="both"/>
          </w:pPr>
        </w:pPrChange>
      </w:pPr>
    </w:p>
    <w:p w14:paraId="6259D377" w14:textId="0ACDC214" w:rsidR="00386044" w:rsidRPr="00EE2FD0" w:rsidRDefault="00386044" w:rsidP="00386044">
      <w:pPr>
        <w:pStyle w:val="a5"/>
        <w:spacing w:after="0"/>
        <w:ind w:left="360"/>
        <w:jc w:val="both"/>
        <w:rPr>
          <w:ins w:id="996" w:author="Борис Гогинян" w:date="2020-05-10T13:06:00Z"/>
          <w:rFonts w:ascii="Times New Roman" w:hAnsi="Times New Roman" w:cs="Times New Roman"/>
          <w:sz w:val="32"/>
          <w:szCs w:val="24"/>
          <w:lang w:val="en-US"/>
          <w:rPrChange w:id="997" w:author="Борис Гогинян" w:date="2020-05-10T21:01:00Z">
            <w:rPr>
              <w:ins w:id="998" w:author="Борис Гогинян" w:date="2020-05-10T13:06:00Z"/>
              <w:rFonts w:ascii="Times New Roman" w:hAnsi="Times New Roman" w:cs="Times New Roman"/>
              <w:sz w:val="32"/>
              <w:szCs w:val="24"/>
            </w:rPr>
          </w:rPrChange>
        </w:rPr>
        <w:pPrChange w:id="999" w:author="Борис Гогинян" w:date="2020-05-10T13:02:00Z">
          <w:pPr>
            <w:pStyle w:val="a5"/>
            <w:numPr>
              <w:numId w:val="53"/>
            </w:numPr>
            <w:spacing w:after="0"/>
            <w:ind w:left="284" w:firstLine="76"/>
            <w:jc w:val="both"/>
          </w:pPr>
        </w:pPrChange>
      </w:pPr>
      <w:ins w:id="1000" w:author="Борис Гогинян" w:date="2020-05-10T13:04:00Z">
        <w:r w:rsidRPr="00386044">
          <w:rPr>
            <w:rFonts w:ascii="Times New Roman" w:hAnsi="Times New Roman" w:cs="Times New Roman"/>
            <w:sz w:val="32"/>
            <w:szCs w:val="24"/>
          </w:rPr>
          <w:t>Закон</w:t>
        </w:r>
        <w:r w:rsidRPr="00EE2FD0">
          <w:rPr>
            <w:rFonts w:ascii="Times New Roman" w:hAnsi="Times New Roman" w:cs="Times New Roman"/>
            <w:sz w:val="32"/>
            <w:szCs w:val="24"/>
            <w:lang w:val="en-US"/>
            <w:rPrChange w:id="1001" w:author="Борис Гогинян" w:date="2020-05-10T21:01:00Z">
              <w:rPr>
                <w:rFonts w:ascii="Times New Roman" w:hAnsi="Times New Roman" w:cs="Times New Roman"/>
                <w:sz w:val="32"/>
                <w:szCs w:val="24"/>
              </w:rPr>
            </w:rPrChange>
          </w:rPr>
          <w:t xml:space="preserve"> </w:t>
        </w:r>
        <w:r w:rsidRPr="00386044">
          <w:rPr>
            <w:rFonts w:ascii="Times New Roman" w:hAnsi="Times New Roman" w:cs="Times New Roman"/>
            <w:sz w:val="32"/>
            <w:szCs w:val="24"/>
          </w:rPr>
          <w:t>сохранения</w:t>
        </w:r>
        <w:r w:rsidRPr="00EE2FD0">
          <w:rPr>
            <w:rFonts w:ascii="Times New Roman" w:hAnsi="Times New Roman" w:cs="Times New Roman"/>
            <w:sz w:val="32"/>
            <w:szCs w:val="24"/>
            <w:lang w:val="en-US"/>
            <w:rPrChange w:id="1002" w:author="Борис Гогинян" w:date="2020-05-10T21:01:00Z">
              <w:rPr>
                <w:rFonts w:ascii="Times New Roman" w:hAnsi="Times New Roman" w:cs="Times New Roman"/>
                <w:sz w:val="32"/>
                <w:szCs w:val="24"/>
              </w:rPr>
            </w:rPrChange>
          </w:rPr>
          <w:t xml:space="preserve"> </w:t>
        </w:r>
        <w:r w:rsidRPr="00386044">
          <w:rPr>
            <w:rFonts w:ascii="Times New Roman" w:hAnsi="Times New Roman" w:cs="Times New Roman"/>
            <w:sz w:val="32"/>
            <w:szCs w:val="24"/>
          </w:rPr>
          <w:t>энергии</w:t>
        </w:r>
      </w:ins>
    </w:p>
    <w:p w14:paraId="129B31B1" w14:textId="52F078F4" w:rsidR="00386044" w:rsidRDefault="00A273BD" w:rsidP="00386044">
      <w:pPr>
        <w:pStyle w:val="a5"/>
        <w:spacing w:after="0"/>
        <w:ind w:left="360"/>
        <w:jc w:val="both"/>
        <w:rPr>
          <w:ins w:id="1003" w:author="Борис Гогинян" w:date="2020-05-10T19:24:00Z"/>
          <w:rFonts w:ascii="Times New Roman" w:hAnsi="Times New Roman" w:cs="Times New Roman"/>
          <w:sz w:val="28"/>
          <w:szCs w:val="24"/>
        </w:rPr>
        <w:pPrChange w:id="1004" w:author="Борис Гогинян" w:date="2020-05-10T13:02:00Z">
          <w:pPr>
            <w:pStyle w:val="a5"/>
            <w:numPr>
              <w:numId w:val="53"/>
            </w:numPr>
            <w:spacing w:after="0"/>
            <w:ind w:left="284" w:firstLine="76"/>
            <w:jc w:val="both"/>
          </w:pPr>
        </w:pPrChange>
      </w:pPr>
      <w:ins w:id="1005" w:author="Борис Гогинян" w:date="2020-05-10T19:14:00Z">
        <w:r w:rsidRPr="00EE2FD0">
          <w:rPr>
            <w:rFonts w:ascii="Times New Roman" w:hAnsi="Times New Roman" w:cs="Times New Roman"/>
            <w:sz w:val="32"/>
            <w:szCs w:val="24"/>
            <w:lang w:val="en-US"/>
            <w:rPrChange w:id="1006" w:author="Борис Гогинян" w:date="2020-05-10T21:01:00Z">
              <w:rPr>
                <w:rFonts w:ascii="Times New Roman" w:hAnsi="Times New Roman" w:cs="Times New Roman"/>
                <w:sz w:val="32"/>
                <w:szCs w:val="24"/>
              </w:rPr>
            </w:rPrChange>
          </w:rPr>
          <w:tab/>
        </w:r>
        <w:r>
          <w:rPr>
            <w:rFonts w:ascii="Times New Roman" w:hAnsi="Times New Roman" w:cs="Times New Roman"/>
            <w:sz w:val="28"/>
            <w:szCs w:val="24"/>
          </w:rPr>
          <w:t xml:space="preserve">Как уже упоминалось ранее, при столкновении с поверхностью часть света отражается, а часть поглощается. </w:t>
        </w:r>
      </w:ins>
      <w:ins w:id="1007" w:author="Борис Гогинян" w:date="2020-05-10T19:15:00Z">
        <w:r>
          <w:rPr>
            <w:rFonts w:ascii="Times New Roman" w:hAnsi="Times New Roman" w:cs="Times New Roman"/>
            <w:sz w:val="28"/>
            <w:szCs w:val="24"/>
          </w:rPr>
          <w:t>Из этого очевидно следует простой вывод: свет, который отражается от поверхности никак не может быть ярче света, который на нее падает.</w:t>
        </w:r>
      </w:ins>
    </w:p>
    <w:p w14:paraId="0530BA7E" w14:textId="18C2EF60" w:rsidR="00627322" w:rsidRDefault="00CD5B82" w:rsidP="00386044">
      <w:pPr>
        <w:pStyle w:val="a5"/>
        <w:spacing w:after="0"/>
        <w:ind w:left="360"/>
        <w:jc w:val="both"/>
        <w:rPr>
          <w:ins w:id="1008" w:author="Борис Гогинян" w:date="2020-05-10T19:46:00Z"/>
          <w:rFonts w:ascii="Times New Roman" w:hAnsi="Times New Roman" w:cs="Times New Roman"/>
          <w:sz w:val="28"/>
          <w:szCs w:val="24"/>
        </w:rPr>
        <w:pPrChange w:id="1009" w:author="Борис Гогинян" w:date="2020-05-10T13:02:00Z">
          <w:pPr>
            <w:pStyle w:val="a5"/>
            <w:numPr>
              <w:numId w:val="53"/>
            </w:numPr>
            <w:spacing w:after="0"/>
            <w:ind w:left="284" w:firstLine="76"/>
            <w:jc w:val="both"/>
          </w:pPr>
        </w:pPrChange>
      </w:pPr>
      <w:ins w:id="1010" w:author="Борис Гогинян" w:date="2020-05-10T19:24:00Z">
        <w:r>
          <w:rPr>
            <w:rFonts w:ascii="Times New Roman" w:hAnsi="Times New Roman" w:cs="Times New Roman"/>
            <w:sz w:val="28"/>
            <w:szCs w:val="24"/>
          </w:rPr>
          <w:tab/>
        </w:r>
      </w:ins>
      <w:ins w:id="1011" w:author="Борис Гогинян" w:date="2020-05-10T19:26:00Z">
        <w:r>
          <w:rPr>
            <w:rFonts w:ascii="Times New Roman" w:hAnsi="Times New Roman" w:cs="Times New Roman"/>
            <w:sz w:val="28"/>
            <w:szCs w:val="24"/>
          </w:rPr>
          <w:t>Это реализуется за счет аналогичного разделения</w:t>
        </w:r>
      </w:ins>
      <w:ins w:id="1012" w:author="Борис Гогинян" w:date="2020-05-10T19:27:00Z">
        <w:r>
          <w:rPr>
            <w:rFonts w:ascii="Times New Roman" w:hAnsi="Times New Roman" w:cs="Times New Roman"/>
            <w:sz w:val="28"/>
            <w:szCs w:val="24"/>
          </w:rPr>
          <w:t xml:space="preserve"> </w:t>
        </w:r>
      </w:ins>
      <w:ins w:id="1013" w:author="Борис Гогинян" w:date="2020-05-10T19:28:00Z">
        <w:r>
          <w:rPr>
            <w:rFonts w:ascii="Times New Roman" w:hAnsi="Times New Roman" w:cs="Times New Roman"/>
            <w:sz w:val="28"/>
            <w:szCs w:val="24"/>
          </w:rPr>
          <w:t>на зеркальную, которая отвечает за отражение, и диффузную</w:t>
        </w:r>
      </w:ins>
      <w:ins w:id="1014" w:author="Борис Гогинян" w:date="2020-05-10T19:29:00Z">
        <w:r>
          <w:rPr>
            <w:rFonts w:ascii="Times New Roman" w:hAnsi="Times New Roman" w:cs="Times New Roman"/>
            <w:sz w:val="28"/>
            <w:szCs w:val="24"/>
          </w:rPr>
          <w:t>, которая соответствует поглощению,</w:t>
        </w:r>
      </w:ins>
      <w:ins w:id="1015" w:author="Борис Гогинян" w:date="2020-05-10T19:28:00Z">
        <w:r>
          <w:rPr>
            <w:rFonts w:ascii="Times New Roman" w:hAnsi="Times New Roman" w:cs="Times New Roman"/>
            <w:sz w:val="28"/>
            <w:szCs w:val="24"/>
          </w:rPr>
          <w:t xml:space="preserve"> компоненты.</w:t>
        </w:r>
      </w:ins>
      <w:ins w:id="1016" w:author="Борис Гогинян" w:date="2020-05-10T19:30:00Z">
        <w:r>
          <w:rPr>
            <w:rFonts w:ascii="Times New Roman" w:hAnsi="Times New Roman" w:cs="Times New Roman"/>
            <w:sz w:val="28"/>
            <w:szCs w:val="24"/>
          </w:rPr>
          <w:t xml:space="preserve"> Тут следует уточнить, что концепция </w:t>
        </w:r>
      </w:ins>
      <w:ins w:id="1017" w:author="Борис Гогинян" w:date="2020-05-10T19:31:00Z">
        <w:r>
          <w:rPr>
            <w:rFonts w:ascii="Times New Roman" w:hAnsi="Times New Roman" w:cs="Times New Roman"/>
            <w:sz w:val="28"/>
            <w:szCs w:val="24"/>
            <w:lang w:val="en-US"/>
          </w:rPr>
          <w:t>PRB</w:t>
        </w:r>
        <w:r w:rsidRPr="00CD5B82">
          <w:rPr>
            <w:rFonts w:ascii="Times New Roman" w:hAnsi="Times New Roman" w:cs="Times New Roman"/>
            <w:sz w:val="28"/>
            <w:szCs w:val="24"/>
            <w:rPrChange w:id="1018" w:author="Борис Гогинян" w:date="2020-05-10T19:32:00Z">
              <w:rPr>
                <w:rFonts w:ascii="Times New Roman" w:hAnsi="Times New Roman" w:cs="Times New Roman"/>
                <w:sz w:val="28"/>
                <w:szCs w:val="24"/>
                <w:lang w:val="en-US"/>
              </w:rPr>
            </w:rPrChange>
          </w:rPr>
          <w:t xml:space="preserve"> </w:t>
        </w:r>
        <w:r>
          <w:rPr>
            <w:rFonts w:ascii="Times New Roman" w:hAnsi="Times New Roman" w:cs="Times New Roman"/>
            <w:sz w:val="28"/>
            <w:szCs w:val="24"/>
          </w:rPr>
          <w:t>не учитывает вторичные волны</w:t>
        </w:r>
      </w:ins>
      <w:ins w:id="1019" w:author="Борис Гогинян" w:date="2020-05-10T19:32:00Z">
        <w:r>
          <w:rPr>
            <w:rFonts w:ascii="Times New Roman" w:hAnsi="Times New Roman" w:cs="Times New Roman"/>
            <w:sz w:val="28"/>
            <w:szCs w:val="24"/>
          </w:rPr>
          <w:t>, т.е. подповерхностное рассеивание, которое</w:t>
        </w:r>
      </w:ins>
      <w:ins w:id="1020" w:author="Борис Гогинян" w:date="2020-05-10T19:33:00Z">
        <w:r>
          <w:rPr>
            <w:rFonts w:ascii="Times New Roman" w:hAnsi="Times New Roman" w:cs="Times New Roman"/>
            <w:sz w:val="28"/>
            <w:szCs w:val="24"/>
          </w:rPr>
          <w:t xml:space="preserve"> реализуется другими</w:t>
        </w:r>
        <w:r w:rsidR="0031361D">
          <w:rPr>
            <w:rFonts w:ascii="Times New Roman" w:hAnsi="Times New Roman" w:cs="Times New Roman"/>
            <w:sz w:val="28"/>
            <w:szCs w:val="24"/>
          </w:rPr>
          <w:t xml:space="preserve"> способами, например, </w:t>
        </w:r>
      </w:ins>
      <w:ins w:id="1021" w:author="Борис Гогинян" w:date="2020-05-10T19:43:00Z">
        <w:r w:rsidR="0031361D">
          <w:rPr>
            <w:rFonts w:ascii="Times New Roman" w:hAnsi="Times New Roman" w:cs="Times New Roman"/>
            <w:sz w:val="28"/>
            <w:szCs w:val="24"/>
          </w:rPr>
          <w:t>с помощью</w:t>
        </w:r>
      </w:ins>
      <w:ins w:id="1022" w:author="Борис Гогинян" w:date="2020-05-10T19:47:00Z">
        <w:r w:rsidR="00627322" w:rsidRPr="00627322">
          <w:rPr>
            <w:rFonts w:ascii="Times New Roman" w:hAnsi="Times New Roman" w:cs="Times New Roman"/>
            <w:sz w:val="28"/>
            <w:szCs w:val="24"/>
            <w:rPrChange w:id="1023" w:author="Борис Гогинян" w:date="2020-05-10T19:47:00Z">
              <w:rPr>
                <w:rFonts w:ascii="Times New Roman" w:hAnsi="Times New Roman" w:cs="Times New Roman"/>
                <w:sz w:val="28"/>
                <w:szCs w:val="24"/>
                <w:lang w:val="en-US"/>
              </w:rPr>
            </w:rPrChange>
          </w:rPr>
          <w:t xml:space="preserve"> </w:t>
        </w:r>
        <w:r w:rsidR="00627322">
          <w:rPr>
            <w:rFonts w:ascii="Times New Roman" w:hAnsi="Times New Roman" w:cs="Times New Roman"/>
            <w:sz w:val="28"/>
            <w:szCs w:val="24"/>
          </w:rPr>
          <w:t>функции</w:t>
        </w:r>
      </w:ins>
      <w:ins w:id="1024" w:author="Борис Гогинян" w:date="2020-05-10T19:43:00Z">
        <w:r w:rsidR="0031361D">
          <w:rPr>
            <w:rFonts w:ascii="Times New Roman" w:hAnsi="Times New Roman" w:cs="Times New Roman"/>
            <w:sz w:val="28"/>
            <w:szCs w:val="24"/>
          </w:rPr>
          <w:t xml:space="preserve"> </w:t>
        </w:r>
      </w:ins>
      <w:ins w:id="1025" w:author="Борис Гогинян" w:date="2020-05-10T19:44:00Z">
        <w:r w:rsidR="0031361D" w:rsidRPr="0031361D">
          <w:rPr>
            <w:rFonts w:ascii="Times New Roman" w:hAnsi="Times New Roman" w:cs="Times New Roman"/>
            <w:sz w:val="28"/>
            <w:szCs w:val="24"/>
          </w:rPr>
          <w:t>BSSRDF</w:t>
        </w:r>
        <w:r w:rsidR="0031361D">
          <w:rPr>
            <w:rFonts w:ascii="Times New Roman" w:hAnsi="Times New Roman" w:cs="Times New Roman"/>
            <w:sz w:val="28"/>
            <w:szCs w:val="24"/>
          </w:rPr>
          <w:t xml:space="preserve"> (</w:t>
        </w:r>
        <w:r w:rsidR="0031361D" w:rsidRPr="0031361D">
          <w:rPr>
            <w:rFonts w:ascii="Times New Roman" w:hAnsi="Times New Roman" w:cs="Times New Roman"/>
            <w:sz w:val="28"/>
            <w:szCs w:val="24"/>
          </w:rPr>
          <w:t>Bidirectional Surface Scattering Distribution Function</w:t>
        </w:r>
        <w:r w:rsidR="0031361D">
          <w:rPr>
            <w:rFonts w:ascii="Times New Roman" w:hAnsi="Times New Roman" w:cs="Times New Roman"/>
            <w:sz w:val="28"/>
            <w:szCs w:val="24"/>
          </w:rPr>
          <w:t xml:space="preserve">) - </w:t>
        </w:r>
        <w:r w:rsidR="0031361D" w:rsidRPr="0031361D">
          <w:rPr>
            <w:rFonts w:ascii="Times New Roman" w:hAnsi="Times New Roman" w:cs="Times New Roman"/>
            <w:sz w:val="28"/>
            <w:szCs w:val="24"/>
          </w:rPr>
          <w:t>Двунаправленная Функция Поверхностного Рассеивания и Распределения</w:t>
        </w:r>
        <w:r w:rsidR="00627322">
          <w:rPr>
            <w:rFonts w:ascii="Times New Roman" w:hAnsi="Times New Roman" w:cs="Times New Roman"/>
            <w:sz w:val="28"/>
            <w:szCs w:val="24"/>
          </w:rPr>
          <w:t>.</w:t>
        </w:r>
      </w:ins>
    </w:p>
    <w:p w14:paraId="45133584" w14:textId="564605A9" w:rsidR="00EE2FD0" w:rsidRPr="00EE2FD0" w:rsidRDefault="00627322" w:rsidP="00EE2FD0">
      <w:pPr>
        <w:pStyle w:val="a5"/>
        <w:spacing w:after="0"/>
        <w:ind w:left="360"/>
        <w:jc w:val="both"/>
        <w:rPr>
          <w:ins w:id="1026" w:author="Борис Гогинян" w:date="2020-05-10T13:06:00Z"/>
          <w:rFonts w:ascii="Times New Roman" w:hAnsi="Times New Roman" w:cs="Times New Roman"/>
          <w:sz w:val="28"/>
          <w:szCs w:val="24"/>
          <w:rPrChange w:id="1027" w:author="Борис Гогинян" w:date="2020-05-10T21:00:00Z">
            <w:rPr>
              <w:ins w:id="1028" w:author="Борис Гогинян" w:date="2020-05-10T13:06:00Z"/>
            </w:rPr>
          </w:rPrChange>
        </w:rPr>
        <w:pPrChange w:id="1029" w:author="Борис Гогинян" w:date="2020-05-10T21:00:00Z">
          <w:pPr>
            <w:pStyle w:val="a5"/>
            <w:numPr>
              <w:numId w:val="53"/>
            </w:numPr>
            <w:spacing w:after="0"/>
            <w:ind w:left="284" w:firstLine="76"/>
            <w:jc w:val="both"/>
          </w:pPr>
        </w:pPrChange>
      </w:pPr>
      <w:ins w:id="1030" w:author="Борис Гогинян" w:date="2020-05-10T19:44:00Z">
        <w:r w:rsidRPr="00627322">
          <w:rPr>
            <w:rFonts w:ascii="Times New Roman" w:hAnsi="Times New Roman" w:cs="Times New Roman"/>
            <w:sz w:val="28"/>
            <w:szCs w:val="24"/>
            <w:rPrChange w:id="1031" w:author="Борис Гогинян" w:date="2020-05-10T19:46:00Z">
              <w:rPr>
                <w:rFonts w:ascii="Times New Roman" w:hAnsi="Times New Roman" w:cs="Times New Roman"/>
                <w:sz w:val="28"/>
                <w:szCs w:val="24"/>
                <w:lang w:val="en-US"/>
              </w:rPr>
            </w:rPrChange>
          </w:rPr>
          <w:t>[</w:t>
        </w:r>
      </w:ins>
      <w:ins w:id="1032" w:author="Борис Гогинян" w:date="2020-05-10T19:45:00Z">
        <w:r w:rsidRPr="00627322">
          <w:rPr>
            <w:rFonts w:ascii="Times New Roman" w:hAnsi="Times New Roman" w:cs="Times New Roman"/>
            <w:rPrChange w:id="1033" w:author="Борис Гогинян" w:date="2020-05-10T19:46:00Z">
              <w:rPr/>
            </w:rPrChange>
          </w:rPr>
          <w:fldChar w:fldCharType="begin"/>
        </w:r>
        <w:r w:rsidRPr="00627322">
          <w:rPr>
            <w:rFonts w:ascii="Times New Roman" w:hAnsi="Times New Roman" w:cs="Times New Roman"/>
            <w:rPrChange w:id="1034" w:author="Борис Гогинян" w:date="2020-05-10T19:46:00Z">
              <w:rPr/>
            </w:rPrChange>
          </w:rPr>
          <w:instrText xml:space="preserve"> HYPERLINK "https://render.ru/ru/articles/post/10906" </w:instrText>
        </w:r>
        <w:r w:rsidRPr="00627322">
          <w:rPr>
            <w:rFonts w:ascii="Times New Roman" w:hAnsi="Times New Roman" w:cs="Times New Roman"/>
            <w:rPrChange w:id="1035" w:author="Борис Гогинян" w:date="2020-05-10T19:46:00Z">
              <w:rPr/>
            </w:rPrChange>
          </w:rPr>
          <w:fldChar w:fldCharType="separate"/>
        </w:r>
        <w:r w:rsidRPr="00627322">
          <w:rPr>
            <w:rStyle w:val="a3"/>
            <w:rFonts w:ascii="Times New Roman" w:hAnsi="Times New Roman" w:cs="Times New Roman"/>
            <w:u w:val="none"/>
            <w:rPrChange w:id="1036" w:author="Борис Гогинян" w:date="2020-05-10T19:46:00Z">
              <w:rPr>
                <w:rStyle w:val="a3"/>
              </w:rPr>
            </w:rPrChange>
          </w:rPr>
          <w:t>https://render.ru/ru/articles/post/10906</w:t>
        </w:r>
        <w:r w:rsidRPr="00627322">
          <w:rPr>
            <w:rFonts w:ascii="Times New Roman" w:hAnsi="Times New Roman" w:cs="Times New Roman"/>
            <w:rPrChange w:id="1037" w:author="Борис Гогинян" w:date="2020-05-10T19:46:00Z">
              <w:rPr/>
            </w:rPrChange>
          </w:rPr>
          <w:fldChar w:fldCharType="end"/>
        </w:r>
      </w:ins>
      <w:ins w:id="1038" w:author="Борис Гогинян" w:date="2020-05-10T19:44:00Z">
        <w:r w:rsidRPr="00627322">
          <w:rPr>
            <w:rFonts w:ascii="Times New Roman" w:hAnsi="Times New Roman" w:cs="Times New Roman"/>
            <w:sz w:val="28"/>
            <w:szCs w:val="24"/>
            <w:rPrChange w:id="1039" w:author="Борис Гогинян" w:date="2020-05-10T19:46:00Z">
              <w:rPr>
                <w:rFonts w:ascii="Times New Roman" w:hAnsi="Times New Roman" w:cs="Times New Roman"/>
                <w:sz w:val="28"/>
                <w:szCs w:val="24"/>
                <w:lang w:val="en-US"/>
              </w:rPr>
            </w:rPrChange>
          </w:rPr>
          <w:t>]</w:t>
        </w:r>
      </w:ins>
      <w:ins w:id="1040" w:author="Борис Гогинян" w:date="2020-05-10T19:46:00Z">
        <w:r w:rsidRPr="00627322">
          <w:rPr>
            <w:rFonts w:ascii="Times New Roman" w:hAnsi="Times New Roman" w:cs="Times New Roman"/>
            <w:sz w:val="28"/>
            <w:szCs w:val="24"/>
            <w:rPrChange w:id="1041" w:author="Борис Гогинян" w:date="2020-05-10T19:46:00Z">
              <w:rPr>
                <w:rFonts w:ascii="Times New Roman" w:hAnsi="Times New Roman" w:cs="Times New Roman"/>
                <w:sz w:val="28"/>
                <w:szCs w:val="24"/>
                <w:lang w:val="en-US"/>
              </w:rPr>
            </w:rPrChange>
          </w:rPr>
          <w:t xml:space="preserve"> [</w:t>
        </w:r>
        <w:r w:rsidRPr="00627322">
          <w:rPr>
            <w:rFonts w:ascii="Times New Roman" w:hAnsi="Times New Roman" w:cs="Times New Roman"/>
            <w:rPrChange w:id="1042" w:author="Борис Гогинян" w:date="2020-05-10T19:46:00Z">
              <w:rPr/>
            </w:rPrChange>
          </w:rPr>
          <w:fldChar w:fldCharType="begin"/>
        </w:r>
        <w:r w:rsidRPr="00627322">
          <w:rPr>
            <w:rFonts w:ascii="Times New Roman" w:hAnsi="Times New Roman" w:cs="Times New Roman"/>
            <w:rPrChange w:id="1043" w:author="Борис Гогинян" w:date="2020-05-10T19:46:00Z">
              <w:rPr/>
            </w:rPrChange>
          </w:rPr>
          <w:instrText xml:space="preserve"> HYPERLINK "http://www.gamedev.ru/code/articles/Subsurface_scattering" </w:instrText>
        </w:r>
        <w:r w:rsidRPr="00627322">
          <w:rPr>
            <w:rFonts w:ascii="Times New Roman" w:hAnsi="Times New Roman" w:cs="Times New Roman"/>
            <w:rPrChange w:id="1044" w:author="Борис Гогинян" w:date="2020-05-10T19:46:00Z">
              <w:rPr/>
            </w:rPrChange>
          </w:rPr>
          <w:fldChar w:fldCharType="separate"/>
        </w:r>
        <w:r w:rsidRPr="00627322">
          <w:rPr>
            <w:rStyle w:val="a3"/>
            <w:rFonts w:ascii="Times New Roman" w:hAnsi="Times New Roman" w:cs="Times New Roman"/>
            <w:u w:val="none"/>
            <w:rPrChange w:id="1045" w:author="Борис Гогинян" w:date="2020-05-10T19:46:00Z">
              <w:rPr>
                <w:rStyle w:val="a3"/>
              </w:rPr>
            </w:rPrChange>
          </w:rPr>
          <w:t>http://www.gamedev.ru/code/articles/Subsurface_scattering</w:t>
        </w:r>
        <w:r w:rsidRPr="00627322">
          <w:rPr>
            <w:rFonts w:ascii="Times New Roman" w:hAnsi="Times New Roman" w:cs="Times New Roman"/>
            <w:rPrChange w:id="1046" w:author="Борис Гогинян" w:date="2020-05-10T19:46:00Z">
              <w:rPr/>
            </w:rPrChange>
          </w:rPr>
          <w:fldChar w:fldCharType="end"/>
        </w:r>
        <w:r w:rsidRPr="00627322">
          <w:rPr>
            <w:rFonts w:ascii="Times New Roman" w:hAnsi="Times New Roman" w:cs="Times New Roman"/>
            <w:sz w:val="28"/>
            <w:szCs w:val="24"/>
            <w:rPrChange w:id="1047" w:author="Борис Гогинян" w:date="2020-05-10T19:46:00Z">
              <w:rPr>
                <w:rFonts w:ascii="Times New Roman" w:hAnsi="Times New Roman" w:cs="Times New Roman"/>
                <w:sz w:val="28"/>
                <w:szCs w:val="24"/>
                <w:lang w:val="en-US"/>
              </w:rPr>
            </w:rPrChange>
          </w:rPr>
          <w:t>]</w:t>
        </w:r>
      </w:ins>
    </w:p>
    <w:p w14:paraId="0DAFC5B9" w14:textId="77777777" w:rsidR="00386044" w:rsidRDefault="00386044" w:rsidP="00386044">
      <w:pPr>
        <w:pStyle w:val="a5"/>
        <w:spacing w:after="0"/>
        <w:ind w:left="360"/>
        <w:jc w:val="both"/>
        <w:rPr>
          <w:ins w:id="1048" w:author="Борис Гогинян" w:date="2020-05-10T13:06:00Z"/>
          <w:rFonts w:ascii="Times New Roman" w:hAnsi="Times New Roman" w:cs="Times New Roman"/>
          <w:sz w:val="32"/>
          <w:szCs w:val="24"/>
        </w:rPr>
        <w:pPrChange w:id="1049" w:author="Борис Гогинян" w:date="2020-05-10T13:02:00Z">
          <w:pPr>
            <w:pStyle w:val="a5"/>
            <w:numPr>
              <w:numId w:val="53"/>
            </w:numPr>
            <w:spacing w:after="0"/>
            <w:ind w:left="284" w:firstLine="76"/>
            <w:jc w:val="both"/>
          </w:pPr>
        </w:pPrChange>
      </w:pPr>
    </w:p>
    <w:p w14:paraId="06910312" w14:textId="5F78B212" w:rsidR="00386044" w:rsidRDefault="00386044" w:rsidP="00386044">
      <w:pPr>
        <w:pStyle w:val="a5"/>
        <w:spacing w:after="0"/>
        <w:ind w:left="360"/>
        <w:jc w:val="both"/>
        <w:rPr>
          <w:ins w:id="1050" w:author="Борис Гогинян" w:date="2020-05-10T19:48:00Z"/>
          <w:rFonts w:ascii="Times New Roman" w:hAnsi="Times New Roman" w:cs="Times New Roman"/>
          <w:sz w:val="32"/>
          <w:szCs w:val="24"/>
        </w:rPr>
        <w:pPrChange w:id="1051" w:author="Борис Гогинян" w:date="2020-05-10T13:02:00Z">
          <w:pPr>
            <w:pStyle w:val="a5"/>
            <w:numPr>
              <w:numId w:val="53"/>
            </w:numPr>
            <w:spacing w:after="0"/>
            <w:ind w:left="284" w:firstLine="76"/>
            <w:jc w:val="both"/>
          </w:pPr>
        </w:pPrChange>
      </w:pPr>
      <w:ins w:id="1052" w:author="Борис Гогинян" w:date="2020-05-10T13:06:00Z">
        <w:r>
          <w:rPr>
            <w:rFonts w:ascii="Times New Roman" w:hAnsi="Times New Roman" w:cs="Times New Roman"/>
            <w:sz w:val="32"/>
            <w:szCs w:val="24"/>
          </w:rPr>
          <w:t>Альбедо</w:t>
        </w:r>
      </w:ins>
    </w:p>
    <w:p w14:paraId="3454461D" w14:textId="3881CE13" w:rsidR="00627322" w:rsidRPr="00E66369" w:rsidRDefault="00627322" w:rsidP="00386044">
      <w:pPr>
        <w:pStyle w:val="a5"/>
        <w:spacing w:after="0"/>
        <w:ind w:left="360"/>
        <w:jc w:val="both"/>
        <w:rPr>
          <w:ins w:id="1053" w:author="Борис Гогинян" w:date="2020-05-10T13:06:00Z"/>
          <w:rFonts w:ascii="Times New Roman" w:hAnsi="Times New Roman" w:cs="Times New Roman"/>
          <w:sz w:val="32"/>
          <w:szCs w:val="24"/>
        </w:rPr>
        <w:pPrChange w:id="1054" w:author="Борис Гогинян" w:date="2020-05-10T13:02:00Z">
          <w:pPr>
            <w:pStyle w:val="a5"/>
            <w:numPr>
              <w:numId w:val="53"/>
            </w:numPr>
            <w:spacing w:after="0"/>
            <w:ind w:left="284" w:firstLine="76"/>
            <w:jc w:val="both"/>
          </w:pPr>
        </w:pPrChange>
      </w:pPr>
      <w:ins w:id="1055" w:author="Борис Гогинян" w:date="2020-05-10T19:48:00Z">
        <w:r>
          <w:rPr>
            <w:rFonts w:ascii="Times New Roman" w:hAnsi="Times New Roman" w:cs="Times New Roman"/>
            <w:sz w:val="32"/>
            <w:szCs w:val="24"/>
          </w:rPr>
          <w:tab/>
        </w:r>
      </w:ins>
      <w:ins w:id="1056" w:author="Борис Гогинян" w:date="2020-05-10T19:49:00Z">
        <w:r w:rsidRPr="00627322">
          <w:rPr>
            <w:rFonts w:ascii="Times New Roman" w:hAnsi="Times New Roman" w:cs="Times New Roman"/>
            <w:sz w:val="28"/>
            <w:szCs w:val="24"/>
            <w:rPrChange w:id="1057" w:author="Борис Гогинян" w:date="2020-05-10T19:49:00Z">
              <w:rPr>
                <w:rFonts w:ascii="Times New Roman" w:hAnsi="Times New Roman" w:cs="Times New Roman"/>
                <w:sz w:val="32"/>
                <w:szCs w:val="24"/>
              </w:rPr>
            </w:rPrChange>
          </w:rPr>
          <w:t>Альбедо</w:t>
        </w:r>
        <w:r w:rsidRPr="00627322">
          <w:rPr>
            <w:rFonts w:ascii="Times New Roman" w:hAnsi="Times New Roman" w:cs="Times New Roman"/>
            <w:sz w:val="28"/>
            <w:szCs w:val="24"/>
            <w:rPrChange w:id="1058" w:author="Борис Гогинян" w:date="2020-05-10T19:49:00Z">
              <w:rPr>
                <w:rFonts w:ascii="Times New Roman" w:hAnsi="Times New Roman" w:cs="Times New Roman"/>
                <w:sz w:val="28"/>
                <w:szCs w:val="24"/>
                <w:lang w:val="en-US"/>
              </w:rPr>
            </w:rPrChange>
          </w:rPr>
          <w:t xml:space="preserve"> </w:t>
        </w:r>
        <w:r w:rsidRPr="00627322">
          <w:rPr>
            <w:rFonts w:ascii="Times New Roman" w:hAnsi="Times New Roman" w:cs="Times New Roman"/>
            <w:sz w:val="28"/>
            <w:szCs w:val="24"/>
            <w:rPrChange w:id="1059" w:author="Борис Гогинян" w:date="2020-05-10T19:49:00Z">
              <w:rPr>
                <w:rFonts w:ascii="Times New Roman" w:hAnsi="Times New Roman" w:cs="Times New Roman"/>
                <w:sz w:val="32"/>
                <w:szCs w:val="24"/>
              </w:rPr>
            </w:rPrChange>
          </w:rPr>
          <w:t xml:space="preserve">(англ. </w:t>
        </w:r>
        <w:r w:rsidRPr="00627322">
          <w:rPr>
            <w:rFonts w:ascii="Times New Roman" w:hAnsi="Times New Roman" w:cs="Times New Roman"/>
            <w:sz w:val="28"/>
            <w:szCs w:val="24"/>
            <w:lang w:val="en-US"/>
            <w:rPrChange w:id="1060" w:author="Борис Гогинян" w:date="2020-05-10T19:49:00Z">
              <w:rPr>
                <w:rFonts w:ascii="Times New Roman" w:hAnsi="Times New Roman" w:cs="Times New Roman"/>
                <w:sz w:val="32"/>
                <w:szCs w:val="24"/>
                <w:lang w:val="en-US"/>
              </w:rPr>
            </w:rPrChange>
          </w:rPr>
          <w:t>Albedo</w:t>
        </w:r>
        <w:r w:rsidRPr="00627322">
          <w:rPr>
            <w:rFonts w:ascii="Times New Roman" w:hAnsi="Times New Roman" w:cs="Times New Roman"/>
            <w:sz w:val="28"/>
            <w:szCs w:val="24"/>
            <w:rPrChange w:id="1061" w:author="Борис Гогинян" w:date="2020-05-10T19:49:00Z">
              <w:rPr>
                <w:rFonts w:ascii="Times New Roman" w:hAnsi="Times New Roman" w:cs="Times New Roman"/>
                <w:sz w:val="32"/>
                <w:szCs w:val="24"/>
              </w:rPr>
            </w:rPrChange>
          </w:rPr>
          <w:t>)</w:t>
        </w:r>
        <w:r w:rsidRPr="00627322">
          <w:rPr>
            <w:rFonts w:ascii="Times New Roman" w:hAnsi="Times New Roman" w:cs="Times New Roman"/>
            <w:sz w:val="28"/>
            <w:szCs w:val="24"/>
            <w:rPrChange w:id="1062" w:author="Борис Гогинян" w:date="2020-05-10T19:49:00Z">
              <w:rPr>
                <w:rFonts w:ascii="Times New Roman" w:hAnsi="Times New Roman" w:cs="Times New Roman"/>
                <w:sz w:val="28"/>
                <w:szCs w:val="24"/>
                <w:lang w:val="en-US"/>
              </w:rPr>
            </w:rPrChange>
          </w:rPr>
          <w:t xml:space="preserve"> – </w:t>
        </w:r>
        <w:r>
          <w:rPr>
            <w:rFonts w:ascii="Times New Roman" w:hAnsi="Times New Roman" w:cs="Times New Roman"/>
            <w:sz w:val="28"/>
            <w:szCs w:val="24"/>
          </w:rPr>
          <w:t xml:space="preserve">текстура, которая похожа на диффузную с той разницей, что </w:t>
        </w:r>
      </w:ins>
      <w:ins w:id="1063" w:author="Борис Гогинян" w:date="2020-05-10T19:50:00Z">
        <w:r>
          <w:rPr>
            <w:rFonts w:ascii="Times New Roman" w:hAnsi="Times New Roman" w:cs="Times New Roman"/>
            <w:sz w:val="28"/>
            <w:szCs w:val="24"/>
          </w:rPr>
          <w:t>она не соде</w:t>
        </w:r>
      </w:ins>
      <w:ins w:id="1064" w:author="Борис Гогинян" w:date="2020-05-10T19:51:00Z">
        <w:r>
          <w:rPr>
            <w:rFonts w:ascii="Times New Roman" w:hAnsi="Times New Roman" w:cs="Times New Roman"/>
            <w:sz w:val="28"/>
            <w:szCs w:val="24"/>
          </w:rPr>
          <w:t>р</w:t>
        </w:r>
      </w:ins>
      <w:ins w:id="1065" w:author="Борис Гогинян" w:date="2020-05-10T19:50:00Z">
        <w:r>
          <w:rPr>
            <w:rFonts w:ascii="Times New Roman" w:hAnsi="Times New Roman" w:cs="Times New Roman"/>
            <w:sz w:val="28"/>
            <w:szCs w:val="24"/>
          </w:rPr>
          <w:t>жит информации о затенении, а только информацию об отражательной способности</w:t>
        </w:r>
      </w:ins>
      <w:ins w:id="1066" w:author="Борис Гогинян" w:date="2020-05-10T19:51:00Z">
        <w:r>
          <w:rPr>
            <w:rFonts w:ascii="Times New Roman" w:hAnsi="Times New Roman" w:cs="Times New Roman"/>
            <w:sz w:val="28"/>
            <w:szCs w:val="24"/>
          </w:rPr>
          <w:t xml:space="preserve"> материала</w:t>
        </w:r>
      </w:ins>
      <w:ins w:id="1067" w:author="Борис Гогинян" w:date="2020-05-10T19:50:00Z">
        <w:r>
          <w:rPr>
            <w:rFonts w:ascii="Times New Roman" w:hAnsi="Times New Roman" w:cs="Times New Roman"/>
            <w:sz w:val="28"/>
            <w:szCs w:val="24"/>
          </w:rPr>
          <w:t xml:space="preserve">, те </w:t>
        </w:r>
      </w:ins>
      <w:ins w:id="1068" w:author="Борис Гогинян" w:date="2020-05-10T19:51:00Z">
        <w:r>
          <w:rPr>
            <w:rFonts w:ascii="Times New Roman" w:hAnsi="Times New Roman" w:cs="Times New Roman"/>
            <w:sz w:val="28"/>
            <w:szCs w:val="24"/>
          </w:rPr>
          <w:t>только цвет.</w:t>
        </w:r>
      </w:ins>
    </w:p>
    <w:p w14:paraId="17D0E096" w14:textId="66E875C4" w:rsidR="00386044" w:rsidRDefault="00386044" w:rsidP="00386044">
      <w:pPr>
        <w:pStyle w:val="a5"/>
        <w:spacing w:after="0"/>
        <w:ind w:left="360"/>
        <w:jc w:val="both"/>
        <w:rPr>
          <w:ins w:id="1069" w:author="Борис Гогинян" w:date="2020-05-10T21:00:00Z"/>
          <w:rFonts w:ascii="Times New Roman" w:hAnsi="Times New Roman" w:cs="Times New Roman"/>
          <w:sz w:val="32"/>
          <w:szCs w:val="24"/>
        </w:rPr>
        <w:pPrChange w:id="1070" w:author="Борис Гогинян" w:date="2020-05-10T13:02:00Z">
          <w:pPr>
            <w:pStyle w:val="a5"/>
            <w:numPr>
              <w:numId w:val="53"/>
            </w:numPr>
            <w:spacing w:after="0"/>
            <w:ind w:left="284" w:firstLine="76"/>
            <w:jc w:val="both"/>
          </w:pPr>
        </w:pPrChange>
      </w:pPr>
    </w:p>
    <w:p w14:paraId="7EFACE45" w14:textId="44509917" w:rsidR="00EE2FD0" w:rsidRDefault="00EE2FD0" w:rsidP="00386044">
      <w:pPr>
        <w:pStyle w:val="a5"/>
        <w:spacing w:after="0"/>
        <w:ind w:left="360"/>
        <w:jc w:val="both"/>
        <w:rPr>
          <w:ins w:id="1071" w:author="Борис Гогинян" w:date="2020-05-10T21:00:00Z"/>
          <w:rFonts w:ascii="Times New Roman" w:hAnsi="Times New Roman" w:cs="Times New Roman"/>
          <w:sz w:val="32"/>
          <w:szCs w:val="24"/>
        </w:rPr>
        <w:pPrChange w:id="1072" w:author="Борис Гогинян" w:date="2020-05-10T13:02:00Z">
          <w:pPr>
            <w:pStyle w:val="a5"/>
            <w:numPr>
              <w:numId w:val="53"/>
            </w:numPr>
            <w:spacing w:after="0"/>
            <w:ind w:left="284" w:firstLine="76"/>
            <w:jc w:val="both"/>
          </w:pPr>
        </w:pPrChange>
      </w:pPr>
    </w:p>
    <w:p w14:paraId="630DE371" w14:textId="77777777" w:rsidR="00EE2FD0" w:rsidRDefault="00EE2FD0" w:rsidP="00386044">
      <w:pPr>
        <w:pStyle w:val="a5"/>
        <w:spacing w:after="0"/>
        <w:ind w:left="360"/>
        <w:jc w:val="both"/>
        <w:rPr>
          <w:ins w:id="1073" w:author="Борис Гогинян" w:date="2020-05-10T13:05:00Z"/>
          <w:rFonts w:ascii="Times New Roman" w:hAnsi="Times New Roman" w:cs="Times New Roman"/>
          <w:sz w:val="32"/>
          <w:szCs w:val="24"/>
        </w:rPr>
        <w:pPrChange w:id="1074" w:author="Борис Гогинян" w:date="2020-05-10T13:02:00Z">
          <w:pPr>
            <w:pStyle w:val="a5"/>
            <w:numPr>
              <w:numId w:val="53"/>
            </w:numPr>
            <w:spacing w:after="0"/>
            <w:ind w:left="284" w:firstLine="76"/>
            <w:jc w:val="both"/>
          </w:pPr>
        </w:pPrChange>
      </w:pPr>
    </w:p>
    <w:p w14:paraId="3F698605" w14:textId="127D3F33" w:rsidR="00386044" w:rsidRPr="00EE2FD0" w:rsidRDefault="00386044" w:rsidP="00435699">
      <w:pPr>
        <w:spacing w:after="0"/>
        <w:ind w:left="360"/>
        <w:jc w:val="both"/>
        <w:rPr>
          <w:ins w:id="1075" w:author="Борис Гогинян" w:date="2020-05-10T13:06:00Z"/>
          <w:rFonts w:ascii="Times New Roman" w:hAnsi="Times New Roman" w:cs="Times New Roman"/>
          <w:sz w:val="32"/>
          <w:szCs w:val="24"/>
          <w:rPrChange w:id="1076" w:author="Борис Гогинян" w:date="2020-05-10T21:01:00Z">
            <w:rPr>
              <w:ins w:id="1077" w:author="Борис Гогинян" w:date="2020-05-10T13:06:00Z"/>
            </w:rPr>
          </w:rPrChange>
        </w:rPr>
        <w:pPrChange w:id="1078" w:author="Борис Гогинян" w:date="2020-05-10T21:01:00Z">
          <w:pPr>
            <w:pStyle w:val="a5"/>
            <w:numPr>
              <w:numId w:val="53"/>
            </w:numPr>
            <w:spacing w:after="0"/>
            <w:ind w:left="284" w:firstLine="76"/>
            <w:jc w:val="both"/>
          </w:pPr>
        </w:pPrChange>
      </w:pPr>
      <w:ins w:id="1079" w:author="Борис Гогинян" w:date="2020-05-10T13:05:00Z">
        <w:r w:rsidRPr="00EE2FD0">
          <w:rPr>
            <w:rFonts w:ascii="Times New Roman" w:hAnsi="Times New Roman" w:cs="Times New Roman"/>
            <w:sz w:val="32"/>
            <w:szCs w:val="24"/>
            <w:rPrChange w:id="1080" w:author="Борис Гогинян" w:date="2020-05-10T21:01:00Z">
              <w:rPr/>
            </w:rPrChange>
          </w:rPr>
          <w:lastRenderedPageBreak/>
          <w:t>Металлы</w:t>
        </w:r>
      </w:ins>
    </w:p>
    <w:p w14:paraId="4F5CE170" w14:textId="2D11EF07" w:rsidR="00842E9B" w:rsidDel="00EE2FD0" w:rsidRDefault="003A2B1F" w:rsidP="00435699">
      <w:pPr>
        <w:ind w:left="360" w:firstLine="348"/>
        <w:rPr>
          <w:del w:id="1081" w:author="Борис Гогинян" w:date="2020-05-09T22:36:00Z"/>
          <w:rFonts w:ascii="Times New Roman" w:hAnsi="Times New Roman" w:cs="Times New Roman"/>
          <w:sz w:val="28"/>
          <w:szCs w:val="24"/>
        </w:rPr>
        <w:pPrChange w:id="1082" w:author="Борис Гогинян" w:date="2020-05-10T21:01:00Z">
          <w:pPr>
            <w:spacing w:after="0" w:line="360" w:lineRule="auto"/>
            <w:contextualSpacing/>
          </w:pPr>
        </w:pPrChange>
      </w:pPr>
      <w:ins w:id="1083" w:author="Борис Гогинян" w:date="2020-05-10T20:45:00Z">
        <w:r>
          <w:rPr>
            <w:rFonts w:ascii="Times New Roman" w:hAnsi="Times New Roman" w:cs="Times New Roman"/>
            <w:sz w:val="28"/>
            <w:szCs w:val="24"/>
          </w:rPr>
          <w:t xml:space="preserve">Геометрические </w:t>
        </w:r>
      </w:ins>
      <w:ins w:id="1084" w:author="Борис Гогинян" w:date="2020-05-10T20:43:00Z">
        <w:r w:rsidRPr="003A2B1F">
          <w:rPr>
            <w:rFonts w:ascii="Times New Roman" w:hAnsi="Times New Roman" w:cs="Times New Roman"/>
            <w:sz w:val="28"/>
            <w:szCs w:val="24"/>
            <w:rPrChange w:id="1085" w:author="Борис Гогинян" w:date="2020-05-10T20:44:00Z">
              <w:rPr/>
            </w:rPrChange>
          </w:rPr>
          <w:t>законы отражения света от металлов такие же, что и для непоглощающих сред. Различие есть лишь в законах преломления.</w:t>
        </w:r>
      </w:ins>
      <w:ins w:id="1086" w:author="Борис Гогинян" w:date="2020-05-10T20:53:00Z">
        <w:r>
          <w:rPr>
            <w:rFonts w:ascii="Times New Roman" w:hAnsi="Times New Roman" w:cs="Times New Roman"/>
            <w:sz w:val="28"/>
            <w:szCs w:val="24"/>
          </w:rPr>
          <w:t xml:space="preserve"> </w:t>
        </w:r>
      </w:ins>
      <w:ins w:id="1087" w:author="Борис Гогинян" w:date="2020-05-10T20:55:00Z">
        <w:r w:rsidR="00EE2FD0">
          <w:rPr>
            <w:rFonts w:ascii="Times New Roman" w:hAnsi="Times New Roman" w:cs="Times New Roman"/>
            <w:sz w:val="28"/>
            <w:szCs w:val="24"/>
          </w:rPr>
          <w:t xml:space="preserve">Преломленные волны затухают очень быстро, что по сути означает, что у металлов нет </w:t>
        </w:r>
      </w:ins>
      <w:ins w:id="1088" w:author="Борис Гогинян" w:date="2020-05-10T20:57:00Z">
        <w:r w:rsidR="00EE2FD0">
          <w:rPr>
            <w:rFonts w:ascii="Times New Roman" w:hAnsi="Times New Roman" w:cs="Times New Roman"/>
            <w:sz w:val="28"/>
            <w:szCs w:val="24"/>
          </w:rPr>
          <w:t xml:space="preserve">вторичных волн, а, следовательно, </w:t>
        </w:r>
      </w:ins>
      <w:ins w:id="1089" w:author="Борис Гогинян" w:date="2020-05-10T20:55:00Z">
        <w:r w:rsidR="00EE2FD0">
          <w:rPr>
            <w:rFonts w:ascii="Times New Roman" w:hAnsi="Times New Roman" w:cs="Times New Roman"/>
            <w:sz w:val="28"/>
            <w:szCs w:val="24"/>
          </w:rPr>
          <w:t>рассеивания</w:t>
        </w:r>
      </w:ins>
      <w:ins w:id="1090" w:author="Борис Гогинян" w:date="2020-05-10T20:57:00Z">
        <w:r w:rsidR="00EE2FD0">
          <w:rPr>
            <w:rFonts w:ascii="Times New Roman" w:hAnsi="Times New Roman" w:cs="Times New Roman"/>
            <w:sz w:val="28"/>
            <w:szCs w:val="24"/>
          </w:rPr>
          <w:t>. Таким образом у металлических поверхностей нет диффузной компоненты, а есть только зеркальная</w:t>
        </w:r>
      </w:ins>
      <w:ins w:id="1091" w:author="Борис Гогинян" w:date="2020-05-10T20:58:00Z">
        <w:r w:rsidR="00EE2FD0">
          <w:rPr>
            <w:rFonts w:ascii="Times New Roman" w:hAnsi="Times New Roman" w:cs="Times New Roman"/>
            <w:sz w:val="28"/>
            <w:szCs w:val="24"/>
          </w:rPr>
          <w:t>.</w:t>
        </w:r>
      </w:ins>
    </w:p>
    <w:p w14:paraId="048F1734" w14:textId="1156ADD8" w:rsidR="00C57AD6" w:rsidRDefault="00C57AD6" w:rsidP="00435699">
      <w:pPr>
        <w:ind w:left="360" w:firstLine="348"/>
        <w:rPr>
          <w:rFonts w:ascii="Times New Roman" w:hAnsi="Times New Roman" w:cs="Times New Roman"/>
          <w:sz w:val="28"/>
          <w:szCs w:val="24"/>
        </w:rPr>
      </w:pPr>
    </w:p>
    <w:p w14:paraId="4557EC98" w14:textId="77777777" w:rsidR="00323D7B" w:rsidRDefault="00323D7B" w:rsidP="00881A33">
      <w:pPr>
        <w:rPr>
          <w:rFonts w:ascii="Times New Roman" w:hAnsi="Times New Roman" w:cs="Times New Roman"/>
          <w:sz w:val="28"/>
          <w:szCs w:val="24"/>
        </w:rPr>
      </w:pPr>
    </w:p>
    <w:p w14:paraId="6EE4A82C" w14:textId="136AEF79" w:rsidR="00EE2FD0" w:rsidRPr="00E66369" w:rsidRDefault="00C57AD6" w:rsidP="00323D7B">
      <w:pPr>
        <w:ind w:firstLine="360"/>
        <w:rPr>
          <w:rFonts w:ascii="Times New Roman" w:hAnsi="Times New Roman" w:cs="Times New Roman"/>
          <w:sz w:val="28"/>
          <w:szCs w:val="28"/>
        </w:rPr>
        <w:pPrChange w:id="1092" w:author="Борис Гогинян" w:date="2020-05-10T21:22:00Z">
          <w:pPr/>
        </w:pPrChange>
      </w:pPr>
      <w:r w:rsidRPr="00E66369">
        <w:rPr>
          <w:rFonts w:ascii="Times New Roman" w:hAnsi="Times New Roman" w:cs="Times New Roman"/>
          <w:sz w:val="28"/>
          <w:szCs w:val="28"/>
        </w:rPr>
        <w:t>Ядром Физически-Корректного</w:t>
      </w:r>
      <w:r w:rsidRPr="00881A33">
        <w:rPr>
          <w:rFonts w:ascii="Times New Roman" w:hAnsi="Times New Roman" w:cs="Times New Roman"/>
          <w:sz w:val="28"/>
          <w:szCs w:val="28"/>
        </w:rPr>
        <w:t xml:space="preserve"> рендеринга является уравнение рендеринга и функция </w:t>
      </w:r>
      <w:r w:rsidRPr="00881A33">
        <w:rPr>
          <w:rFonts w:ascii="Times New Roman" w:hAnsi="Times New Roman" w:cs="Times New Roman"/>
          <w:sz w:val="28"/>
          <w:szCs w:val="28"/>
          <w:lang w:val="en-US"/>
        </w:rPr>
        <w:t>BRDF</w:t>
      </w:r>
      <w:r w:rsidRPr="00881A33">
        <w:rPr>
          <w:rFonts w:ascii="Times New Roman" w:hAnsi="Times New Roman" w:cs="Times New Roman"/>
          <w:sz w:val="28"/>
          <w:szCs w:val="28"/>
        </w:rPr>
        <w:t xml:space="preserve"> (а также ее аналоги)</w:t>
      </w:r>
      <w:r w:rsidR="00323D7B" w:rsidRPr="00881A33">
        <w:rPr>
          <w:rFonts w:ascii="Times New Roman" w:hAnsi="Times New Roman" w:cs="Times New Roman"/>
          <w:sz w:val="28"/>
          <w:szCs w:val="28"/>
        </w:rPr>
        <w:t xml:space="preserve">. </w:t>
      </w:r>
      <w:r w:rsidR="00323D7B">
        <w:rPr>
          <w:rFonts w:ascii="Times New Roman" w:hAnsi="Times New Roman" w:cs="Times New Roman"/>
          <w:sz w:val="28"/>
          <w:szCs w:val="28"/>
        </w:rPr>
        <w:t xml:space="preserve">Существует большое количество разных вариантов этой функции, как физически правдоподобных, так и нет, как константных, так и линейных. От </w:t>
      </w:r>
      <w:r w:rsidR="00453909">
        <w:rPr>
          <w:rFonts w:ascii="Times New Roman" w:hAnsi="Times New Roman" w:cs="Times New Roman"/>
          <w:sz w:val="28"/>
          <w:szCs w:val="28"/>
        </w:rPr>
        <w:t>«физической полноты»</w:t>
      </w:r>
      <w:r w:rsidR="00323D7B">
        <w:rPr>
          <w:rFonts w:ascii="Times New Roman" w:hAnsi="Times New Roman" w:cs="Times New Roman"/>
          <w:sz w:val="28"/>
          <w:szCs w:val="28"/>
        </w:rPr>
        <w:t xml:space="preserve"> </w:t>
      </w:r>
      <w:r w:rsidR="00435699">
        <w:rPr>
          <w:rFonts w:ascii="Times New Roman" w:hAnsi="Times New Roman" w:cs="Times New Roman"/>
          <w:sz w:val="28"/>
          <w:szCs w:val="28"/>
        </w:rPr>
        <w:t>этой</w:t>
      </w:r>
      <w:r w:rsidR="00435699">
        <w:rPr>
          <w:rFonts w:ascii="Times New Roman" w:hAnsi="Times New Roman" w:cs="Times New Roman"/>
          <w:sz w:val="28"/>
          <w:szCs w:val="28"/>
        </w:rPr>
        <w:t xml:space="preserve"> </w:t>
      </w:r>
      <w:r w:rsidR="00323D7B">
        <w:rPr>
          <w:rFonts w:ascii="Times New Roman" w:hAnsi="Times New Roman" w:cs="Times New Roman"/>
          <w:sz w:val="28"/>
          <w:szCs w:val="28"/>
        </w:rPr>
        <w:t>функции сильно зависит реалистичность поверхности</w:t>
      </w:r>
      <w:r w:rsidR="00435699">
        <w:rPr>
          <w:rFonts w:ascii="Times New Roman" w:hAnsi="Times New Roman" w:cs="Times New Roman"/>
          <w:sz w:val="28"/>
          <w:szCs w:val="28"/>
        </w:rPr>
        <w:t>, д</w:t>
      </w:r>
      <w:r w:rsidR="00323D7B">
        <w:rPr>
          <w:rFonts w:ascii="Times New Roman" w:hAnsi="Times New Roman" w:cs="Times New Roman"/>
          <w:sz w:val="28"/>
          <w:szCs w:val="28"/>
        </w:rPr>
        <w:t>ругими словами, она является определяющей материала. В данной работе подробно рассмотрены только некоторые из этих вариантов, в контексте исследуемых рендеров и алгоритмов.</w:t>
      </w:r>
    </w:p>
    <w:p w14:paraId="69C631C6" w14:textId="1DF901A5" w:rsidR="00EE2FD0" w:rsidRDefault="00323D7B" w:rsidP="00EE2FD0">
      <w:pPr>
        <w:pStyle w:val="a5"/>
        <w:ind w:left="0"/>
        <w:rPr>
          <w:rFonts w:ascii="Times New Roman" w:hAnsi="Times New Roman" w:cs="Times New Roman"/>
          <w:sz w:val="32"/>
          <w:szCs w:val="24"/>
        </w:rPr>
        <w:pPrChange w:id="1093" w:author="Борис Гогинян" w:date="2020-05-10T21:01:00Z">
          <w:pPr>
            <w:spacing w:after="0" w:line="360" w:lineRule="auto"/>
            <w:contextualSpacing/>
          </w:pPr>
        </w:pPrChange>
      </w:pPr>
      <w:r w:rsidRPr="00323D7B">
        <w:rPr>
          <w:rFonts w:ascii="Times New Roman" w:hAnsi="Times New Roman" w:cs="Times New Roman"/>
          <w:sz w:val="32"/>
          <w:szCs w:val="24"/>
          <w:rPrChange w:id="1094" w:author="Борис Гогинян" w:date="2020-05-10T21:21:00Z">
            <w:rPr>
              <w:rFonts w:ascii="Times New Roman" w:hAnsi="Times New Roman" w:cs="Times New Roman"/>
              <w:sz w:val="28"/>
              <w:szCs w:val="24"/>
            </w:rPr>
          </w:rPrChange>
        </w:rPr>
        <w:t>Двулучевая функция отражательной способности</w:t>
      </w:r>
    </w:p>
    <w:p w14:paraId="74C0D44E" w14:textId="77777777" w:rsidR="00453909" w:rsidRPr="00323D7B" w:rsidRDefault="00453909" w:rsidP="00EE2FD0">
      <w:pPr>
        <w:pStyle w:val="a5"/>
        <w:ind w:left="0"/>
        <w:rPr>
          <w:rFonts w:ascii="Times New Roman" w:hAnsi="Times New Roman" w:cs="Times New Roman"/>
          <w:sz w:val="32"/>
          <w:szCs w:val="24"/>
          <w:rPrChange w:id="1095" w:author="Борис Гогинян" w:date="2020-05-10T21:21:00Z">
            <w:rPr>
              <w:rFonts w:ascii="Times New Roman" w:hAnsi="Times New Roman" w:cs="Times New Roman"/>
              <w:sz w:val="28"/>
              <w:szCs w:val="24"/>
            </w:rPr>
          </w:rPrChange>
        </w:rPr>
        <w:pPrChange w:id="1096" w:author="Борис Гогинян" w:date="2020-05-10T21:01:00Z">
          <w:pPr>
            <w:spacing w:after="0" w:line="360" w:lineRule="auto"/>
            <w:contextualSpacing/>
          </w:pPr>
        </w:pPrChange>
      </w:pPr>
    </w:p>
    <w:p w14:paraId="41817D06" w14:textId="7ABB71F8" w:rsidR="00EE2FD0" w:rsidRDefault="00323D7B" w:rsidP="00EE2FD0">
      <w:pPr>
        <w:pStyle w:val="a5"/>
        <w:ind w:left="0"/>
        <w:rPr>
          <w:rFonts w:ascii="Times New Roman" w:hAnsi="Times New Roman" w:cs="Times New Roman"/>
          <w:sz w:val="28"/>
          <w:szCs w:val="24"/>
          <w:lang w:val="en-US"/>
        </w:rPr>
        <w:pPrChange w:id="1097" w:author="Борис Гогинян" w:date="2020-05-10T21:01:00Z">
          <w:pPr>
            <w:spacing w:after="0" w:line="360" w:lineRule="auto"/>
            <w:contextualSpacing/>
          </w:pPr>
        </w:pPrChange>
      </w:pPr>
      <w:r>
        <w:rPr>
          <w:rFonts w:ascii="Times New Roman" w:hAnsi="Times New Roman" w:cs="Times New Roman"/>
          <w:sz w:val="28"/>
          <w:szCs w:val="24"/>
        </w:rPr>
        <w:tab/>
      </w:r>
      <w:r w:rsidR="00453909">
        <w:rPr>
          <w:rFonts w:ascii="Times New Roman" w:hAnsi="Times New Roman" w:cs="Times New Roman"/>
          <w:sz w:val="28"/>
          <w:szCs w:val="24"/>
        </w:rPr>
        <w:t>Для</w:t>
      </w:r>
      <w:r w:rsidR="00453909" w:rsidRPr="00453909">
        <w:rPr>
          <w:rFonts w:ascii="Times New Roman" w:hAnsi="Times New Roman" w:cs="Times New Roman"/>
          <w:sz w:val="28"/>
          <w:szCs w:val="24"/>
          <w:lang w:val="en-US"/>
          <w:rPrChange w:id="1098" w:author="Борис Гогинян" w:date="2020-05-10T21:30:00Z">
            <w:rPr>
              <w:rFonts w:ascii="Times New Roman" w:hAnsi="Times New Roman" w:cs="Times New Roman"/>
              <w:sz w:val="28"/>
              <w:szCs w:val="24"/>
            </w:rPr>
          </w:rPrChange>
        </w:rPr>
        <w:t xml:space="preserve"> </w:t>
      </w:r>
      <w:r w:rsidR="00453909">
        <w:rPr>
          <w:rFonts w:ascii="Times New Roman" w:hAnsi="Times New Roman" w:cs="Times New Roman"/>
          <w:sz w:val="28"/>
          <w:szCs w:val="24"/>
          <w:lang w:val="en-US"/>
        </w:rPr>
        <w:t>Cycles:</w:t>
      </w:r>
    </w:p>
    <w:p w14:paraId="40EE2A80" w14:textId="40568864" w:rsidR="00453909" w:rsidRPr="00F42576" w:rsidRDefault="00453909" w:rsidP="00F42576">
      <w:pPr>
        <w:shd w:val="clear" w:color="auto" w:fill="FFFFFF" w:themeFill="background1"/>
        <w:spacing w:line="240" w:lineRule="auto"/>
        <w:rPr>
          <w:rFonts w:ascii="Times New Roman" w:hAnsi="Times New Roman" w:cs="Times New Roman"/>
          <w:sz w:val="28"/>
          <w:szCs w:val="24"/>
        </w:rPr>
        <w:pPrChange w:id="1099"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lang w:val="en-US"/>
          <w:rPrChange w:id="1100" w:author="Борис Гогинян" w:date="2020-05-10T21:31:00Z">
            <w:rPr>
              <w:rStyle w:val="a3"/>
              <w:rFonts w:ascii="Arial" w:hAnsi="Arial" w:cs="Arial"/>
              <w:color w:val="9B59B6"/>
              <w:sz w:val="25"/>
              <w:szCs w:val="25"/>
            </w:rPr>
          </w:rPrChange>
        </w:rPr>
        <w:t>Anisotropic B</w:t>
      </w:r>
      <w:r w:rsidRPr="00F42576">
        <w:rPr>
          <w:rFonts w:ascii="Times New Roman" w:hAnsi="Times New Roman" w:cs="Times New Roman"/>
          <w:sz w:val="28"/>
          <w:szCs w:val="24"/>
          <w:lang w:val="en-US"/>
          <w:rPrChange w:id="1101" w:author="Борис Гогинян" w:date="2020-05-10T21:31:00Z">
            <w:rPr>
              <w:rStyle w:val="a3"/>
              <w:rFonts w:ascii="Arial" w:hAnsi="Arial" w:cs="Arial"/>
              <w:color w:val="9B59B6"/>
              <w:sz w:val="25"/>
              <w:szCs w:val="25"/>
            </w:rPr>
          </w:rPrChange>
        </w:rPr>
        <w:t>S</w:t>
      </w:r>
      <w:bookmarkStart w:id="1102" w:name="_GoBack"/>
      <w:bookmarkEnd w:id="1102"/>
      <w:r w:rsidRPr="00F42576">
        <w:rPr>
          <w:rFonts w:ascii="Times New Roman" w:hAnsi="Times New Roman" w:cs="Times New Roman"/>
          <w:sz w:val="28"/>
          <w:szCs w:val="24"/>
          <w:lang w:val="en-US"/>
          <w:rPrChange w:id="1103" w:author="Борис Гогинян" w:date="2020-05-10T21:31:00Z">
            <w:rPr>
              <w:rStyle w:val="a3"/>
              <w:rFonts w:ascii="Arial" w:hAnsi="Arial" w:cs="Arial"/>
              <w:color w:val="9B59B6"/>
              <w:sz w:val="25"/>
              <w:szCs w:val="25"/>
            </w:rPr>
          </w:rPrChange>
        </w:rPr>
        <w:t>DF</w:t>
      </w:r>
    </w:p>
    <w:p w14:paraId="58E8ABF2" w14:textId="1015384D" w:rsidR="00F42576" w:rsidRPr="00F42576" w:rsidRDefault="00F42576" w:rsidP="00F42576">
      <w:pPr>
        <w:shd w:val="clear" w:color="auto" w:fill="FFFFFF" w:themeFill="background1"/>
        <w:spacing w:line="240" w:lineRule="auto"/>
        <w:rPr>
          <w:rFonts w:ascii="Times New Roman" w:hAnsi="Times New Roman" w:cs="Times New Roman"/>
          <w:sz w:val="24"/>
          <w:szCs w:val="24"/>
          <w:lang w:val="en-US"/>
          <w:rPrChange w:id="1104" w:author="Борис Гогинян" w:date="2020-05-10T21:31:00Z">
            <w:rPr>
              <w:rFonts w:ascii="Arial" w:hAnsi="Arial" w:cs="Arial"/>
              <w:color w:val="404040"/>
            </w:rPr>
          </w:rPrChange>
        </w:rPr>
      </w:pPr>
      <w:r>
        <w:rPr>
          <w:rFonts w:ascii="Times New Roman" w:hAnsi="Times New Roman" w:cs="Times New Roman"/>
          <w:sz w:val="28"/>
          <w:szCs w:val="24"/>
        </w:rPr>
        <w:tab/>
      </w:r>
    </w:p>
    <w:p w14:paraId="5DAE549C" w14:textId="77777777" w:rsidR="00453909" w:rsidRPr="00F42576" w:rsidRDefault="00453909" w:rsidP="00F42576">
      <w:pPr>
        <w:shd w:val="clear" w:color="auto" w:fill="FFFFFF" w:themeFill="background1"/>
        <w:spacing w:line="240" w:lineRule="auto"/>
        <w:rPr>
          <w:rFonts w:ascii="Times New Roman" w:hAnsi="Times New Roman" w:cs="Times New Roman"/>
          <w:sz w:val="28"/>
          <w:szCs w:val="24"/>
          <w:lang w:val="en-US"/>
          <w:rPrChange w:id="1105" w:author="Борис Гогинян" w:date="2020-05-10T21:31:00Z">
            <w:rPr>
              <w:rFonts w:ascii="Arial" w:hAnsi="Arial" w:cs="Arial"/>
              <w:color w:val="404040"/>
            </w:rPr>
          </w:rPrChange>
        </w:rPr>
        <w:pPrChange w:id="1106"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107" w:author="Борис Гогинян" w:date="2020-05-10T21:31:00Z">
            <w:rPr>
              <w:rFonts w:ascii="Arial" w:hAnsi="Arial" w:cs="Arial"/>
              <w:color w:val="404040"/>
            </w:rPr>
          </w:rPrChange>
        </w:rPr>
        <w:fldChar w:fldCharType="begin"/>
      </w:r>
      <w:r w:rsidRPr="00F42576">
        <w:rPr>
          <w:rFonts w:ascii="Times New Roman" w:hAnsi="Times New Roman" w:cs="Times New Roman"/>
          <w:sz w:val="28"/>
          <w:szCs w:val="24"/>
          <w:lang w:val="en-US"/>
          <w:rPrChange w:id="1108" w:author="Борис Гогинян" w:date="2020-05-10T21:31:00Z">
            <w:rPr>
              <w:rFonts w:ascii="Arial" w:hAnsi="Arial" w:cs="Arial"/>
              <w:color w:val="404040"/>
            </w:rPr>
          </w:rPrChange>
        </w:rPr>
        <w:instrText xml:space="preserve"> HYPERLINK "https://docs.blender.org/manual/en/latest/render/shader_nodes/shader/diffuse.html" </w:instrText>
      </w:r>
      <w:r w:rsidRPr="00F42576">
        <w:rPr>
          <w:rFonts w:ascii="Times New Roman" w:hAnsi="Times New Roman" w:cs="Times New Roman"/>
          <w:sz w:val="28"/>
          <w:szCs w:val="24"/>
          <w:rPrChange w:id="1109" w:author="Борис Гогинян" w:date="2020-05-10T21:31:00Z">
            <w:rPr>
              <w:rFonts w:ascii="Arial" w:hAnsi="Arial" w:cs="Arial"/>
              <w:color w:val="404040"/>
            </w:rPr>
          </w:rPrChange>
        </w:rPr>
        <w:fldChar w:fldCharType="separate"/>
      </w:r>
      <w:r w:rsidRPr="00F42576">
        <w:rPr>
          <w:rStyle w:val="a3"/>
          <w:rFonts w:ascii="Times New Roman" w:hAnsi="Times New Roman" w:cs="Times New Roman"/>
          <w:color w:val="auto"/>
          <w:sz w:val="28"/>
          <w:szCs w:val="24"/>
          <w:u w:val="none"/>
          <w:lang w:val="en-US"/>
          <w:rPrChange w:id="1110" w:author="Борис Гогинян" w:date="2020-05-10T21:31:00Z">
            <w:rPr>
              <w:rStyle w:val="a3"/>
              <w:rFonts w:ascii="Arial" w:hAnsi="Arial" w:cs="Arial"/>
              <w:color w:val="9B59B6"/>
              <w:sz w:val="25"/>
              <w:szCs w:val="25"/>
            </w:rPr>
          </w:rPrChange>
        </w:rPr>
        <w:t>Diffuse BSDF</w:t>
      </w:r>
      <w:r w:rsidRPr="00F42576">
        <w:rPr>
          <w:rFonts w:ascii="Times New Roman" w:hAnsi="Times New Roman" w:cs="Times New Roman"/>
          <w:sz w:val="28"/>
          <w:szCs w:val="24"/>
          <w:rPrChange w:id="1111" w:author="Борис Гогинян" w:date="2020-05-10T21:31:00Z">
            <w:rPr>
              <w:rFonts w:ascii="Arial" w:hAnsi="Arial" w:cs="Arial"/>
              <w:color w:val="404040"/>
            </w:rPr>
          </w:rPrChange>
        </w:rPr>
        <w:fldChar w:fldCharType="end"/>
      </w:r>
    </w:p>
    <w:p w14:paraId="03F0DCDC" w14:textId="77777777" w:rsidR="00453909" w:rsidRPr="00F42576" w:rsidRDefault="00453909" w:rsidP="00F42576">
      <w:pPr>
        <w:shd w:val="clear" w:color="auto" w:fill="FFFFFF" w:themeFill="background1"/>
        <w:spacing w:line="240" w:lineRule="auto"/>
        <w:rPr>
          <w:rFonts w:ascii="Times New Roman" w:hAnsi="Times New Roman" w:cs="Times New Roman"/>
          <w:sz w:val="28"/>
          <w:szCs w:val="24"/>
          <w:lang w:val="en-US"/>
          <w:rPrChange w:id="1112" w:author="Борис Гогинян" w:date="2020-05-10T21:31:00Z">
            <w:rPr>
              <w:rFonts w:ascii="Arial" w:hAnsi="Arial" w:cs="Arial"/>
              <w:color w:val="404040"/>
            </w:rPr>
          </w:rPrChange>
        </w:rPr>
        <w:pPrChange w:id="1113"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114" w:author="Борис Гогинян" w:date="2020-05-10T21:31:00Z">
            <w:rPr>
              <w:rFonts w:ascii="Arial" w:hAnsi="Arial" w:cs="Arial"/>
              <w:color w:val="404040"/>
            </w:rPr>
          </w:rPrChange>
        </w:rPr>
        <w:fldChar w:fldCharType="begin"/>
      </w:r>
      <w:r w:rsidRPr="00F42576">
        <w:rPr>
          <w:rFonts w:ascii="Times New Roman" w:hAnsi="Times New Roman" w:cs="Times New Roman"/>
          <w:sz w:val="28"/>
          <w:szCs w:val="24"/>
          <w:lang w:val="en-US"/>
          <w:rPrChange w:id="1115" w:author="Борис Гогинян" w:date="2020-05-10T21:31:00Z">
            <w:rPr>
              <w:rFonts w:ascii="Arial" w:hAnsi="Arial" w:cs="Arial"/>
              <w:color w:val="404040"/>
            </w:rPr>
          </w:rPrChange>
        </w:rPr>
        <w:instrText xml:space="preserve"> HYPERLINK "https://docs.blender.org/manual/en/latest/render/shader_nodes/shader/emission.html" </w:instrText>
      </w:r>
      <w:r w:rsidRPr="00F42576">
        <w:rPr>
          <w:rFonts w:ascii="Times New Roman" w:hAnsi="Times New Roman" w:cs="Times New Roman"/>
          <w:sz w:val="28"/>
          <w:szCs w:val="24"/>
          <w:rPrChange w:id="1116" w:author="Борис Гогинян" w:date="2020-05-10T21:31:00Z">
            <w:rPr>
              <w:rFonts w:ascii="Arial" w:hAnsi="Arial" w:cs="Arial"/>
              <w:color w:val="404040"/>
            </w:rPr>
          </w:rPrChange>
        </w:rPr>
        <w:fldChar w:fldCharType="separate"/>
      </w:r>
      <w:r w:rsidRPr="00F42576">
        <w:rPr>
          <w:rStyle w:val="a3"/>
          <w:rFonts w:ascii="Times New Roman" w:hAnsi="Times New Roman" w:cs="Times New Roman"/>
          <w:color w:val="auto"/>
          <w:sz w:val="28"/>
          <w:szCs w:val="24"/>
          <w:u w:val="none"/>
          <w:lang w:val="en-US"/>
          <w:rPrChange w:id="1117" w:author="Борис Гогинян" w:date="2020-05-10T21:31:00Z">
            <w:rPr>
              <w:rStyle w:val="a3"/>
              <w:rFonts w:ascii="Arial" w:hAnsi="Arial" w:cs="Arial"/>
              <w:color w:val="9B59B6"/>
              <w:sz w:val="25"/>
              <w:szCs w:val="25"/>
            </w:rPr>
          </w:rPrChange>
        </w:rPr>
        <w:t>Emission</w:t>
      </w:r>
      <w:r w:rsidRPr="00F42576">
        <w:rPr>
          <w:rFonts w:ascii="Times New Roman" w:hAnsi="Times New Roman" w:cs="Times New Roman"/>
          <w:sz w:val="28"/>
          <w:szCs w:val="24"/>
          <w:rPrChange w:id="1118" w:author="Борис Гогинян" w:date="2020-05-10T21:31:00Z">
            <w:rPr>
              <w:rFonts w:ascii="Arial" w:hAnsi="Arial" w:cs="Arial"/>
              <w:color w:val="404040"/>
            </w:rPr>
          </w:rPrChange>
        </w:rPr>
        <w:fldChar w:fldCharType="end"/>
      </w:r>
    </w:p>
    <w:p w14:paraId="4A55A4E2" w14:textId="77777777" w:rsidR="00453909" w:rsidRPr="00F42576" w:rsidRDefault="00453909" w:rsidP="00F42576">
      <w:pPr>
        <w:shd w:val="clear" w:color="auto" w:fill="FFFFFF" w:themeFill="background1"/>
        <w:spacing w:line="240" w:lineRule="auto"/>
        <w:rPr>
          <w:rFonts w:ascii="Times New Roman" w:hAnsi="Times New Roman" w:cs="Times New Roman"/>
          <w:sz w:val="28"/>
          <w:szCs w:val="24"/>
          <w:lang w:val="en-US"/>
          <w:rPrChange w:id="1119" w:author="Борис Гогинян" w:date="2020-05-10T21:31:00Z">
            <w:rPr>
              <w:rFonts w:ascii="Arial" w:hAnsi="Arial" w:cs="Arial"/>
              <w:color w:val="404040"/>
            </w:rPr>
          </w:rPrChange>
        </w:rPr>
        <w:pPrChange w:id="1120"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121" w:author="Борис Гогинян" w:date="2020-05-10T21:31:00Z">
            <w:rPr>
              <w:rFonts w:ascii="Arial" w:hAnsi="Arial" w:cs="Arial"/>
              <w:color w:val="404040"/>
            </w:rPr>
          </w:rPrChange>
        </w:rPr>
        <w:fldChar w:fldCharType="begin"/>
      </w:r>
      <w:r w:rsidRPr="00F42576">
        <w:rPr>
          <w:rFonts w:ascii="Times New Roman" w:hAnsi="Times New Roman" w:cs="Times New Roman"/>
          <w:sz w:val="28"/>
          <w:szCs w:val="24"/>
          <w:lang w:val="en-US"/>
          <w:rPrChange w:id="1122" w:author="Борис Гогинян" w:date="2020-05-10T21:31:00Z">
            <w:rPr>
              <w:rFonts w:ascii="Arial" w:hAnsi="Arial" w:cs="Arial"/>
              <w:color w:val="404040"/>
            </w:rPr>
          </w:rPrChange>
        </w:rPr>
        <w:instrText xml:space="preserve"> HYPERLINK "https://docs.blender.org/manual/en/latest/render/shader_nodes/shader/glass.html" </w:instrText>
      </w:r>
      <w:r w:rsidRPr="00F42576">
        <w:rPr>
          <w:rFonts w:ascii="Times New Roman" w:hAnsi="Times New Roman" w:cs="Times New Roman"/>
          <w:sz w:val="28"/>
          <w:szCs w:val="24"/>
          <w:rPrChange w:id="1123" w:author="Борис Гогинян" w:date="2020-05-10T21:31:00Z">
            <w:rPr>
              <w:rFonts w:ascii="Arial" w:hAnsi="Arial" w:cs="Arial"/>
              <w:color w:val="404040"/>
            </w:rPr>
          </w:rPrChange>
        </w:rPr>
        <w:fldChar w:fldCharType="separate"/>
      </w:r>
      <w:r w:rsidRPr="00F42576">
        <w:rPr>
          <w:rStyle w:val="a3"/>
          <w:rFonts w:ascii="Times New Roman" w:hAnsi="Times New Roman" w:cs="Times New Roman"/>
          <w:color w:val="auto"/>
          <w:sz w:val="28"/>
          <w:szCs w:val="24"/>
          <w:u w:val="none"/>
          <w:lang w:val="en-US"/>
          <w:rPrChange w:id="1124" w:author="Борис Гогинян" w:date="2020-05-10T21:31:00Z">
            <w:rPr>
              <w:rStyle w:val="a3"/>
              <w:rFonts w:ascii="Arial" w:hAnsi="Arial" w:cs="Arial"/>
              <w:color w:val="9B59B6"/>
              <w:sz w:val="25"/>
              <w:szCs w:val="25"/>
            </w:rPr>
          </w:rPrChange>
        </w:rPr>
        <w:t>Glass BSDF</w:t>
      </w:r>
      <w:r w:rsidRPr="00F42576">
        <w:rPr>
          <w:rFonts w:ascii="Times New Roman" w:hAnsi="Times New Roman" w:cs="Times New Roman"/>
          <w:sz w:val="28"/>
          <w:szCs w:val="24"/>
          <w:rPrChange w:id="1125" w:author="Борис Гогинян" w:date="2020-05-10T21:31:00Z">
            <w:rPr>
              <w:rFonts w:ascii="Arial" w:hAnsi="Arial" w:cs="Arial"/>
              <w:color w:val="404040"/>
            </w:rPr>
          </w:rPrChange>
        </w:rPr>
        <w:fldChar w:fldCharType="end"/>
      </w:r>
    </w:p>
    <w:p w14:paraId="52A35E72" w14:textId="77777777" w:rsidR="00453909" w:rsidRPr="00F42576" w:rsidRDefault="00453909" w:rsidP="00F42576">
      <w:pPr>
        <w:shd w:val="clear" w:color="auto" w:fill="FFFFFF" w:themeFill="background1"/>
        <w:spacing w:line="240" w:lineRule="auto"/>
        <w:rPr>
          <w:rFonts w:ascii="Times New Roman" w:hAnsi="Times New Roman" w:cs="Times New Roman"/>
          <w:sz w:val="28"/>
          <w:szCs w:val="24"/>
          <w:lang w:val="en-US"/>
          <w:rPrChange w:id="1126" w:author="Борис Гогинян" w:date="2020-05-10T21:31:00Z">
            <w:rPr>
              <w:rFonts w:ascii="Arial" w:hAnsi="Arial" w:cs="Arial"/>
              <w:color w:val="404040"/>
            </w:rPr>
          </w:rPrChange>
        </w:rPr>
        <w:pPrChange w:id="1127"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128" w:author="Борис Гогинян" w:date="2020-05-10T21:31:00Z">
            <w:rPr>
              <w:rFonts w:ascii="Arial" w:hAnsi="Arial" w:cs="Arial"/>
              <w:color w:val="404040"/>
            </w:rPr>
          </w:rPrChange>
        </w:rPr>
        <w:fldChar w:fldCharType="begin"/>
      </w:r>
      <w:r w:rsidRPr="00F42576">
        <w:rPr>
          <w:rFonts w:ascii="Times New Roman" w:hAnsi="Times New Roman" w:cs="Times New Roman"/>
          <w:sz w:val="28"/>
          <w:szCs w:val="24"/>
          <w:lang w:val="en-US"/>
          <w:rPrChange w:id="1129" w:author="Борис Гогинян" w:date="2020-05-10T21:31:00Z">
            <w:rPr>
              <w:rFonts w:ascii="Arial" w:hAnsi="Arial" w:cs="Arial"/>
              <w:color w:val="404040"/>
            </w:rPr>
          </w:rPrChange>
        </w:rPr>
        <w:instrText xml:space="preserve"> HYPERLINK "https://docs.blender.org/manual/en/latest/render/shader_nodes/shader/glossy.html" </w:instrText>
      </w:r>
      <w:r w:rsidRPr="00F42576">
        <w:rPr>
          <w:rFonts w:ascii="Times New Roman" w:hAnsi="Times New Roman" w:cs="Times New Roman"/>
          <w:sz w:val="28"/>
          <w:szCs w:val="24"/>
          <w:rPrChange w:id="1130" w:author="Борис Гогинян" w:date="2020-05-10T21:31:00Z">
            <w:rPr>
              <w:rFonts w:ascii="Arial" w:hAnsi="Arial" w:cs="Arial"/>
              <w:color w:val="404040"/>
            </w:rPr>
          </w:rPrChange>
        </w:rPr>
        <w:fldChar w:fldCharType="separate"/>
      </w:r>
      <w:r w:rsidRPr="00F42576">
        <w:rPr>
          <w:rStyle w:val="a3"/>
          <w:rFonts w:ascii="Times New Roman" w:hAnsi="Times New Roman" w:cs="Times New Roman"/>
          <w:color w:val="auto"/>
          <w:sz w:val="28"/>
          <w:szCs w:val="24"/>
          <w:u w:val="none"/>
          <w:lang w:val="en-US"/>
          <w:rPrChange w:id="1131" w:author="Борис Гогинян" w:date="2020-05-10T21:31:00Z">
            <w:rPr>
              <w:rStyle w:val="a3"/>
              <w:rFonts w:ascii="Arial" w:hAnsi="Arial" w:cs="Arial"/>
              <w:color w:val="9B59B6"/>
              <w:sz w:val="25"/>
              <w:szCs w:val="25"/>
            </w:rPr>
          </w:rPrChange>
        </w:rPr>
        <w:t>Glossy BSDF</w:t>
      </w:r>
      <w:r w:rsidRPr="00F42576">
        <w:rPr>
          <w:rFonts w:ascii="Times New Roman" w:hAnsi="Times New Roman" w:cs="Times New Roman"/>
          <w:sz w:val="28"/>
          <w:szCs w:val="24"/>
          <w:rPrChange w:id="1132" w:author="Борис Гогинян" w:date="2020-05-10T21:31:00Z">
            <w:rPr>
              <w:rFonts w:ascii="Arial" w:hAnsi="Arial" w:cs="Arial"/>
              <w:color w:val="404040"/>
            </w:rPr>
          </w:rPrChange>
        </w:rPr>
        <w:fldChar w:fldCharType="end"/>
      </w:r>
    </w:p>
    <w:p w14:paraId="3F031198" w14:textId="77777777" w:rsidR="00453909" w:rsidRPr="00F42576" w:rsidRDefault="00453909" w:rsidP="00F42576">
      <w:pPr>
        <w:shd w:val="clear" w:color="auto" w:fill="FFFFFF" w:themeFill="background1"/>
        <w:spacing w:line="240" w:lineRule="auto"/>
        <w:rPr>
          <w:rFonts w:ascii="Times New Roman" w:hAnsi="Times New Roman" w:cs="Times New Roman"/>
          <w:sz w:val="28"/>
          <w:szCs w:val="24"/>
          <w:lang w:val="en-US"/>
          <w:rPrChange w:id="1133" w:author="Борис Гогинян" w:date="2020-05-10T21:31:00Z">
            <w:rPr>
              <w:rFonts w:ascii="Arial" w:hAnsi="Arial" w:cs="Arial"/>
              <w:color w:val="404040"/>
            </w:rPr>
          </w:rPrChange>
        </w:rPr>
        <w:pPrChange w:id="1134"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135" w:author="Борис Гогинян" w:date="2020-05-10T21:31:00Z">
            <w:rPr>
              <w:rFonts w:ascii="Arial" w:hAnsi="Arial" w:cs="Arial"/>
              <w:color w:val="404040"/>
            </w:rPr>
          </w:rPrChange>
        </w:rPr>
        <w:fldChar w:fldCharType="begin"/>
      </w:r>
      <w:r w:rsidRPr="00F42576">
        <w:rPr>
          <w:rFonts w:ascii="Times New Roman" w:hAnsi="Times New Roman" w:cs="Times New Roman"/>
          <w:sz w:val="28"/>
          <w:szCs w:val="24"/>
          <w:lang w:val="en-US"/>
          <w:rPrChange w:id="1136" w:author="Борис Гогинян" w:date="2020-05-10T21:31:00Z">
            <w:rPr>
              <w:rFonts w:ascii="Arial" w:hAnsi="Arial" w:cs="Arial"/>
              <w:color w:val="404040"/>
            </w:rPr>
          </w:rPrChange>
        </w:rPr>
        <w:instrText xml:space="preserve"> HYPERLINK "https://docs.blender.org/manual/en/latest/render/shader_nodes/shader/principled.html" </w:instrText>
      </w:r>
      <w:r w:rsidRPr="00F42576">
        <w:rPr>
          <w:rFonts w:ascii="Times New Roman" w:hAnsi="Times New Roman" w:cs="Times New Roman"/>
          <w:sz w:val="28"/>
          <w:szCs w:val="24"/>
          <w:rPrChange w:id="1137" w:author="Борис Гогинян" w:date="2020-05-10T21:31:00Z">
            <w:rPr>
              <w:rFonts w:ascii="Arial" w:hAnsi="Arial" w:cs="Arial"/>
              <w:color w:val="404040"/>
            </w:rPr>
          </w:rPrChange>
        </w:rPr>
        <w:fldChar w:fldCharType="separate"/>
      </w:r>
      <w:r w:rsidRPr="00F42576">
        <w:rPr>
          <w:rStyle w:val="a3"/>
          <w:rFonts w:ascii="Times New Roman" w:hAnsi="Times New Roman" w:cs="Times New Roman"/>
          <w:color w:val="auto"/>
          <w:sz w:val="28"/>
          <w:szCs w:val="24"/>
          <w:u w:val="none"/>
          <w:lang w:val="en-US"/>
          <w:rPrChange w:id="1138" w:author="Борис Гогинян" w:date="2020-05-10T21:31:00Z">
            <w:rPr>
              <w:rStyle w:val="a3"/>
              <w:rFonts w:ascii="Arial" w:hAnsi="Arial" w:cs="Arial"/>
              <w:color w:val="9B59B6"/>
              <w:sz w:val="25"/>
              <w:szCs w:val="25"/>
            </w:rPr>
          </w:rPrChange>
        </w:rPr>
        <w:t>Principled BSDF</w:t>
      </w:r>
      <w:r w:rsidRPr="00F42576">
        <w:rPr>
          <w:rFonts w:ascii="Times New Roman" w:hAnsi="Times New Roman" w:cs="Times New Roman"/>
          <w:sz w:val="28"/>
          <w:szCs w:val="24"/>
          <w:rPrChange w:id="1139" w:author="Борис Гогинян" w:date="2020-05-10T21:31:00Z">
            <w:rPr>
              <w:rFonts w:ascii="Arial" w:hAnsi="Arial" w:cs="Arial"/>
              <w:color w:val="404040"/>
            </w:rPr>
          </w:rPrChange>
        </w:rPr>
        <w:fldChar w:fldCharType="end"/>
      </w:r>
    </w:p>
    <w:p w14:paraId="2CB3A8EF" w14:textId="77777777" w:rsidR="00453909" w:rsidRPr="00F42576" w:rsidRDefault="00453909" w:rsidP="00F42576">
      <w:pPr>
        <w:shd w:val="clear" w:color="auto" w:fill="FFFFFF" w:themeFill="background1"/>
        <w:spacing w:line="240" w:lineRule="auto"/>
        <w:rPr>
          <w:rFonts w:ascii="Times New Roman" w:hAnsi="Times New Roman" w:cs="Times New Roman"/>
          <w:sz w:val="28"/>
          <w:szCs w:val="24"/>
          <w:lang w:val="en-US"/>
          <w:rPrChange w:id="1140" w:author="Борис Гогинян" w:date="2020-05-10T21:31:00Z">
            <w:rPr>
              <w:rFonts w:ascii="Arial" w:hAnsi="Arial" w:cs="Arial"/>
              <w:color w:val="404040"/>
            </w:rPr>
          </w:rPrChange>
        </w:rPr>
        <w:pPrChange w:id="1141"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142" w:author="Борис Гогинян" w:date="2020-05-10T21:31:00Z">
            <w:rPr>
              <w:rFonts w:ascii="Arial" w:hAnsi="Arial" w:cs="Arial"/>
              <w:color w:val="404040"/>
            </w:rPr>
          </w:rPrChange>
        </w:rPr>
        <w:fldChar w:fldCharType="begin"/>
      </w:r>
      <w:r w:rsidRPr="00F42576">
        <w:rPr>
          <w:rFonts w:ascii="Times New Roman" w:hAnsi="Times New Roman" w:cs="Times New Roman"/>
          <w:sz w:val="28"/>
          <w:szCs w:val="24"/>
          <w:lang w:val="en-US"/>
          <w:rPrChange w:id="1143" w:author="Борис Гогинян" w:date="2020-05-10T21:31:00Z">
            <w:rPr>
              <w:rFonts w:ascii="Arial" w:hAnsi="Arial" w:cs="Arial"/>
              <w:color w:val="404040"/>
            </w:rPr>
          </w:rPrChange>
        </w:rPr>
        <w:instrText xml:space="preserve"> HYPERLINK "https://docs.blender.org/manual/en/latest/render/shader_nodes/shader/volume_principled.html" </w:instrText>
      </w:r>
      <w:r w:rsidRPr="00F42576">
        <w:rPr>
          <w:rFonts w:ascii="Times New Roman" w:hAnsi="Times New Roman" w:cs="Times New Roman"/>
          <w:sz w:val="28"/>
          <w:szCs w:val="24"/>
          <w:rPrChange w:id="1144" w:author="Борис Гогинян" w:date="2020-05-10T21:31:00Z">
            <w:rPr>
              <w:rFonts w:ascii="Arial" w:hAnsi="Arial" w:cs="Arial"/>
              <w:color w:val="404040"/>
            </w:rPr>
          </w:rPrChange>
        </w:rPr>
        <w:fldChar w:fldCharType="separate"/>
      </w:r>
      <w:r w:rsidRPr="00F42576">
        <w:rPr>
          <w:rStyle w:val="a3"/>
          <w:rFonts w:ascii="Times New Roman" w:hAnsi="Times New Roman" w:cs="Times New Roman"/>
          <w:color w:val="auto"/>
          <w:sz w:val="28"/>
          <w:szCs w:val="24"/>
          <w:u w:val="none"/>
          <w:lang w:val="en-US"/>
          <w:rPrChange w:id="1145" w:author="Борис Гогинян" w:date="2020-05-10T21:31:00Z">
            <w:rPr>
              <w:rStyle w:val="a3"/>
              <w:rFonts w:ascii="Arial" w:hAnsi="Arial" w:cs="Arial"/>
              <w:color w:val="9B59B6"/>
              <w:sz w:val="25"/>
              <w:szCs w:val="25"/>
            </w:rPr>
          </w:rPrChange>
        </w:rPr>
        <w:t>Principled Volume</w:t>
      </w:r>
      <w:r w:rsidRPr="00F42576">
        <w:rPr>
          <w:rFonts w:ascii="Times New Roman" w:hAnsi="Times New Roman" w:cs="Times New Roman"/>
          <w:sz w:val="28"/>
          <w:szCs w:val="24"/>
          <w:rPrChange w:id="1146" w:author="Борис Гогинян" w:date="2020-05-10T21:31:00Z">
            <w:rPr>
              <w:rFonts w:ascii="Arial" w:hAnsi="Arial" w:cs="Arial"/>
              <w:color w:val="404040"/>
            </w:rPr>
          </w:rPrChange>
        </w:rPr>
        <w:fldChar w:fldCharType="end"/>
      </w:r>
    </w:p>
    <w:p w14:paraId="03649F30" w14:textId="77777777" w:rsidR="00453909" w:rsidRPr="00F42576" w:rsidRDefault="00453909" w:rsidP="00F42576">
      <w:pPr>
        <w:shd w:val="clear" w:color="auto" w:fill="FFFFFF" w:themeFill="background1"/>
        <w:spacing w:line="240" w:lineRule="auto"/>
        <w:rPr>
          <w:rFonts w:ascii="Times New Roman" w:hAnsi="Times New Roman" w:cs="Times New Roman"/>
          <w:sz w:val="28"/>
          <w:szCs w:val="24"/>
          <w:lang w:val="en-US"/>
          <w:rPrChange w:id="1147" w:author="Борис Гогинян" w:date="2020-05-10T21:31:00Z">
            <w:rPr>
              <w:rFonts w:ascii="Arial" w:hAnsi="Arial" w:cs="Arial"/>
              <w:color w:val="404040"/>
            </w:rPr>
          </w:rPrChange>
        </w:rPr>
        <w:pPrChange w:id="1148"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149" w:author="Борис Гогинян" w:date="2020-05-10T21:31:00Z">
            <w:rPr>
              <w:rFonts w:ascii="Arial" w:hAnsi="Arial" w:cs="Arial"/>
              <w:color w:val="404040"/>
            </w:rPr>
          </w:rPrChange>
        </w:rPr>
        <w:fldChar w:fldCharType="begin"/>
      </w:r>
      <w:r w:rsidRPr="00F42576">
        <w:rPr>
          <w:rFonts w:ascii="Times New Roman" w:hAnsi="Times New Roman" w:cs="Times New Roman"/>
          <w:sz w:val="28"/>
          <w:szCs w:val="24"/>
          <w:lang w:val="en-US"/>
          <w:rPrChange w:id="1150" w:author="Борис Гогинян" w:date="2020-05-10T21:31:00Z">
            <w:rPr>
              <w:rFonts w:ascii="Arial" w:hAnsi="Arial" w:cs="Arial"/>
              <w:color w:val="404040"/>
            </w:rPr>
          </w:rPrChange>
        </w:rPr>
        <w:instrText xml:space="preserve"> HYPERLINK "https://docs.blender.org/manual/en/latest/render/shader_nodes/shader/refraction.html" </w:instrText>
      </w:r>
      <w:r w:rsidRPr="00F42576">
        <w:rPr>
          <w:rFonts w:ascii="Times New Roman" w:hAnsi="Times New Roman" w:cs="Times New Roman"/>
          <w:sz w:val="28"/>
          <w:szCs w:val="24"/>
          <w:rPrChange w:id="1151" w:author="Борис Гогинян" w:date="2020-05-10T21:31:00Z">
            <w:rPr>
              <w:rFonts w:ascii="Arial" w:hAnsi="Arial" w:cs="Arial"/>
              <w:color w:val="404040"/>
            </w:rPr>
          </w:rPrChange>
        </w:rPr>
        <w:fldChar w:fldCharType="separate"/>
      </w:r>
      <w:r w:rsidRPr="00F42576">
        <w:rPr>
          <w:rStyle w:val="a3"/>
          <w:rFonts w:ascii="Times New Roman" w:hAnsi="Times New Roman" w:cs="Times New Roman"/>
          <w:color w:val="auto"/>
          <w:sz w:val="28"/>
          <w:szCs w:val="24"/>
          <w:u w:val="none"/>
          <w:lang w:val="en-US"/>
          <w:rPrChange w:id="1152" w:author="Борис Гогинян" w:date="2020-05-10T21:31:00Z">
            <w:rPr>
              <w:rStyle w:val="a3"/>
              <w:rFonts w:ascii="Arial" w:hAnsi="Arial" w:cs="Arial"/>
              <w:color w:val="9B59B6"/>
              <w:sz w:val="25"/>
              <w:szCs w:val="25"/>
            </w:rPr>
          </w:rPrChange>
        </w:rPr>
        <w:t>Refraction BSDF</w:t>
      </w:r>
      <w:r w:rsidRPr="00F42576">
        <w:rPr>
          <w:rFonts w:ascii="Times New Roman" w:hAnsi="Times New Roman" w:cs="Times New Roman"/>
          <w:sz w:val="28"/>
          <w:szCs w:val="24"/>
          <w:rPrChange w:id="1153" w:author="Борис Гогинян" w:date="2020-05-10T21:31:00Z">
            <w:rPr>
              <w:rFonts w:ascii="Arial" w:hAnsi="Arial" w:cs="Arial"/>
              <w:color w:val="404040"/>
            </w:rPr>
          </w:rPrChange>
        </w:rPr>
        <w:fldChar w:fldCharType="end"/>
      </w:r>
    </w:p>
    <w:p w14:paraId="463B970E" w14:textId="77777777" w:rsidR="00453909" w:rsidRPr="00F42576" w:rsidRDefault="00453909" w:rsidP="00F42576">
      <w:pPr>
        <w:shd w:val="clear" w:color="auto" w:fill="FFFFFF" w:themeFill="background1"/>
        <w:spacing w:line="240" w:lineRule="auto"/>
        <w:rPr>
          <w:rFonts w:ascii="Times New Roman" w:hAnsi="Times New Roman" w:cs="Times New Roman"/>
          <w:sz w:val="28"/>
          <w:szCs w:val="24"/>
          <w:lang w:val="en-US"/>
          <w:rPrChange w:id="1154" w:author="Борис Гогинян" w:date="2020-05-10T21:31:00Z">
            <w:rPr>
              <w:rFonts w:ascii="Arial" w:hAnsi="Arial" w:cs="Arial"/>
              <w:color w:val="404040"/>
            </w:rPr>
          </w:rPrChange>
        </w:rPr>
        <w:pPrChange w:id="1155"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156" w:author="Борис Гогинян" w:date="2020-05-10T21:31:00Z">
            <w:rPr>
              <w:rFonts w:ascii="Arial" w:hAnsi="Arial" w:cs="Arial"/>
              <w:color w:val="404040"/>
            </w:rPr>
          </w:rPrChange>
        </w:rPr>
        <w:fldChar w:fldCharType="begin"/>
      </w:r>
      <w:r w:rsidRPr="00F42576">
        <w:rPr>
          <w:rFonts w:ascii="Times New Roman" w:hAnsi="Times New Roman" w:cs="Times New Roman"/>
          <w:sz w:val="28"/>
          <w:szCs w:val="24"/>
          <w:lang w:val="en-US"/>
          <w:rPrChange w:id="1157" w:author="Борис Гогинян" w:date="2020-05-10T21:31:00Z">
            <w:rPr>
              <w:rFonts w:ascii="Arial" w:hAnsi="Arial" w:cs="Arial"/>
              <w:color w:val="404040"/>
            </w:rPr>
          </w:rPrChange>
        </w:rPr>
        <w:instrText xml:space="preserve"> HYPERLINK "https://docs.blender.org/manual/en/latest/render/shader_nodes/shader/specular_bsdf.html" </w:instrText>
      </w:r>
      <w:r w:rsidRPr="00F42576">
        <w:rPr>
          <w:rFonts w:ascii="Times New Roman" w:hAnsi="Times New Roman" w:cs="Times New Roman"/>
          <w:sz w:val="28"/>
          <w:szCs w:val="24"/>
          <w:rPrChange w:id="1158" w:author="Борис Гогинян" w:date="2020-05-10T21:31:00Z">
            <w:rPr>
              <w:rFonts w:ascii="Arial" w:hAnsi="Arial" w:cs="Arial"/>
              <w:color w:val="404040"/>
            </w:rPr>
          </w:rPrChange>
        </w:rPr>
        <w:fldChar w:fldCharType="separate"/>
      </w:r>
      <w:r w:rsidRPr="00F42576">
        <w:rPr>
          <w:rStyle w:val="a3"/>
          <w:rFonts w:ascii="Times New Roman" w:hAnsi="Times New Roman" w:cs="Times New Roman"/>
          <w:color w:val="auto"/>
          <w:sz w:val="28"/>
          <w:szCs w:val="24"/>
          <w:u w:val="none"/>
          <w:lang w:val="en-US"/>
          <w:rPrChange w:id="1159" w:author="Борис Гогинян" w:date="2020-05-10T21:31:00Z">
            <w:rPr>
              <w:rStyle w:val="a3"/>
              <w:rFonts w:ascii="Arial" w:hAnsi="Arial" w:cs="Arial"/>
              <w:color w:val="9B59B6"/>
              <w:sz w:val="25"/>
              <w:szCs w:val="25"/>
            </w:rPr>
          </w:rPrChange>
        </w:rPr>
        <w:t>Specular BSDF</w:t>
      </w:r>
      <w:r w:rsidRPr="00F42576">
        <w:rPr>
          <w:rFonts w:ascii="Times New Roman" w:hAnsi="Times New Roman" w:cs="Times New Roman"/>
          <w:sz w:val="28"/>
          <w:szCs w:val="24"/>
          <w:rPrChange w:id="1160" w:author="Борис Гогинян" w:date="2020-05-10T21:31:00Z">
            <w:rPr>
              <w:rFonts w:ascii="Arial" w:hAnsi="Arial" w:cs="Arial"/>
              <w:color w:val="404040"/>
            </w:rPr>
          </w:rPrChange>
        </w:rPr>
        <w:fldChar w:fldCharType="end"/>
      </w:r>
    </w:p>
    <w:p w14:paraId="771ECAC6" w14:textId="6590D57C" w:rsidR="00453909" w:rsidRPr="00F42576" w:rsidRDefault="00453909" w:rsidP="00F42576">
      <w:pPr>
        <w:shd w:val="clear" w:color="auto" w:fill="FFFFFF" w:themeFill="background1"/>
        <w:spacing w:line="240" w:lineRule="auto"/>
        <w:rPr>
          <w:rFonts w:ascii="Times New Roman" w:hAnsi="Times New Roman" w:cs="Times New Roman"/>
          <w:sz w:val="28"/>
          <w:szCs w:val="24"/>
          <w:rPrChange w:id="1161" w:author="Борис Гогинян" w:date="2020-05-10T21:31:00Z">
            <w:rPr>
              <w:rFonts w:ascii="Arial" w:hAnsi="Arial" w:cs="Arial"/>
              <w:color w:val="404040"/>
            </w:rPr>
          </w:rPrChange>
        </w:rPr>
        <w:pPrChange w:id="1162"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163" w:author="Борис Гогинян" w:date="2020-05-10T21:31:00Z">
            <w:rPr>
              <w:rFonts w:ascii="Arial" w:hAnsi="Arial" w:cs="Arial"/>
              <w:color w:val="404040"/>
            </w:rPr>
          </w:rPrChange>
        </w:rPr>
        <w:fldChar w:fldCharType="begin"/>
      </w:r>
      <w:r w:rsidRPr="00F42576">
        <w:rPr>
          <w:rFonts w:ascii="Times New Roman" w:hAnsi="Times New Roman" w:cs="Times New Roman"/>
          <w:sz w:val="28"/>
          <w:szCs w:val="24"/>
          <w:lang w:val="en-US"/>
          <w:rPrChange w:id="1164" w:author="Борис Гогинян" w:date="2020-05-10T21:31:00Z">
            <w:rPr>
              <w:rFonts w:ascii="Arial" w:hAnsi="Arial" w:cs="Arial"/>
              <w:color w:val="404040"/>
            </w:rPr>
          </w:rPrChange>
        </w:rPr>
        <w:instrText xml:space="preserve"> HYPERLINK "https://docs.blender.org/manual/en/latest/render/shader_nodes/shader/sss.html" </w:instrText>
      </w:r>
      <w:r w:rsidRPr="00F42576">
        <w:rPr>
          <w:rFonts w:ascii="Times New Roman" w:hAnsi="Times New Roman" w:cs="Times New Roman"/>
          <w:sz w:val="28"/>
          <w:szCs w:val="24"/>
          <w:rPrChange w:id="1165" w:author="Борис Гогинян" w:date="2020-05-10T21:31:00Z">
            <w:rPr>
              <w:rFonts w:ascii="Arial" w:hAnsi="Arial" w:cs="Arial"/>
              <w:color w:val="404040"/>
            </w:rPr>
          </w:rPrChange>
        </w:rPr>
        <w:fldChar w:fldCharType="separate"/>
      </w:r>
      <w:r w:rsidRPr="00F42576">
        <w:rPr>
          <w:rStyle w:val="a3"/>
          <w:rFonts w:ascii="Times New Roman" w:hAnsi="Times New Roman" w:cs="Times New Roman"/>
          <w:color w:val="auto"/>
          <w:sz w:val="28"/>
          <w:szCs w:val="24"/>
          <w:u w:val="none"/>
          <w:lang w:val="en-US"/>
          <w:rPrChange w:id="1166" w:author="Борис Гогинян" w:date="2020-05-10T21:31:00Z">
            <w:rPr>
              <w:rStyle w:val="a3"/>
              <w:rFonts w:ascii="Arial" w:hAnsi="Arial" w:cs="Arial"/>
              <w:color w:val="9B59B6"/>
              <w:sz w:val="25"/>
              <w:szCs w:val="25"/>
            </w:rPr>
          </w:rPrChange>
        </w:rPr>
        <w:t>Subsurface Scattering</w:t>
      </w:r>
      <w:r w:rsidRPr="00F42576">
        <w:rPr>
          <w:rFonts w:ascii="Times New Roman" w:hAnsi="Times New Roman" w:cs="Times New Roman"/>
          <w:sz w:val="28"/>
          <w:szCs w:val="24"/>
          <w:rPrChange w:id="1167" w:author="Борис Гогинян" w:date="2020-05-10T21:31:00Z">
            <w:rPr>
              <w:rFonts w:ascii="Arial" w:hAnsi="Arial" w:cs="Arial"/>
              <w:color w:val="404040"/>
            </w:rPr>
          </w:rPrChange>
        </w:rPr>
        <w:fldChar w:fldCharType="end"/>
      </w:r>
      <w:r w:rsidRPr="00F42576">
        <w:rPr>
          <w:rFonts w:ascii="Times New Roman" w:hAnsi="Times New Roman" w:cs="Times New Roman"/>
          <w:sz w:val="28"/>
          <w:szCs w:val="24"/>
          <w:lang w:val="en-US"/>
          <w:rPrChange w:id="1168" w:author="Борис Гогинян" w:date="2020-05-10T21:31:00Z">
            <w:rPr>
              <w:lang w:val="en-US"/>
            </w:rPr>
          </w:rPrChange>
        </w:rPr>
        <w:t xml:space="preserve"> </w:t>
      </w:r>
      <w:r w:rsidRPr="00F42576">
        <w:rPr>
          <w:rFonts w:ascii="Times New Roman" w:hAnsi="Times New Roman" w:cs="Times New Roman"/>
          <w:sz w:val="28"/>
          <w:szCs w:val="24"/>
          <w:rPrChange w:id="1169" w:author="Борис Гогинян" w:date="2020-05-10T21:31:00Z">
            <w:rPr/>
          </w:rPrChange>
        </w:rPr>
        <w:t>?</w:t>
      </w:r>
    </w:p>
    <w:p w14:paraId="4851D58C" w14:textId="77777777" w:rsidR="00453909" w:rsidRPr="00F42576" w:rsidRDefault="00453909" w:rsidP="00F42576">
      <w:pPr>
        <w:shd w:val="clear" w:color="auto" w:fill="FFFFFF" w:themeFill="background1"/>
        <w:spacing w:line="240" w:lineRule="auto"/>
        <w:rPr>
          <w:rFonts w:ascii="Times New Roman" w:hAnsi="Times New Roman" w:cs="Times New Roman"/>
          <w:sz w:val="28"/>
          <w:szCs w:val="24"/>
          <w:rPrChange w:id="1170" w:author="Борис Гогинян" w:date="2020-05-10T21:31:00Z">
            <w:rPr>
              <w:rFonts w:ascii="Arial" w:hAnsi="Arial" w:cs="Arial"/>
              <w:color w:val="404040"/>
            </w:rPr>
          </w:rPrChange>
        </w:rPr>
        <w:pPrChange w:id="1171"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172" w:author="Борис Гогинян" w:date="2020-05-10T21:31:00Z">
            <w:rPr>
              <w:rFonts w:ascii="Arial" w:hAnsi="Arial" w:cs="Arial"/>
              <w:color w:val="404040"/>
            </w:rPr>
          </w:rPrChange>
        </w:rPr>
        <w:fldChar w:fldCharType="begin"/>
      </w:r>
      <w:r w:rsidRPr="00F42576">
        <w:rPr>
          <w:rFonts w:ascii="Times New Roman" w:hAnsi="Times New Roman" w:cs="Times New Roman"/>
          <w:sz w:val="28"/>
          <w:szCs w:val="24"/>
          <w:rPrChange w:id="1173" w:author="Борис Гогинян" w:date="2020-05-10T21:31:00Z">
            <w:rPr>
              <w:rFonts w:ascii="Arial" w:hAnsi="Arial" w:cs="Arial"/>
              <w:color w:val="404040"/>
            </w:rPr>
          </w:rPrChange>
        </w:rPr>
        <w:instrText xml:space="preserve"> HYPERLINK "https://docs.blender.org/manual/en/latest/render/shader_nodes/shader/translucent.html" </w:instrText>
      </w:r>
      <w:r w:rsidRPr="00F42576">
        <w:rPr>
          <w:rFonts w:ascii="Times New Roman" w:hAnsi="Times New Roman" w:cs="Times New Roman"/>
          <w:sz w:val="28"/>
          <w:szCs w:val="24"/>
          <w:rPrChange w:id="1174" w:author="Борис Гогинян" w:date="2020-05-10T21:31:00Z">
            <w:rPr>
              <w:rFonts w:ascii="Arial" w:hAnsi="Arial" w:cs="Arial"/>
              <w:color w:val="404040"/>
            </w:rPr>
          </w:rPrChange>
        </w:rPr>
        <w:fldChar w:fldCharType="separate"/>
      </w:r>
      <w:r w:rsidRPr="00F42576">
        <w:rPr>
          <w:rStyle w:val="a3"/>
          <w:rFonts w:ascii="Times New Roman" w:hAnsi="Times New Roman" w:cs="Times New Roman"/>
          <w:color w:val="auto"/>
          <w:sz w:val="28"/>
          <w:szCs w:val="24"/>
          <w:u w:val="none"/>
          <w:rPrChange w:id="1175" w:author="Борис Гогинян" w:date="2020-05-10T21:31:00Z">
            <w:rPr>
              <w:rStyle w:val="a3"/>
              <w:rFonts w:ascii="Arial" w:hAnsi="Arial" w:cs="Arial"/>
              <w:color w:val="9B59B6"/>
              <w:sz w:val="25"/>
              <w:szCs w:val="25"/>
            </w:rPr>
          </w:rPrChange>
        </w:rPr>
        <w:t>Translucent BSDF</w:t>
      </w:r>
      <w:r w:rsidRPr="00F42576">
        <w:rPr>
          <w:rFonts w:ascii="Times New Roman" w:hAnsi="Times New Roman" w:cs="Times New Roman"/>
          <w:sz w:val="28"/>
          <w:szCs w:val="24"/>
          <w:rPrChange w:id="1176" w:author="Борис Гогинян" w:date="2020-05-10T21:31:00Z">
            <w:rPr>
              <w:rFonts w:ascii="Arial" w:hAnsi="Arial" w:cs="Arial"/>
              <w:color w:val="404040"/>
            </w:rPr>
          </w:rPrChange>
        </w:rPr>
        <w:fldChar w:fldCharType="end"/>
      </w:r>
    </w:p>
    <w:p w14:paraId="067A40CB" w14:textId="77777777" w:rsidR="00453909" w:rsidRPr="00F42576" w:rsidRDefault="00453909" w:rsidP="00F42576">
      <w:pPr>
        <w:shd w:val="clear" w:color="auto" w:fill="FFFFFF" w:themeFill="background1"/>
        <w:spacing w:line="240" w:lineRule="auto"/>
        <w:rPr>
          <w:rFonts w:ascii="Times New Roman" w:hAnsi="Times New Roman" w:cs="Times New Roman"/>
          <w:sz w:val="28"/>
          <w:szCs w:val="24"/>
          <w:rPrChange w:id="1177" w:author="Борис Гогинян" w:date="2020-05-10T21:31:00Z">
            <w:rPr>
              <w:rFonts w:ascii="Arial" w:hAnsi="Arial" w:cs="Arial"/>
              <w:color w:val="404040"/>
            </w:rPr>
          </w:rPrChange>
        </w:rPr>
        <w:pPrChange w:id="1178"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179" w:author="Борис Гогинян" w:date="2020-05-10T21:31:00Z">
            <w:rPr>
              <w:rFonts w:ascii="Arial" w:hAnsi="Arial" w:cs="Arial"/>
              <w:color w:val="404040"/>
            </w:rPr>
          </w:rPrChange>
        </w:rPr>
        <w:fldChar w:fldCharType="begin"/>
      </w:r>
      <w:r w:rsidRPr="00F42576">
        <w:rPr>
          <w:rFonts w:ascii="Times New Roman" w:hAnsi="Times New Roman" w:cs="Times New Roman"/>
          <w:sz w:val="28"/>
          <w:szCs w:val="24"/>
          <w:rPrChange w:id="1180" w:author="Борис Гогинян" w:date="2020-05-10T21:31:00Z">
            <w:rPr>
              <w:rFonts w:ascii="Arial" w:hAnsi="Arial" w:cs="Arial"/>
              <w:color w:val="404040"/>
            </w:rPr>
          </w:rPrChange>
        </w:rPr>
        <w:instrText xml:space="preserve"> HYPERLINK "https://docs.blender.org/manual/en/latest/render/shader_nodes/shader/transparent.html" </w:instrText>
      </w:r>
      <w:r w:rsidRPr="00F42576">
        <w:rPr>
          <w:rFonts w:ascii="Times New Roman" w:hAnsi="Times New Roman" w:cs="Times New Roman"/>
          <w:sz w:val="28"/>
          <w:szCs w:val="24"/>
          <w:rPrChange w:id="1181" w:author="Борис Гогинян" w:date="2020-05-10T21:31:00Z">
            <w:rPr>
              <w:rFonts w:ascii="Arial" w:hAnsi="Arial" w:cs="Arial"/>
              <w:color w:val="404040"/>
            </w:rPr>
          </w:rPrChange>
        </w:rPr>
        <w:fldChar w:fldCharType="separate"/>
      </w:r>
      <w:r w:rsidRPr="00F42576">
        <w:rPr>
          <w:rStyle w:val="a3"/>
          <w:rFonts w:ascii="Times New Roman" w:hAnsi="Times New Roman" w:cs="Times New Roman"/>
          <w:color w:val="auto"/>
          <w:sz w:val="28"/>
          <w:szCs w:val="24"/>
          <w:u w:val="none"/>
          <w:rPrChange w:id="1182" w:author="Борис Гогинян" w:date="2020-05-10T21:31:00Z">
            <w:rPr>
              <w:rStyle w:val="a3"/>
              <w:rFonts w:ascii="Arial" w:hAnsi="Arial" w:cs="Arial"/>
              <w:color w:val="9B59B6"/>
              <w:sz w:val="25"/>
              <w:szCs w:val="25"/>
            </w:rPr>
          </w:rPrChange>
        </w:rPr>
        <w:t>Transparent BSDF</w:t>
      </w:r>
      <w:r w:rsidRPr="00F42576">
        <w:rPr>
          <w:rFonts w:ascii="Times New Roman" w:hAnsi="Times New Roman" w:cs="Times New Roman"/>
          <w:sz w:val="28"/>
          <w:szCs w:val="24"/>
          <w:rPrChange w:id="1183" w:author="Борис Гогинян" w:date="2020-05-10T21:31:00Z">
            <w:rPr>
              <w:rFonts w:ascii="Arial" w:hAnsi="Arial" w:cs="Arial"/>
              <w:color w:val="404040"/>
            </w:rPr>
          </w:rPrChange>
        </w:rPr>
        <w:fldChar w:fldCharType="end"/>
      </w:r>
    </w:p>
    <w:p w14:paraId="75B0153B" w14:textId="77777777" w:rsidR="00453909" w:rsidRPr="00F42576" w:rsidRDefault="00453909" w:rsidP="00F42576">
      <w:pPr>
        <w:shd w:val="clear" w:color="auto" w:fill="FFFFFF" w:themeFill="background1"/>
        <w:spacing w:line="240" w:lineRule="auto"/>
        <w:rPr>
          <w:rFonts w:ascii="Times New Roman" w:hAnsi="Times New Roman" w:cs="Times New Roman"/>
          <w:sz w:val="28"/>
          <w:szCs w:val="24"/>
          <w:rPrChange w:id="1184" w:author="Борис Гогинян" w:date="2020-05-10T21:31:00Z">
            <w:rPr>
              <w:rFonts w:ascii="Arial" w:hAnsi="Arial" w:cs="Arial"/>
              <w:color w:val="404040"/>
            </w:rPr>
          </w:rPrChange>
        </w:rPr>
        <w:pPrChange w:id="1185"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186" w:author="Борис Гогинян" w:date="2020-05-10T21:31:00Z">
            <w:rPr>
              <w:rFonts w:ascii="Arial" w:hAnsi="Arial" w:cs="Arial"/>
              <w:color w:val="404040"/>
            </w:rPr>
          </w:rPrChange>
        </w:rPr>
        <w:fldChar w:fldCharType="begin"/>
      </w:r>
      <w:r w:rsidRPr="00F42576">
        <w:rPr>
          <w:rFonts w:ascii="Times New Roman" w:hAnsi="Times New Roman" w:cs="Times New Roman"/>
          <w:sz w:val="28"/>
          <w:szCs w:val="24"/>
          <w:rPrChange w:id="1187" w:author="Борис Гогинян" w:date="2020-05-10T21:31:00Z">
            <w:rPr>
              <w:rFonts w:ascii="Arial" w:hAnsi="Arial" w:cs="Arial"/>
              <w:color w:val="404040"/>
            </w:rPr>
          </w:rPrChange>
        </w:rPr>
        <w:instrText xml:space="preserve"> HYPERLINK "https://docs.blender.org/manual/en/latest/render/shader_nodes/shader/volume_absorption.html" </w:instrText>
      </w:r>
      <w:r w:rsidRPr="00F42576">
        <w:rPr>
          <w:rFonts w:ascii="Times New Roman" w:hAnsi="Times New Roman" w:cs="Times New Roman"/>
          <w:sz w:val="28"/>
          <w:szCs w:val="24"/>
          <w:rPrChange w:id="1188" w:author="Борис Гогинян" w:date="2020-05-10T21:31:00Z">
            <w:rPr>
              <w:rFonts w:ascii="Arial" w:hAnsi="Arial" w:cs="Arial"/>
              <w:color w:val="404040"/>
            </w:rPr>
          </w:rPrChange>
        </w:rPr>
        <w:fldChar w:fldCharType="separate"/>
      </w:r>
      <w:r w:rsidRPr="00F42576">
        <w:rPr>
          <w:rStyle w:val="a3"/>
          <w:rFonts w:ascii="Times New Roman" w:hAnsi="Times New Roman" w:cs="Times New Roman"/>
          <w:color w:val="auto"/>
          <w:sz w:val="28"/>
          <w:szCs w:val="24"/>
          <w:u w:val="none"/>
          <w:rPrChange w:id="1189" w:author="Борис Гогинян" w:date="2020-05-10T21:31:00Z">
            <w:rPr>
              <w:rStyle w:val="a3"/>
              <w:rFonts w:ascii="Arial" w:hAnsi="Arial" w:cs="Arial"/>
              <w:color w:val="9B59B6"/>
              <w:sz w:val="25"/>
              <w:szCs w:val="25"/>
            </w:rPr>
          </w:rPrChange>
        </w:rPr>
        <w:t>Volume Absorption</w:t>
      </w:r>
      <w:r w:rsidRPr="00F42576">
        <w:rPr>
          <w:rFonts w:ascii="Times New Roman" w:hAnsi="Times New Roman" w:cs="Times New Roman"/>
          <w:sz w:val="28"/>
          <w:szCs w:val="24"/>
          <w:rPrChange w:id="1190" w:author="Борис Гогинян" w:date="2020-05-10T21:31:00Z">
            <w:rPr>
              <w:rFonts w:ascii="Arial" w:hAnsi="Arial" w:cs="Arial"/>
              <w:color w:val="404040"/>
            </w:rPr>
          </w:rPrChange>
        </w:rPr>
        <w:fldChar w:fldCharType="end"/>
      </w:r>
    </w:p>
    <w:p w14:paraId="7F2B7E1A" w14:textId="7C9EF73C" w:rsidR="00453909" w:rsidRPr="00F42576" w:rsidRDefault="00453909" w:rsidP="00F42576">
      <w:pPr>
        <w:shd w:val="clear" w:color="auto" w:fill="FFFFFF" w:themeFill="background1"/>
        <w:spacing w:line="240" w:lineRule="auto"/>
        <w:rPr>
          <w:rFonts w:ascii="Times New Roman" w:hAnsi="Times New Roman" w:cs="Times New Roman"/>
          <w:sz w:val="28"/>
          <w:szCs w:val="24"/>
          <w:rPrChange w:id="1191" w:author="Борис Гогинян" w:date="2020-05-10T21:31:00Z">
            <w:rPr/>
          </w:rPrChange>
        </w:rPr>
        <w:pPrChange w:id="1192" w:author="Борис Гогинян" w:date="2020-05-10T21:31:00Z">
          <w:pPr>
            <w:numPr>
              <w:numId w:val="61"/>
            </w:numPr>
            <w:shd w:val="clear" w:color="auto" w:fill="FCFCFC"/>
            <w:tabs>
              <w:tab w:val="num" w:pos="720"/>
            </w:tabs>
            <w:spacing w:before="100" w:beforeAutospacing="1" w:after="0" w:afterAutospacing="1" w:line="360" w:lineRule="atLeast"/>
            <w:ind w:left="720" w:hanging="360"/>
          </w:pPr>
        </w:pPrChange>
      </w:pPr>
      <w:r w:rsidRPr="00F42576">
        <w:rPr>
          <w:rFonts w:ascii="Times New Roman" w:hAnsi="Times New Roman" w:cs="Times New Roman"/>
          <w:sz w:val="28"/>
          <w:szCs w:val="24"/>
          <w:rPrChange w:id="1193" w:author="Борис Гогинян" w:date="2020-05-10T21:31:00Z">
            <w:rPr>
              <w:rFonts w:ascii="Arial" w:hAnsi="Arial" w:cs="Arial"/>
              <w:color w:val="404040"/>
            </w:rPr>
          </w:rPrChange>
        </w:rPr>
        <w:fldChar w:fldCharType="begin"/>
      </w:r>
      <w:r w:rsidRPr="00F42576">
        <w:rPr>
          <w:rFonts w:ascii="Times New Roman" w:hAnsi="Times New Roman" w:cs="Times New Roman"/>
          <w:sz w:val="28"/>
          <w:szCs w:val="24"/>
          <w:rPrChange w:id="1194" w:author="Борис Гогинян" w:date="2020-05-10T21:31:00Z">
            <w:rPr>
              <w:rFonts w:ascii="Arial" w:hAnsi="Arial" w:cs="Arial"/>
              <w:color w:val="404040"/>
            </w:rPr>
          </w:rPrChange>
        </w:rPr>
        <w:instrText xml:space="preserve"> HYPERLINK "https://docs.blender.org/manual/en/latest/render/shader_nodes/shader/volume_scatter.html" </w:instrText>
      </w:r>
      <w:r w:rsidRPr="00F42576">
        <w:rPr>
          <w:rFonts w:ascii="Times New Roman" w:hAnsi="Times New Roman" w:cs="Times New Roman"/>
          <w:sz w:val="28"/>
          <w:szCs w:val="24"/>
          <w:rPrChange w:id="1195" w:author="Борис Гогинян" w:date="2020-05-10T21:31:00Z">
            <w:rPr>
              <w:rFonts w:ascii="Arial" w:hAnsi="Arial" w:cs="Arial"/>
              <w:color w:val="404040"/>
            </w:rPr>
          </w:rPrChange>
        </w:rPr>
        <w:fldChar w:fldCharType="separate"/>
      </w:r>
      <w:r w:rsidRPr="00F42576">
        <w:rPr>
          <w:rStyle w:val="a3"/>
          <w:rFonts w:ascii="Times New Roman" w:hAnsi="Times New Roman" w:cs="Times New Roman"/>
          <w:color w:val="auto"/>
          <w:sz w:val="28"/>
          <w:szCs w:val="24"/>
          <w:u w:val="none"/>
          <w:rPrChange w:id="1196" w:author="Борис Гогинян" w:date="2020-05-10T21:31:00Z">
            <w:rPr>
              <w:rStyle w:val="a3"/>
              <w:rFonts w:ascii="Arial" w:hAnsi="Arial" w:cs="Arial"/>
              <w:color w:val="C961DA"/>
              <w:sz w:val="25"/>
              <w:szCs w:val="25"/>
            </w:rPr>
          </w:rPrChange>
        </w:rPr>
        <w:t>Volume Scatter</w:t>
      </w:r>
      <w:r w:rsidRPr="00F42576">
        <w:rPr>
          <w:rFonts w:ascii="Times New Roman" w:hAnsi="Times New Roman" w:cs="Times New Roman"/>
          <w:sz w:val="28"/>
          <w:szCs w:val="24"/>
          <w:rPrChange w:id="1197" w:author="Борис Гогинян" w:date="2020-05-10T21:31:00Z">
            <w:rPr>
              <w:rFonts w:ascii="Arial" w:hAnsi="Arial" w:cs="Arial"/>
              <w:color w:val="404040"/>
            </w:rPr>
          </w:rPrChange>
        </w:rPr>
        <w:fldChar w:fldCharType="end"/>
      </w:r>
    </w:p>
    <w:p w14:paraId="797FB6AC" w14:textId="63EBD02D" w:rsidR="00453909" w:rsidRPr="00453909" w:rsidRDefault="00453909" w:rsidP="00453909">
      <w:pPr>
        <w:shd w:val="clear" w:color="auto" w:fill="FFFFFF" w:themeFill="background1"/>
        <w:spacing w:line="240" w:lineRule="auto"/>
        <w:ind w:left="-120"/>
        <w:rPr>
          <w:rFonts w:ascii="Times New Roman" w:hAnsi="Times New Roman" w:cs="Times New Roman"/>
          <w:sz w:val="28"/>
          <w:lang w:val="en-US"/>
          <w:rPrChange w:id="1198" w:author="Борис Гогинян" w:date="2020-05-10T21:30:00Z">
            <w:rPr>
              <w:rFonts w:ascii="Times New Roman" w:hAnsi="Times New Roman" w:cs="Times New Roman"/>
              <w:color w:val="404040"/>
              <w:sz w:val="28"/>
              <w:lang w:val="en-US"/>
            </w:rPr>
          </w:rPrChange>
        </w:rPr>
        <w:pPrChange w:id="1199" w:author="Борис Гогинян" w:date="2020-05-10T21:29:00Z">
          <w:pPr>
            <w:numPr>
              <w:numId w:val="61"/>
            </w:numPr>
            <w:shd w:val="clear" w:color="auto" w:fill="FCFCFC"/>
            <w:tabs>
              <w:tab w:val="num" w:pos="720"/>
            </w:tabs>
            <w:spacing w:before="100" w:beforeAutospacing="1" w:after="0" w:afterAutospacing="1" w:line="360" w:lineRule="atLeast"/>
            <w:ind w:left="720" w:hanging="360"/>
          </w:pPr>
        </w:pPrChange>
      </w:pPr>
      <w:r w:rsidRPr="00453909">
        <w:rPr>
          <w:rFonts w:ascii="Times New Roman" w:hAnsi="Times New Roman" w:cs="Times New Roman"/>
          <w:sz w:val="28"/>
          <w:rPrChange w:id="1200" w:author="Борис Гогинян" w:date="2020-05-10T21:30:00Z">
            <w:rPr>
              <w:rFonts w:ascii="Times New Roman" w:hAnsi="Times New Roman" w:cs="Times New Roman"/>
              <w:color w:val="404040"/>
              <w:sz w:val="28"/>
            </w:rPr>
          </w:rPrChange>
        </w:rPr>
        <w:tab/>
      </w:r>
      <w:r>
        <w:rPr>
          <w:rFonts w:ascii="Times New Roman" w:hAnsi="Times New Roman" w:cs="Times New Roman"/>
          <w:sz w:val="28"/>
        </w:rPr>
        <w:tab/>
      </w:r>
      <w:r w:rsidRPr="00453909">
        <w:rPr>
          <w:rFonts w:ascii="Times New Roman" w:hAnsi="Times New Roman" w:cs="Times New Roman"/>
          <w:sz w:val="28"/>
          <w:rPrChange w:id="1201" w:author="Борис Гогинян" w:date="2020-05-10T21:30:00Z">
            <w:rPr>
              <w:rFonts w:ascii="Times New Roman" w:hAnsi="Times New Roman" w:cs="Times New Roman"/>
              <w:color w:val="404040"/>
              <w:sz w:val="28"/>
            </w:rPr>
          </w:rPrChange>
        </w:rPr>
        <w:t xml:space="preserve">Для </w:t>
      </w:r>
      <w:r w:rsidRPr="00453909">
        <w:rPr>
          <w:rFonts w:ascii="Times New Roman" w:hAnsi="Times New Roman" w:cs="Times New Roman"/>
          <w:sz w:val="28"/>
          <w:lang w:val="en-US"/>
          <w:rPrChange w:id="1202" w:author="Борис Гогинян" w:date="2020-05-10T21:30:00Z">
            <w:rPr>
              <w:rFonts w:ascii="Times New Roman" w:hAnsi="Times New Roman" w:cs="Times New Roman"/>
              <w:color w:val="404040"/>
              <w:sz w:val="28"/>
              <w:lang w:val="en-US"/>
            </w:rPr>
          </w:rPrChange>
        </w:rPr>
        <w:t>appleseed:</w:t>
      </w:r>
    </w:p>
    <w:p w14:paraId="7203EDBC" w14:textId="77777777" w:rsidR="00453909" w:rsidRPr="00453909" w:rsidRDefault="00453909" w:rsidP="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203" w:author="Борис Гогинян" w:date="2020-05-10T21:31:00Z">
            <w:rPr/>
          </w:rPrChange>
        </w:rPr>
        <w:pPrChange w:id="1204"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205" w:author="Борис Гогинян" w:date="2020-05-10T21:31:00Z">
            <w:rPr/>
          </w:rPrChange>
        </w:rPr>
        <w:lastRenderedPageBreak/>
        <w:t>Lambertian BRDF (purely diffuse)</w:t>
      </w:r>
    </w:p>
    <w:p w14:paraId="1BC43564" w14:textId="77777777" w:rsidR="00453909" w:rsidRPr="00453909" w:rsidRDefault="00453909" w:rsidP="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206" w:author="Борис Гогинян" w:date="2020-05-10T21:31:00Z">
            <w:rPr/>
          </w:rPrChange>
        </w:rPr>
        <w:pPrChange w:id="1207"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208" w:author="Борис Гогинян" w:date="2020-05-10T21:31:00Z">
            <w:rPr/>
          </w:rPrChange>
        </w:rPr>
        <w:t>Specular BRDF (perfect mirror)</w:t>
      </w:r>
    </w:p>
    <w:p w14:paraId="51410CFA" w14:textId="77777777" w:rsidR="00453909" w:rsidRPr="00453909" w:rsidRDefault="00453909" w:rsidP="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209" w:author="Борис Гогинян" w:date="2020-05-10T21:31:00Z">
            <w:rPr/>
          </w:rPrChange>
        </w:rPr>
        <w:pPrChange w:id="1210"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211" w:author="Борис Гогинян" w:date="2020-05-10T21:31:00Z">
            <w:rPr/>
          </w:rPrChange>
        </w:rPr>
        <w:t>Specular BSDF (clear transparency)</w:t>
      </w:r>
    </w:p>
    <w:p w14:paraId="479BAFE2" w14:textId="77777777" w:rsidR="00453909" w:rsidRPr="00453909" w:rsidRDefault="00453909" w:rsidP="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212" w:author="Борис Гогинян" w:date="2020-05-10T21:31:00Z">
            <w:rPr/>
          </w:rPrChange>
        </w:rPr>
        <w:pPrChange w:id="1213"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214" w:author="Борис Гогинян" w:date="2020-05-10T21:31:00Z">
            <w:rPr/>
          </w:rPrChange>
        </w:rPr>
        <w:t>Diffuse BTDF (diffuse transparency)</w:t>
      </w:r>
    </w:p>
    <w:p w14:paraId="3AB73B82" w14:textId="77777777" w:rsidR="00453909" w:rsidRPr="00453909" w:rsidRDefault="00453909" w:rsidP="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215" w:author="Борис Гогинян" w:date="2020-05-10T21:31:00Z">
            <w:rPr/>
          </w:rPrChange>
        </w:rPr>
        <w:pPrChange w:id="1216"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217" w:author="Борис Гогинян" w:date="2020-05-10T21:31:00Z">
            <w:rPr/>
          </w:rPrChange>
        </w:rPr>
        <w:t>Oren-Nayar Microfacet BRDF</w:t>
      </w:r>
    </w:p>
    <w:p w14:paraId="2272ABDE" w14:textId="77777777" w:rsidR="00453909" w:rsidRPr="00453909" w:rsidRDefault="00453909" w:rsidP="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218" w:author="Борис Гогинян" w:date="2020-05-10T21:31:00Z">
            <w:rPr/>
          </w:rPrChange>
        </w:rPr>
        <w:pPrChange w:id="1219"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220" w:author="Борис Гогинян" w:date="2020-05-10T21:31:00Z">
            <w:rPr/>
          </w:rPrChange>
        </w:rPr>
        <w:t>Ward Microfacet BRDF</w:t>
      </w:r>
    </w:p>
    <w:p w14:paraId="24381B9F" w14:textId="77777777" w:rsidR="00453909" w:rsidRPr="00453909" w:rsidRDefault="00453909" w:rsidP="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221" w:author="Борис Гогинян" w:date="2020-05-10T21:31:00Z">
            <w:rPr/>
          </w:rPrChange>
        </w:rPr>
        <w:pPrChange w:id="1222"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223" w:author="Борис Гогинян" w:date="2020-05-10T21:31:00Z">
            <w:rPr/>
          </w:rPrChange>
        </w:rPr>
        <w:t>Blinn Microfacet BRDF</w:t>
      </w:r>
    </w:p>
    <w:p w14:paraId="1788708A" w14:textId="77777777" w:rsidR="00453909" w:rsidRPr="00453909" w:rsidRDefault="00453909" w:rsidP="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224" w:author="Борис Гогинян" w:date="2020-05-10T21:31:00Z">
            <w:rPr/>
          </w:rPrChange>
        </w:rPr>
        <w:pPrChange w:id="1225"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226" w:author="Борис Гогинян" w:date="2020-05-10T21:31:00Z">
            <w:rPr/>
          </w:rPrChange>
        </w:rPr>
        <w:t>GGX Microfacet BRDF</w:t>
      </w:r>
    </w:p>
    <w:p w14:paraId="68522670" w14:textId="77777777" w:rsidR="00453909" w:rsidRPr="00453909" w:rsidRDefault="00453909" w:rsidP="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227" w:author="Борис Гогинян" w:date="2020-05-10T21:31:00Z">
            <w:rPr/>
          </w:rPrChange>
        </w:rPr>
        <w:pPrChange w:id="1228"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229" w:author="Борис Гогинян" w:date="2020-05-10T21:31:00Z">
            <w:rPr/>
          </w:rPrChange>
        </w:rPr>
        <w:t>Disney's principled, layered BRDF</w:t>
      </w:r>
    </w:p>
    <w:p w14:paraId="32997B64" w14:textId="77777777" w:rsidR="00453909" w:rsidRPr="00453909" w:rsidRDefault="00453909" w:rsidP="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230" w:author="Борис Гогинян" w:date="2020-05-10T21:31:00Z">
            <w:rPr/>
          </w:rPrChange>
        </w:rPr>
        <w:pPrChange w:id="1231"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232" w:author="Борис Гогинян" w:date="2020-05-10T21:31:00Z">
            <w:rPr/>
          </w:rPrChange>
        </w:rPr>
        <w:t>Anisotropic Ashikhmin-Shirley BRDF</w:t>
      </w:r>
    </w:p>
    <w:p w14:paraId="451F89F6" w14:textId="77777777" w:rsidR="00453909" w:rsidRPr="00453909" w:rsidRDefault="00453909" w:rsidP="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233" w:author="Борис Гогинян" w:date="2020-05-10T21:31:00Z">
            <w:rPr/>
          </w:rPrChange>
        </w:rPr>
        <w:pPrChange w:id="1234"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235" w:author="Борис Гогинян" w:date="2020-05-10T21:31:00Z">
            <w:rPr/>
          </w:rPrChange>
        </w:rPr>
        <w:t>Kelemen BRDF</w:t>
      </w:r>
    </w:p>
    <w:p w14:paraId="65FC8C04" w14:textId="77777777" w:rsidR="00453909" w:rsidRPr="00453909" w:rsidRDefault="00453909" w:rsidP="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236" w:author="Борис Гогинян" w:date="2020-05-10T21:31:00Z">
            <w:rPr/>
          </w:rPrChange>
        </w:rPr>
        <w:pPrChange w:id="1237"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238" w:author="Борис Гогинян" w:date="2020-05-10T21:31:00Z">
            <w:rPr/>
          </w:rPrChange>
        </w:rPr>
        <w:t>Glossy BRDF</w:t>
      </w:r>
    </w:p>
    <w:p w14:paraId="249453A4" w14:textId="77777777" w:rsidR="00453909" w:rsidRPr="00453909" w:rsidRDefault="00453909" w:rsidP="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239" w:author="Борис Гогинян" w:date="2020-05-10T21:31:00Z">
            <w:rPr/>
          </w:rPrChange>
        </w:rPr>
        <w:pPrChange w:id="1240"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241" w:author="Борис Гогинян" w:date="2020-05-10T21:31:00Z">
            <w:rPr/>
          </w:rPrChange>
        </w:rPr>
        <w:t>Physically-based metal BRDF</w:t>
      </w:r>
    </w:p>
    <w:p w14:paraId="69597A6A" w14:textId="77777777" w:rsidR="00453909" w:rsidRPr="00453909" w:rsidRDefault="00453909" w:rsidP="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242" w:author="Борис Гогинян" w:date="2020-05-10T21:31:00Z">
            <w:rPr/>
          </w:rPrChange>
        </w:rPr>
        <w:pPrChange w:id="1243"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244" w:author="Борис Гогинян" w:date="2020-05-10T21:31:00Z">
            <w:rPr/>
          </w:rPrChange>
        </w:rPr>
        <w:t>Physically-based plastic BRDF</w:t>
      </w:r>
    </w:p>
    <w:p w14:paraId="28BA2B6C" w14:textId="77777777" w:rsidR="00453909" w:rsidRPr="00453909" w:rsidRDefault="00453909" w:rsidP="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245" w:author="Борис Гогинян" w:date="2020-05-10T21:31:00Z">
            <w:rPr/>
          </w:rPrChange>
        </w:rPr>
        <w:pPrChange w:id="1246"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247" w:author="Борис Гогинян" w:date="2020-05-10T21:31:00Z">
            <w:rPr/>
          </w:rPrChange>
        </w:rPr>
        <w:t>Physically-based glass BSDF</w:t>
      </w:r>
    </w:p>
    <w:p w14:paraId="09208BD4" w14:textId="77777777" w:rsidR="00453909" w:rsidRPr="00453909" w:rsidRDefault="00453909" w:rsidP="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248" w:author="Борис Гогинян" w:date="2020-05-10T21:31:00Z">
            <w:rPr/>
          </w:rPrChange>
        </w:rPr>
        <w:pPrChange w:id="1249"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250" w:author="Борис Гогинян" w:date="2020-05-10T21:31:00Z">
            <w:rPr/>
          </w:rPrChange>
        </w:rPr>
        <w:t>Sheen BRDF</w:t>
      </w:r>
    </w:p>
    <w:p w14:paraId="40A10355" w14:textId="77777777" w:rsidR="00453909" w:rsidRPr="00453909" w:rsidRDefault="00453909" w:rsidP="00453909">
      <w:pPr>
        <w:pStyle w:val="a5"/>
        <w:numPr>
          <w:ilvl w:val="0"/>
          <w:numId w:val="65"/>
        </w:numPr>
        <w:shd w:val="clear" w:color="auto" w:fill="FFFFFF" w:themeFill="background1"/>
        <w:spacing w:line="240" w:lineRule="auto"/>
        <w:rPr>
          <w:rFonts w:ascii="Times New Roman" w:hAnsi="Times New Roman" w:cs="Times New Roman"/>
          <w:color w:val="404040"/>
          <w:sz w:val="24"/>
          <w:rPrChange w:id="1251" w:author="Борис Гогинян" w:date="2020-05-10T21:31:00Z">
            <w:rPr/>
          </w:rPrChange>
        </w:rPr>
        <w:pPrChange w:id="1252"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253" w:author="Борис Гогинян" w:date="2020-05-10T21:31:00Z">
            <w:rPr/>
          </w:rPrChange>
        </w:rPr>
        <w:t>Arbitrary mixtures of BRDFs</w:t>
      </w:r>
    </w:p>
    <w:p w14:paraId="7C099A02" w14:textId="3C05DDA9" w:rsidR="00453909" w:rsidRDefault="00453909" w:rsidP="00453909">
      <w:pPr>
        <w:pStyle w:val="a5"/>
        <w:numPr>
          <w:ilvl w:val="0"/>
          <w:numId w:val="65"/>
        </w:numPr>
        <w:shd w:val="clear" w:color="auto" w:fill="FFFFFF" w:themeFill="background1"/>
        <w:spacing w:line="240" w:lineRule="auto"/>
        <w:rPr>
          <w:rFonts w:ascii="Times New Roman" w:hAnsi="Times New Roman" w:cs="Times New Roman"/>
          <w:color w:val="404040"/>
          <w:sz w:val="24"/>
        </w:rPr>
        <w:pPrChange w:id="1254" w:author="Борис Гогинян" w:date="2020-05-10T21:31: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color w:val="404040"/>
          <w:sz w:val="24"/>
          <w:rPrChange w:id="1255" w:author="Борис Гогинян" w:date="2020-05-10T21:31:00Z">
            <w:rPr/>
          </w:rPrChange>
        </w:rPr>
        <w:t>Energy compensation in microfacet models</w:t>
      </w:r>
    </w:p>
    <w:p w14:paraId="48155F3B" w14:textId="23E504D3" w:rsidR="00453909" w:rsidRDefault="00453909" w:rsidP="00453909">
      <w:pPr>
        <w:pStyle w:val="a5"/>
        <w:shd w:val="clear" w:color="auto" w:fill="FFFFFF" w:themeFill="background1"/>
        <w:spacing w:line="240" w:lineRule="auto"/>
        <w:ind w:left="360"/>
        <w:rPr>
          <w:rFonts w:ascii="Times New Roman" w:hAnsi="Times New Roman" w:cs="Times New Roman"/>
          <w:color w:val="404040"/>
          <w:sz w:val="24"/>
        </w:rPr>
        <w:pPrChange w:id="1256" w:author="Борис Гогинян" w:date="2020-05-10T21:32:00Z">
          <w:pPr>
            <w:numPr>
              <w:numId w:val="62"/>
            </w:numPr>
            <w:shd w:val="clear" w:color="auto" w:fill="FFFFFF" w:themeFill="background1"/>
            <w:tabs>
              <w:tab w:val="num" w:pos="720"/>
            </w:tabs>
            <w:spacing w:line="240" w:lineRule="auto"/>
            <w:ind w:left="720" w:hanging="360"/>
          </w:pPr>
        </w:pPrChange>
      </w:pPr>
    </w:p>
    <w:p w14:paraId="23F6CB26" w14:textId="6F3CCC45" w:rsidR="00453909" w:rsidRPr="003E74C0" w:rsidRDefault="00453909" w:rsidP="00453909">
      <w:pPr>
        <w:pStyle w:val="a5"/>
        <w:shd w:val="clear" w:color="auto" w:fill="FFFFFF" w:themeFill="background1"/>
        <w:spacing w:line="240" w:lineRule="auto"/>
        <w:ind w:left="360"/>
        <w:rPr>
          <w:rFonts w:ascii="Times New Roman" w:hAnsi="Times New Roman" w:cs="Times New Roman"/>
          <w:sz w:val="28"/>
          <w:rPrChange w:id="1257" w:author="Борис Гогинян" w:date="2020-05-10T21:56:00Z">
            <w:rPr/>
          </w:rPrChange>
        </w:rPr>
        <w:pPrChange w:id="1258" w:author="Борис Гогинян" w:date="2020-05-10T21:32:00Z">
          <w:pPr>
            <w:numPr>
              <w:numId w:val="62"/>
            </w:numPr>
            <w:shd w:val="clear" w:color="auto" w:fill="FFFFFF" w:themeFill="background1"/>
            <w:tabs>
              <w:tab w:val="num" w:pos="720"/>
            </w:tabs>
            <w:spacing w:line="240" w:lineRule="auto"/>
            <w:ind w:left="720" w:hanging="360"/>
          </w:pPr>
        </w:pPrChange>
      </w:pPr>
      <w:r w:rsidRPr="00453909">
        <w:rPr>
          <w:rFonts w:ascii="Times New Roman" w:hAnsi="Times New Roman" w:cs="Times New Roman"/>
          <w:sz w:val="28"/>
          <w:rPrChange w:id="1259" w:author="Борис Гогинян" w:date="2020-05-10T21:32:00Z">
            <w:rPr>
              <w:rFonts w:ascii="Times New Roman" w:hAnsi="Times New Roman" w:cs="Times New Roman"/>
              <w:color w:val="404040"/>
              <w:sz w:val="28"/>
            </w:rPr>
          </w:rPrChange>
        </w:rPr>
        <w:t xml:space="preserve">Для </w:t>
      </w:r>
      <w:r w:rsidRPr="00453909">
        <w:rPr>
          <w:rFonts w:ascii="Times New Roman" w:hAnsi="Times New Roman" w:cs="Times New Roman"/>
          <w:sz w:val="28"/>
          <w:lang w:val="en-US"/>
          <w:rPrChange w:id="1260" w:author="Борис Гогинян" w:date="2020-05-10T21:32:00Z">
            <w:rPr>
              <w:rFonts w:ascii="Times New Roman" w:hAnsi="Times New Roman" w:cs="Times New Roman"/>
              <w:color w:val="404040"/>
              <w:sz w:val="28"/>
              <w:lang w:val="en-US"/>
            </w:rPr>
          </w:rPrChange>
        </w:rPr>
        <w:t>LuxCore</w:t>
      </w:r>
      <w:r w:rsidRPr="003E74C0">
        <w:rPr>
          <w:rFonts w:ascii="Times New Roman" w:hAnsi="Times New Roman" w:cs="Times New Roman"/>
          <w:sz w:val="28"/>
          <w:rPrChange w:id="1261" w:author="Борис Гогинян" w:date="2020-05-10T21:56:00Z">
            <w:rPr>
              <w:rFonts w:ascii="Times New Roman" w:hAnsi="Times New Roman" w:cs="Times New Roman"/>
              <w:color w:val="404040"/>
              <w:sz w:val="28"/>
              <w:lang w:val="en-US"/>
            </w:rPr>
          </w:rPrChange>
        </w:rPr>
        <w:t>:</w:t>
      </w:r>
    </w:p>
    <w:p w14:paraId="33594AA0" w14:textId="037FF2D4" w:rsidR="00453909" w:rsidRPr="003E74C0" w:rsidRDefault="003E74C0" w:rsidP="00453909">
      <w:pPr>
        <w:shd w:val="clear" w:color="auto" w:fill="FFFFFF" w:themeFill="background1"/>
        <w:spacing w:line="240" w:lineRule="auto"/>
        <w:ind w:left="-120"/>
        <w:rPr>
          <w:rFonts w:ascii="Times New Roman" w:hAnsi="Times New Roman" w:cs="Times New Roman"/>
          <w:color w:val="404040"/>
          <w:sz w:val="28"/>
          <w:rPrChange w:id="1262" w:author="Борис Гогинян" w:date="2020-05-10T21:56:00Z">
            <w:rPr>
              <w:rFonts w:ascii="Arial" w:hAnsi="Arial" w:cs="Arial"/>
              <w:color w:val="404040"/>
            </w:rPr>
          </w:rPrChange>
        </w:rPr>
        <w:pPrChange w:id="1263" w:author="Борис Гогинян" w:date="2020-05-10T21:29:00Z">
          <w:pPr>
            <w:numPr>
              <w:numId w:val="61"/>
            </w:numPr>
            <w:shd w:val="clear" w:color="auto" w:fill="FCFCFC"/>
            <w:tabs>
              <w:tab w:val="num" w:pos="720"/>
            </w:tabs>
            <w:spacing w:before="100" w:beforeAutospacing="1" w:after="0" w:afterAutospacing="1" w:line="360" w:lineRule="atLeast"/>
            <w:ind w:left="720" w:hanging="360"/>
          </w:pPr>
        </w:pPrChange>
      </w:pPr>
      <w:r w:rsidRPr="00E66369">
        <w:rPr>
          <w:rFonts w:ascii="Times New Roman" w:hAnsi="Times New Roman" w:cs="Times New Roman"/>
          <w:color w:val="404040"/>
          <w:sz w:val="28"/>
        </w:rPr>
        <w:fldChar w:fldCharType="begin"/>
      </w:r>
      <w:r w:rsidRPr="00881A33">
        <w:rPr>
          <w:rFonts w:ascii="Times New Roman" w:hAnsi="Times New Roman" w:cs="Times New Roman"/>
          <w:color w:val="404040"/>
          <w:sz w:val="28"/>
        </w:rPr>
        <w:instrText xml:space="preserve"> HYPERLINK "https://wiki.luxcorerender.org/LuxCoreRender_Materials" </w:instrText>
      </w:r>
      <w:r w:rsidRPr="00881A33">
        <w:rPr>
          <w:rFonts w:ascii="Times New Roman" w:hAnsi="Times New Roman" w:cs="Times New Roman"/>
          <w:color w:val="404040"/>
          <w:sz w:val="28"/>
        </w:rPr>
        <w:fldChar w:fldCharType="separate"/>
      </w:r>
      <w:r w:rsidRPr="003E74C0">
        <w:rPr>
          <w:rStyle w:val="a3"/>
          <w:rFonts w:ascii="Times New Roman" w:hAnsi="Times New Roman" w:cs="Times New Roman"/>
          <w:sz w:val="28"/>
          <w:u w:val="none"/>
          <w:rPrChange w:id="1264" w:author="Борис Гогинян" w:date="2020-05-10T21:56:00Z">
            <w:rPr>
              <w:rStyle w:val="a3"/>
              <w:rFonts w:ascii="Times New Roman" w:hAnsi="Times New Roman" w:cs="Times New Roman"/>
              <w:sz w:val="28"/>
            </w:rPr>
          </w:rPrChange>
        </w:rPr>
        <w:t>https://wiki.luxcorerender.org/LuxCoreRender_Materials</w:t>
      </w:r>
      <w:r w:rsidRPr="00E66369">
        <w:rPr>
          <w:rFonts w:ascii="Times New Roman" w:hAnsi="Times New Roman" w:cs="Times New Roman"/>
          <w:color w:val="404040"/>
          <w:sz w:val="28"/>
          <w:lang w:val="en-US"/>
        </w:rPr>
        <w:fldChar w:fldCharType="end"/>
      </w:r>
    </w:p>
    <w:p w14:paraId="0410380D" w14:textId="41D5477A" w:rsidR="00453909" w:rsidRPr="00E66369" w:rsidRDefault="00453909" w:rsidP="00EE2FD0">
      <w:pPr>
        <w:pStyle w:val="a5"/>
        <w:ind w:left="0"/>
        <w:rPr>
          <w:rFonts w:ascii="Times New Roman" w:hAnsi="Times New Roman" w:cs="Times New Roman"/>
          <w:sz w:val="28"/>
          <w:szCs w:val="24"/>
        </w:rPr>
        <w:pPrChange w:id="1265" w:author="Борис Гогинян" w:date="2020-05-10T21:01:00Z">
          <w:pPr>
            <w:spacing w:after="0" w:line="360" w:lineRule="auto"/>
            <w:contextualSpacing/>
          </w:pPr>
        </w:pPrChange>
      </w:pPr>
      <w:r>
        <w:rPr>
          <w:rFonts w:ascii="Times New Roman" w:hAnsi="Times New Roman" w:cs="Times New Roman"/>
          <w:sz w:val="28"/>
          <w:szCs w:val="24"/>
        </w:rPr>
        <w:t>Также надо будет сказать в главе про Рендеринг, что в рендерах они реализованы в шейдерах</w:t>
      </w:r>
    </w:p>
    <w:p w14:paraId="7862D031" w14:textId="4893727F" w:rsidR="007E5F37" w:rsidRDefault="007E5F37" w:rsidP="00EE2FD0">
      <w:pPr>
        <w:rPr>
          <w:rFonts w:ascii="Times New Roman" w:hAnsi="Times New Roman" w:cs="Times New Roman"/>
          <w:sz w:val="28"/>
          <w:szCs w:val="24"/>
        </w:rPr>
        <w:pPrChange w:id="1266" w:author="Борис Гогинян" w:date="2020-05-10T21:01:00Z">
          <w:pPr>
            <w:spacing w:after="0" w:line="360" w:lineRule="auto"/>
            <w:contextualSpacing/>
          </w:pPr>
        </w:pPrChange>
      </w:pPr>
    </w:p>
    <w:p w14:paraId="5B9C54E4" w14:textId="77777777" w:rsidR="00EE2FD0" w:rsidRDefault="00EE2FD0">
      <w:pPr>
        <w:rPr>
          <w:rFonts w:ascii="Times New Roman" w:hAnsi="Times New Roman" w:cs="Times New Roman"/>
          <w:sz w:val="28"/>
          <w:szCs w:val="24"/>
        </w:rPr>
        <w:pPrChange w:id="1267" w:author="Борис Гогинян" w:date="2020-05-09T23:34:00Z">
          <w:pPr>
            <w:spacing w:after="0" w:line="360" w:lineRule="auto"/>
            <w:contextualSpacing/>
          </w:pPr>
        </w:pPrChange>
      </w:pPr>
    </w:p>
    <w:p w14:paraId="5AE8E5C6" w14:textId="37426D5A" w:rsidR="007E5F37" w:rsidRDefault="007E5F37">
      <w:pPr>
        <w:pPrChange w:id="1268" w:author="Борис Гогинян" w:date="2020-05-09T23:34:00Z">
          <w:pPr>
            <w:spacing w:after="0" w:line="360" w:lineRule="auto"/>
            <w:contextualSpacing/>
          </w:pPr>
        </w:pPrChange>
      </w:pPr>
      <w:r>
        <w:rPr>
          <w:rFonts w:ascii="Times New Roman" w:hAnsi="Times New Roman" w:cs="Times New Roman"/>
          <w:sz w:val="28"/>
          <w:szCs w:val="24"/>
        </w:rPr>
        <w:t>Дописать, основываясь на статьях</w:t>
      </w:r>
      <w:r>
        <w:rPr>
          <w:rFonts w:ascii="Times New Roman" w:hAnsi="Times New Roman" w:cs="Times New Roman"/>
          <w:sz w:val="28"/>
          <w:szCs w:val="24"/>
        </w:rPr>
        <w:br/>
      </w:r>
      <w:r>
        <w:fldChar w:fldCharType="begin"/>
      </w:r>
      <w:r>
        <w:instrText xml:space="preserve"> HYPERLINK "http://www.codinglabs.net/article_physically_based_rendering.aspx" </w:instrText>
      </w:r>
      <w:r>
        <w:fldChar w:fldCharType="separate"/>
      </w:r>
      <w:r>
        <w:rPr>
          <w:rStyle w:val="a3"/>
        </w:rPr>
        <w:t>http://www.codinglabs.net/article_physically_based_rendering.aspx</w:t>
      </w:r>
      <w:r>
        <w:fldChar w:fldCharType="end"/>
      </w:r>
    </w:p>
    <w:p w14:paraId="0A69F8FB" w14:textId="77B1055A" w:rsidR="007E5F37" w:rsidRDefault="007E5F37">
      <w:pPr>
        <w:pPrChange w:id="1269" w:author="Борис Гогинян" w:date="2020-05-09T23:34:00Z">
          <w:pPr>
            <w:spacing w:after="0" w:line="360" w:lineRule="auto"/>
            <w:contextualSpacing/>
          </w:pPr>
        </w:pPrChange>
      </w:pPr>
      <w:r>
        <w:fldChar w:fldCharType="begin"/>
      </w:r>
      <w:r>
        <w:instrText xml:space="preserve"> HYPERLINK "https://blog.selfshadow.com/publications/s2013-shading-course/" \l "course_content" </w:instrText>
      </w:r>
      <w:r>
        <w:fldChar w:fldCharType="separate"/>
      </w:r>
      <w:r>
        <w:rPr>
          <w:rStyle w:val="a3"/>
        </w:rPr>
        <w:t>https://blog.selfshadow.com/publications/s2013-shading-course/#course_content</w:t>
      </w:r>
      <w:r>
        <w:fldChar w:fldCharType="end"/>
      </w:r>
    </w:p>
    <w:p w14:paraId="5D273F49" w14:textId="0A1313E4" w:rsidR="007E5F37" w:rsidRDefault="007E5F37">
      <w:pPr>
        <w:pPrChange w:id="1270" w:author="Борис Гогинян" w:date="2020-05-09T23:34:00Z">
          <w:pPr>
            <w:spacing w:after="0" w:line="360" w:lineRule="auto"/>
            <w:contextualSpacing/>
          </w:pPr>
        </w:pPrChange>
      </w:pPr>
      <w:r>
        <w:t xml:space="preserve">!! </w:t>
      </w:r>
      <w:r>
        <w:fldChar w:fldCharType="begin"/>
      </w:r>
      <w:r>
        <w:instrText xml:space="preserve"> HYPERLINK "http://blog.wolfire.com/2015/10/Physically-based-rendering" </w:instrText>
      </w:r>
      <w:r>
        <w:fldChar w:fldCharType="separate"/>
      </w:r>
      <w:r>
        <w:rPr>
          <w:rStyle w:val="a3"/>
        </w:rPr>
        <w:t>http://blog.wolfire.com/2015/10/Physically-based-rendering</w:t>
      </w:r>
      <w:r>
        <w:fldChar w:fldCharType="end"/>
      </w:r>
    </w:p>
    <w:p w14:paraId="18EEC7B4" w14:textId="07238EE7" w:rsidR="007E5F37" w:rsidRDefault="007E5F37">
      <w:pPr>
        <w:pPrChange w:id="1271" w:author="Борис Гогинян" w:date="2020-05-09T23:34:00Z">
          <w:pPr>
            <w:spacing w:after="0" w:line="360" w:lineRule="auto"/>
            <w:contextualSpacing/>
          </w:pPr>
        </w:pPrChange>
      </w:pPr>
      <w:r>
        <w:fldChar w:fldCharType="begin"/>
      </w:r>
      <w:r>
        <w:instrText xml:space="preserve"> HYPERLINK "https://habr.com/ru/post/326852/" </w:instrText>
      </w:r>
      <w:r>
        <w:fldChar w:fldCharType="separate"/>
      </w:r>
      <w:r>
        <w:rPr>
          <w:rStyle w:val="a3"/>
        </w:rPr>
        <w:t>https://habr.com/ru/post/326852/</w:t>
      </w:r>
      <w:r>
        <w:fldChar w:fldCharType="end"/>
      </w:r>
      <w:r>
        <w:t xml:space="preserve">  , </w:t>
      </w:r>
      <w:r>
        <w:fldChar w:fldCharType="begin"/>
      </w:r>
      <w:r>
        <w:instrText xml:space="preserve"> HYPERLINK "https://habr.com/ru/post/426123/" </w:instrText>
      </w:r>
      <w:r>
        <w:fldChar w:fldCharType="separate"/>
      </w:r>
      <w:r>
        <w:rPr>
          <w:rStyle w:val="a3"/>
        </w:rPr>
        <w:t>https://habr.com/ru/post/426123/</w:t>
      </w:r>
      <w:r>
        <w:fldChar w:fldCharType="end"/>
      </w:r>
    </w:p>
    <w:p w14:paraId="382F8530" w14:textId="6BECAC68" w:rsidR="007E5F37" w:rsidDel="003E74C0" w:rsidRDefault="006145D6" w:rsidP="007C0AC3">
      <w:pPr>
        <w:spacing w:after="0"/>
        <w:contextualSpacing/>
        <w:jc w:val="both"/>
        <w:rPr>
          <w:del w:id="1272" w:author="Борис Гогинян" w:date="2020-05-09T23:43:00Z"/>
          <w:rStyle w:val="a3"/>
        </w:rPr>
      </w:pPr>
      <w:hyperlink r:id="rId15" w:history="1">
        <w:r w:rsidR="007E5F37">
          <w:rPr>
            <w:rStyle w:val="a3"/>
          </w:rPr>
          <w:t>http://graphicrants.blogspot.com/2013/08/specular-brdf-reference.html</w:t>
        </w:r>
      </w:hyperlink>
    </w:p>
    <w:p w14:paraId="719EF535" w14:textId="77777777" w:rsidR="003E74C0" w:rsidRDefault="003E74C0" w:rsidP="007C0AC3">
      <w:pPr>
        <w:spacing w:after="0"/>
        <w:contextualSpacing/>
        <w:jc w:val="both"/>
        <w:rPr>
          <w:ins w:id="1273" w:author="Борис Гогинян" w:date="2020-05-10T21:57:00Z"/>
        </w:rPr>
      </w:pPr>
    </w:p>
    <w:p w14:paraId="58CA81CA" w14:textId="36996CB1" w:rsidR="00461B7C" w:rsidRDefault="00461B7C" w:rsidP="007C0AC3">
      <w:pPr>
        <w:spacing w:after="0"/>
        <w:contextualSpacing/>
        <w:jc w:val="both"/>
        <w:rPr>
          <w:ins w:id="1274" w:author="Борис Гогинян" w:date="2020-05-09T23:43:00Z"/>
        </w:rPr>
      </w:pPr>
    </w:p>
    <w:p w14:paraId="2DF34849" w14:textId="0C513499" w:rsidR="00974906" w:rsidRDefault="003E74C0" w:rsidP="00974906">
      <w:pPr>
        <w:spacing w:after="0"/>
        <w:contextualSpacing/>
        <w:jc w:val="both"/>
        <w:rPr>
          <w:ins w:id="1275" w:author="Борис Гогинян" w:date="2020-05-10T22:17:00Z"/>
          <w:rFonts w:ascii="Times New Roman" w:hAnsi="Times New Roman" w:cs="Times New Roman"/>
          <w:sz w:val="28"/>
        </w:rPr>
      </w:pPr>
      <w:ins w:id="1276" w:author="Борис Гогинян" w:date="2020-05-10T21:57:00Z">
        <w:r>
          <w:rPr>
            <w:rFonts w:ascii="Times New Roman" w:hAnsi="Times New Roman" w:cs="Times New Roman"/>
            <w:sz w:val="28"/>
          </w:rPr>
          <w:t xml:space="preserve">Решение уравнения рендеринга дает </w:t>
        </w:r>
      </w:ins>
      <w:ins w:id="1277" w:author="Борис Гогинян" w:date="2020-05-10T21:58:00Z">
        <w:r>
          <w:rPr>
            <w:rFonts w:ascii="Times New Roman" w:hAnsi="Times New Roman" w:cs="Times New Roman"/>
            <w:sz w:val="28"/>
          </w:rPr>
          <w:t>цвет</w:t>
        </w:r>
      </w:ins>
      <w:ins w:id="1278" w:author="Борис Гогинян" w:date="2020-05-10T21:57:00Z">
        <w:r>
          <w:rPr>
            <w:rFonts w:ascii="Times New Roman" w:hAnsi="Times New Roman" w:cs="Times New Roman"/>
            <w:sz w:val="28"/>
          </w:rPr>
          <w:t xml:space="preserve"> пиксела</w:t>
        </w:r>
      </w:ins>
      <w:ins w:id="1279" w:author="Борис Гогинян" w:date="2020-05-10T21:58:00Z">
        <w:r>
          <w:rPr>
            <w:rFonts w:ascii="Times New Roman" w:hAnsi="Times New Roman" w:cs="Times New Roman"/>
            <w:sz w:val="28"/>
          </w:rPr>
          <w:t xml:space="preserve"> на изображении, </w:t>
        </w:r>
      </w:ins>
      <w:r w:rsidR="002B5E8C">
        <w:rPr>
          <w:rFonts w:ascii="Times New Roman" w:hAnsi="Times New Roman" w:cs="Times New Roman"/>
          <w:sz w:val="28"/>
        </w:rPr>
        <w:t xml:space="preserve">однако </w:t>
      </w:r>
      <w:ins w:id="1280" w:author="Борис Гогинян" w:date="2020-05-10T21:58:00Z">
        <w:r>
          <w:rPr>
            <w:rFonts w:ascii="Times New Roman" w:hAnsi="Times New Roman" w:cs="Times New Roman"/>
            <w:sz w:val="28"/>
          </w:rPr>
          <w:t>осталось только</w:t>
        </w:r>
        <w:r w:rsidR="003D0B7F">
          <w:rPr>
            <w:rFonts w:ascii="Times New Roman" w:hAnsi="Times New Roman" w:cs="Times New Roman"/>
            <w:sz w:val="28"/>
          </w:rPr>
          <w:t xml:space="preserve"> его решить. </w:t>
        </w:r>
      </w:ins>
      <w:ins w:id="1281" w:author="Борис Гогинян" w:date="2020-05-10T21:59:00Z">
        <w:r w:rsidR="003D0B7F">
          <w:rPr>
            <w:rFonts w:ascii="Times New Roman" w:hAnsi="Times New Roman" w:cs="Times New Roman"/>
            <w:sz w:val="28"/>
          </w:rPr>
          <w:t xml:space="preserve">Для этого существует множество подходов, таких как </w:t>
        </w:r>
      </w:ins>
      <w:ins w:id="1282" w:author="Борис Гогинян" w:date="2020-05-10T22:07:00Z">
        <w:r w:rsidR="003D0B7F">
          <w:rPr>
            <w:rFonts w:ascii="Times New Roman" w:hAnsi="Times New Roman" w:cs="Times New Roman"/>
            <w:sz w:val="28"/>
          </w:rPr>
          <w:t xml:space="preserve">алгоритм </w:t>
        </w:r>
      </w:ins>
      <w:ins w:id="1283" w:author="Борис Гогинян" w:date="2020-05-10T22:08:00Z">
        <w:r w:rsidR="003D0B7F">
          <w:rPr>
            <w:rFonts w:ascii="Times New Roman" w:hAnsi="Times New Roman" w:cs="Times New Roman"/>
            <w:sz w:val="28"/>
          </w:rPr>
          <w:t xml:space="preserve">излучения – </w:t>
        </w:r>
      </w:ins>
      <w:ins w:id="1284" w:author="Борис Гогинян" w:date="2020-05-10T22:07:00Z">
        <w:r w:rsidR="003D0B7F">
          <w:rPr>
            <w:rFonts w:ascii="Times New Roman" w:hAnsi="Times New Roman" w:cs="Times New Roman"/>
            <w:sz w:val="28"/>
            <w:lang w:val="en-US"/>
          </w:rPr>
          <w:t>radiosity</w:t>
        </w:r>
        <w:r w:rsidR="003D0B7F" w:rsidRPr="003D0B7F">
          <w:rPr>
            <w:rFonts w:ascii="Times New Roman" w:hAnsi="Times New Roman" w:cs="Times New Roman"/>
            <w:sz w:val="28"/>
            <w:rPrChange w:id="1285" w:author="Борис Гогинян" w:date="2020-05-10T22:08:00Z">
              <w:rPr>
                <w:rFonts w:ascii="Times New Roman" w:hAnsi="Times New Roman" w:cs="Times New Roman"/>
                <w:sz w:val="28"/>
                <w:lang w:val="en-US"/>
              </w:rPr>
            </w:rPrChange>
          </w:rPr>
          <w:t xml:space="preserve">. </w:t>
        </w:r>
        <w:r w:rsidR="003D0B7F">
          <w:rPr>
            <w:rFonts w:ascii="Times New Roman" w:hAnsi="Times New Roman" w:cs="Times New Roman"/>
            <w:sz w:val="28"/>
          </w:rPr>
          <w:t>Однако</w:t>
        </w:r>
      </w:ins>
      <w:ins w:id="1286" w:author="Борис Гогинян" w:date="2020-05-10T22:08:00Z">
        <w:r w:rsidR="00974906">
          <w:rPr>
            <w:rFonts w:ascii="Times New Roman" w:hAnsi="Times New Roman" w:cs="Times New Roman"/>
            <w:sz w:val="28"/>
          </w:rPr>
          <w:t xml:space="preserve"> н</w:t>
        </w:r>
        <w:r w:rsidR="003D0B7F">
          <w:rPr>
            <w:rFonts w:ascii="Times New Roman" w:hAnsi="Times New Roman" w:cs="Times New Roman"/>
            <w:sz w:val="28"/>
          </w:rPr>
          <w:t xml:space="preserve">амного большую популярность получили </w:t>
        </w:r>
      </w:ins>
      <w:ins w:id="1287" w:author="Борис Гогинян" w:date="2020-05-10T22:12:00Z">
        <w:r w:rsidR="00974906">
          <w:rPr>
            <w:rFonts w:ascii="Times New Roman" w:hAnsi="Times New Roman" w:cs="Times New Roman"/>
            <w:sz w:val="28"/>
          </w:rPr>
          <w:t xml:space="preserve">численные </w:t>
        </w:r>
      </w:ins>
      <w:ins w:id="1288" w:author="Борис Гогинян" w:date="2020-05-10T22:08:00Z">
        <w:r w:rsidR="003D0B7F">
          <w:rPr>
            <w:rFonts w:ascii="Times New Roman" w:hAnsi="Times New Roman" w:cs="Times New Roman"/>
            <w:sz w:val="28"/>
          </w:rPr>
          <w:t>алгоритмы, основанные на</w:t>
        </w:r>
      </w:ins>
      <w:ins w:id="1289" w:author="Борис Гогинян" w:date="2020-05-10T22:09:00Z">
        <w:r w:rsidR="00974906">
          <w:rPr>
            <w:rFonts w:ascii="Times New Roman" w:hAnsi="Times New Roman" w:cs="Times New Roman"/>
            <w:sz w:val="28"/>
          </w:rPr>
          <w:t xml:space="preserve"> </w:t>
        </w:r>
      </w:ins>
      <w:ins w:id="1290" w:author="Борис Гогинян" w:date="2020-05-10T22:10:00Z">
        <w:r w:rsidR="00974906">
          <w:rPr>
            <w:rFonts w:ascii="Times New Roman" w:hAnsi="Times New Roman" w:cs="Times New Roman"/>
            <w:sz w:val="28"/>
          </w:rPr>
          <w:t xml:space="preserve">многократном </w:t>
        </w:r>
      </w:ins>
      <w:ins w:id="1291" w:author="Борис Гогинян" w:date="2020-05-10T22:11:00Z">
        <w:r w:rsidR="00974906">
          <w:rPr>
            <w:rFonts w:ascii="Times New Roman" w:hAnsi="Times New Roman" w:cs="Times New Roman"/>
            <w:sz w:val="28"/>
          </w:rPr>
          <w:t>обсчете</w:t>
        </w:r>
      </w:ins>
      <w:ins w:id="1292" w:author="Борис Гогинян" w:date="2020-05-10T22:10:00Z">
        <w:r w:rsidR="00974906">
          <w:rPr>
            <w:rFonts w:ascii="Times New Roman" w:hAnsi="Times New Roman" w:cs="Times New Roman"/>
            <w:sz w:val="28"/>
          </w:rPr>
          <w:t xml:space="preserve"> модели с использованием </w:t>
        </w:r>
      </w:ins>
      <w:ins w:id="1293" w:author="Борис Гогинян" w:date="2020-05-10T22:12:00Z">
        <w:r w:rsidR="00974906">
          <w:rPr>
            <w:rFonts w:ascii="Times New Roman" w:hAnsi="Times New Roman" w:cs="Times New Roman"/>
            <w:sz w:val="28"/>
          </w:rPr>
          <w:t xml:space="preserve">случайных чисел, для получения как можно большего кол-ва </w:t>
        </w:r>
      </w:ins>
      <w:ins w:id="1294" w:author="Борис Гогинян" w:date="2020-05-10T22:13:00Z">
        <w:r w:rsidR="00974906">
          <w:rPr>
            <w:rFonts w:ascii="Times New Roman" w:hAnsi="Times New Roman" w:cs="Times New Roman"/>
            <w:sz w:val="28"/>
          </w:rPr>
          <w:t xml:space="preserve">случайных </w:t>
        </w:r>
      </w:ins>
      <w:ins w:id="1295" w:author="Борис Гогинян" w:date="2020-05-10T22:12:00Z">
        <w:r w:rsidR="00974906">
          <w:rPr>
            <w:rFonts w:ascii="Times New Roman" w:hAnsi="Times New Roman" w:cs="Times New Roman"/>
            <w:sz w:val="28"/>
          </w:rPr>
          <w:t>исходов</w:t>
        </w:r>
      </w:ins>
      <w:ins w:id="1296" w:author="Борис Гогинян" w:date="2020-05-10T22:14:00Z">
        <w:r w:rsidR="00974906">
          <w:rPr>
            <w:rFonts w:ascii="Times New Roman" w:hAnsi="Times New Roman" w:cs="Times New Roman"/>
            <w:sz w:val="28"/>
          </w:rPr>
          <w:t xml:space="preserve">. Такой </w:t>
        </w:r>
      </w:ins>
      <w:ins w:id="1297" w:author="Борис Гогинян" w:date="2020-05-10T22:15:00Z">
        <w:r w:rsidR="00974906">
          <w:rPr>
            <w:rFonts w:ascii="Times New Roman" w:hAnsi="Times New Roman" w:cs="Times New Roman"/>
            <w:sz w:val="28"/>
          </w:rPr>
          <w:t>подход</w:t>
        </w:r>
      </w:ins>
      <w:ins w:id="1298" w:author="Борис Гогинян" w:date="2020-05-10T22:14:00Z">
        <w:r w:rsidR="00974906">
          <w:rPr>
            <w:rFonts w:ascii="Times New Roman" w:hAnsi="Times New Roman" w:cs="Times New Roman"/>
            <w:sz w:val="28"/>
          </w:rPr>
          <w:t xml:space="preserve"> называется Метод Монте-Карло</w:t>
        </w:r>
      </w:ins>
      <w:ins w:id="1299" w:author="Борис Гогинян" w:date="2020-05-10T22:15:00Z">
        <w:r w:rsidR="00974906">
          <w:rPr>
            <w:rFonts w:ascii="Times New Roman" w:hAnsi="Times New Roman" w:cs="Times New Roman"/>
            <w:sz w:val="28"/>
          </w:rPr>
          <w:t xml:space="preserve"> и используется в большом количестве областей науки.</w:t>
        </w:r>
      </w:ins>
      <w:ins w:id="1300" w:author="Борис Гогинян" w:date="2020-05-10T22:16:00Z">
        <w:r w:rsidR="00974906">
          <w:rPr>
            <w:rFonts w:ascii="Times New Roman" w:hAnsi="Times New Roman" w:cs="Times New Roman"/>
            <w:sz w:val="28"/>
          </w:rPr>
          <w:t xml:space="preserve"> </w:t>
        </w:r>
      </w:ins>
      <w:del w:id="1301" w:author="Борис Гогинян" w:date="2020-05-10T22:15:00Z">
        <w:r w:rsidR="007E5F37" w:rsidDel="00974906">
          <w:rPr>
            <w:rFonts w:ascii="Times New Roman" w:hAnsi="Times New Roman" w:cs="Times New Roman"/>
            <w:sz w:val="28"/>
          </w:rPr>
          <w:delText xml:space="preserve">Чаще всего имитируют всевозможные пути света с помощью методов Монте-Карло. Они основаны на __. </w:delText>
        </w:r>
      </w:del>
      <w:del w:id="1302" w:author="Борис Гогинян" w:date="2020-05-09T23:44:00Z">
        <w:r w:rsidR="007E5F37" w:rsidDel="00461B7C">
          <w:rPr>
            <w:rFonts w:ascii="Times New Roman" w:hAnsi="Times New Roman" w:cs="Times New Roman"/>
            <w:sz w:val="28"/>
          </w:rPr>
          <w:delText>Мы рассмотрим</w:delText>
        </w:r>
      </w:del>
      <w:ins w:id="1303" w:author="Борис Гогинян" w:date="2020-05-09T23:44:00Z">
        <w:r w:rsidR="00461B7C">
          <w:rPr>
            <w:rFonts w:ascii="Times New Roman" w:hAnsi="Times New Roman" w:cs="Times New Roman"/>
            <w:sz w:val="28"/>
          </w:rPr>
          <w:t>В данной работе описаны</w:t>
        </w:r>
      </w:ins>
      <w:r w:rsidR="007E5F37">
        <w:rPr>
          <w:rFonts w:ascii="Times New Roman" w:hAnsi="Times New Roman" w:cs="Times New Roman"/>
          <w:sz w:val="28"/>
        </w:rPr>
        <w:t xml:space="preserve"> только некоторые из </w:t>
      </w:r>
      <w:del w:id="1304" w:author="Борис Гогинян" w:date="2020-05-10T22:16:00Z">
        <w:r w:rsidR="007E5F37" w:rsidDel="00974906">
          <w:rPr>
            <w:rFonts w:ascii="Times New Roman" w:hAnsi="Times New Roman" w:cs="Times New Roman"/>
            <w:sz w:val="28"/>
          </w:rPr>
          <w:delText>них</w:delText>
        </w:r>
        <w:r w:rsidR="00461B7C" w:rsidDel="00974906">
          <w:rPr>
            <w:rFonts w:ascii="Times New Roman" w:hAnsi="Times New Roman" w:cs="Times New Roman"/>
            <w:sz w:val="28"/>
          </w:rPr>
          <w:delText xml:space="preserve"> </w:delText>
        </w:r>
      </w:del>
      <w:ins w:id="1305" w:author="Борис Гогинян" w:date="2020-05-10T22:16:00Z">
        <w:r w:rsidR="00974906">
          <w:rPr>
            <w:rFonts w:ascii="Times New Roman" w:hAnsi="Times New Roman" w:cs="Times New Roman"/>
            <w:sz w:val="28"/>
          </w:rPr>
          <w:t>таких методов</w:t>
        </w:r>
        <w:r w:rsidR="00974906">
          <w:rPr>
            <w:rFonts w:ascii="Times New Roman" w:hAnsi="Times New Roman" w:cs="Times New Roman"/>
            <w:sz w:val="28"/>
          </w:rPr>
          <w:t xml:space="preserve"> </w:t>
        </w:r>
      </w:ins>
      <w:r w:rsidR="00461B7C">
        <w:rPr>
          <w:rFonts w:ascii="Times New Roman" w:hAnsi="Times New Roman" w:cs="Times New Roman"/>
          <w:sz w:val="28"/>
        </w:rPr>
        <w:t>в контексте исследуемых рендеров.</w:t>
      </w:r>
    </w:p>
    <w:p w14:paraId="437FF2F4" w14:textId="77777777" w:rsidR="00974906" w:rsidRDefault="00974906">
      <w:pPr>
        <w:rPr>
          <w:ins w:id="1306" w:author="Борис Гогинян" w:date="2020-05-10T22:17:00Z"/>
          <w:rFonts w:ascii="Times New Roman" w:hAnsi="Times New Roman" w:cs="Times New Roman"/>
          <w:sz w:val="28"/>
        </w:rPr>
      </w:pPr>
      <w:ins w:id="1307" w:author="Борис Гогинян" w:date="2020-05-10T22:17:00Z">
        <w:r>
          <w:rPr>
            <w:rFonts w:ascii="Times New Roman" w:hAnsi="Times New Roman" w:cs="Times New Roman"/>
            <w:sz w:val="28"/>
          </w:rPr>
          <w:br w:type="page"/>
        </w:r>
      </w:ins>
    </w:p>
    <w:p w14:paraId="3C6CA829" w14:textId="77777777" w:rsidR="00461B7C" w:rsidDel="00974906" w:rsidRDefault="00461B7C" w:rsidP="007C0AC3">
      <w:pPr>
        <w:spacing w:after="0"/>
        <w:contextualSpacing/>
        <w:jc w:val="both"/>
        <w:rPr>
          <w:del w:id="1308" w:author="Борис Гогинян" w:date="2020-05-10T22:17:00Z"/>
          <w:rFonts w:ascii="Times New Roman" w:hAnsi="Times New Roman" w:cs="Times New Roman"/>
          <w:sz w:val="28"/>
        </w:rPr>
      </w:pPr>
    </w:p>
    <w:p w14:paraId="6BD65DB6" w14:textId="77777777" w:rsidR="00461B7C" w:rsidDel="00974906" w:rsidRDefault="00461B7C">
      <w:pPr>
        <w:rPr>
          <w:del w:id="1309" w:author="Борис Гогинян" w:date="2020-05-10T22:17:00Z"/>
          <w:rFonts w:ascii="Times New Roman" w:hAnsi="Times New Roman" w:cs="Times New Roman"/>
          <w:sz w:val="28"/>
        </w:rPr>
      </w:pPr>
      <w:del w:id="1310" w:author="Борис Гогинян" w:date="2020-05-10T22:17:00Z">
        <w:r w:rsidDel="00974906">
          <w:rPr>
            <w:rFonts w:ascii="Times New Roman" w:hAnsi="Times New Roman" w:cs="Times New Roman"/>
            <w:sz w:val="28"/>
          </w:rPr>
          <w:br w:type="page"/>
        </w:r>
      </w:del>
    </w:p>
    <w:p w14:paraId="43B8A263" w14:textId="77777777" w:rsidR="007E5F37" w:rsidRPr="00461B7C" w:rsidDel="00974906" w:rsidRDefault="007E5F37" w:rsidP="00E66369">
      <w:pPr>
        <w:spacing w:after="0"/>
        <w:contextualSpacing/>
        <w:jc w:val="both"/>
        <w:rPr>
          <w:del w:id="1311" w:author="Борис Гогинян" w:date="2020-05-10T22:17:00Z"/>
          <w:rFonts w:ascii="Times New Roman" w:hAnsi="Times New Roman" w:cs="Times New Roman"/>
          <w:sz w:val="28"/>
        </w:rPr>
      </w:pPr>
    </w:p>
    <w:p w14:paraId="5A678CEF" w14:textId="11FB4283" w:rsidR="00BD77C3" w:rsidRPr="007E5F37" w:rsidDel="007E5F37" w:rsidRDefault="00BD77C3">
      <w:pPr>
        <w:pStyle w:val="a5"/>
        <w:contextualSpacing w:val="0"/>
        <w:rPr>
          <w:del w:id="1312" w:author="Борис Гогинян" w:date="2020-05-09T23:37:00Z"/>
          <w:rFonts w:ascii="Times New Roman" w:hAnsi="Times New Roman" w:cs="Times New Roman"/>
          <w:sz w:val="28"/>
          <w:szCs w:val="24"/>
          <w:rPrChange w:id="1313" w:author="Борис Гогинян" w:date="2020-05-09T23:37:00Z">
            <w:rPr>
              <w:del w:id="1314" w:author="Борис Гогинян" w:date="2020-05-09T23:37:00Z"/>
              <w:sz w:val="36"/>
            </w:rPr>
          </w:rPrChange>
        </w:rPr>
        <w:pPrChange w:id="1315" w:author="Борис Гогинян" w:date="2020-05-09T23:41:00Z">
          <w:pPr>
            <w:spacing w:after="0" w:line="360" w:lineRule="auto"/>
            <w:contextualSpacing/>
          </w:pPr>
        </w:pPrChange>
      </w:pPr>
    </w:p>
    <w:p w14:paraId="76B49D21" w14:textId="2B3280F7" w:rsidR="000E2C50" w:rsidRPr="000E2C50" w:rsidDel="007E5F37" w:rsidRDefault="000E2C50" w:rsidP="001301D5">
      <w:pPr>
        <w:spacing w:after="0" w:line="360" w:lineRule="auto"/>
        <w:ind w:firstLine="567"/>
        <w:contextualSpacing/>
        <w:jc w:val="both"/>
        <w:rPr>
          <w:del w:id="1316" w:author="Борис Гогинян" w:date="2020-05-09T23:34:00Z"/>
          <w:rFonts w:ascii="Times New Roman" w:hAnsi="Times New Roman" w:cs="Times New Roman"/>
          <w:sz w:val="28"/>
          <w:szCs w:val="24"/>
        </w:rPr>
      </w:pPr>
      <w:del w:id="1317" w:author="Борис Гогинян" w:date="2020-05-09T22:32:00Z">
        <w:r w:rsidRPr="000E2C50" w:rsidDel="009C7D35">
          <w:rPr>
            <w:rFonts w:ascii="Times New Roman" w:hAnsi="Times New Roman" w:cs="Times New Roman"/>
            <w:sz w:val="32"/>
            <w:szCs w:val="24"/>
          </w:rPr>
          <w:delText>Написать</w:delText>
        </w:r>
        <w:r w:rsidRPr="00527298" w:rsidDel="009C7D35">
          <w:rPr>
            <w:rFonts w:ascii="Times New Roman" w:hAnsi="Times New Roman" w:cs="Times New Roman"/>
            <w:sz w:val="32"/>
            <w:szCs w:val="24"/>
          </w:rPr>
          <w:delText xml:space="preserve"> </w:delText>
        </w:r>
        <w:r w:rsidRPr="000E2C50" w:rsidDel="009C7D35">
          <w:rPr>
            <w:rFonts w:ascii="Times New Roman" w:hAnsi="Times New Roman" w:cs="Times New Roman"/>
            <w:sz w:val="32"/>
            <w:szCs w:val="24"/>
          </w:rPr>
          <w:delText>про</w:delText>
        </w:r>
        <w:r w:rsidRPr="00527298" w:rsidDel="009C7D35">
          <w:rPr>
            <w:rFonts w:ascii="Times New Roman" w:hAnsi="Times New Roman" w:cs="Times New Roman"/>
            <w:sz w:val="32"/>
            <w:szCs w:val="24"/>
          </w:rPr>
          <w:delText xml:space="preserve"> </w:delText>
        </w:r>
        <w:r w:rsidRPr="000E2C50" w:rsidDel="009C7D35">
          <w:rPr>
            <w:rFonts w:ascii="Times New Roman" w:hAnsi="Times New Roman" w:cs="Times New Roman"/>
            <w:sz w:val="32"/>
            <w:szCs w:val="24"/>
          </w:rPr>
          <w:delText>уравнение</w:delText>
        </w:r>
        <w:r w:rsidRPr="00527298" w:rsidDel="009C7D35">
          <w:rPr>
            <w:rFonts w:ascii="Times New Roman" w:hAnsi="Times New Roman" w:cs="Times New Roman"/>
            <w:sz w:val="32"/>
            <w:szCs w:val="24"/>
          </w:rPr>
          <w:delText xml:space="preserve"> </w:delText>
        </w:r>
        <w:r w:rsidRPr="000E2C50" w:rsidDel="009C7D35">
          <w:rPr>
            <w:rFonts w:ascii="Times New Roman" w:hAnsi="Times New Roman" w:cs="Times New Roman"/>
            <w:sz w:val="32"/>
            <w:szCs w:val="24"/>
          </w:rPr>
          <w:delText>рендеринга</w:delText>
        </w:r>
        <w:r w:rsidRPr="00527298" w:rsidDel="009C7D35">
          <w:rPr>
            <w:rFonts w:ascii="Times New Roman" w:hAnsi="Times New Roman" w:cs="Times New Roman"/>
            <w:sz w:val="32"/>
            <w:szCs w:val="24"/>
          </w:rPr>
          <w:delText xml:space="preserve">, </w:delText>
        </w:r>
        <w:r w:rsidRPr="000E2C50" w:rsidDel="009C7D35">
          <w:rPr>
            <w:rFonts w:ascii="Times New Roman" w:hAnsi="Times New Roman" w:cs="Times New Roman"/>
            <w:sz w:val="32"/>
            <w:szCs w:val="24"/>
          </w:rPr>
          <w:delText>разжевать</w:delText>
        </w:r>
        <w:r w:rsidRPr="00527298" w:rsidDel="009C7D35">
          <w:rPr>
            <w:rFonts w:ascii="Times New Roman" w:hAnsi="Times New Roman" w:cs="Times New Roman"/>
            <w:sz w:val="32"/>
            <w:szCs w:val="24"/>
          </w:rPr>
          <w:delText xml:space="preserve"> </w:delText>
        </w:r>
        <w:r w:rsidRPr="000E2C50" w:rsidDel="009C7D35">
          <w:rPr>
            <w:rFonts w:ascii="Times New Roman" w:hAnsi="Times New Roman" w:cs="Times New Roman"/>
            <w:sz w:val="32"/>
            <w:szCs w:val="24"/>
          </w:rPr>
          <w:delText>каждую</w:delText>
        </w:r>
        <w:r w:rsidRPr="00527298" w:rsidDel="009C7D35">
          <w:rPr>
            <w:rFonts w:ascii="Times New Roman" w:hAnsi="Times New Roman" w:cs="Times New Roman"/>
            <w:sz w:val="32"/>
            <w:szCs w:val="24"/>
          </w:rPr>
          <w:delText xml:space="preserve"> </w:delText>
        </w:r>
        <w:r w:rsidRPr="000E2C50" w:rsidDel="009C7D35">
          <w:rPr>
            <w:rFonts w:ascii="Times New Roman" w:hAnsi="Times New Roman" w:cs="Times New Roman"/>
            <w:sz w:val="32"/>
            <w:szCs w:val="24"/>
          </w:rPr>
          <w:delText>букву</w:delText>
        </w:r>
        <w:r w:rsidRPr="00527298" w:rsidDel="009C7D35">
          <w:rPr>
            <w:rFonts w:ascii="Times New Roman" w:hAnsi="Times New Roman" w:cs="Times New Roman"/>
            <w:sz w:val="32"/>
            <w:szCs w:val="24"/>
          </w:rPr>
          <w:delText xml:space="preserve"> </w:delText>
        </w:r>
        <w:r w:rsidRPr="000E2C50" w:rsidDel="009C7D35">
          <w:rPr>
            <w:rFonts w:ascii="Times New Roman" w:hAnsi="Times New Roman" w:cs="Times New Roman"/>
            <w:sz w:val="32"/>
            <w:szCs w:val="24"/>
          </w:rPr>
          <w:delText>в</w:delText>
        </w:r>
        <w:r w:rsidRPr="00527298" w:rsidDel="009C7D35">
          <w:rPr>
            <w:rFonts w:ascii="Times New Roman" w:hAnsi="Times New Roman" w:cs="Times New Roman"/>
            <w:sz w:val="32"/>
            <w:szCs w:val="24"/>
          </w:rPr>
          <w:delText xml:space="preserve"> </w:delText>
        </w:r>
        <w:r w:rsidRPr="000E2C50" w:rsidDel="009C7D35">
          <w:rPr>
            <w:rFonts w:ascii="Times New Roman" w:hAnsi="Times New Roman" w:cs="Times New Roman"/>
            <w:sz w:val="32"/>
            <w:szCs w:val="24"/>
          </w:rPr>
          <w:delText>нем</w:delText>
        </w:r>
        <w:r w:rsidRPr="00527298" w:rsidDel="009C7D35">
          <w:rPr>
            <w:rFonts w:ascii="Times New Roman" w:hAnsi="Times New Roman" w:cs="Times New Roman"/>
            <w:sz w:val="32"/>
            <w:szCs w:val="24"/>
          </w:rPr>
          <w:delText>:</w:delText>
        </w:r>
      </w:del>
      <w:del w:id="1318" w:author="Борис Гогинян" w:date="2020-05-09T14:51:00Z">
        <w:r w:rsidRPr="00527298" w:rsidDel="00BD77C3">
          <w:rPr>
            <w:rFonts w:ascii="Times New Roman" w:hAnsi="Times New Roman" w:cs="Times New Roman"/>
            <w:sz w:val="32"/>
            <w:szCs w:val="24"/>
          </w:rPr>
          <w:delText xml:space="preserve"> </w:delText>
        </w:r>
      </w:del>
      <w:del w:id="1319" w:author="Борис Гогинян" w:date="2020-05-09T23:34:00Z">
        <w:r w:rsidR="00437F59" w:rsidDel="007E5F37">
          <w:fldChar w:fldCharType="begin"/>
        </w:r>
        <w:r w:rsidR="00437F59" w:rsidDel="007E5F37">
          <w:delInstrText xml:space="preserve"> HYPERLINK "https://habr.com/ru/post/426123/" </w:delInstrText>
        </w:r>
        <w:r w:rsidR="00437F59" w:rsidDel="007E5F37">
          <w:fldChar w:fldCharType="separate"/>
        </w:r>
        <w:r w:rsidRPr="000E2C50" w:rsidDel="007E5F37">
          <w:rPr>
            <w:rStyle w:val="a3"/>
            <w:rFonts w:ascii="Times New Roman" w:hAnsi="Times New Roman" w:cs="Times New Roman"/>
            <w:sz w:val="28"/>
            <w:szCs w:val="24"/>
          </w:rPr>
          <w:delText>https://habr.com/ru/post/426123/</w:delText>
        </w:r>
        <w:r w:rsidR="00437F59" w:rsidDel="007E5F37">
          <w:rPr>
            <w:rStyle w:val="a3"/>
            <w:rFonts w:ascii="Times New Roman" w:hAnsi="Times New Roman" w:cs="Times New Roman"/>
            <w:sz w:val="28"/>
            <w:szCs w:val="24"/>
          </w:rPr>
          <w:fldChar w:fldCharType="end"/>
        </w:r>
      </w:del>
    </w:p>
    <w:p w14:paraId="2CB6724F" w14:textId="0A5802C4" w:rsidR="004765E2" w:rsidDel="007E5F37" w:rsidRDefault="0094543A" w:rsidP="007C0AC3">
      <w:pPr>
        <w:spacing w:after="0"/>
        <w:contextualSpacing/>
        <w:jc w:val="both"/>
        <w:rPr>
          <w:del w:id="1320" w:author="Борис Гогинян" w:date="2020-05-09T23:34:00Z"/>
          <w:rFonts w:ascii="Times New Roman" w:hAnsi="Times New Roman" w:cs="Times New Roman"/>
          <w:sz w:val="28"/>
          <w:szCs w:val="24"/>
        </w:rPr>
      </w:pPr>
      <w:del w:id="1321" w:author="Борис Гогинян" w:date="2020-05-09T23:34:00Z">
        <w:r w:rsidRPr="0094543A" w:rsidDel="007E5F37">
          <w:rPr>
            <w:rFonts w:ascii="Times New Roman" w:hAnsi="Times New Roman" w:cs="Times New Roman"/>
            <w:sz w:val="36"/>
            <w:szCs w:val="24"/>
          </w:rPr>
          <w:delText xml:space="preserve"> </w:delText>
        </w:r>
        <w:r w:rsidR="000E2C50" w:rsidDel="007E5F37">
          <w:rPr>
            <w:rFonts w:ascii="Times New Roman" w:hAnsi="Times New Roman" w:cs="Times New Roman"/>
            <w:sz w:val="28"/>
            <w:szCs w:val="24"/>
          </w:rPr>
          <w:delText>Потом написать про уравнение освещения и технику ф-к рендеринга.</w:delText>
        </w:r>
      </w:del>
    </w:p>
    <w:p w14:paraId="7D87BEE0" w14:textId="48B4142D" w:rsidR="000E2C50" w:rsidRPr="00EA169A" w:rsidDel="007E5F37" w:rsidRDefault="000E2C50" w:rsidP="00EA169A">
      <w:pPr>
        <w:pStyle w:val="a5"/>
        <w:numPr>
          <w:ilvl w:val="0"/>
          <w:numId w:val="53"/>
        </w:numPr>
        <w:spacing w:after="0"/>
        <w:jc w:val="both"/>
        <w:rPr>
          <w:del w:id="1322" w:author="Борис Гогинян" w:date="2020-05-09T23:33:00Z"/>
          <w:rFonts w:ascii="Times New Roman" w:hAnsi="Times New Roman" w:cs="Times New Roman"/>
          <w:sz w:val="28"/>
          <w:szCs w:val="24"/>
        </w:rPr>
      </w:pPr>
      <w:del w:id="1323" w:author="Борис Гогинян" w:date="2020-05-09T23:33:00Z">
        <w:r w:rsidRPr="00EA169A" w:rsidDel="007E5F37">
          <w:rPr>
            <w:rFonts w:ascii="Times New Roman" w:hAnsi="Times New Roman" w:cs="Times New Roman"/>
            <w:sz w:val="28"/>
            <w:szCs w:val="24"/>
          </w:rPr>
          <w:delText>Теория микрограней, закон сохранения энергии, закон френеля</w:delText>
        </w:r>
      </w:del>
    </w:p>
    <w:p w14:paraId="74348C16" w14:textId="77777777" w:rsidR="004765E2" w:rsidDel="007E5F37" w:rsidRDefault="004765E2" w:rsidP="007C0AC3">
      <w:pPr>
        <w:spacing w:after="0"/>
        <w:contextualSpacing/>
        <w:jc w:val="both"/>
        <w:rPr>
          <w:del w:id="1324" w:author="Борис Гогинян" w:date="2020-05-09T23:37:00Z"/>
          <w:rFonts w:ascii="Times New Roman" w:hAnsi="Times New Roman" w:cs="Times New Roman"/>
          <w:sz w:val="28"/>
          <w:szCs w:val="24"/>
        </w:rPr>
      </w:pPr>
    </w:p>
    <w:p w14:paraId="10FEBD0F" w14:textId="77777777" w:rsidR="004765E2" w:rsidDel="00461B7C" w:rsidRDefault="004765E2" w:rsidP="007C0AC3">
      <w:pPr>
        <w:spacing w:after="0"/>
        <w:contextualSpacing/>
        <w:jc w:val="both"/>
        <w:rPr>
          <w:del w:id="1325" w:author="Борис Гогинян" w:date="2020-05-09T23:41:00Z"/>
          <w:rFonts w:ascii="Times New Roman" w:hAnsi="Times New Roman" w:cs="Times New Roman"/>
          <w:sz w:val="28"/>
          <w:szCs w:val="24"/>
        </w:rPr>
      </w:pPr>
    </w:p>
    <w:p w14:paraId="1A984152" w14:textId="68DA2FA2" w:rsidR="004765E2" w:rsidDel="007E5F37" w:rsidRDefault="004765E2" w:rsidP="00461B7C">
      <w:pPr>
        <w:spacing w:after="0"/>
        <w:contextualSpacing/>
        <w:jc w:val="both"/>
        <w:rPr>
          <w:del w:id="1326" w:author="Борис Гогинян" w:date="2020-05-09T23:37:00Z"/>
          <w:rFonts w:ascii="Times New Roman" w:hAnsi="Times New Roman" w:cs="Times New Roman"/>
          <w:sz w:val="28"/>
          <w:szCs w:val="24"/>
        </w:rPr>
      </w:pPr>
    </w:p>
    <w:p w14:paraId="06D59C21" w14:textId="3A45C83F" w:rsidR="00CC6A62" w:rsidRPr="008A0571" w:rsidDel="007E5F37" w:rsidRDefault="00CC6A62">
      <w:pPr>
        <w:spacing w:after="0" w:line="360" w:lineRule="auto"/>
        <w:contextualSpacing/>
        <w:rPr>
          <w:del w:id="1327" w:author="Борис Гогинян" w:date="2020-05-09T23:37:00Z"/>
          <w:rFonts w:ascii="Times New Roman" w:hAnsi="Times New Roman" w:cs="Times New Roman"/>
          <w:sz w:val="28"/>
          <w:szCs w:val="24"/>
        </w:rPr>
        <w:pPrChange w:id="1328" w:author="Борис Гогинян" w:date="2020-05-09T23:41:00Z">
          <w:pPr>
            <w:spacing w:after="0" w:line="360" w:lineRule="auto"/>
            <w:ind w:left="567"/>
            <w:contextualSpacing/>
          </w:pPr>
        </w:pPrChange>
      </w:pPr>
      <w:del w:id="1329" w:author="Борис Гогинян" w:date="2020-05-09T23:37:00Z">
        <w:r w:rsidRPr="008A0571" w:rsidDel="007E5F37">
          <w:rPr>
            <w:rFonts w:ascii="Times New Roman" w:hAnsi="Times New Roman" w:cs="Times New Roman"/>
            <w:sz w:val="28"/>
            <w:szCs w:val="24"/>
          </w:rPr>
          <w:delText>преломленным пучком и нормалью к поверхности</w:delText>
        </w:r>
        <w:r w:rsidR="0031265E" w:rsidRPr="008A0571" w:rsidDel="007E5F37">
          <w:rPr>
            <w:rFonts w:ascii="Times New Roman" w:hAnsi="Times New Roman" w:cs="Times New Roman"/>
            <w:sz w:val="28"/>
            <w:szCs w:val="24"/>
            <w:rPrChange w:id="1330" w:author="Борис Гогинян" w:date="2020-04-24T14:10:00Z">
              <w:rPr>
                <w:rFonts w:ascii="Times New Roman" w:hAnsi="Times New Roman" w:cs="Times New Roman"/>
                <w:sz w:val="24"/>
                <w:szCs w:val="24"/>
                <w:lang w:val="en-US"/>
              </w:rPr>
            </w:rPrChange>
          </w:rPr>
          <w:delText xml:space="preserve"> </w:delText>
        </w:r>
        <m:oMath>
          <m:sSub>
            <m:sSubPr>
              <m:ctrlPr>
                <w:rPr>
                  <w:rFonts w:ascii="Cambria Math" w:hAnsi="Cambria Math" w:cs="Times New Roman"/>
                  <w:sz w:val="28"/>
                  <w:szCs w:val="24"/>
                </w:rPr>
              </m:ctrlPr>
            </m:sSubPr>
            <m:e>
              <m:r>
                <m:rPr>
                  <m:sty m:val="p"/>
                </m:rPr>
                <w:rPr>
                  <w:rFonts w:ascii="Cambria Math" w:hAnsi="Cambria Math" w:cs="Times New Roman"/>
                  <w:sz w:val="28"/>
                  <w:szCs w:val="24"/>
                  <w:rPrChange w:id="1331" w:author="Борис Гогинян" w:date="2020-04-24T14:10:00Z">
                    <w:rPr>
                      <w:rFonts w:ascii="Cambria Math" w:hAnsi="Cambria Math" w:cs="Times New Roman"/>
                      <w:sz w:val="24"/>
                      <w:szCs w:val="24"/>
                    </w:rPr>
                  </w:rPrChange>
                </w:rPr>
                <m:t>θ</m:t>
              </m:r>
            </m:e>
            <m:sub>
              <m:r>
                <w:rPr>
                  <w:rFonts w:ascii="Cambria Math" w:hAnsi="Cambria Math" w:cs="Times New Roman"/>
                  <w:sz w:val="28"/>
                  <w:szCs w:val="24"/>
                  <w:rPrChange w:id="1332" w:author="Борис Гогинян" w:date="2020-04-24T14:10:00Z">
                    <w:rPr>
                      <w:rFonts w:ascii="Cambria Math" w:hAnsi="Cambria Math" w:cs="Times New Roman"/>
                      <w:sz w:val="24"/>
                      <w:szCs w:val="24"/>
                    </w:rPr>
                  </w:rPrChange>
                </w:rPr>
                <m:t>2</m:t>
              </m:r>
            </m:sub>
          </m:sSub>
        </m:oMath>
        <w:r w:rsidRPr="008A0571" w:rsidDel="007E5F37">
          <w:rPr>
            <w:rFonts w:ascii="Times New Roman" w:hAnsi="Times New Roman" w:cs="Times New Roman"/>
            <w:sz w:val="28"/>
            <w:szCs w:val="24"/>
          </w:rPr>
          <w:delText>, на которую</w:delText>
        </w:r>
        <w:r w:rsidRPr="008A0571" w:rsidDel="007E5F37">
          <w:rPr>
            <w:rFonts w:ascii="Times New Roman" w:hAnsi="Times New Roman" w:cs="Times New Roman"/>
            <w:sz w:val="28"/>
            <w:szCs w:val="24"/>
            <w:rPrChange w:id="1333" w:author="Борис Гогинян" w:date="2020-04-24T14:10:00Z">
              <w:rPr>
                <w:rFonts w:ascii="Times New Roman" w:hAnsi="Times New Roman" w:cs="Times New Roman"/>
                <w:sz w:val="24"/>
                <w:szCs w:val="24"/>
                <w:lang w:val="en-US"/>
              </w:rPr>
            </w:rPrChange>
          </w:rPr>
          <w:delText xml:space="preserve"> </w:delText>
        </w:r>
        <w:r w:rsidRPr="008A0571" w:rsidDel="007E5F37">
          <w:rPr>
            <w:rFonts w:ascii="Times New Roman" w:hAnsi="Times New Roman" w:cs="Times New Roman"/>
            <w:sz w:val="28"/>
            <w:szCs w:val="24"/>
          </w:rPr>
          <w:delText>падает пучок [Бурсиан, Э. В. Задачи по физике для компьютера. М.: Наука, 1991. —225 с.</w:delText>
        </w:r>
        <w:r w:rsidRPr="008A0571" w:rsidDel="007E5F37">
          <w:rPr>
            <w:rFonts w:ascii="Times New Roman" w:hAnsi="Times New Roman" w:cs="Times New Roman"/>
            <w:sz w:val="28"/>
            <w:szCs w:val="24"/>
            <w:rPrChange w:id="1334" w:author="Борис Гогинян" w:date="2020-04-24T14:10:00Z">
              <w:rPr>
                <w:rFonts w:ascii="Times New Roman" w:hAnsi="Times New Roman" w:cs="Times New Roman"/>
                <w:sz w:val="28"/>
                <w:szCs w:val="24"/>
                <w:lang w:val="en-US"/>
              </w:rPr>
            </w:rPrChange>
          </w:rPr>
          <w:delText>]</w:delText>
        </w:r>
      </w:del>
    </w:p>
    <w:p w14:paraId="3CD7656B" w14:textId="491000B6" w:rsidR="00017091" w:rsidRPr="00437F59" w:rsidDel="007E5F37" w:rsidRDefault="00017091">
      <w:pPr>
        <w:spacing w:after="0" w:line="360" w:lineRule="auto"/>
        <w:contextualSpacing/>
        <w:jc w:val="both"/>
        <w:rPr>
          <w:del w:id="1335" w:author="Борис Гогинян" w:date="2020-05-09T23:36:00Z"/>
          <w:rFonts w:ascii="Times New Roman" w:hAnsi="Times New Roman" w:cs="Times New Roman"/>
          <w:sz w:val="28"/>
          <w:szCs w:val="24"/>
          <w:rPrChange w:id="1336" w:author="Борис Гогинян" w:date="2020-04-24T14:10:00Z">
            <w:rPr>
              <w:del w:id="1337" w:author="Борис Гогинян" w:date="2020-05-09T23:36:00Z"/>
              <w:rFonts w:ascii="Times New Roman" w:hAnsi="Times New Roman" w:cs="Times New Roman"/>
              <w:sz w:val="24"/>
              <w:szCs w:val="24"/>
            </w:rPr>
          </w:rPrChange>
        </w:rPr>
        <w:pPrChange w:id="1338" w:author="Борис Гогинян" w:date="2020-05-09T23:41:00Z">
          <w:pPr>
            <w:spacing w:after="0" w:line="360" w:lineRule="auto"/>
            <w:ind w:firstLine="567"/>
            <w:contextualSpacing/>
            <w:jc w:val="both"/>
          </w:pPr>
        </w:pPrChange>
      </w:pPr>
      <w:del w:id="1339" w:author="Борис Гогинян" w:date="2020-05-09T23:36:00Z">
        <w:r w:rsidRPr="008A0571" w:rsidDel="007E5F37">
          <w:rPr>
            <w:rFonts w:ascii="Times New Roman" w:hAnsi="Times New Roman" w:cs="Times New Roman"/>
            <w:sz w:val="28"/>
            <w:szCs w:val="24"/>
            <w:rPrChange w:id="1340" w:author="Борис Гогинян" w:date="2020-04-24T14:10:00Z">
              <w:rPr>
                <w:rFonts w:ascii="Times New Roman" w:hAnsi="Times New Roman" w:cs="Times New Roman"/>
                <w:sz w:val="24"/>
                <w:szCs w:val="24"/>
              </w:rPr>
            </w:rPrChange>
          </w:rPr>
          <w:delText>Фотореалистичный синтез изображений основан на расчете интеграла освещенности</w:delText>
        </w:r>
        <w:r w:rsidR="0000553A" w:rsidDel="007E5F37">
          <w:rPr>
            <w:rFonts w:ascii="Times New Roman" w:hAnsi="Times New Roman" w:cs="Times New Roman"/>
            <w:sz w:val="28"/>
            <w:szCs w:val="24"/>
          </w:rPr>
          <w:delText>:</w:delText>
        </w:r>
      </w:del>
    </w:p>
    <w:p w14:paraId="41B611F7" w14:textId="1646A5CB" w:rsidR="00017091" w:rsidRPr="008A0571" w:rsidDel="007E5F37" w:rsidRDefault="006145D6">
      <w:pPr>
        <w:spacing w:after="0" w:line="360" w:lineRule="auto"/>
        <w:contextualSpacing/>
        <w:jc w:val="both"/>
        <w:rPr>
          <w:del w:id="1341" w:author="Борис Гогинян" w:date="2020-05-09T23:36:00Z"/>
          <w:rFonts w:ascii="Times New Roman" w:hAnsi="Times New Roman" w:cs="Times New Roman"/>
          <w:i/>
          <w:sz w:val="28"/>
          <w:szCs w:val="24"/>
          <w:rPrChange w:id="1342" w:author="Борис Гогинян" w:date="2020-04-24T14:10:00Z">
            <w:rPr>
              <w:del w:id="1343" w:author="Борис Гогинян" w:date="2020-05-09T23:36:00Z"/>
              <w:rFonts w:ascii="Times New Roman" w:hAnsi="Times New Roman" w:cs="Times New Roman"/>
              <w:i/>
              <w:sz w:val="24"/>
              <w:szCs w:val="24"/>
            </w:rPr>
          </w:rPrChange>
        </w:rPr>
        <w:pPrChange w:id="1344" w:author="Борис Гогинян" w:date="2020-05-09T23:41:00Z">
          <w:pPr>
            <w:spacing w:after="0" w:line="360" w:lineRule="auto"/>
            <w:ind w:firstLine="567"/>
            <w:contextualSpacing/>
            <w:jc w:val="both"/>
          </w:pPr>
        </w:pPrChange>
      </w:pPr>
      <m:oMathPara>
        <m:oMath>
          <m:sSub>
            <m:sSubPr>
              <m:ctrlPr>
                <w:del w:id="1345" w:author="Борис Гогинян" w:date="2020-05-09T23:36:00Z">
                  <w:rPr>
                    <w:rFonts w:ascii="Cambria Math" w:hAnsi="Cambria Math" w:cs="Times New Roman"/>
                    <w:i/>
                    <w:sz w:val="28"/>
                    <w:szCs w:val="24"/>
                  </w:rPr>
                </w:del>
              </m:ctrlPr>
            </m:sSubPr>
            <m:e>
              <m:r>
                <w:del w:id="1346" w:author="Борис Гогинян" w:date="2020-05-09T23:36:00Z">
                  <w:rPr>
                    <w:rFonts w:ascii="Cambria Math" w:hAnsi="Cambria Math" w:cs="Times New Roman"/>
                    <w:sz w:val="28"/>
                    <w:szCs w:val="24"/>
                    <w:rPrChange w:id="1347" w:author="Борис Гогинян" w:date="2020-04-24T14:10:00Z">
                      <w:rPr>
                        <w:rFonts w:ascii="Cambria Math" w:hAnsi="Cambria Math" w:cs="Times New Roman"/>
                        <w:sz w:val="24"/>
                        <w:szCs w:val="24"/>
                      </w:rPr>
                    </w:rPrChange>
                  </w:rPr>
                  <m:t>L</m:t>
                </w:del>
              </m:r>
            </m:e>
            <m:sub>
              <m:r>
                <w:del w:id="1348" w:author="Борис Гогинян" w:date="2020-05-09T23:36:00Z">
                  <w:rPr>
                    <w:rFonts w:ascii="Cambria Math" w:hAnsi="Cambria Math" w:cs="Times New Roman"/>
                    <w:sz w:val="28"/>
                    <w:szCs w:val="24"/>
                    <w:rPrChange w:id="1349" w:author="Борис Гогинян" w:date="2020-04-24T14:10:00Z">
                      <w:rPr>
                        <w:rFonts w:ascii="Cambria Math" w:hAnsi="Cambria Math" w:cs="Times New Roman"/>
                        <w:sz w:val="24"/>
                        <w:szCs w:val="24"/>
                      </w:rPr>
                    </w:rPrChange>
                  </w:rPr>
                  <m:t>0</m:t>
                </w:del>
              </m:r>
            </m:sub>
          </m:sSub>
          <m:d>
            <m:dPr>
              <m:ctrlPr>
                <w:del w:id="1350" w:author="Борис Гогинян" w:date="2020-05-09T23:36:00Z">
                  <w:rPr>
                    <w:rFonts w:ascii="Cambria Math" w:hAnsi="Cambria Math" w:cs="Times New Roman"/>
                    <w:i/>
                    <w:sz w:val="28"/>
                    <w:szCs w:val="24"/>
                  </w:rPr>
                </w:del>
              </m:ctrlPr>
            </m:dPr>
            <m:e>
              <m:r>
                <w:del w:id="1351" w:author="Борис Гогинян" w:date="2020-05-09T23:36:00Z">
                  <w:rPr>
                    <w:rFonts w:ascii="Cambria Math" w:hAnsi="Cambria Math" w:cs="Times New Roman"/>
                    <w:sz w:val="28"/>
                    <w:szCs w:val="24"/>
                    <w:rPrChange w:id="1352" w:author="Борис Гогинян" w:date="2020-04-24T14:10:00Z">
                      <w:rPr>
                        <w:rFonts w:ascii="Cambria Math" w:hAnsi="Cambria Math" w:cs="Times New Roman"/>
                        <w:sz w:val="24"/>
                        <w:szCs w:val="24"/>
                      </w:rPr>
                    </w:rPrChange>
                  </w:rPr>
                  <m:t>x,</m:t>
                </w:del>
              </m:r>
              <m:acc>
                <m:accPr>
                  <m:chr m:val="⃗"/>
                  <m:ctrlPr>
                    <w:del w:id="1353" w:author="Борис Гогинян" w:date="2020-05-09T23:36:00Z">
                      <w:rPr>
                        <w:rFonts w:ascii="Cambria Math" w:hAnsi="Cambria Math" w:cs="Times New Roman"/>
                        <w:i/>
                        <w:sz w:val="28"/>
                        <w:szCs w:val="24"/>
                      </w:rPr>
                    </w:del>
                  </m:ctrlPr>
                </m:accPr>
                <m:e>
                  <m:r>
                    <w:del w:id="1354" w:author="Борис Гогинян" w:date="2020-05-09T23:36:00Z">
                      <w:rPr>
                        <w:rFonts w:ascii="Cambria Math" w:hAnsi="Cambria Math" w:cs="Times New Roman"/>
                        <w:sz w:val="28"/>
                        <w:szCs w:val="24"/>
                        <w:rPrChange w:id="1355" w:author="Борис Гогинян" w:date="2020-04-24T14:10:00Z">
                          <w:rPr>
                            <w:rFonts w:ascii="Cambria Math" w:hAnsi="Cambria Math" w:cs="Times New Roman"/>
                            <w:sz w:val="24"/>
                            <w:szCs w:val="24"/>
                          </w:rPr>
                        </w:rPrChange>
                      </w:rPr>
                      <m:t>v</m:t>
                    </w:del>
                  </m:r>
                </m:e>
              </m:acc>
              <m:r>
                <w:del w:id="1356" w:author="Борис Гогинян" w:date="2020-05-09T23:36:00Z">
                  <w:rPr>
                    <w:rFonts w:ascii="Cambria Math" w:hAnsi="Cambria Math" w:cs="Times New Roman"/>
                    <w:sz w:val="28"/>
                    <w:szCs w:val="24"/>
                    <w:rPrChange w:id="1357" w:author="Борис Гогинян" w:date="2020-04-24T14:10:00Z">
                      <w:rPr>
                        <w:rFonts w:ascii="Cambria Math" w:hAnsi="Cambria Math" w:cs="Times New Roman"/>
                        <w:sz w:val="24"/>
                        <w:szCs w:val="24"/>
                      </w:rPr>
                    </w:rPrChange>
                  </w:rPr>
                  <m:t xml:space="preserve">,λ </m:t>
                </w:del>
              </m:r>
            </m:e>
          </m:d>
          <m:r>
            <w:del w:id="1358" w:author="Борис Гогинян" w:date="2020-05-09T23:36:00Z">
              <w:rPr>
                <w:rFonts w:ascii="Cambria Math" w:hAnsi="Cambria Math" w:cs="Times New Roman"/>
                <w:sz w:val="28"/>
                <w:szCs w:val="24"/>
                <w:rPrChange w:id="1359" w:author="Борис Гогинян" w:date="2020-04-24T14:10:00Z">
                  <w:rPr>
                    <w:rFonts w:ascii="Cambria Math" w:hAnsi="Cambria Math" w:cs="Times New Roman"/>
                    <w:sz w:val="24"/>
                    <w:szCs w:val="24"/>
                  </w:rPr>
                </w:rPrChange>
              </w:rPr>
              <m:t>=</m:t>
            </w:del>
          </m:r>
          <m:sSub>
            <m:sSubPr>
              <m:ctrlPr>
                <w:del w:id="1360" w:author="Борис Гогинян" w:date="2020-05-09T23:36:00Z">
                  <w:rPr>
                    <w:rFonts w:ascii="Cambria Math" w:hAnsi="Cambria Math" w:cs="Times New Roman"/>
                    <w:i/>
                    <w:sz w:val="28"/>
                    <w:szCs w:val="24"/>
                  </w:rPr>
                </w:del>
              </m:ctrlPr>
            </m:sSubPr>
            <m:e>
              <m:r>
                <w:del w:id="1361" w:author="Борис Гогинян" w:date="2020-05-09T23:36:00Z">
                  <w:rPr>
                    <w:rFonts w:ascii="Cambria Math" w:hAnsi="Cambria Math" w:cs="Times New Roman"/>
                    <w:sz w:val="28"/>
                    <w:szCs w:val="24"/>
                    <w:rPrChange w:id="1362" w:author="Борис Гогинян" w:date="2020-04-24T14:10:00Z">
                      <w:rPr>
                        <w:rFonts w:ascii="Cambria Math" w:hAnsi="Cambria Math" w:cs="Times New Roman"/>
                        <w:sz w:val="24"/>
                        <w:szCs w:val="24"/>
                      </w:rPr>
                    </w:rPrChange>
                  </w:rPr>
                  <m:t>L</m:t>
                </w:del>
              </m:r>
            </m:e>
            <m:sub>
              <m:r>
                <w:del w:id="1363" w:author="Борис Гогинян" w:date="2020-05-09T23:36:00Z">
                  <w:rPr>
                    <w:rFonts w:ascii="Cambria Math" w:hAnsi="Cambria Math" w:cs="Times New Roman"/>
                    <w:sz w:val="28"/>
                    <w:szCs w:val="24"/>
                    <w:lang w:val="en-US"/>
                    <w:rPrChange w:id="1364" w:author="Борис Гогинян" w:date="2020-04-24T14:10:00Z">
                      <w:rPr>
                        <w:rFonts w:ascii="Cambria Math" w:hAnsi="Cambria Math" w:cs="Times New Roman"/>
                        <w:sz w:val="24"/>
                        <w:szCs w:val="24"/>
                        <w:lang w:val="en-US"/>
                      </w:rPr>
                    </w:rPrChange>
                  </w:rPr>
                  <m:t>e</m:t>
                </w:del>
              </m:r>
            </m:sub>
          </m:sSub>
          <m:d>
            <m:dPr>
              <m:ctrlPr>
                <w:del w:id="1365" w:author="Борис Гогинян" w:date="2020-05-09T23:36:00Z">
                  <w:rPr>
                    <w:rFonts w:ascii="Cambria Math" w:hAnsi="Cambria Math" w:cs="Times New Roman"/>
                    <w:i/>
                    <w:sz w:val="28"/>
                    <w:szCs w:val="24"/>
                  </w:rPr>
                </w:del>
              </m:ctrlPr>
            </m:dPr>
            <m:e>
              <m:r>
                <w:del w:id="1366" w:author="Борис Гогинян" w:date="2020-05-09T23:36:00Z">
                  <w:rPr>
                    <w:rFonts w:ascii="Cambria Math" w:hAnsi="Cambria Math" w:cs="Times New Roman"/>
                    <w:sz w:val="28"/>
                    <w:szCs w:val="24"/>
                    <w:rPrChange w:id="1367" w:author="Борис Гогинян" w:date="2020-04-24T14:10:00Z">
                      <w:rPr>
                        <w:rFonts w:ascii="Cambria Math" w:hAnsi="Cambria Math" w:cs="Times New Roman"/>
                        <w:sz w:val="24"/>
                        <w:szCs w:val="24"/>
                      </w:rPr>
                    </w:rPrChange>
                  </w:rPr>
                  <m:t>x,</m:t>
                </w:del>
              </m:r>
              <m:acc>
                <m:accPr>
                  <m:chr m:val="⃗"/>
                  <m:ctrlPr>
                    <w:del w:id="1368" w:author="Борис Гогинян" w:date="2020-05-09T23:36:00Z">
                      <w:rPr>
                        <w:rFonts w:ascii="Cambria Math" w:hAnsi="Cambria Math" w:cs="Times New Roman"/>
                        <w:i/>
                        <w:sz w:val="28"/>
                        <w:szCs w:val="24"/>
                      </w:rPr>
                    </w:del>
                  </m:ctrlPr>
                </m:accPr>
                <m:e>
                  <m:r>
                    <w:del w:id="1369" w:author="Борис Гогинян" w:date="2020-05-09T23:36:00Z">
                      <w:rPr>
                        <w:rFonts w:ascii="Cambria Math" w:hAnsi="Cambria Math" w:cs="Times New Roman"/>
                        <w:sz w:val="28"/>
                        <w:szCs w:val="24"/>
                        <w:rPrChange w:id="1370" w:author="Борис Гогинян" w:date="2020-04-24T14:10:00Z">
                          <w:rPr>
                            <w:rFonts w:ascii="Cambria Math" w:hAnsi="Cambria Math" w:cs="Times New Roman"/>
                            <w:sz w:val="24"/>
                            <w:szCs w:val="24"/>
                          </w:rPr>
                        </w:rPrChange>
                      </w:rPr>
                      <m:t>v</m:t>
                    </w:del>
                  </m:r>
                </m:e>
              </m:acc>
              <m:r>
                <w:del w:id="1371" w:author="Борис Гогинян" w:date="2020-05-09T23:36:00Z">
                  <w:rPr>
                    <w:rFonts w:ascii="Cambria Math" w:hAnsi="Cambria Math" w:cs="Times New Roman"/>
                    <w:sz w:val="28"/>
                    <w:szCs w:val="24"/>
                    <w:rPrChange w:id="1372" w:author="Борис Гогинян" w:date="2020-04-24T14:10:00Z">
                      <w:rPr>
                        <w:rFonts w:ascii="Cambria Math" w:hAnsi="Cambria Math" w:cs="Times New Roman"/>
                        <w:sz w:val="24"/>
                        <w:szCs w:val="24"/>
                      </w:rPr>
                    </w:rPrChange>
                  </w:rPr>
                  <m:t xml:space="preserve">,λ </m:t>
                </w:del>
              </m:r>
            </m:e>
          </m:d>
          <m:r>
            <w:del w:id="1373" w:author="Борис Гогинян" w:date="2020-05-09T23:36:00Z">
              <w:rPr>
                <w:rFonts w:ascii="Cambria Math" w:hAnsi="Cambria Math" w:cs="Times New Roman"/>
                <w:sz w:val="28"/>
                <w:szCs w:val="24"/>
                <w:rPrChange w:id="1374" w:author="Борис Гогинян" w:date="2020-04-24T14:10:00Z">
                  <w:rPr>
                    <w:rFonts w:ascii="Cambria Math" w:hAnsi="Cambria Math" w:cs="Times New Roman"/>
                    <w:sz w:val="24"/>
                    <w:szCs w:val="24"/>
                  </w:rPr>
                </w:rPrChange>
              </w:rPr>
              <m:t>+</m:t>
            </w:del>
          </m:r>
          <m:nary>
            <m:naryPr>
              <m:limLoc m:val="undOvr"/>
              <m:ctrlPr>
                <w:del w:id="1375" w:author="Борис Гогинян" w:date="2020-05-09T23:36:00Z">
                  <w:rPr>
                    <w:rFonts w:ascii="Cambria Math" w:hAnsi="Cambria Math" w:cs="Times New Roman"/>
                    <w:i/>
                    <w:sz w:val="28"/>
                    <w:szCs w:val="24"/>
                  </w:rPr>
                </w:del>
              </m:ctrlPr>
            </m:naryPr>
            <m:sub>
              <m:r>
                <w:del w:id="1376" w:author="Борис Гогинян" w:date="2020-05-09T23:36:00Z">
                  <w:rPr>
                    <w:rFonts w:ascii="Cambria Math" w:hAnsi="Cambria Math" w:cs="Times New Roman"/>
                    <w:sz w:val="28"/>
                    <w:szCs w:val="24"/>
                    <w:rPrChange w:id="1377" w:author="Борис Гогинян" w:date="2020-04-24T14:10:00Z">
                      <w:rPr>
                        <w:rFonts w:ascii="Cambria Math" w:hAnsi="Cambria Math" w:cs="Times New Roman"/>
                        <w:sz w:val="24"/>
                        <w:szCs w:val="24"/>
                      </w:rPr>
                    </w:rPrChange>
                  </w:rPr>
                  <m:t>Ω</m:t>
                </w:del>
              </m:r>
            </m:sub>
            <m:sup/>
            <m:e>
              <m:d>
                <m:dPr>
                  <m:ctrlPr>
                    <w:del w:id="1378" w:author="Борис Гогинян" w:date="2020-05-09T23:36:00Z">
                      <w:rPr>
                        <w:rFonts w:ascii="Cambria Math" w:hAnsi="Cambria Math" w:cs="Times New Roman"/>
                        <w:i/>
                        <w:sz w:val="28"/>
                        <w:szCs w:val="24"/>
                      </w:rPr>
                    </w:del>
                  </m:ctrlPr>
                </m:dPr>
                <m:e>
                  <m:r>
                    <w:del w:id="1379" w:author="Борис Гогинян" w:date="2020-05-09T23:36:00Z">
                      <w:rPr>
                        <w:rFonts w:ascii="Cambria Math" w:hAnsi="Cambria Math" w:cs="Times New Roman"/>
                        <w:sz w:val="28"/>
                        <w:szCs w:val="24"/>
                        <w:lang w:val="en-US"/>
                        <w:rPrChange w:id="1380" w:author="Борис Гогинян" w:date="2020-04-24T14:10:00Z">
                          <w:rPr>
                            <w:rFonts w:ascii="Cambria Math" w:hAnsi="Cambria Math" w:cs="Times New Roman"/>
                            <w:sz w:val="24"/>
                            <w:szCs w:val="24"/>
                            <w:lang w:val="en-US"/>
                          </w:rPr>
                        </w:rPrChange>
                      </w:rPr>
                      <m:t>BDFR</m:t>
                    </w:del>
                  </m:r>
                  <m:d>
                    <m:dPr>
                      <m:ctrlPr>
                        <w:del w:id="1381" w:author="Борис Гогинян" w:date="2020-05-09T23:36:00Z">
                          <w:rPr>
                            <w:rFonts w:ascii="Cambria Math" w:hAnsi="Cambria Math" w:cs="Times New Roman"/>
                            <w:i/>
                            <w:sz w:val="28"/>
                            <w:szCs w:val="24"/>
                            <w:lang w:val="en-US"/>
                          </w:rPr>
                        </w:del>
                      </m:ctrlPr>
                    </m:dPr>
                    <m:e>
                      <m:r>
                        <w:del w:id="1382" w:author="Борис Гогинян" w:date="2020-05-09T23:36:00Z">
                          <w:rPr>
                            <w:rFonts w:ascii="Cambria Math" w:hAnsi="Cambria Math" w:cs="Times New Roman"/>
                            <w:sz w:val="28"/>
                            <w:szCs w:val="24"/>
                            <w:lang w:val="en-US"/>
                            <w:rPrChange w:id="1383" w:author="Борис Гогинян" w:date="2020-04-24T14:10:00Z">
                              <w:rPr>
                                <w:rFonts w:ascii="Cambria Math" w:hAnsi="Cambria Math" w:cs="Times New Roman"/>
                                <w:sz w:val="24"/>
                                <w:szCs w:val="24"/>
                                <w:lang w:val="en-US"/>
                              </w:rPr>
                            </w:rPrChange>
                          </w:rPr>
                          <m:t>x,</m:t>
                        </w:del>
                      </m:r>
                      <m:acc>
                        <m:accPr>
                          <m:chr m:val="⃗"/>
                          <m:ctrlPr>
                            <w:del w:id="1384" w:author="Борис Гогинян" w:date="2020-05-09T23:36:00Z">
                              <w:rPr>
                                <w:rFonts w:ascii="Cambria Math" w:hAnsi="Cambria Math" w:cs="Times New Roman"/>
                                <w:i/>
                                <w:sz w:val="28"/>
                                <w:szCs w:val="24"/>
                              </w:rPr>
                            </w:del>
                          </m:ctrlPr>
                        </m:accPr>
                        <m:e>
                          <m:r>
                            <w:del w:id="1385" w:author="Борис Гогинян" w:date="2020-05-09T23:36:00Z">
                              <w:rPr>
                                <w:rFonts w:ascii="Cambria Math" w:hAnsi="Cambria Math" w:cs="Times New Roman"/>
                                <w:sz w:val="28"/>
                                <w:szCs w:val="24"/>
                                <w:rPrChange w:id="1386" w:author="Борис Гогинян" w:date="2020-04-24T14:10:00Z">
                                  <w:rPr>
                                    <w:rFonts w:ascii="Cambria Math" w:hAnsi="Cambria Math" w:cs="Times New Roman"/>
                                    <w:sz w:val="24"/>
                                    <w:szCs w:val="24"/>
                                  </w:rPr>
                                </w:rPrChange>
                              </w:rPr>
                              <m:t>l</m:t>
                            </w:del>
                          </m:r>
                        </m:e>
                      </m:acc>
                      <m:r>
                        <w:del w:id="1387" w:author="Борис Гогинян" w:date="2020-05-09T23:36:00Z">
                          <w:rPr>
                            <w:rFonts w:ascii="Cambria Math" w:hAnsi="Cambria Math" w:cs="Times New Roman"/>
                            <w:sz w:val="28"/>
                            <w:szCs w:val="24"/>
                            <w:lang w:val="en-US"/>
                            <w:rPrChange w:id="1388" w:author="Борис Гогинян" w:date="2020-04-24T14:10:00Z">
                              <w:rPr>
                                <w:rFonts w:ascii="Cambria Math" w:hAnsi="Cambria Math" w:cs="Times New Roman"/>
                                <w:sz w:val="24"/>
                                <w:szCs w:val="24"/>
                                <w:lang w:val="en-US"/>
                              </w:rPr>
                            </w:rPrChange>
                          </w:rPr>
                          <m:t xml:space="preserve"> , </m:t>
                        </w:del>
                      </m:r>
                      <m:acc>
                        <m:accPr>
                          <m:chr m:val="⃗"/>
                          <m:ctrlPr>
                            <w:del w:id="1389" w:author="Борис Гогинян" w:date="2020-05-09T23:36:00Z">
                              <w:rPr>
                                <w:rFonts w:ascii="Cambria Math" w:hAnsi="Cambria Math" w:cs="Times New Roman"/>
                                <w:i/>
                                <w:sz w:val="28"/>
                                <w:szCs w:val="24"/>
                              </w:rPr>
                            </w:del>
                          </m:ctrlPr>
                        </m:accPr>
                        <m:e>
                          <m:r>
                            <w:del w:id="1390" w:author="Борис Гогинян" w:date="2020-05-09T23:36:00Z">
                              <w:rPr>
                                <w:rFonts w:ascii="Cambria Math" w:hAnsi="Cambria Math" w:cs="Times New Roman"/>
                                <w:sz w:val="28"/>
                                <w:szCs w:val="24"/>
                                <w:rPrChange w:id="1391" w:author="Борис Гогинян" w:date="2020-04-24T14:10:00Z">
                                  <w:rPr>
                                    <w:rFonts w:ascii="Cambria Math" w:hAnsi="Cambria Math" w:cs="Times New Roman"/>
                                    <w:sz w:val="24"/>
                                    <w:szCs w:val="24"/>
                                  </w:rPr>
                                </w:rPrChange>
                              </w:rPr>
                              <m:t>v</m:t>
                            </w:del>
                          </m:r>
                        </m:e>
                      </m:acc>
                      <m:r>
                        <w:del w:id="1392" w:author="Борис Гогинян" w:date="2020-05-09T23:36:00Z">
                          <w:rPr>
                            <w:rFonts w:ascii="Cambria Math" w:hAnsi="Cambria Math" w:cs="Times New Roman"/>
                            <w:sz w:val="28"/>
                            <w:szCs w:val="24"/>
                            <w:lang w:val="en-US"/>
                            <w:rPrChange w:id="1393" w:author="Борис Гогинян" w:date="2020-04-24T14:10:00Z">
                              <w:rPr>
                                <w:rFonts w:ascii="Cambria Math" w:hAnsi="Cambria Math" w:cs="Times New Roman"/>
                                <w:sz w:val="24"/>
                                <w:szCs w:val="24"/>
                                <w:lang w:val="en-US"/>
                              </w:rPr>
                            </w:rPrChange>
                          </w:rPr>
                          <m:t xml:space="preserve">, </m:t>
                        </w:del>
                      </m:r>
                      <m:r>
                        <w:del w:id="1394" w:author="Борис Гогинян" w:date="2020-05-09T23:36:00Z">
                          <w:rPr>
                            <w:rFonts w:ascii="Cambria Math" w:hAnsi="Cambria Math" w:cs="Times New Roman"/>
                            <w:sz w:val="28"/>
                            <w:szCs w:val="24"/>
                            <w:rPrChange w:id="1395" w:author="Борис Гогинян" w:date="2020-04-24T14:10:00Z">
                              <w:rPr>
                                <w:rFonts w:ascii="Cambria Math" w:hAnsi="Cambria Math" w:cs="Times New Roman"/>
                                <w:sz w:val="24"/>
                                <w:szCs w:val="24"/>
                              </w:rPr>
                            </w:rPrChange>
                          </w:rPr>
                          <m:t xml:space="preserve">λ </m:t>
                        </w:del>
                      </m:r>
                    </m:e>
                  </m:d>
                  <m:r>
                    <w:del w:id="1396" w:author="Борис Гогинян" w:date="2020-05-09T23:36:00Z">
                      <w:rPr>
                        <w:rFonts w:ascii="Cambria Math" w:hAnsi="Cambria Math" w:cs="Times New Roman"/>
                        <w:sz w:val="28"/>
                        <w:szCs w:val="24"/>
                        <w:lang w:val="en-US"/>
                        <w:rPrChange w:id="1397" w:author="Борис Гогинян" w:date="2020-04-24T14:10:00Z">
                          <w:rPr>
                            <w:rFonts w:ascii="Cambria Math" w:hAnsi="Cambria Math" w:cs="Times New Roman"/>
                            <w:sz w:val="24"/>
                            <w:szCs w:val="24"/>
                            <w:lang w:val="en-US"/>
                          </w:rPr>
                        </w:rPrChange>
                      </w:rPr>
                      <m:t>∙</m:t>
                    </w:del>
                  </m:r>
                  <m:sSub>
                    <m:sSubPr>
                      <m:ctrlPr>
                        <w:del w:id="1398" w:author="Борис Гогинян" w:date="2020-05-09T23:36:00Z">
                          <w:rPr>
                            <w:rFonts w:ascii="Cambria Math" w:hAnsi="Cambria Math" w:cs="Times New Roman"/>
                            <w:i/>
                            <w:sz w:val="28"/>
                            <w:szCs w:val="24"/>
                          </w:rPr>
                        </w:del>
                      </m:ctrlPr>
                    </m:sSubPr>
                    <m:e>
                      <m:r>
                        <w:del w:id="1399" w:author="Борис Гогинян" w:date="2020-05-09T23:36:00Z">
                          <w:rPr>
                            <w:rFonts w:ascii="Cambria Math" w:hAnsi="Cambria Math" w:cs="Times New Roman"/>
                            <w:sz w:val="28"/>
                            <w:szCs w:val="24"/>
                            <w:rPrChange w:id="1400" w:author="Борис Гогинян" w:date="2020-04-24T14:10:00Z">
                              <w:rPr>
                                <w:rFonts w:ascii="Cambria Math" w:hAnsi="Cambria Math" w:cs="Times New Roman"/>
                                <w:sz w:val="24"/>
                                <w:szCs w:val="24"/>
                              </w:rPr>
                            </w:rPrChange>
                          </w:rPr>
                          <m:t>L</m:t>
                        </w:del>
                      </m:r>
                    </m:e>
                    <m:sub>
                      <m:r>
                        <w:del w:id="1401" w:author="Борис Гогинян" w:date="2020-05-09T23:36:00Z">
                          <w:rPr>
                            <w:rFonts w:ascii="Cambria Math" w:hAnsi="Cambria Math" w:cs="Times New Roman"/>
                            <w:sz w:val="28"/>
                            <w:szCs w:val="24"/>
                            <w:lang w:val="en-US"/>
                            <w:rPrChange w:id="1402" w:author="Борис Гогинян" w:date="2020-04-24T14:10:00Z">
                              <w:rPr>
                                <w:rFonts w:ascii="Cambria Math" w:hAnsi="Cambria Math" w:cs="Times New Roman"/>
                                <w:sz w:val="24"/>
                                <w:szCs w:val="24"/>
                                <w:lang w:val="en-US"/>
                              </w:rPr>
                            </w:rPrChange>
                          </w:rPr>
                          <m:t>i</m:t>
                        </w:del>
                      </m:r>
                    </m:sub>
                  </m:sSub>
                  <m:d>
                    <m:dPr>
                      <m:ctrlPr>
                        <w:del w:id="1403" w:author="Борис Гогинян" w:date="2020-05-09T23:36:00Z">
                          <w:rPr>
                            <w:rFonts w:ascii="Cambria Math" w:hAnsi="Cambria Math" w:cs="Times New Roman"/>
                            <w:i/>
                            <w:sz w:val="28"/>
                            <w:szCs w:val="24"/>
                          </w:rPr>
                        </w:del>
                      </m:ctrlPr>
                    </m:dPr>
                    <m:e>
                      <m:r>
                        <w:del w:id="1404" w:author="Борис Гогинян" w:date="2020-05-09T23:36:00Z">
                          <w:rPr>
                            <w:rFonts w:ascii="Cambria Math" w:hAnsi="Cambria Math" w:cs="Times New Roman"/>
                            <w:sz w:val="28"/>
                            <w:szCs w:val="24"/>
                            <w:rPrChange w:id="1405" w:author="Борис Гогинян" w:date="2020-04-24T14:10:00Z">
                              <w:rPr>
                                <w:rFonts w:ascii="Cambria Math" w:hAnsi="Cambria Math" w:cs="Times New Roman"/>
                                <w:sz w:val="24"/>
                                <w:szCs w:val="24"/>
                              </w:rPr>
                            </w:rPrChange>
                          </w:rPr>
                          <m:t>x,</m:t>
                        </w:del>
                      </m:r>
                      <m:acc>
                        <m:accPr>
                          <m:chr m:val="⃗"/>
                          <m:ctrlPr>
                            <w:del w:id="1406" w:author="Борис Гогинян" w:date="2020-05-09T23:36:00Z">
                              <w:rPr>
                                <w:rFonts w:ascii="Cambria Math" w:hAnsi="Cambria Math" w:cs="Times New Roman"/>
                                <w:i/>
                                <w:sz w:val="28"/>
                                <w:szCs w:val="24"/>
                              </w:rPr>
                            </w:del>
                          </m:ctrlPr>
                        </m:accPr>
                        <m:e>
                          <m:r>
                            <w:del w:id="1407" w:author="Борис Гогинян" w:date="2020-05-09T23:36:00Z">
                              <w:rPr>
                                <w:rFonts w:ascii="Cambria Math" w:hAnsi="Cambria Math" w:cs="Times New Roman"/>
                                <w:sz w:val="28"/>
                                <w:szCs w:val="24"/>
                                <w:rPrChange w:id="1408" w:author="Борис Гогинян" w:date="2020-04-24T14:10:00Z">
                                  <w:rPr>
                                    <w:rFonts w:ascii="Cambria Math" w:hAnsi="Cambria Math" w:cs="Times New Roman"/>
                                    <w:sz w:val="24"/>
                                    <w:szCs w:val="24"/>
                                  </w:rPr>
                                </w:rPrChange>
                              </w:rPr>
                              <m:t>l</m:t>
                            </w:del>
                          </m:r>
                        </m:e>
                      </m:acc>
                      <m:r>
                        <w:del w:id="1409" w:author="Борис Гогинян" w:date="2020-05-09T23:36:00Z">
                          <w:rPr>
                            <w:rFonts w:ascii="Cambria Math" w:hAnsi="Cambria Math" w:cs="Times New Roman"/>
                            <w:sz w:val="28"/>
                            <w:szCs w:val="24"/>
                            <w:rPrChange w:id="1410" w:author="Борис Гогинян" w:date="2020-04-24T14:10:00Z">
                              <w:rPr>
                                <w:rFonts w:ascii="Cambria Math" w:hAnsi="Cambria Math" w:cs="Times New Roman"/>
                                <w:sz w:val="24"/>
                                <w:szCs w:val="24"/>
                              </w:rPr>
                            </w:rPrChange>
                          </w:rPr>
                          <m:t xml:space="preserve">, λ </m:t>
                        </w:del>
                      </m:r>
                    </m:e>
                  </m:d>
                  <m:r>
                    <w:del w:id="1411" w:author="Борис Гогинян" w:date="2020-05-09T23:36:00Z">
                      <w:rPr>
                        <w:rFonts w:ascii="Cambria Math" w:hAnsi="Cambria Math" w:cs="Times New Roman"/>
                        <w:sz w:val="28"/>
                        <w:szCs w:val="24"/>
                        <w:rPrChange w:id="1412" w:author="Борис Гогинян" w:date="2020-04-24T14:10:00Z">
                          <w:rPr>
                            <w:rFonts w:ascii="Cambria Math" w:hAnsi="Cambria Math" w:cs="Times New Roman"/>
                            <w:sz w:val="24"/>
                            <w:szCs w:val="24"/>
                          </w:rPr>
                        </w:rPrChange>
                      </w:rPr>
                      <m:t>∙</m:t>
                    </w:del>
                  </m:r>
                  <m:d>
                    <m:dPr>
                      <m:ctrlPr>
                        <w:del w:id="1413" w:author="Борис Гогинян" w:date="2020-05-09T23:36:00Z">
                          <w:rPr>
                            <w:rFonts w:ascii="Cambria Math" w:hAnsi="Cambria Math" w:cs="Times New Roman"/>
                            <w:i/>
                            <w:sz w:val="28"/>
                            <w:szCs w:val="24"/>
                          </w:rPr>
                        </w:del>
                      </m:ctrlPr>
                    </m:dPr>
                    <m:e>
                      <m:r>
                        <w:del w:id="1414" w:author="Борис Гогинян" w:date="2020-05-09T23:36:00Z">
                          <w:rPr>
                            <w:rFonts w:ascii="Cambria Math" w:hAnsi="Cambria Math" w:cs="Times New Roman"/>
                            <w:sz w:val="28"/>
                            <w:szCs w:val="24"/>
                            <w:rPrChange w:id="1415" w:author="Борис Гогинян" w:date="2020-04-24T14:10:00Z">
                              <w:rPr>
                                <w:rFonts w:ascii="Cambria Math" w:hAnsi="Cambria Math" w:cs="Times New Roman"/>
                                <w:sz w:val="24"/>
                                <w:szCs w:val="24"/>
                              </w:rPr>
                            </w:rPrChange>
                          </w:rPr>
                          <m:t>-</m:t>
                        </w:del>
                      </m:r>
                      <m:acc>
                        <m:accPr>
                          <m:chr m:val="⃗"/>
                          <m:ctrlPr>
                            <w:del w:id="1416" w:author="Борис Гогинян" w:date="2020-05-09T23:36:00Z">
                              <w:rPr>
                                <w:rFonts w:ascii="Cambria Math" w:hAnsi="Cambria Math" w:cs="Times New Roman"/>
                                <w:i/>
                                <w:sz w:val="28"/>
                                <w:szCs w:val="24"/>
                              </w:rPr>
                            </w:del>
                          </m:ctrlPr>
                        </m:accPr>
                        <m:e>
                          <m:r>
                            <w:del w:id="1417" w:author="Борис Гогинян" w:date="2020-05-09T23:36:00Z">
                              <w:rPr>
                                <w:rFonts w:ascii="Cambria Math" w:hAnsi="Cambria Math" w:cs="Times New Roman"/>
                                <w:sz w:val="28"/>
                                <w:szCs w:val="24"/>
                                <w:rPrChange w:id="1418" w:author="Борис Гогинян" w:date="2020-04-24T14:10:00Z">
                                  <w:rPr>
                                    <w:rFonts w:ascii="Cambria Math" w:hAnsi="Cambria Math" w:cs="Times New Roman"/>
                                    <w:sz w:val="24"/>
                                    <w:szCs w:val="24"/>
                                  </w:rPr>
                                </w:rPrChange>
                              </w:rPr>
                              <m:t>l</m:t>
                            </w:del>
                          </m:r>
                        </m:e>
                      </m:acc>
                      <m:r>
                        <w:del w:id="1419" w:author="Борис Гогинян" w:date="2020-05-09T23:36:00Z">
                          <w:rPr>
                            <w:rFonts w:ascii="Cambria Math" w:hAnsi="Cambria Math" w:cs="Times New Roman"/>
                            <w:sz w:val="28"/>
                            <w:szCs w:val="24"/>
                            <w:rPrChange w:id="1420" w:author="Борис Гогинян" w:date="2020-04-24T14:10:00Z">
                              <w:rPr>
                                <w:rFonts w:ascii="Cambria Math" w:hAnsi="Cambria Math" w:cs="Times New Roman"/>
                                <w:sz w:val="24"/>
                                <w:szCs w:val="24"/>
                              </w:rPr>
                            </w:rPrChange>
                          </w:rPr>
                          <m:t>∙</m:t>
                        </w:del>
                      </m:r>
                      <m:acc>
                        <m:accPr>
                          <m:chr m:val="⃗"/>
                          <m:ctrlPr>
                            <w:del w:id="1421" w:author="Борис Гогинян" w:date="2020-05-09T23:36:00Z">
                              <w:rPr>
                                <w:rFonts w:ascii="Cambria Math" w:hAnsi="Cambria Math" w:cs="Times New Roman"/>
                                <w:i/>
                                <w:sz w:val="28"/>
                                <w:szCs w:val="24"/>
                              </w:rPr>
                            </w:del>
                          </m:ctrlPr>
                        </m:accPr>
                        <m:e>
                          <m:r>
                            <w:del w:id="1422" w:author="Борис Гогинян" w:date="2020-05-09T23:36:00Z">
                              <w:rPr>
                                <w:rFonts w:ascii="Cambria Math" w:hAnsi="Cambria Math" w:cs="Times New Roman"/>
                                <w:sz w:val="28"/>
                                <w:szCs w:val="24"/>
                                <w:rPrChange w:id="1423" w:author="Борис Гогинян" w:date="2020-04-24T14:10:00Z">
                                  <w:rPr>
                                    <w:rFonts w:ascii="Cambria Math" w:hAnsi="Cambria Math" w:cs="Times New Roman"/>
                                    <w:sz w:val="24"/>
                                    <w:szCs w:val="24"/>
                                  </w:rPr>
                                </w:rPrChange>
                              </w:rPr>
                              <m:t>n</m:t>
                            </w:del>
                          </m:r>
                        </m:e>
                      </m:acc>
                    </m:e>
                  </m:d>
                </m:e>
              </m:d>
            </m:e>
          </m:nary>
          <m:r>
            <w:del w:id="1424" w:author="Борис Гогинян" w:date="2020-05-09T23:36:00Z">
              <w:rPr>
                <w:rFonts w:ascii="Cambria Math" w:hAnsi="Cambria Math" w:cs="Times New Roman"/>
                <w:sz w:val="28"/>
                <w:szCs w:val="24"/>
                <w:rPrChange w:id="1425" w:author="Борис Гогинян" w:date="2020-04-24T14:10:00Z">
                  <w:rPr>
                    <w:rFonts w:ascii="Cambria Math" w:hAnsi="Cambria Math" w:cs="Times New Roman"/>
                    <w:sz w:val="24"/>
                    <w:szCs w:val="24"/>
                  </w:rPr>
                </w:rPrChange>
              </w:rPr>
              <m:t>dw, где</m:t>
            </w:del>
          </m:r>
        </m:oMath>
      </m:oMathPara>
    </w:p>
    <w:p w14:paraId="77AC25BA" w14:textId="4110FE01" w:rsidR="008F0A58" w:rsidRPr="008A0571" w:rsidDel="007E5F37" w:rsidRDefault="008F0A58">
      <w:pPr>
        <w:spacing w:after="0" w:line="360" w:lineRule="auto"/>
        <w:contextualSpacing/>
        <w:jc w:val="both"/>
        <w:rPr>
          <w:del w:id="1426" w:author="Борис Гогинян" w:date="2020-05-09T23:36:00Z"/>
          <w:rFonts w:ascii="Times New Roman" w:hAnsi="Times New Roman" w:cs="Times New Roman"/>
          <w:i/>
          <w:sz w:val="28"/>
          <w:szCs w:val="24"/>
          <w:rPrChange w:id="1427" w:author="Борис Гогинян" w:date="2020-04-24T14:10:00Z">
            <w:rPr>
              <w:del w:id="1428" w:author="Борис Гогинян" w:date="2020-05-09T23:36:00Z"/>
              <w:rFonts w:ascii="Times New Roman" w:hAnsi="Times New Roman" w:cs="Times New Roman"/>
              <w:i/>
              <w:sz w:val="24"/>
              <w:szCs w:val="24"/>
            </w:rPr>
          </w:rPrChange>
        </w:rPr>
        <w:pPrChange w:id="1429" w:author="Борис Гогинян" w:date="2020-05-09T23:41:00Z">
          <w:pPr>
            <w:spacing w:after="0" w:line="360" w:lineRule="auto"/>
            <w:ind w:left="567" w:firstLine="567"/>
            <w:contextualSpacing/>
            <w:jc w:val="both"/>
          </w:pPr>
        </w:pPrChange>
      </w:pPr>
      <m:oMathPara>
        <m:oMathParaPr>
          <m:jc m:val="left"/>
        </m:oMathParaPr>
        <m:oMath>
          <m:r>
            <w:del w:id="1430" w:author="Борис Гогинян" w:date="2020-05-09T23:36:00Z">
              <w:rPr>
                <w:rFonts w:ascii="Cambria Math" w:hAnsi="Cambria Math" w:cs="Times New Roman"/>
                <w:sz w:val="28"/>
                <w:szCs w:val="24"/>
                <w:rPrChange w:id="1431" w:author="Борис Гогинян" w:date="2020-04-24T14:10:00Z">
                  <w:rPr>
                    <w:rFonts w:ascii="Cambria Math" w:hAnsi="Cambria Math" w:cs="Times New Roman"/>
                    <w:sz w:val="24"/>
                    <w:szCs w:val="24"/>
                  </w:rPr>
                </w:rPrChange>
              </w:rPr>
              <m:t>λ-длина волны света</m:t>
            </w:del>
          </m:r>
        </m:oMath>
      </m:oMathPara>
    </w:p>
    <w:p w14:paraId="25108099" w14:textId="6529B10A" w:rsidR="008F0A58" w:rsidRPr="008A0571" w:rsidDel="007E5F37" w:rsidRDefault="006145D6">
      <w:pPr>
        <w:spacing w:after="0" w:line="360" w:lineRule="auto"/>
        <w:contextualSpacing/>
        <w:rPr>
          <w:del w:id="1432" w:author="Борис Гогинян" w:date="2020-05-09T23:36:00Z"/>
          <w:rFonts w:ascii="Times New Roman" w:hAnsi="Times New Roman" w:cs="Times New Roman"/>
          <w:sz w:val="28"/>
          <w:szCs w:val="24"/>
          <w:rPrChange w:id="1433" w:author="Борис Гогинян" w:date="2020-04-24T14:10:00Z">
            <w:rPr>
              <w:del w:id="1434" w:author="Борис Гогинян" w:date="2020-05-09T23:36:00Z"/>
              <w:rFonts w:ascii="Times New Roman" w:hAnsi="Times New Roman" w:cs="Times New Roman"/>
              <w:sz w:val="24"/>
              <w:szCs w:val="24"/>
            </w:rPr>
          </w:rPrChange>
        </w:rPr>
        <w:pPrChange w:id="1435" w:author="Борис Гогинян" w:date="2020-05-09T23:41:00Z">
          <w:pPr>
            <w:spacing w:after="0" w:line="360" w:lineRule="auto"/>
            <w:ind w:left="567"/>
            <w:contextualSpacing/>
          </w:pPr>
        </w:pPrChange>
      </w:pPr>
      <m:oMath>
        <m:sSub>
          <m:sSubPr>
            <m:ctrlPr>
              <w:del w:id="1436" w:author="Борис Гогинян" w:date="2020-05-09T23:36:00Z">
                <w:rPr>
                  <w:rFonts w:ascii="Cambria Math" w:hAnsi="Cambria Math" w:cs="Times New Roman"/>
                  <w:i/>
                  <w:sz w:val="28"/>
                  <w:szCs w:val="24"/>
                </w:rPr>
              </w:del>
            </m:ctrlPr>
          </m:sSubPr>
          <m:e>
            <m:r>
              <w:del w:id="1437" w:author="Борис Гогинян" w:date="2020-05-09T23:36:00Z">
                <w:rPr>
                  <w:rFonts w:ascii="Cambria Math" w:hAnsi="Cambria Math" w:cs="Times New Roman"/>
                  <w:sz w:val="28"/>
                  <w:szCs w:val="24"/>
                  <w:rPrChange w:id="1438" w:author="Борис Гогинян" w:date="2020-04-24T14:10:00Z">
                    <w:rPr>
                      <w:rFonts w:ascii="Cambria Math" w:hAnsi="Cambria Math" w:cs="Times New Roman"/>
                      <w:sz w:val="24"/>
                      <w:szCs w:val="24"/>
                    </w:rPr>
                  </w:rPrChange>
                </w:rPr>
                <m:t>L</m:t>
              </w:del>
            </m:r>
          </m:e>
          <m:sub>
            <m:r>
              <w:del w:id="1439" w:author="Борис Гогинян" w:date="2020-05-09T23:36:00Z">
                <w:rPr>
                  <w:rFonts w:ascii="Cambria Math" w:hAnsi="Cambria Math" w:cs="Times New Roman"/>
                  <w:sz w:val="28"/>
                  <w:szCs w:val="24"/>
                  <w:rPrChange w:id="1440" w:author="Борис Гогинян" w:date="2020-04-24T14:10:00Z">
                    <w:rPr>
                      <w:rFonts w:ascii="Cambria Math" w:hAnsi="Cambria Math" w:cs="Times New Roman"/>
                      <w:sz w:val="24"/>
                      <w:szCs w:val="24"/>
                    </w:rPr>
                  </w:rPrChange>
                </w:rPr>
                <m:t>0</m:t>
              </w:del>
            </m:r>
          </m:sub>
        </m:sSub>
        <m:d>
          <m:dPr>
            <m:ctrlPr>
              <w:del w:id="1441" w:author="Борис Гогинян" w:date="2020-05-09T23:36:00Z">
                <w:rPr>
                  <w:rFonts w:ascii="Cambria Math" w:hAnsi="Cambria Math" w:cs="Times New Roman"/>
                  <w:i/>
                  <w:sz w:val="28"/>
                  <w:szCs w:val="24"/>
                </w:rPr>
              </w:del>
            </m:ctrlPr>
          </m:dPr>
          <m:e>
            <m:r>
              <w:del w:id="1442" w:author="Борис Гогинян" w:date="2020-05-09T23:36:00Z">
                <w:rPr>
                  <w:rFonts w:ascii="Cambria Math" w:hAnsi="Cambria Math" w:cs="Times New Roman"/>
                  <w:sz w:val="28"/>
                  <w:szCs w:val="24"/>
                  <w:rPrChange w:id="1443" w:author="Борис Гогинян" w:date="2020-04-24T14:10:00Z">
                    <w:rPr>
                      <w:rFonts w:ascii="Cambria Math" w:hAnsi="Cambria Math" w:cs="Times New Roman"/>
                      <w:sz w:val="24"/>
                      <w:szCs w:val="24"/>
                    </w:rPr>
                  </w:rPrChange>
                </w:rPr>
                <m:t>x,</m:t>
              </w:del>
            </m:r>
            <m:acc>
              <m:accPr>
                <m:chr m:val="⃗"/>
                <m:ctrlPr>
                  <w:del w:id="1444" w:author="Борис Гогинян" w:date="2020-05-09T23:36:00Z">
                    <w:rPr>
                      <w:rFonts w:ascii="Cambria Math" w:hAnsi="Cambria Math" w:cs="Times New Roman"/>
                      <w:i/>
                      <w:sz w:val="28"/>
                      <w:szCs w:val="24"/>
                    </w:rPr>
                  </w:del>
                </m:ctrlPr>
              </m:accPr>
              <m:e>
                <m:r>
                  <w:del w:id="1445" w:author="Борис Гогинян" w:date="2020-05-09T23:36:00Z">
                    <w:rPr>
                      <w:rFonts w:ascii="Cambria Math" w:hAnsi="Cambria Math" w:cs="Times New Roman"/>
                      <w:sz w:val="28"/>
                      <w:szCs w:val="24"/>
                      <w:rPrChange w:id="1446" w:author="Борис Гогинян" w:date="2020-04-24T14:10:00Z">
                        <w:rPr>
                          <w:rFonts w:ascii="Cambria Math" w:hAnsi="Cambria Math" w:cs="Times New Roman"/>
                          <w:sz w:val="24"/>
                          <w:szCs w:val="24"/>
                        </w:rPr>
                      </w:rPrChange>
                    </w:rPr>
                    <m:t>v</m:t>
                  </w:del>
                </m:r>
              </m:e>
            </m:acc>
            <m:r>
              <w:del w:id="1447" w:author="Борис Гогинян" w:date="2020-05-09T23:36:00Z">
                <w:rPr>
                  <w:rFonts w:ascii="Cambria Math" w:hAnsi="Cambria Math" w:cs="Times New Roman"/>
                  <w:sz w:val="28"/>
                  <w:szCs w:val="24"/>
                  <w:rPrChange w:id="1448" w:author="Борис Гогинян" w:date="2020-04-24T14:10:00Z">
                    <w:rPr>
                      <w:rFonts w:ascii="Cambria Math" w:hAnsi="Cambria Math" w:cs="Times New Roman"/>
                      <w:sz w:val="24"/>
                      <w:szCs w:val="24"/>
                    </w:rPr>
                  </w:rPrChange>
                </w:rPr>
                <m:t xml:space="preserve">,λ </m:t>
              </w:del>
            </m:r>
          </m:e>
        </m:d>
        <m:r>
          <w:del w:id="1449" w:author="Борис Гогинян" w:date="2020-05-09T23:36:00Z">
            <w:rPr>
              <w:rFonts w:ascii="Cambria Math" w:hAnsi="Cambria Math" w:cs="Times New Roman"/>
              <w:sz w:val="28"/>
              <w:szCs w:val="24"/>
              <w:rPrChange w:id="1450" w:author="Борис Гогинян" w:date="2020-04-24T14:10:00Z">
                <w:rPr>
                  <w:rFonts w:ascii="Cambria Math" w:hAnsi="Cambria Math" w:cs="Times New Roman"/>
                  <w:sz w:val="24"/>
                  <w:szCs w:val="24"/>
                </w:rPr>
              </w:rPrChange>
            </w:rPr>
            <m:t xml:space="preserve"> </m:t>
          </w:del>
        </m:r>
      </m:oMath>
      <w:del w:id="1451" w:author="Борис Гогинян" w:date="2020-05-09T23:36:00Z">
        <w:r w:rsidR="008F0A58" w:rsidRPr="008A0571" w:rsidDel="007E5F37">
          <w:rPr>
            <w:rFonts w:ascii="Times New Roman" w:hAnsi="Times New Roman" w:cs="Times New Roman"/>
            <w:i/>
            <w:sz w:val="28"/>
            <w:szCs w:val="24"/>
            <w:rPrChange w:id="1452" w:author="Борис Гогинян" w:date="2020-04-24T14:10:00Z">
              <w:rPr>
                <w:rFonts w:ascii="Times New Roman" w:hAnsi="Times New Roman" w:cs="Times New Roman"/>
                <w:i/>
                <w:sz w:val="24"/>
                <w:szCs w:val="24"/>
              </w:rPr>
            </w:rPrChange>
          </w:rPr>
          <w:delText xml:space="preserve">- </w:delText>
        </w:r>
        <w:r w:rsidR="008F0A58" w:rsidRPr="008A0571" w:rsidDel="007E5F37">
          <w:rPr>
            <w:rFonts w:ascii="Times New Roman" w:hAnsi="Times New Roman" w:cs="Times New Roman"/>
            <w:sz w:val="28"/>
            <w:szCs w:val="24"/>
            <w:rPrChange w:id="1453" w:author="Борис Гогинян" w:date="2020-04-24T14:10:00Z">
              <w:rPr>
                <w:rFonts w:ascii="Times New Roman" w:hAnsi="Times New Roman" w:cs="Times New Roman"/>
                <w:sz w:val="24"/>
                <w:szCs w:val="24"/>
              </w:rPr>
            </w:rPrChange>
          </w:rPr>
          <w:delText xml:space="preserve">количество излучения заданной длины волны </w:delText>
        </w:r>
        <m:oMath>
          <m:r>
            <w:rPr>
              <w:rFonts w:ascii="Cambria Math" w:hAnsi="Cambria Math" w:cs="Times New Roman"/>
              <w:sz w:val="28"/>
              <w:szCs w:val="24"/>
              <w:rPrChange w:id="1454" w:author="Борис Гогинян" w:date="2020-04-24T14:10:00Z">
                <w:rPr>
                  <w:rFonts w:ascii="Cambria Math" w:hAnsi="Cambria Math" w:cs="Times New Roman"/>
                  <w:sz w:val="24"/>
                  <w:szCs w:val="24"/>
                </w:rPr>
              </w:rPrChange>
            </w:rPr>
            <m:t>λ</m:t>
          </m:r>
        </m:oMath>
        <w:r w:rsidR="008F0A58" w:rsidRPr="008A0571" w:rsidDel="007E5F37">
          <w:rPr>
            <w:rFonts w:ascii="Times New Roman" w:hAnsi="Times New Roman" w:cs="Times New Roman"/>
            <w:sz w:val="28"/>
            <w:szCs w:val="24"/>
            <w:rPrChange w:id="1455" w:author="Борис Гогинян" w:date="2020-04-24T14:10:00Z">
              <w:rPr>
                <w:rFonts w:ascii="Times New Roman" w:hAnsi="Times New Roman" w:cs="Times New Roman"/>
                <w:sz w:val="24"/>
                <w:szCs w:val="24"/>
              </w:rPr>
            </w:rPrChange>
          </w:rPr>
          <w:delText xml:space="preserve"> , исходящего вдоль направления </w:delText>
        </w:r>
        <m:oMath>
          <m:acc>
            <m:accPr>
              <m:chr m:val="⃗"/>
              <m:ctrlPr>
                <w:rPr>
                  <w:rFonts w:ascii="Cambria Math" w:hAnsi="Cambria Math" w:cs="Times New Roman"/>
                  <w:i/>
                  <w:sz w:val="28"/>
                  <w:szCs w:val="24"/>
                </w:rPr>
              </m:ctrlPr>
            </m:accPr>
            <m:e>
              <m:r>
                <w:rPr>
                  <w:rFonts w:ascii="Cambria Math" w:hAnsi="Cambria Math" w:cs="Times New Roman"/>
                  <w:sz w:val="28"/>
                  <w:szCs w:val="24"/>
                  <w:rPrChange w:id="1456" w:author="Борис Гогинян" w:date="2020-04-24T14:10:00Z">
                    <w:rPr>
                      <w:rFonts w:ascii="Cambria Math" w:hAnsi="Cambria Math" w:cs="Times New Roman"/>
                      <w:sz w:val="24"/>
                      <w:szCs w:val="24"/>
                    </w:rPr>
                  </w:rPrChange>
                </w:rPr>
                <m:t>v</m:t>
              </m:r>
            </m:e>
          </m:acc>
        </m:oMath>
        <w:r w:rsidR="008F0A58" w:rsidRPr="008A0571" w:rsidDel="007E5F37">
          <w:rPr>
            <w:rFonts w:ascii="Times New Roman" w:hAnsi="Times New Roman" w:cs="Times New Roman"/>
            <w:sz w:val="28"/>
            <w:szCs w:val="24"/>
            <w:rPrChange w:id="1457" w:author="Борис Гогинян" w:date="2020-04-24T14:10:00Z">
              <w:rPr>
                <w:rFonts w:ascii="Times New Roman" w:hAnsi="Times New Roman" w:cs="Times New Roman"/>
                <w:sz w:val="24"/>
                <w:szCs w:val="24"/>
              </w:rPr>
            </w:rPrChange>
          </w:rPr>
          <w:delText xml:space="preserve"> из заданной точки </w:delText>
        </w:r>
        <m:oMath>
          <m:r>
            <w:rPr>
              <w:rFonts w:ascii="Cambria Math" w:hAnsi="Cambria Math" w:cs="Times New Roman"/>
              <w:sz w:val="28"/>
              <w:szCs w:val="24"/>
              <w:lang w:val="en-US"/>
              <w:rPrChange w:id="1458" w:author="Борис Гогинян" w:date="2020-04-24T14:10:00Z">
                <w:rPr>
                  <w:rFonts w:ascii="Cambria Math" w:hAnsi="Cambria Math" w:cs="Times New Roman"/>
                  <w:sz w:val="24"/>
                  <w:szCs w:val="24"/>
                  <w:lang w:val="en-US"/>
                </w:rPr>
              </w:rPrChange>
            </w:rPr>
            <m:t>x</m:t>
          </m:r>
        </m:oMath>
      </w:del>
    </w:p>
    <w:p w14:paraId="575991E9" w14:textId="33491D35" w:rsidR="00943ECD" w:rsidRPr="008A0571" w:rsidDel="007E5F37" w:rsidRDefault="006145D6">
      <w:pPr>
        <w:spacing w:after="0" w:line="360" w:lineRule="auto"/>
        <w:contextualSpacing/>
        <w:rPr>
          <w:del w:id="1459" w:author="Борис Гогинян" w:date="2020-05-09T23:36:00Z"/>
          <w:rFonts w:ascii="Times New Roman" w:hAnsi="Times New Roman" w:cs="Times New Roman"/>
          <w:sz w:val="28"/>
          <w:szCs w:val="24"/>
          <w:rPrChange w:id="1460" w:author="Борис Гогинян" w:date="2020-04-24T14:10:00Z">
            <w:rPr>
              <w:del w:id="1461" w:author="Борис Гогинян" w:date="2020-05-09T23:36:00Z"/>
              <w:rFonts w:ascii="Times New Roman" w:hAnsi="Times New Roman" w:cs="Times New Roman"/>
              <w:sz w:val="24"/>
              <w:szCs w:val="24"/>
            </w:rPr>
          </w:rPrChange>
        </w:rPr>
        <w:pPrChange w:id="1462" w:author="Борис Гогинян" w:date="2020-05-09T23:41:00Z">
          <w:pPr>
            <w:spacing w:after="0" w:line="360" w:lineRule="auto"/>
            <w:ind w:left="567"/>
            <w:contextualSpacing/>
          </w:pPr>
        </w:pPrChange>
      </w:pPr>
      <m:oMath>
        <m:sSub>
          <m:sSubPr>
            <m:ctrlPr>
              <w:del w:id="1463" w:author="Борис Гогинян" w:date="2020-05-09T23:36:00Z">
                <w:rPr>
                  <w:rFonts w:ascii="Cambria Math" w:hAnsi="Cambria Math" w:cs="Times New Roman"/>
                  <w:i/>
                  <w:sz w:val="28"/>
                  <w:szCs w:val="24"/>
                </w:rPr>
              </w:del>
            </m:ctrlPr>
          </m:sSubPr>
          <m:e>
            <m:r>
              <w:del w:id="1464" w:author="Борис Гогинян" w:date="2020-05-09T23:36:00Z">
                <w:rPr>
                  <w:rFonts w:ascii="Cambria Math" w:hAnsi="Cambria Math" w:cs="Times New Roman"/>
                  <w:sz w:val="28"/>
                  <w:szCs w:val="24"/>
                  <w:rPrChange w:id="1465" w:author="Борис Гогинян" w:date="2020-04-24T14:10:00Z">
                    <w:rPr>
                      <w:rFonts w:ascii="Cambria Math" w:hAnsi="Cambria Math" w:cs="Times New Roman"/>
                      <w:sz w:val="24"/>
                      <w:szCs w:val="24"/>
                    </w:rPr>
                  </w:rPrChange>
                </w:rPr>
                <m:t>L</m:t>
              </w:del>
            </m:r>
          </m:e>
          <m:sub>
            <m:r>
              <w:del w:id="1466" w:author="Борис Гогинян" w:date="2020-05-09T23:36:00Z">
                <w:rPr>
                  <w:rFonts w:ascii="Cambria Math" w:hAnsi="Cambria Math" w:cs="Times New Roman"/>
                  <w:sz w:val="28"/>
                  <w:szCs w:val="24"/>
                  <w:lang w:val="en-US"/>
                  <w:rPrChange w:id="1467" w:author="Борис Гогинян" w:date="2020-04-24T14:10:00Z">
                    <w:rPr>
                      <w:rFonts w:ascii="Cambria Math" w:hAnsi="Cambria Math" w:cs="Times New Roman"/>
                      <w:sz w:val="24"/>
                      <w:szCs w:val="24"/>
                      <w:lang w:val="en-US"/>
                    </w:rPr>
                  </w:rPrChange>
                </w:rPr>
                <m:t>e</m:t>
              </w:del>
            </m:r>
          </m:sub>
        </m:sSub>
        <m:d>
          <m:dPr>
            <m:ctrlPr>
              <w:del w:id="1468" w:author="Борис Гогинян" w:date="2020-05-09T23:36:00Z">
                <w:rPr>
                  <w:rFonts w:ascii="Cambria Math" w:hAnsi="Cambria Math" w:cs="Times New Roman"/>
                  <w:i/>
                  <w:sz w:val="28"/>
                  <w:szCs w:val="24"/>
                </w:rPr>
              </w:del>
            </m:ctrlPr>
          </m:dPr>
          <m:e>
            <m:r>
              <w:del w:id="1469" w:author="Борис Гогинян" w:date="2020-05-09T23:36:00Z">
                <w:rPr>
                  <w:rFonts w:ascii="Cambria Math" w:hAnsi="Cambria Math" w:cs="Times New Roman"/>
                  <w:sz w:val="28"/>
                  <w:szCs w:val="24"/>
                  <w:rPrChange w:id="1470" w:author="Борис Гогинян" w:date="2020-04-24T14:10:00Z">
                    <w:rPr>
                      <w:rFonts w:ascii="Cambria Math" w:hAnsi="Cambria Math" w:cs="Times New Roman"/>
                      <w:sz w:val="24"/>
                      <w:szCs w:val="24"/>
                    </w:rPr>
                  </w:rPrChange>
                </w:rPr>
                <m:t>x,</m:t>
              </w:del>
            </m:r>
            <m:acc>
              <m:accPr>
                <m:chr m:val="⃗"/>
                <m:ctrlPr>
                  <w:del w:id="1471" w:author="Борис Гогинян" w:date="2020-05-09T23:36:00Z">
                    <w:rPr>
                      <w:rFonts w:ascii="Cambria Math" w:hAnsi="Cambria Math" w:cs="Times New Roman"/>
                      <w:i/>
                      <w:sz w:val="28"/>
                      <w:szCs w:val="24"/>
                    </w:rPr>
                  </w:del>
                </m:ctrlPr>
              </m:accPr>
              <m:e>
                <m:r>
                  <w:del w:id="1472" w:author="Борис Гогинян" w:date="2020-05-09T23:36:00Z">
                    <w:rPr>
                      <w:rFonts w:ascii="Cambria Math" w:hAnsi="Cambria Math" w:cs="Times New Roman"/>
                      <w:sz w:val="28"/>
                      <w:szCs w:val="24"/>
                      <w:rPrChange w:id="1473" w:author="Борис Гогинян" w:date="2020-04-24T14:10:00Z">
                        <w:rPr>
                          <w:rFonts w:ascii="Cambria Math" w:hAnsi="Cambria Math" w:cs="Times New Roman"/>
                          <w:sz w:val="24"/>
                          <w:szCs w:val="24"/>
                        </w:rPr>
                      </w:rPrChange>
                    </w:rPr>
                    <m:t>v</m:t>
                  </w:del>
                </m:r>
              </m:e>
            </m:acc>
            <m:r>
              <w:del w:id="1474" w:author="Борис Гогинян" w:date="2020-05-09T23:36:00Z">
                <w:rPr>
                  <w:rFonts w:ascii="Cambria Math" w:hAnsi="Cambria Math" w:cs="Times New Roman"/>
                  <w:sz w:val="28"/>
                  <w:szCs w:val="24"/>
                  <w:rPrChange w:id="1475" w:author="Борис Гогинян" w:date="2020-04-24T14:10:00Z">
                    <w:rPr>
                      <w:rFonts w:ascii="Cambria Math" w:hAnsi="Cambria Math" w:cs="Times New Roman"/>
                      <w:sz w:val="24"/>
                      <w:szCs w:val="24"/>
                    </w:rPr>
                  </w:rPrChange>
                </w:rPr>
                <m:t xml:space="preserve">,λ </m:t>
              </w:del>
            </m:r>
          </m:e>
        </m:d>
      </m:oMath>
      <w:del w:id="1476" w:author="Борис Гогинян" w:date="2020-05-09T23:36:00Z">
        <w:r w:rsidR="00943ECD" w:rsidRPr="008A0571" w:rsidDel="007E5F37">
          <w:rPr>
            <w:rFonts w:ascii="Times New Roman" w:hAnsi="Times New Roman" w:cs="Times New Roman"/>
            <w:sz w:val="28"/>
            <w:szCs w:val="24"/>
            <w:rPrChange w:id="1477" w:author="Борис Гогинян" w:date="2020-04-24T14:10:00Z">
              <w:rPr>
                <w:rFonts w:ascii="Times New Roman" w:hAnsi="Times New Roman" w:cs="Times New Roman"/>
                <w:sz w:val="24"/>
                <w:szCs w:val="24"/>
              </w:rPr>
            </w:rPrChange>
          </w:rPr>
          <w:delText xml:space="preserve"> - излучаемый материалом свет в направлении </w:delText>
        </w:r>
        <m:oMath>
          <m:acc>
            <m:accPr>
              <m:chr m:val="⃗"/>
              <m:ctrlPr>
                <w:rPr>
                  <w:rFonts w:ascii="Cambria Math" w:hAnsi="Cambria Math" w:cs="Times New Roman"/>
                  <w:i/>
                  <w:sz w:val="28"/>
                  <w:szCs w:val="24"/>
                </w:rPr>
              </m:ctrlPr>
            </m:accPr>
            <m:e>
              <m:r>
                <w:rPr>
                  <w:rFonts w:ascii="Cambria Math" w:hAnsi="Cambria Math" w:cs="Times New Roman"/>
                  <w:sz w:val="28"/>
                  <w:szCs w:val="24"/>
                  <w:rPrChange w:id="1478" w:author="Борис Гогинян" w:date="2020-04-24T14:10:00Z">
                    <w:rPr>
                      <w:rFonts w:ascii="Cambria Math" w:hAnsi="Cambria Math" w:cs="Times New Roman"/>
                      <w:sz w:val="24"/>
                      <w:szCs w:val="24"/>
                    </w:rPr>
                  </w:rPrChange>
                </w:rPr>
                <m:t>v</m:t>
              </m:r>
            </m:e>
          </m:acc>
        </m:oMath>
        <w:r w:rsidR="00943ECD" w:rsidRPr="008A0571" w:rsidDel="007E5F37">
          <w:rPr>
            <w:rFonts w:ascii="Times New Roman" w:hAnsi="Times New Roman" w:cs="Times New Roman"/>
            <w:sz w:val="28"/>
            <w:szCs w:val="24"/>
            <w:rPrChange w:id="1479" w:author="Борис Гогинян" w:date="2020-04-24T14:10:00Z">
              <w:rPr>
                <w:rFonts w:ascii="Times New Roman" w:hAnsi="Times New Roman" w:cs="Times New Roman"/>
                <w:sz w:val="24"/>
                <w:szCs w:val="24"/>
              </w:rPr>
            </w:rPrChange>
          </w:rPr>
          <w:delText xml:space="preserve"> длины волны </w:delText>
        </w:r>
        <m:oMath>
          <m:r>
            <w:rPr>
              <w:rFonts w:ascii="Cambria Math" w:hAnsi="Cambria Math" w:cs="Times New Roman"/>
              <w:sz w:val="28"/>
              <w:szCs w:val="24"/>
              <w:rPrChange w:id="1480" w:author="Борис Гогинян" w:date="2020-04-24T14:10:00Z">
                <w:rPr>
                  <w:rFonts w:ascii="Cambria Math" w:hAnsi="Cambria Math" w:cs="Times New Roman"/>
                  <w:sz w:val="24"/>
                  <w:szCs w:val="24"/>
                </w:rPr>
              </w:rPrChange>
            </w:rPr>
            <m:t>λ</m:t>
          </m:r>
        </m:oMath>
        <w:r w:rsidR="00943ECD" w:rsidRPr="008A0571" w:rsidDel="007E5F37">
          <w:rPr>
            <w:rFonts w:ascii="Times New Roman" w:hAnsi="Times New Roman" w:cs="Times New Roman"/>
            <w:sz w:val="28"/>
            <w:szCs w:val="24"/>
            <w:rPrChange w:id="1481" w:author="Борис Гогинян" w:date="2020-04-24T14:10:00Z">
              <w:rPr>
                <w:rFonts w:ascii="Times New Roman" w:hAnsi="Times New Roman" w:cs="Times New Roman"/>
                <w:sz w:val="24"/>
                <w:szCs w:val="24"/>
              </w:rPr>
            </w:rPrChange>
          </w:rPr>
          <w:delText xml:space="preserve"> в точке </w:delText>
        </w:r>
        <m:oMath>
          <m:r>
            <w:rPr>
              <w:rFonts w:ascii="Cambria Math" w:hAnsi="Cambria Math" w:cs="Times New Roman"/>
              <w:sz w:val="28"/>
              <w:szCs w:val="24"/>
              <w:lang w:val="en-US"/>
              <w:rPrChange w:id="1482" w:author="Борис Гогинян" w:date="2020-04-24T14:10:00Z">
                <w:rPr>
                  <w:rFonts w:ascii="Cambria Math" w:hAnsi="Cambria Math" w:cs="Times New Roman"/>
                  <w:sz w:val="24"/>
                  <w:szCs w:val="24"/>
                  <w:lang w:val="en-US"/>
                </w:rPr>
              </w:rPrChange>
            </w:rPr>
            <m:t>x</m:t>
          </m:r>
        </m:oMath>
      </w:del>
    </w:p>
    <w:p w14:paraId="1B966FEB" w14:textId="4FCB4F95" w:rsidR="008F0A58" w:rsidRPr="008A0571" w:rsidDel="007E5F37" w:rsidRDefault="006145D6">
      <w:pPr>
        <w:spacing w:after="0" w:line="360" w:lineRule="auto"/>
        <w:contextualSpacing/>
        <w:jc w:val="both"/>
        <w:rPr>
          <w:del w:id="1483" w:author="Борис Гогинян" w:date="2020-05-09T23:36:00Z"/>
          <w:rFonts w:ascii="Times New Roman" w:hAnsi="Times New Roman" w:cs="Times New Roman"/>
          <w:sz w:val="28"/>
          <w:szCs w:val="24"/>
          <w:rPrChange w:id="1484" w:author="Борис Гогинян" w:date="2020-04-24T14:10:00Z">
            <w:rPr>
              <w:del w:id="1485" w:author="Борис Гогинян" w:date="2020-05-09T23:36:00Z"/>
              <w:rFonts w:ascii="Times New Roman" w:hAnsi="Times New Roman" w:cs="Times New Roman"/>
              <w:sz w:val="24"/>
              <w:szCs w:val="24"/>
            </w:rPr>
          </w:rPrChange>
        </w:rPr>
        <w:pPrChange w:id="1486" w:author="Борис Гогинян" w:date="2020-05-09T23:41:00Z">
          <w:pPr>
            <w:spacing w:after="0" w:line="360" w:lineRule="auto"/>
            <w:ind w:firstLine="567"/>
            <w:contextualSpacing/>
            <w:jc w:val="both"/>
          </w:pPr>
        </w:pPrChange>
      </w:pPr>
      <m:oMath>
        <m:nary>
          <m:naryPr>
            <m:limLoc m:val="undOvr"/>
            <m:ctrlPr>
              <w:del w:id="1487" w:author="Борис Гогинян" w:date="2020-05-09T23:36:00Z">
                <w:rPr>
                  <w:rFonts w:ascii="Cambria Math" w:hAnsi="Cambria Math" w:cs="Times New Roman"/>
                  <w:i/>
                  <w:sz w:val="28"/>
                  <w:szCs w:val="24"/>
                </w:rPr>
              </w:del>
            </m:ctrlPr>
          </m:naryPr>
          <m:sub>
            <m:r>
              <w:del w:id="1488" w:author="Борис Гогинян" w:date="2020-05-09T23:36:00Z">
                <w:rPr>
                  <w:rFonts w:ascii="Cambria Math" w:hAnsi="Cambria Math" w:cs="Times New Roman"/>
                  <w:sz w:val="28"/>
                  <w:szCs w:val="24"/>
                  <w:rPrChange w:id="1489" w:author="Борис Гогинян" w:date="2020-04-24T14:10:00Z">
                    <w:rPr>
                      <w:rFonts w:ascii="Cambria Math" w:hAnsi="Cambria Math" w:cs="Times New Roman"/>
                      <w:sz w:val="24"/>
                      <w:szCs w:val="24"/>
                    </w:rPr>
                  </w:rPrChange>
                </w:rPr>
                <m:t>Ω</m:t>
              </w:del>
            </m:r>
          </m:sub>
          <m:sup/>
          <m:e>
            <m:d>
              <m:dPr>
                <m:ctrlPr>
                  <w:del w:id="1490" w:author="Борис Гогинян" w:date="2020-05-09T23:36:00Z">
                    <w:rPr>
                      <w:rFonts w:ascii="Cambria Math" w:hAnsi="Cambria Math" w:cs="Times New Roman"/>
                      <w:i/>
                      <w:sz w:val="28"/>
                      <w:szCs w:val="24"/>
                    </w:rPr>
                  </w:del>
                </m:ctrlPr>
              </m:dPr>
              <m:e>
                <m:r>
                  <w:del w:id="1491" w:author="Борис Гогинян" w:date="2020-05-09T23:36:00Z">
                    <w:rPr>
                      <w:rFonts w:ascii="Cambria Math" w:hAnsi="Cambria Math" w:cs="Times New Roman"/>
                      <w:sz w:val="28"/>
                      <w:szCs w:val="24"/>
                      <w:rPrChange w:id="1492" w:author="Борис Гогинян" w:date="2020-04-24T14:10:00Z">
                        <w:rPr>
                          <w:rFonts w:ascii="Cambria Math" w:hAnsi="Cambria Math" w:cs="Times New Roman"/>
                          <w:sz w:val="24"/>
                          <w:szCs w:val="24"/>
                        </w:rPr>
                      </w:rPrChange>
                    </w:rPr>
                    <m:t>…</m:t>
                  </w:del>
                </m:r>
              </m:e>
            </m:d>
            <m:r>
              <w:del w:id="1493" w:author="Борис Гогинян" w:date="2020-05-09T23:36:00Z">
                <w:rPr>
                  <w:rFonts w:ascii="Cambria Math" w:hAnsi="Cambria Math" w:cs="Times New Roman"/>
                  <w:sz w:val="28"/>
                  <w:szCs w:val="24"/>
                  <w:lang w:val="en-US"/>
                  <w:rPrChange w:id="1494" w:author="Борис Гогинян" w:date="2020-04-24T14:10:00Z">
                    <w:rPr>
                      <w:rFonts w:ascii="Cambria Math" w:hAnsi="Cambria Math" w:cs="Times New Roman"/>
                      <w:sz w:val="24"/>
                      <w:szCs w:val="24"/>
                      <w:lang w:val="en-US"/>
                    </w:rPr>
                  </w:rPrChange>
                </w:rPr>
                <m:t>dw</m:t>
              </w:del>
            </m:r>
          </m:e>
        </m:nary>
      </m:oMath>
      <w:del w:id="1495" w:author="Борис Гогинян" w:date="2020-05-09T23:36:00Z">
        <w:r w:rsidR="00943ECD" w:rsidRPr="008A0571" w:rsidDel="007E5F37">
          <w:rPr>
            <w:rFonts w:ascii="Times New Roman" w:hAnsi="Times New Roman" w:cs="Times New Roman"/>
            <w:sz w:val="28"/>
            <w:szCs w:val="24"/>
            <w:rPrChange w:id="1496" w:author="Борис Гогинян" w:date="2020-04-24T14:10:00Z">
              <w:rPr>
                <w:rFonts w:ascii="Times New Roman" w:hAnsi="Times New Roman" w:cs="Times New Roman"/>
                <w:sz w:val="24"/>
                <w:szCs w:val="24"/>
              </w:rPr>
            </w:rPrChange>
          </w:rPr>
          <w:delText xml:space="preserve"> – интеграл по полусфере входящих направлений</w:delText>
        </w:r>
      </w:del>
    </w:p>
    <w:p w14:paraId="326ED1CD" w14:textId="40F1B3F4" w:rsidR="00CF20C7" w:rsidRPr="008A0571" w:rsidDel="007E5F37" w:rsidRDefault="00CF20C7">
      <w:pPr>
        <w:spacing w:after="0" w:line="360" w:lineRule="auto"/>
        <w:contextualSpacing/>
        <w:jc w:val="both"/>
        <w:rPr>
          <w:del w:id="1497" w:author="Борис Гогинян" w:date="2020-05-09T23:36:00Z"/>
          <w:rFonts w:ascii="Times New Roman" w:hAnsi="Times New Roman" w:cs="Times New Roman"/>
          <w:sz w:val="28"/>
          <w:szCs w:val="24"/>
          <w:rPrChange w:id="1498" w:author="Борис Гогинян" w:date="2020-04-24T14:10:00Z">
            <w:rPr>
              <w:del w:id="1499" w:author="Борис Гогинян" w:date="2020-05-09T23:36:00Z"/>
              <w:rFonts w:ascii="Times New Roman" w:hAnsi="Times New Roman" w:cs="Times New Roman"/>
              <w:sz w:val="24"/>
              <w:szCs w:val="24"/>
            </w:rPr>
          </w:rPrChange>
        </w:rPr>
        <w:pPrChange w:id="1500" w:author="Борис Гогинян" w:date="2020-05-09T23:41:00Z">
          <w:pPr>
            <w:spacing w:after="0" w:line="360" w:lineRule="auto"/>
            <w:ind w:firstLine="567"/>
            <w:contextualSpacing/>
            <w:jc w:val="both"/>
          </w:pPr>
        </w:pPrChange>
      </w:pPr>
      <m:oMath>
        <m:r>
          <w:del w:id="1501" w:author="Борис Гогинян" w:date="2020-05-09T23:36:00Z">
            <w:rPr>
              <w:rFonts w:ascii="Cambria Math" w:hAnsi="Cambria Math" w:cs="Times New Roman"/>
              <w:sz w:val="28"/>
              <w:szCs w:val="24"/>
              <w:rPrChange w:id="1502" w:author="Борис Гогинян" w:date="2020-04-24T14:10:00Z">
                <w:rPr>
                  <w:rFonts w:ascii="Cambria Math" w:hAnsi="Cambria Math" w:cs="Times New Roman"/>
                  <w:sz w:val="24"/>
                  <w:szCs w:val="24"/>
                </w:rPr>
              </w:rPrChange>
            </w:rPr>
            <m:t>dw</m:t>
          </w:del>
        </m:r>
      </m:oMath>
      <w:del w:id="1503" w:author="Борис Гогинян" w:date="2020-05-09T23:36:00Z">
        <w:r w:rsidRPr="008A0571" w:rsidDel="007E5F37">
          <w:rPr>
            <w:rFonts w:ascii="Times New Roman" w:hAnsi="Times New Roman" w:cs="Times New Roman"/>
            <w:sz w:val="28"/>
            <w:szCs w:val="24"/>
            <w:rPrChange w:id="1504" w:author="Борис Гогинян" w:date="2020-04-24T14:10:00Z">
              <w:rPr>
                <w:rFonts w:ascii="Times New Roman" w:hAnsi="Times New Roman" w:cs="Times New Roman"/>
                <w:sz w:val="24"/>
                <w:szCs w:val="24"/>
              </w:rPr>
            </w:rPrChange>
          </w:rPr>
          <w:delText xml:space="preserve"> - дифференциальный телесный угол, порожденный направлением </w:delText>
        </w:r>
        <m:oMath>
          <m:acc>
            <m:accPr>
              <m:chr m:val="⃗"/>
              <m:ctrlPr>
                <w:rPr>
                  <w:rFonts w:ascii="Cambria Math" w:hAnsi="Cambria Math" w:cs="Times New Roman"/>
                  <w:i/>
                  <w:sz w:val="28"/>
                  <w:szCs w:val="24"/>
                </w:rPr>
              </m:ctrlPr>
            </m:accPr>
            <m:e>
              <m:r>
                <w:rPr>
                  <w:rFonts w:ascii="Cambria Math" w:hAnsi="Cambria Math" w:cs="Times New Roman"/>
                  <w:sz w:val="28"/>
                  <w:szCs w:val="24"/>
                  <w:rPrChange w:id="1505" w:author="Борис Гогинян" w:date="2020-04-24T14:10:00Z">
                    <w:rPr>
                      <w:rFonts w:ascii="Cambria Math" w:hAnsi="Cambria Math" w:cs="Times New Roman"/>
                      <w:sz w:val="24"/>
                      <w:szCs w:val="24"/>
                    </w:rPr>
                  </w:rPrChange>
                </w:rPr>
                <m:t>l</m:t>
              </m:r>
            </m:e>
          </m:acc>
        </m:oMath>
        <w:r w:rsidRPr="008A0571" w:rsidDel="007E5F37">
          <w:rPr>
            <w:rFonts w:ascii="Times New Roman" w:hAnsi="Times New Roman" w:cs="Times New Roman"/>
            <w:sz w:val="28"/>
            <w:szCs w:val="24"/>
            <w:rPrChange w:id="1506" w:author="Борис Гогинян" w:date="2020-04-24T14:10:00Z">
              <w:rPr>
                <w:rFonts w:ascii="Times New Roman" w:hAnsi="Times New Roman" w:cs="Times New Roman"/>
                <w:sz w:val="24"/>
                <w:szCs w:val="24"/>
              </w:rPr>
            </w:rPrChange>
          </w:rPr>
          <w:delText>.</w:delText>
        </w:r>
      </w:del>
    </w:p>
    <w:p w14:paraId="264E441D" w14:textId="6934C6C2" w:rsidR="00943ECD" w:rsidRPr="008A0571" w:rsidDel="007E5F37" w:rsidRDefault="006145D6">
      <w:pPr>
        <w:spacing w:after="0" w:line="360" w:lineRule="auto"/>
        <w:contextualSpacing/>
        <w:rPr>
          <w:del w:id="1507" w:author="Борис Гогинян" w:date="2020-05-09T23:36:00Z"/>
          <w:rFonts w:ascii="Times New Roman" w:hAnsi="Times New Roman" w:cs="Times New Roman"/>
          <w:sz w:val="28"/>
          <w:szCs w:val="24"/>
          <w:rPrChange w:id="1508" w:author="Борис Гогинян" w:date="2020-04-24T14:10:00Z">
            <w:rPr>
              <w:del w:id="1509" w:author="Борис Гогинян" w:date="2020-05-09T23:36:00Z"/>
              <w:rFonts w:ascii="Times New Roman" w:hAnsi="Times New Roman" w:cs="Times New Roman"/>
              <w:sz w:val="24"/>
              <w:szCs w:val="24"/>
            </w:rPr>
          </w:rPrChange>
        </w:rPr>
        <w:pPrChange w:id="1510" w:author="Борис Гогинян" w:date="2020-05-09T23:41:00Z">
          <w:pPr>
            <w:spacing w:after="0" w:line="360" w:lineRule="auto"/>
            <w:ind w:firstLine="567"/>
            <w:contextualSpacing/>
          </w:pPr>
        </w:pPrChange>
      </w:pPr>
      <m:oMath>
        <m:sSub>
          <m:sSubPr>
            <m:ctrlPr>
              <w:del w:id="1511" w:author="Борис Гогинян" w:date="2020-05-09T23:36:00Z">
                <w:rPr>
                  <w:rFonts w:ascii="Cambria Math" w:hAnsi="Cambria Math" w:cs="Times New Roman"/>
                  <w:i/>
                  <w:sz w:val="28"/>
                  <w:szCs w:val="24"/>
                </w:rPr>
              </w:del>
            </m:ctrlPr>
          </m:sSubPr>
          <m:e>
            <m:r>
              <w:del w:id="1512" w:author="Борис Гогинян" w:date="2020-05-09T23:36:00Z">
                <w:rPr>
                  <w:rFonts w:ascii="Cambria Math" w:hAnsi="Cambria Math" w:cs="Times New Roman"/>
                  <w:sz w:val="28"/>
                  <w:szCs w:val="24"/>
                  <w:rPrChange w:id="1513" w:author="Борис Гогинян" w:date="2020-04-24T14:10:00Z">
                    <w:rPr>
                      <w:rFonts w:ascii="Cambria Math" w:hAnsi="Cambria Math" w:cs="Times New Roman"/>
                      <w:sz w:val="24"/>
                      <w:szCs w:val="24"/>
                    </w:rPr>
                  </w:rPrChange>
                </w:rPr>
                <m:t>L</m:t>
              </w:del>
            </m:r>
          </m:e>
          <m:sub>
            <m:r>
              <w:del w:id="1514" w:author="Борис Гогинян" w:date="2020-05-09T23:36:00Z">
                <w:rPr>
                  <w:rFonts w:ascii="Cambria Math" w:hAnsi="Cambria Math" w:cs="Times New Roman"/>
                  <w:sz w:val="28"/>
                  <w:szCs w:val="24"/>
                  <w:lang w:val="en-US"/>
                  <w:rPrChange w:id="1515" w:author="Борис Гогинян" w:date="2020-04-24T14:10:00Z">
                    <w:rPr>
                      <w:rFonts w:ascii="Cambria Math" w:hAnsi="Cambria Math" w:cs="Times New Roman"/>
                      <w:sz w:val="24"/>
                      <w:szCs w:val="24"/>
                      <w:lang w:val="en-US"/>
                    </w:rPr>
                  </w:rPrChange>
                </w:rPr>
                <m:t>i</m:t>
              </w:del>
            </m:r>
          </m:sub>
        </m:sSub>
        <m:d>
          <m:dPr>
            <m:ctrlPr>
              <w:del w:id="1516" w:author="Борис Гогинян" w:date="2020-05-09T23:36:00Z">
                <w:rPr>
                  <w:rFonts w:ascii="Cambria Math" w:hAnsi="Cambria Math" w:cs="Times New Roman"/>
                  <w:i/>
                  <w:sz w:val="28"/>
                  <w:szCs w:val="24"/>
                </w:rPr>
              </w:del>
            </m:ctrlPr>
          </m:dPr>
          <m:e>
            <m:r>
              <w:del w:id="1517" w:author="Борис Гогинян" w:date="2020-05-09T23:36:00Z">
                <w:rPr>
                  <w:rFonts w:ascii="Cambria Math" w:hAnsi="Cambria Math" w:cs="Times New Roman"/>
                  <w:sz w:val="28"/>
                  <w:szCs w:val="24"/>
                  <w:rPrChange w:id="1518" w:author="Борис Гогинян" w:date="2020-04-24T14:10:00Z">
                    <w:rPr>
                      <w:rFonts w:ascii="Cambria Math" w:hAnsi="Cambria Math" w:cs="Times New Roman"/>
                      <w:sz w:val="24"/>
                      <w:szCs w:val="24"/>
                    </w:rPr>
                  </w:rPrChange>
                </w:rPr>
                <m:t>x,</m:t>
              </w:del>
            </m:r>
            <m:acc>
              <m:accPr>
                <m:chr m:val="⃗"/>
                <m:ctrlPr>
                  <w:del w:id="1519" w:author="Борис Гогинян" w:date="2020-05-09T23:36:00Z">
                    <w:rPr>
                      <w:rFonts w:ascii="Cambria Math" w:hAnsi="Cambria Math" w:cs="Times New Roman"/>
                      <w:i/>
                      <w:sz w:val="28"/>
                      <w:szCs w:val="24"/>
                    </w:rPr>
                  </w:del>
                </m:ctrlPr>
              </m:accPr>
              <m:e>
                <m:r>
                  <w:del w:id="1520" w:author="Борис Гогинян" w:date="2020-05-09T23:36:00Z">
                    <w:rPr>
                      <w:rFonts w:ascii="Cambria Math" w:hAnsi="Cambria Math" w:cs="Times New Roman"/>
                      <w:sz w:val="28"/>
                      <w:szCs w:val="24"/>
                      <w:rPrChange w:id="1521" w:author="Борис Гогинян" w:date="2020-04-24T14:10:00Z">
                        <w:rPr>
                          <w:rFonts w:ascii="Cambria Math" w:hAnsi="Cambria Math" w:cs="Times New Roman"/>
                          <w:sz w:val="24"/>
                          <w:szCs w:val="24"/>
                        </w:rPr>
                      </w:rPrChange>
                    </w:rPr>
                    <m:t>l</m:t>
                  </w:del>
                </m:r>
              </m:e>
            </m:acc>
            <m:r>
              <w:del w:id="1522" w:author="Борис Гогинян" w:date="2020-05-09T23:36:00Z">
                <w:rPr>
                  <w:rFonts w:ascii="Cambria Math" w:hAnsi="Cambria Math" w:cs="Times New Roman"/>
                  <w:sz w:val="28"/>
                  <w:szCs w:val="24"/>
                  <w:rPrChange w:id="1523" w:author="Борис Гогинян" w:date="2020-04-24T14:10:00Z">
                    <w:rPr>
                      <w:rFonts w:ascii="Cambria Math" w:hAnsi="Cambria Math" w:cs="Times New Roman"/>
                      <w:sz w:val="24"/>
                      <w:szCs w:val="24"/>
                    </w:rPr>
                  </w:rPrChange>
                </w:rPr>
                <m:t xml:space="preserve">, λ </m:t>
              </w:del>
            </m:r>
          </m:e>
        </m:d>
      </m:oMath>
      <w:del w:id="1524" w:author="Борис Гогинян" w:date="2020-05-09T23:36:00Z">
        <w:r w:rsidR="00943ECD" w:rsidRPr="008A0571" w:rsidDel="007E5F37">
          <w:rPr>
            <w:rFonts w:ascii="Times New Roman" w:hAnsi="Times New Roman" w:cs="Times New Roman"/>
            <w:sz w:val="28"/>
            <w:szCs w:val="24"/>
            <w:rPrChange w:id="1525" w:author="Борис Гогинян" w:date="2020-04-24T14:10:00Z">
              <w:rPr>
                <w:rFonts w:ascii="Times New Roman" w:hAnsi="Times New Roman" w:cs="Times New Roman"/>
                <w:sz w:val="24"/>
                <w:szCs w:val="24"/>
              </w:rPr>
            </w:rPrChange>
          </w:rPr>
          <w:delText xml:space="preserve"> -  излучение, попадающее на поверхность по входящему направлению </w:delText>
        </w:r>
        <m:oMath>
          <m:acc>
            <m:accPr>
              <m:chr m:val="⃗"/>
              <m:ctrlPr>
                <w:rPr>
                  <w:rFonts w:ascii="Cambria Math" w:hAnsi="Cambria Math" w:cs="Times New Roman"/>
                  <w:i/>
                  <w:sz w:val="28"/>
                  <w:szCs w:val="24"/>
                </w:rPr>
              </m:ctrlPr>
            </m:accPr>
            <m:e>
              <m:r>
                <w:rPr>
                  <w:rFonts w:ascii="Cambria Math" w:hAnsi="Cambria Math" w:cs="Times New Roman"/>
                  <w:sz w:val="28"/>
                  <w:szCs w:val="24"/>
                  <w:rPrChange w:id="1526" w:author="Борис Гогинян" w:date="2020-04-24T14:10:00Z">
                    <w:rPr>
                      <w:rFonts w:ascii="Cambria Math" w:hAnsi="Cambria Math" w:cs="Times New Roman"/>
                      <w:sz w:val="24"/>
                      <w:szCs w:val="24"/>
                    </w:rPr>
                  </w:rPrChange>
                </w:rPr>
                <m:t>l</m:t>
              </m:r>
            </m:e>
          </m:acc>
        </m:oMath>
        <w:r w:rsidR="00943ECD" w:rsidRPr="008A0571" w:rsidDel="007E5F37">
          <w:rPr>
            <w:rFonts w:ascii="Times New Roman" w:hAnsi="Times New Roman" w:cs="Times New Roman"/>
            <w:sz w:val="28"/>
            <w:szCs w:val="24"/>
            <w:rPrChange w:id="1527" w:author="Борис Гогинян" w:date="2020-04-24T14:10:00Z">
              <w:rPr>
                <w:rFonts w:ascii="Times New Roman" w:hAnsi="Times New Roman" w:cs="Times New Roman"/>
                <w:sz w:val="24"/>
                <w:szCs w:val="24"/>
              </w:rPr>
            </w:rPrChange>
          </w:rPr>
          <w:delText xml:space="preserve"> </w:delText>
        </w:r>
      </w:del>
    </w:p>
    <w:p w14:paraId="11CB175B" w14:textId="751130C9" w:rsidR="00943ECD" w:rsidRPr="008A0571" w:rsidDel="007E5F37" w:rsidRDefault="006145D6">
      <w:pPr>
        <w:spacing w:after="0" w:line="360" w:lineRule="auto"/>
        <w:contextualSpacing/>
        <w:rPr>
          <w:del w:id="1528" w:author="Борис Гогинян" w:date="2020-05-09T23:36:00Z"/>
          <w:rFonts w:ascii="Times New Roman" w:hAnsi="Times New Roman" w:cs="Times New Roman"/>
          <w:sz w:val="28"/>
          <w:szCs w:val="24"/>
          <w:rPrChange w:id="1529" w:author="Борис Гогинян" w:date="2020-04-24T14:10:00Z">
            <w:rPr>
              <w:del w:id="1530" w:author="Борис Гогинян" w:date="2020-05-09T23:36:00Z"/>
              <w:rFonts w:ascii="Times New Roman" w:hAnsi="Times New Roman" w:cs="Times New Roman"/>
              <w:sz w:val="24"/>
              <w:szCs w:val="24"/>
            </w:rPr>
          </w:rPrChange>
        </w:rPr>
        <w:pPrChange w:id="1531" w:author="Борис Гогинян" w:date="2020-05-09T23:41:00Z">
          <w:pPr>
            <w:spacing w:after="0" w:line="360" w:lineRule="auto"/>
            <w:ind w:firstLine="567"/>
            <w:contextualSpacing/>
          </w:pPr>
        </w:pPrChange>
      </w:pPr>
      <m:oMath>
        <m:d>
          <m:dPr>
            <m:ctrlPr>
              <w:del w:id="1532" w:author="Борис Гогинян" w:date="2020-05-09T23:36:00Z">
                <w:rPr>
                  <w:rFonts w:ascii="Cambria Math" w:hAnsi="Cambria Math" w:cs="Times New Roman"/>
                  <w:i/>
                  <w:sz w:val="28"/>
                  <w:szCs w:val="24"/>
                </w:rPr>
              </w:del>
            </m:ctrlPr>
          </m:dPr>
          <m:e>
            <m:r>
              <w:del w:id="1533" w:author="Борис Гогинян" w:date="2020-05-09T23:36:00Z">
                <w:rPr>
                  <w:rFonts w:ascii="Cambria Math" w:hAnsi="Cambria Math" w:cs="Times New Roman"/>
                  <w:sz w:val="28"/>
                  <w:szCs w:val="24"/>
                  <w:rPrChange w:id="1534" w:author="Борис Гогинян" w:date="2020-04-24T14:10:00Z">
                    <w:rPr>
                      <w:rFonts w:ascii="Cambria Math" w:hAnsi="Cambria Math" w:cs="Times New Roman"/>
                      <w:sz w:val="24"/>
                      <w:szCs w:val="24"/>
                    </w:rPr>
                  </w:rPrChange>
                </w:rPr>
                <m:t>-</m:t>
              </w:del>
            </m:r>
            <m:acc>
              <m:accPr>
                <m:chr m:val="⃗"/>
                <m:ctrlPr>
                  <w:del w:id="1535" w:author="Борис Гогинян" w:date="2020-05-09T23:36:00Z">
                    <w:rPr>
                      <w:rFonts w:ascii="Cambria Math" w:hAnsi="Cambria Math" w:cs="Times New Roman"/>
                      <w:i/>
                      <w:sz w:val="28"/>
                      <w:szCs w:val="24"/>
                    </w:rPr>
                  </w:del>
                </m:ctrlPr>
              </m:accPr>
              <m:e>
                <m:r>
                  <w:del w:id="1536" w:author="Борис Гогинян" w:date="2020-05-09T23:36:00Z">
                    <w:rPr>
                      <w:rFonts w:ascii="Cambria Math" w:hAnsi="Cambria Math" w:cs="Times New Roman"/>
                      <w:sz w:val="28"/>
                      <w:szCs w:val="24"/>
                      <w:rPrChange w:id="1537" w:author="Борис Гогинян" w:date="2020-04-24T14:10:00Z">
                        <w:rPr>
                          <w:rFonts w:ascii="Cambria Math" w:hAnsi="Cambria Math" w:cs="Times New Roman"/>
                          <w:sz w:val="24"/>
                          <w:szCs w:val="24"/>
                        </w:rPr>
                      </w:rPrChange>
                    </w:rPr>
                    <m:t>l</m:t>
                  </w:del>
                </m:r>
              </m:e>
            </m:acc>
            <m:r>
              <w:del w:id="1538" w:author="Борис Гогинян" w:date="2020-05-09T23:36:00Z">
                <w:rPr>
                  <w:rFonts w:ascii="Cambria Math" w:hAnsi="Cambria Math" w:cs="Times New Roman"/>
                  <w:sz w:val="28"/>
                  <w:szCs w:val="24"/>
                  <w:rPrChange w:id="1539" w:author="Борис Гогинян" w:date="2020-04-24T14:10:00Z">
                    <w:rPr>
                      <w:rFonts w:ascii="Cambria Math" w:hAnsi="Cambria Math" w:cs="Times New Roman"/>
                      <w:sz w:val="24"/>
                      <w:szCs w:val="24"/>
                    </w:rPr>
                  </w:rPrChange>
                </w:rPr>
                <m:t>∙</m:t>
              </w:del>
            </m:r>
            <m:acc>
              <m:accPr>
                <m:chr m:val="⃗"/>
                <m:ctrlPr>
                  <w:del w:id="1540" w:author="Борис Гогинян" w:date="2020-05-09T23:36:00Z">
                    <w:rPr>
                      <w:rFonts w:ascii="Cambria Math" w:hAnsi="Cambria Math" w:cs="Times New Roman"/>
                      <w:i/>
                      <w:sz w:val="28"/>
                      <w:szCs w:val="24"/>
                    </w:rPr>
                  </w:del>
                </m:ctrlPr>
              </m:accPr>
              <m:e>
                <m:r>
                  <w:del w:id="1541" w:author="Борис Гогинян" w:date="2020-05-09T23:36:00Z">
                    <w:rPr>
                      <w:rFonts w:ascii="Cambria Math" w:hAnsi="Cambria Math" w:cs="Times New Roman"/>
                      <w:sz w:val="28"/>
                      <w:szCs w:val="24"/>
                      <w:rPrChange w:id="1542" w:author="Борис Гогинян" w:date="2020-04-24T14:10:00Z">
                        <w:rPr>
                          <w:rFonts w:ascii="Cambria Math" w:hAnsi="Cambria Math" w:cs="Times New Roman"/>
                          <w:sz w:val="24"/>
                          <w:szCs w:val="24"/>
                        </w:rPr>
                      </w:rPrChange>
                    </w:rPr>
                    <m:t>n</m:t>
                  </w:del>
                </m:r>
              </m:e>
            </m:acc>
          </m:e>
        </m:d>
      </m:oMath>
      <w:del w:id="1543" w:author="Борис Гогинян" w:date="2020-05-09T23:36:00Z">
        <w:r w:rsidR="00943ECD" w:rsidRPr="008A0571" w:rsidDel="007E5F37">
          <w:rPr>
            <w:rFonts w:ascii="Times New Roman" w:hAnsi="Times New Roman" w:cs="Times New Roman"/>
            <w:sz w:val="28"/>
            <w:szCs w:val="24"/>
            <w:rPrChange w:id="1544" w:author="Борис Гогинян" w:date="2020-04-24T14:10:00Z">
              <w:rPr>
                <w:rFonts w:ascii="Times New Roman" w:hAnsi="Times New Roman" w:cs="Times New Roman"/>
                <w:sz w:val="24"/>
                <w:szCs w:val="24"/>
              </w:rPr>
            </w:rPrChange>
          </w:rPr>
          <w:delText xml:space="preserve"> -  косинус угла между направлением на источник </w:delText>
        </w:r>
        <m:oMath>
          <m:r>
            <w:rPr>
              <w:rFonts w:ascii="Cambria Math" w:hAnsi="Cambria Math" w:cs="Times New Roman"/>
              <w:sz w:val="28"/>
              <w:szCs w:val="24"/>
              <w:rPrChange w:id="1545" w:author="Борис Гогинян" w:date="2020-04-24T14:10:00Z">
                <w:rPr>
                  <w:rFonts w:ascii="Cambria Math" w:hAnsi="Cambria Math" w:cs="Times New Roman"/>
                  <w:sz w:val="24"/>
                  <w:szCs w:val="24"/>
                </w:rPr>
              </w:rPrChange>
            </w:rPr>
            <m:t>-</m:t>
          </m:r>
          <m:acc>
            <m:accPr>
              <m:chr m:val="⃗"/>
              <m:ctrlPr>
                <w:rPr>
                  <w:rFonts w:ascii="Cambria Math" w:hAnsi="Cambria Math" w:cs="Times New Roman"/>
                  <w:i/>
                  <w:sz w:val="28"/>
                  <w:szCs w:val="24"/>
                </w:rPr>
              </m:ctrlPr>
            </m:accPr>
            <m:e>
              <m:r>
                <w:rPr>
                  <w:rFonts w:ascii="Cambria Math" w:hAnsi="Cambria Math" w:cs="Times New Roman"/>
                  <w:sz w:val="28"/>
                  <w:szCs w:val="24"/>
                  <w:rPrChange w:id="1546" w:author="Борис Гогинян" w:date="2020-04-24T14:10:00Z">
                    <w:rPr>
                      <w:rFonts w:ascii="Cambria Math" w:hAnsi="Cambria Math" w:cs="Times New Roman"/>
                      <w:sz w:val="24"/>
                      <w:szCs w:val="24"/>
                    </w:rPr>
                  </w:rPrChange>
                </w:rPr>
                <m:t>l</m:t>
              </m:r>
            </m:e>
          </m:acc>
          <m:r>
            <w:rPr>
              <w:rFonts w:ascii="Cambria Math" w:hAnsi="Cambria Math" w:cs="Times New Roman"/>
              <w:sz w:val="28"/>
              <w:szCs w:val="24"/>
              <w:rPrChange w:id="1547" w:author="Борис Гогинян" w:date="2020-04-24T14:10:00Z">
                <w:rPr>
                  <w:rFonts w:ascii="Cambria Math" w:hAnsi="Cambria Math" w:cs="Times New Roman"/>
                  <w:sz w:val="24"/>
                  <w:szCs w:val="24"/>
                </w:rPr>
              </w:rPrChange>
            </w:rPr>
            <m:t xml:space="preserve"> </m:t>
          </m:r>
        </m:oMath>
        <w:r w:rsidR="00943ECD" w:rsidRPr="008A0571" w:rsidDel="007E5F37">
          <w:rPr>
            <w:rFonts w:ascii="Times New Roman" w:hAnsi="Times New Roman" w:cs="Times New Roman"/>
            <w:sz w:val="28"/>
            <w:szCs w:val="24"/>
            <w:rPrChange w:id="1548" w:author="Борис Гогинян" w:date="2020-04-24T14:10:00Z">
              <w:rPr>
                <w:rFonts w:ascii="Times New Roman" w:hAnsi="Times New Roman" w:cs="Times New Roman"/>
                <w:sz w:val="24"/>
                <w:szCs w:val="24"/>
              </w:rPr>
            </w:rPrChange>
          </w:rPr>
          <w:delText xml:space="preserve">и нормалью </w:delText>
        </w:r>
        <m:oMath>
          <m:acc>
            <m:accPr>
              <m:chr m:val="⃗"/>
              <m:ctrlPr>
                <w:rPr>
                  <w:rFonts w:ascii="Cambria Math" w:hAnsi="Cambria Math" w:cs="Times New Roman"/>
                  <w:i/>
                  <w:sz w:val="28"/>
                  <w:szCs w:val="24"/>
                </w:rPr>
              </m:ctrlPr>
            </m:accPr>
            <m:e>
              <m:r>
                <w:rPr>
                  <w:rFonts w:ascii="Cambria Math" w:hAnsi="Cambria Math" w:cs="Times New Roman"/>
                  <w:sz w:val="28"/>
                  <w:szCs w:val="24"/>
                  <w:rPrChange w:id="1549" w:author="Борис Гогинян" w:date="2020-04-24T14:10:00Z">
                    <w:rPr>
                      <w:rFonts w:ascii="Cambria Math" w:hAnsi="Cambria Math" w:cs="Times New Roman"/>
                      <w:sz w:val="24"/>
                      <w:szCs w:val="24"/>
                    </w:rPr>
                  </w:rPrChange>
                </w:rPr>
                <m:t>n</m:t>
              </m:r>
            </m:e>
          </m:acc>
        </m:oMath>
      </w:del>
    </w:p>
    <w:p w14:paraId="791F196E" w14:textId="6284E6B2" w:rsidR="00CF20C7" w:rsidRPr="008A0571" w:rsidDel="007E5F37" w:rsidRDefault="00CF20C7">
      <w:pPr>
        <w:spacing w:after="0" w:line="360" w:lineRule="auto"/>
        <w:contextualSpacing/>
        <w:rPr>
          <w:del w:id="1550" w:author="Борис Гогинян" w:date="2020-05-09T23:36:00Z"/>
          <w:rFonts w:ascii="Times New Roman" w:hAnsi="Times New Roman" w:cs="Times New Roman"/>
          <w:sz w:val="28"/>
          <w:szCs w:val="24"/>
          <w:rPrChange w:id="1551" w:author="Борис Гогинян" w:date="2020-04-24T14:10:00Z">
            <w:rPr>
              <w:del w:id="1552" w:author="Борис Гогинян" w:date="2020-05-09T23:36:00Z"/>
              <w:rFonts w:ascii="Times New Roman" w:hAnsi="Times New Roman" w:cs="Times New Roman"/>
              <w:sz w:val="24"/>
              <w:szCs w:val="24"/>
            </w:rPr>
          </w:rPrChange>
        </w:rPr>
        <w:pPrChange w:id="1553" w:author="Борис Гогинян" w:date="2020-05-09T23:41:00Z">
          <w:pPr>
            <w:spacing w:after="0" w:line="360" w:lineRule="auto"/>
            <w:ind w:left="567"/>
            <w:contextualSpacing/>
          </w:pPr>
        </w:pPrChange>
      </w:pPr>
      <m:oMath>
        <m:r>
          <w:del w:id="1554" w:author="Борис Гогинян" w:date="2020-05-09T23:36:00Z">
            <w:rPr>
              <w:rFonts w:ascii="Cambria Math" w:hAnsi="Cambria Math" w:cs="Times New Roman"/>
              <w:sz w:val="28"/>
              <w:szCs w:val="24"/>
              <w:lang w:val="en-US"/>
              <w:rPrChange w:id="1555" w:author="Борис Гогинян" w:date="2020-04-24T14:10:00Z">
                <w:rPr>
                  <w:rFonts w:ascii="Cambria Math" w:hAnsi="Cambria Math" w:cs="Times New Roman"/>
                  <w:sz w:val="24"/>
                  <w:szCs w:val="24"/>
                  <w:lang w:val="en-US"/>
                </w:rPr>
              </w:rPrChange>
            </w:rPr>
            <m:t>BRDF</m:t>
          </w:del>
        </m:r>
        <m:d>
          <m:dPr>
            <m:ctrlPr>
              <w:del w:id="1556" w:author="Борис Гогинян" w:date="2020-05-09T23:36:00Z">
                <w:rPr>
                  <w:rFonts w:ascii="Cambria Math" w:hAnsi="Cambria Math" w:cs="Times New Roman"/>
                  <w:i/>
                  <w:sz w:val="28"/>
                  <w:szCs w:val="24"/>
                  <w:lang w:val="en-US"/>
                </w:rPr>
              </w:del>
            </m:ctrlPr>
          </m:dPr>
          <m:e>
            <m:r>
              <w:del w:id="1557" w:author="Борис Гогинян" w:date="2020-05-09T23:36:00Z">
                <w:rPr>
                  <w:rFonts w:ascii="Cambria Math" w:hAnsi="Cambria Math" w:cs="Times New Roman"/>
                  <w:sz w:val="28"/>
                  <w:szCs w:val="24"/>
                  <w:lang w:val="en-US"/>
                  <w:rPrChange w:id="1558" w:author="Борис Гогинян" w:date="2020-04-24T14:10:00Z">
                    <w:rPr>
                      <w:rFonts w:ascii="Cambria Math" w:hAnsi="Cambria Math" w:cs="Times New Roman"/>
                      <w:sz w:val="24"/>
                      <w:szCs w:val="24"/>
                      <w:lang w:val="en-US"/>
                    </w:rPr>
                  </w:rPrChange>
                </w:rPr>
                <m:t>x</m:t>
              </w:del>
            </m:r>
            <m:r>
              <w:del w:id="1559" w:author="Борис Гогинян" w:date="2020-05-09T23:36:00Z">
                <w:rPr>
                  <w:rFonts w:ascii="Cambria Math" w:hAnsi="Cambria Math" w:cs="Times New Roman"/>
                  <w:sz w:val="28"/>
                  <w:szCs w:val="24"/>
                  <w:rPrChange w:id="1560" w:author="Борис Гогинян" w:date="2020-04-24T14:10:00Z">
                    <w:rPr>
                      <w:rFonts w:ascii="Cambria Math" w:hAnsi="Cambria Math" w:cs="Times New Roman"/>
                      <w:sz w:val="24"/>
                      <w:szCs w:val="24"/>
                    </w:rPr>
                  </w:rPrChange>
                </w:rPr>
                <m:t>,</m:t>
              </w:del>
            </m:r>
            <m:acc>
              <m:accPr>
                <m:chr m:val="⃗"/>
                <m:ctrlPr>
                  <w:del w:id="1561" w:author="Борис Гогинян" w:date="2020-05-09T23:36:00Z">
                    <w:rPr>
                      <w:rFonts w:ascii="Cambria Math" w:hAnsi="Cambria Math" w:cs="Times New Roman"/>
                      <w:i/>
                      <w:sz w:val="28"/>
                      <w:szCs w:val="24"/>
                    </w:rPr>
                  </w:del>
                </m:ctrlPr>
              </m:accPr>
              <m:e>
                <m:r>
                  <w:del w:id="1562" w:author="Борис Гогинян" w:date="2020-05-09T23:36:00Z">
                    <w:rPr>
                      <w:rFonts w:ascii="Cambria Math" w:hAnsi="Cambria Math" w:cs="Times New Roman"/>
                      <w:sz w:val="28"/>
                      <w:szCs w:val="24"/>
                      <w:rPrChange w:id="1563" w:author="Борис Гогинян" w:date="2020-04-24T14:10:00Z">
                        <w:rPr>
                          <w:rFonts w:ascii="Cambria Math" w:hAnsi="Cambria Math" w:cs="Times New Roman"/>
                          <w:sz w:val="24"/>
                          <w:szCs w:val="24"/>
                        </w:rPr>
                      </w:rPrChange>
                    </w:rPr>
                    <m:t>l</m:t>
                  </w:del>
                </m:r>
              </m:e>
            </m:acc>
            <m:r>
              <w:del w:id="1564" w:author="Борис Гогинян" w:date="2020-05-09T23:36:00Z">
                <w:rPr>
                  <w:rFonts w:ascii="Cambria Math" w:hAnsi="Cambria Math" w:cs="Times New Roman"/>
                  <w:sz w:val="28"/>
                  <w:szCs w:val="24"/>
                  <w:rPrChange w:id="1565" w:author="Борис Гогинян" w:date="2020-04-24T14:10:00Z">
                    <w:rPr>
                      <w:rFonts w:ascii="Cambria Math" w:hAnsi="Cambria Math" w:cs="Times New Roman"/>
                      <w:sz w:val="24"/>
                      <w:szCs w:val="24"/>
                    </w:rPr>
                  </w:rPrChange>
                </w:rPr>
                <m:t xml:space="preserve"> , </m:t>
              </w:del>
            </m:r>
            <m:acc>
              <m:accPr>
                <m:chr m:val="⃗"/>
                <m:ctrlPr>
                  <w:del w:id="1566" w:author="Борис Гогинян" w:date="2020-05-09T23:36:00Z">
                    <w:rPr>
                      <w:rFonts w:ascii="Cambria Math" w:hAnsi="Cambria Math" w:cs="Times New Roman"/>
                      <w:i/>
                      <w:sz w:val="28"/>
                      <w:szCs w:val="24"/>
                    </w:rPr>
                  </w:del>
                </m:ctrlPr>
              </m:accPr>
              <m:e>
                <m:r>
                  <w:del w:id="1567" w:author="Борис Гогинян" w:date="2020-05-09T23:36:00Z">
                    <w:rPr>
                      <w:rFonts w:ascii="Cambria Math" w:hAnsi="Cambria Math" w:cs="Times New Roman"/>
                      <w:sz w:val="28"/>
                      <w:szCs w:val="24"/>
                      <w:rPrChange w:id="1568" w:author="Борис Гогинян" w:date="2020-04-24T14:10:00Z">
                        <w:rPr>
                          <w:rFonts w:ascii="Cambria Math" w:hAnsi="Cambria Math" w:cs="Times New Roman"/>
                          <w:sz w:val="24"/>
                          <w:szCs w:val="24"/>
                        </w:rPr>
                      </w:rPrChange>
                    </w:rPr>
                    <m:t>v</m:t>
                  </w:del>
                </m:r>
              </m:e>
            </m:acc>
            <m:r>
              <w:del w:id="1569" w:author="Борис Гогинян" w:date="2020-05-09T23:36:00Z">
                <w:rPr>
                  <w:rFonts w:ascii="Cambria Math" w:hAnsi="Cambria Math" w:cs="Times New Roman"/>
                  <w:sz w:val="28"/>
                  <w:szCs w:val="24"/>
                  <w:rPrChange w:id="1570" w:author="Борис Гогинян" w:date="2020-04-24T14:10:00Z">
                    <w:rPr>
                      <w:rFonts w:ascii="Cambria Math" w:hAnsi="Cambria Math" w:cs="Times New Roman"/>
                      <w:sz w:val="24"/>
                      <w:szCs w:val="24"/>
                    </w:rPr>
                  </w:rPrChange>
                </w:rPr>
                <m:t xml:space="preserve">, λ </m:t>
              </w:del>
            </m:r>
          </m:e>
        </m:d>
      </m:oMath>
      <w:del w:id="1571" w:author="Борис Гогинян" w:date="2020-05-09T23:36:00Z">
        <w:r w:rsidRPr="008A0571" w:rsidDel="007E5F37">
          <w:rPr>
            <w:rFonts w:ascii="Times New Roman" w:hAnsi="Times New Roman" w:cs="Times New Roman"/>
            <w:sz w:val="28"/>
            <w:szCs w:val="24"/>
            <w:rPrChange w:id="1572" w:author="Борис Гогинян" w:date="2020-04-24T14:10:00Z">
              <w:rPr>
                <w:rFonts w:ascii="Times New Roman" w:hAnsi="Times New Roman" w:cs="Times New Roman"/>
                <w:sz w:val="24"/>
                <w:szCs w:val="24"/>
              </w:rPr>
            </w:rPrChange>
          </w:rPr>
          <w:delText>(</w:delText>
        </w:r>
      </w:del>
      <w:ins w:id="1573" w:author="M61PME-S2P" w:date="2020-03-15T18:15:00Z">
        <w:del w:id="1574" w:author="Борис Гогинян" w:date="2020-03-28T01:23:00Z">
          <w:r w:rsidR="00985234" w:rsidRPr="008A0571" w:rsidDel="0031265E">
            <w:rPr>
              <w:rFonts w:ascii="Times New Roman" w:hAnsi="Times New Roman" w:cs="Times New Roman"/>
              <w:iCs/>
              <w:color w:val="222222"/>
              <w:sz w:val="28"/>
              <w:szCs w:val="24"/>
              <w:shd w:val="clear" w:color="auto" w:fill="FFFFFF"/>
              <w:lang w:val="en-US"/>
              <w:rPrChange w:id="1575" w:author="Борис Гогинян" w:date="2020-04-24T14:10:00Z">
                <w:rPr>
                  <w:rFonts w:ascii="Times New Roman" w:hAnsi="Times New Roman" w:cs="Times New Roman"/>
                  <w:iCs/>
                  <w:color w:val="222222"/>
                  <w:sz w:val="24"/>
                  <w:szCs w:val="24"/>
                  <w:shd w:val="clear" w:color="auto" w:fill="FFFFFF"/>
                  <w:lang w:val="en-US"/>
                </w:rPr>
              </w:rPrChange>
            </w:rPr>
            <w:delText>b</w:delText>
          </w:r>
        </w:del>
      </w:ins>
      <w:del w:id="1576" w:author="Борис Гогинян" w:date="2020-05-09T23:36:00Z">
        <w:r w:rsidRPr="008A0571" w:rsidDel="007E5F37">
          <w:rPr>
            <w:rFonts w:ascii="Times New Roman" w:hAnsi="Times New Roman" w:cs="Times New Roman"/>
            <w:iCs/>
            <w:color w:val="222222"/>
            <w:sz w:val="28"/>
            <w:szCs w:val="24"/>
            <w:shd w:val="clear" w:color="auto" w:fill="FFFFFF"/>
            <w:lang w:val="en"/>
            <w:rPrChange w:id="1577" w:author="Борис Гогинян" w:date="2020-04-24T14:10:00Z">
              <w:rPr>
                <w:rFonts w:ascii="Arial" w:hAnsi="Arial" w:cs="Arial"/>
                <w:i/>
                <w:iCs/>
                <w:color w:val="222222"/>
                <w:sz w:val="21"/>
                <w:szCs w:val="21"/>
                <w:shd w:val="clear" w:color="auto" w:fill="FFFFFF"/>
                <w:lang w:val="en"/>
              </w:rPr>
            </w:rPrChange>
          </w:rPr>
          <w:delText>B</w:delText>
        </w:r>
      </w:del>
      <w:del w:id="1578" w:author="Борис Гогинян" w:date="2020-03-28T01:23:00Z">
        <w:r w:rsidRPr="008A0571" w:rsidDel="0031265E">
          <w:rPr>
            <w:rFonts w:ascii="Times New Roman" w:hAnsi="Times New Roman" w:cs="Times New Roman"/>
            <w:iCs/>
            <w:color w:val="222222"/>
            <w:sz w:val="28"/>
            <w:szCs w:val="24"/>
            <w:shd w:val="clear" w:color="auto" w:fill="FFFFFF"/>
            <w:lang w:val="en"/>
            <w:rPrChange w:id="1579" w:author="Борис Гогинян" w:date="2020-04-24T14:10:00Z">
              <w:rPr>
                <w:rFonts w:ascii="Arial" w:hAnsi="Arial" w:cs="Arial"/>
                <w:i/>
                <w:iCs/>
                <w:color w:val="222222"/>
                <w:sz w:val="21"/>
                <w:szCs w:val="21"/>
                <w:shd w:val="clear" w:color="auto" w:fill="FFFFFF"/>
                <w:lang w:val="en"/>
              </w:rPr>
            </w:rPrChange>
          </w:rPr>
          <w:delText>idirectional</w:delText>
        </w:r>
      </w:del>
      <w:del w:id="1580" w:author="Борис Гогинян" w:date="2020-05-09T23:36:00Z">
        <w:r w:rsidRPr="008A0571" w:rsidDel="007E5F37">
          <w:rPr>
            <w:rFonts w:ascii="Times New Roman" w:hAnsi="Times New Roman" w:cs="Times New Roman"/>
            <w:iCs/>
            <w:color w:val="222222"/>
            <w:sz w:val="28"/>
            <w:szCs w:val="24"/>
            <w:shd w:val="clear" w:color="auto" w:fill="FFFFFF"/>
            <w:rPrChange w:id="1581" w:author="Борис Гогинян" w:date="2020-04-24T14:10:00Z">
              <w:rPr>
                <w:rFonts w:ascii="Arial" w:hAnsi="Arial" w:cs="Arial"/>
                <w:i/>
                <w:iCs/>
                <w:color w:val="222222"/>
                <w:sz w:val="21"/>
                <w:szCs w:val="21"/>
                <w:shd w:val="clear" w:color="auto" w:fill="FFFFFF"/>
              </w:rPr>
            </w:rPrChange>
          </w:rPr>
          <w:delText xml:space="preserve"> </w:delText>
        </w:r>
        <w:r w:rsidRPr="008A0571" w:rsidDel="007E5F37">
          <w:rPr>
            <w:rFonts w:ascii="Times New Roman" w:hAnsi="Times New Roman" w:cs="Times New Roman"/>
            <w:iCs/>
            <w:color w:val="222222"/>
            <w:sz w:val="28"/>
            <w:szCs w:val="24"/>
            <w:shd w:val="clear" w:color="auto" w:fill="FFFFFF"/>
            <w:lang w:val="en"/>
            <w:rPrChange w:id="1582" w:author="Борис Гогинян" w:date="2020-04-24T14:10:00Z">
              <w:rPr>
                <w:rFonts w:ascii="Arial" w:hAnsi="Arial" w:cs="Arial"/>
                <w:i/>
                <w:iCs/>
                <w:color w:val="222222"/>
                <w:sz w:val="21"/>
                <w:szCs w:val="21"/>
                <w:shd w:val="clear" w:color="auto" w:fill="FFFFFF"/>
                <w:lang w:val="en"/>
              </w:rPr>
            </w:rPrChange>
          </w:rPr>
          <w:delText>reflectance</w:delText>
        </w:r>
        <w:r w:rsidRPr="008A0571" w:rsidDel="007E5F37">
          <w:rPr>
            <w:rFonts w:ascii="Times New Roman" w:hAnsi="Times New Roman" w:cs="Times New Roman"/>
            <w:iCs/>
            <w:color w:val="222222"/>
            <w:sz w:val="28"/>
            <w:szCs w:val="24"/>
            <w:shd w:val="clear" w:color="auto" w:fill="FFFFFF"/>
            <w:rPrChange w:id="1583" w:author="Борис Гогинян" w:date="2020-04-24T14:10:00Z">
              <w:rPr>
                <w:rFonts w:ascii="Arial" w:hAnsi="Arial" w:cs="Arial"/>
                <w:i/>
                <w:iCs/>
                <w:color w:val="222222"/>
                <w:sz w:val="21"/>
                <w:szCs w:val="21"/>
                <w:shd w:val="clear" w:color="auto" w:fill="FFFFFF"/>
              </w:rPr>
            </w:rPrChange>
          </w:rPr>
          <w:delText xml:space="preserve"> </w:delText>
        </w:r>
        <w:r w:rsidRPr="008A0571" w:rsidDel="007E5F37">
          <w:rPr>
            <w:rFonts w:ascii="Times New Roman" w:hAnsi="Times New Roman" w:cs="Times New Roman"/>
            <w:iCs/>
            <w:color w:val="222222"/>
            <w:sz w:val="28"/>
            <w:szCs w:val="24"/>
            <w:shd w:val="clear" w:color="auto" w:fill="FFFFFF"/>
            <w:lang w:val="en"/>
            <w:rPrChange w:id="1584" w:author="Борис Гогинян" w:date="2020-04-24T14:10:00Z">
              <w:rPr>
                <w:rFonts w:ascii="Arial" w:hAnsi="Arial" w:cs="Arial"/>
                <w:i/>
                <w:iCs/>
                <w:color w:val="222222"/>
                <w:sz w:val="21"/>
                <w:szCs w:val="21"/>
                <w:shd w:val="clear" w:color="auto" w:fill="FFFFFF"/>
                <w:lang w:val="en"/>
              </w:rPr>
            </w:rPrChange>
          </w:rPr>
          <w:delText>distribution</w:delText>
        </w:r>
        <w:r w:rsidRPr="008A0571" w:rsidDel="007E5F37">
          <w:rPr>
            <w:rFonts w:ascii="Times New Roman" w:hAnsi="Times New Roman" w:cs="Times New Roman"/>
            <w:iCs/>
            <w:color w:val="222222"/>
            <w:sz w:val="28"/>
            <w:szCs w:val="24"/>
            <w:shd w:val="clear" w:color="auto" w:fill="FFFFFF"/>
            <w:rPrChange w:id="1585" w:author="Борис Гогинян" w:date="2020-04-24T14:10:00Z">
              <w:rPr>
                <w:rFonts w:ascii="Arial" w:hAnsi="Arial" w:cs="Arial"/>
                <w:i/>
                <w:iCs/>
                <w:color w:val="222222"/>
                <w:sz w:val="21"/>
                <w:szCs w:val="21"/>
                <w:shd w:val="clear" w:color="auto" w:fill="FFFFFF"/>
              </w:rPr>
            </w:rPrChange>
          </w:rPr>
          <w:delText xml:space="preserve"> </w:delText>
        </w:r>
        <w:r w:rsidRPr="008A0571" w:rsidDel="007E5F37">
          <w:rPr>
            <w:rFonts w:ascii="Times New Roman" w:hAnsi="Times New Roman" w:cs="Times New Roman"/>
            <w:iCs/>
            <w:color w:val="222222"/>
            <w:sz w:val="28"/>
            <w:szCs w:val="24"/>
            <w:shd w:val="clear" w:color="auto" w:fill="FFFFFF"/>
            <w:lang w:val="en"/>
            <w:rPrChange w:id="1586" w:author="Борис Гогинян" w:date="2020-04-24T14:10:00Z">
              <w:rPr>
                <w:rFonts w:ascii="Arial" w:hAnsi="Arial" w:cs="Arial"/>
                <w:i/>
                <w:iCs/>
                <w:color w:val="222222"/>
                <w:sz w:val="21"/>
                <w:szCs w:val="21"/>
                <w:shd w:val="clear" w:color="auto" w:fill="FFFFFF"/>
                <w:lang w:val="en"/>
              </w:rPr>
            </w:rPrChange>
          </w:rPr>
          <w:delText>function</w:delText>
        </w:r>
        <w:r w:rsidRPr="008A0571" w:rsidDel="007E5F37">
          <w:rPr>
            <w:rFonts w:ascii="Times New Roman" w:hAnsi="Times New Roman" w:cs="Times New Roman"/>
            <w:sz w:val="28"/>
            <w:szCs w:val="24"/>
            <w:rPrChange w:id="1587" w:author="Борис Гогинян" w:date="2020-04-24T14:10:00Z">
              <w:rPr>
                <w:rFonts w:ascii="Times New Roman" w:hAnsi="Times New Roman" w:cs="Times New Roman"/>
                <w:sz w:val="24"/>
                <w:szCs w:val="24"/>
              </w:rPr>
            </w:rPrChange>
          </w:rPr>
          <w:delText>) - двулучевая функция отражательной способности -</w:delText>
        </w:r>
        <w:r w:rsidRPr="008A0571" w:rsidDel="007E5F37">
          <w:rPr>
            <w:sz w:val="24"/>
            <w:rPrChange w:id="1588" w:author="Борис Гогинян" w:date="2020-04-24T14:10:00Z">
              <w:rPr/>
            </w:rPrChange>
          </w:rPr>
          <w:delText xml:space="preserve"> </w:delText>
        </w:r>
        <w:r w:rsidRPr="008A0571" w:rsidDel="007E5F37">
          <w:rPr>
            <w:rFonts w:ascii="Times New Roman" w:hAnsi="Times New Roman" w:cs="Times New Roman"/>
            <w:sz w:val="28"/>
            <w:szCs w:val="24"/>
            <w:rPrChange w:id="1589" w:author="Борис Гогинян" w:date="2020-04-24T14:10:00Z">
              <w:rPr>
                <w:rFonts w:ascii="Times New Roman" w:hAnsi="Times New Roman" w:cs="Times New Roman"/>
                <w:sz w:val="24"/>
                <w:szCs w:val="24"/>
              </w:rPr>
            </w:rPrChange>
          </w:rPr>
          <w:delText>четырёхмерная функция, определяющая, как свет отражается от непрозрачной поверхности.  Это характеристика конкретного материала, показывающая долю энергии, отраженной от материала в зависимости от направления на источник света и на камеру и длины волны света (см. Рис.1)</w:delText>
        </w:r>
      </w:del>
    </w:p>
    <w:p w14:paraId="391F7D75" w14:textId="27026E85" w:rsidR="00CF20C7" w:rsidRPr="008A0571" w:rsidDel="007E5F37" w:rsidRDefault="00CF20C7">
      <w:pPr>
        <w:spacing w:after="0" w:line="360" w:lineRule="auto"/>
        <w:contextualSpacing/>
        <w:rPr>
          <w:del w:id="1590" w:author="Борис Гогинян" w:date="2020-05-09T23:36:00Z"/>
          <w:rFonts w:ascii="Times New Roman" w:hAnsi="Times New Roman" w:cs="Times New Roman"/>
          <w:sz w:val="28"/>
          <w:szCs w:val="24"/>
          <w:rPrChange w:id="1591" w:author="Борис Гогинян" w:date="2020-04-24T14:10:00Z">
            <w:rPr>
              <w:del w:id="1592" w:author="Борис Гогинян" w:date="2020-05-09T23:36:00Z"/>
              <w:rFonts w:ascii="Times New Roman" w:hAnsi="Times New Roman" w:cs="Times New Roman"/>
              <w:sz w:val="24"/>
              <w:szCs w:val="24"/>
            </w:rPr>
          </w:rPrChange>
        </w:rPr>
        <w:pPrChange w:id="1593" w:author="Борис Гогинян" w:date="2020-05-09T23:41:00Z">
          <w:pPr>
            <w:spacing w:after="0" w:line="360" w:lineRule="auto"/>
            <w:ind w:left="567"/>
            <w:contextualSpacing/>
          </w:pPr>
        </w:pPrChange>
      </w:pPr>
      <m:oMathPara>
        <m:oMath>
          <m:r>
            <w:del w:id="1594" w:author="Борис Гогинян" w:date="2020-05-09T23:36:00Z">
              <w:rPr>
                <w:rFonts w:ascii="Cambria Math" w:hAnsi="Cambria Math" w:cs="Times New Roman"/>
                <w:sz w:val="28"/>
                <w:szCs w:val="24"/>
                <w:lang w:val="en-US"/>
                <w:rPrChange w:id="1595" w:author="Борис Гогинян" w:date="2020-04-24T14:10:00Z">
                  <w:rPr>
                    <w:rFonts w:ascii="Cambria Math" w:hAnsi="Cambria Math" w:cs="Times New Roman"/>
                    <w:sz w:val="24"/>
                    <w:szCs w:val="24"/>
                    <w:lang w:val="en-US"/>
                  </w:rPr>
                </w:rPrChange>
              </w:rPr>
              <m:t xml:space="preserve">BRDF= </m:t>
            </w:del>
          </m:r>
          <m:f>
            <m:fPr>
              <m:ctrlPr>
                <w:del w:id="1596" w:author="Борис Гогинян" w:date="2020-05-09T23:36:00Z">
                  <w:rPr>
                    <w:rFonts w:ascii="Cambria Math" w:hAnsi="Cambria Math" w:cs="Times New Roman"/>
                    <w:i/>
                    <w:sz w:val="28"/>
                    <w:szCs w:val="24"/>
                    <w:lang w:val="en-US"/>
                  </w:rPr>
                </w:del>
              </m:ctrlPr>
            </m:fPr>
            <m:num>
              <m:sSub>
                <m:sSubPr>
                  <m:ctrlPr>
                    <w:del w:id="1597" w:author="Борис Гогинян" w:date="2020-05-09T23:36:00Z">
                      <w:rPr>
                        <w:rFonts w:ascii="Cambria Math" w:hAnsi="Cambria Math" w:cs="Times New Roman"/>
                        <w:i/>
                        <w:sz w:val="28"/>
                        <w:szCs w:val="24"/>
                      </w:rPr>
                    </w:del>
                  </m:ctrlPr>
                </m:sSubPr>
                <m:e>
                  <m:r>
                    <w:del w:id="1598" w:author="Борис Гогинян" w:date="2020-05-09T23:36:00Z">
                      <w:rPr>
                        <w:rFonts w:ascii="Cambria Math" w:hAnsi="Cambria Math" w:cs="Times New Roman"/>
                        <w:sz w:val="28"/>
                        <w:szCs w:val="24"/>
                        <w:rPrChange w:id="1599" w:author="Борис Гогинян" w:date="2020-04-24T14:10:00Z">
                          <w:rPr>
                            <w:rFonts w:ascii="Cambria Math" w:hAnsi="Cambria Math" w:cs="Times New Roman"/>
                            <w:sz w:val="24"/>
                            <w:szCs w:val="24"/>
                          </w:rPr>
                        </w:rPrChange>
                      </w:rPr>
                      <m:t>L</m:t>
                    </w:del>
                  </m:r>
                </m:e>
                <m:sub>
                  <m:r>
                    <w:del w:id="1600" w:author="Борис Гогинян" w:date="2020-05-09T23:36:00Z">
                      <w:rPr>
                        <w:rFonts w:ascii="Cambria Math" w:hAnsi="Cambria Math" w:cs="Times New Roman"/>
                        <w:sz w:val="28"/>
                        <w:szCs w:val="24"/>
                        <w:rPrChange w:id="1601" w:author="Борис Гогинян" w:date="2020-04-24T14:10:00Z">
                          <w:rPr>
                            <w:rFonts w:ascii="Cambria Math" w:hAnsi="Cambria Math" w:cs="Times New Roman"/>
                            <w:sz w:val="24"/>
                            <w:szCs w:val="24"/>
                          </w:rPr>
                        </w:rPrChange>
                      </w:rPr>
                      <m:t>0</m:t>
                    </w:del>
                  </m:r>
                </m:sub>
              </m:sSub>
            </m:num>
            <m:den>
              <m:sSub>
                <m:sSubPr>
                  <m:ctrlPr>
                    <w:del w:id="1602" w:author="Борис Гогинян" w:date="2020-05-09T23:36:00Z">
                      <w:rPr>
                        <w:rFonts w:ascii="Cambria Math" w:hAnsi="Cambria Math" w:cs="Times New Roman"/>
                        <w:i/>
                        <w:sz w:val="28"/>
                        <w:szCs w:val="24"/>
                      </w:rPr>
                    </w:del>
                  </m:ctrlPr>
                </m:sSubPr>
                <m:e>
                  <m:r>
                    <w:del w:id="1603" w:author="Борис Гогинян" w:date="2020-05-09T23:36:00Z">
                      <w:rPr>
                        <w:rFonts w:ascii="Cambria Math" w:hAnsi="Cambria Math" w:cs="Times New Roman"/>
                        <w:sz w:val="28"/>
                        <w:szCs w:val="24"/>
                        <w:rPrChange w:id="1604" w:author="Борис Гогинян" w:date="2020-04-24T14:10:00Z">
                          <w:rPr>
                            <w:rFonts w:ascii="Cambria Math" w:hAnsi="Cambria Math" w:cs="Times New Roman"/>
                            <w:sz w:val="24"/>
                            <w:szCs w:val="24"/>
                          </w:rPr>
                        </w:rPrChange>
                      </w:rPr>
                      <m:t>L</m:t>
                    </w:del>
                  </m:r>
                </m:e>
                <m:sub>
                  <m:r>
                    <w:del w:id="1605" w:author="Борис Гогинян" w:date="2020-05-09T23:36:00Z">
                      <w:rPr>
                        <w:rFonts w:ascii="Cambria Math" w:hAnsi="Cambria Math" w:cs="Times New Roman"/>
                        <w:sz w:val="28"/>
                        <w:szCs w:val="24"/>
                        <w:lang w:val="en-US"/>
                        <w:rPrChange w:id="1606" w:author="Борис Гогинян" w:date="2020-04-24T14:10:00Z">
                          <w:rPr>
                            <w:rFonts w:ascii="Cambria Math" w:hAnsi="Cambria Math" w:cs="Times New Roman"/>
                            <w:sz w:val="24"/>
                            <w:szCs w:val="24"/>
                            <w:lang w:val="en-US"/>
                          </w:rPr>
                        </w:rPrChange>
                      </w:rPr>
                      <m:t>i</m:t>
                    </w:del>
                  </m:r>
                </m:sub>
              </m:sSub>
              <m:r>
                <w:del w:id="1607" w:author="Борис Гогинян" w:date="2020-05-09T23:36:00Z">
                  <w:rPr>
                    <w:rFonts w:ascii="Cambria Math" w:hAnsi="Cambria Math" w:cs="Times New Roman"/>
                    <w:sz w:val="28"/>
                    <w:szCs w:val="24"/>
                    <w:rPrChange w:id="1608" w:author="Борис Гогинян" w:date="2020-04-24T14:10:00Z">
                      <w:rPr>
                        <w:rFonts w:ascii="Cambria Math" w:hAnsi="Cambria Math" w:cs="Times New Roman"/>
                        <w:sz w:val="24"/>
                        <w:szCs w:val="24"/>
                      </w:rPr>
                    </w:rPrChange>
                  </w:rPr>
                  <m:t>∙</m:t>
                </w:del>
              </m:r>
              <m:func>
                <m:funcPr>
                  <m:ctrlPr>
                    <w:del w:id="1609" w:author="Борис Гогинян" w:date="2020-05-09T23:36:00Z">
                      <w:rPr>
                        <w:rFonts w:ascii="Cambria Math" w:hAnsi="Cambria Math" w:cs="Times New Roman"/>
                        <w:sz w:val="28"/>
                        <w:szCs w:val="24"/>
                      </w:rPr>
                    </w:del>
                  </m:ctrlPr>
                </m:funcPr>
                <m:fName>
                  <m:r>
                    <w:del w:id="1610" w:author="Борис Гогинян" w:date="2020-05-09T23:36:00Z">
                      <m:rPr>
                        <m:sty m:val="p"/>
                      </m:rPr>
                      <w:rPr>
                        <w:rFonts w:ascii="Cambria Math" w:hAnsi="Cambria Math" w:cs="Times New Roman"/>
                        <w:sz w:val="28"/>
                        <w:szCs w:val="24"/>
                        <w:rPrChange w:id="1611" w:author="Борис Гогинян" w:date="2020-04-24T14:10:00Z">
                          <w:rPr>
                            <w:rFonts w:ascii="Cambria Math" w:hAnsi="Cambria Math" w:cs="Times New Roman"/>
                            <w:sz w:val="24"/>
                            <w:szCs w:val="24"/>
                          </w:rPr>
                        </w:rPrChange>
                      </w:rPr>
                      <m:t>cos</m:t>
                    </w:del>
                  </m:r>
                  <m:ctrlPr>
                    <w:del w:id="1612" w:author="Борис Гогинян" w:date="2020-05-09T23:36:00Z">
                      <w:rPr>
                        <w:rFonts w:ascii="Cambria Math" w:hAnsi="Cambria Math" w:cs="Times New Roman"/>
                        <w:i/>
                        <w:sz w:val="28"/>
                        <w:szCs w:val="24"/>
                      </w:rPr>
                    </w:del>
                  </m:ctrlPr>
                </m:fName>
                <m:e>
                  <m:sSub>
                    <m:sSubPr>
                      <m:ctrlPr>
                        <w:del w:id="1613" w:author="Борис Гогинян" w:date="2020-05-09T23:36:00Z">
                          <w:rPr>
                            <w:rFonts w:ascii="Cambria Math" w:hAnsi="Cambria Math" w:cs="Times New Roman"/>
                            <w:i/>
                            <w:sz w:val="28"/>
                            <w:szCs w:val="24"/>
                          </w:rPr>
                        </w:del>
                      </m:ctrlPr>
                    </m:sSubPr>
                    <m:e>
                      <m:r>
                        <w:del w:id="1614" w:author="Борис Гогинян" w:date="2020-05-09T23:36:00Z">
                          <w:rPr>
                            <w:rFonts w:ascii="Cambria Math" w:hAnsi="Cambria Math" w:cs="Times New Roman"/>
                            <w:sz w:val="28"/>
                            <w:szCs w:val="24"/>
                            <w:rPrChange w:id="1615" w:author="Борис Гогинян" w:date="2020-04-24T14:10:00Z">
                              <w:rPr>
                                <w:rFonts w:ascii="Cambria Math" w:hAnsi="Cambria Math" w:cs="Times New Roman"/>
                                <w:sz w:val="24"/>
                                <w:szCs w:val="24"/>
                              </w:rPr>
                            </w:rPrChange>
                          </w:rPr>
                          <m:t>φ</m:t>
                        </w:del>
                      </m:r>
                    </m:e>
                    <m:sub>
                      <m:r>
                        <w:del w:id="1616" w:author="Борис Гогинян" w:date="2020-05-09T23:36:00Z">
                          <w:rPr>
                            <w:rFonts w:ascii="Cambria Math" w:hAnsi="Cambria Math" w:cs="Times New Roman"/>
                            <w:sz w:val="28"/>
                            <w:szCs w:val="24"/>
                            <w:rPrChange w:id="1617" w:author="Борис Гогинян" w:date="2020-04-24T14:10:00Z">
                              <w:rPr>
                                <w:rFonts w:ascii="Cambria Math" w:hAnsi="Cambria Math" w:cs="Times New Roman"/>
                                <w:sz w:val="24"/>
                                <w:szCs w:val="24"/>
                              </w:rPr>
                            </w:rPrChange>
                          </w:rPr>
                          <m:t>in</m:t>
                        </w:del>
                      </m:r>
                    </m:sub>
                  </m:sSub>
                </m:e>
              </m:func>
              <m:r>
                <w:del w:id="1618" w:author="Борис Гогинян" w:date="2020-05-09T23:36:00Z">
                  <w:rPr>
                    <w:rFonts w:ascii="Cambria Math" w:hAnsi="Cambria Math" w:cs="Times New Roman"/>
                    <w:sz w:val="28"/>
                    <w:szCs w:val="24"/>
                    <w:rPrChange w:id="1619" w:author="Борис Гогинян" w:date="2020-04-24T14:10:00Z">
                      <w:rPr>
                        <w:rFonts w:ascii="Cambria Math" w:hAnsi="Cambria Math" w:cs="Times New Roman"/>
                        <w:sz w:val="24"/>
                        <w:szCs w:val="24"/>
                      </w:rPr>
                    </w:rPrChange>
                  </w:rPr>
                  <m:t>∙dw</m:t>
                </w:del>
              </m:r>
            </m:den>
          </m:f>
          <m:r>
            <w:del w:id="1620" w:author="Борис Гогинян" w:date="2020-05-09T23:36:00Z">
              <w:rPr>
                <w:rFonts w:ascii="Cambria Math" w:hAnsi="Cambria Math" w:cs="Times New Roman"/>
                <w:sz w:val="28"/>
                <w:szCs w:val="24"/>
                <w:lang w:val="en-US"/>
                <w:rPrChange w:id="1621" w:author="Борис Гогинян" w:date="2020-04-24T14:10:00Z">
                  <w:rPr>
                    <w:rFonts w:ascii="Cambria Math" w:hAnsi="Cambria Math" w:cs="Times New Roman"/>
                    <w:sz w:val="24"/>
                    <w:szCs w:val="24"/>
                    <w:lang w:val="en-US"/>
                  </w:rPr>
                </w:rPrChange>
              </w:rPr>
              <m:t xml:space="preserve"> , </m:t>
            </w:del>
          </m:r>
          <m:r>
            <w:del w:id="1622" w:author="Борис Гогинян" w:date="2020-05-09T23:36:00Z">
              <w:rPr>
                <w:rFonts w:ascii="Cambria Math" w:hAnsi="Cambria Math" w:cs="Times New Roman"/>
                <w:sz w:val="28"/>
                <w:szCs w:val="24"/>
                <w:rPrChange w:id="1623" w:author="Борис Гогинян" w:date="2020-04-24T14:10:00Z">
                  <w:rPr>
                    <w:rFonts w:ascii="Cambria Math" w:hAnsi="Cambria Math" w:cs="Times New Roman"/>
                    <w:sz w:val="24"/>
                    <w:szCs w:val="24"/>
                  </w:rPr>
                </w:rPrChange>
              </w:rPr>
              <m:t>где</m:t>
            </w:del>
          </m:r>
        </m:oMath>
      </m:oMathPara>
    </w:p>
    <w:p w14:paraId="20AA06D8" w14:textId="076B837A" w:rsidR="001426E8" w:rsidRPr="00406027" w:rsidDel="007E5F37" w:rsidRDefault="006145D6">
      <w:pPr>
        <w:spacing w:after="0" w:line="360" w:lineRule="auto"/>
        <w:contextualSpacing/>
        <w:rPr>
          <w:del w:id="1624" w:author="Борис Гогинян" w:date="2020-05-09T23:36:00Z"/>
          <w:rFonts w:ascii="Times New Roman" w:hAnsi="Times New Roman" w:cs="Times New Roman"/>
          <w:sz w:val="28"/>
          <w:szCs w:val="24"/>
          <w:rPrChange w:id="1625" w:author="Борис Гогинян" w:date="2020-03-26T23:53:00Z">
            <w:rPr>
              <w:del w:id="1626" w:author="Борис Гогинян" w:date="2020-05-09T23:36:00Z"/>
              <w:rFonts w:ascii="Times New Roman" w:hAnsi="Times New Roman" w:cs="Times New Roman"/>
              <w:sz w:val="24"/>
              <w:szCs w:val="24"/>
            </w:rPr>
          </w:rPrChange>
        </w:rPr>
        <w:pPrChange w:id="1627" w:author="Борис Гогинян" w:date="2020-05-09T23:41:00Z">
          <w:pPr>
            <w:spacing w:after="0" w:line="360" w:lineRule="auto"/>
            <w:ind w:left="567"/>
            <w:contextualSpacing/>
          </w:pPr>
        </w:pPrChange>
      </w:pPr>
      <m:oMath>
        <m:func>
          <m:funcPr>
            <m:ctrlPr>
              <w:del w:id="1628" w:author="Борис Гогинян" w:date="2020-05-09T23:36:00Z">
                <w:rPr>
                  <w:rFonts w:ascii="Cambria Math" w:hAnsi="Cambria Math" w:cs="Times New Roman"/>
                  <w:sz w:val="28"/>
                  <w:szCs w:val="24"/>
                </w:rPr>
              </w:del>
            </m:ctrlPr>
          </m:funcPr>
          <m:fName>
            <m:r>
              <w:del w:id="1629" w:author="Борис Гогинян" w:date="2020-05-09T23:36:00Z">
                <m:rPr>
                  <m:sty m:val="p"/>
                </m:rPr>
                <w:rPr>
                  <w:rFonts w:ascii="Cambria Math" w:hAnsi="Cambria Math" w:cs="Times New Roman"/>
                  <w:sz w:val="28"/>
                  <w:szCs w:val="24"/>
                  <w:rPrChange w:id="1630" w:author="Борис Гогинян" w:date="2020-04-24T14:10:00Z">
                    <w:rPr>
                      <w:rFonts w:ascii="Cambria Math" w:hAnsi="Cambria Math" w:cs="Times New Roman"/>
                      <w:sz w:val="24"/>
                      <w:szCs w:val="24"/>
                    </w:rPr>
                  </w:rPrChange>
                </w:rPr>
                <m:t>cos</m:t>
              </w:del>
            </m:r>
            <m:ctrlPr>
              <w:del w:id="1631" w:author="Борис Гогинян" w:date="2020-05-09T23:36:00Z">
                <w:rPr>
                  <w:rFonts w:ascii="Cambria Math" w:hAnsi="Cambria Math" w:cs="Times New Roman"/>
                  <w:i/>
                  <w:sz w:val="28"/>
                  <w:szCs w:val="24"/>
                </w:rPr>
              </w:del>
            </m:ctrlPr>
          </m:fName>
          <m:e>
            <m:sSub>
              <m:sSubPr>
                <m:ctrlPr>
                  <w:del w:id="1632" w:author="Борис Гогинян" w:date="2020-05-09T23:36:00Z">
                    <w:rPr>
                      <w:rFonts w:ascii="Cambria Math" w:hAnsi="Cambria Math" w:cs="Times New Roman"/>
                      <w:i/>
                      <w:sz w:val="28"/>
                      <w:szCs w:val="24"/>
                    </w:rPr>
                  </w:del>
                </m:ctrlPr>
              </m:sSubPr>
              <m:e>
                <m:r>
                  <w:del w:id="1633" w:author="Борис Гогинян" w:date="2020-05-09T23:36:00Z">
                    <w:rPr>
                      <w:rFonts w:ascii="Cambria Math" w:hAnsi="Cambria Math" w:cs="Times New Roman"/>
                      <w:sz w:val="28"/>
                      <w:szCs w:val="24"/>
                      <w:rPrChange w:id="1634" w:author="Борис Гогинян" w:date="2020-04-24T14:10:00Z">
                        <w:rPr>
                          <w:rFonts w:ascii="Cambria Math" w:hAnsi="Cambria Math" w:cs="Times New Roman"/>
                          <w:sz w:val="24"/>
                          <w:szCs w:val="24"/>
                        </w:rPr>
                      </w:rPrChange>
                    </w:rPr>
                    <m:t>φ</m:t>
                  </w:del>
                </m:r>
              </m:e>
              <m:sub>
                <m:r>
                  <w:del w:id="1635" w:author="Борис Гогинян" w:date="2020-05-09T23:36:00Z">
                    <w:rPr>
                      <w:rFonts w:ascii="Cambria Math" w:hAnsi="Cambria Math" w:cs="Times New Roman"/>
                      <w:sz w:val="28"/>
                      <w:szCs w:val="24"/>
                      <w:rPrChange w:id="1636" w:author="Борис Гогинян" w:date="2020-04-24T14:10:00Z">
                        <w:rPr>
                          <w:rFonts w:ascii="Cambria Math" w:hAnsi="Cambria Math" w:cs="Times New Roman"/>
                          <w:sz w:val="24"/>
                          <w:szCs w:val="24"/>
                        </w:rPr>
                      </w:rPrChange>
                    </w:rPr>
                    <m:t>in</m:t>
                  </w:del>
                </m:r>
              </m:sub>
            </m:sSub>
          </m:e>
        </m:func>
        <m:r>
          <w:del w:id="1637" w:author="Борис Гогинян" w:date="2020-05-09T23:36:00Z">
            <w:rPr>
              <w:rFonts w:ascii="Cambria Math" w:hAnsi="Cambria Math" w:cs="Times New Roman"/>
              <w:sz w:val="28"/>
              <w:szCs w:val="24"/>
              <w:rPrChange w:id="1638" w:author="Борис Гогинян" w:date="2020-04-24T14:10:00Z">
                <w:rPr>
                  <w:rFonts w:ascii="Cambria Math" w:hAnsi="Cambria Math" w:cs="Times New Roman"/>
                  <w:sz w:val="24"/>
                  <w:szCs w:val="24"/>
                </w:rPr>
              </w:rPrChange>
            </w:rPr>
            <m:t>=</m:t>
          </w:del>
        </m:r>
        <m:d>
          <m:dPr>
            <m:ctrlPr>
              <w:del w:id="1639" w:author="Борис Гогинян" w:date="2020-05-09T23:36:00Z">
                <w:rPr>
                  <w:rFonts w:ascii="Cambria Math" w:hAnsi="Cambria Math" w:cs="Times New Roman"/>
                  <w:i/>
                  <w:sz w:val="28"/>
                  <w:szCs w:val="24"/>
                </w:rPr>
              </w:del>
            </m:ctrlPr>
          </m:dPr>
          <m:e>
            <m:acc>
              <m:accPr>
                <m:chr m:val="⃗"/>
                <m:ctrlPr>
                  <w:del w:id="1640" w:author="Борис Гогинян" w:date="2020-05-09T23:36:00Z">
                    <w:rPr>
                      <w:rFonts w:ascii="Cambria Math" w:hAnsi="Cambria Math" w:cs="Times New Roman"/>
                      <w:i/>
                      <w:sz w:val="28"/>
                      <w:szCs w:val="24"/>
                    </w:rPr>
                  </w:del>
                </m:ctrlPr>
              </m:accPr>
              <m:e>
                <m:r>
                  <w:del w:id="1641" w:author="Борис Гогинян" w:date="2020-05-09T23:36:00Z">
                    <w:rPr>
                      <w:rFonts w:ascii="Cambria Math" w:hAnsi="Cambria Math" w:cs="Times New Roman"/>
                      <w:sz w:val="28"/>
                      <w:szCs w:val="24"/>
                      <w:rPrChange w:id="1642" w:author="Борис Гогинян" w:date="2020-04-24T14:10:00Z">
                        <w:rPr>
                          <w:rFonts w:ascii="Cambria Math" w:hAnsi="Cambria Math" w:cs="Times New Roman"/>
                          <w:sz w:val="24"/>
                          <w:szCs w:val="24"/>
                        </w:rPr>
                      </w:rPrChange>
                    </w:rPr>
                    <m:t>l</m:t>
                  </w:del>
                </m:r>
              </m:e>
            </m:acc>
            <m:r>
              <w:del w:id="1643" w:author="Борис Гогинян" w:date="2020-05-09T23:36:00Z">
                <w:rPr>
                  <w:rFonts w:ascii="Cambria Math" w:hAnsi="Cambria Math" w:cs="Times New Roman"/>
                  <w:sz w:val="28"/>
                  <w:szCs w:val="24"/>
                  <w:rPrChange w:id="1644" w:author="Борис Гогинян" w:date="2020-04-24T14:10:00Z">
                    <w:rPr>
                      <w:rFonts w:ascii="Cambria Math" w:hAnsi="Cambria Math" w:cs="Times New Roman"/>
                      <w:sz w:val="24"/>
                      <w:szCs w:val="24"/>
                    </w:rPr>
                  </w:rPrChange>
                </w:rPr>
                <m:t>∙</m:t>
              </w:del>
            </m:r>
            <m:acc>
              <m:accPr>
                <m:chr m:val="⃗"/>
                <m:ctrlPr>
                  <w:del w:id="1645" w:author="Борис Гогинян" w:date="2020-05-09T23:36:00Z">
                    <w:rPr>
                      <w:rFonts w:ascii="Cambria Math" w:hAnsi="Cambria Math" w:cs="Times New Roman"/>
                      <w:i/>
                      <w:sz w:val="28"/>
                      <w:szCs w:val="24"/>
                    </w:rPr>
                  </w:del>
                </m:ctrlPr>
              </m:accPr>
              <m:e>
                <m:r>
                  <w:del w:id="1646" w:author="Борис Гогинян" w:date="2020-05-09T23:36:00Z">
                    <w:rPr>
                      <w:rFonts w:ascii="Cambria Math" w:hAnsi="Cambria Math" w:cs="Times New Roman"/>
                      <w:sz w:val="28"/>
                      <w:szCs w:val="24"/>
                      <w:rPrChange w:id="1647" w:author="Борис Гогинян" w:date="2020-04-24T14:10:00Z">
                        <w:rPr>
                          <w:rFonts w:ascii="Cambria Math" w:hAnsi="Cambria Math" w:cs="Times New Roman"/>
                          <w:sz w:val="24"/>
                          <w:szCs w:val="24"/>
                        </w:rPr>
                      </w:rPrChange>
                    </w:rPr>
                    <m:t>n</m:t>
                  </w:del>
                </m:r>
              </m:e>
            </m:acc>
          </m:e>
        </m:d>
      </m:oMath>
      <w:del w:id="1648" w:author="Борис Гогинян" w:date="2020-05-09T23:36:00Z">
        <w:r w:rsidR="00CF20C7" w:rsidRPr="008A0571" w:rsidDel="007E5F37">
          <w:rPr>
            <w:rFonts w:ascii="Times New Roman" w:hAnsi="Times New Roman" w:cs="Times New Roman"/>
            <w:sz w:val="28"/>
            <w:szCs w:val="24"/>
            <w:rPrChange w:id="1649" w:author="Борис Гогинян" w:date="2020-04-24T14:10:00Z">
              <w:rPr>
                <w:rFonts w:ascii="Times New Roman" w:hAnsi="Times New Roman" w:cs="Times New Roman"/>
                <w:sz w:val="24"/>
                <w:szCs w:val="24"/>
              </w:rPr>
            </w:rPrChange>
          </w:rPr>
          <w:delText xml:space="preserve"> - косинус угла между нормалью </w:delText>
        </w:r>
        <m:oMath>
          <m:acc>
            <m:accPr>
              <m:chr m:val="⃗"/>
              <m:ctrlPr>
                <w:rPr>
                  <w:rFonts w:ascii="Cambria Math" w:hAnsi="Cambria Math" w:cs="Times New Roman"/>
                  <w:i/>
                  <w:sz w:val="28"/>
                  <w:szCs w:val="24"/>
                </w:rPr>
              </m:ctrlPr>
            </m:accPr>
            <m:e>
              <m:r>
                <w:rPr>
                  <w:rFonts w:ascii="Cambria Math" w:hAnsi="Cambria Math" w:cs="Times New Roman"/>
                  <w:sz w:val="28"/>
                  <w:szCs w:val="24"/>
                  <w:rPrChange w:id="1650" w:author="Борис Гогинян" w:date="2020-04-24T14:10:00Z">
                    <w:rPr>
                      <w:rFonts w:ascii="Cambria Math" w:hAnsi="Cambria Math" w:cs="Times New Roman"/>
                      <w:sz w:val="24"/>
                      <w:szCs w:val="24"/>
                    </w:rPr>
                  </w:rPrChange>
                </w:rPr>
                <m:t>n</m:t>
              </m:r>
            </m:e>
          </m:acc>
        </m:oMath>
        <w:r w:rsidR="00CF20C7" w:rsidRPr="008A0571" w:rsidDel="007E5F37">
          <w:rPr>
            <w:rFonts w:ascii="Times New Roman" w:hAnsi="Times New Roman" w:cs="Times New Roman"/>
            <w:sz w:val="28"/>
            <w:szCs w:val="24"/>
            <w:rPrChange w:id="1651" w:author="Борис Гогинян" w:date="2020-04-24T14:10:00Z">
              <w:rPr>
                <w:rFonts w:ascii="Times New Roman" w:hAnsi="Times New Roman" w:cs="Times New Roman"/>
                <w:sz w:val="24"/>
                <w:szCs w:val="24"/>
              </w:rPr>
            </w:rPrChange>
          </w:rPr>
          <w:delText xml:space="preserve"> и вектором на источник </w:delText>
        </w:r>
        <m:oMath>
          <m:acc>
            <m:accPr>
              <m:chr m:val="⃗"/>
              <m:ctrlPr>
                <w:rPr>
                  <w:rFonts w:ascii="Cambria Math" w:hAnsi="Cambria Math" w:cs="Times New Roman"/>
                  <w:i/>
                  <w:sz w:val="28"/>
                  <w:szCs w:val="24"/>
                </w:rPr>
              </m:ctrlPr>
            </m:accPr>
            <m:e>
              <m:r>
                <w:rPr>
                  <w:rFonts w:ascii="Cambria Math" w:hAnsi="Cambria Math" w:cs="Times New Roman"/>
                  <w:sz w:val="28"/>
                  <w:szCs w:val="24"/>
                  <w:rPrChange w:id="1652" w:author="Борис Гогинян" w:date="2020-04-24T14:10:00Z">
                    <w:rPr>
                      <w:rFonts w:ascii="Cambria Math" w:hAnsi="Cambria Math" w:cs="Times New Roman"/>
                      <w:sz w:val="24"/>
                      <w:szCs w:val="24"/>
                    </w:rPr>
                  </w:rPrChange>
                </w:rPr>
                <m:t>l</m:t>
              </m:r>
            </m:e>
          </m:acc>
        </m:oMath>
        <w:r w:rsidR="00CF20C7" w:rsidRPr="008A0571" w:rsidDel="007E5F37">
          <w:rPr>
            <w:rFonts w:ascii="Times New Roman" w:hAnsi="Times New Roman" w:cs="Times New Roman"/>
            <w:sz w:val="28"/>
            <w:szCs w:val="24"/>
            <w:rPrChange w:id="1653" w:author="Борис Гогинян" w:date="2020-04-24T14:10:00Z">
              <w:rPr>
                <w:rFonts w:ascii="Times New Roman" w:hAnsi="Times New Roman" w:cs="Times New Roman"/>
                <w:sz w:val="24"/>
                <w:szCs w:val="24"/>
              </w:rPr>
            </w:rPrChange>
          </w:rPr>
          <w:delText>.</w:delText>
        </w:r>
      </w:del>
    </w:p>
    <w:p w14:paraId="660E8EAB" w14:textId="429F9EDC" w:rsidR="009F4674" w:rsidDel="007E5F37" w:rsidRDefault="009F4674">
      <w:pPr>
        <w:spacing w:after="0" w:line="360" w:lineRule="auto"/>
        <w:contextualSpacing/>
        <w:rPr>
          <w:del w:id="1654" w:author="Борис Гогинян" w:date="2020-05-09T23:36:00Z"/>
          <w:rFonts w:ascii="Times New Roman" w:hAnsi="Times New Roman" w:cs="Times New Roman"/>
          <w:sz w:val="24"/>
          <w:szCs w:val="24"/>
        </w:rPr>
        <w:pPrChange w:id="1655" w:author="Борис Гогинян" w:date="2020-05-09T23:41:00Z">
          <w:pPr>
            <w:spacing w:after="0" w:line="360" w:lineRule="auto"/>
            <w:ind w:firstLine="567"/>
            <w:contextualSpacing/>
          </w:pPr>
        </w:pPrChange>
      </w:pPr>
    </w:p>
    <w:p w14:paraId="03F738EB" w14:textId="009E38F7" w:rsidR="009F4674" w:rsidDel="007E5F37" w:rsidRDefault="009F4674">
      <w:pPr>
        <w:spacing w:after="0" w:line="360" w:lineRule="auto"/>
        <w:contextualSpacing/>
        <w:rPr>
          <w:del w:id="1656" w:author="Борис Гогинян" w:date="2020-05-09T23:36:00Z"/>
          <w:rFonts w:ascii="Times New Roman" w:hAnsi="Times New Roman" w:cs="Times New Roman"/>
          <w:sz w:val="24"/>
          <w:szCs w:val="24"/>
        </w:rPr>
        <w:pPrChange w:id="1657" w:author="Борис Гогинян" w:date="2020-05-09T23:41:00Z">
          <w:pPr>
            <w:spacing w:after="0" w:line="360" w:lineRule="auto"/>
            <w:ind w:firstLine="567"/>
            <w:contextualSpacing/>
          </w:pPr>
        </w:pPrChange>
      </w:pPr>
    </w:p>
    <w:p w14:paraId="2BB3C7D3" w14:textId="6F1CEA3B" w:rsidR="00943ECD" w:rsidDel="007E5F37" w:rsidRDefault="00943ECD">
      <w:pPr>
        <w:spacing w:after="0" w:line="360" w:lineRule="auto"/>
        <w:contextualSpacing/>
        <w:jc w:val="center"/>
        <w:rPr>
          <w:del w:id="1658" w:author="Борис Гогинян" w:date="2020-05-09T23:36:00Z"/>
          <w:rFonts w:ascii="Times New Roman" w:hAnsi="Times New Roman" w:cs="Times New Roman"/>
          <w:sz w:val="24"/>
          <w:szCs w:val="24"/>
        </w:rPr>
        <w:pPrChange w:id="1659" w:author="Борис Гогинян" w:date="2020-05-09T23:41:00Z">
          <w:pPr>
            <w:spacing w:after="0" w:line="360" w:lineRule="auto"/>
            <w:ind w:firstLine="567"/>
            <w:contextualSpacing/>
            <w:jc w:val="center"/>
          </w:pPr>
        </w:pPrChange>
      </w:pPr>
      <w:del w:id="1660" w:author="Борис Гогинян" w:date="2020-05-09T23:36:00Z">
        <w:r w:rsidDel="007E5F37">
          <w:rPr>
            <w:noProof/>
            <w:lang w:eastAsia="ru-RU"/>
          </w:rPr>
          <w:drawing>
            <wp:inline distT="0" distB="0" distL="0" distR="0" wp14:anchorId="635E4158" wp14:editId="2BB45A13">
              <wp:extent cx="4440204" cy="2571750"/>
              <wp:effectExtent l="0" t="0" r="0" b="0"/>
              <wp:docPr id="11" name="Рисунок 11" descr="https://web.archive.org/web/20110806124421im_/http:/cgm.computergraphics.ru/files/cgm/content/2209/image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eb.archive.org/web/20110806124421im_/http:/cgm.computergraphics.ru/files/cgm/content/2209/image01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4115" cy="2585599"/>
                      </a:xfrm>
                      <a:prstGeom prst="rect">
                        <a:avLst/>
                      </a:prstGeom>
                      <a:noFill/>
                      <a:ln>
                        <a:noFill/>
                      </a:ln>
                    </pic:spPr>
                  </pic:pic>
                </a:graphicData>
              </a:graphic>
            </wp:inline>
          </w:drawing>
        </w:r>
      </w:del>
    </w:p>
    <w:p w14:paraId="797D1569" w14:textId="47AB7D8F" w:rsidR="00017091" w:rsidDel="007E5F37" w:rsidRDefault="009F4674">
      <w:pPr>
        <w:spacing w:after="0" w:line="360" w:lineRule="auto"/>
        <w:contextualSpacing/>
        <w:jc w:val="center"/>
        <w:rPr>
          <w:del w:id="1661" w:author="Борис Гогинян" w:date="2020-05-09T23:36:00Z"/>
          <w:rFonts w:ascii="Times New Roman" w:hAnsi="Times New Roman" w:cs="Times New Roman"/>
          <w:sz w:val="24"/>
          <w:szCs w:val="24"/>
        </w:rPr>
        <w:pPrChange w:id="1662" w:author="Борис Гогинян" w:date="2020-05-09T23:41:00Z">
          <w:pPr>
            <w:spacing w:after="0" w:line="360" w:lineRule="auto"/>
            <w:ind w:firstLine="567"/>
            <w:contextualSpacing/>
            <w:jc w:val="center"/>
          </w:pPr>
        </w:pPrChange>
      </w:pPr>
      <w:del w:id="1663" w:author="Борис Гогинян" w:date="2020-05-09T23:36:00Z">
        <w:r w:rsidDel="007E5F37">
          <w:rPr>
            <w:rFonts w:ascii="Times New Roman" w:hAnsi="Times New Roman" w:cs="Times New Roman"/>
            <w:sz w:val="24"/>
            <w:szCs w:val="24"/>
          </w:rPr>
          <w:delText>Рис. 1 ДФОС - двулучевая</w:delText>
        </w:r>
        <w:r w:rsidRPr="00943ECD" w:rsidDel="007E5F37">
          <w:rPr>
            <w:rFonts w:ascii="Times New Roman" w:hAnsi="Times New Roman" w:cs="Times New Roman"/>
            <w:sz w:val="24"/>
            <w:szCs w:val="24"/>
          </w:rPr>
          <w:delText xml:space="preserve"> </w:delText>
        </w:r>
        <w:r w:rsidDel="007E5F37">
          <w:rPr>
            <w:rFonts w:ascii="Times New Roman" w:hAnsi="Times New Roman" w:cs="Times New Roman"/>
            <w:sz w:val="24"/>
            <w:szCs w:val="24"/>
          </w:rPr>
          <w:delText>функция</w:delText>
        </w:r>
        <w:r w:rsidRPr="00943ECD" w:rsidDel="007E5F37">
          <w:rPr>
            <w:rFonts w:ascii="Times New Roman" w:hAnsi="Times New Roman" w:cs="Times New Roman"/>
            <w:sz w:val="24"/>
            <w:szCs w:val="24"/>
          </w:rPr>
          <w:delText xml:space="preserve"> </w:delText>
        </w:r>
        <w:r w:rsidDel="007E5F37">
          <w:rPr>
            <w:rFonts w:ascii="Times New Roman" w:hAnsi="Times New Roman" w:cs="Times New Roman"/>
            <w:sz w:val="24"/>
            <w:szCs w:val="24"/>
          </w:rPr>
          <w:delText>отражательной</w:delText>
        </w:r>
        <w:r w:rsidRPr="00943ECD" w:rsidDel="007E5F37">
          <w:rPr>
            <w:rFonts w:ascii="Times New Roman" w:hAnsi="Times New Roman" w:cs="Times New Roman"/>
            <w:sz w:val="24"/>
            <w:szCs w:val="24"/>
          </w:rPr>
          <w:delText xml:space="preserve"> </w:delText>
        </w:r>
        <w:r w:rsidDel="007E5F37">
          <w:rPr>
            <w:rFonts w:ascii="Times New Roman" w:hAnsi="Times New Roman" w:cs="Times New Roman"/>
            <w:sz w:val="24"/>
            <w:szCs w:val="24"/>
          </w:rPr>
          <w:delText>способности</w:delText>
        </w:r>
      </w:del>
    </w:p>
    <w:p w14:paraId="19D6E00F" w14:textId="18FCB4D6" w:rsidR="00D95499" w:rsidRPr="00D95499" w:rsidDel="007E5F37" w:rsidRDefault="00D95499">
      <w:pPr>
        <w:spacing w:after="0" w:line="360" w:lineRule="auto"/>
        <w:contextualSpacing/>
        <w:rPr>
          <w:del w:id="1664" w:author="Борис Гогинян" w:date="2020-05-09T23:36:00Z"/>
          <w:rFonts w:ascii="Times New Roman" w:hAnsi="Times New Roman" w:cs="Times New Roman"/>
          <w:sz w:val="28"/>
          <w:szCs w:val="24"/>
        </w:rPr>
        <w:pPrChange w:id="1665" w:author="Борис Гогинян" w:date="2020-05-09T23:41:00Z">
          <w:pPr>
            <w:spacing w:after="0" w:line="360" w:lineRule="auto"/>
            <w:ind w:firstLine="567"/>
            <w:contextualSpacing/>
          </w:pPr>
        </w:pPrChange>
      </w:pPr>
      <w:del w:id="1666" w:author="Борис Гогинян" w:date="2020-05-09T23:36:00Z">
        <w:r w:rsidRPr="00D95499" w:rsidDel="007E5F37">
          <w:rPr>
            <w:rFonts w:ascii="Times New Roman" w:hAnsi="Times New Roman" w:cs="Times New Roman"/>
            <w:sz w:val="28"/>
            <w:szCs w:val="24"/>
          </w:rPr>
          <w:delText>Однако уравнение рендеринга все же не учитывает некоторые свойства света:</w:delText>
        </w:r>
      </w:del>
    </w:p>
    <w:p w14:paraId="62C4AD7A" w14:textId="75877DD2" w:rsidR="00D95499" w:rsidRPr="00D95499" w:rsidDel="007E5F37" w:rsidRDefault="00437F59">
      <w:pPr>
        <w:spacing w:after="0" w:line="360" w:lineRule="auto"/>
        <w:contextualSpacing/>
        <w:rPr>
          <w:del w:id="1667" w:author="Борис Гогинян" w:date="2020-05-09T23:36:00Z"/>
          <w:rFonts w:ascii="Times New Roman" w:hAnsi="Times New Roman" w:cs="Times New Roman"/>
          <w:sz w:val="24"/>
          <w:szCs w:val="24"/>
        </w:rPr>
        <w:pPrChange w:id="1668" w:author="Борис Гогинян" w:date="2020-05-09T23:41:00Z">
          <w:pPr>
            <w:spacing w:after="0" w:line="360" w:lineRule="auto"/>
            <w:ind w:firstLine="567"/>
            <w:contextualSpacing/>
          </w:pPr>
        </w:pPrChange>
      </w:pPr>
      <w:del w:id="1669" w:author="Борис Гогинян" w:date="2020-05-09T23:36:00Z">
        <w:r w:rsidDel="007E5F37">
          <w:fldChar w:fldCharType="begin"/>
        </w:r>
        <w:r w:rsidDel="007E5F37">
          <w:delInstrText xml:space="preserve"> HYPERLINK "https://en.wikipedia.org/wiki/Rendering_equation" </w:delInstrText>
        </w:r>
        <w:r w:rsidDel="007E5F37">
          <w:fldChar w:fldCharType="separate"/>
        </w:r>
        <w:r w:rsidR="00D95499" w:rsidRPr="00707664" w:rsidDel="007E5F37">
          <w:rPr>
            <w:rStyle w:val="a3"/>
            <w:rFonts w:ascii="Times New Roman" w:hAnsi="Times New Roman" w:cs="Times New Roman"/>
            <w:sz w:val="28"/>
            <w:szCs w:val="28"/>
          </w:rPr>
          <w:delText>https://en.wikipedia.org/wiki/Rendering_equation</w:delText>
        </w:r>
        <w:r w:rsidDel="007E5F37">
          <w:rPr>
            <w:rStyle w:val="a3"/>
            <w:rFonts w:ascii="Times New Roman" w:hAnsi="Times New Roman" w:cs="Times New Roman"/>
            <w:sz w:val="28"/>
            <w:szCs w:val="28"/>
          </w:rPr>
          <w:fldChar w:fldCharType="end"/>
        </w:r>
      </w:del>
    </w:p>
    <w:p w14:paraId="7E624A23" w14:textId="221FDFEC" w:rsidR="00EA169A" w:rsidDel="007E5F37" w:rsidRDefault="00EA169A" w:rsidP="00461B7C">
      <w:pPr>
        <w:rPr>
          <w:del w:id="1670" w:author="Борис Гогинян" w:date="2020-05-09T23:37:00Z"/>
          <w:rFonts w:ascii="Times New Roman" w:hAnsi="Times New Roman" w:cs="Times New Roman"/>
          <w:sz w:val="24"/>
          <w:szCs w:val="24"/>
        </w:rPr>
      </w:pPr>
      <w:del w:id="1671" w:author="Борис Гогинян" w:date="2020-05-09T23:37:00Z">
        <w:r w:rsidDel="007E5F37">
          <w:rPr>
            <w:rFonts w:ascii="Times New Roman" w:hAnsi="Times New Roman" w:cs="Times New Roman"/>
            <w:sz w:val="24"/>
            <w:szCs w:val="24"/>
          </w:rPr>
          <w:br w:type="page"/>
        </w:r>
      </w:del>
    </w:p>
    <w:p w14:paraId="4A8254F5" w14:textId="2CBE91DA" w:rsidR="00EA169A" w:rsidRDefault="00EA169A">
      <w:pPr>
        <w:spacing w:after="0" w:line="360" w:lineRule="auto"/>
        <w:contextualSpacing/>
        <w:rPr>
          <w:ins w:id="1672" w:author="Борис Гогинян" w:date="2020-05-10T22:17:00Z"/>
          <w:rFonts w:ascii="Times New Roman" w:hAnsi="Times New Roman" w:cs="Times New Roman"/>
          <w:sz w:val="36"/>
          <w:szCs w:val="24"/>
        </w:rPr>
        <w:pPrChange w:id="1673" w:author="Борис Гогинян" w:date="2020-05-09T23:41:00Z">
          <w:pPr>
            <w:spacing w:after="0" w:line="360" w:lineRule="auto"/>
            <w:ind w:firstLine="567"/>
            <w:contextualSpacing/>
          </w:pPr>
        </w:pPrChange>
      </w:pPr>
      <w:r w:rsidRPr="00EA169A">
        <w:rPr>
          <w:rFonts w:ascii="Times New Roman" w:hAnsi="Times New Roman" w:cs="Times New Roman"/>
          <w:sz w:val="36"/>
          <w:szCs w:val="24"/>
        </w:rPr>
        <w:t>Глава 3 Рендеры и алгоритмы трассировки.</w:t>
      </w:r>
    </w:p>
    <w:p w14:paraId="25EE12CB" w14:textId="3BD7051D" w:rsidR="00974906" w:rsidRDefault="00974906">
      <w:pPr>
        <w:spacing w:after="0" w:line="360" w:lineRule="auto"/>
        <w:contextualSpacing/>
        <w:rPr>
          <w:ins w:id="1674" w:author="Борис Гогинян" w:date="2020-05-10T22:18:00Z"/>
          <w:rFonts w:ascii="Times New Roman" w:hAnsi="Times New Roman" w:cs="Times New Roman"/>
          <w:sz w:val="32"/>
          <w:szCs w:val="24"/>
          <w:lang w:val="en-US"/>
        </w:rPr>
        <w:pPrChange w:id="1675" w:author="Борис Гогинян" w:date="2020-05-09T23:41:00Z">
          <w:pPr>
            <w:spacing w:after="0" w:line="360" w:lineRule="auto"/>
            <w:ind w:firstLine="567"/>
            <w:contextualSpacing/>
          </w:pPr>
        </w:pPrChange>
      </w:pPr>
      <w:ins w:id="1676" w:author="Борис Гогинян" w:date="2020-05-10T22:17:00Z">
        <w:r>
          <w:rPr>
            <w:rFonts w:ascii="Times New Roman" w:hAnsi="Times New Roman" w:cs="Times New Roman"/>
            <w:sz w:val="36"/>
            <w:szCs w:val="24"/>
          </w:rPr>
          <w:tab/>
        </w:r>
      </w:ins>
      <w:ins w:id="1677" w:author="Борис Гогинян" w:date="2020-05-10T22:18:00Z">
        <w:r>
          <w:rPr>
            <w:rFonts w:ascii="Times New Roman" w:hAnsi="Times New Roman" w:cs="Times New Roman"/>
            <w:sz w:val="32"/>
            <w:szCs w:val="24"/>
          </w:rPr>
          <w:t xml:space="preserve">Рендер </w:t>
        </w:r>
        <w:r>
          <w:rPr>
            <w:rFonts w:ascii="Times New Roman" w:hAnsi="Times New Roman" w:cs="Times New Roman"/>
            <w:sz w:val="32"/>
            <w:szCs w:val="24"/>
            <w:lang w:val="en-US"/>
          </w:rPr>
          <w:t>Cycles</w:t>
        </w:r>
      </w:ins>
    </w:p>
    <w:p w14:paraId="7F7D027F" w14:textId="188493D3" w:rsidR="00A66A2A" w:rsidRPr="00E66369" w:rsidRDefault="00A66A2A" w:rsidP="00A66A2A">
      <w:pPr>
        <w:pStyle w:val="a5"/>
        <w:numPr>
          <w:ilvl w:val="0"/>
          <w:numId w:val="66"/>
        </w:numPr>
        <w:spacing w:after="0" w:line="360" w:lineRule="auto"/>
        <w:rPr>
          <w:ins w:id="1678" w:author="Борис Гогинян" w:date="2020-05-10T22:20:00Z"/>
          <w:rFonts w:ascii="Times New Roman" w:hAnsi="Times New Roman" w:cs="Times New Roman"/>
          <w:sz w:val="28"/>
          <w:szCs w:val="24"/>
          <w:lang w:val="en-US"/>
        </w:rPr>
        <w:pPrChange w:id="1679" w:author="Борис Гогинян" w:date="2020-05-10T22:20:00Z">
          <w:pPr>
            <w:spacing w:after="0" w:line="360" w:lineRule="auto"/>
            <w:ind w:firstLine="567"/>
            <w:contextualSpacing/>
          </w:pPr>
        </w:pPrChange>
      </w:pPr>
      <w:ins w:id="1680" w:author="Борис Гогинян" w:date="2020-05-10T22:20:00Z">
        <w:r w:rsidRPr="00A66A2A">
          <w:rPr>
            <w:rFonts w:ascii="Times New Roman" w:hAnsi="Times New Roman" w:cs="Times New Roman"/>
            <w:sz w:val="28"/>
            <w:szCs w:val="24"/>
            <w:rPrChange w:id="1681" w:author="Борис Гогинян" w:date="2020-05-10T22:20:00Z">
              <w:rPr>
                <w:rFonts w:ascii="Times New Roman" w:hAnsi="Times New Roman" w:cs="Times New Roman"/>
                <w:sz w:val="32"/>
                <w:szCs w:val="24"/>
              </w:rPr>
            </w:rPrChange>
          </w:rPr>
          <w:t>Алгоритм</w:t>
        </w:r>
        <w:r w:rsidRPr="00A66A2A">
          <w:rPr>
            <w:rFonts w:ascii="Times New Roman" w:hAnsi="Times New Roman" w:cs="Times New Roman"/>
            <w:sz w:val="28"/>
            <w:szCs w:val="24"/>
            <w:lang w:val="en-US"/>
            <w:rPrChange w:id="1682" w:author="Борис Гогинян" w:date="2020-05-10T22:25:00Z">
              <w:rPr>
                <w:rFonts w:ascii="Times New Roman" w:hAnsi="Times New Roman" w:cs="Times New Roman"/>
                <w:sz w:val="32"/>
                <w:szCs w:val="24"/>
              </w:rPr>
            </w:rPrChange>
          </w:rPr>
          <w:t xml:space="preserve"> </w:t>
        </w:r>
        <w:r w:rsidRPr="00A66A2A">
          <w:rPr>
            <w:rFonts w:ascii="Times New Roman" w:hAnsi="Times New Roman" w:cs="Times New Roman"/>
            <w:sz w:val="28"/>
            <w:szCs w:val="24"/>
            <w:lang w:val="en-US"/>
            <w:rPrChange w:id="1683" w:author="Борис Гогинян" w:date="2020-05-10T22:20:00Z">
              <w:rPr>
                <w:rFonts w:ascii="Times New Roman" w:hAnsi="Times New Roman" w:cs="Times New Roman"/>
                <w:sz w:val="32"/>
                <w:szCs w:val="24"/>
                <w:lang w:val="en-US"/>
              </w:rPr>
            </w:rPrChange>
          </w:rPr>
          <w:t>Path Tracing</w:t>
        </w:r>
      </w:ins>
      <w:ins w:id="1684" w:author="Борис Гогинян" w:date="2020-05-10T22:25:00Z">
        <w:r>
          <w:rPr>
            <w:rFonts w:ascii="Times New Roman" w:hAnsi="Times New Roman" w:cs="Times New Roman"/>
            <w:sz w:val="28"/>
            <w:szCs w:val="24"/>
            <w:lang w:val="en-US"/>
          </w:rPr>
          <w:t xml:space="preserve"> (</w:t>
        </w:r>
        <w:r>
          <w:fldChar w:fldCharType="begin"/>
        </w:r>
        <w:r w:rsidRPr="00A66A2A">
          <w:rPr>
            <w:lang w:val="en-US"/>
            <w:rPrChange w:id="1685" w:author="Борис Гогинян" w:date="2020-05-10T22:25:00Z">
              <w:rPr/>
            </w:rPrChange>
          </w:rPr>
          <w:instrText xml:space="preserve"> HYPERLINK "https://docs.blender.org/manual/en/latest/render/cycles/render_settings/sampling.html" \l "sub-samples" </w:instrText>
        </w:r>
        <w:r>
          <w:fldChar w:fldCharType="separate"/>
        </w:r>
        <w:r w:rsidRPr="00A66A2A">
          <w:rPr>
            <w:rStyle w:val="a3"/>
            <w:lang w:val="en-US"/>
            <w:rPrChange w:id="1686" w:author="Борис Гогинян" w:date="2020-05-10T22:25:00Z">
              <w:rPr>
                <w:rStyle w:val="a3"/>
              </w:rPr>
            </w:rPrChange>
          </w:rPr>
          <w:t>https://docs.blender.org/manual/en/latest/render/cycles/render_settings/sampling.html#sub-samples</w:t>
        </w:r>
        <w:r>
          <w:fldChar w:fldCharType="end"/>
        </w:r>
        <w:r>
          <w:rPr>
            <w:rFonts w:ascii="Times New Roman" w:hAnsi="Times New Roman" w:cs="Times New Roman"/>
            <w:sz w:val="28"/>
            <w:szCs w:val="24"/>
            <w:lang w:val="en-US"/>
          </w:rPr>
          <w:t>)</w:t>
        </w:r>
      </w:ins>
    </w:p>
    <w:p w14:paraId="7DEA42EB" w14:textId="4FEE362B" w:rsidR="00A66A2A" w:rsidRPr="00E66369" w:rsidRDefault="00A66A2A" w:rsidP="00A66A2A">
      <w:pPr>
        <w:pStyle w:val="a5"/>
        <w:numPr>
          <w:ilvl w:val="0"/>
          <w:numId w:val="66"/>
        </w:numPr>
        <w:spacing w:after="0" w:line="360" w:lineRule="auto"/>
        <w:rPr>
          <w:ins w:id="1687" w:author="Борис Гогинян" w:date="2020-05-10T22:26:00Z"/>
          <w:rFonts w:ascii="Times New Roman" w:hAnsi="Times New Roman" w:cs="Times New Roman"/>
          <w:sz w:val="28"/>
          <w:szCs w:val="24"/>
          <w:lang w:val="en-US"/>
          <w:rPrChange w:id="1688" w:author="Борис Гогинян" w:date="2020-05-10T22:34:00Z">
            <w:rPr>
              <w:ins w:id="1689" w:author="Борис Гогинян" w:date="2020-05-10T22:26:00Z"/>
              <w:rFonts w:ascii="Times New Roman" w:hAnsi="Times New Roman" w:cs="Times New Roman"/>
              <w:sz w:val="28"/>
              <w:szCs w:val="24"/>
            </w:rPr>
          </w:rPrChange>
        </w:rPr>
        <w:pPrChange w:id="1690" w:author="Борис Гогинян" w:date="2020-05-10T22:20:00Z">
          <w:pPr>
            <w:spacing w:after="0" w:line="360" w:lineRule="auto"/>
            <w:ind w:firstLine="567"/>
            <w:contextualSpacing/>
          </w:pPr>
        </w:pPrChange>
      </w:pPr>
      <w:ins w:id="1691" w:author="Борис Гогинян" w:date="2020-05-10T22:26:00Z">
        <w:r>
          <w:rPr>
            <w:rFonts w:ascii="Times New Roman" w:hAnsi="Times New Roman" w:cs="Times New Roman"/>
            <w:sz w:val="28"/>
            <w:szCs w:val="24"/>
          </w:rPr>
          <w:t>Способы</w:t>
        </w:r>
        <w:r w:rsidRPr="00E66369">
          <w:rPr>
            <w:rFonts w:ascii="Times New Roman" w:hAnsi="Times New Roman" w:cs="Times New Roman"/>
            <w:sz w:val="28"/>
            <w:szCs w:val="24"/>
            <w:lang w:val="en-US"/>
            <w:rPrChange w:id="1692" w:author="Борис Гогинян" w:date="2020-05-10T22:34:00Z">
              <w:rPr>
                <w:rFonts w:ascii="Times New Roman" w:hAnsi="Times New Roman" w:cs="Times New Roman"/>
                <w:sz w:val="28"/>
                <w:szCs w:val="24"/>
              </w:rPr>
            </w:rPrChange>
          </w:rPr>
          <w:t xml:space="preserve"> </w:t>
        </w:r>
        <w:r>
          <w:rPr>
            <w:rFonts w:ascii="Times New Roman" w:hAnsi="Times New Roman" w:cs="Times New Roman"/>
            <w:sz w:val="28"/>
            <w:szCs w:val="24"/>
          </w:rPr>
          <w:t>оптимизации</w:t>
        </w:r>
        <w:r w:rsidRPr="00E66369">
          <w:rPr>
            <w:rFonts w:ascii="Times New Roman" w:hAnsi="Times New Roman" w:cs="Times New Roman"/>
            <w:sz w:val="28"/>
            <w:szCs w:val="24"/>
            <w:lang w:val="en-US"/>
            <w:rPrChange w:id="1693" w:author="Борис Гогинян" w:date="2020-05-10T22:34:00Z">
              <w:rPr>
                <w:rFonts w:ascii="Times New Roman" w:hAnsi="Times New Roman" w:cs="Times New Roman"/>
                <w:sz w:val="28"/>
                <w:szCs w:val="24"/>
              </w:rPr>
            </w:rPrChange>
          </w:rPr>
          <w:t xml:space="preserve"> </w:t>
        </w:r>
      </w:ins>
      <w:ins w:id="1694" w:author="Борис Гогинян" w:date="2020-05-10T22:34:00Z">
        <w:r w:rsidR="00E66369" w:rsidRPr="00E66369">
          <w:rPr>
            <w:rFonts w:ascii="Times New Roman" w:hAnsi="Times New Roman" w:cs="Times New Roman"/>
            <w:sz w:val="28"/>
            <w:szCs w:val="24"/>
            <w:lang w:val="en-US"/>
            <w:rPrChange w:id="1695" w:author="Борис Гогинян" w:date="2020-05-10T22:34:00Z">
              <w:rPr>
                <w:rFonts w:ascii="Times New Roman" w:hAnsi="Times New Roman" w:cs="Times New Roman"/>
                <w:sz w:val="28"/>
                <w:szCs w:val="24"/>
              </w:rPr>
            </w:rPrChange>
          </w:rPr>
          <w:t>–</w:t>
        </w:r>
        <w:r w:rsidR="00E66369">
          <w:rPr>
            <w:rFonts w:ascii="Times New Roman" w:hAnsi="Times New Roman" w:cs="Times New Roman"/>
            <w:sz w:val="28"/>
            <w:szCs w:val="24"/>
            <w:lang w:val="en-US"/>
          </w:rPr>
          <w:t xml:space="preserve"> Importance Sampling (</w:t>
        </w:r>
        <w:r w:rsidR="00E66369">
          <w:fldChar w:fldCharType="begin"/>
        </w:r>
        <w:r w:rsidR="00E66369" w:rsidRPr="00E66369">
          <w:rPr>
            <w:lang w:val="en-US"/>
            <w:rPrChange w:id="1696" w:author="Борис Гогинян" w:date="2020-05-10T22:34:00Z">
              <w:rPr/>
            </w:rPrChange>
          </w:rPr>
          <w:instrText xml:space="preserve"> HYPERLINK "https://habr.com/ru/post/326852/" </w:instrText>
        </w:r>
        <w:r w:rsidR="00E66369">
          <w:fldChar w:fldCharType="separate"/>
        </w:r>
        <w:r w:rsidR="00E66369" w:rsidRPr="00E66369">
          <w:rPr>
            <w:rStyle w:val="a3"/>
            <w:lang w:val="en-US"/>
            <w:rPrChange w:id="1697" w:author="Борис Гогинян" w:date="2020-05-10T22:34:00Z">
              <w:rPr>
                <w:rStyle w:val="a3"/>
              </w:rPr>
            </w:rPrChange>
          </w:rPr>
          <w:t>https://habr.com/ru/post/326852/</w:t>
        </w:r>
        <w:r w:rsidR="00E66369">
          <w:fldChar w:fldCharType="end"/>
        </w:r>
        <w:r w:rsidR="00E66369">
          <w:rPr>
            <w:rFonts w:ascii="Times New Roman" w:hAnsi="Times New Roman" w:cs="Times New Roman"/>
            <w:sz w:val="28"/>
            <w:szCs w:val="24"/>
            <w:lang w:val="en-US"/>
          </w:rPr>
          <w:t>)</w:t>
        </w:r>
        <w:r w:rsidR="00E66369" w:rsidRPr="00E66369">
          <w:rPr>
            <w:rFonts w:ascii="Times New Roman" w:hAnsi="Times New Roman" w:cs="Times New Roman"/>
            <w:sz w:val="28"/>
            <w:szCs w:val="24"/>
            <w:lang w:val="en-US"/>
          </w:rPr>
          <w:t xml:space="preserve"> </w:t>
        </w:r>
      </w:ins>
      <w:ins w:id="1698" w:author="Борис Гогинян" w:date="2020-05-10T22:26:00Z">
        <w:r w:rsidRPr="00E66369">
          <w:rPr>
            <w:rFonts w:ascii="Times New Roman" w:hAnsi="Times New Roman" w:cs="Times New Roman"/>
            <w:sz w:val="28"/>
            <w:szCs w:val="24"/>
            <w:lang w:val="en-US"/>
            <w:rPrChange w:id="1699" w:author="Борис Гогинян" w:date="2020-05-10T22:34:00Z">
              <w:rPr>
                <w:rFonts w:ascii="Times New Roman" w:hAnsi="Times New Roman" w:cs="Times New Roman"/>
                <w:sz w:val="28"/>
                <w:szCs w:val="24"/>
              </w:rPr>
            </w:rPrChange>
          </w:rPr>
          <w:t>(</w:t>
        </w:r>
        <w:r>
          <w:fldChar w:fldCharType="begin"/>
        </w:r>
        <w:r w:rsidRPr="00E66369">
          <w:rPr>
            <w:lang w:val="en-US"/>
            <w:rPrChange w:id="1700" w:author="Борис Гогинян" w:date="2020-05-10T22:34:00Z">
              <w:rPr/>
            </w:rPrChange>
          </w:rPr>
          <w:instrText xml:space="preserve"> HYPERLINK "https://docs.blender.org/manual/en/latest/render/cycles/optimizations/index.html" </w:instrText>
        </w:r>
        <w:r>
          <w:fldChar w:fldCharType="separate"/>
        </w:r>
        <w:r w:rsidRPr="00E66369">
          <w:rPr>
            <w:rStyle w:val="a3"/>
            <w:lang w:val="en-US"/>
            <w:rPrChange w:id="1701" w:author="Борис Гогинян" w:date="2020-05-10T22:34:00Z">
              <w:rPr>
                <w:rStyle w:val="a3"/>
              </w:rPr>
            </w:rPrChange>
          </w:rPr>
          <w:t>https://docs.blender.org/manual/en/latest/render/cycles/optimizations/index.html</w:t>
        </w:r>
        <w:r>
          <w:fldChar w:fldCharType="end"/>
        </w:r>
        <w:r w:rsidRPr="00E66369">
          <w:rPr>
            <w:rFonts w:ascii="Times New Roman" w:hAnsi="Times New Roman" w:cs="Times New Roman"/>
            <w:sz w:val="28"/>
            <w:szCs w:val="24"/>
            <w:lang w:val="en-US"/>
            <w:rPrChange w:id="1702" w:author="Борис Гогинян" w:date="2020-05-10T22:34:00Z">
              <w:rPr>
                <w:rFonts w:ascii="Times New Roman" w:hAnsi="Times New Roman" w:cs="Times New Roman"/>
                <w:sz w:val="28"/>
                <w:szCs w:val="24"/>
              </w:rPr>
            </w:rPrChange>
          </w:rPr>
          <w:t>)</w:t>
        </w:r>
      </w:ins>
    </w:p>
    <w:p w14:paraId="401B2770" w14:textId="777A341F" w:rsidR="00A66A2A" w:rsidRPr="00A66A2A" w:rsidRDefault="00A66A2A" w:rsidP="00A66A2A">
      <w:pPr>
        <w:pStyle w:val="a5"/>
        <w:numPr>
          <w:ilvl w:val="0"/>
          <w:numId w:val="66"/>
        </w:numPr>
        <w:spacing w:after="0" w:line="360" w:lineRule="auto"/>
        <w:rPr>
          <w:ins w:id="1703" w:author="Борис Гогинян" w:date="2020-05-10T22:18:00Z"/>
          <w:rFonts w:ascii="Times New Roman" w:hAnsi="Times New Roman" w:cs="Times New Roman"/>
          <w:sz w:val="28"/>
          <w:szCs w:val="24"/>
          <w:rPrChange w:id="1704" w:author="Борис Гогинян" w:date="2020-05-10T22:26:00Z">
            <w:rPr>
              <w:ins w:id="1705" w:author="Борис Гогинян" w:date="2020-05-10T22:18:00Z"/>
              <w:rFonts w:ascii="Times New Roman" w:hAnsi="Times New Roman" w:cs="Times New Roman"/>
              <w:sz w:val="32"/>
              <w:szCs w:val="24"/>
              <w:lang w:val="en-US"/>
            </w:rPr>
          </w:rPrChange>
        </w:rPr>
        <w:pPrChange w:id="1706" w:author="Борис Гогинян" w:date="2020-05-10T22:20:00Z">
          <w:pPr>
            <w:spacing w:after="0" w:line="360" w:lineRule="auto"/>
            <w:ind w:firstLine="567"/>
            <w:contextualSpacing/>
          </w:pPr>
        </w:pPrChange>
      </w:pPr>
      <w:ins w:id="1707" w:author="Борис Гогинян" w:date="2020-05-10T22:27:00Z">
        <w:r>
          <w:rPr>
            <w:rFonts w:ascii="Times New Roman" w:hAnsi="Times New Roman" w:cs="Times New Roman"/>
            <w:sz w:val="28"/>
            <w:szCs w:val="24"/>
          </w:rPr>
          <w:t xml:space="preserve">Упомянуть используемые функции </w:t>
        </w:r>
        <w:r>
          <w:rPr>
            <w:rFonts w:ascii="Times New Roman" w:hAnsi="Times New Roman" w:cs="Times New Roman"/>
            <w:sz w:val="28"/>
            <w:szCs w:val="24"/>
            <w:lang w:val="en-US"/>
          </w:rPr>
          <w:t>BRDF</w:t>
        </w:r>
      </w:ins>
    </w:p>
    <w:p w14:paraId="474146B6" w14:textId="122D2DE0" w:rsidR="00974906" w:rsidRDefault="00974906">
      <w:pPr>
        <w:spacing w:after="0" w:line="360" w:lineRule="auto"/>
        <w:contextualSpacing/>
        <w:rPr>
          <w:ins w:id="1708" w:author="Борис Гогинян" w:date="2020-05-10T22:20:00Z"/>
          <w:rFonts w:ascii="Times New Roman" w:hAnsi="Times New Roman" w:cs="Times New Roman"/>
          <w:sz w:val="32"/>
          <w:szCs w:val="24"/>
          <w:lang w:val="en-US"/>
        </w:rPr>
        <w:pPrChange w:id="1709" w:author="Борис Гогинян" w:date="2020-05-09T23:41:00Z">
          <w:pPr>
            <w:spacing w:after="0" w:line="360" w:lineRule="auto"/>
            <w:ind w:firstLine="567"/>
            <w:contextualSpacing/>
          </w:pPr>
        </w:pPrChange>
      </w:pPr>
      <w:ins w:id="1710" w:author="Борис Гогинян" w:date="2020-05-10T22:18:00Z">
        <w:r w:rsidRPr="00A66A2A">
          <w:rPr>
            <w:rFonts w:ascii="Times New Roman" w:hAnsi="Times New Roman" w:cs="Times New Roman"/>
            <w:sz w:val="32"/>
            <w:szCs w:val="24"/>
            <w:rPrChange w:id="1711" w:author="Борис Гогинян" w:date="2020-05-10T22:26:00Z">
              <w:rPr>
                <w:rFonts w:ascii="Times New Roman" w:hAnsi="Times New Roman" w:cs="Times New Roman"/>
                <w:sz w:val="32"/>
                <w:szCs w:val="24"/>
                <w:lang w:val="en-US"/>
              </w:rPr>
            </w:rPrChange>
          </w:rPr>
          <w:tab/>
        </w:r>
        <w:r>
          <w:rPr>
            <w:rFonts w:ascii="Times New Roman" w:hAnsi="Times New Roman" w:cs="Times New Roman"/>
            <w:sz w:val="32"/>
            <w:szCs w:val="24"/>
          </w:rPr>
          <w:t xml:space="preserve">Рендер </w:t>
        </w:r>
        <w:r>
          <w:rPr>
            <w:rFonts w:ascii="Times New Roman" w:hAnsi="Times New Roman" w:cs="Times New Roman"/>
            <w:sz w:val="32"/>
            <w:szCs w:val="24"/>
            <w:lang w:val="en-US"/>
          </w:rPr>
          <w:t>appleseed</w:t>
        </w:r>
      </w:ins>
    </w:p>
    <w:p w14:paraId="6A4595FB" w14:textId="7D260A19" w:rsidR="00A66A2A" w:rsidRPr="00E66369" w:rsidRDefault="00A66A2A" w:rsidP="00A66A2A">
      <w:pPr>
        <w:pStyle w:val="a5"/>
        <w:numPr>
          <w:ilvl w:val="0"/>
          <w:numId w:val="67"/>
        </w:numPr>
        <w:spacing w:after="0" w:line="360" w:lineRule="auto"/>
        <w:rPr>
          <w:ins w:id="1712" w:author="Борис Гогинян" w:date="2020-05-10T22:27:00Z"/>
          <w:rFonts w:ascii="Times New Roman" w:hAnsi="Times New Roman" w:cs="Times New Roman"/>
          <w:sz w:val="28"/>
          <w:szCs w:val="28"/>
          <w:lang w:val="en-US"/>
        </w:rPr>
        <w:pPrChange w:id="1713" w:author="Борис Гогинян" w:date="2020-05-10T22:26:00Z">
          <w:pPr>
            <w:spacing w:after="0" w:line="360" w:lineRule="auto"/>
            <w:ind w:firstLine="567"/>
            <w:contextualSpacing/>
          </w:pPr>
        </w:pPrChange>
      </w:pPr>
      <w:ins w:id="1714" w:author="Борис Гогинян" w:date="2020-05-10T22:27:00Z">
        <w:r w:rsidRPr="00E66369">
          <w:rPr>
            <w:rFonts w:ascii="Times New Roman" w:hAnsi="Times New Roman" w:cs="Times New Roman"/>
            <w:sz w:val="28"/>
            <w:szCs w:val="28"/>
          </w:rPr>
          <w:t>Алгоритм</w:t>
        </w:r>
        <w:r w:rsidRPr="00E66369">
          <w:rPr>
            <w:rFonts w:ascii="Times New Roman" w:hAnsi="Times New Roman" w:cs="Times New Roman"/>
            <w:sz w:val="28"/>
            <w:szCs w:val="28"/>
            <w:lang w:val="en-US"/>
          </w:rPr>
          <w:t xml:space="preserve"> Path Tracing</w:t>
        </w:r>
      </w:ins>
    </w:p>
    <w:p w14:paraId="375E52D3" w14:textId="57FE2BC7" w:rsidR="00A66A2A" w:rsidRDefault="00A66A2A" w:rsidP="00A66A2A">
      <w:pPr>
        <w:pStyle w:val="a5"/>
        <w:numPr>
          <w:ilvl w:val="0"/>
          <w:numId w:val="67"/>
        </w:numPr>
        <w:spacing w:after="0" w:line="360" w:lineRule="auto"/>
        <w:rPr>
          <w:rFonts w:ascii="Times New Roman" w:hAnsi="Times New Roman" w:cs="Times New Roman"/>
          <w:sz w:val="28"/>
          <w:szCs w:val="28"/>
        </w:rPr>
        <w:pPrChange w:id="1715" w:author="Борис Гогинян" w:date="2020-05-10T22:26:00Z">
          <w:pPr>
            <w:spacing w:after="0" w:line="360" w:lineRule="auto"/>
            <w:ind w:firstLine="567"/>
            <w:contextualSpacing/>
          </w:pPr>
        </w:pPrChange>
      </w:pPr>
      <w:ins w:id="1716" w:author="Борис Гогинян" w:date="2020-05-10T22:27:00Z">
        <w:r w:rsidRPr="00E66369">
          <w:rPr>
            <w:rFonts w:ascii="Times New Roman" w:hAnsi="Times New Roman" w:cs="Times New Roman"/>
            <w:sz w:val="28"/>
            <w:szCs w:val="28"/>
          </w:rPr>
          <w:t>Алгоритм</w:t>
        </w:r>
        <w:r w:rsidRPr="00A66A2A">
          <w:rPr>
            <w:rFonts w:ascii="Times New Roman" w:hAnsi="Times New Roman" w:cs="Times New Roman"/>
            <w:sz w:val="28"/>
            <w:szCs w:val="28"/>
            <w:rPrChange w:id="1717" w:author="Борис Гогинян" w:date="2020-05-10T22:30:00Z">
              <w:rPr>
                <w:rFonts w:ascii="Times New Roman" w:hAnsi="Times New Roman" w:cs="Times New Roman"/>
                <w:sz w:val="28"/>
                <w:szCs w:val="24"/>
                <w:lang w:val="en-US"/>
              </w:rPr>
            </w:rPrChange>
          </w:rPr>
          <w:t xml:space="preserve"> </w:t>
        </w:r>
        <w:r w:rsidRPr="00E66369">
          <w:rPr>
            <w:rFonts w:ascii="Times New Roman" w:hAnsi="Times New Roman" w:cs="Times New Roman"/>
            <w:sz w:val="28"/>
            <w:szCs w:val="28"/>
            <w:lang w:val="en-US"/>
          </w:rPr>
          <w:t>SPPM</w:t>
        </w:r>
      </w:ins>
      <w:ins w:id="1718" w:author="Борис Гогинян" w:date="2020-05-10T22:28:00Z">
        <w:r w:rsidRPr="00A66A2A">
          <w:rPr>
            <w:rFonts w:ascii="Times New Roman" w:hAnsi="Times New Roman" w:cs="Times New Roman"/>
            <w:sz w:val="28"/>
            <w:szCs w:val="28"/>
            <w:rPrChange w:id="1719" w:author="Борис Гогинян" w:date="2020-05-10T22:30:00Z">
              <w:rPr>
                <w:rFonts w:ascii="Times New Roman" w:hAnsi="Times New Roman" w:cs="Times New Roman"/>
                <w:sz w:val="28"/>
                <w:szCs w:val="24"/>
                <w:lang w:val="en-US"/>
              </w:rPr>
            </w:rPrChange>
          </w:rPr>
          <w:t xml:space="preserve"> (</w:t>
        </w:r>
        <w:r w:rsidRPr="00A66A2A">
          <w:rPr>
            <w:sz w:val="28"/>
            <w:szCs w:val="28"/>
            <w:rPrChange w:id="1720" w:author="Борис Гогинян" w:date="2020-05-10T22:30:00Z">
              <w:rPr/>
            </w:rPrChange>
          </w:rPr>
          <w:fldChar w:fldCharType="begin"/>
        </w:r>
        <w:r w:rsidRPr="00A66A2A">
          <w:rPr>
            <w:sz w:val="28"/>
            <w:szCs w:val="28"/>
            <w:rPrChange w:id="1721" w:author="Борис Гогинян" w:date="2020-05-10T22:30:00Z">
              <w:rPr/>
            </w:rPrChange>
          </w:rPr>
          <w:instrText xml:space="preserve"> HYPERLINK "https://appleseedhq.net/features.html" </w:instrText>
        </w:r>
        <w:r w:rsidRPr="00A66A2A">
          <w:rPr>
            <w:sz w:val="28"/>
            <w:szCs w:val="28"/>
            <w:rPrChange w:id="1722" w:author="Борис Гогинян" w:date="2020-05-10T22:30:00Z">
              <w:rPr/>
            </w:rPrChange>
          </w:rPr>
          <w:fldChar w:fldCharType="separate"/>
        </w:r>
        <w:r w:rsidRPr="00A66A2A">
          <w:rPr>
            <w:rStyle w:val="a3"/>
            <w:sz w:val="28"/>
            <w:szCs w:val="28"/>
            <w:rPrChange w:id="1723" w:author="Борис Гогинян" w:date="2020-05-10T22:30:00Z">
              <w:rPr>
                <w:rStyle w:val="a3"/>
              </w:rPr>
            </w:rPrChange>
          </w:rPr>
          <w:t>https://appleseedhq.net/features.html</w:t>
        </w:r>
        <w:r w:rsidRPr="00A66A2A">
          <w:rPr>
            <w:sz w:val="28"/>
            <w:szCs w:val="28"/>
            <w:rPrChange w:id="1724" w:author="Борис Гогинян" w:date="2020-05-10T22:30:00Z">
              <w:rPr/>
            </w:rPrChange>
          </w:rPr>
          <w:fldChar w:fldCharType="end"/>
        </w:r>
        <w:r w:rsidRPr="00A66A2A">
          <w:rPr>
            <w:rFonts w:ascii="Times New Roman" w:hAnsi="Times New Roman" w:cs="Times New Roman"/>
            <w:sz w:val="28"/>
            <w:szCs w:val="28"/>
            <w:rPrChange w:id="1725" w:author="Борис Гогинян" w:date="2020-05-10T22:30:00Z">
              <w:rPr>
                <w:rFonts w:ascii="Times New Roman" w:hAnsi="Times New Roman" w:cs="Times New Roman"/>
                <w:sz w:val="28"/>
                <w:szCs w:val="24"/>
                <w:lang w:val="en-US"/>
              </w:rPr>
            </w:rPrChange>
          </w:rPr>
          <w:t>)</w:t>
        </w:r>
      </w:ins>
    </w:p>
    <w:p w14:paraId="4CE24390" w14:textId="77777777" w:rsidR="002B5E8C" w:rsidRPr="002B5E8C" w:rsidRDefault="002B5E8C" w:rsidP="002B5E8C">
      <w:pPr>
        <w:spacing w:after="0" w:line="360" w:lineRule="auto"/>
        <w:rPr>
          <w:ins w:id="1726" w:author="Борис Гогинян" w:date="2020-05-10T22:29:00Z"/>
          <w:rFonts w:ascii="Times New Roman" w:hAnsi="Times New Roman" w:cs="Times New Roman"/>
          <w:sz w:val="28"/>
          <w:szCs w:val="28"/>
        </w:rPr>
      </w:pPr>
    </w:p>
    <w:p w14:paraId="6A5DE3EC" w14:textId="0913179E" w:rsidR="00A66A2A" w:rsidRPr="00A66A2A" w:rsidRDefault="00A66A2A" w:rsidP="00A66A2A">
      <w:pPr>
        <w:pStyle w:val="a5"/>
        <w:numPr>
          <w:ilvl w:val="0"/>
          <w:numId w:val="67"/>
        </w:numPr>
        <w:spacing w:after="0" w:line="360" w:lineRule="auto"/>
        <w:rPr>
          <w:ins w:id="1727" w:author="Борис Гогинян" w:date="2020-05-10T22:29:00Z"/>
          <w:rFonts w:ascii="Times New Roman" w:hAnsi="Times New Roman" w:cs="Times New Roman"/>
          <w:sz w:val="28"/>
          <w:szCs w:val="28"/>
          <w:rPrChange w:id="1728" w:author="Борис Гогинян" w:date="2020-05-10T22:30:00Z">
            <w:rPr>
              <w:ins w:id="1729" w:author="Борис Гогинян" w:date="2020-05-10T22:29:00Z"/>
              <w:rFonts w:ascii="Times New Roman" w:hAnsi="Times New Roman" w:cs="Times New Roman"/>
              <w:sz w:val="32"/>
              <w:szCs w:val="24"/>
            </w:rPr>
          </w:rPrChange>
        </w:rPr>
      </w:pPr>
      <w:ins w:id="1730" w:author="Борис Гогинян" w:date="2020-05-10T22:30:00Z">
        <w:r w:rsidRPr="00B06F03">
          <w:rPr>
            <w:rFonts w:ascii="Times New Roman" w:hAnsi="Times New Roman" w:cs="Times New Roman"/>
            <w:sz w:val="28"/>
            <w:szCs w:val="28"/>
          </w:rPr>
          <w:t>Алгоритм</w:t>
        </w:r>
        <w:r w:rsidRPr="00E66369">
          <w:rPr>
            <w:rFonts w:ascii="Times New Roman" w:hAnsi="Times New Roman" w:cs="Times New Roman"/>
            <w:sz w:val="28"/>
            <w:szCs w:val="28"/>
          </w:rPr>
          <w:t xml:space="preserve"> </w:t>
        </w:r>
      </w:ins>
      <w:ins w:id="1731" w:author="Борис Гогинян" w:date="2020-05-10T22:29:00Z">
        <w:r w:rsidRPr="00A66A2A">
          <w:rPr>
            <w:rFonts w:ascii="Times New Roman" w:hAnsi="Times New Roman" w:cs="Times New Roman"/>
            <w:sz w:val="28"/>
            <w:szCs w:val="28"/>
            <w:rPrChange w:id="1732" w:author="Борис Гогинян" w:date="2020-05-10T22:30:00Z">
              <w:rPr>
                <w:rFonts w:ascii="Times New Roman" w:hAnsi="Times New Roman" w:cs="Times New Roman"/>
                <w:sz w:val="32"/>
                <w:szCs w:val="24"/>
              </w:rPr>
            </w:rPrChange>
          </w:rPr>
          <w:t>Light Tracing</w:t>
        </w:r>
      </w:ins>
    </w:p>
    <w:p w14:paraId="3FBE5B77" w14:textId="3CDCE666" w:rsidR="00A66A2A" w:rsidRPr="00A66A2A" w:rsidRDefault="00A66A2A" w:rsidP="00A66A2A">
      <w:pPr>
        <w:pStyle w:val="a5"/>
        <w:numPr>
          <w:ilvl w:val="0"/>
          <w:numId w:val="67"/>
        </w:numPr>
        <w:spacing w:after="0" w:line="360" w:lineRule="auto"/>
        <w:rPr>
          <w:ins w:id="1733" w:author="Борис Гогинян" w:date="2020-05-10T22:27:00Z"/>
          <w:rFonts w:ascii="Times New Roman" w:hAnsi="Times New Roman" w:cs="Times New Roman"/>
          <w:sz w:val="28"/>
          <w:szCs w:val="28"/>
          <w:rPrChange w:id="1734" w:author="Борис Гогинян" w:date="2020-05-10T22:30:00Z">
            <w:rPr>
              <w:ins w:id="1735" w:author="Борис Гогинян" w:date="2020-05-10T22:27:00Z"/>
              <w:rFonts w:ascii="Times New Roman" w:hAnsi="Times New Roman" w:cs="Times New Roman"/>
              <w:sz w:val="28"/>
              <w:szCs w:val="24"/>
              <w:lang w:val="en-US"/>
            </w:rPr>
          </w:rPrChange>
        </w:rPr>
        <w:pPrChange w:id="1736" w:author="Борис Гогинян" w:date="2020-05-10T22:30:00Z">
          <w:pPr>
            <w:spacing w:after="0" w:line="360" w:lineRule="auto"/>
            <w:ind w:firstLine="567"/>
            <w:contextualSpacing/>
          </w:pPr>
        </w:pPrChange>
      </w:pPr>
      <w:ins w:id="1737" w:author="Борис Гогинян" w:date="2020-05-10T22:29:00Z">
        <w:r w:rsidRPr="00E66369">
          <w:rPr>
            <w:rFonts w:ascii="Times New Roman" w:hAnsi="Times New Roman" w:cs="Times New Roman"/>
            <w:sz w:val="28"/>
            <w:szCs w:val="28"/>
          </w:rPr>
          <w:t>Способы оптимизации</w:t>
        </w:r>
        <w:r w:rsidRPr="00E66369">
          <w:rPr>
            <w:rFonts w:ascii="Times New Roman" w:hAnsi="Times New Roman" w:cs="Times New Roman"/>
            <w:sz w:val="28"/>
            <w:szCs w:val="28"/>
            <w:lang w:val="en-US"/>
          </w:rPr>
          <w:t>:</w:t>
        </w:r>
        <w:r w:rsidRPr="00E66369">
          <w:rPr>
            <w:rFonts w:ascii="Times New Roman" w:hAnsi="Times New Roman" w:cs="Times New Roman"/>
            <w:sz w:val="28"/>
            <w:szCs w:val="28"/>
          </w:rPr>
          <w:t xml:space="preserve"> </w:t>
        </w:r>
        <w:r w:rsidRPr="00A66A2A">
          <w:rPr>
            <w:rFonts w:ascii="Times New Roman" w:hAnsi="Times New Roman" w:cs="Times New Roman"/>
            <w:sz w:val="28"/>
            <w:szCs w:val="28"/>
            <w:rPrChange w:id="1738" w:author="Борис Гогинян" w:date="2020-05-10T22:30:00Z">
              <w:rPr>
                <w:rFonts w:ascii="Times New Roman" w:hAnsi="Times New Roman" w:cs="Times New Roman"/>
                <w:sz w:val="32"/>
                <w:szCs w:val="24"/>
              </w:rPr>
            </w:rPrChange>
          </w:rPr>
          <w:t>Rendering Modes</w:t>
        </w:r>
      </w:ins>
    </w:p>
    <w:p w14:paraId="007AE162" w14:textId="3B6DD05F" w:rsidR="00A66A2A" w:rsidRPr="00A66A2A" w:rsidRDefault="00A66A2A" w:rsidP="00A66A2A">
      <w:pPr>
        <w:pStyle w:val="a5"/>
        <w:numPr>
          <w:ilvl w:val="0"/>
          <w:numId w:val="67"/>
        </w:numPr>
        <w:spacing w:after="0" w:line="360" w:lineRule="auto"/>
        <w:rPr>
          <w:ins w:id="1739" w:author="Борис Гогинян" w:date="2020-05-10T22:18:00Z"/>
          <w:rFonts w:ascii="Times New Roman" w:hAnsi="Times New Roman" w:cs="Times New Roman"/>
          <w:sz w:val="28"/>
          <w:szCs w:val="28"/>
          <w:rPrChange w:id="1740" w:author="Борис Гогинян" w:date="2020-05-10T22:30:00Z">
            <w:rPr>
              <w:ins w:id="1741" w:author="Борис Гогинян" w:date="2020-05-10T22:18:00Z"/>
              <w:lang w:val="en-US"/>
            </w:rPr>
          </w:rPrChange>
        </w:rPr>
        <w:pPrChange w:id="1742" w:author="Борис Гогинян" w:date="2020-05-10T22:28:00Z">
          <w:pPr>
            <w:spacing w:after="0" w:line="360" w:lineRule="auto"/>
            <w:ind w:firstLine="567"/>
            <w:contextualSpacing/>
          </w:pPr>
        </w:pPrChange>
      </w:pPr>
      <w:ins w:id="1743" w:author="Борис Гогинян" w:date="2020-05-10T22:28:00Z">
        <w:r w:rsidRPr="00E66369">
          <w:rPr>
            <w:rFonts w:ascii="Times New Roman" w:hAnsi="Times New Roman" w:cs="Times New Roman"/>
            <w:sz w:val="28"/>
            <w:szCs w:val="28"/>
          </w:rPr>
          <w:t xml:space="preserve">Упомянуть используемые функции </w:t>
        </w:r>
        <w:r w:rsidRPr="00E66369">
          <w:rPr>
            <w:rFonts w:ascii="Times New Roman" w:hAnsi="Times New Roman" w:cs="Times New Roman"/>
            <w:sz w:val="28"/>
            <w:szCs w:val="28"/>
            <w:lang w:val="en-US"/>
          </w:rPr>
          <w:t>BRDF</w:t>
        </w:r>
      </w:ins>
    </w:p>
    <w:p w14:paraId="59DF25A4" w14:textId="65FA9E1F" w:rsidR="00974906" w:rsidRPr="00E66369" w:rsidRDefault="00974906">
      <w:pPr>
        <w:spacing w:after="0" w:line="360" w:lineRule="auto"/>
        <w:contextualSpacing/>
        <w:rPr>
          <w:ins w:id="1744" w:author="Борис Гогинян" w:date="2020-05-10T22:18:00Z"/>
          <w:rFonts w:ascii="Times New Roman" w:hAnsi="Times New Roman" w:cs="Times New Roman"/>
          <w:sz w:val="32"/>
          <w:szCs w:val="24"/>
          <w:lang w:val="en-US"/>
        </w:rPr>
        <w:pPrChange w:id="1745" w:author="Борис Гогинян" w:date="2020-05-09T23:41:00Z">
          <w:pPr>
            <w:spacing w:after="0" w:line="360" w:lineRule="auto"/>
            <w:ind w:firstLine="567"/>
            <w:contextualSpacing/>
          </w:pPr>
        </w:pPrChange>
      </w:pPr>
      <w:ins w:id="1746" w:author="Борис Гогинян" w:date="2020-05-10T22:18:00Z">
        <w:r w:rsidRPr="00A66A2A">
          <w:rPr>
            <w:rFonts w:ascii="Times New Roman" w:hAnsi="Times New Roman" w:cs="Times New Roman"/>
            <w:sz w:val="32"/>
            <w:szCs w:val="24"/>
            <w:rPrChange w:id="1747" w:author="Борис Гогинян" w:date="2020-05-10T22:28:00Z">
              <w:rPr>
                <w:rFonts w:ascii="Times New Roman" w:hAnsi="Times New Roman" w:cs="Times New Roman"/>
                <w:sz w:val="32"/>
                <w:szCs w:val="24"/>
                <w:lang w:val="en-US"/>
              </w:rPr>
            </w:rPrChange>
          </w:rPr>
          <w:tab/>
        </w:r>
        <w:r>
          <w:rPr>
            <w:rFonts w:ascii="Times New Roman" w:hAnsi="Times New Roman" w:cs="Times New Roman"/>
            <w:sz w:val="32"/>
            <w:szCs w:val="24"/>
          </w:rPr>
          <w:t xml:space="preserve">Рендер </w:t>
        </w:r>
        <w:r>
          <w:rPr>
            <w:rFonts w:ascii="Times New Roman" w:hAnsi="Times New Roman" w:cs="Times New Roman"/>
            <w:sz w:val="32"/>
            <w:szCs w:val="24"/>
            <w:lang w:val="en-US"/>
          </w:rPr>
          <w:t>LuxCore</w:t>
        </w:r>
      </w:ins>
    </w:p>
    <w:p w14:paraId="16061F1C" w14:textId="72CB1B39" w:rsidR="00E66369" w:rsidRPr="00B06F03" w:rsidRDefault="00E66369" w:rsidP="00E66369">
      <w:pPr>
        <w:pStyle w:val="a5"/>
        <w:numPr>
          <w:ilvl w:val="0"/>
          <w:numId w:val="67"/>
        </w:numPr>
        <w:spacing w:after="0" w:line="360" w:lineRule="auto"/>
        <w:rPr>
          <w:ins w:id="1748" w:author="Борис Гогинян" w:date="2020-05-10T22:30:00Z"/>
          <w:rFonts w:ascii="Times New Roman" w:hAnsi="Times New Roman" w:cs="Times New Roman"/>
          <w:sz w:val="28"/>
          <w:szCs w:val="28"/>
          <w:lang w:val="en-US"/>
        </w:rPr>
      </w:pPr>
      <w:ins w:id="1749" w:author="Борис Гогинян" w:date="2020-05-10T22:30:00Z">
        <w:r w:rsidRPr="00B06F03">
          <w:rPr>
            <w:rFonts w:ascii="Times New Roman" w:hAnsi="Times New Roman" w:cs="Times New Roman"/>
            <w:sz w:val="28"/>
            <w:szCs w:val="28"/>
          </w:rPr>
          <w:t>Алгоритм</w:t>
        </w:r>
        <w:r w:rsidRPr="00B06F03">
          <w:rPr>
            <w:rFonts w:ascii="Times New Roman" w:hAnsi="Times New Roman" w:cs="Times New Roman"/>
            <w:sz w:val="28"/>
            <w:szCs w:val="28"/>
            <w:lang w:val="en-US"/>
          </w:rPr>
          <w:t xml:space="preserve"> Path Tracing</w:t>
        </w:r>
      </w:ins>
      <w:ins w:id="1750" w:author="Борис Гогинян" w:date="2020-05-10T22:32:00Z">
        <w:r>
          <w:rPr>
            <w:rFonts w:ascii="Times New Roman" w:hAnsi="Times New Roman" w:cs="Times New Roman"/>
            <w:sz w:val="28"/>
            <w:szCs w:val="28"/>
            <w:lang w:val="en-US"/>
          </w:rPr>
          <w:t xml:space="preserve"> (</w:t>
        </w:r>
        <w:r>
          <w:fldChar w:fldCharType="begin"/>
        </w:r>
        <w:r w:rsidRPr="00E66369">
          <w:rPr>
            <w:lang w:val="en-US"/>
            <w:rPrChange w:id="1751" w:author="Борис Гогинян" w:date="2020-05-10T22:32:00Z">
              <w:rPr/>
            </w:rPrChange>
          </w:rPr>
          <w:instrText xml:space="preserve"> HYPERLINK "https://wiki.luxcorerender.org/Render_Configuration" </w:instrText>
        </w:r>
        <w:r>
          <w:fldChar w:fldCharType="separate"/>
        </w:r>
        <w:r w:rsidRPr="00E66369">
          <w:rPr>
            <w:rStyle w:val="a3"/>
            <w:lang w:val="en-US"/>
            <w:rPrChange w:id="1752" w:author="Борис Гогинян" w:date="2020-05-10T22:32:00Z">
              <w:rPr>
                <w:rStyle w:val="a3"/>
              </w:rPr>
            </w:rPrChange>
          </w:rPr>
          <w:t>https://wiki.luxcorerender.org/Render_Configuration</w:t>
        </w:r>
        <w:r>
          <w:fldChar w:fldCharType="end"/>
        </w:r>
        <w:r>
          <w:rPr>
            <w:rFonts w:ascii="Times New Roman" w:hAnsi="Times New Roman" w:cs="Times New Roman"/>
            <w:sz w:val="28"/>
            <w:szCs w:val="28"/>
            <w:lang w:val="en-US"/>
          </w:rPr>
          <w:t>)</w:t>
        </w:r>
      </w:ins>
    </w:p>
    <w:p w14:paraId="10ABEFB1" w14:textId="1478F695" w:rsidR="00E66369" w:rsidRDefault="00E66369" w:rsidP="00E66369">
      <w:pPr>
        <w:pStyle w:val="a5"/>
        <w:numPr>
          <w:ilvl w:val="0"/>
          <w:numId w:val="67"/>
        </w:numPr>
        <w:spacing w:after="0" w:line="360" w:lineRule="auto"/>
        <w:rPr>
          <w:ins w:id="1753" w:author="Борис Гогинян" w:date="2020-05-10T22:32:00Z"/>
          <w:rFonts w:ascii="Times New Roman" w:hAnsi="Times New Roman" w:cs="Times New Roman"/>
          <w:sz w:val="28"/>
          <w:szCs w:val="28"/>
          <w:lang w:val="en-US"/>
        </w:rPr>
      </w:pPr>
      <w:ins w:id="1754" w:author="Борис Гогинян" w:date="2020-05-10T22:30:00Z">
        <w:r w:rsidRPr="00B06F03">
          <w:rPr>
            <w:rFonts w:ascii="Times New Roman" w:hAnsi="Times New Roman" w:cs="Times New Roman"/>
            <w:sz w:val="28"/>
            <w:szCs w:val="28"/>
          </w:rPr>
          <w:t>Алгоритм</w:t>
        </w:r>
        <w:r w:rsidRPr="00B06F03">
          <w:rPr>
            <w:rFonts w:ascii="Times New Roman" w:hAnsi="Times New Roman" w:cs="Times New Roman"/>
            <w:sz w:val="28"/>
            <w:szCs w:val="28"/>
            <w:lang w:val="en-US"/>
          </w:rPr>
          <w:t xml:space="preserve"> </w:t>
        </w:r>
        <w:r>
          <w:rPr>
            <w:rFonts w:ascii="Times New Roman" w:hAnsi="Times New Roman" w:cs="Times New Roman"/>
            <w:sz w:val="28"/>
            <w:szCs w:val="28"/>
            <w:lang w:val="en-US"/>
          </w:rPr>
          <w:t>Bidirectional Path Tracing</w:t>
        </w:r>
      </w:ins>
    </w:p>
    <w:p w14:paraId="7F987809" w14:textId="40F91DAC" w:rsidR="00E66369" w:rsidRPr="00B06F03" w:rsidRDefault="00E66369" w:rsidP="00E66369">
      <w:pPr>
        <w:pStyle w:val="a5"/>
        <w:numPr>
          <w:ilvl w:val="0"/>
          <w:numId w:val="67"/>
        </w:numPr>
        <w:spacing w:after="0" w:line="360" w:lineRule="auto"/>
        <w:rPr>
          <w:ins w:id="1755" w:author="Борис Гогинян" w:date="2020-05-10T22:30:00Z"/>
          <w:rFonts w:ascii="Times New Roman" w:hAnsi="Times New Roman" w:cs="Times New Roman"/>
          <w:sz w:val="28"/>
          <w:szCs w:val="28"/>
          <w:lang w:val="en-US"/>
        </w:rPr>
      </w:pPr>
      <w:ins w:id="1756" w:author="Борис Гогинян" w:date="2020-05-10T22:34:00Z">
        <w:r>
          <w:rPr>
            <w:rFonts w:ascii="Times New Roman" w:hAnsi="Times New Roman" w:cs="Times New Roman"/>
            <w:sz w:val="28"/>
            <w:szCs w:val="24"/>
            <w:lang w:val="en-US"/>
          </w:rPr>
          <w:t>Importance Sampling</w:t>
        </w:r>
      </w:ins>
    </w:p>
    <w:p w14:paraId="6F729F4B" w14:textId="77777777" w:rsidR="00E66369" w:rsidRPr="00B06F03" w:rsidRDefault="00E66369" w:rsidP="00E66369">
      <w:pPr>
        <w:pStyle w:val="a5"/>
        <w:numPr>
          <w:ilvl w:val="0"/>
          <w:numId w:val="67"/>
        </w:numPr>
        <w:spacing w:after="0" w:line="360" w:lineRule="auto"/>
        <w:rPr>
          <w:ins w:id="1757" w:author="Борис Гогинян" w:date="2020-05-10T22:35:00Z"/>
          <w:rFonts w:ascii="Times New Roman" w:hAnsi="Times New Roman" w:cs="Times New Roman"/>
          <w:sz w:val="28"/>
          <w:szCs w:val="28"/>
        </w:rPr>
      </w:pPr>
      <w:ins w:id="1758" w:author="Борис Гогинян" w:date="2020-05-10T22:35:00Z">
        <w:r w:rsidRPr="00B06F03">
          <w:rPr>
            <w:rFonts w:ascii="Times New Roman" w:hAnsi="Times New Roman" w:cs="Times New Roman"/>
            <w:sz w:val="28"/>
            <w:szCs w:val="28"/>
          </w:rPr>
          <w:t xml:space="preserve">Упомянуть используемые функции </w:t>
        </w:r>
        <w:r w:rsidRPr="00B06F03">
          <w:rPr>
            <w:rFonts w:ascii="Times New Roman" w:hAnsi="Times New Roman" w:cs="Times New Roman"/>
            <w:sz w:val="28"/>
            <w:szCs w:val="28"/>
            <w:lang w:val="en-US"/>
          </w:rPr>
          <w:t>BRDF</w:t>
        </w:r>
      </w:ins>
    </w:p>
    <w:p w14:paraId="669DFA36" w14:textId="3D07FE53" w:rsidR="00974906" w:rsidRDefault="00974906">
      <w:pPr>
        <w:spacing w:after="0" w:line="360" w:lineRule="auto"/>
        <w:contextualSpacing/>
        <w:rPr>
          <w:ins w:id="1759" w:author="Борис Гогинян" w:date="2020-05-10T22:35:00Z"/>
          <w:rFonts w:ascii="Times New Roman" w:hAnsi="Times New Roman" w:cs="Times New Roman"/>
          <w:sz w:val="32"/>
          <w:szCs w:val="24"/>
          <w:lang w:val="en-US"/>
        </w:rPr>
        <w:pPrChange w:id="1760" w:author="Борис Гогинян" w:date="2020-05-09T23:41:00Z">
          <w:pPr>
            <w:spacing w:after="0" w:line="360" w:lineRule="auto"/>
            <w:ind w:firstLine="567"/>
            <w:contextualSpacing/>
          </w:pPr>
        </w:pPrChange>
      </w:pPr>
    </w:p>
    <w:p w14:paraId="76B486B2" w14:textId="3D1EDBFD" w:rsidR="00E66369" w:rsidRPr="00E66369" w:rsidRDefault="00E66369">
      <w:pPr>
        <w:spacing w:after="0" w:line="360" w:lineRule="auto"/>
        <w:contextualSpacing/>
        <w:rPr>
          <w:ins w:id="1761" w:author="Борис Гогинян" w:date="2020-05-10T22:35:00Z"/>
          <w:rFonts w:ascii="Times New Roman" w:hAnsi="Times New Roman" w:cs="Times New Roman"/>
          <w:sz w:val="32"/>
          <w:szCs w:val="24"/>
          <w:rPrChange w:id="1762" w:author="Борис Гогинян" w:date="2020-05-10T22:35:00Z">
            <w:rPr>
              <w:ins w:id="1763" w:author="Борис Гогинян" w:date="2020-05-10T22:35:00Z"/>
              <w:rFonts w:ascii="Times New Roman" w:hAnsi="Times New Roman" w:cs="Times New Roman"/>
              <w:sz w:val="32"/>
              <w:szCs w:val="24"/>
              <w:lang w:val="en-US"/>
            </w:rPr>
          </w:rPrChange>
        </w:rPr>
        <w:pPrChange w:id="1764" w:author="Борис Гогинян" w:date="2020-05-09T23:41:00Z">
          <w:pPr>
            <w:spacing w:after="0" w:line="360" w:lineRule="auto"/>
            <w:ind w:firstLine="567"/>
            <w:contextualSpacing/>
          </w:pPr>
        </w:pPrChange>
      </w:pPr>
      <w:ins w:id="1765" w:author="Борис Гогинян" w:date="2020-05-10T22:35:00Z">
        <w:r>
          <w:rPr>
            <w:rFonts w:ascii="Times New Roman" w:hAnsi="Times New Roman" w:cs="Times New Roman"/>
            <w:sz w:val="32"/>
            <w:szCs w:val="24"/>
          </w:rPr>
          <w:t xml:space="preserve">Алгоритмы описывать с помощью книги </w:t>
        </w:r>
        <w:r>
          <w:rPr>
            <w:rFonts w:ascii="Times New Roman" w:hAnsi="Times New Roman" w:cs="Times New Roman"/>
            <w:sz w:val="32"/>
            <w:szCs w:val="24"/>
            <w:lang w:val="en-US"/>
          </w:rPr>
          <w:t>PBR</w:t>
        </w:r>
      </w:ins>
    </w:p>
    <w:p w14:paraId="63EA4C9A" w14:textId="3C062002" w:rsidR="00E66369" w:rsidRPr="00E66369" w:rsidRDefault="00E66369">
      <w:pPr>
        <w:spacing w:after="0" w:line="360" w:lineRule="auto"/>
        <w:contextualSpacing/>
        <w:rPr>
          <w:ins w:id="1766" w:author="Борис Гогинян" w:date="2020-05-10T22:18:00Z"/>
          <w:rFonts w:ascii="Times New Roman" w:hAnsi="Times New Roman" w:cs="Times New Roman"/>
          <w:sz w:val="32"/>
          <w:szCs w:val="24"/>
          <w:rPrChange w:id="1767" w:author="Борис Гогинян" w:date="2020-05-10T22:35:00Z">
            <w:rPr>
              <w:ins w:id="1768" w:author="Борис Гогинян" w:date="2020-05-10T22:18:00Z"/>
              <w:rFonts w:ascii="Times New Roman" w:hAnsi="Times New Roman" w:cs="Times New Roman"/>
              <w:sz w:val="32"/>
              <w:szCs w:val="24"/>
              <w:lang w:val="en-US"/>
            </w:rPr>
          </w:rPrChange>
        </w:rPr>
        <w:pPrChange w:id="1769" w:author="Борис Гогинян" w:date="2020-05-09T23:41:00Z">
          <w:pPr>
            <w:spacing w:after="0" w:line="360" w:lineRule="auto"/>
            <w:ind w:firstLine="567"/>
            <w:contextualSpacing/>
          </w:pPr>
        </w:pPrChange>
      </w:pPr>
      <w:ins w:id="1770" w:author="Борис Гогинян" w:date="2020-05-10T22:35:00Z">
        <w:r>
          <w:fldChar w:fldCharType="begin"/>
        </w:r>
        <w:r>
          <w:instrText xml:space="preserve"> HYPERLINK "http://www.pbr-book.org/3ed-2018/contents.html" </w:instrText>
        </w:r>
        <w:r>
          <w:fldChar w:fldCharType="separate"/>
        </w:r>
        <w:r>
          <w:rPr>
            <w:rStyle w:val="a3"/>
          </w:rPr>
          <w:t>http://www.pbr-book.org/3ed-2018/contents.html</w:t>
        </w:r>
        <w:r>
          <w:fldChar w:fldCharType="end"/>
        </w:r>
      </w:ins>
    </w:p>
    <w:p w14:paraId="72D09A14" w14:textId="77777777" w:rsidR="00974906" w:rsidRPr="00E66369" w:rsidRDefault="00974906">
      <w:pPr>
        <w:spacing w:after="0" w:line="360" w:lineRule="auto"/>
        <w:contextualSpacing/>
        <w:rPr>
          <w:ins w:id="1771" w:author="Борис Гогинян" w:date="2020-05-10T22:18:00Z"/>
          <w:rFonts w:ascii="Times New Roman" w:hAnsi="Times New Roman" w:cs="Times New Roman"/>
          <w:sz w:val="32"/>
          <w:szCs w:val="24"/>
          <w:rPrChange w:id="1772" w:author="Борис Гогинян" w:date="2020-05-10T22:35:00Z">
            <w:rPr>
              <w:ins w:id="1773" w:author="Борис Гогинян" w:date="2020-05-10T22:18:00Z"/>
              <w:rFonts w:ascii="Times New Roman" w:hAnsi="Times New Roman" w:cs="Times New Roman"/>
              <w:sz w:val="32"/>
              <w:szCs w:val="24"/>
              <w:lang w:val="en-US"/>
            </w:rPr>
          </w:rPrChange>
        </w:rPr>
        <w:pPrChange w:id="1774" w:author="Борис Гогинян" w:date="2020-05-09T23:41:00Z">
          <w:pPr>
            <w:spacing w:after="0" w:line="360" w:lineRule="auto"/>
            <w:ind w:firstLine="567"/>
            <w:contextualSpacing/>
          </w:pPr>
        </w:pPrChange>
      </w:pPr>
    </w:p>
    <w:p w14:paraId="73792828" w14:textId="77777777" w:rsidR="00974906" w:rsidRPr="00E66369" w:rsidDel="00E66369" w:rsidRDefault="00974906">
      <w:pPr>
        <w:spacing w:after="0" w:line="360" w:lineRule="auto"/>
        <w:contextualSpacing/>
        <w:rPr>
          <w:del w:id="1775" w:author="Борис Гогинян" w:date="2020-05-10T22:35:00Z"/>
          <w:rFonts w:ascii="Times New Roman" w:hAnsi="Times New Roman" w:cs="Times New Roman"/>
          <w:sz w:val="32"/>
          <w:szCs w:val="24"/>
          <w:rPrChange w:id="1776" w:author="Борис Гогинян" w:date="2020-05-10T22:35:00Z">
            <w:rPr>
              <w:del w:id="1777" w:author="Борис Гогинян" w:date="2020-05-10T22:35:00Z"/>
              <w:rFonts w:ascii="Times New Roman" w:hAnsi="Times New Roman" w:cs="Times New Roman"/>
              <w:sz w:val="36"/>
              <w:szCs w:val="24"/>
            </w:rPr>
          </w:rPrChange>
        </w:rPr>
        <w:pPrChange w:id="1778" w:author="Борис Гогинян" w:date="2020-05-09T23:41:00Z">
          <w:pPr>
            <w:spacing w:after="0" w:line="360" w:lineRule="auto"/>
            <w:ind w:firstLine="567"/>
            <w:contextualSpacing/>
          </w:pPr>
        </w:pPrChange>
      </w:pPr>
    </w:p>
    <w:p w14:paraId="1E731BD0" w14:textId="3F4ABE98" w:rsidR="00EA169A" w:rsidRPr="00EA169A" w:rsidDel="00E66369" w:rsidRDefault="00EA169A" w:rsidP="00EA169A">
      <w:pPr>
        <w:spacing w:after="0" w:line="360" w:lineRule="auto"/>
        <w:ind w:firstLine="567"/>
        <w:contextualSpacing/>
        <w:rPr>
          <w:del w:id="1779" w:author="Борис Гогинян" w:date="2020-05-10T22:35:00Z"/>
          <w:rFonts w:ascii="Times New Roman" w:hAnsi="Times New Roman" w:cs="Times New Roman"/>
          <w:b/>
          <w:sz w:val="28"/>
          <w:szCs w:val="24"/>
        </w:rPr>
      </w:pPr>
      <w:del w:id="1780" w:author="Борис Гогинян" w:date="2020-05-10T22:35:00Z">
        <w:r w:rsidRPr="00EA169A" w:rsidDel="00E66369">
          <w:rPr>
            <w:rFonts w:ascii="Times New Roman" w:hAnsi="Times New Roman" w:cs="Times New Roman"/>
            <w:b/>
            <w:sz w:val="28"/>
            <w:szCs w:val="24"/>
          </w:rPr>
          <w:delText>Описать каждый рендер в отдельных подглавах</w:delText>
        </w:r>
      </w:del>
    </w:p>
    <w:p w14:paraId="5B1A3D50" w14:textId="317E9F1E" w:rsidR="00EA169A" w:rsidRPr="00DE5658" w:rsidDel="00E66369" w:rsidRDefault="00EA169A" w:rsidP="00DE5658">
      <w:pPr>
        <w:pStyle w:val="a5"/>
        <w:numPr>
          <w:ilvl w:val="0"/>
          <w:numId w:val="54"/>
        </w:numPr>
        <w:spacing w:after="0" w:line="360" w:lineRule="auto"/>
        <w:rPr>
          <w:del w:id="1781" w:author="Борис Гогинян" w:date="2020-05-10T22:35:00Z"/>
          <w:rFonts w:ascii="Times New Roman" w:hAnsi="Times New Roman" w:cs="Times New Roman"/>
          <w:sz w:val="24"/>
          <w:szCs w:val="24"/>
        </w:rPr>
      </w:pPr>
      <w:del w:id="1782" w:author="Борис Гогинян" w:date="2020-05-10T22:35:00Z">
        <w:r w:rsidRPr="00DE5658" w:rsidDel="00E66369">
          <w:rPr>
            <w:rFonts w:ascii="Times New Roman" w:hAnsi="Times New Roman" w:cs="Times New Roman"/>
            <w:sz w:val="24"/>
            <w:szCs w:val="24"/>
          </w:rPr>
          <w:delText xml:space="preserve">Подробно расписать алгоритмы, которые в них используются: вместе с псевдокодом… со всем </w:delText>
        </w:r>
      </w:del>
    </w:p>
    <w:p w14:paraId="4B21F985" w14:textId="132BAD8E" w:rsidR="00EA169A" w:rsidRPr="00DE5658" w:rsidDel="00E66369" w:rsidRDefault="00EA169A" w:rsidP="00DE5658">
      <w:pPr>
        <w:pStyle w:val="a5"/>
        <w:numPr>
          <w:ilvl w:val="0"/>
          <w:numId w:val="54"/>
        </w:numPr>
        <w:spacing w:after="0" w:line="360" w:lineRule="auto"/>
        <w:rPr>
          <w:del w:id="1783" w:author="Борис Гогинян" w:date="2020-05-10T22:35:00Z"/>
          <w:rFonts w:ascii="Times New Roman" w:hAnsi="Times New Roman" w:cs="Times New Roman"/>
          <w:sz w:val="24"/>
          <w:szCs w:val="24"/>
        </w:rPr>
      </w:pPr>
      <w:del w:id="1784" w:author="Борис Гогинян" w:date="2020-05-10T22:35:00Z">
        <w:r w:rsidRPr="00DE5658" w:rsidDel="00E66369">
          <w:rPr>
            <w:rFonts w:ascii="Times New Roman" w:hAnsi="Times New Roman" w:cs="Times New Roman"/>
            <w:sz w:val="24"/>
            <w:szCs w:val="24"/>
          </w:rPr>
          <w:delText xml:space="preserve">Описать </w:delText>
        </w:r>
        <w:r w:rsidRPr="00DE5658" w:rsidDel="00E66369">
          <w:rPr>
            <w:rFonts w:ascii="Times New Roman" w:hAnsi="Times New Roman" w:cs="Times New Roman"/>
            <w:sz w:val="24"/>
            <w:szCs w:val="24"/>
            <w:lang w:val="en-US"/>
          </w:rPr>
          <w:delText>BRDF</w:delText>
        </w:r>
        <w:r w:rsidRPr="00DE5658" w:rsidDel="00E66369">
          <w:rPr>
            <w:rFonts w:ascii="Times New Roman" w:hAnsi="Times New Roman" w:cs="Times New Roman"/>
            <w:sz w:val="24"/>
            <w:szCs w:val="24"/>
          </w:rPr>
          <w:delText xml:space="preserve"> которые в них используются\реализованы. </w:delText>
        </w:r>
        <w:r w:rsidR="00DE5658" w:rsidRPr="00DE5658" w:rsidDel="00E66369">
          <w:rPr>
            <w:rFonts w:ascii="Times New Roman" w:hAnsi="Times New Roman" w:cs="Times New Roman"/>
            <w:sz w:val="24"/>
            <w:szCs w:val="24"/>
          </w:rPr>
          <w:delText xml:space="preserve">Тоже подробно. </w:delText>
        </w:r>
      </w:del>
    </w:p>
    <w:p w14:paraId="13158A77" w14:textId="13D5AA6C" w:rsidR="00DE5658" w:rsidDel="00E66369" w:rsidRDefault="00DE5658" w:rsidP="00DE5658">
      <w:pPr>
        <w:pStyle w:val="a5"/>
        <w:numPr>
          <w:ilvl w:val="0"/>
          <w:numId w:val="54"/>
        </w:numPr>
        <w:spacing w:after="0" w:line="360" w:lineRule="auto"/>
        <w:rPr>
          <w:del w:id="1785" w:author="Борис Гогинян" w:date="2020-05-10T22:35:00Z"/>
          <w:rFonts w:ascii="Times New Roman" w:hAnsi="Times New Roman" w:cs="Times New Roman"/>
          <w:sz w:val="24"/>
          <w:szCs w:val="24"/>
        </w:rPr>
      </w:pPr>
      <w:del w:id="1786" w:author="Борис Гогинян" w:date="2020-05-10T22:35:00Z">
        <w:r w:rsidRPr="00DE5658" w:rsidDel="00E66369">
          <w:rPr>
            <w:rFonts w:ascii="Times New Roman" w:hAnsi="Times New Roman" w:cs="Times New Roman"/>
            <w:sz w:val="24"/>
            <w:szCs w:val="24"/>
          </w:rPr>
          <w:delText xml:space="preserve">Кратко написать про всякие </w:delText>
        </w:r>
      </w:del>
      <w:del w:id="1787" w:author="Борис Гогинян" w:date="2020-05-10T01:04:00Z">
        <w:r w:rsidRPr="00DE5658" w:rsidDel="0076718D">
          <w:rPr>
            <w:rFonts w:ascii="Times New Roman" w:hAnsi="Times New Roman" w:cs="Times New Roman"/>
            <w:sz w:val="24"/>
            <w:szCs w:val="24"/>
          </w:rPr>
          <w:delText>фичи</w:delText>
        </w:r>
      </w:del>
      <w:del w:id="1788" w:author="Борис Гогинян" w:date="2020-05-10T22:35:00Z">
        <w:r w:rsidRPr="00DE5658" w:rsidDel="00E66369">
          <w:rPr>
            <w:rFonts w:ascii="Times New Roman" w:hAnsi="Times New Roman" w:cs="Times New Roman"/>
            <w:sz w:val="24"/>
            <w:szCs w:val="24"/>
          </w:rPr>
          <w:delText>, которые не проверяются в этой работе.</w:delText>
        </w:r>
      </w:del>
    </w:p>
    <w:p w14:paraId="703FB178" w14:textId="33D22D70" w:rsidR="00D95499" w:rsidRPr="00DE5658" w:rsidDel="00E66369" w:rsidRDefault="00D95499" w:rsidP="00DE5658">
      <w:pPr>
        <w:pStyle w:val="a5"/>
        <w:numPr>
          <w:ilvl w:val="0"/>
          <w:numId w:val="54"/>
        </w:numPr>
        <w:spacing w:after="0" w:line="360" w:lineRule="auto"/>
        <w:rPr>
          <w:del w:id="1789" w:author="Борис Гогинян" w:date="2020-05-10T22:35:00Z"/>
          <w:rFonts w:ascii="Times New Roman" w:hAnsi="Times New Roman" w:cs="Times New Roman"/>
          <w:sz w:val="24"/>
          <w:szCs w:val="24"/>
        </w:rPr>
      </w:pPr>
      <w:del w:id="1790" w:author="Борис Гогинян" w:date="2020-05-10T22:35:00Z">
        <w:r w:rsidDel="00E66369">
          <w:rPr>
            <w:rFonts w:ascii="Times New Roman" w:hAnsi="Times New Roman" w:cs="Times New Roman"/>
            <w:sz w:val="24"/>
            <w:szCs w:val="24"/>
          </w:rPr>
          <w:delText>Другие алгоритмы  выкинуть</w:delText>
        </w:r>
      </w:del>
    </w:p>
    <w:p w14:paraId="3E749941" w14:textId="585CB9FA" w:rsidR="00DE5658" w:rsidDel="00E66369" w:rsidRDefault="00DE5658" w:rsidP="00881A33">
      <w:pPr>
        <w:spacing w:after="0" w:line="360" w:lineRule="auto"/>
        <w:contextualSpacing/>
        <w:rPr>
          <w:del w:id="1791" w:author="Борис Гогинян" w:date="2020-05-10T22:39:00Z"/>
          <w:rFonts w:ascii="Times New Roman" w:hAnsi="Times New Roman" w:cs="Times New Roman"/>
          <w:sz w:val="24"/>
          <w:szCs w:val="24"/>
        </w:rPr>
      </w:pPr>
    </w:p>
    <w:p w14:paraId="05515A64" w14:textId="77777777" w:rsidR="00DE5658" w:rsidRPr="00EA169A" w:rsidDel="00E66369" w:rsidRDefault="00DE5658" w:rsidP="00881A33">
      <w:pPr>
        <w:spacing w:after="0" w:line="360" w:lineRule="auto"/>
        <w:contextualSpacing/>
        <w:rPr>
          <w:del w:id="1792" w:author="Борис Гогинян" w:date="2020-05-10T22:35:00Z"/>
          <w:rFonts w:ascii="Times New Roman" w:hAnsi="Times New Roman" w:cs="Times New Roman"/>
          <w:sz w:val="24"/>
          <w:szCs w:val="24"/>
        </w:rPr>
      </w:pPr>
    </w:p>
    <w:p w14:paraId="4D1DFB08" w14:textId="540599A0" w:rsidR="007C582C" w:rsidDel="00E66369" w:rsidRDefault="007C582C" w:rsidP="00E66369">
      <w:pPr>
        <w:spacing w:after="0" w:line="360" w:lineRule="auto"/>
        <w:contextualSpacing/>
        <w:jc w:val="both"/>
        <w:rPr>
          <w:del w:id="1793" w:author="Борис Гогинян" w:date="2020-05-10T22:35:00Z"/>
          <w:rFonts w:ascii="Times New Roman" w:hAnsi="Times New Roman" w:cs="Times New Roman"/>
          <w:sz w:val="24"/>
          <w:szCs w:val="24"/>
        </w:rPr>
        <w:pPrChange w:id="1794" w:author="Борис Гогинян" w:date="2020-05-10T22:39:00Z">
          <w:pPr>
            <w:spacing w:after="0" w:line="360" w:lineRule="auto"/>
            <w:ind w:firstLine="567"/>
            <w:contextualSpacing/>
            <w:jc w:val="both"/>
          </w:pPr>
        </w:pPrChange>
      </w:pPr>
      <w:del w:id="1795" w:author="Борис Гогинян" w:date="2020-05-10T22:35:00Z">
        <w:r w:rsidDel="00E66369">
          <w:rPr>
            <w:rFonts w:ascii="Times New Roman" w:hAnsi="Times New Roman" w:cs="Times New Roman"/>
            <w:sz w:val="24"/>
            <w:szCs w:val="24"/>
          </w:rPr>
          <w:delText xml:space="preserve">Рассмотрим некоторые алгоритмы синтеза, </w:delText>
        </w:r>
        <w:r w:rsidR="00273526" w:rsidDel="00E66369">
          <w:rPr>
            <w:rFonts w:ascii="Times New Roman" w:hAnsi="Times New Roman" w:cs="Times New Roman"/>
            <w:sz w:val="24"/>
            <w:szCs w:val="24"/>
          </w:rPr>
          <w:delText xml:space="preserve">использующихся в рендерах: </w:delText>
        </w:r>
      </w:del>
    </w:p>
    <w:p w14:paraId="185EF88C" w14:textId="1E2117B6" w:rsidR="009C568B" w:rsidRPr="009C568B" w:rsidDel="00E66369" w:rsidRDefault="00017091" w:rsidP="00E66369">
      <w:pPr>
        <w:spacing w:line="360" w:lineRule="auto"/>
        <w:contextualSpacing/>
        <w:jc w:val="both"/>
        <w:rPr>
          <w:del w:id="1796" w:author="Борис Гогинян" w:date="2020-05-10T22:35:00Z"/>
          <w:rFonts w:ascii="Times New Roman" w:hAnsi="Times New Roman" w:cs="Times New Roman"/>
          <w:sz w:val="24"/>
          <w:szCs w:val="24"/>
        </w:rPr>
        <w:pPrChange w:id="1797" w:author="Борис Гогинян" w:date="2020-05-10T22:39:00Z">
          <w:pPr>
            <w:spacing w:line="360" w:lineRule="auto"/>
            <w:ind w:firstLine="567"/>
            <w:contextualSpacing/>
            <w:jc w:val="both"/>
          </w:pPr>
        </w:pPrChange>
      </w:pPr>
      <w:del w:id="1798" w:author="Борис Гогинян" w:date="2020-05-10T22:35:00Z">
        <w:r w:rsidDel="00E66369">
          <w:rPr>
            <w:rFonts w:ascii="Times New Roman" w:hAnsi="Times New Roman" w:cs="Times New Roman"/>
            <w:sz w:val="24"/>
            <w:szCs w:val="24"/>
          </w:rPr>
          <w:delText>1</w:delText>
        </w:r>
        <w:r w:rsidR="009C568B" w:rsidDel="00E66369">
          <w:rPr>
            <w:rFonts w:ascii="Times New Roman" w:hAnsi="Times New Roman" w:cs="Times New Roman"/>
            <w:sz w:val="24"/>
            <w:szCs w:val="24"/>
          </w:rPr>
          <w:delText xml:space="preserve"> </w:delText>
        </w:r>
        <w:r w:rsidR="009C568B" w:rsidRPr="009C568B" w:rsidDel="00E66369">
          <w:rPr>
            <w:rFonts w:ascii="Times New Roman" w:hAnsi="Times New Roman" w:cs="Times New Roman"/>
            <w:sz w:val="24"/>
            <w:szCs w:val="24"/>
          </w:rPr>
          <w:delText xml:space="preserve">Алгоритм </w:delText>
        </w:r>
        <w:r w:rsidR="00AB5CC0" w:rsidDel="00E66369">
          <w:rPr>
            <w:rFonts w:ascii="Times New Roman" w:hAnsi="Times New Roman" w:cs="Times New Roman"/>
            <w:sz w:val="24"/>
            <w:szCs w:val="24"/>
          </w:rPr>
          <w:delText>рейкастинга (</w:delText>
        </w:r>
        <w:r w:rsidR="009C568B" w:rsidRPr="009C568B" w:rsidDel="00E66369">
          <w:rPr>
            <w:rFonts w:ascii="Times New Roman" w:hAnsi="Times New Roman" w:cs="Times New Roman"/>
            <w:sz w:val="24"/>
            <w:szCs w:val="24"/>
          </w:rPr>
          <w:delText>Ray-casting</w:delText>
        </w:r>
        <w:r w:rsidR="00AB5CC0" w:rsidDel="00E66369">
          <w:rPr>
            <w:rFonts w:ascii="Times New Roman" w:hAnsi="Times New Roman" w:cs="Times New Roman"/>
            <w:sz w:val="24"/>
            <w:szCs w:val="24"/>
          </w:rPr>
          <w:delText>)</w:delText>
        </w:r>
      </w:del>
    </w:p>
    <w:p w14:paraId="05E2DE99" w14:textId="326B8424" w:rsidR="00017091" w:rsidDel="00E66369" w:rsidRDefault="009C568B" w:rsidP="00E66369">
      <w:pPr>
        <w:spacing w:after="0"/>
        <w:contextualSpacing/>
        <w:rPr>
          <w:del w:id="1799" w:author="Борис Гогинян" w:date="2020-05-10T22:35:00Z"/>
          <w:rFonts w:ascii="Times New Roman" w:hAnsi="Times New Roman" w:cs="Times New Roman"/>
          <w:sz w:val="24"/>
          <w:szCs w:val="24"/>
        </w:rPr>
        <w:pPrChange w:id="1800" w:author="Борис Гогинян" w:date="2020-05-10T22:39:00Z">
          <w:pPr>
            <w:spacing w:after="0"/>
            <w:ind w:left="567"/>
            <w:contextualSpacing/>
          </w:pPr>
        </w:pPrChange>
      </w:pPr>
      <w:del w:id="1801" w:author="Борис Гогинян" w:date="2020-05-10T22:35:00Z">
        <w:r w:rsidDel="00E66369">
          <w:rPr>
            <w:rFonts w:ascii="Times New Roman" w:hAnsi="Times New Roman" w:cs="Times New Roman"/>
            <w:sz w:val="24"/>
            <w:szCs w:val="24"/>
          </w:rPr>
          <w:delText>Н</w:delText>
        </w:r>
        <w:r w:rsidRPr="009C568B" w:rsidDel="00E66369">
          <w:rPr>
            <w:rFonts w:ascii="Times New Roman" w:hAnsi="Times New Roman" w:cs="Times New Roman"/>
            <w:sz w:val="24"/>
            <w:szCs w:val="24"/>
          </w:rPr>
          <w:delText>е является полноценным а</w:delText>
        </w:r>
        <w:r w:rsidR="00C91A6D" w:rsidDel="00E66369">
          <w:rPr>
            <w:rFonts w:ascii="Times New Roman" w:hAnsi="Times New Roman" w:cs="Times New Roman"/>
            <w:sz w:val="24"/>
            <w:szCs w:val="24"/>
          </w:rPr>
          <w:delText>лгоритмом глобального освещения (учитывающим перенос света между поверхностями).</w:delText>
        </w:r>
        <w:r w:rsidRPr="009C568B" w:rsidDel="00E66369">
          <w:rPr>
            <w:rFonts w:ascii="Times New Roman" w:hAnsi="Times New Roman" w:cs="Times New Roman"/>
            <w:sz w:val="24"/>
            <w:szCs w:val="24"/>
          </w:rPr>
          <w:delText xml:space="preserve"> Тем не менее, он позволяет помимо расчета первичного освещения производить расчет теней. </w:delText>
        </w:r>
        <w:r w:rsidDel="00E66369">
          <w:rPr>
            <w:rFonts w:ascii="Times New Roman" w:hAnsi="Times New Roman" w:cs="Times New Roman"/>
            <w:sz w:val="24"/>
            <w:szCs w:val="24"/>
          </w:rPr>
          <w:delText>Идея заключается в том, что и</w:delText>
        </w:r>
        <w:r w:rsidRPr="009C568B" w:rsidDel="00E66369">
          <w:rPr>
            <w:rFonts w:ascii="Times New Roman" w:hAnsi="Times New Roman" w:cs="Times New Roman"/>
            <w:sz w:val="24"/>
            <w:szCs w:val="24"/>
          </w:rPr>
          <w:delText xml:space="preserve">з камеры испускаются лучи, для каждого луча ищется первое пересечение с объектом. Далее из каждой точки пересечения испускается луч до источника света. Если этот луч пересечется с каким-то другим объектом по пути к источнику, то это означает, что точка находится в тени. </w:delText>
        </w:r>
        <w:r w:rsidR="00C91A6D" w:rsidDel="00E66369">
          <w:rPr>
            <w:rFonts w:ascii="Times New Roman" w:hAnsi="Times New Roman" w:cs="Times New Roman"/>
            <w:sz w:val="24"/>
            <w:szCs w:val="24"/>
          </w:rPr>
          <w:delText xml:space="preserve">(см. Рис. 2) </w:delText>
        </w:r>
        <w:r w:rsidRPr="009C568B" w:rsidDel="00E66369">
          <w:rPr>
            <w:rFonts w:ascii="Times New Roman" w:hAnsi="Times New Roman" w:cs="Times New Roman"/>
            <w:sz w:val="24"/>
            <w:szCs w:val="24"/>
          </w:rPr>
          <w:delText>Иначе можно рассчитать долю энергии, которая доходит от источника до камеры.</w:delText>
        </w:r>
        <w:r w:rsidR="009D52A2" w:rsidRPr="00985234" w:rsidDel="00E66369">
          <w:rPr>
            <w:rFonts w:ascii="Times New Roman" w:hAnsi="Times New Roman" w:cs="Times New Roman"/>
            <w:sz w:val="24"/>
            <w:szCs w:val="24"/>
            <w:highlight w:val="yellow"/>
            <w:rPrChange w:id="1802" w:author="M61PME-S2P" w:date="2020-03-15T18:17:00Z">
              <w:rPr>
                <w:rFonts w:ascii="Times New Roman" w:hAnsi="Times New Roman" w:cs="Times New Roman"/>
                <w:sz w:val="24"/>
                <w:szCs w:val="24"/>
              </w:rPr>
            </w:rPrChange>
          </w:rPr>
          <w:delText>[]</w:delText>
        </w:r>
      </w:del>
    </w:p>
    <w:p w14:paraId="16E7987E" w14:textId="09BE0B37" w:rsidR="009D52A2" w:rsidDel="00E66369" w:rsidRDefault="00A245B6" w:rsidP="00E66369">
      <w:pPr>
        <w:spacing w:after="0" w:line="360" w:lineRule="auto"/>
        <w:contextualSpacing/>
        <w:rPr>
          <w:del w:id="1803" w:author="Борис Гогинян" w:date="2020-05-10T22:36:00Z"/>
          <w:rFonts w:ascii="Times New Roman" w:hAnsi="Times New Roman" w:cs="Times New Roman"/>
          <w:sz w:val="24"/>
          <w:szCs w:val="24"/>
        </w:rPr>
        <w:pPrChange w:id="1804" w:author="Борис Гогинян" w:date="2020-05-10T22:39:00Z">
          <w:pPr>
            <w:spacing w:after="0" w:line="360" w:lineRule="auto"/>
            <w:ind w:firstLine="567"/>
            <w:contextualSpacing/>
          </w:pPr>
        </w:pPrChange>
      </w:pPr>
      <w:del w:id="1805" w:author="Борис Гогинян" w:date="2020-05-10T22:35:00Z">
        <w:r w:rsidDel="00E66369">
          <w:rPr>
            <w:noProof/>
            <w:lang w:eastAsia="ru-RU"/>
          </w:rPr>
          <w:drawing>
            <wp:inline distT="0" distB="0" distL="0" distR="0" wp14:anchorId="657ED45D" wp14:editId="7326FF28">
              <wp:extent cx="4191000" cy="274847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909" t="21165" r="10680" b="17731"/>
                      <a:stretch/>
                    </pic:blipFill>
                    <pic:spPr bwMode="auto">
                      <a:xfrm>
                        <a:off x="0" y="0"/>
                        <a:ext cx="4276422" cy="2804497"/>
                      </a:xfrm>
                      <a:prstGeom prst="rect">
                        <a:avLst/>
                      </a:prstGeom>
                      <a:ln>
                        <a:noFill/>
                      </a:ln>
                      <a:extLst>
                        <a:ext uri="{53640926-AAD7-44D8-BBD7-CCE9431645EC}">
                          <a14:shadowObscured xmlns:a14="http://schemas.microsoft.com/office/drawing/2010/main"/>
                        </a:ext>
                      </a:extLst>
                    </pic:spPr>
                  </pic:pic>
                </a:graphicData>
              </a:graphic>
            </wp:inline>
          </w:drawing>
        </w:r>
      </w:del>
    </w:p>
    <w:p w14:paraId="2AE8D159" w14:textId="5EC193B3" w:rsidR="004D2DA4" w:rsidDel="00E66369" w:rsidRDefault="00C91A6D" w:rsidP="00E66369">
      <w:pPr>
        <w:spacing w:after="0" w:line="360" w:lineRule="auto"/>
        <w:contextualSpacing/>
        <w:rPr>
          <w:del w:id="1806" w:author="Борис Гогинян" w:date="2020-05-10T22:35:00Z"/>
          <w:rFonts w:ascii="Times New Roman" w:hAnsi="Times New Roman" w:cs="Times New Roman"/>
          <w:sz w:val="24"/>
          <w:szCs w:val="24"/>
        </w:rPr>
        <w:pPrChange w:id="1807" w:author="Борис Гогинян" w:date="2020-05-10T22:39:00Z">
          <w:pPr>
            <w:spacing w:after="0" w:line="360" w:lineRule="auto"/>
            <w:ind w:firstLine="567"/>
            <w:contextualSpacing/>
          </w:pPr>
        </w:pPrChange>
      </w:pPr>
      <w:del w:id="1808" w:author="Борис Гогинян" w:date="2020-05-10T22:35:00Z">
        <w:r w:rsidDel="00E66369">
          <w:rPr>
            <w:rFonts w:ascii="Times New Roman" w:hAnsi="Times New Roman" w:cs="Times New Roman"/>
            <w:sz w:val="24"/>
            <w:szCs w:val="24"/>
          </w:rPr>
          <w:delText xml:space="preserve">Рис. 2 Схема </w:delText>
        </w:r>
        <w:r w:rsidR="004D2DA4" w:rsidDel="00E66369">
          <w:rPr>
            <w:rFonts w:ascii="Times New Roman" w:hAnsi="Times New Roman" w:cs="Times New Roman"/>
            <w:sz w:val="24"/>
            <w:szCs w:val="24"/>
          </w:rPr>
          <w:delText>алгоритма</w:delText>
        </w:r>
        <w:r w:rsidDel="00E66369">
          <w:rPr>
            <w:rFonts w:ascii="Times New Roman" w:hAnsi="Times New Roman" w:cs="Times New Roman"/>
            <w:sz w:val="24"/>
            <w:szCs w:val="24"/>
          </w:rPr>
          <w:delText xml:space="preserve"> рейкастинга</w:delText>
        </w:r>
      </w:del>
    </w:p>
    <w:p w14:paraId="6DFF8698" w14:textId="11AACC4F" w:rsidR="00C91A6D" w:rsidRPr="008B22E4" w:rsidDel="00E66369" w:rsidRDefault="00C91A6D" w:rsidP="00E66369">
      <w:pPr>
        <w:spacing w:after="0" w:line="360" w:lineRule="auto"/>
        <w:contextualSpacing/>
        <w:rPr>
          <w:del w:id="1809" w:author="Борис Гогинян" w:date="2020-05-10T22:35:00Z"/>
          <w:rFonts w:ascii="Times New Roman" w:hAnsi="Times New Roman" w:cs="Times New Roman"/>
          <w:sz w:val="24"/>
          <w:szCs w:val="24"/>
        </w:rPr>
        <w:pPrChange w:id="1810" w:author="Борис Гогинян" w:date="2020-05-10T22:39:00Z">
          <w:pPr>
            <w:spacing w:after="0" w:line="360" w:lineRule="auto"/>
            <w:ind w:firstLine="567"/>
            <w:contextualSpacing/>
          </w:pPr>
        </w:pPrChange>
      </w:pPr>
      <w:del w:id="1811" w:author="Борис Гогинян" w:date="2020-05-10T22:35:00Z">
        <w:r w:rsidDel="00E66369">
          <w:rPr>
            <w:rFonts w:ascii="Times New Roman" w:hAnsi="Times New Roman" w:cs="Times New Roman"/>
            <w:sz w:val="24"/>
            <w:szCs w:val="24"/>
          </w:rPr>
          <w:delText xml:space="preserve">2 </w:delText>
        </w:r>
        <w:r w:rsidRPr="00C91A6D" w:rsidDel="00E66369">
          <w:rPr>
            <w:rFonts w:ascii="Times New Roman" w:hAnsi="Times New Roman" w:cs="Times New Roman"/>
            <w:sz w:val="24"/>
            <w:szCs w:val="24"/>
          </w:rPr>
          <w:delText>А</w:delText>
        </w:r>
        <w:r w:rsidR="00166F52" w:rsidDel="00E66369">
          <w:rPr>
            <w:rFonts w:ascii="Times New Roman" w:hAnsi="Times New Roman" w:cs="Times New Roman"/>
            <w:sz w:val="24"/>
            <w:szCs w:val="24"/>
          </w:rPr>
          <w:delText>лгоритм</w:delText>
        </w:r>
        <w:r w:rsidDel="00E66369">
          <w:rPr>
            <w:rFonts w:ascii="Times New Roman" w:hAnsi="Times New Roman" w:cs="Times New Roman"/>
            <w:sz w:val="24"/>
            <w:szCs w:val="24"/>
          </w:rPr>
          <w:delText xml:space="preserve"> </w:delText>
        </w:r>
        <w:r w:rsidR="00AB5CC0" w:rsidDel="00E66369">
          <w:rPr>
            <w:rFonts w:ascii="Times New Roman" w:hAnsi="Times New Roman" w:cs="Times New Roman"/>
            <w:sz w:val="24"/>
            <w:szCs w:val="24"/>
          </w:rPr>
          <w:delText>трассировки видимых лучей (</w:delText>
        </w:r>
        <w:r w:rsidR="00FF6BBE" w:rsidDel="00E66369">
          <w:rPr>
            <w:rFonts w:ascii="Times New Roman" w:hAnsi="Times New Roman" w:cs="Times New Roman"/>
            <w:sz w:val="24"/>
            <w:szCs w:val="24"/>
            <w:lang w:val="en-US"/>
          </w:rPr>
          <w:delText>v</w:delText>
        </w:r>
        <w:r w:rsidDel="00E66369">
          <w:rPr>
            <w:rFonts w:ascii="Times New Roman" w:hAnsi="Times New Roman" w:cs="Times New Roman"/>
            <w:sz w:val="24"/>
            <w:szCs w:val="24"/>
          </w:rPr>
          <w:delText>isibility ray-tracing</w:delText>
        </w:r>
        <w:r w:rsidR="00AB5CC0" w:rsidDel="00E66369">
          <w:rPr>
            <w:rFonts w:ascii="Times New Roman" w:hAnsi="Times New Roman" w:cs="Times New Roman"/>
            <w:sz w:val="24"/>
            <w:szCs w:val="24"/>
          </w:rPr>
          <w:delText>)</w:delText>
        </w:r>
      </w:del>
    </w:p>
    <w:p w14:paraId="51013D63" w14:textId="12FE0ACA" w:rsidR="006B4CEC" w:rsidDel="00E66369" w:rsidRDefault="006B4CEC" w:rsidP="00E66369">
      <w:pPr>
        <w:spacing w:after="0" w:line="360" w:lineRule="auto"/>
        <w:contextualSpacing/>
        <w:rPr>
          <w:del w:id="1812" w:author="Борис Гогинян" w:date="2020-05-10T22:39:00Z"/>
          <w:rFonts w:ascii="Times New Roman" w:hAnsi="Times New Roman" w:cs="Times New Roman"/>
          <w:sz w:val="24"/>
          <w:szCs w:val="24"/>
        </w:rPr>
        <w:pPrChange w:id="1813" w:author="Борис Гогинян" w:date="2020-05-10T22:39:00Z">
          <w:pPr>
            <w:spacing w:after="0" w:line="360" w:lineRule="auto"/>
            <w:ind w:firstLine="567"/>
            <w:contextualSpacing/>
          </w:pPr>
        </w:pPrChange>
      </w:pPr>
      <w:del w:id="1814" w:author="Борис Гогинян" w:date="2020-05-10T22:35:00Z">
        <w:r w:rsidDel="00E66369">
          <w:rPr>
            <w:rFonts w:ascii="Times New Roman" w:hAnsi="Times New Roman" w:cs="Times New Roman"/>
            <w:sz w:val="24"/>
            <w:szCs w:val="24"/>
          </w:rPr>
          <w:delText>И</w:delText>
        </w:r>
        <w:r w:rsidRPr="006B4CEC" w:rsidDel="00E66369">
          <w:rPr>
            <w:rFonts w:ascii="Times New Roman" w:hAnsi="Times New Roman" w:cs="Times New Roman"/>
            <w:sz w:val="24"/>
            <w:szCs w:val="24"/>
          </w:rPr>
          <w:delText xml:space="preserve">дея состоит в том, что луч из камеры претерпевает несколько идеальных отражений и преломлений, прежде чем будет произведена проверка нахождения точки в тени (последний луч всегда идет в источник, как и в ray-casting). Преломленные и отраженные </w:delText>
        </w:r>
        <w:r w:rsidR="00985234" w:rsidRPr="006B4CEC" w:rsidDel="00E66369">
          <w:rPr>
            <w:rFonts w:ascii="Times New Roman" w:hAnsi="Times New Roman" w:cs="Times New Roman"/>
            <w:sz w:val="24"/>
            <w:szCs w:val="24"/>
          </w:rPr>
          <w:delText>вектор</w:delText>
        </w:r>
        <w:r w:rsidR="00985234" w:rsidDel="00E66369">
          <w:rPr>
            <w:rFonts w:ascii="Times New Roman" w:hAnsi="Times New Roman" w:cs="Times New Roman"/>
            <w:sz w:val="24"/>
            <w:szCs w:val="24"/>
          </w:rPr>
          <w:delText>ы</w:delText>
        </w:r>
        <w:r w:rsidR="00985234" w:rsidRPr="006B4CEC" w:rsidDel="00E66369">
          <w:rPr>
            <w:rFonts w:ascii="Times New Roman" w:hAnsi="Times New Roman" w:cs="Times New Roman"/>
            <w:sz w:val="24"/>
            <w:szCs w:val="24"/>
          </w:rPr>
          <w:delText xml:space="preserve"> </w:delText>
        </w:r>
        <w:r w:rsidRPr="006B4CEC" w:rsidDel="00E66369">
          <w:rPr>
            <w:rFonts w:ascii="Times New Roman" w:hAnsi="Times New Roman" w:cs="Times New Roman"/>
            <w:sz w:val="24"/>
            <w:szCs w:val="24"/>
          </w:rPr>
          <w:delText xml:space="preserve">рассчитываются по </w:delText>
        </w:r>
        <w:commentRangeStart w:id="1815"/>
        <w:commentRangeStart w:id="1816"/>
        <w:r w:rsidRPr="006B4CEC" w:rsidDel="00E66369">
          <w:rPr>
            <w:rFonts w:ascii="Times New Roman" w:hAnsi="Times New Roman" w:cs="Times New Roman"/>
            <w:sz w:val="24"/>
            <w:szCs w:val="24"/>
          </w:rPr>
          <w:delText>известным</w:delText>
        </w:r>
        <w:commentRangeEnd w:id="1815"/>
        <w:r w:rsidR="00985234" w:rsidDel="00E66369">
          <w:rPr>
            <w:rStyle w:val="af4"/>
          </w:rPr>
          <w:commentReference w:id="1815"/>
        </w:r>
        <w:commentRangeEnd w:id="1816"/>
        <w:r w:rsidR="0031265E" w:rsidDel="00E66369">
          <w:rPr>
            <w:rStyle w:val="af4"/>
          </w:rPr>
          <w:commentReference w:id="1816"/>
        </w:r>
        <w:r w:rsidRPr="006B4CEC" w:rsidDel="00E66369">
          <w:rPr>
            <w:rFonts w:ascii="Times New Roman" w:hAnsi="Times New Roman" w:cs="Times New Roman"/>
            <w:sz w:val="24"/>
            <w:szCs w:val="24"/>
          </w:rPr>
          <w:delText xml:space="preserve"> законам идеального отражения и преломления. Стоит заметить, что в этом алгоритме считается, что материалы имеют постоянные коэффициенты отражения и преломления (независимо от угла падения и отражения/преломления света). Для </w:delText>
        </w:r>
      </w:del>
      <w:del w:id="1817" w:author="Борис Гогинян" w:date="2020-05-10T22:36:00Z">
        <w:r w:rsidRPr="006B4CEC" w:rsidDel="00E66369">
          <w:rPr>
            <w:rFonts w:ascii="Times New Roman" w:hAnsi="Times New Roman" w:cs="Times New Roman"/>
            <w:sz w:val="24"/>
            <w:szCs w:val="24"/>
          </w:rPr>
          <w:delText xml:space="preserve">других материалов отражением и преломлением </w:delText>
        </w:r>
        <w:r w:rsidR="00985234" w:rsidRPr="006B4CEC" w:rsidDel="00E66369">
          <w:rPr>
            <w:rFonts w:ascii="Times New Roman" w:hAnsi="Times New Roman" w:cs="Times New Roman"/>
            <w:sz w:val="24"/>
            <w:szCs w:val="24"/>
          </w:rPr>
          <w:delText>пренебрега</w:delText>
        </w:r>
        <w:r w:rsidR="00985234" w:rsidDel="00E66369">
          <w:rPr>
            <w:rFonts w:ascii="Times New Roman" w:hAnsi="Times New Roman" w:cs="Times New Roman"/>
            <w:sz w:val="24"/>
            <w:szCs w:val="24"/>
          </w:rPr>
          <w:delText>ю</w:delText>
        </w:r>
        <w:r w:rsidR="00985234" w:rsidRPr="006B4CEC" w:rsidDel="00E66369">
          <w:rPr>
            <w:rFonts w:ascii="Times New Roman" w:hAnsi="Times New Roman" w:cs="Times New Roman"/>
            <w:sz w:val="24"/>
            <w:szCs w:val="24"/>
          </w:rPr>
          <w:delText>т</w:delText>
        </w:r>
        <w:r w:rsidRPr="006B4CEC" w:rsidDel="00E66369">
          <w:rPr>
            <w:rFonts w:ascii="Times New Roman" w:hAnsi="Times New Roman" w:cs="Times New Roman"/>
            <w:sz w:val="24"/>
            <w:szCs w:val="24"/>
          </w:rPr>
          <w:delText>, луч идет сразу в источник света.</w:delText>
        </w:r>
        <w:r w:rsidR="00AB5CC0" w:rsidDel="00E66369">
          <w:rPr>
            <w:rFonts w:ascii="Times New Roman" w:hAnsi="Times New Roman" w:cs="Times New Roman"/>
            <w:sz w:val="24"/>
            <w:szCs w:val="24"/>
          </w:rPr>
          <w:delText xml:space="preserve"> </w:delText>
        </w:r>
        <w:r w:rsidR="00166F52" w:rsidDel="00E66369">
          <w:rPr>
            <w:rFonts w:ascii="Times New Roman" w:hAnsi="Times New Roman" w:cs="Times New Roman"/>
            <w:sz w:val="24"/>
            <w:szCs w:val="24"/>
          </w:rPr>
          <w:delText>(см. Рис. 3)</w:delText>
        </w:r>
      </w:del>
    </w:p>
    <w:p w14:paraId="39D58262" w14:textId="31BF788E" w:rsidR="00166F52" w:rsidRDefault="00A245B6" w:rsidP="00E66369">
      <w:pPr>
        <w:spacing w:after="0" w:line="360" w:lineRule="auto"/>
        <w:contextualSpacing/>
        <w:rPr>
          <w:rFonts w:ascii="Times New Roman" w:hAnsi="Times New Roman" w:cs="Times New Roman"/>
          <w:sz w:val="24"/>
          <w:szCs w:val="24"/>
        </w:rPr>
        <w:pPrChange w:id="1818" w:author="Борис Гогинян" w:date="2020-05-10T22:39:00Z">
          <w:pPr>
            <w:spacing w:line="360" w:lineRule="auto"/>
            <w:ind w:left="567"/>
            <w:contextualSpacing/>
            <w:jc w:val="center"/>
          </w:pPr>
        </w:pPrChange>
      </w:pPr>
      <w:del w:id="1819" w:author="Борис Гогинян" w:date="2020-05-10T22:36:00Z">
        <w:r w:rsidDel="00E66369">
          <w:rPr>
            <w:noProof/>
            <w:lang w:eastAsia="ru-RU"/>
          </w:rPr>
          <w:drawing>
            <wp:inline distT="0" distB="0" distL="0" distR="0" wp14:anchorId="5C14499E" wp14:editId="1980A57F">
              <wp:extent cx="3735388" cy="23526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702" t="27961" r="37083" b="12457"/>
                      <a:stretch/>
                    </pic:blipFill>
                    <pic:spPr bwMode="auto">
                      <a:xfrm>
                        <a:off x="0" y="0"/>
                        <a:ext cx="3739150" cy="2355045"/>
                      </a:xfrm>
                      <a:prstGeom prst="rect">
                        <a:avLst/>
                      </a:prstGeom>
                      <a:ln>
                        <a:noFill/>
                      </a:ln>
                      <a:extLst>
                        <a:ext uri="{53640926-AAD7-44D8-BBD7-CCE9431645EC}">
                          <a14:shadowObscured xmlns:a14="http://schemas.microsoft.com/office/drawing/2010/main"/>
                        </a:ext>
                      </a:extLst>
                    </pic:spPr>
                  </pic:pic>
                </a:graphicData>
              </a:graphic>
            </wp:inline>
          </w:drawing>
        </w:r>
      </w:del>
    </w:p>
    <w:p w14:paraId="40A30A5E" w14:textId="61674727" w:rsidR="00166F52" w:rsidDel="00E66369" w:rsidRDefault="00166F52" w:rsidP="00166F52">
      <w:pPr>
        <w:spacing w:line="360" w:lineRule="auto"/>
        <w:ind w:left="567"/>
        <w:contextualSpacing/>
        <w:jc w:val="center"/>
        <w:rPr>
          <w:del w:id="1820" w:author="Борис Гогинян" w:date="2020-05-10T22:36:00Z"/>
          <w:rFonts w:ascii="Times New Roman" w:hAnsi="Times New Roman" w:cs="Times New Roman"/>
          <w:sz w:val="24"/>
          <w:szCs w:val="24"/>
        </w:rPr>
      </w:pPr>
      <w:del w:id="1821" w:author="Борис Гогинян" w:date="2020-05-10T22:36:00Z">
        <w:r w:rsidDel="00E66369">
          <w:rPr>
            <w:rFonts w:ascii="Times New Roman" w:hAnsi="Times New Roman" w:cs="Times New Roman"/>
            <w:sz w:val="24"/>
            <w:szCs w:val="24"/>
          </w:rPr>
          <w:delText xml:space="preserve">Рис. 3 Схема </w:delText>
        </w:r>
        <w:r w:rsidR="004D2DA4" w:rsidDel="00E66369">
          <w:rPr>
            <w:rFonts w:ascii="Times New Roman" w:hAnsi="Times New Roman" w:cs="Times New Roman"/>
            <w:sz w:val="24"/>
            <w:szCs w:val="24"/>
          </w:rPr>
          <w:delText>алгоритма</w:delText>
        </w:r>
        <w:r w:rsidDel="00E66369">
          <w:rPr>
            <w:rFonts w:ascii="Times New Roman" w:hAnsi="Times New Roman" w:cs="Times New Roman"/>
            <w:sz w:val="24"/>
            <w:szCs w:val="24"/>
          </w:rPr>
          <w:delText xml:space="preserve"> трассировки видимых лучей</w:delText>
        </w:r>
      </w:del>
    </w:p>
    <w:p w14:paraId="32EE304E" w14:textId="6C6D6DC2" w:rsidR="00166F52" w:rsidRDefault="00166F52" w:rsidP="00166F52">
      <w:pPr>
        <w:spacing w:line="360" w:lineRule="auto"/>
        <w:ind w:left="567"/>
        <w:contextualSpacing/>
        <w:rPr>
          <w:rFonts w:ascii="Times New Roman" w:hAnsi="Times New Roman" w:cs="Times New Roman"/>
          <w:sz w:val="24"/>
          <w:szCs w:val="24"/>
        </w:rPr>
      </w:pPr>
      <w:del w:id="1822" w:author="Борис Гогинян" w:date="2020-05-10T22:39:00Z">
        <w:r w:rsidDel="00E66369">
          <w:rPr>
            <w:rFonts w:ascii="Times New Roman" w:hAnsi="Times New Roman" w:cs="Times New Roman"/>
            <w:sz w:val="24"/>
            <w:szCs w:val="24"/>
          </w:rPr>
          <w:delText>3</w:delText>
        </w:r>
      </w:del>
      <w:r>
        <w:rPr>
          <w:rFonts w:ascii="Times New Roman" w:hAnsi="Times New Roman" w:cs="Times New Roman"/>
          <w:sz w:val="24"/>
          <w:szCs w:val="24"/>
        </w:rPr>
        <w:t xml:space="preserve"> Алгоритм трассировки фотонов</w:t>
      </w:r>
      <w:r w:rsidR="00AB5CC0">
        <w:rPr>
          <w:rFonts w:ascii="Times New Roman" w:hAnsi="Times New Roman" w:cs="Times New Roman"/>
          <w:sz w:val="24"/>
          <w:szCs w:val="24"/>
        </w:rPr>
        <w:t xml:space="preserve"> (</w:t>
      </w:r>
      <w:r w:rsidR="00AB5CC0" w:rsidRPr="00AB5CC0">
        <w:rPr>
          <w:rFonts w:ascii="Times New Roman" w:hAnsi="Times New Roman" w:cs="Times New Roman"/>
          <w:sz w:val="24"/>
          <w:szCs w:val="24"/>
        </w:rPr>
        <w:t>Photon tracing</w:t>
      </w:r>
      <w:r w:rsidR="00AB5CC0">
        <w:rPr>
          <w:rFonts w:ascii="Times New Roman" w:hAnsi="Times New Roman" w:cs="Times New Roman"/>
          <w:sz w:val="24"/>
          <w:szCs w:val="24"/>
        </w:rPr>
        <w:t>)</w:t>
      </w:r>
    </w:p>
    <w:p w14:paraId="732D0D1D" w14:textId="1F3C12BB" w:rsidR="00C55417" w:rsidRDefault="009C1C20" w:rsidP="00E66369">
      <w:pPr>
        <w:ind w:left="567"/>
        <w:contextualSpacing/>
        <w:rPr>
          <w:rFonts w:ascii="Times New Roman" w:hAnsi="Times New Roman" w:cs="Times New Roman"/>
          <w:sz w:val="24"/>
          <w:szCs w:val="24"/>
        </w:rPr>
        <w:pPrChange w:id="1823" w:author="Борис Гогинян" w:date="2020-05-10T22:37:00Z">
          <w:pPr>
            <w:spacing w:line="360" w:lineRule="auto"/>
            <w:ind w:left="567"/>
            <w:contextualSpacing/>
          </w:pPr>
        </w:pPrChange>
      </w:pPr>
      <w:r>
        <w:rPr>
          <w:rFonts w:ascii="Times New Roman" w:hAnsi="Times New Roman" w:cs="Times New Roman"/>
          <w:sz w:val="24"/>
          <w:szCs w:val="24"/>
        </w:rPr>
        <w:t xml:space="preserve">Трассировка фотонов – инверсия алгоритма трассировки видимых лучей т.е. частицы фотонов испускаются из источника света. Этот алгоритм использует аналогичные допущения. </w:t>
      </w:r>
      <w:r w:rsidRPr="009C1C20">
        <w:rPr>
          <w:rFonts w:ascii="Times New Roman" w:hAnsi="Times New Roman" w:cs="Times New Roman"/>
          <w:sz w:val="24"/>
          <w:szCs w:val="24"/>
        </w:rPr>
        <w:t>При каждом попадании</w:t>
      </w:r>
      <w:r>
        <w:rPr>
          <w:rFonts w:ascii="Times New Roman" w:hAnsi="Times New Roman" w:cs="Times New Roman"/>
          <w:sz w:val="24"/>
          <w:szCs w:val="24"/>
        </w:rPr>
        <w:t xml:space="preserve"> луч</w:t>
      </w:r>
      <w:r w:rsidR="00E64170">
        <w:rPr>
          <w:rFonts w:ascii="Times New Roman" w:hAnsi="Times New Roman" w:cs="Times New Roman"/>
          <w:sz w:val="24"/>
          <w:szCs w:val="24"/>
        </w:rPr>
        <w:t>а на поверхность проверяется</w:t>
      </w:r>
      <w:r w:rsidRPr="009C1C20">
        <w:rPr>
          <w:rFonts w:ascii="Times New Roman" w:hAnsi="Times New Roman" w:cs="Times New Roman"/>
          <w:sz w:val="24"/>
          <w:szCs w:val="24"/>
        </w:rPr>
        <w:t xml:space="preserve">, имеет ли </w:t>
      </w:r>
      <w:r w:rsidR="00E64170">
        <w:rPr>
          <w:rFonts w:ascii="Times New Roman" w:hAnsi="Times New Roman" w:cs="Times New Roman"/>
          <w:sz w:val="24"/>
          <w:szCs w:val="24"/>
        </w:rPr>
        <w:t>она</w:t>
      </w:r>
      <w:r w:rsidRPr="009C1C20">
        <w:rPr>
          <w:rFonts w:ascii="Times New Roman" w:hAnsi="Times New Roman" w:cs="Times New Roman"/>
          <w:sz w:val="24"/>
          <w:szCs w:val="24"/>
        </w:rPr>
        <w:t xml:space="preserve"> идеальное отражение, преломление и некогерентное отражение или преломление. В направлениях идеального отражения или преломления отслеживание продолжается запуском новых дочерних лучей</w:t>
      </w:r>
      <w:r w:rsidR="00E64170">
        <w:rPr>
          <w:rFonts w:ascii="Times New Roman" w:hAnsi="Times New Roman" w:cs="Times New Roman"/>
          <w:sz w:val="24"/>
          <w:szCs w:val="24"/>
        </w:rPr>
        <w:t>.</w:t>
      </w:r>
    </w:p>
    <w:p w14:paraId="5848E02B" w14:textId="7D1A4098" w:rsidR="00E64170" w:rsidRPr="00E64170" w:rsidRDefault="00E64170" w:rsidP="00E64170">
      <w:pPr>
        <w:spacing w:line="360" w:lineRule="auto"/>
        <w:ind w:left="567"/>
        <w:contextualSpacing/>
        <w:rPr>
          <w:rFonts w:ascii="Times New Roman" w:hAnsi="Times New Roman" w:cs="Times New Roman"/>
          <w:sz w:val="24"/>
          <w:szCs w:val="24"/>
        </w:rPr>
      </w:pPr>
      <w:r>
        <w:rPr>
          <w:rFonts w:ascii="Times New Roman" w:hAnsi="Times New Roman" w:cs="Times New Roman"/>
          <w:sz w:val="24"/>
          <w:szCs w:val="24"/>
        </w:rPr>
        <w:t xml:space="preserve">4 </w:t>
      </w:r>
      <w:r w:rsidRPr="00E64170">
        <w:rPr>
          <w:rFonts w:ascii="Times New Roman" w:hAnsi="Times New Roman" w:cs="Times New Roman"/>
          <w:sz w:val="24"/>
          <w:szCs w:val="24"/>
        </w:rPr>
        <w:t>Распределенная трассировка лучей</w:t>
      </w:r>
    </w:p>
    <w:p w14:paraId="5B89FC2D" w14:textId="462BFA6C" w:rsidR="00E64170" w:rsidRDefault="00C55417" w:rsidP="002C43DA">
      <w:pPr>
        <w:ind w:left="567"/>
        <w:contextualSpacing/>
        <w:rPr>
          <w:rFonts w:ascii="Times New Roman" w:hAnsi="Times New Roman" w:cs="Times New Roman"/>
          <w:sz w:val="24"/>
          <w:szCs w:val="24"/>
        </w:rPr>
      </w:pPr>
      <w:r w:rsidRPr="00C55417">
        <w:rPr>
          <w:rFonts w:ascii="Times New Roman" w:hAnsi="Times New Roman" w:cs="Times New Roman"/>
          <w:sz w:val="24"/>
          <w:szCs w:val="24"/>
        </w:rPr>
        <w:lastRenderedPageBreak/>
        <w:t xml:space="preserve">Этот алгоритм </w:t>
      </w:r>
      <w:r w:rsidR="008D199C">
        <w:rPr>
          <w:rFonts w:ascii="Times New Roman" w:hAnsi="Times New Roman" w:cs="Times New Roman"/>
          <w:sz w:val="24"/>
          <w:szCs w:val="24"/>
        </w:rPr>
        <w:t xml:space="preserve">глобального освещения может моделировать все возможные пути т.е. он </w:t>
      </w:r>
      <w:r w:rsidRPr="00C55417">
        <w:rPr>
          <w:rFonts w:ascii="Times New Roman" w:hAnsi="Times New Roman" w:cs="Times New Roman"/>
          <w:sz w:val="24"/>
          <w:szCs w:val="24"/>
        </w:rPr>
        <w:t>позволял визуализировать материалы с произвольными двулучевыми функциями отражения. Качество этого алгоритма самое высокое из всех рассмотренных выше. Однако из-за сэмплирования</w:t>
      </w:r>
      <w:r w:rsidR="008D199C">
        <w:rPr>
          <w:rFonts w:ascii="Times New Roman" w:hAnsi="Times New Roman" w:cs="Times New Roman"/>
          <w:sz w:val="24"/>
          <w:szCs w:val="24"/>
        </w:rPr>
        <w:t xml:space="preserve"> (п</w:t>
      </w:r>
      <w:r w:rsidR="008D199C" w:rsidRPr="00C55417">
        <w:rPr>
          <w:rFonts w:ascii="Times New Roman" w:hAnsi="Times New Roman" w:cs="Times New Roman"/>
          <w:sz w:val="24"/>
          <w:szCs w:val="24"/>
        </w:rPr>
        <w:t xml:space="preserve">роцесс испускания множества лучей называется сэмплированием </w:t>
      </w:r>
      <w:commentRangeStart w:id="1824"/>
      <w:r w:rsidR="008D199C" w:rsidRPr="00C55417">
        <w:rPr>
          <w:rFonts w:ascii="Times New Roman" w:hAnsi="Times New Roman" w:cs="Times New Roman"/>
          <w:sz w:val="24"/>
          <w:szCs w:val="24"/>
        </w:rPr>
        <w:t>ДФО</w:t>
      </w:r>
      <w:r w:rsidR="008D199C">
        <w:rPr>
          <w:rFonts w:ascii="Times New Roman" w:hAnsi="Times New Roman" w:cs="Times New Roman"/>
          <w:sz w:val="24"/>
          <w:szCs w:val="24"/>
        </w:rPr>
        <w:t>С</w:t>
      </w:r>
      <w:commentRangeEnd w:id="1824"/>
      <w:r w:rsidR="00952D16">
        <w:rPr>
          <w:rStyle w:val="af4"/>
        </w:rPr>
        <w:commentReference w:id="1824"/>
      </w:r>
      <w:r w:rsidR="008D199C">
        <w:rPr>
          <w:rFonts w:ascii="Times New Roman" w:hAnsi="Times New Roman" w:cs="Times New Roman"/>
          <w:sz w:val="24"/>
          <w:szCs w:val="24"/>
        </w:rPr>
        <w:t>)</w:t>
      </w:r>
      <w:r w:rsidRPr="00C55417">
        <w:rPr>
          <w:rFonts w:ascii="Times New Roman" w:hAnsi="Times New Roman" w:cs="Times New Roman"/>
          <w:sz w:val="24"/>
          <w:szCs w:val="24"/>
        </w:rPr>
        <w:t xml:space="preserve"> алгоритм имеет и самую высокую вычислительную сложность.</w:t>
      </w:r>
    </w:p>
    <w:p w14:paraId="401AC27A" w14:textId="0FEE9EBD" w:rsidR="00C55417" w:rsidRDefault="00C55417" w:rsidP="00C55417">
      <w:pPr>
        <w:spacing w:line="360" w:lineRule="auto"/>
        <w:ind w:left="567"/>
        <w:contextualSpacing/>
        <w:jc w:val="center"/>
        <w:rPr>
          <w:rFonts w:ascii="Times New Roman" w:hAnsi="Times New Roman" w:cs="Times New Roman"/>
          <w:sz w:val="24"/>
          <w:szCs w:val="24"/>
        </w:rPr>
      </w:pPr>
      <w:r>
        <w:rPr>
          <w:noProof/>
          <w:lang w:eastAsia="ru-RU"/>
        </w:rPr>
        <w:drawing>
          <wp:inline distT="0" distB="0" distL="0" distR="0" wp14:anchorId="14398166" wp14:editId="28423B6D">
            <wp:extent cx="3552825" cy="3020567"/>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4395" t="23781" r="16356" b="16898"/>
                    <a:stretch/>
                  </pic:blipFill>
                  <pic:spPr bwMode="auto">
                    <a:xfrm>
                      <a:off x="0" y="0"/>
                      <a:ext cx="3566194" cy="3031933"/>
                    </a:xfrm>
                    <a:prstGeom prst="rect">
                      <a:avLst/>
                    </a:prstGeom>
                    <a:ln>
                      <a:noFill/>
                    </a:ln>
                    <a:extLst>
                      <a:ext uri="{53640926-AAD7-44D8-BBD7-CCE9431645EC}">
                        <a14:shadowObscured xmlns:a14="http://schemas.microsoft.com/office/drawing/2010/main"/>
                      </a:ext>
                    </a:extLst>
                  </pic:spPr>
                </pic:pic>
              </a:graphicData>
            </a:graphic>
          </wp:inline>
        </w:drawing>
      </w:r>
    </w:p>
    <w:p w14:paraId="7DBFB22C" w14:textId="3A01738E" w:rsidR="00C55417" w:rsidRDefault="00C55417" w:rsidP="00C55417">
      <w:pPr>
        <w:spacing w:line="360" w:lineRule="auto"/>
        <w:ind w:left="567"/>
        <w:contextualSpacing/>
        <w:jc w:val="center"/>
        <w:rPr>
          <w:rFonts w:ascii="Times New Roman" w:hAnsi="Times New Roman" w:cs="Times New Roman"/>
          <w:sz w:val="24"/>
          <w:szCs w:val="24"/>
        </w:rPr>
      </w:pPr>
      <w:r>
        <w:rPr>
          <w:rFonts w:ascii="Times New Roman" w:hAnsi="Times New Roman" w:cs="Times New Roman"/>
          <w:sz w:val="24"/>
          <w:szCs w:val="24"/>
        </w:rPr>
        <w:t>Рис. 5 Схема алгоритма р</w:t>
      </w:r>
      <w:r w:rsidRPr="00E64170">
        <w:rPr>
          <w:rFonts w:ascii="Times New Roman" w:hAnsi="Times New Roman" w:cs="Times New Roman"/>
          <w:sz w:val="24"/>
          <w:szCs w:val="24"/>
        </w:rPr>
        <w:t>аспределенн</w:t>
      </w:r>
      <w:r>
        <w:rPr>
          <w:rFonts w:ascii="Times New Roman" w:hAnsi="Times New Roman" w:cs="Times New Roman"/>
          <w:sz w:val="24"/>
          <w:szCs w:val="24"/>
        </w:rPr>
        <w:t>ой</w:t>
      </w:r>
      <w:r w:rsidRPr="00E64170">
        <w:rPr>
          <w:rFonts w:ascii="Times New Roman" w:hAnsi="Times New Roman" w:cs="Times New Roman"/>
          <w:sz w:val="24"/>
          <w:szCs w:val="24"/>
        </w:rPr>
        <w:t xml:space="preserve"> трассировк</w:t>
      </w:r>
      <w:r>
        <w:rPr>
          <w:rFonts w:ascii="Times New Roman" w:hAnsi="Times New Roman" w:cs="Times New Roman"/>
          <w:sz w:val="24"/>
          <w:szCs w:val="24"/>
        </w:rPr>
        <w:t>и</w:t>
      </w:r>
      <w:r w:rsidRPr="00E64170">
        <w:rPr>
          <w:rFonts w:ascii="Times New Roman" w:hAnsi="Times New Roman" w:cs="Times New Roman"/>
          <w:sz w:val="24"/>
          <w:szCs w:val="24"/>
        </w:rPr>
        <w:t xml:space="preserve"> лучей</w:t>
      </w:r>
    </w:p>
    <w:p w14:paraId="7C4EB8E2" w14:textId="02E48ED0" w:rsidR="006976D5" w:rsidRDefault="008D199C" w:rsidP="002C43DA">
      <w:pPr>
        <w:ind w:left="567"/>
        <w:contextualSpacing/>
        <w:rPr>
          <w:rFonts w:ascii="Times New Roman" w:hAnsi="Times New Roman" w:cs="Times New Roman"/>
          <w:sz w:val="24"/>
          <w:szCs w:val="24"/>
        </w:rPr>
      </w:pPr>
      <w:r w:rsidRPr="008D199C">
        <w:rPr>
          <w:rFonts w:ascii="Times New Roman" w:hAnsi="Times New Roman" w:cs="Times New Roman"/>
          <w:sz w:val="24"/>
          <w:szCs w:val="24"/>
        </w:rPr>
        <w:t>В этом методе трассировк</w:t>
      </w:r>
      <w:r>
        <w:rPr>
          <w:rFonts w:ascii="Times New Roman" w:hAnsi="Times New Roman" w:cs="Times New Roman"/>
          <w:sz w:val="24"/>
          <w:szCs w:val="24"/>
        </w:rPr>
        <w:t>а</w:t>
      </w:r>
      <w:r w:rsidRPr="008D199C">
        <w:rPr>
          <w:rFonts w:ascii="Times New Roman" w:hAnsi="Times New Roman" w:cs="Times New Roman"/>
          <w:sz w:val="24"/>
          <w:szCs w:val="24"/>
        </w:rPr>
        <w:t xml:space="preserve"> луч</w:t>
      </w:r>
      <w:r>
        <w:rPr>
          <w:rFonts w:ascii="Times New Roman" w:hAnsi="Times New Roman" w:cs="Times New Roman"/>
          <w:sz w:val="24"/>
          <w:szCs w:val="24"/>
        </w:rPr>
        <w:t>а</w:t>
      </w:r>
      <w:r w:rsidRPr="008D199C">
        <w:rPr>
          <w:rFonts w:ascii="Times New Roman" w:hAnsi="Times New Roman" w:cs="Times New Roman"/>
          <w:sz w:val="24"/>
          <w:szCs w:val="24"/>
        </w:rPr>
        <w:t xml:space="preserve"> не прекращается при достижении поверхности, не имеющей идеального отражения</w:t>
      </w:r>
      <w:r>
        <w:rPr>
          <w:rFonts w:ascii="Times New Roman" w:hAnsi="Times New Roman" w:cs="Times New Roman"/>
          <w:sz w:val="24"/>
          <w:szCs w:val="24"/>
        </w:rPr>
        <w:t xml:space="preserve"> или</w:t>
      </w:r>
      <w:r w:rsidRPr="008D199C">
        <w:rPr>
          <w:rFonts w:ascii="Times New Roman" w:hAnsi="Times New Roman" w:cs="Times New Roman"/>
          <w:sz w:val="24"/>
          <w:szCs w:val="24"/>
        </w:rPr>
        <w:t xml:space="preserve"> идеального преломления. После попадания луча на диффузную поверхность дочерние лучи генерируются случайным образом в соответствии с BRDF, характеризующим поверхность. Для надлежащей оценки общего взаимного отражения необходимо проследить дочерние лучи и рассчитать среднее их вкладов.</w:t>
      </w:r>
    </w:p>
    <w:p w14:paraId="48B629B9" w14:textId="5B93AAC5" w:rsidR="0075621B" w:rsidRPr="00E541AE" w:rsidRDefault="0075621B" w:rsidP="0075621B">
      <w:pPr>
        <w:ind w:left="567"/>
        <w:contextualSpacing/>
        <w:rPr>
          <w:ins w:id="1825" w:author="Борис Гогинян" w:date="2020-03-31T20:00:00Z"/>
          <w:rFonts w:ascii="Times New Roman" w:hAnsi="Times New Roman" w:cs="Times New Roman"/>
          <w:b/>
          <w:bCs/>
          <w:sz w:val="24"/>
          <w:szCs w:val="24"/>
        </w:rPr>
      </w:pPr>
      <w:r w:rsidRPr="0075621B">
        <w:rPr>
          <w:rFonts w:ascii="Times New Roman" w:hAnsi="Times New Roman" w:cs="Times New Roman"/>
          <w:b/>
          <w:bCs/>
          <w:sz w:val="24"/>
          <w:szCs w:val="24"/>
        </w:rPr>
        <w:t>Русская рулетка</w:t>
      </w:r>
      <w:ins w:id="1826" w:author="Борис Гогинян" w:date="2020-03-31T20:01:00Z">
        <w:r w:rsidR="00E541AE" w:rsidRPr="00E541AE">
          <w:rPr>
            <w:rFonts w:ascii="Times New Roman" w:hAnsi="Times New Roman" w:cs="Times New Roman"/>
            <w:b/>
            <w:bCs/>
            <w:sz w:val="24"/>
            <w:szCs w:val="24"/>
            <w:rPrChange w:id="1827" w:author="Борис Гогинян" w:date="2020-03-31T20:01:00Z">
              <w:rPr>
                <w:rFonts w:ascii="Times New Roman" w:hAnsi="Times New Roman" w:cs="Times New Roman"/>
                <w:b/>
                <w:bCs/>
                <w:sz w:val="24"/>
                <w:szCs w:val="24"/>
                <w:lang w:val="en-US"/>
              </w:rPr>
            </w:rPrChange>
          </w:rPr>
          <w:t xml:space="preserve"> </w:t>
        </w:r>
        <w:r w:rsidR="00E541AE">
          <w:rPr>
            <w:rFonts w:ascii="Times New Roman" w:hAnsi="Times New Roman" w:cs="Times New Roman"/>
            <w:b/>
            <w:bCs/>
            <w:sz w:val="24"/>
            <w:szCs w:val="24"/>
          </w:rPr>
          <w:t>и расщепление</w:t>
        </w:r>
      </w:ins>
    </w:p>
    <w:p w14:paraId="61494EE8" w14:textId="3E1C4FD8" w:rsidR="00E541AE" w:rsidRPr="00E541AE" w:rsidRDefault="00E541AE" w:rsidP="0075621B">
      <w:pPr>
        <w:ind w:left="567"/>
        <w:contextualSpacing/>
        <w:rPr>
          <w:ins w:id="1828" w:author="Борис Гогинян" w:date="2020-03-31T20:00:00Z"/>
          <w:rFonts w:ascii="Times New Roman" w:hAnsi="Times New Roman" w:cs="Times New Roman"/>
          <w:bCs/>
          <w:sz w:val="24"/>
          <w:szCs w:val="24"/>
          <w:rPrChange w:id="1829" w:author="Борис Гогинян" w:date="2020-03-31T20:01:00Z">
            <w:rPr>
              <w:ins w:id="1830" w:author="Борис Гогинян" w:date="2020-03-31T20:00:00Z"/>
              <w:rFonts w:ascii="Times New Roman" w:hAnsi="Times New Roman" w:cs="Times New Roman"/>
              <w:b/>
              <w:bCs/>
              <w:sz w:val="24"/>
              <w:szCs w:val="24"/>
            </w:rPr>
          </w:rPrChange>
        </w:rPr>
      </w:pPr>
      <w:ins w:id="1831" w:author="Борис Гогинян" w:date="2020-03-31T20:01:00Z">
        <w:r>
          <w:rPr>
            <w:rFonts w:ascii="Times New Roman" w:hAnsi="Times New Roman" w:cs="Times New Roman"/>
            <w:bCs/>
            <w:sz w:val="24"/>
            <w:szCs w:val="24"/>
          </w:rPr>
          <w:t>Это два связанных метода, призванных улучшить сходимость метода Монте-Карло</w:t>
        </w:r>
      </w:ins>
      <w:ins w:id="1832" w:author="Борис Гогинян" w:date="2020-03-31T20:02:00Z">
        <w:r>
          <w:rPr>
            <w:rFonts w:ascii="Times New Roman" w:hAnsi="Times New Roman" w:cs="Times New Roman"/>
            <w:bCs/>
            <w:sz w:val="24"/>
            <w:szCs w:val="24"/>
          </w:rPr>
          <w:t xml:space="preserve"> за счет повышения вероятности </w:t>
        </w:r>
      </w:ins>
      <w:ins w:id="1833" w:author="Борис Гогинян" w:date="2020-03-31T20:05:00Z">
        <w:r>
          <w:rPr>
            <w:rFonts w:ascii="Times New Roman" w:hAnsi="Times New Roman" w:cs="Times New Roman"/>
            <w:bCs/>
            <w:sz w:val="24"/>
            <w:szCs w:val="24"/>
          </w:rPr>
          <w:t>того, что каждая выборка внесет существенный вклад в результат.</w:t>
        </w:r>
      </w:ins>
      <w:ins w:id="1834" w:author="Борис Гогинян" w:date="2020-03-31T20:02:00Z">
        <w:r>
          <w:rPr>
            <w:rFonts w:ascii="Times New Roman" w:hAnsi="Times New Roman" w:cs="Times New Roman"/>
            <w:bCs/>
            <w:sz w:val="24"/>
            <w:szCs w:val="24"/>
          </w:rPr>
          <w:t xml:space="preserve"> </w:t>
        </w:r>
      </w:ins>
    </w:p>
    <w:p w14:paraId="3FFEBA8C" w14:textId="77777777" w:rsidR="00E541AE" w:rsidRPr="0075621B" w:rsidRDefault="00E541AE" w:rsidP="0075621B">
      <w:pPr>
        <w:ind w:left="567"/>
        <w:contextualSpacing/>
        <w:rPr>
          <w:rFonts w:ascii="Times New Roman" w:hAnsi="Times New Roman" w:cs="Times New Roman"/>
          <w:b/>
          <w:bCs/>
          <w:sz w:val="24"/>
          <w:szCs w:val="24"/>
        </w:rPr>
      </w:pPr>
    </w:p>
    <w:p w14:paraId="0F6B84CA" w14:textId="2A2BCCBC" w:rsidR="0075621B" w:rsidRPr="0075621B" w:rsidRDefault="0075621B" w:rsidP="0075621B">
      <w:pPr>
        <w:ind w:left="567"/>
        <w:contextualSpacing/>
        <w:rPr>
          <w:rFonts w:ascii="Times New Roman" w:hAnsi="Times New Roman" w:cs="Times New Roman"/>
          <w:sz w:val="24"/>
          <w:szCs w:val="24"/>
        </w:rPr>
      </w:pPr>
      <w:r w:rsidRPr="0075621B">
        <w:rPr>
          <w:rFonts w:ascii="Times New Roman" w:hAnsi="Times New Roman" w:cs="Times New Roman"/>
          <w:sz w:val="24"/>
          <w:szCs w:val="24"/>
        </w:rPr>
        <w:t>Под «русской рулеткой» понимается стохастический процесс</w:t>
      </w:r>
      <w:ins w:id="1835" w:author="Борис Гогинян" w:date="2020-03-28T05:11:00Z">
        <w:r w:rsidR="001A3A9A" w:rsidRPr="001A3A9A">
          <w:rPr>
            <w:rFonts w:ascii="Times New Roman" w:hAnsi="Times New Roman" w:cs="Times New Roman"/>
            <w:sz w:val="24"/>
            <w:szCs w:val="24"/>
            <w:rPrChange w:id="1836" w:author="Борис Гогинян" w:date="2020-03-28T05:11:00Z">
              <w:rPr>
                <w:rFonts w:ascii="Times New Roman" w:hAnsi="Times New Roman" w:cs="Times New Roman"/>
                <w:sz w:val="24"/>
                <w:szCs w:val="24"/>
                <w:lang w:val="en-US"/>
              </w:rPr>
            </w:rPrChange>
          </w:rPr>
          <w:t xml:space="preserve"> </w:t>
        </w:r>
      </w:ins>
      <w:r w:rsidRPr="0075621B">
        <w:rPr>
          <w:rFonts w:ascii="Times New Roman" w:hAnsi="Times New Roman" w:cs="Times New Roman"/>
          <w:sz w:val="24"/>
          <w:szCs w:val="24"/>
        </w:rPr>
        <w:t xml:space="preserve">, основанный на методе Монте-Карло, позволяющий избавиться от «лишних» фотонов. Суть метода заключается в следующем: </w:t>
      </w:r>
      <w:r>
        <w:rPr>
          <w:rFonts w:ascii="Times New Roman" w:hAnsi="Times New Roman" w:cs="Times New Roman"/>
          <w:sz w:val="24"/>
          <w:szCs w:val="24"/>
        </w:rPr>
        <w:t>д</w:t>
      </w:r>
      <w:r w:rsidRPr="0075621B">
        <w:rPr>
          <w:rFonts w:ascii="Times New Roman" w:hAnsi="Times New Roman" w:cs="Times New Roman"/>
          <w:sz w:val="24"/>
          <w:szCs w:val="24"/>
        </w:rPr>
        <w:t>ля конкретного фотона известно с какой поверхностью он столкнулся. Эта поверхность имеет коэффициенты диффузного (</w:t>
      </w:r>
      <m:oMath>
        <m:sSub>
          <m:sSubPr>
            <m:ctrlPr>
              <w:rPr>
                <w:rFonts w:ascii="Cambria Math" w:hAnsi="Cambria Math" w:cs="Times New Roman"/>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diff</m:t>
            </m:r>
          </m:sub>
        </m:sSub>
      </m:oMath>
      <w:r w:rsidRPr="0075621B">
        <w:rPr>
          <w:rFonts w:ascii="Times New Roman" w:hAnsi="Times New Roman" w:cs="Times New Roman"/>
          <w:sz w:val="24"/>
          <w:szCs w:val="24"/>
        </w:rPr>
        <w:t>) и зеркального (</w:t>
      </w:r>
      <m:oMath>
        <m:sSub>
          <m:sSubPr>
            <m:ctrlPr>
              <w:rPr>
                <w:rFonts w:ascii="Cambria Math" w:hAnsi="Cambria Math" w:cs="Times New Roman"/>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spec</m:t>
            </m:r>
          </m:sub>
        </m:sSub>
      </m:oMath>
      <w:r w:rsidRPr="0075621B">
        <w:rPr>
          <w:rFonts w:ascii="Times New Roman" w:hAnsi="Times New Roman" w:cs="Times New Roman"/>
          <w:sz w:val="24"/>
          <w:szCs w:val="24"/>
        </w:rPr>
        <w:t xml:space="preserve">) отражений. Для каждого отдельного фотона </w:t>
      </w:r>
      <w:commentRangeStart w:id="1837"/>
      <w:r w:rsidRPr="0075621B">
        <w:rPr>
          <w:rFonts w:ascii="Times New Roman" w:hAnsi="Times New Roman" w:cs="Times New Roman"/>
          <w:sz w:val="24"/>
          <w:szCs w:val="24"/>
        </w:rPr>
        <w:t xml:space="preserve">берётся некоторая случайная величина P </w:t>
      </w:r>
      <w:commentRangeEnd w:id="1837"/>
      <w:r w:rsidR="00952D16">
        <w:rPr>
          <w:rStyle w:val="af4"/>
        </w:rPr>
        <w:commentReference w:id="1837"/>
      </w:r>
      <w:r w:rsidRPr="0075621B">
        <w:rPr>
          <w:rFonts w:ascii="Times New Roman" w:hAnsi="Times New Roman" w:cs="Times New Roman"/>
          <w:sz w:val="24"/>
          <w:szCs w:val="24"/>
        </w:rPr>
        <w:t>и сравнивается со значениями этих коэффициентов. Рассматриваются три ситуации:</w:t>
      </w:r>
    </w:p>
    <w:p w14:paraId="2AD1E00C" w14:textId="77777777" w:rsidR="0075621B" w:rsidRDefault="006145D6" w:rsidP="0075621B">
      <w:pPr>
        <w:ind w:left="567"/>
        <w:contextualSpacing/>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P∊[0;</m:t>
            </m:r>
            <m:r>
              <w:rPr>
                <w:rFonts w:ascii="Cambria Math" w:hAnsi="Cambria Math" w:cs="Times New Roman"/>
                <w:sz w:val="24"/>
                <w:szCs w:val="24"/>
                <w:lang w:val="en-US"/>
              </w:rPr>
              <m:t>R</m:t>
            </m:r>
          </m:e>
          <m:sub>
            <m:r>
              <w:rPr>
                <w:rFonts w:ascii="Cambria Math" w:hAnsi="Cambria Math" w:cs="Times New Roman"/>
                <w:sz w:val="24"/>
                <w:szCs w:val="24"/>
              </w:rPr>
              <m:t>diff</m:t>
            </m:r>
          </m:sub>
        </m:sSub>
        <m:r>
          <w:rPr>
            <w:rFonts w:ascii="Cambria Math" w:hAnsi="Cambria Math" w:cs="Times New Roman"/>
            <w:sz w:val="24"/>
            <w:szCs w:val="24"/>
          </w:rPr>
          <m:t>]</m:t>
        </m:r>
      </m:oMath>
      <w:r w:rsidR="0075621B" w:rsidRPr="0075621B">
        <w:rPr>
          <w:rFonts w:ascii="Times New Roman" w:hAnsi="Times New Roman" w:cs="Times New Roman"/>
          <w:sz w:val="24"/>
          <w:szCs w:val="24"/>
        </w:rPr>
        <w:t> → фотон отражается диффузно</w:t>
      </w:r>
      <w:r w:rsidR="0075621B" w:rsidRPr="0075621B">
        <w:rPr>
          <w:rFonts w:ascii="Times New Roman" w:hAnsi="Times New Roman" w:cs="Times New Roman"/>
          <w:sz w:val="24"/>
          <w:szCs w:val="24"/>
        </w:rPr>
        <w:br/>
      </w:r>
      <w:r w:rsidR="0075621B" w:rsidRPr="0075621B">
        <w:rPr>
          <w:rFonts w:ascii="Times New Roman"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P∊[</m:t>
            </m:r>
            <m:sSub>
              <m:sSubPr>
                <m:ctrlPr>
                  <w:rPr>
                    <w:rFonts w:ascii="Cambria Math" w:hAnsi="Cambria Math" w:cs="Times New Roman"/>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diff</m:t>
                </m:r>
              </m:sub>
            </m:sSub>
            <m:r>
              <w:rPr>
                <w:rFonts w:ascii="Cambria Math" w:hAnsi="Cambria Math" w:cs="Times New Roman"/>
                <w:sz w:val="24"/>
                <w:szCs w:val="24"/>
              </w:rPr>
              <m:t>;</m:t>
            </m:r>
            <m:r>
              <w:rPr>
                <w:rFonts w:ascii="Cambria Math" w:hAnsi="Cambria Math" w:cs="Times New Roman"/>
                <w:sz w:val="24"/>
                <w:szCs w:val="24"/>
                <w:lang w:val="en-US"/>
              </w:rPr>
              <m:t>R</m:t>
            </m:r>
          </m:e>
          <m:sub>
            <m:r>
              <w:rPr>
                <w:rFonts w:ascii="Cambria Math" w:hAnsi="Cambria Math" w:cs="Times New Roman"/>
                <w:sz w:val="24"/>
                <w:szCs w:val="24"/>
              </w:rPr>
              <m:t>diff</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spec</m:t>
            </m:r>
          </m:sub>
        </m:sSub>
        <m:r>
          <w:rPr>
            <w:rFonts w:ascii="Cambria Math" w:hAnsi="Cambria Math" w:cs="Times New Roman"/>
            <w:sz w:val="24"/>
            <w:szCs w:val="24"/>
          </w:rPr>
          <m:t>]</m:t>
        </m:r>
      </m:oMath>
      <w:r w:rsidR="0075621B" w:rsidRPr="0075621B">
        <w:rPr>
          <w:rFonts w:ascii="Times New Roman" w:hAnsi="Times New Roman" w:cs="Times New Roman"/>
          <w:sz w:val="24"/>
          <w:szCs w:val="24"/>
        </w:rPr>
        <w:t> → фотон отражается зеркально</w:t>
      </w:r>
      <w:r w:rsidR="0075621B" w:rsidRPr="0075621B">
        <w:rPr>
          <w:rFonts w:ascii="Times New Roman" w:hAnsi="Times New Roman" w:cs="Times New Roman"/>
          <w:sz w:val="24"/>
          <w:szCs w:val="24"/>
        </w:rPr>
        <w:br/>
      </w:r>
      <w:r w:rsidR="0075621B" w:rsidRPr="0075621B">
        <w:rPr>
          <w:rFonts w:ascii="Times New Roman" w:hAnsi="Times New Roman" w:cs="Times New Roman"/>
          <w:sz w:val="24"/>
          <w:szCs w:val="24"/>
        </w:rPr>
        <w:br/>
      </w:r>
      <m:oMath>
        <m:sSub>
          <m:sSubPr>
            <m:ctrlPr>
              <w:rPr>
                <w:rFonts w:ascii="Cambria Math" w:hAnsi="Cambria Math" w:cs="Times New Roman"/>
                <w:i/>
                <w:sz w:val="24"/>
                <w:szCs w:val="24"/>
              </w:rPr>
            </m:ctrlPr>
          </m:sSubPr>
          <m:e>
            <m:r>
              <w:rPr>
                <w:rFonts w:ascii="Cambria Math" w:hAnsi="Cambria Math" w:cs="Times New Roman"/>
                <w:sz w:val="24"/>
                <w:szCs w:val="24"/>
              </w:rPr>
              <m:t>P∊[</m:t>
            </m:r>
            <m:r>
              <w:rPr>
                <w:rFonts w:ascii="Cambria Math" w:hAnsi="Cambria Math" w:cs="Times New Roman"/>
                <w:sz w:val="24"/>
                <w:szCs w:val="24"/>
                <w:lang w:val="en-US"/>
              </w:rPr>
              <m:t>R</m:t>
            </m:r>
          </m:e>
          <m:sub>
            <m:r>
              <w:rPr>
                <w:rFonts w:ascii="Cambria Math" w:hAnsi="Cambria Math" w:cs="Times New Roman"/>
                <w:sz w:val="24"/>
                <w:szCs w:val="24"/>
              </w:rPr>
              <m:t>diff</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spec</m:t>
            </m:r>
          </m:sub>
        </m:sSub>
        <m:r>
          <w:rPr>
            <w:rFonts w:ascii="Cambria Math" w:hAnsi="Cambria Math" w:cs="Times New Roman"/>
            <w:sz w:val="24"/>
            <w:szCs w:val="24"/>
          </w:rPr>
          <m:t>;1]</m:t>
        </m:r>
      </m:oMath>
      <w:r w:rsidR="0075621B" w:rsidRPr="0075621B">
        <w:rPr>
          <w:rFonts w:ascii="Times New Roman" w:hAnsi="Times New Roman" w:cs="Times New Roman"/>
          <w:sz w:val="24"/>
          <w:szCs w:val="24"/>
        </w:rPr>
        <w:t> → фотон поглощается</w:t>
      </w:r>
    </w:p>
    <w:p w14:paraId="1547669E" w14:textId="77777777" w:rsidR="0075621B" w:rsidRDefault="0075621B" w:rsidP="002C43DA">
      <w:pPr>
        <w:ind w:left="567"/>
        <w:contextualSpacing/>
        <w:rPr>
          <w:rFonts w:ascii="Times New Roman" w:hAnsi="Times New Roman" w:cs="Times New Roman"/>
          <w:sz w:val="24"/>
          <w:szCs w:val="24"/>
        </w:rPr>
      </w:pPr>
    </w:p>
    <w:p w14:paraId="24F03607" w14:textId="79B36E39" w:rsidR="006976D5" w:rsidRDefault="006976D5" w:rsidP="002C43DA">
      <w:pPr>
        <w:ind w:left="567"/>
        <w:contextualSpacing/>
        <w:rPr>
          <w:rFonts w:ascii="Times New Roman" w:hAnsi="Times New Roman" w:cs="Times New Roman"/>
          <w:sz w:val="24"/>
          <w:szCs w:val="24"/>
        </w:rPr>
      </w:pPr>
      <w:r>
        <w:rPr>
          <w:rFonts w:ascii="Times New Roman" w:hAnsi="Times New Roman" w:cs="Times New Roman"/>
          <w:sz w:val="24"/>
          <w:szCs w:val="24"/>
        </w:rPr>
        <w:t>5 Алгоритм трассировки пути</w:t>
      </w:r>
      <w:r w:rsidR="00AB5CC0">
        <w:rPr>
          <w:rFonts w:ascii="Times New Roman" w:hAnsi="Times New Roman" w:cs="Times New Roman"/>
          <w:sz w:val="24"/>
          <w:szCs w:val="24"/>
        </w:rPr>
        <w:t xml:space="preserve"> (</w:t>
      </w:r>
      <w:r w:rsidR="00AB5CC0" w:rsidRPr="00AB5CC0">
        <w:rPr>
          <w:rFonts w:ascii="Times New Roman" w:hAnsi="Times New Roman" w:cs="Times New Roman"/>
          <w:sz w:val="24"/>
          <w:szCs w:val="24"/>
        </w:rPr>
        <w:t>Path-tracing</w:t>
      </w:r>
      <w:r w:rsidR="00AB5CC0">
        <w:rPr>
          <w:rFonts w:ascii="Times New Roman" w:hAnsi="Times New Roman" w:cs="Times New Roman"/>
          <w:sz w:val="24"/>
          <w:szCs w:val="24"/>
        </w:rPr>
        <w:t>)</w:t>
      </w:r>
    </w:p>
    <w:p w14:paraId="5E9EAA1E" w14:textId="1EC5EA0E" w:rsidR="006976D5" w:rsidRPr="00BD0877" w:rsidRDefault="006269F4" w:rsidP="002C43DA">
      <w:pPr>
        <w:ind w:left="567"/>
        <w:contextualSpacing/>
        <w:rPr>
          <w:rFonts w:ascii="Times New Roman" w:hAnsi="Times New Roman" w:cs="Times New Roman"/>
          <w:sz w:val="24"/>
          <w:szCs w:val="24"/>
        </w:rPr>
      </w:pPr>
      <w:r w:rsidRPr="006269F4">
        <w:rPr>
          <w:rFonts w:ascii="Times New Roman" w:hAnsi="Times New Roman" w:cs="Times New Roman"/>
          <w:sz w:val="24"/>
          <w:szCs w:val="24"/>
        </w:rPr>
        <w:t xml:space="preserve">Этот метод </w:t>
      </w:r>
      <w:r>
        <w:rPr>
          <w:rFonts w:ascii="Times New Roman" w:hAnsi="Times New Roman" w:cs="Times New Roman"/>
          <w:sz w:val="24"/>
          <w:szCs w:val="24"/>
        </w:rPr>
        <w:t>прослеживает путь</w:t>
      </w:r>
      <w:r w:rsidRPr="006269F4">
        <w:rPr>
          <w:rFonts w:ascii="Times New Roman" w:hAnsi="Times New Roman" w:cs="Times New Roman"/>
          <w:sz w:val="24"/>
          <w:szCs w:val="24"/>
        </w:rPr>
        <w:t xml:space="preserve"> отдельной частицы</w:t>
      </w:r>
      <w:r>
        <w:rPr>
          <w:rFonts w:ascii="Times New Roman" w:hAnsi="Times New Roman" w:cs="Times New Roman"/>
          <w:sz w:val="24"/>
          <w:szCs w:val="24"/>
        </w:rPr>
        <w:t xml:space="preserve"> света</w:t>
      </w:r>
      <w:r w:rsidRPr="006269F4">
        <w:rPr>
          <w:rFonts w:ascii="Times New Roman" w:hAnsi="Times New Roman" w:cs="Times New Roman"/>
          <w:sz w:val="24"/>
          <w:szCs w:val="24"/>
        </w:rPr>
        <w:t>, взаимодействующей с окружающей средой, до поглощения с использованием BRDF</w:t>
      </w:r>
      <w:r w:rsidR="007003F1">
        <w:rPr>
          <w:rFonts w:ascii="Times New Roman" w:hAnsi="Times New Roman" w:cs="Times New Roman"/>
          <w:sz w:val="24"/>
          <w:szCs w:val="24"/>
        </w:rPr>
        <w:t>-семплирования</w:t>
      </w:r>
      <w:r w:rsidR="0078165C">
        <w:rPr>
          <w:rFonts w:ascii="Times New Roman" w:hAnsi="Times New Roman" w:cs="Times New Roman"/>
          <w:sz w:val="24"/>
          <w:szCs w:val="24"/>
        </w:rPr>
        <w:t xml:space="preserve">. </w:t>
      </w:r>
      <w:r w:rsidR="0078165C" w:rsidRPr="0078165C">
        <w:rPr>
          <w:rFonts w:ascii="Times New Roman" w:hAnsi="Times New Roman" w:cs="Times New Roman"/>
          <w:sz w:val="24"/>
          <w:szCs w:val="24"/>
        </w:rPr>
        <w:t>При попадании луча на поверхность испускается два новых луча: один - в произвольном направлении другой – до источника света.</w:t>
      </w:r>
      <w:r w:rsidR="00BD0877" w:rsidRPr="00BD0877">
        <w:rPr>
          <w:rFonts w:ascii="Times New Roman" w:hAnsi="Times New Roman" w:cs="Times New Roman"/>
          <w:sz w:val="24"/>
          <w:szCs w:val="24"/>
        </w:rPr>
        <w:t xml:space="preserve"> Доля отразившейся энергии при этом рассчитывается на основе ДФО</w:t>
      </w:r>
      <w:r w:rsidR="00BD0877">
        <w:rPr>
          <w:rFonts w:ascii="Times New Roman" w:hAnsi="Times New Roman" w:cs="Times New Roman"/>
          <w:sz w:val="24"/>
          <w:szCs w:val="24"/>
          <w:lang w:val="en-US"/>
        </w:rPr>
        <w:t>C</w:t>
      </w:r>
      <w:r w:rsidR="00BD0877" w:rsidRPr="00BD0877">
        <w:rPr>
          <w:rFonts w:ascii="Times New Roman" w:hAnsi="Times New Roman" w:cs="Times New Roman"/>
          <w:sz w:val="24"/>
          <w:szCs w:val="24"/>
        </w:rPr>
        <w:t xml:space="preserve"> </w:t>
      </w:r>
      <w:r w:rsidR="00BD0877" w:rsidRPr="00BD0877">
        <w:rPr>
          <w:rFonts w:ascii="Times New Roman" w:hAnsi="Times New Roman" w:cs="Times New Roman"/>
          <w:sz w:val="24"/>
          <w:szCs w:val="24"/>
        </w:rPr>
        <w:lastRenderedPageBreak/>
        <w:t>(либо испускается луч с одной и той же энергией по принципу «русской рулетки», при этом вероятность испускания вычисляется на основе ДФО</w:t>
      </w:r>
      <w:r w:rsidR="00BD0877">
        <w:rPr>
          <w:rFonts w:ascii="Times New Roman" w:hAnsi="Times New Roman" w:cs="Times New Roman"/>
          <w:sz w:val="24"/>
          <w:szCs w:val="24"/>
          <w:lang w:val="en-US"/>
        </w:rPr>
        <w:t>C</w:t>
      </w:r>
      <w:r w:rsidR="00BD0877" w:rsidRPr="00BD0877">
        <w:rPr>
          <w:rFonts w:ascii="Times New Roman" w:hAnsi="Times New Roman" w:cs="Times New Roman"/>
          <w:sz w:val="24"/>
          <w:szCs w:val="24"/>
        </w:rPr>
        <w:t>).</w:t>
      </w:r>
    </w:p>
    <w:p w14:paraId="428E45BD" w14:textId="61E6EAD2" w:rsidR="006976D5" w:rsidRDefault="00BD0877" w:rsidP="006976D5">
      <w:pPr>
        <w:spacing w:line="360" w:lineRule="auto"/>
        <w:contextualSpacing/>
        <w:jc w:val="center"/>
        <w:rPr>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72CB75C5" wp14:editId="197F6CF8">
            <wp:extent cx="4772025" cy="3519626"/>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th tracing.png"/>
                    <pic:cNvPicPr/>
                  </pic:nvPicPr>
                  <pic:blipFill>
                    <a:blip r:embed="rId20">
                      <a:extLst>
                        <a:ext uri="{28A0092B-C50C-407E-A947-70E740481C1C}">
                          <a14:useLocalDpi xmlns:a14="http://schemas.microsoft.com/office/drawing/2010/main" val="0"/>
                        </a:ext>
                      </a:extLst>
                    </a:blip>
                    <a:stretch>
                      <a:fillRect/>
                    </a:stretch>
                  </pic:blipFill>
                  <pic:spPr>
                    <a:xfrm>
                      <a:off x="0" y="0"/>
                      <a:ext cx="4836293" cy="3567027"/>
                    </a:xfrm>
                    <a:prstGeom prst="rect">
                      <a:avLst/>
                    </a:prstGeom>
                  </pic:spPr>
                </pic:pic>
              </a:graphicData>
            </a:graphic>
          </wp:inline>
        </w:drawing>
      </w:r>
    </w:p>
    <w:p w14:paraId="1F277474" w14:textId="6653FA87" w:rsidR="00E64170" w:rsidRDefault="0078165C" w:rsidP="00BD0877">
      <w:pPr>
        <w:spacing w:line="360" w:lineRule="auto"/>
        <w:ind w:left="567"/>
        <w:contextualSpacing/>
        <w:jc w:val="center"/>
        <w:rPr>
          <w:rFonts w:ascii="Times New Roman" w:hAnsi="Times New Roman" w:cs="Times New Roman"/>
          <w:sz w:val="24"/>
          <w:szCs w:val="24"/>
        </w:rPr>
      </w:pPr>
      <w:r>
        <w:rPr>
          <w:rFonts w:ascii="Times New Roman" w:hAnsi="Times New Roman" w:cs="Times New Roman"/>
          <w:sz w:val="24"/>
          <w:szCs w:val="24"/>
        </w:rPr>
        <w:t>Рис. 6 Схема алгоритма трассировки пути с прямым вычислением источника света.</w:t>
      </w:r>
    </w:p>
    <w:p w14:paraId="3EBF06CD" w14:textId="677DE84E" w:rsidR="00BD0877" w:rsidRDefault="00F71B15" w:rsidP="002C43DA">
      <w:pPr>
        <w:ind w:left="567"/>
        <w:contextualSpacing/>
        <w:rPr>
          <w:rFonts w:ascii="Times New Roman" w:hAnsi="Times New Roman" w:cs="Times New Roman"/>
          <w:sz w:val="24"/>
          <w:szCs w:val="24"/>
        </w:rPr>
      </w:pPr>
      <w:r>
        <w:rPr>
          <w:rFonts w:ascii="Times New Roman" w:hAnsi="Times New Roman" w:cs="Times New Roman"/>
          <w:sz w:val="24"/>
          <w:szCs w:val="24"/>
        </w:rPr>
        <w:t>Д</w:t>
      </w:r>
      <w:r w:rsidRPr="00F71B15">
        <w:rPr>
          <w:rFonts w:ascii="Times New Roman" w:hAnsi="Times New Roman" w:cs="Times New Roman"/>
          <w:sz w:val="24"/>
          <w:szCs w:val="24"/>
        </w:rPr>
        <w:t>анный алгоритм генерирует все пути фотона</w:t>
      </w:r>
      <w:r w:rsidR="007003F1">
        <w:rPr>
          <w:rFonts w:ascii="Times New Roman" w:hAnsi="Times New Roman" w:cs="Times New Roman"/>
          <w:sz w:val="24"/>
          <w:szCs w:val="24"/>
        </w:rPr>
        <w:t xml:space="preserve"> с помощью </w:t>
      </w:r>
      <w:r w:rsidR="007003F1">
        <w:rPr>
          <w:rFonts w:ascii="Times New Roman" w:hAnsi="Times New Roman" w:cs="Times New Roman"/>
          <w:sz w:val="24"/>
          <w:szCs w:val="24"/>
          <w:lang w:val="en-US"/>
        </w:rPr>
        <w:t>BRDF</w:t>
      </w:r>
      <w:r w:rsidR="007003F1" w:rsidRPr="007003F1">
        <w:rPr>
          <w:rFonts w:ascii="Times New Roman" w:hAnsi="Times New Roman" w:cs="Times New Roman"/>
          <w:sz w:val="24"/>
          <w:szCs w:val="24"/>
        </w:rPr>
        <w:t>-</w:t>
      </w:r>
      <w:r w:rsidR="007003F1">
        <w:rPr>
          <w:rFonts w:ascii="Times New Roman" w:hAnsi="Times New Roman" w:cs="Times New Roman"/>
          <w:sz w:val="24"/>
          <w:szCs w:val="24"/>
        </w:rPr>
        <w:t>семплирования</w:t>
      </w:r>
      <w:r w:rsidRPr="00F71B15">
        <w:rPr>
          <w:rFonts w:ascii="Times New Roman" w:hAnsi="Times New Roman" w:cs="Times New Roman"/>
          <w:sz w:val="24"/>
          <w:szCs w:val="24"/>
        </w:rPr>
        <w:t>, кроме последнего, который, в свою очередь, получается при помощи семплирования источника света</w:t>
      </w:r>
      <w:r w:rsidR="00987AF3" w:rsidRPr="00987AF3">
        <w:rPr>
          <w:rFonts w:ascii="Times New Roman" w:hAnsi="Times New Roman" w:cs="Times New Roman"/>
          <w:sz w:val="24"/>
          <w:szCs w:val="24"/>
        </w:rPr>
        <w:t xml:space="preserve">. Таким образом, если поверхность, отражающая свет, является блестящей (близкой к идеальному зеркалу или идеальному рефрактору), то качество выборки по важности может быть довольно плохим. </w:t>
      </w:r>
      <w:commentRangeStart w:id="1838"/>
      <w:r w:rsidR="00987AF3" w:rsidRPr="00987AF3">
        <w:rPr>
          <w:rFonts w:ascii="Times New Roman" w:hAnsi="Times New Roman" w:cs="Times New Roman"/>
          <w:sz w:val="24"/>
          <w:szCs w:val="24"/>
        </w:rPr>
        <w:t>Поскольку почти идеально гладкие поверхности, фокусирующие отраженный свет, создают каустику, трассировка пути - как и другие gathering алгоритмы</w:t>
      </w:r>
      <w:r w:rsidR="00987AF3">
        <w:rPr>
          <w:rFonts w:ascii="Times New Roman" w:hAnsi="Times New Roman" w:cs="Times New Roman"/>
          <w:sz w:val="24"/>
          <w:szCs w:val="24"/>
        </w:rPr>
        <w:t xml:space="preserve"> </w:t>
      </w:r>
      <w:r w:rsidR="00987AF3" w:rsidRPr="00987AF3">
        <w:rPr>
          <w:rFonts w:ascii="Times New Roman" w:hAnsi="Times New Roman" w:cs="Times New Roman"/>
          <w:sz w:val="24"/>
          <w:szCs w:val="24"/>
        </w:rPr>
        <w:t>- плоха в симулировании этого эффекта.</w:t>
      </w:r>
      <w:commentRangeEnd w:id="1838"/>
      <w:r w:rsidR="00952D16">
        <w:rPr>
          <w:rStyle w:val="af4"/>
        </w:rPr>
        <w:commentReference w:id="1838"/>
      </w:r>
    </w:p>
    <w:p w14:paraId="591744CE" w14:textId="77777777" w:rsidR="002C43DA" w:rsidRDefault="002C43DA" w:rsidP="002C43DA">
      <w:pPr>
        <w:ind w:left="567"/>
        <w:contextualSpacing/>
        <w:rPr>
          <w:rFonts w:ascii="Times New Roman" w:hAnsi="Times New Roman" w:cs="Times New Roman"/>
          <w:sz w:val="24"/>
          <w:szCs w:val="24"/>
        </w:rPr>
      </w:pPr>
    </w:p>
    <w:p w14:paraId="2637C865" w14:textId="45EC505E" w:rsidR="00987AF3" w:rsidRPr="00902051" w:rsidRDefault="00987AF3" w:rsidP="00BD0877">
      <w:pPr>
        <w:spacing w:line="360" w:lineRule="auto"/>
        <w:ind w:left="567"/>
        <w:contextualSpacing/>
        <w:rPr>
          <w:rFonts w:ascii="Times New Roman" w:hAnsi="Times New Roman" w:cs="Times New Roman"/>
          <w:sz w:val="24"/>
          <w:szCs w:val="24"/>
        </w:rPr>
      </w:pPr>
      <w:del w:id="1839" w:author="Борис Гогинян" w:date="2020-05-10T22:39:00Z">
        <w:r w:rsidDel="00E66369">
          <w:rPr>
            <w:rFonts w:ascii="Times New Roman" w:hAnsi="Times New Roman" w:cs="Times New Roman"/>
            <w:sz w:val="24"/>
            <w:szCs w:val="24"/>
          </w:rPr>
          <w:delText>6</w:delText>
        </w:r>
      </w:del>
      <w:r>
        <w:rPr>
          <w:rFonts w:ascii="Times New Roman" w:hAnsi="Times New Roman" w:cs="Times New Roman"/>
          <w:sz w:val="24"/>
          <w:szCs w:val="24"/>
        </w:rPr>
        <w:t xml:space="preserve"> </w:t>
      </w:r>
      <w:r w:rsidR="00AB5CC0">
        <w:rPr>
          <w:rFonts w:ascii="Times New Roman" w:hAnsi="Times New Roman" w:cs="Times New Roman"/>
          <w:sz w:val="24"/>
          <w:szCs w:val="24"/>
        </w:rPr>
        <w:t>Алгоритм двунаправленной трассировки лучей (</w:t>
      </w:r>
      <w:r w:rsidR="00AB5CC0" w:rsidRPr="00AB5CC0">
        <w:rPr>
          <w:rFonts w:ascii="Times New Roman" w:hAnsi="Times New Roman" w:cs="Times New Roman"/>
          <w:sz w:val="24"/>
          <w:szCs w:val="24"/>
        </w:rPr>
        <w:t>Bi-directional path-tracing</w:t>
      </w:r>
      <w:r w:rsidR="00AB5CC0">
        <w:rPr>
          <w:rFonts w:ascii="Times New Roman" w:hAnsi="Times New Roman" w:cs="Times New Roman"/>
          <w:sz w:val="24"/>
          <w:szCs w:val="24"/>
        </w:rPr>
        <w:t>)</w:t>
      </w:r>
    </w:p>
    <w:p w14:paraId="2DAD1558" w14:textId="5446E67E" w:rsidR="00313C49" w:rsidRDefault="00AB5CC0" w:rsidP="002C43DA">
      <w:pPr>
        <w:spacing w:after="0"/>
        <w:ind w:left="567"/>
        <w:contextualSpacing/>
        <w:jc w:val="both"/>
        <w:rPr>
          <w:rFonts w:ascii="Times New Roman" w:hAnsi="Times New Roman" w:cs="Times New Roman"/>
          <w:sz w:val="24"/>
          <w:szCs w:val="24"/>
        </w:rPr>
      </w:pPr>
      <w:r w:rsidRPr="00AB5CC0">
        <w:rPr>
          <w:rFonts w:ascii="Times New Roman" w:hAnsi="Times New Roman" w:cs="Times New Roman"/>
          <w:sz w:val="24"/>
          <w:szCs w:val="24"/>
        </w:rPr>
        <w:t xml:space="preserve">Двунаправленная трассировка (см. Рис. </w:t>
      </w:r>
      <w:r w:rsidR="00587CE6">
        <w:rPr>
          <w:rFonts w:ascii="Times New Roman" w:hAnsi="Times New Roman" w:cs="Times New Roman"/>
          <w:sz w:val="24"/>
          <w:szCs w:val="24"/>
        </w:rPr>
        <w:t>7</w:t>
      </w:r>
      <w:r w:rsidRPr="00AB5CC0">
        <w:rPr>
          <w:rFonts w:ascii="Times New Roman" w:hAnsi="Times New Roman" w:cs="Times New Roman"/>
          <w:sz w:val="24"/>
          <w:szCs w:val="24"/>
        </w:rPr>
        <w:t>) подразумевает испускание лучей от камеры и от источника (максимальная глубина трассировки с каждой стороны фиксирована). Далее пути от камеры и источника начинают соединяться различными способами (так называемый детерминированный шаг алгоритма). В случае пересечения соединяющих лучей с другими объектами вклад всего пути будет равен нулю, иначе - не ноль.</w:t>
      </w:r>
    </w:p>
    <w:p w14:paraId="3F055141" w14:textId="57677145" w:rsidR="00587CE6" w:rsidRDefault="00587CE6" w:rsidP="00587CE6">
      <w:pPr>
        <w:spacing w:after="0" w:line="360" w:lineRule="auto"/>
        <w:ind w:left="567"/>
        <w:contextualSpacing/>
        <w:jc w:val="center"/>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14:anchorId="0B99485A" wp14:editId="30F1AE51">
            <wp:extent cx="5184475" cy="2584106"/>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direct.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56201" cy="2669700"/>
                    </a:xfrm>
                    <a:prstGeom prst="rect">
                      <a:avLst/>
                    </a:prstGeom>
                  </pic:spPr>
                </pic:pic>
              </a:graphicData>
            </a:graphic>
          </wp:inline>
        </w:drawing>
      </w:r>
    </w:p>
    <w:p w14:paraId="36715B21" w14:textId="621B9E3A" w:rsidR="002C43DA" w:rsidRDefault="002C43DA" w:rsidP="00E579C5">
      <w:pPr>
        <w:spacing w:after="0" w:line="240" w:lineRule="auto"/>
        <w:ind w:left="567"/>
        <w:contextualSpacing/>
        <w:jc w:val="center"/>
        <w:rPr>
          <w:rFonts w:ascii="Times New Roman" w:hAnsi="Times New Roman" w:cs="Times New Roman"/>
          <w:sz w:val="24"/>
          <w:szCs w:val="24"/>
        </w:rPr>
      </w:pPr>
      <w:r>
        <w:rPr>
          <w:rFonts w:ascii="Times New Roman" w:hAnsi="Times New Roman" w:cs="Times New Roman"/>
          <w:sz w:val="24"/>
          <w:szCs w:val="24"/>
        </w:rPr>
        <w:t xml:space="preserve">Рис. </w:t>
      </w:r>
      <w:r w:rsidRPr="002C43DA">
        <w:rPr>
          <w:rFonts w:ascii="Times New Roman" w:hAnsi="Times New Roman" w:cs="Times New Roman"/>
          <w:sz w:val="24"/>
          <w:szCs w:val="24"/>
        </w:rPr>
        <w:t>7</w:t>
      </w:r>
      <w:r>
        <w:rPr>
          <w:rFonts w:ascii="Times New Roman" w:hAnsi="Times New Roman" w:cs="Times New Roman"/>
          <w:sz w:val="24"/>
          <w:szCs w:val="24"/>
        </w:rPr>
        <w:t xml:space="preserve"> Схема алгоритма двунаправленной трассировки пути</w:t>
      </w:r>
      <w:r w:rsidRPr="002C43DA">
        <w:rPr>
          <w:rFonts w:ascii="Times New Roman" w:hAnsi="Times New Roman" w:cs="Times New Roman"/>
          <w:sz w:val="24"/>
          <w:szCs w:val="24"/>
        </w:rPr>
        <w:t xml:space="preserve"> </w:t>
      </w:r>
      <w:r>
        <w:rPr>
          <w:rFonts w:ascii="Times New Roman" w:hAnsi="Times New Roman" w:cs="Times New Roman"/>
          <w:sz w:val="24"/>
          <w:szCs w:val="24"/>
        </w:rPr>
        <w:t>с единичным детерминированным шагом.</w:t>
      </w:r>
    </w:p>
    <w:p w14:paraId="4EF6F29C" w14:textId="5BEF3C2D" w:rsidR="002C43DA" w:rsidRDefault="002C43DA" w:rsidP="00587CE6">
      <w:pPr>
        <w:spacing w:after="0" w:line="360" w:lineRule="auto"/>
        <w:ind w:left="567"/>
        <w:contextualSpacing/>
        <w:jc w:val="center"/>
        <w:rPr>
          <w:rFonts w:ascii="Times New Roman" w:hAnsi="Times New Roman" w:cs="Times New Roman"/>
          <w:sz w:val="24"/>
          <w:szCs w:val="24"/>
        </w:rPr>
      </w:pPr>
      <w:r w:rsidRPr="002C43DA">
        <w:rPr>
          <w:noProof/>
          <w:lang w:eastAsia="ru-RU"/>
        </w:rPr>
        <w:drawing>
          <wp:inline distT="0" distB="0" distL="0" distR="0" wp14:anchorId="52DA4106" wp14:editId="6EF28B74">
            <wp:extent cx="5514975" cy="285961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346" t="28745" r="19149" b="12718"/>
                    <a:stretch/>
                  </pic:blipFill>
                  <pic:spPr bwMode="auto">
                    <a:xfrm>
                      <a:off x="0" y="0"/>
                      <a:ext cx="5589491" cy="2898254"/>
                    </a:xfrm>
                    <a:prstGeom prst="rect">
                      <a:avLst/>
                    </a:prstGeom>
                    <a:ln>
                      <a:noFill/>
                    </a:ln>
                    <a:extLst>
                      <a:ext uri="{53640926-AAD7-44D8-BBD7-CCE9431645EC}">
                        <a14:shadowObscured xmlns:a14="http://schemas.microsoft.com/office/drawing/2010/main"/>
                      </a:ext>
                    </a:extLst>
                  </pic:spPr>
                </pic:pic>
              </a:graphicData>
            </a:graphic>
          </wp:inline>
        </w:drawing>
      </w:r>
    </w:p>
    <w:p w14:paraId="272BB03B" w14:textId="26FD25E4" w:rsidR="002C43DA" w:rsidRDefault="002C43DA" w:rsidP="00E579C5">
      <w:pPr>
        <w:spacing w:after="0" w:line="240" w:lineRule="auto"/>
        <w:ind w:left="567"/>
        <w:contextualSpacing/>
        <w:jc w:val="center"/>
        <w:rPr>
          <w:rFonts w:ascii="Times New Roman" w:hAnsi="Times New Roman" w:cs="Times New Roman"/>
          <w:sz w:val="24"/>
          <w:szCs w:val="24"/>
        </w:rPr>
      </w:pPr>
      <w:r>
        <w:rPr>
          <w:rFonts w:ascii="Times New Roman" w:hAnsi="Times New Roman" w:cs="Times New Roman"/>
          <w:sz w:val="24"/>
          <w:szCs w:val="24"/>
        </w:rPr>
        <w:t>Рис. 8 Схема алгоритма двунаправленной трассировки пути</w:t>
      </w:r>
      <w:r w:rsidRPr="002C43DA">
        <w:rPr>
          <w:rFonts w:ascii="Times New Roman" w:hAnsi="Times New Roman" w:cs="Times New Roman"/>
          <w:sz w:val="24"/>
          <w:szCs w:val="24"/>
        </w:rPr>
        <w:t xml:space="preserve"> </w:t>
      </w:r>
      <w:r>
        <w:rPr>
          <w:rFonts w:ascii="Times New Roman" w:hAnsi="Times New Roman" w:cs="Times New Roman"/>
          <w:sz w:val="24"/>
          <w:szCs w:val="24"/>
        </w:rPr>
        <w:t>с множественным детерминированным шагом.</w:t>
      </w:r>
    </w:p>
    <w:p w14:paraId="261DD740" w14:textId="0FA03A0D" w:rsidR="00E579C5" w:rsidRDefault="00E579C5">
      <w:pPr>
        <w:rPr>
          <w:rFonts w:ascii="Times New Roman" w:hAnsi="Times New Roman" w:cs="Times New Roman"/>
          <w:b/>
          <w:sz w:val="24"/>
          <w:szCs w:val="24"/>
        </w:rPr>
      </w:pPr>
    </w:p>
    <w:p w14:paraId="7316C437" w14:textId="77DFFABE" w:rsidR="00E579C5" w:rsidRDefault="005657A9" w:rsidP="00E579C5">
      <w:pPr>
        <w:spacing w:line="360" w:lineRule="auto"/>
        <w:ind w:left="567"/>
        <w:contextualSpacing/>
        <w:rPr>
          <w:rFonts w:ascii="Times New Roman" w:hAnsi="Times New Roman" w:cs="Times New Roman"/>
          <w:sz w:val="24"/>
          <w:szCs w:val="24"/>
        </w:rPr>
      </w:pPr>
      <w:del w:id="1840" w:author="Борис Гогинян" w:date="2020-05-10T22:39:00Z">
        <w:r w:rsidRPr="009E1E37" w:rsidDel="00E66369">
          <w:rPr>
            <w:rFonts w:ascii="Times New Roman" w:hAnsi="Times New Roman" w:cs="Times New Roman"/>
            <w:sz w:val="24"/>
            <w:szCs w:val="24"/>
          </w:rPr>
          <w:delText>6.1</w:delText>
        </w:r>
        <w:r w:rsidR="00E579C5" w:rsidDel="00E66369">
          <w:rPr>
            <w:rFonts w:ascii="Times New Roman" w:hAnsi="Times New Roman" w:cs="Times New Roman"/>
            <w:sz w:val="24"/>
            <w:szCs w:val="24"/>
          </w:rPr>
          <w:delText xml:space="preserve"> </w:delText>
        </w:r>
      </w:del>
      <w:r w:rsidR="00E579C5">
        <w:rPr>
          <w:rFonts w:ascii="Times New Roman" w:hAnsi="Times New Roman" w:cs="Times New Roman"/>
          <w:sz w:val="24"/>
          <w:szCs w:val="24"/>
        </w:rPr>
        <w:t xml:space="preserve">Алгоритм </w:t>
      </w:r>
      <w:r w:rsidR="00E579C5" w:rsidRPr="00E579C5">
        <w:rPr>
          <w:rFonts w:ascii="Times New Roman" w:hAnsi="Times New Roman" w:cs="Times New Roman"/>
          <w:sz w:val="24"/>
          <w:szCs w:val="24"/>
        </w:rPr>
        <w:t>Metropolis Light Transport</w:t>
      </w:r>
    </w:p>
    <w:p w14:paraId="304EB90C" w14:textId="4DD59DA9" w:rsidR="00E579C5" w:rsidRDefault="00E579C5" w:rsidP="00E579C5">
      <w:pPr>
        <w:spacing w:line="360" w:lineRule="auto"/>
        <w:ind w:left="567"/>
        <w:contextualSpacing/>
        <w:rPr>
          <w:rFonts w:ascii="Times New Roman" w:hAnsi="Times New Roman" w:cs="Times New Roman"/>
          <w:sz w:val="24"/>
          <w:szCs w:val="24"/>
        </w:rPr>
      </w:pPr>
      <w:r w:rsidRPr="00E579C5">
        <w:rPr>
          <w:rFonts w:ascii="Times New Roman" w:hAnsi="Times New Roman" w:cs="Times New Roman"/>
          <w:sz w:val="24"/>
          <w:szCs w:val="24"/>
        </w:rPr>
        <w:t>На первом шаге алгоритм ищет какой-то путь от источника до камеры, дающий ненулевой вклад. На втором этапе путь модифицируется специальным образом</w:t>
      </w:r>
      <w:r w:rsidR="006039EB">
        <w:rPr>
          <w:rFonts w:ascii="Times New Roman" w:hAnsi="Times New Roman" w:cs="Times New Roman"/>
          <w:sz w:val="24"/>
          <w:szCs w:val="24"/>
        </w:rPr>
        <w:t>, основываясь на предыдущем пути</w:t>
      </w:r>
      <w:r w:rsidRPr="00E579C5">
        <w:rPr>
          <w:rFonts w:ascii="Times New Roman" w:hAnsi="Times New Roman" w:cs="Times New Roman"/>
          <w:sz w:val="24"/>
          <w:szCs w:val="24"/>
        </w:rPr>
        <w:t xml:space="preserve">. Новый путь обычно лучше, чем старый, если он вносит больший вклад в изображение. Если старый путь оказывается хуже, чем новый, то далее </w:t>
      </w:r>
      <w:r w:rsidR="006039EB">
        <w:rPr>
          <w:rFonts w:ascii="Times New Roman" w:hAnsi="Times New Roman" w:cs="Times New Roman"/>
          <w:sz w:val="24"/>
          <w:szCs w:val="24"/>
        </w:rPr>
        <w:t xml:space="preserve">модификации </w:t>
      </w:r>
      <w:r w:rsidRPr="00E579C5">
        <w:rPr>
          <w:rFonts w:ascii="Times New Roman" w:hAnsi="Times New Roman" w:cs="Times New Roman"/>
          <w:sz w:val="24"/>
          <w:szCs w:val="24"/>
        </w:rPr>
        <w:t xml:space="preserve">подвергается новый путь, иначе – опять старый. Алгоритмы, отыскивающие «хорошие» пути потенциально </w:t>
      </w:r>
      <w:r w:rsidR="006039EB">
        <w:rPr>
          <w:rFonts w:ascii="Times New Roman" w:hAnsi="Times New Roman" w:cs="Times New Roman"/>
          <w:sz w:val="24"/>
          <w:szCs w:val="24"/>
        </w:rPr>
        <w:t>быстрее</w:t>
      </w:r>
      <w:r w:rsidRPr="00E579C5">
        <w:rPr>
          <w:rFonts w:ascii="Times New Roman" w:hAnsi="Times New Roman" w:cs="Times New Roman"/>
          <w:sz w:val="24"/>
          <w:szCs w:val="24"/>
        </w:rPr>
        <w:t xml:space="preserve"> сходятся, чем остальные алгоритмы трассировки.</w:t>
      </w:r>
    </w:p>
    <w:p w14:paraId="170E35B6" w14:textId="31721475" w:rsidR="006039EB" w:rsidRDefault="006039EB" w:rsidP="00E579C5">
      <w:pPr>
        <w:spacing w:line="360" w:lineRule="auto"/>
        <w:ind w:left="567"/>
        <w:contextualSpacing/>
        <w:rPr>
          <w:rFonts w:ascii="Times New Roman" w:hAnsi="Times New Roman" w:cs="Times New Roman"/>
          <w:sz w:val="24"/>
          <w:szCs w:val="24"/>
        </w:rPr>
      </w:pPr>
      <w:r>
        <w:rPr>
          <w:rFonts w:ascii="Times New Roman" w:hAnsi="Times New Roman" w:cs="Times New Roman"/>
          <w:noProof/>
          <w:sz w:val="24"/>
          <w:szCs w:val="24"/>
          <w:lang w:eastAsia="ru-RU"/>
        </w:rPr>
        <w:lastRenderedPageBreak/>
        <w:drawing>
          <wp:inline distT="0" distB="0" distL="0" distR="0" wp14:anchorId="5030F95A" wp14:editId="2EBA0582">
            <wp:extent cx="6116128" cy="2526409"/>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etropolis light transpor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46231" cy="2538844"/>
                    </a:xfrm>
                    <a:prstGeom prst="rect">
                      <a:avLst/>
                    </a:prstGeom>
                  </pic:spPr>
                </pic:pic>
              </a:graphicData>
            </a:graphic>
          </wp:inline>
        </w:drawing>
      </w:r>
    </w:p>
    <w:p w14:paraId="5A5148A9" w14:textId="6966E39C" w:rsidR="006039EB" w:rsidRPr="00F71B15" w:rsidRDefault="006039EB" w:rsidP="006039EB">
      <w:pPr>
        <w:spacing w:after="0" w:line="240" w:lineRule="auto"/>
        <w:ind w:left="567"/>
        <w:contextualSpacing/>
        <w:jc w:val="center"/>
        <w:rPr>
          <w:rFonts w:ascii="Times New Roman" w:hAnsi="Times New Roman" w:cs="Times New Roman"/>
          <w:sz w:val="24"/>
          <w:szCs w:val="24"/>
        </w:rPr>
      </w:pPr>
      <w:r>
        <w:rPr>
          <w:rFonts w:ascii="Times New Roman" w:hAnsi="Times New Roman" w:cs="Times New Roman"/>
          <w:sz w:val="24"/>
          <w:szCs w:val="24"/>
        </w:rPr>
        <w:t>Рис</w:t>
      </w:r>
      <w:r w:rsidRPr="00C21CBF">
        <w:rPr>
          <w:rFonts w:ascii="Times New Roman" w:hAnsi="Times New Roman" w:cs="Times New Roman"/>
          <w:sz w:val="24"/>
          <w:szCs w:val="24"/>
        </w:rPr>
        <w:t xml:space="preserve">. 9 </w:t>
      </w:r>
      <w:r>
        <w:rPr>
          <w:rFonts w:ascii="Times New Roman" w:hAnsi="Times New Roman" w:cs="Times New Roman"/>
          <w:sz w:val="24"/>
          <w:szCs w:val="24"/>
        </w:rPr>
        <w:t>Схема</w:t>
      </w:r>
      <w:r w:rsidRPr="00C21CBF">
        <w:rPr>
          <w:rFonts w:ascii="Times New Roman" w:hAnsi="Times New Roman" w:cs="Times New Roman"/>
          <w:sz w:val="24"/>
          <w:szCs w:val="24"/>
        </w:rPr>
        <w:t xml:space="preserve"> </w:t>
      </w:r>
      <w:r>
        <w:rPr>
          <w:rFonts w:ascii="Times New Roman" w:hAnsi="Times New Roman" w:cs="Times New Roman"/>
          <w:sz w:val="24"/>
          <w:szCs w:val="24"/>
        </w:rPr>
        <w:t>генерации модификаций</w:t>
      </w:r>
      <w:r w:rsidR="00C21CBF">
        <w:rPr>
          <w:rFonts w:ascii="Times New Roman" w:hAnsi="Times New Roman" w:cs="Times New Roman"/>
          <w:sz w:val="24"/>
          <w:szCs w:val="24"/>
        </w:rPr>
        <w:t xml:space="preserve"> пути</w:t>
      </w:r>
      <w:r>
        <w:rPr>
          <w:rFonts w:ascii="Times New Roman" w:hAnsi="Times New Roman" w:cs="Times New Roman"/>
          <w:sz w:val="24"/>
          <w:szCs w:val="24"/>
        </w:rPr>
        <w:t xml:space="preserve"> в</w:t>
      </w:r>
      <w:r w:rsidRPr="00C21CBF">
        <w:rPr>
          <w:rFonts w:ascii="Times New Roman" w:hAnsi="Times New Roman" w:cs="Times New Roman"/>
          <w:sz w:val="24"/>
          <w:szCs w:val="24"/>
        </w:rPr>
        <w:t xml:space="preserve"> </w:t>
      </w:r>
      <w:r w:rsidRPr="006039EB">
        <w:rPr>
          <w:rFonts w:ascii="Times New Roman" w:hAnsi="Times New Roman" w:cs="Times New Roman"/>
          <w:sz w:val="24"/>
          <w:szCs w:val="24"/>
          <w:lang w:val="en-US"/>
        </w:rPr>
        <w:t>Metropolis</w:t>
      </w:r>
      <w:r w:rsidRPr="00C21CBF">
        <w:rPr>
          <w:rFonts w:ascii="Times New Roman" w:hAnsi="Times New Roman" w:cs="Times New Roman"/>
          <w:sz w:val="24"/>
          <w:szCs w:val="24"/>
        </w:rPr>
        <w:t xml:space="preserve"> </w:t>
      </w:r>
      <w:r w:rsidRPr="006039EB">
        <w:rPr>
          <w:rFonts w:ascii="Times New Roman" w:hAnsi="Times New Roman" w:cs="Times New Roman"/>
          <w:sz w:val="24"/>
          <w:szCs w:val="24"/>
          <w:lang w:val="en-US"/>
        </w:rPr>
        <w:t>Light</w:t>
      </w:r>
      <w:r w:rsidRPr="00C21CBF">
        <w:rPr>
          <w:rFonts w:ascii="Times New Roman" w:hAnsi="Times New Roman" w:cs="Times New Roman"/>
          <w:sz w:val="24"/>
          <w:szCs w:val="24"/>
        </w:rPr>
        <w:t xml:space="preserve"> </w:t>
      </w:r>
      <w:r w:rsidRPr="006039EB">
        <w:rPr>
          <w:rFonts w:ascii="Times New Roman" w:hAnsi="Times New Roman" w:cs="Times New Roman"/>
          <w:sz w:val="24"/>
          <w:szCs w:val="24"/>
          <w:lang w:val="en-US"/>
        </w:rPr>
        <w:t>Transport</w:t>
      </w:r>
    </w:p>
    <w:p w14:paraId="2B36B81B" w14:textId="77777777" w:rsidR="00C21CBF" w:rsidRPr="00C21CBF" w:rsidRDefault="00C21CBF" w:rsidP="00C21CBF">
      <w:pPr>
        <w:spacing w:after="0" w:line="240" w:lineRule="auto"/>
        <w:ind w:left="567"/>
        <w:contextualSpacing/>
        <w:rPr>
          <w:rFonts w:ascii="Times New Roman" w:hAnsi="Times New Roman" w:cs="Times New Roman"/>
          <w:sz w:val="24"/>
          <w:szCs w:val="24"/>
        </w:rPr>
      </w:pPr>
    </w:p>
    <w:p w14:paraId="42B91585" w14:textId="663C2269" w:rsidR="00B66D40" w:rsidRDefault="005657A9" w:rsidP="00881A33">
      <w:pPr>
        <w:spacing w:line="360" w:lineRule="auto"/>
        <w:ind w:left="567"/>
        <w:contextualSpacing/>
        <w:rPr>
          <w:rFonts w:ascii="Times New Roman" w:hAnsi="Times New Roman" w:cs="Times New Roman"/>
          <w:sz w:val="24"/>
          <w:szCs w:val="24"/>
        </w:rPr>
      </w:pPr>
      <w:del w:id="1841" w:author="Борис Гогинян" w:date="2020-05-10T22:39:00Z">
        <w:r w:rsidRPr="005657A9" w:rsidDel="00E66369">
          <w:rPr>
            <w:rFonts w:ascii="Times New Roman" w:hAnsi="Times New Roman" w:cs="Times New Roman"/>
            <w:sz w:val="24"/>
            <w:szCs w:val="24"/>
          </w:rPr>
          <w:delText>7</w:delText>
        </w:r>
        <w:r w:rsidR="00B66D40" w:rsidDel="00E66369">
          <w:rPr>
            <w:rFonts w:ascii="Times New Roman" w:hAnsi="Times New Roman" w:cs="Times New Roman"/>
            <w:sz w:val="24"/>
            <w:szCs w:val="24"/>
          </w:rPr>
          <w:delText xml:space="preserve"> </w:delText>
        </w:r>
      </w:del>
      <w:r w:rsidR="00B66D40">
        <w:rPr>
          <w:rFonts w:ascii="Times New Roman" w:hAnsi="Times New Roman" w:cs="Times New Roman"/>
          <w:sz w:val="24"/>
          <w:szCs w:val="24"/>
        </w:rPr>
        <w:t>Метод фотонных карт (</w:t>
      </w:r>
      <w:r w:rsidR="00B66D40" w:rsidRPr="00B66D40">
        <w:rPr>
          <w:rFonts w:ascii="Times New Roman" w:hAnsi="Times New Roman" w:cs="Times New Roman"/>
          <w:sz w:val="24"/>
          <w:szCs w:val="24"/>
        </w:rPr>
        <w:t>Photon mapping</w:t>
      </w:r>
      <w:r w:rsidR="00B66D40">
        <w:rPr>
          <w:rFonts w:ascii="Times New Roman" w:hAnsi="Times New Roman" w:cs="Times New Roman"/>
          <w:sz w:val="24"/>
          <w:szCs w:val="24"/>
        </w:rPr>
        <w:t>)</w:t>
      </w:r>
    </w:p>
    <w:p w14:paraId="5CA38ABB" w14:textId="77777777" w:rsidR="00627430" w:rsidRDefault="00B66D40" w:rsidP="00627430">
      <w:pPr>
        <w:ind w:left="567"/>
        <w:contextualSpacing/>
        <w:rPr>
          <w:rFonts w:ascii="Times New Roman" w:hAnsi="Times New Roman" w:cs="Times New Roman"/>
          <w:sz w:val="24"/>
          <w:szCs w:val="24"/>
        </w:rPr>
      </w:pPr>
      <w:r w:rsidRPr="00B66D40">
        <w:rPr>
          <w:rFonts w:ascii="Times New Roman" w:hAnsi="Times New Roman" w:cs="Times New Roman"/>
          <w:sz w:val="24"/>
          <w:szCs w:val="24"/>
        </w:rPr>
        <w:t xml:space="preserve">Алгоритм </w:t>
      </w:r>
      <w:r w:rsidR="00627430">
        <w:rPr>
          <w:rFonts w:ascii="Times New Roman" w:hAnsi="Times New Roman" w:cs="Times New Roman"/>
          <w:sz w:val="24"/>
          <w:szCs w:val="24"/>
        </w:rPr>
        <w:t>состоит из двух этапов: т</w:t>
      </w:r>
      <w:r w:rsidR="00627430" w:rsidRPr="00B66D40">
        <w:rPr>
          <w:rFonts w:ascii="Times New Roman" w:hAnsi="Times New Roman" w:cs="Times New Roman"/>
          <w:sz w:val="24"/>
          <w:szCs w:val="24"/>
        </w:rPr>
        <w:t>рассировка и сохранение фотонов в фотонной карте</w:t>
      </w:r>
      <w:r w:rsidR="00627430">
        <w:rPr>
          <w:rFonts w:ascii="Times New Roman" w:hAnsi="Times New Roman" w:cs="Times New Roman"/>
          <w:sz w:val="24"/>
          <w:szCs w:val="24"/>
        </w:rPr>
        <w:t xml:space="preserve"> и после</w:t>
      </w:r>
      <w:r w:rsidR="00627430" w:rsidRPr="00627430">
        <w:rPr>
          <w:rFonts w:ascii="Times New Roman" w:hAnsi="Times New Roman" w:cs="Times New Roman"/>
          <w:sz w:val="24"/>
          <w:szCs w:val="24"/>
        </w:rPr>
        <w:t xml:space="preserve"> </w:t>
      </w:r>
      <w:r w:rsidR="00627430">
        <w:rPr>
          <w:rFonts w:ascii="Times New Roman" w:hAnsi="Times New Roman" w:cs="Times New Roman"/>
          <w:sz w:val="24"/>
          <w:szCs w:val="24"/>
        </w:rPr>
        <w:t>р</w:t>
      </w:r>
      <w:r w:rsidR="00627430" w:rsidRPr="00B66D40">
        <w:rPr>
          <w:rFonts w:ascii="Times New Roman" w:hAnsi="Times New Roman" w:cs="Times New Roman"/>
          <w:sz w:val="24"/>
          <w:szCs w:val="24"/>
        </w:rPr>
        <w:t>асчёт освещённости с использованием данных из фотонной карты</w:t>
      </w:r>
      <w:r w:rsidR="00627430">
        <w:rPr>
          <w:rFonts w:ascii="Times New Roman" w:hAnsi="Times New Roman" w:cs="Times New Roman"/>
          <w:sz w:val="24"/>
          <w:szCs w:val="24"/>
        </w:rPr>
        <w:t xml:space="preserve">. </w:t>
      </w:r>
      <w:r w:rsidR="00627430" w:rsidRPr="00627430">
        <w:rPr>
          <w:rFonts w:ascii="Times New Roman" w:hAnsi="Times New Roman" w:cs="Times New Roman"/>
          <w:sz w:val="24"/>
          <w:szCs w:val="24"/>
        </w:rPr>
        <w:t>На первом этапе трассировки из источника света испускаются фотоны. Фотоны испытывают ряд переотражений и преломлений, оставляя часть своей энергии на поверхностях объектов. Совокупность энергий фотонов, оставленных на поверхностях объектов, образуют фотонную карту. На следующем этапе необходимо собрать энергию в фотонных картах. Сбор освещенности можно делать по-разному. Чаще всего сбор идет по сфере по каждой</w:t>
      </w:r>
      <w:r w:rsidR="00627430">
        <w:rPr>
          <w:rFonts w:ascii="Times New Roman" w:hAnsi="Times New Roman" w:cs="Times New Roman"/>
          <w:sz w:val="24"/>
          <w:szCs w:val="24"/>
        </w:rPr>
        <w:t xml:space="preserve"> </w:t>
      </w:r>
      <w:r w:rsidR="00627430" w:rsidRPr="00627430">
        <w:rPr>
          <w:rFonts w:ascii="Times New Roman" w:hAnsi="Times New Roman" w:cs="Times New Roman"/>
          <w:sz w:val="24"/>
          <w:szCs w:val="24"/>
        </w:rPr>
        <w:t>отдельной поверхности объекта. В каждой точке сбора мы просматриваем окрестность этой точки и суммируем значения точек фотонной карты, попавших в эту окрестность, нормируем результат – это и будет результирующая освещенность в точке.</w:t>
      </w:r>
    </w:p>
    <w:p w14:paraId="63E32485" w14:textId="389175F7" w:rsidR="001C02F4" w:rsidRDefault="00627430" w:rsidP="00627430">
      <w:pPr>
        <w:spacing w:after="0" w:line="240" w:lineRule="auto"/>
        <w:ind w:left="567"/>
        <w:contextualSpacing/>
        <w:jc w:val="center"/>
        <w:rPr>
          <w:ins w:id="1842" w:author="Борис Гогинян" w:date="2020-05-10T22:40:00Z"/>
          <w:rFonts w:ascii="Times New Roman" w:hAnsi="Times New Roman" w:cs="Times New Roman"/>
          <w:sz w:val="24"/>
          <w:szCs w:val="24"/>
        </w:rPr>
      </w:pPr>
      <w:r>
        <w:rPr>
          <w:rFonts w:ascii="Times New Roman" w:hAnsi="Times New Roman" w:cs="Times New Roman"/>
          <w:noProof/>
          <w:sz w:val="24"/>
          <w:szCs w:val="24"/>
          <w:lang w:eastAsia="ru-RU"/>
        </w:rPr>
        <w:drawing>
          <wp:inline distT="0" distB="0" distL="0" distR="0" wp14:anchorId="5028D7C1" wp14:editId="46CB5295">
            <wp:extent cx="5684808" cy="281622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метод фотонных карт.jpg"/>
                    <pic:cNvPicPr/>
                  </pic:nvPicPr>
                  <pic:blipFill>
                    <a:blip r:embed="rId24">
                      <a:extLst>
                        <a:ext uri="{28A0092B-C50C-407E-A947-70E740481C1C}">
                          <a14:useLocalDpi xmlns:a14="http://schemas.microsoft.com/office/drawing/2010/main" val="0"/>
                        </a:ext>
                      </a:extLst>
                    </a:blip>
                    <a:stretch>
                      <a:fillRect/>
                    </a:stretch>
                  </pic:blipFill>
                  <pic:spPr>
                    <a:xfrm>
                      <a:off x="0" y="0"/>
                      <a:ext cx="5719287" cy="2833302"/>
                    </a:xfrm>
                    <a:prstGeom prst="rect">
                      <a:avLst/>
                    </a:prstGeom>
                  </pic:spPr>
                </pic:pic>
              </a:graphicData>
            </a:graphic>
          </wp:inline>
        </w:drawing>
      </w:r>
      <w:r w:rsidR="00B66D40" w:rsidRPr="00B66D40">
        <w:rPr>
          <w:rFonts w:ascii="Times New Roman" w:hAnsi="Times New Roman" w:cs="Times New Roman"/>
          <w:sz w:val="24"/>
          <w:szCs w:val="24"/>
        </w:rPr>
        <w:br/>
      </w:r>
      <w:r>
        <w:rPr>
          <w:rFonts w:ascii="Times New Roman" w:hAnsi="Times New Roman" w:cs="Times New Roman"/>
          <w:sz w:val="24"/>
          <w:szCs w:val="24"/>
        </w:rPr>
        <w:t>Рис</w:t>
      </w:r>
      <w:r w:rsidRPr="00C21CBF">
        <w:rPr>
          <w:rFonts w:ascii="Times New Roman" w:hAnsi="Times New Roman" w:cs="Times New Roman"/>
          <w:sz w:val="24"/>
          <w:szCs w:val="24"/>
        </w:rPr>
        <w:t xml:space="preserve">. </w:t>
      </w:r>
      <w:r>
        <w:rPr>
          <w:rFonts w:ascii="Times New Roman" w:hAnsi="Times New Roman" w:cs="Times New Roman"/>
          <w:sz w:val="24"/>
          <w:szCs w:val="24"/>
        </w:rPr>
        <w:t>10</w:t>
      </w:r>
      <w:r w:rsidRPr="00C21CBF">
        <w:rPr>
          <w:rFonts w:ascii="Times New Roman" w:hAnsi="Times New Roman" w:cs="Times New Roman"/>
          <w:sz w:val="24"/>
          <w:szCs w:val="24"/>
        </w:rPr>
        <w:t xml:space="preserve"> </w:t>
      </w:r>
      <w:r>
        <w:rPr>
          <w:rFonts w:ascii="Times New Roman" w:hAnsi="Times New Roman" w:cs="Times New Roman"/>
          <w:sz w:val="24"/>
          <w:szCs w:val="24"/>
        </w:rPr>
        <w:t>Схема</w:t>
      </w:r>
      <w:r w:rsidRPr="00C21CBF">
        <w:rPr>
          <w:rFonts w:ascii="Times New Roman" w:hAnsi="Times New Roman" w:cs="Times New Roman"/>
          <w:sz w:val="24"/>
          <w:szCs w:val="24"/>
        </w:rPr>
        <w:t xml:space="preserve"> </w:t>
      </w:r>
      <w:r>
        <w:rPr>
          <w:rFonts w:ascii="Times New Roman" w:hAnsi="Times New Roman" w:cs="Times New Roman"/>
          <w:sz w:val="24"/>
          <w:szCs w:val="24"/>
        </w:rPr>
        <w:t>этапов метода фотонных карт</w:t>
      </w:r>
    </w:p>
    <w:p w14:paraId="3F674D30" w14:textId="77777777" w:rsidR="001C02F4" w:rsidRDefault="001C02F4">
      <w:pPr>
        <w:rPr>
          <w:ins w:id="1843" w:author="Борис Гогинян" w:date="2020-05-10T22:40:00Z"/>
          <w:rFonts w:ascii="Times New Roman" w:hAnsi="Times New Roman" w:cs="Times New Roman"/>
          <w:sz w:val="24"/>
          <w:szCs w:val="24"/>
        </w:rPr>
      </w:pPr>
      <w:ins w:id="1844" w:author="Борис Гогинян" w:date="2020-05-10T22:40:00Z">
        <w:r>
          <w:rPr>
            <w:rFonts w:ascii="Times New Roman" w:hAnsi="Times New Roman" w:cs="Times New Roman"/>
            <w:sz w:val="24"/>
            <w:szCs w:val="24"/>
          </w:rPr>
          <w:br w:type="page"/>
        </w:r>
      </w:ins>
    </w:p>
    <w:p w14:paraId="6DAA47CD" w14:textId="77777777" w:rsidR="00627430" w:rsidRPr="00627430" w:rsidDel="001C02F4" w:rsidRDefault="00627430" w:rsidP="00627430">
      <w:pPr>
        <w:spacing w:after="0" w:line="240" w:lineRule="auto"/>
        <w:ind w:left="567"/>
        <w:contextualSpacing/>
        <w:jc w:val="center"/>
        <w:rPr>
          <w:del w:id="1845" w:author="Борис Гогинян" w:date="2020-05-10T22:40:00Z"/>
          <w:rFonts w:ascii="Times New Roman" w:hAnsi="Times New Roman" w:cs="Times New Roman"/>
          <w:sz w:val="24"/>
          <w:szCs w:val="24"/>
        </w:rPr>
      </w:pPr>
    </w:p>
    <w:p w14:paraId="5EEB7BD7" w14:textId="79FF3F35" w:rsidR="00B66D40" w:rsidRPr="00B66D40" w:rsidDel="001C02F4" w:rsidRDefault="00B66D40" w:rsidP="00627430">
      <w:pPr>
        <w:ind w:left="567"/>
        <w:contextualSpacing/>
        <w:jc w:val="center"/>
        <w:rPr>
          <w:del w:id="1846" w:author="Борис Гогинян" w:date="2020-05-10T22:40:00Z"/>
          <w:rFonts w:ascii="Times New Roman" w:hAnsi="Times New Roman" w:cs="Times New Roman"/>
          <w:sz w:val="24"/>
          <w:szCs w:val="24"/>
        </w:rPr>
      </w:pPr>
    </w:p>
    <w:p w14:paraId="0087AA3E" w14:textId="77777777" w:rsidR="006039EB" w:rsidRPr="00C21CBF" w:rsidDel="001C02F4" w:rsidRDefault="006039EB" w:rsidP="00B66D40">
      <w:pPr>
        <w:spacing w:line="360" w:lineRule="auto"/>
        <w:ind w:left="567"/>
        <w:contextualSpacing/>
        <w:rPr>
          <w:del w:id="1847" w:author="Борис Гогинян" w:date="2020-05-10T22:40:00Z"/>
          <w:rFonts w:ascii="Times New Roman" w:hAnsi="Times New Roman" w:cs="Times New Roman"/>
          <w:sz w:val="24"/>
          <w:szCs w:val="24"/>
        </w:rPr>
      </w:pPr>
    </w:p>
    <w:p w14:paraId="02DFC842" w14:textId="77777777" w:rsidR="00E579C5" w:rsidRPr="00C21CBF" w:rsidDel="001C02F4" w:rsidRDefault="00E579C5">
      <w:pPr>
        <w:rPr>
          <w:del w:id="1848" w:author="Борис Гогинян" w:date="2020-05-10T22:40:00Z"/>
          <w:rFonts w:ascii="Times New Roman" w:hAnsi="Times New Roman" w:cs="Times New Roman"/>
          <w:b/>
          <w:sz w:val="24"/>
          <w:szCs w:val="24"/>
        </w:rPr>
      </w:pPr>
    </w:p>
    <w:p w14:paraId="5312B46A" w14:textId="67BA11A5" w:rsidR="00E579C5" w:rsidRPr="00C21CBF" w:rsidDel="00E66369" w:rsidRDefault="00E579C5">
      <w:pPr>
        <w:rPr>
          <w:del w:id="1849" w:author="Борис Гогинян" w:date="2020-05-10T22:40:00Z"/>
          <w:rFonts w:ascii="Times New Roman" w:hAnsi="Times New Roman" w:cs="Times New Roman"/>
          <w:b/>
          <w:sz w:val="24"/>
          <w:szCs w:val="24"/>
        </w:rPr>
      </w:pPr>
      <w:del w:id="1850" w:author="Борис Гогинян" w:date="2020-05-10T22:40:00Z">
        <w:r w:rsidRPr="00C21CBF" w:rsidDel="00E66369">
          <w:rPr>
            <w:rFonts w:ascii="Times New Roman" w:hAnsi="Times New Roman" w:cs="Times New Roman"/>
            <w:b/>
            <w:sz w:val="24"/>
            <w:szCs w:val="24"/>
          </w:rPr>
          <w:br w:type="page"/>
        </w:r>
      </w:del>
    </w:p>
    <w:p w14:paraId="68700B09" w14:textId="4BE2FB68" w:rsidR="003D4F65" w:rsidDel="00296B2D" w:rsidRDefault="001D63F7" w:rsidP="003D4F65">
      <w:pPr>
        <w:spacing w:after="0" w:line="360" w:lineRule="auto"/>
        <w:ind w:firstLine="567"/>
        <w:contextualSpacing/>
        <w:jc w:val="center"/>
        <w:rPr>
          <w:del w:id="1851" w:author="Борис Гогинян" w:date="2020-05-10T01:05:00Z"/>
          <w:rFonts w:ascii="Times New Roman" w:hAnsi="Times New Roman" w:cs="Times New Roman"/>
          <w:b/>
          <w:sz w:val="24"/>
          <w:szCs w:val="24"/>
        </w:rPr>
      </w:pPr>
      <w:del w:id="1852" w:author="Борис Гогинян" w:date="2020-05-10T01:05:00Z">
        <w:r w:rsidRPr="00E579C5" w:rsidDel="00296B2D">
          <w:rPr>
            <w:rFonts w:ascii="Times New Roman" w:hAnsi="Times New Roman" w:cs="Times New Roman"/>
            <w:b/>
            <w:sz w:val="24"/>
            <w:szCs w:val="24"/>
          </w:rPr>
          <w:delText xml:space="preserve">2. </w:delText>
        </w:r>
        <w:r w:rsidR="00384A73" w:rsidDel="00296B2D">
          <w:rPr>
            <w:rFonts w:ascii="Times New Roman" w:hAnsi="Times New Roman" w:cs="Times New Roman"/>
            <w:b/>
            <w:sz w:val="24"/>
            <w:szCs w:val="24"/>
          </w:rPr>
          <w:delText>Сравниваемые</w:delText>
        </w:r>
        <w:r w:rsidR="00D36E41" w:rsidDel="00296B2D">
          <w:rPr>
            <w:rFonts w:ascii="Times New Roman" w:hAnsi="Times New Roman" w:cs="Times New Roman"/>
            <w:b/>
            <w:sz w:val="24"/>
            <w:szCs w:val="24"/>
          </w:rPr>
          <w:delText xml:space="preserve"> </w:delText>
        </w:r>
        <w:r w:rsidR="008F0A54" w:rsidDel="00296B2D">
          <w:rPr>
            <w:rFonts w:ascii="Times New Roman" w:hAnsi="Times New Roman" w:cs="Times New Roman"/>
            <w:b/>
            <w:sz w:val="24"/>
            <w:szCs w:val="24"/>
          </w:rPr>
          <w:delText>рендеры</w:delText>
        </w:r>
        <w:r w:rsidR="00355B12" w:rsidDel="00296B2D">
          <w:rPr>
            <w:rFonts w:ascii="Times New Roman" w:hAnsi="Times New Roman" w:cs="Times New Roman"/>
            <w:b/>
            <w:sz w:val="24"/>
            <w:szCs w:val="24"/>
          </w:rPr>
          <w:delText xml:space="preserve"> и метрики качества </w:delText>
        </w:r>
        <w:r w:rsidR="00D36E41" w:rsidDel="00296B2D">
          <w:rPr>
            <w:rFonts w:ascii="Times New Roman" w:hAnsi="Times New Roman" w:cs="Times New Roman"/>
            <w:b/>
            <w:sz w:val="24"/>
            <w:szCs w:val="24"/>
          </w:rPr>
          <w:delText>изображения</w:delText>
        </w:r>
      </w:del>
    </w:p>
    <w:p w14:paraId="53AFF7FA" w14:textId="52DEA32D" w:rsidR="00936D32" w:rsidRPr="00936D32" w:rsidDel="00E66369" w:rsidRDefault="00936D32" w:rsidP="00936D32">
      <w:pPr>
        <w:pStyle w:val="11"/>
        <w:spacing w:line="360" w:lineRule="auto"/>
        <w:ind w:right="6" w:firstLine="567"/>
        <w:jc w:val="both"/>
        <w:rPr>
          <w:del w:id="1853" w:author="Борис Гогинян" w:date="2020-05-10T22:40:00Z"/>
          <w:rFonts w:ascii="Times New Roman" w:eastAsia="Times New Roman" w:hAnsi="Times New Roman" w:cs="Times New Roman"/>
          <w:sz w:val="24"/>
          <w:szCs w:val="24"/>
          <w:highlight w:val="white"/>
        </w:rPr>
      </w:pPr>
      <w:del w:id="1854" w:author="Борис Гогинян" w:date="2020-05-10T22:40:00Z">
        <w:r w:rsidRPr="00936D32" w:rsidDel="00E66369">
          <w:rPr>
            <w:rFonts w:ascii="Times New Roman" w:eastAsia="Times New Roman" w:hAnsi="Times New Roman" w:cs="Times New Roman"/>
            <w:sz w:val="24"/>
            <w:szCs w:val="24"/>
            <w:highlight w:val="white"/>
          </w:rPr>
          <w:delText xml:space="preserve">В экспериментах, представленных ниже, исследованы следующие </w:delText>
        </w:r>
        <w:r w:rsidR="008F0A54" w:rsidDel="00E66369">
          <w:rPr>
            <w:rFonts w:ascii="Times New Roman" w:eastAsia="Times New Roman" w:hAnsi="Times New Roman" w:cs="Times New Roman"/>
            <w:sz w:val="24"/>
            <w:szCs w:val="24"/>
            <w:highlight w:val="white"/>
          </w:rPr>
          <w:delText>рендеры</w:delText>
        </w:r>
      </w:del>
    </w:p>
    <w:p w14:paraId="5F67739B" w14:textId="7982F760" w:rsidR="00936D32" w:rsidRPr="00A50FFF" w:rsidDel="00E66369" w:rsidRDefault="00936D32" w:rsidP="00A50FFF">
      <w:pPr>
        <w:pStyle w:val="11"/>
        <w:numPr>
          <w:ilvl w:val="0"/>
          <w:numId w:val="28"/>
        </w:numPr>
        <w:spacing w:line="360" w:lineRule="auto"/>
        <w:ind w:left="1066" w:right="6" w:hanging="357"/>
        <w:rPr>
          <w:del w:id="1855" w:author="Борис Гогинян" w:date="2020-05-10T22:40:00Z"/>
          <w:rFonts w:ascii="Times New Roman" w:eastAsia="Times New Roman" w:hAnsi="Times New Roman" w:cs="Times New Roman"/>
          <w:sz w:val="24"/>
          <w:szCs w:val="24"/>
          <w:highlight w:val="white"/>
        </w:rPr>
      </w:pPr>
      <w:del w:id="1856" w:author="Борис Гогинян" w:date="2020-05-10T22:40:00Z">
        <w:r w:rsidRPr="00A50FFF" w:rsidDel="00E66369">
          <w:rPr>
            <w:rFonts w:ascii="Times New Roman" w:eastAsia="Times New Roman" w:hAnsi="Times New Roman" w:cs="Times New Roman"/>
            <w:sz w:val="24"/>
            <w:szCs w:val="24"/>
            <w:highlight w:val="white"/>
            <w:lang w:val="en-US"/>
          </w:rPr>
          <w:delText xml:space="preserve">Cycles Render — </w:delText>
        </w:r>
        <w:r w:rsidR="00810F04" w:rsidDel="00E66369">
          <w:rPr>
            <w:rFonts w:ascii="Times New Roman" w:eastAsia="Times New Roman" w:hAnsi="Times New Roman" w:cs="Times New Roman"/>
            <w:sz w:val="24"/>
            <w:szCs w:val="24"/>
            <w:highlight w:val="white"/>
          </w:rPr>
          <w:delText>реализует</w:delText>
        </w:r>
        <w:r w:rsidR="00810F04" w:rsidRPr="00A50FFF" w:rsidDel="00E66369">
          <w:rPr>
            <w:rFonts w:ascii="Times New Roman" w:eastAsia="Times New Roman" w:hAnsi="Times New Roman" w:cs="Times New Roman"/>
            <w:sz w:val="24"/>
            <w:szCs w:val="24"/>
            <w:highlight w:val="white"/>
            <w:lang w:val="en-US"/>
          </w:rPr>
          <w:delText xml:space="preserve"> </w:delText>
        </w:r>
        <w:r w:rsidR="00810F04" w:rsidDel="00E66369">
          <w:rPr>
            <w:rFonts w:ascii="Times New Roman" w:eastAsia="Times New Roman" w:hAnsi="Times New Roman" w:cs="Times New Roman"/>
            <w:sz w:val="24"/>
            <w:szCs w:val="24"/>
            <w:highlight w:val="white"/>
          </w:rPr>
          <w:delText>алгоритм</w:delText>
        </w:r>
        <w:r w:rsidR="00810F04" w:rsidRPr="00A50FFF" w:rsidDel="00E66369">
          <w:rPr>
            <w:rFonts w:ascii="Times New Roman" w:eastAsia="Times New Roman" w:hAnsi="Times New Roman" w:cs="Times New Roman"/>
            <w:sz w:val="24"/>
            <w:szCs w:val="24"/>
            <w:highlight w:val="white"/>
            <w:lang w:val="en-US"/>
          </w:rPr>
          <w:delText xml:space="preserve"> Path Tracing</w:delText>
        </w:r>
        <w:r w:rsidR="00A50FFF" w:rsidDel="00E66369">
          <w:rPr>
            <w:rFonts w:ascii="Times New Roman" w:eastAsia="Times New Roman" w:hAnsi="Times New Roman" w:cs="Times New Roman"/>
            <w:sz w:val="24"/>
            <w:szCs w:val="24"/>
            <w:highlight w:val="white"/>
            <w:lang w:val="en-US"/>
          </w:rPr>
          <w:delText xml:space="preserve">. </w:delText>
        </w:r>
        <w:r w:rsidR="00A50FFF" w:rsidDel="00E66369">
          <w:rPr>
            <w:rFonts w:ascii="Times New Roman" w:eastAsia="Times New Roman" w:hAnsi="Times New Roman" w:cs="Times New Roman"/>
            <w:sz w:val="24"/>
            <w:szCs w:val="24"/>
            <w:highlight w:val="white"/>
          </w:rPr>
          <w:delText xml:space="preserve">Поддерживает как собственный язык программирования шейдеров, так и </w:delText>
        </w:r>
        <w:r w:rsidR="00A50FFF" w:rsidRPr="0026363B" w:rsidDel="00E66369">
          <w:rPr>
            <w:rFonts w:ascii="Times New Roman" w:eastAsia="Times New Roman" w:hAnsi="Times New Roman" w:cs="Times New Roman"/>
            <w:sz w:val="24"/>
            <w:szCs w:val="24"/>
          </w:rPr>
          <w:delText xml:space="preserve">Open Shading Language </w:delText>
        </w:r>
        <w:r w:rsidR="005657A9" w:rsidRPr="005657A9" w:rsidDel="00E66369">
          <w:rPr>
            <w:rFonts w:ascii="Times New Roman" w:eastAsia="Times New Roman" w:hAnsi="Times New Roman" w:cs="Times New Roman"/>
            <w:sz w:val="24"/>
            <w:szCs w:val="24"/>
          </w:rPr>
          <w:delText>(</w:delText>
        </w:r>
        <w:r w:rsidR="00A50FFF" w:rsidDel="00E66369">
          <w:rPr>
            <w:rFonts w:ascii="Times New Roman" w:eastAsia="Times New Roman" w:hAnsi="Times New Roman" w:cs="Times New Roman"/>
            <w:sz w:val="24"/>
            <w:szCs w:val="24"/>
            <w:highlight w:val="white"/>
            <w:lang w:val="en-US"/>
          </w:rPr>
          <w:delText>OSL</w:delText>
        </w:r>
        <w:r w:rsidR="005657A9" w:rsidRPr="005657A9" w:rsidDel="00E66369">
          <w:rPr>
            <w:rFonts w:ascii="Times New Roman" w:eastAsia="Times New Roman" w:hAnsi="Times New Roman" w:cs="Times New Roman"/>
            <w:sz w:val="24"/>
            <w:szCs w:val="24"/>
            <w:highlight w:val="white"/>
          </w:rPr>
          <w:delText>)[</w:delText>
        </w:r>
        <w:r w:rsidR="00581EB2" w:rsidRPr="00581EB2" w:rsidDel="00E66369">
          <w:rPr>
            <w:rFonts w:ascii="Times New Roman" w:eastAsia="Times New Roman" w:hAnsi="Times New Roman" w:cs="Times New Roman"/>
            <w:sz w:val="24"/>
            <w:szCs w:val="24"/>
            <w:highlight w:val="white"/>
          </w:rPr>
          <w:delText>7</w:delText>
        </w:r>
        <w:r w:rsidR="005657A9" w:rsidRPr="005657A9" w:rsidDel="00E66369">
          <w:rPr>
            <w:rFonts w:ascii="Times New Roman" w:eastAsia="Times New Roman" w:hAnsi="Times New Roman" w:cs="Times New Roman"/>
            <w:sz w:val="24"/>
            <w:szCs w:val="24"/>
            <w:highlight w:val="white"/>
          </w:rPr>
          <w:delText>]</w:delText>
        </w:r>
        <w:r w:rsidR="00A50FFF" w:rsidRPr="00A50FFF" w:rsidDel="00E66369">
          <w:rPr>
            <w:rFonts w:ascii="Times New Roman" w:eastAsia="Times New Roman" w:hAnsi="Times New Roman" w:cs="Times New Roman"/>
            <w:sz w:val="24"/>
            <w:szCs w:val="24"/>
            <w:highlight w:val="white"/>
          </w:rPr>
          <w:delText xml:space="preserve">. </w:delText>
        </w:r>
        <w:r w:rsidR="00A50FFF" w:rsidDel="00E66369">
          <w:rPr>
            <w:rFonts w:ascii="Times New Roman" w:eastAsia="Times New Roman" w:hAnsi="Times New Roman" w:cs="Times New Roman"/>
            <w:sz w:val="24"/>
            <w:szCs w:val="24"/>
            <w:highlight w:val="white"/>
          </w:rPr>
          <w:delText xml:space="preserve">Способен воссоздать такие эффекты, </w:delText>
        </w:r>
        <w:r w:rsidR="00FA73F4" w:rsidDel="00E66369">
          <w:rPr>
            <w:rFonts w:ascii="Times New Roman" w:eastAsia="Times New Roman" w:hAnsi="Times New Roman" w:cs="Times New Roman"/>
            <w:sz w:val="24"/>
            <w:szCs w:val="24"/>
            <w:highlight w:val="white"/>
          </w:rPr>
          <w:delText xml:space="preserve">как </w:delText>
        </w:r>
        <w:r w:rsidR="00A50FFF" w:rsidDel="00E66369">
          <w:rPr>
            <w:rFonts w:ascii="Times New Roman" w:eastAsia="Times New Roman" w:hAnsi="Times New Roman" w:cs="Times New Roman"/>
            <w:sz w:val="24"/>
            <w:szCs w:val="24"/>
            <w:highlight w:val="white"/>
            <w:lang w:val="en-US"/>
          </w:rPr>
          <w:delText>Max</w:delText>
        </w:r>
        <w:r w:rsidR="00A50FFF" w:rsidRPr="00A50FFF" w:rsidDel="00E66369">
          <w:rPr>
            <w:rFonts w:ascii="Times New Roman" w:eastAsia="Times New Roman" w:hAnsi="Times New Roman" w:cs="Times New Roman"/>
            <w:sz w:val="24"/>
            <w:szCs w:val="24"/>
            <w:highlight w:val="white"/>
          </w:rPr>
          <w:delText xml:space="preserve"> </w:delText>
        </w:r>
        <w:r w:rsidR="00A50FFF" w:rsidDel="00E66369">
          <w:rPr>
            <w:rFonts w:ascii="Times New Roman" w:eastAsia="Times New Roman" w:hAnsi="Times New Roman" w:cs="Times New Roman"/>
            <w:sz w:val="24"/>
            <w:szCs w:val="24"/>
            <w:highlight w:val="white"/>
            <w:lang w:val="en-US"/>
          </w:rPr>
          <w:delText>Bounces</w:delText>
        </w:r>
        <w:r w:rsidR="00FA73F4" w:rsidRPr="00FA73F4" w:rsidDel="00E66369">
          <w:rPr>
            <w:rFonts w:ascii="Times New Roman" w:eastAsia="Times New Roman" w:hAnsi="Times New Roman" w:cs="Times New Roman"/>
            <w:sz w:val="24"/>
            <w:szCs w:val="24"/>
            <w:highlight w:val="white"/>
          </w:rPr>
          <w:delText>[</w:delText>
        </w:r>
        <w:r w:rsidR="00007EF6" w:rsidDel="00E66369">
          <w:rPr>
            <w:rFonts w:ascii="Times New Roman" w:eastAsia="Times New Roman" w:hAnsi="Times New Roman" w:cs="Times New Roman"/>
            <w:sz w:val="24"/>
            <w:szCs w:val="24"/>
            <w:highlight w:val="white"/>
          </w:rPr>
          <w:delText>8</w:delText>
        </w:r>
        <w:r w:rsidR="00FA73F4" w:rsidRPr="00FA73F4" w:rsidDel="00E66369">
          <w:rPr>
            <w:rFonts w:ascii="Times New Roman" w:eastAsia="Times New Roman" w:hAnsi="Times New Roman" w:cs="Times New Roman"/>
            <w:sz w:val="24"/>
            <w:szCs w:val="24"/>
            <w:highlight w:val="white"/>
          </w:rPr>
          <w:delText>]</w:delText>
        </w:r>
        <w:r w:rsidR="00A50FFF" w:rsidDel="00E66369">
          <w:rPr>
            <w:rFonts w:ascii="Times New Roman" w:eastAsia="Times New Roman" w:hAnsi="Times New Roman" w:cs="Times New Roman"/>
            <w:sz w:val="24"/>
            <w:szCs w:val="24"/>
            <w:highlight w:val="white"/>
          </w:rPr>
          <w:delText xml:space="preserve">, </w:delText>
        </w:r>
        <w:r w:rsidR="00FA73F4" w:rsidDel="00E66369">
          <w:rPr>
            <w:rFonts w:ascii="Times New Roman" w:eastAsia="Times New Roman" w:hAnsi="Times New Roman" w:cs="Times New Roman"/>
            <w:sz w:val="24"/>
            <w:szCs w:val="24"/>
            <w:highlight w:val="white"/>
            <w:lang w:val="en-US"/>
          </w:rPr>
          <w:delText>Clamp</w:delText>
        </w:r>
        <w:r w:rsidR="00FA73F4" w:rsidRPr="00FA73F4" w:rsidDel="00E66369">
          <w:rPr>
            <w:rFonts w:ascii="Times New Roman" w:eastAsia="Times New Roman" w:hAnsi="Times New Roman" w:cs="Times New Roman"/>
            <w:sz w:val="24"/>
            <w:szCs w:val="24"/>
            <w:highlight w:val="white"/>
          </w:rPr>
          <w:delText>[</w:delText>
        </w:r>
        <w:r w:rsidR="00007EF6" w:rsidDel="00E66369">
          <w:rPr>
            <w:rFonts w:ascii="Times New Roman" w:eastAsia="Times New Roman" w:hAnsi="Times New Roman" w:cs="Times New Roman"/>
            <w:sz w:val="24"/>
            <w:szCs w:val="24"/>
            <w:highlight w:val="white"/>
          </w:rPr>
          <w:delText>8</w:delText>
        </w:r>
        <w:r w:rsidR="00FA73F4" w:rsidRPr="00FA73F4" w:rsidDel="00E66369">
          <w:rPr>
            <w:rFonts w:ascii="Times New Roman" w:eastAsia="Times New Roman" w:hAnsi="Times New Roman" w:cs="Times New Roman"/>
            <w:sz w:val="24"/>
            <w:szCs w:val="24"/>
            <w:highlight w:val="white"/>
          </w:rPr>
          <w:delText xml:space="preserve">], </w:delText>
        </w:r>
        <w:r w:rsidR="00FA73F4" w:rsidDel="00E66369">
          <w:rPr>
            <w:rFonts w:ascii="Times New Roman" w:eastAsia="Times New Roman" w:hAnsi="Times New Roman" w:cs="Times New Roman"/>
            <w:sz w:val="24"/>
            <w:szCs w:val="24"/>
            <w:highlight w:val="white"/>
            <w:lang w:val="en-US"/>
          </w:rPr>
          <w:delText>Caustics</w:delText>
        </w:r>
        <w:r w:rsidR="00FA73F4" w:rsidRPr="00FA73F4" w:rsidDel="00E66369">
          <w:rPr>
            <w:rFonts w:ascii="Times New Roman" w:eastAsia="Times New Roman" w:hAnsi="Times New Roman" w:cs="Times New Roman"/>
            <w:sz w:val="24"/>
            <w:szCs w:val="24"/>
            <w:highlight w:val="white"/>
          </w:rPr>
          <w:delText>[</w:delText>
        </w:r>
        <w:r w:rsidR="00007EF6" w:rsidDel="00E66369">
          <w:rPr>
            <w:rFonts w:ascii="Times New Roman" w:eastAsia="Times New Roman" w:hAnsi="Times New Roman" w:cs="Times New Roman"/>
            <w:sz w:val="24"/>
            <w:szCs w:val="24"/>
            <w:highlight w:val="white"/>
          </w:rPr>
          <w:delText>9</w:delText>
        </w:r>
        <w:r w:rsidR="00FA73F4" w:rsidRPr="00FA73F4" w:rsidDel="00E66369">
          <w:rPr>
            <w:rFonts w:ascii="Times New Roman" w:eastAsia="Times New Roman" w:hAnsi="Times New Roman" w:cs="Times New Roman"/>
            <w:sz w:val="24"/>
            <w:szCs w:val="24"/>
            <w:highlight w:val="white"/>
          </w:rPr>
          <w:delText>]</w:delText>
        </w:r>
        <w:r w:rsidR="00555BE4" w:rsidRPr="00555BE4" w:rsidDel="00E66369">
          <w:rPr>
            <w:rFonts w:ascii="Times New Roman" w:eastAsia="Times New Roman" w:hAnsi="Times New Roman" w:cs="Times New Roman"/>
            <w:sz w:val="24"/>
            <w:szCs w:val="24"/>
            <w:highlight w:val="white"/>
          </w:rPr>
          <w:delText xml:space="preserve">, </w:delText>
        </w:r>
        <w:r w:rsidR="00555BE4" w:rsidDel="00E66369">
          <w:rPr>
            <w:rFonts w:ascii="Times New Roman" w:eastAsia="Times New Roman" w:hAnsi="Times New Roman" w:cs="Times New Roman"/>
            <w:sz w:val="24"/>
            <w:szCs w:val="24"/>
          </w:rPr>
          <w:delText>шевеленку</w:delText>
        </w:r>
      </w:del>
      <w:ins w:id="1857" w:author="M61PME-S2P" w:date="2020-03-15T18:27:00Z">
        <w:del w:id="1858" w:author="Борис Гогинян" w:date="2020-05-10T22:40:00Z">
          <w:r w:rsidR="00952D16" w:rsidDel="00E66369">
            <w:rPr>
              <w:rFonts w:ascii="Times New Roman" w:eastAsia="Times New Roman" w:hAnsi="Times New Roman" w:cs="Times New Roman"/>
              <w:sz w:val="24"/>
              <w:szCs w:val="24"/>
            </w:rPr>
            <w:delText xml:space="preserve">смаз от движения </w:delText>
          </w:r>
        </w:del>
      </w:ins>
      <w:del w:id="1859" w:author="Борис Гогинян" w:date="2020-05-10T22:40:00Z">
        <w:r w:rsidR="00555BE4" w:rsidDel="00E66369">
          <w:rPr>
            <w:rFonts w:ascii="Times New Roman" w:eastAsia="Times New Roman" w:hAnsi="Times New Roman" w:cs="Times New Roman"/>
            <w:sz w:val="24"/>
            <w:szCs w:val="24"/>
          </w:rPr>
          <w:delText>(</w:delText>
        </w:r>
        <w:r w:rsidR="00555BE4" w:rsidRPr="0026363B" w:rsidDel="00E66369">
          <w:rPr>
            <w:rFonts w:ascii="Times New Roman" w:eastAsia="Times New Roman" w:hAnsi="Times New Roman" w:cs="Times New Roman"/>
            <w:sz w:val="24"/>
            <w:szCs w:val="24"/>
          </w:rPr>
          <w:delText>motion blur</w:delText>
        </w:r>
        <w:r w:rsidR="00555BE4" w:rsidDel="00E66369">
          <w:rPr>
            <w:rFonts w:ascii="Times New Roman" w:eastAsia="Times New Roman" w:hAnsi="Times New Roman" w:cs="Times New Roman"/>
            <w:sz w:val="24"/>
            <w:szCs w:val="24"/>
          </w:rPr>
          <w:delText>)</w:delText>
        </w:r>
        <w:r w:rsidR="00555BE4" w:rsidRPr="00555BE4" w:rsidDel="00E66369">
          <w:rPr>
            <w:rFonts w:ascii="Times New Roman" w:eastAsia="Times New Roman" w:hAnsi="Times New Roman" w:cs="Times New Roman"/>
            <w:sz w:val="24"/>
            <w:szCs w:val="24"/>
          </w:rPr>
          <w:delText>[</w:delText>
        </w:r>
        <w:r w:rsidR="00007EF6" w:rsidRPr="00007EF6" w:rsidDel="00E66369">
          <w:rPr>
            <w:rFonts w:ascii="Times New Roman" w:eastAsia="Times New Roman" w:hAnsi="Times New Roman" w:cs="Times New Roman"/>
            <w:sz w:val="24"/>
            <w:szCs w:val="24"/>
          </w:rPr>
          <w:delText>10</w:delText>
        </w:r>
        <w:r w:rsidR="00555BE4" w:rsidRPr="005657A9" w:rsidDel="00E66369">
          <w:rPr>
            <w:rFonts w:ascii="Times New Roman" w:eastAsia="Times New Roman" w:hAnsi="Times New Roman" w:cs="Times New Roman"/>
            <w:sz w:val="24"/>
            <w:szCs w:val="24"/>
          </w:rPr>
          <w:delText>]</w:delText>
        </w:r>
        <w:r w:rsidRPr="00A50FFF" w:rsidDel="00E66369">
          <w:rPr>
            <w:rFonts w:ascii="Times New Roman" w:eastAsia="Times New Roman" w:hAnsi="Times New Roman" w:cs="Times New Roman"/>
            <w:sz w:val="24"/>
            <w:szCs w:val="24"/>
            <w:highlight w:val="white"/>
          </w:rPr>
          <w:delText>.</w:delText>
        </w:r>
      </w:del>
    </w:p>
    <w:p w14:paraId="288706D9" w14:textId="01CAB296" w:rsidR="00936D32" w:rsidRPr="00936D32" w:rsidDel="00E66369" w:rsidRDefault="00936D32" w:rsidP="00A50FFF">
      <w:pPr>
        <w:pStyle w:val="11"/>
        <w:numPr>
          <w:ilvl w:val="0"/>
          <w:numId w:val="28"/>
        </w:numPr>
        <w:spacing w:line="360" w:lineRule="auto"/>
        <w:ind w:left="1066" w:right="7" w:hanging="357"/>
        <w:rPr>
          <w:del w:id="1860" w:author="Борис Гогинян" w:date="2020-05-10T22:40:00Z"/>
          <w:rFonts w:ascii="Times New Roman" w:eastAsia="Times New Roman" w:hAnsi="Times New Roman" w:cs="Times New Roman"/>
          <w:sz w:val="24"/>
          <w:szCs w:val="24"/>
        </w:rPr>
      </w:pPr>
      <w:del w:id="1861" w:author="Борис Гогинян" w:date="2020-05-10T22:40:00Z">
        <w:r w:rsidRPr="00936D32" w:rsidDel="00E66369">
          <w:rPr>
            <w:rFonts w:ascii="Times New Roman" w:eastAsia="Times New Roman" w:hAnsi="Times New Roman" w:cs="Times New Roman"/>
            <w:sz w:val="24"/>
            <w:szCs w:val="24"/>
          </w:rPr>
          <w:delText xml:space="preserve">appleseed Render </w:delText>
        </w:r>
        <w:r w:rsidR="00F21B61" w:rsidDel="00E66369">
          <w:rPr>
            <w:rFonts w:ascii="Times New Roman" w:eastAsia="Times New Roman" w:hAnsi="Times New Roman" w:cs="Times New Roman"/>
            <w:sz w:val="24"/>
            <w:szCs w:val="24"/>
            <w:highlight w:val="white"/>
          </w:rPr>
          <w:delText xml:space="preserve">– физически реалистичный рендер, поддерживающий такие алгоритмы глобального освещения, как </w:delText>
        </w:r>
        <w:r w:rsidR="00F21B61" w:rsidRPr="00F21B61" w:rsidDel="00E66369">
          <w:rPr>
            <w:rFonts w:ascii="Times New Roman" w:eastAsia="Times New Roman" w:hAnsi="Times New Roman" w:cs="Times New Roman"/>
            <w:sz w:val="24"/>
            <w:szCs w:val="24"/>
            <w:highlight w:val="white"/>
          </w:rPr>
          <w:delText>Unidirectional Path Tracing</w:delText>
        </w:r>
        <w:r w:rsidR="00F21B61" w:rsidDel="00E66369">
          <w:rPr>
            <w:rFonts w:ascii="Times New Roman" w:eastAsia="Times New Roman" w:hAnsi="Times New Roman" w:cs="Times New Roman"/>
            <w:sz w:val="24"/>
            <w:szCs w:val="24"/>
            <w:highlight w:val="white"/>
          </w:rPr>
          <w:delText xml:space="preserve">, </w:delText>
        </w:r>
        <w:r w:rsidR="00F21B61" w:rsidRPr="00F21B61" w:rsidDel="00E66369">
          <w:rPr>
            <w:rFonts w:ascii="Times New Roman" w:eastAsia="Times New Roman" w:hAnsi="Times New Roman" w:cs="Times New Roman"/>
            <w:sz w:val="24"/>
            <w:szCs w:val="24"/>
          </w:rPr>
          <w:delText>Stochastic Progressive Photon Mapping</w:delText>
        </w:r>
        <w:r w:rsidR="005657A9" w:rsidRPr="005657A9" w:rsidDel="00E66369">
          <w:rPr>
            <w:rFonts w:ascii="Times New Roman" w:eastAsia="Times New Roman" w:hAnsi="Times New Roman" w:cs="Times New Roman"/>
            <w:sz w:val="24"/>
            <w:szCs w:val="24"/>
          </w:rPr>
          <w:delText>[</w:delText>
        </w:r>
        <w:r w:rsidR="00366845" w:rsidRPr="00366845" w:rsidDel="00E66369">
          <w:rPr>
            <w:rFonts w:ascii="Times New Roman" w:eastAsia="Times New Roman" w:hAnsi="Times New Roman" w:cs="Times New Roman"/>
            <w:sz w:val="24"/>
            <w:szCs w:val="24"/>
          </w:rPr>
          <w:delText>11</w:delText>
        </w:r>
        <w:r w:rsidR="005657A9" w:rsidRPr="005657A9" w:rsidDel="00E66369">
          <w:rPr>
            <w:rFonts w:ascii="Times New Roman" w:eastAsia="Times New Roman" w:hAnsi="Times New Roman" w:cs="Times New Roman"/>
            <w:sz w:val="24"/>
            <w:szCs w:val="24"/>
          </w:rPr>
          <w:delText>]</w:delText>
        </w:r>
        <w:r w:rsidR="00F21B61" w:rsidDel="00E66369">
          <w:rPr>
            <w:rFonts w:ascii="Times New Roman" w:eastAsia="Times New Roman" w:hAnsi="Times New Roman" w:cs="Times New Roman"/>
            <w:sz w:val="24"/>
            <w:szCs w:val="24"/>
          </w:rPr>
          <w:delText xml:space="preserve"> и </w:delText>
        </w:r>
        <w:r w:rsidR="00F21B61" w:rsidRPr="00F21B61" w:rsidDel="00E66369">
          <w:rPr>
            <w:rFonts w:ascii="Times New Roman" w:eastAsia="Times New Roman" w:hAnsi="Times New Roman" w:cs="Times New Roman"/>
            <w:sz w:val="24"/>
            <w:szCs w:val="24"/>
            <w:highlight w:val="white"/>
          </w:rPr>
          <w:delText>Light Tracing</w:delText>
        </w:r>
        <w:r w:rsidR="00F21B61" w:rsidDel="00E66369">
          <w:rPr>
            <w:rFonts w:ascii="Times New Roman" w:eastAsia="Times New Roman" w:hAnsi="Times New Roman" w:cs="Times New Roman"/>
            <w:sz w:val="24"/>
            <w:szCs w:val="24"/>
            <w:highlight w:val="white"/>
          </w:rPr>
          <w:delText>.</w:delText>
        </w:r>
        <w:r w:rsidR="00F21B61" w:rsidRPr="00F21B61" w:rsidDel="00E66369">
          <w:rPr>
            <w:rFonts w:ascii="Times New Roman" w:eastAsia="Times New Roman" w:hAnsi="Times New Roman" w:cs="Times New Roman"/>
            <w:sz w:val="24"/>
            <w:szCs w:val="24"/>
            <w:highlight w:val="white"/>
          </w:rPr>
          <w:delText xml:space="preserve"> </w:delText>
        </w:r>
        <w:r w:rsidR="00384A73" w:rsidDel="00E66369">
          <w:rPr>
            <w:rFonts w:ascii="Times New Roman" w:eastAsia="Times New Roman" w:hAnsi="Times New Roman" w:cs="Times New Roman"/>
            <w:sz w:val="24"/>
            <w:szCs w:val="24"/>
            <w:highlight w:val="white"/>
            <w:lang w:val="en-US"/>
          </w:rPr>
          <w:delText>Appleseed</w:delText>
        </w:r>
        <w:r w:rsidR="00384A73" w:rsidRPr="0026363B" w:rsidDel="00E66369">
          <w:rPr>
            <w:rFonts w:ascii="Times New Roman" w:eastAsia="Times New Roman" w:hAnsi="Times New Roman" w:cs="Times New Roman"/>
            <w:sz w:val="24"/>
            <w:szCs w:val="24"/>
            <w:highlight w:val="white"/>
          </w:rPr>
          <w:delText xml:space="preserve"> </w:delText>
        </w:r>
        <w:r w:rsidR="00384A73" w:rsidDel="00E66369">
          <w:rPr>
            <w:rFonts w:ascii="Times New Roman" w:eastAsia="Times New Roman" w:hAnsi="Times New Roman" w:cs="Times New Roman"/>
            <w:sz w:val="24"/>
            <w:szCs w:val="24"/>
            <w:highlight w:val="white"/>
          </w:rPr>
          <w:delText>поддерживает</w:delText>
        </w:r>
        <w:r w:rsidR="0026363B" w:rsidDel="00E66369">
          <w:rPr>
            <w:rFonts w:ascii="Times New Roman" w:eastAsia="Times New Roman" w:hAnsi="Times New Roman" w:cs="Times New Roman"/>
            <w:sz w:val="24"/>
            <w:szCs w:val="24"/>
            <w:highlight w:val="white"/>
          </w:rPr>
          <w:delText xml:space="preserve"> </w:delText>
        </w:r>
        <w:r w:rsidR="0026363B" w:rsidRPr="0026363B" w:rsidDel="00E66369">
          <w:rPr>
            <w:rFonts w:ascii="Times New Roman" w:eastAsia="Times New Roman" w:hAnsi="Times New Roman" w:cs="Times New Roman"/>
            <w:sz w:val="24"/>
            <w:szCs w:val="24"/>
          </w:rPr>
          <w:delText>Open Shading Language (OSL)</w:delText>
        </w:r>
        <w:r w:rsidR="00785CC1" w:rsidRPr="00785CC1" w:rsidDel="00E66369">
          <w:rPr>
            <w:rFonts w:ascii="Times New Roman" w:eastAsia="Times New Roman" w:hAnsi="Times New Roman" w:cs="Times New Roman"/>
            <w:sz w:val="24"/>
            <w:szCs w:val="24"/>
          </w:rPr>
          <w:delText>[12]</w:delText>
        </w:r>
        <w:r w:rsidR="0026363B" w:rsidDel="00E66369">
          <w:rPr>
            <w:rFonts w:ascii="Times New Roman" w:eastAsia="Times New Roman" w:hAnsi="Times New Roman" w:cs="Times New Roman"/>
            <w:sz w:val="24"/>
            <w:szCs w:val="24"/>
          </w:rPr>
          <w:delText xml:space="preserve">. </w:delText>
        </w:r>
        <w:r w:rsidR="00A50FFF" w:rsidDel="00E66369">
          <w:rPr>
            <w:rFonts w:ascii="Times New Roman" w:eastAsia="Times New Roman" w:hAnsi="Times New Roman" w:cs="Times New Roman"/>
            <w:sz w:val="24"/>
            <w:szCs w:val="24"/>
          </w:rPr>
          <w:delText xml:space="preserve">Среди особенностей можно выделить возможность визуализировать </w:delText>
        </w:r>
        <w:r w:rsidR="0026363B" w:rsidRPr="0026363B" w:rsidDel="00E66369">
          <w:rPr>
            <w:rFonts w:ascii="Times New Roman" w:eastAsia="Times New Roman" w:hAnsi="Times New Roman" w:cs="Times New Roman"/>
            <w:sz w:val="24"/>
            <w:szCs w:val="24"/>
          </w:rPr>
          <w:delText>RGB/спектральный/смешанный рендеринг</w:delText>
        </w:r>
        <w:r w:rsidR="0026363B" w:rsidDel="00E66369">
          <w:rPr>
            <w:rFonts w:ascii="Times New Roman" w:eastAsia="Times New Roman" w:hAnsi="Times New Roman" w:cs="Times New Roman"/>
            <w:sz w:val="24"/>
            <w:szCs w:val="24"/>
          </w:rPr>
          <w:delText>, шевеленку(</w:delText>
        </w:r>
        <w:r w:rsidR="0026363B" w:rsidRPr="0026363B" w:rsidDel="00E66369">
          <w:rPr>
            <w:rFonts w:ascii="Times New Roman" w:eastAsia="Times New Roman" w:hAnsi="Times New Roman" w:cs="Times New Roman"/>
            <w:sz w:val="24"/>
            <w:szCs w:val="24"/>
          </w:rPr>
          <w:delText>motion blur</w:delText>
        </w:r>
        <w:r w:rsidR="0026363B" w:rsidDel="00E66369">
          <w:rPr>
            <w:rFonts w:ascii="Times New Roman" w:eastAsia="Times New Roman" w:hAnsi="Times New Roman" w:cs="Times New Roman"/>
            <w:sz w:val="24"/>
            <w:szCs w:val="24"/>
          </w:rPr>
          <w:delText>)</w:delText>
        </w:r>
        <w:r w:rsidR="00785CC1" w:rsidRPr="00785CC1" w:rsidDel="00E66369">
          <w:rPr>
            <w:rFonts w:ascii="Times New Roman" w:eastAsia="Times New Roman" w:hAnsi="Times New Roman" w:cs="Times New Roman"/>
            <w:sz w:val="24"/>
            <w:szCs w:val="24"/>
          </w:rPr>
          <w:delText>[13]</w:delText>
        </w:r>
        <w:r w:rsidR="0026363B" w:rsidDel="00E66369">
          <w:rPr>
            <w:rFonts w:ascii="Times New Roman" w:eastAsia="Times New Roman" w:hAnsi="Times New Roman" w:cs="Times New Roman"/>
            <w:sz w:val="24"/>
            <w:szCs w:val="24"/>
          </w:rPr>
          <w:delText>, подповерхностное рассеивание</w:delText>
        </w:r>
        <w:r w:rsidR="005657A9" w:rsidRPr="005657A9" w:rsidDel="00E66369">
          <w:rPr>
            <w:rFonts w:ascii="Times New Roman" w:eastAsia="Times New Roman" w:hAnsi="Times New Roman" w:cs="Times New Roman"/>
            <w:sz w:val="24"/>
            <w:szCs w:val="24"/>
          </w:rPr>
          <w:delText xml:space="preserve"> </w:delText>
        </w:r>
        <w:r w:rsidR="0026363B" w:rsidDel="00E66369">
          <w:rPr>
            <w:rFonts w:ascii="Times New Roman" w:eastAsia="Times New Roman" w:hAnsi="Times New Roman" w:cs="Times New Roman"/>
            <w:sz w:val="24"/>
            <w:szCs w:val="24"/>
          </w:rPr>
          <w:delText>(</w:delText>
        </w:r>
        <w:r w:rsidR="0026363B" w:rsidDel="00E66369">
          <w:rPr>
            <w:rFonts w:ascii="Times New Roman" w:eastAsia="Times New Roman" w:hAnsi="Times New Roman" w:cs="Times New Roman"/>
            <w:sz w:val="24"/>
            <w:szCs w:val="24"/>
            <w:lang w:val="en-US"/>
          </w:rPr>
          <w:delText>SSS</w:delText>
        </w:r>
        <w:r w:rsidR="0026363B" w:rsidDel="00E66369">
          <w:rPr>
            <w:rFonts w:ascii="Times New Roman" w:eastAsia="Times New Roman" w:hAnsi="Times New Roman" w:cs="Times New Roman"/>
            <w:sz w:val="24"/>
            <w:szCs w:val="24"/>
          </w:rPr>
          <w:delText>)</w:delText>
        </w:r>
        <w:r w:rsidR="005657A9" w:rsidRPr="005657A9" w:rsidDel="00E66369">
          <w:rPr>
            <w:rFonts w:ascii="Times New Roman" w:eastAsia="Times New Roman" w:hAnsi="Times New Roman" w:cs="Times New Roman"/>
            <w:sz w:val="24"/>
            <w:szCs w:val="24"/>
          </w:rPr>
          <w:delText>[</w:delText>
        </w:r>
        <w:r w:rsidR="00785CC1" w:rsidRPr="00785CC1" w:rsidDel="00E66369">
          <w:rPr>
            <w:rFonts w:ascii="Times New Roman" w:eastAsia="Times New Roman" w:hAnsi="Times New Roman" w:cs="Times New Roman"/>
            <w:sz w:val="24"/>
            <w:szCs w:val="24"/>
          </w:rPr>
          <w:delText>14</w:delText>
        </w:r>
        <w:r w:rsidR="005657A9" w:rsidRPr="005657A9" w:rsidDel="00E66369">
          <w:rPr>
            <w:rFonts w:ascii="Times New Roman" w:eastAsia="Times New Roman" w:hAnsi="Times New Roman" w:cs="Times New Roman"/>
            <w:sz w:val="24"/>
            <w:szCs w:val="24"/>
          </w:rPr>
          <w:delText>]</w:delText>
        </w:r>
        <w:r w:rsidR="0026363B" w:rsidDel="00E66369">
          <w:rPr>
            <w:rFonts w:ascii="Times New Roman" w:eastAsia="Times New Roman" w:hAnsi="Times New Roman" w:cs="Times New Roman"/>
            <w:sz w:val="24"/>
            <w:szCs w:val="24"/>
          </w:rPr>
          <w:delText xml:space="preserve"> и т.д</w:delText>
        </w:r>
        <w:r w:rsidRPr="00936D32" w:rsidDel="00E66369">
          <w:rPr>
            <w:rFonts w:ascii="Times New Roman" w:eastAsia="Times New Roman" w:hAnsi="Times New Roman" w:cs="Times New Roman"/>
            <w:sz w:val="24"/>
            <w:szCs w:val="24"/>
            <w:highlight w:val="white"/>
          </w:rPr>
          <w:delText>.</w:delText>
        </w:r>
      </w:del>
    </w:p>
    <w:p w14:paraId="2EAD96F5" w14:textId="6457A815" w:rsidR="00936D32" w:rsidDel="00E66369" w:rsidRDefault="00936D32">
      <w:pPr>
        <w:rPr>
          <w:del w:id="1862" w:author="Борис Гогинян" w:date="2020-05-10T22:40:00Z"/>
          <w:rFonts w:ascii="Times New Roman" w:eastAsia="Times New Roman" w:hAnsi="Times New Roman" w:cs="Times New Roman"/>
          <w:sz w:val="24"/>
          <w:szCs w:val="24"/>
          <w:highlight w:val="white"/>
        </w:rPr>
        <w:pPrChange w:id="1863" w:author="Борис Гогинян" w:date="2020-05-10T01:06:00Z">
          <w:pPr>
            <w:pStyle w:val="11"/>
            <w:numPr>
              <w:numId w:val="28"/>
            </w:numPr>
            <w:spacing w:line="360" w:lineRule="auto"/>
            <w:ind w:left="1066" w:right="7" w:hanging="357"/>
          </w:pPr>
        </w:pPrChange>
      </w:pPr>
      <w:del w:id="1864" w:author="Борис Гогинян" w:date="2020-05-10T22:40:00Z">
        <w:r w:rsidRPr="00936D32" w:rsidDel="00E66369">
          <w:rPr>
            <w:rFonts w:ascii="Times New Roman" w:eastAsia="Times New Roman" w:hAnsi="Times New Roman" w:cs="Times New Roman"/>
            <w:sz w:val="24"/>
            <w:szCs w:val="24"/>
            <w:highlight w:val="white"/>
          </w:rPr>
          <w:delText xml:space="preserve">LuxCore Render – </w:delText>
        </w:r>
        <w:r w:rsidR="00994B6E" w:rsidRPr="00994B6E" w:rsidDel="00E66369">
          <w:rPr>
            <w:rFonts w:ascii="Times New Roman" w:eastAsia="Times New Roman" w:hAnsi="Times New Roman" w:cs="Times New Roman"/>
            <w:sz w:val="24"/>
            <w:szCs w:val="24"/>
          </w:rPr>
          <w:delText xml:space="preserve">LuxRender основан на PBRT, физической программе трассировки лучей. </w:delText>
        </w:r>
        <w:r w:rsidR="00994B6E" w:rsidDel="00E66369">
          <w:rPr>
            <w:rFonts w:ascii="Times New Roman" w:eastAsia="Times New Roman" w:hAnsi="Times New Roman" w:cs="Times New Roman"/>
            <w:sz w:val="24"/>
            <w:szCs w:val="24"/>
          </w:rPr>
          <w:delText xml:space="preserve">Он </w:delText>
        </w:r>
        <w:r w:rsidR="00864AA1" w:rsidDel="00E66369">
          <w:rPr>
            <w:rFonts w:ascii="Times New Roman" w:eastAsia="Times New Roman" w:hAnsi="Times New Roman" w:cs="Times New Roman"/>
            <w:sz w:val="24"/>
            <w:szCs w:val="24"/>
          </w:rPr>
          <w:delText xml:space="preserve">реализует </w:delText>
        </w:r>
        <w:r w:rsidR="00994B6E" w:rsidDel="00E66369">
          <w:rPr>
            <w:rFonts w:ascii="Times New Roman" w:eastAsia="Times New Roman" w:hAnsi="Times New Roman" w:cs="Times New Roman"/>
            <w:sz w:val="24"/>
            <w:szCs w:val="24"/>
            <w:highlight w:val="white"/>
          </w:rPr>
          <w:delText xml:space="preserve">такие алгоритмы глобального освещения, как </w:delText>
        </w:r>
        <w:r w:rsidR="00994B6E" w:rsidDel="00E66369">
          <w:rPr>
            <w:rFonts w:ascii="Times New Roman" w:eastAsia="Times New Roman" w:hAnsi="Times New Roman" w:cs="Times New Roman"/>
            <w:sz w:val="24"/>
            <w:szCs w:val="24"/>
            <w:highlight w:val="white"/>
            <w:lang w:val="en-US"/>
          </w:rPr>
          <w:delText>Path</w:delText>
        </w:r>
        <w:r w:rsidR="00994B6E" w:rsidRPr="00994B6E" w:rsidDel="00E66369">
          <w:rPr>
            <w:rFonts w:ascii="Times New Roman" w:eastAsia="Times New Roman" w:hAnsi="Times New Roman" w:cs="Times New Roman"/>
            <w:sz w:val="24"/>
            <w:szCs w:val="24"/>
            <w:highlight w:val="white"/>
          </w:rPr>
          <w:delText xml:space="preserve"> </w:delText>
        </w:r>
        <w:r w:rsidR="00994B6E" w:rsidDel="00E66369">
          <w:rPr>
            <w:rFonts w:ascii="Times New Roman" w:eastAsia="Times New Roman" w:hAnsi="Times New Roman" w:cs="Times New Roman"/>
            <w:sz w:val="24"/>
            <w:szCs w:val="24"/>
            <w:highlight w:val="white"/>
            <w:lang w:val="en-US"/>
          </w:rPr>
          <w:delText>Tracing</w:delText>
        </w:r>
        <w:r w:rsidR="00994B6E" w:rsidRPr="00994B6E" w:rsidDel="00E66369">
          <w:rPr>
            <w:rFonts w:ascii="Times New Roman" w:eastAsia="Times New Roman" w:hAnsi="Times New Roman" w:cs="Times New Roman"/>
            <w:sz w:val="24"/>
            <w:szCs w:val="24"/>
            <w:highlight w:val="white"/>
          </w:rPr>
          <w:delText xml:space="preserve">, </w:delText>
        </w:r>
        <w:r w:rsidR="00994B6E" w:rsidDel="00E66369">
          <w:rPr>
            <w:rFonts w:ascii="Times New Roman" w:eastAsia="Times New Roman" w:hAnsi="Times New Roman" w:cs="Times New Roman"/>
            <w:sz w:val="24"/>
            <w:szCs w:val="24"/>
            <w:highlight w:val="white"/>
            <w:lang w:val="en-US"/>
          </w:rPr>
          <w:delText>Tiled</w:delText>
        </w:r>
        <w:r w:rsidR="00994B6E" w:rsidRPr="00994B6E" w:rsidDel="00E66369">
          <w:rPr>
            <w:rFonts w:ascii="Times New Roman" w:eastAsia="Times New Roman" w:hAnsi="Times New Roman" w:cs="Times New Roman"/>
            <w:sz w:val="24"/>
            <w:szCs w:val="24"/>
            <w:highlight w:val="white"/>
          </w:rPr>
          <w:delText xml:space="preserve"> </w:delText>
        </w:r>
        <w:r w:rsidR="00994B6E" w:rsidDel="00E66369">
          <w:rPr>
            <w:rFonts w:ascii="Times New Roman" w:eastAsia="Times New Roman" w:hAnsi="Times New Roman" w:cs="Times New Roman"/>
            <w:sz w:val="24"/>
            <w:szCs w:val="24"/>
            <w:highlight w:val="white"/>
            <w:lang w:val="en-US"/>
          </w:rPr>
          <w:delText>Path</w:delText>
        </w:r>
        <w:r w:rsidR="00994B6E" w:rsidRPr="00994B6E" w:rsidDel="00E66369">
          <w:rPr>
            <w:rFonts w:ascii="Times New Roman" w:eastAsia="Times New Roman" w:hAnsi="Times New Roman" w:cs="Times New Roman"/>
            <w:sz w:val="24"/>
            <w:szCs w:val="24"/>
            <w:highlight w:val="white"/>
          </w:rPr>
          <w:delText xml:space="preserve"> </w:delText>
        </w:r>
        <w:r w:rsidR="00994B6E" w:rsidDel="00E66369">
          <w:rPr>
            <w:rFonts w:ascii="Times New Roman" w:eastAsia="Times New Roman" w:hAnsi="Times New Roman" w:cs="Times New Roman"/>
            <w:sz w:val="24"/>
            <w:szCs w:val="24"/>
            <w:highlight w:val="white"/>
            <w:lang w:val="en-US"/>
          </w:rPr>
          <w:delText>Tracing</w:delText>
        </w:r>
        <w:r w:rsidR="005657A9" w:rsidRPr="005657A9" w:rsidDel="00E66369">
          <w:rPr>
            <w:rFonts w:ascii="Times New Roman" w:eastAsia="Times New Roman" w:hAnsi="Times New Roman" w:cs="Times New Roman"/>
            <w:sz w:val="24"/>
            <w:szCs w:val="24"/>
            <w:highlight w:val="white"/>
          </w:rPr>
          <w:delText>[</w:delText>
        </w:r>
        <w:r w:rsidR="006A45F8" w:rsidRPr="006A45F8" w:rsidDel="00E66369">
          <w:rPr>
            <w:rFonts w:ascii="Times New Roman" w:eastAsia="Times New Roman" w:hAnsi="Times New Roman" w:cs="Times New Roman"/>
            <w:sz w:val="24"/>
            <w:szCs w:val="24"/>
            <w:highlight w:val="white"/>
          </w:rPr>
          <w:delText>15</w:delText>
        </w:r>
        <w:r w:rsidR="005657A9" w:rsidRPr="005657A9" w:rsidDel="00E66369">
          <w:rPr>
            <w:rFonts w:ascii="Times New Roman" w:eastAsia="Times New Roman" w:hAnsi="Times New Roman" w:cs="Times New Roman"/>
            <w:sz w:val="24"/>
            <w:szCs w:val="24"/>
            <w:highlight w:val="white"/>
          </w:rPr>
          <w:delText>]</w:delText>
        </w:r>
        <w:r w:rsidR="00994B6E" w:rsidRPr="00994B6E" w:rsidDel="00E66369">
          <w:rPr>
            <w:rFonts w:ascii="Times New Roman" w:eastAsia="Times New Roman" w:hAnsi="Times New Roman" w:cs="Times New Roman"/>
            <w:sz w:val="24"/>
            <w:szCs w:val="24"/>
            <w:highlight w:val="white"/>
          </w:rPr>
          <w:delText xml:space="preserve"> </w:delText>
        </w:r>
        <w:r w:rsidR="00994B6E" w:rsidDel="00E66369">
          <w:rPr>
            <w:rFonts w:ascii="Times New Roman" w:eastAsia="Times New Roman" w:hAnsi="Times New Roman" w:cs="Times New Roman"/>
            <w:sz w:val="24"/>
            <w:szCs w:val="24"/>
            <w:highlight w:val="white"/>
          </w:rPr>
          <w:delText>–</w:delText>
        </w:r>
        <w:r w:rsidR="00994B6E" w:rsidRPr="00994B6E" w:rsidDel="00E66369">
          <w:rPr>
            <w:rFonts w:ascii="Times New Roman" w:eastAsia="Times New Roman" w:hAnsi="Times New Roman" w:cs="Times New Roman"/>
            <w:sz w:val="24"/>
            <w:szCs w:val="24"/>
            <w:highlight w:val="white"/>
          </w:rPr>
          <w:delText xml:space="preserve"> </w:delText>
        </w:r>
        <w:r w:rsidR="00994B6E" w:rsidDel="00E66369">
          <w:rPr>
            <w:rFonts w:ascii="Times New Roman" w:eastAsia="Times New Roman" w:hAnsi="Times New Roman" w:cs="Times New Roman"/>
            <w:sz w:val="24"/>
            <w:szCs w:val="24"/>
            <w:highlight w:val="white"/>
          </w:rPr>
          <w:delText xml:space="preserve">более оптимизированный для распараллеливания </w:delText>
        </w:r>
        <w:r w:rsidR="00994B6E" w:rsidDel="00E66369">
          <w:rPr>
            <w:rFonts w:ascii="Times New Roman" w:eastAsia="Times New Roman" w:hAnsi="Times New Roman" w:cs="Times New Roman"/>
            <w:sz w:val="24"/>
            <w:szCs w:val="24"/>
            <w:highlight w:val="white"/>
            <w:lang w:val="en-US"/>
          </w:rPr>
          <w:delText>pathtracer</w:delText>
        </w:r>
        <w:r w:rsidR="00994B6E" w:rsidRPr="00994B6E" w:rsidDel="00E66369">
          <w:rPr>
            <w:rFonts w:ascii="Times New Roman" w:eastAsia="Times New Roman" w:hAnsi="Times New Roman" w:cs="Times New Roman"/>
            <w:sz w:val="24"/>
            <w:szCs w:val="24"/>
            <w:highlight w:val="white"/>
          </w:rPr>
          <w:delText xml:space="preserve"> </w:delText>
        </w:r>
        <w:r w:rsidR="00994B6E" w:rsidDel="00E66369">
          <w:rPr>
            <w:rFonts w:ascii="Times New Roman" w:eastAsia="Times New Roman" w:hAnsi="Times New Roman" w:cs="Times New Roman"/>
            <w:sz w:val="24"/>
            <w:szCs w:val="24"/>
            <w:highlight w:val="white"/>
          </w:rPr>
          <w:delText xml:space="preserve">и </w:delText>
        </w:r>
        <w:r w:rsidR="00994B6E" w:rsidRPr="00AB5CC0" w:rsidDel="00E66369">
          <w:rPr>
            <w:rFonts w:ascii="Times New Roman" w:hAnsi="Times New Roman" w:cs="Times New Roman"/>
            <w:sz w:val="24"/>
            <w:szCs w:val="24"/>
          </w:rPr>
          <w:delText>Bi-directional path-tracing</w:delText>
        </w:r>
        <w:r w:rsidR="00994B6E" w:rsidRPr="00994B6E" w:rsidDel="00E66369">
          <w:rPr>
            <w:rFonts w:ascii="Times New Roman" w:hAnsi="Times New Roman" w:cs="Times New Roman"/>
            <w:sz w:val="24"/>
            <w:szCs w:val="24"/>
          </w:rPr>
          <w:delText xml:space="preserve"> </w:delText>
        </w:r>
        <w:r w:rsidR="00994B6E" w:rsidDel="00E66369">
          <w:rPr>
            <w:rFonts w:ascii="Times New Roman" w:hAnsi="Times New Roman" w:cs="Times New Roman"/>
            <w:sz w:val="24"/>
            <w:szCs w:val="24"/>
          </w:rPr>
          <w:delText>(только</w:delText>
        </w:r>
        <w:r w:rsidR="00994B6E" w:rsidRPr="00994B6E" w:rsidDel="00E66369">
          <w:rPr>
            <w:rFonts w:ascii="Times New Roman" w:hAnsi="Times New Roman" w:cs="Times New Roman"/>
            <w:sz w:val="24"/>
            <w:szCs w:val="24"/>
          </w:rPr>
          <w:delText xml:space="preserve"> </w:delText>
        </w:r>
        <w:r w:rsidR="00864AA1" w:rsidDel="00E66369">
          <w:rPr>
            <w:rFonts w:ascii="Times New Roman" w:hAnsi="Times New Roman" w:cs="Times New Roman"/>
            <w:sz w:val="24"/>
            <w:szCs w:val="24"/>
          </w:rPr>
          <w:delText xml:space="preserve">для </w:delText>
        </w:r>
        <w:r w:rsidR="00994B6E" w:rsidDel="00E66369">
          <w:rPr>
            <w:rFonts w:ascii="Times New Roman" w:hAnsi="Times New Roman" w:cs="Times New Roman"/>
            <w:sz w:val="24"/>
            <w:szCs w:val="24"/>
            <w:lang w:val="en-US"/>
          </w:rPr>
          <w:delText>CPU</w:delText>
        </w:r>
        <w:r w:rsidR="00994B6E" w:rsidDel="00E66369">
          <w:rPr>
            <w:rFonts w:ascii="Times New Roman" w:hAnsi="Times New Roman" w:cs="Times New Roman"/>
            <w:sz w:val="24"/>
            <w:szCs w:val="24"/>
          </w:rPr>
          <w:delText>)</w:delText>
        </w:r>
        <w:r w:rsidR="00994B6E" w:rsidDel="00E66369">
          <w:rPr>
            <w:rFonts w:ascii="Times New Roman" w:eastAsia="Times New Roman" w:hAnsi="Times New Roman" w:cs="Times New Roman"/>
            <w:sz w:val="24"/>
            <w:szCs w:val="24"/>
            <w:highlight w:val="white"/>
          </w:rPr>
          <w:delText xml:space="preserve">. Поддерживаются такие алгоритмы выбора направления луча, как </w:delText>
        </w:r>
        <w:r w:rsidR="00994B6E" w:rsidDel="00E66369">
          <w:rPr>
            <w:rFonts w:ascii="Times New Roman" w:eastAsia="Times New Roman" w:hAnsi="Times New Roman" w:cs="Times New Roman"/>
            <w:sz w:val="24"/>
            <w:szCs w:val="24"/>
            <w:highlight w:val="white"/>
            <w:lang w:val="en-US"/>
          </w:rPr>
          <w:delText>Random</w:delText>
        </w:r>
        <w:r w:rsidR="00994B6E" w:rsidRPr="00994B6E" w:rsidDel="00E66369">
          <w:rPr>
            <w:rFonts w:ascii="Times New Roman" w:eastAsia="Times New Roman" w:hAnsi="Times New Roman" w:cs="Times New Roman"/>
            <w:sz w:val="24"/>
            <w:szCs w:val="24"/>
            <w:highlight w:val="white"/>
          </w:rPr>
          <w:delText xml:space="preserve">, </w:delText>
        </w:r>
        <w:r w:rsidR="00994B6E" w:rsidDel="00E66369">
          <w:rPr>
            <w:rFonts w:ascii="Times New Roman" w:eastAsia="Times New Roman" w:hAnsi="Times New Roman" w:cs="Times New Roman"/>
            <w:sz w:val="24"/>
            <w:szCs w:val="24"/>
            <w:highlight w:val="white"/>
            <w:lang w:val="en-US"/>
          </w:rPr>
          <w:delText>Sobol</w:delText>
        </w:r>
        <w:r w:rsidR="005657A9" w:rsidRPr="005657A9" w:rsidDel="00E66369">
          <w:rPr>
            <w:rFonts w:ascii="Times New Roman" w:eastAsia="Times New Roman" w:hAnsi="Times New Roman" w:cs="Times New Roman"/>
            <w:sz w:val="24"/>
            <w:szCs w:val="24"/>
            <w:highlight w:val="white"/>
          </w:rPr>
          <w:delText>[</w:delText>
        </w:r>
        <w:r w:rsidR="0008731B" w:rsidDel="00E66369">
          <w:rPr>
            <w:rFonts w:ascii="Times New Roman" w:eastAsia="Times New Roman" w:hAnsi="Times New Roman" w:cs="Times New Roman"/>
            <w:sz w:val="24"/>
            <w:szCs w:val="24"/>
            <w:highlight w:val="white"/>
          </w:rPr>
          <w:delText>16</w:delText>
        </w:r>
        <w:r w:rsidR="005657A9" w:rsidRPr="005657A9" w:rsidDel="00E66369">
          <w:rPr>
            <w:rFonts w:ascii="Times New Roman" w:eastAsia="Times New Roman" w:hAnsi="Times New Roman" w:cs="Times New Roman"/>
            <w:sz w:val="24"/>
            <w:szCs w:val="24"/>
            <w:highlight w:val="white"/>
          </w:rPr>
          <w:delText>]</w:delText>
        </w:r>
        <w:r w:rsidR="00994B6E" w:rsidRPr="00994B6E" w:rsidDel="00E66369">
          <w:rPr>
            <w:rFonts w:ascii="Times New Roman" w:eastAsia="Times New Roman" w:hAnsi="Times New Roman" w:cs="Times New Roman"/>
            <w:sz w:val="24"/>
            <w:szCs w:val="24"/>
            <w:highlight w:val="white"/>
          </w:rPr>
          <w:delText xml:space="preserve"> </w:delText>
        </w:r>
        <w:r w:rsidR="00994B6E" w:rsidDel="00E66369">
          <w:rPr>
            <w:rFonts w:ascii="Times New Roman" w:eastAsia="Times New Roman" w:hAnsi="Times New Roman" w:cs="Times New Roman"/>
            <w:sz w:val="24"/>
            <w:szCs w:val="24"/>
            <w:highlight w:val="white"/>
          </w:rPr>
          <w:delText xml:space="preserve">и </w:delText>
        </w:r>
        <w:r w:rsidR="00994B6E" w:rsidDel="00E66369">
          <w:rPr>
            <w:rFonts w:ascii="Times New Roman" w:eastAsia="Times New Roman" w:hAnsi="Times New Roman" w:cs="Times New Roman"/>
            <w:sz w:val="24"/>
            <w:szCs w:val="24"/>
            <w:highlight w:val="white"/>
            <w:lang w:val="en-US"/>
          </w:rPr>
          <w:delText>Metropolis</w:delText>
        </w:r>
        <w:r w:rsidR="00994B6E" w:rsidRPr="00994B6E" w:rsidDel="00E66369">
          <w:rPr>
            <w:rFonts w:ascii="Times New Roman" w:eastAsia="Times New Roman" w:hAnsi="Times New Roman" w:cs="Times New Roman"/>
            <w:sz w:val="24"/>
            <w:szCs w:val="24"/>
            <w:highlight w:val="white"/>
          </w:rPr>
          <w:delText xml:space="preserve">, </w:delText>
        </w:r>
        <w:r w:rsidR="00994B6E" w:rsidDel="00E66369">
          <w:rPr>
            <w:rFonts w:ascii="Times New Roman" w:eastAsia="Times New Roman" w:hAnsi="Times New Roman" w:cs="Times New Roman"/>
            <w:sz w:val="24"/>
            <w:szCs w:val="24"/>
            <w:highlight w:val="white"/>
          </w:rPr>
          <w:delText xml:space="preserve">который рекомендуется использовать в комбинации с </w:delText>
        </w:r>
        <w:r w:rsidR="00994B6E" w:rsidDel="00E66369">
          <w:rPr>
            <w:rFonts w:ascii="Times New Roman" w:eastAsia="Times New Roman" w:hAnsi="Times New Roman" w:cs="Times New Roman"/>
            <w:sz w:val="24"/>
            <w:szCs w:val="24"/>
            <w:highlight w:val="white"/>
            <w:lang w:val="en-US"/>
          </w:rPr>
          <w:delText>Bidir</w:delText>
        </w:r>
        <w:r w:rsidR="00864AA1" w:rsidDel="00E66369">
          <w:rPr>
            <w:rFonts w:ascii="Times New Roman" w:eastAsia="Times New Roman" w:hAnsi="Times New Roman" w:cs="Times New Roman"/>
            <w:sz w:val="24"/>
            <w:szCs w:val="24"/>
            <w:highlight w:val="white"/>
          </w:rPr>
          <w:delText>, а также</w:delText>
        </w:r>
        <w:r w:rsidR="00864AA1" w:rsidRPr="00864AA1" w:rsidDel="00E66369">
          <w:delText xml:space="preserve"> </w:delText>
        </w:r>
        <w:r w:rsidR="00864AA1" w:rsidRPr="00864AA1" w:rsidDel="00E66369">
          <w:rPr>
            <w:rFonts w:ascii="Times New Roman" w:eastAsia="Times New Roman" w:hAnsi="Times New Roman" w:cs="Times New Roman"/>
            <w:sz w:val="24"/>
            <w:szCs w:val="24"/>
          </w:rPr>
          <w:delText>PhotonGI Cache</w:delText>
        </w:r>
        <w:r w:rsidR="005657A9" w:rsidRPr="005657A9" w:rsidDel="00E66369">
          <w:rPr>
            <w:rFonts w:ascii="Times New Roman" w:eastAsia="Times New Roman" w:hAnsi="Times New Roman" w:cs="Times New Roman"/>
            <w:sz w:val="24"/>
            <w:szCs w:val="24"/>
          </w:rPr>
          <w:delText>[</w:delText>
        </w:r>
        <w:r w:rsidR="009557F3" w:rsidDel="00E66369">
          <w:rPr>
            <w:rFonts w:ascii="Times New Roman" w:eastAsia="Times New Roman" w:hAnsi="Times New Roman" w:cs="Times New Roman"/>
            <w:sz w:val="24"/>
            <w:szCs w:val="24"/>
          </w:rPr>
          <w:delText>17</w:delText>
        </w:r>
        <w:r w:rsidR="005657A9" w:rsidRPr="005657A9" w:rsidDel="00E66369">
          <w:rPr>
            <w:rFonts w:ascii="Times New Roman" w:eastAsia="Times New Roman" w:hAnsi="Times New Roman" w:cs="Times New Roman"/>
            <w:sz w:val="24"/>
            <w:szCs w:val="24"/>
          </w:rPr>
          <w:delText>]</w:delText>
        </w:r>
        <w:r w:rsidR="00864AA1" w:rsidRPr="00864AA1" w:rsidDel="00E66369">
          <w:rPr>
            <w:rFonts w:ascii="Times New Roman" w:eastAsia="Times New Roman" w:hAnsi="Times New Roman" w:cs="Times New Roman"/>
            <w:sz w:val="24"/>
            <w:szCs w:val="24"/>
          </w:rPr>
          <w:delText>.</w:delText>
        </w:r>
        <w:r w:rsidR="00864AA1" w:rsidDel="00E66369">
          <w:rPr>
            <w:rFonts w:ascii="Times New Roman" w:eastAsia="Times New Roman" w:hAnsi="Times New Roman" w:cs="Times New Roman"/>
            <w:sz w:val="24"/>
            <w:szCs w:val="24"/>
            <w:highlight w:val="white"/>
          </w:rPr>
          <w:delText xml:space="preserve">  Среди прочего он также поддерживает </w:delText>
        </w:r>
        <w:r w:rsidR="00864AA1" w:rsidDel="00E66369">
          <w:rPr>
            <w:rFonts w:ascii="Times New Roman" w:eastAsia="Times New Roman" w:hAnsi="Times New Roman" w:cs="Times New Roman"/>
            <w:sz w:val="24"/>
            <w:szCs w:val="24"/>
          </w:rPr>
          <w:delText>подповерхностное рассеивание</w:delText>
        </w:r>
        <w:r w:rsidR="00A50FFF" w:rsidRPr="005657A9" w:rsidDel="00E66369">
          <w:rPr>
            <w:rFonts w:ascii="Times New Roman" w:eastAsia="Times New Roman" w:hAnsi="Times New Roman" w:cs="Times New Roman"/>
            <w:sz w:val="24"/>
            <w:szCs w:val="24"/>
          </w:rPr>
          <w:delText xml:space="preserve"> </w:delText>
        </w:r>
        <w:r w:rsidR="00864AA1" w:rsidDel="00E66369">
          <w:rPr>
            <w:rFonts w:ascii="Times New Roman" w:eastAsia="Times New Roman" w:hAnsi="Times New Roman" w:cs="Times New Roman"/>
            <w:sz w:val="24"/>
            <w:szCs w:val="24"/>
          </w:rPr>
          <w:delText>(</w:delText>
        </w:r>
        <w:r w:rsidR="00864AA1" w:rsidDel="00E66369">
          <w:rPr>
            <w:rFonts w:ascii="Times New Roman" w:eastAsia="Times New Roman" w:hAnsi="Times New Roman" w:cs="Times New Roman"/>
            <w:sz w:val="24"/>
            <w:szCs w:val="24"/>
            <w:lang w:val="en-US"/>
          </w:rPr>
          <w:delText>SSS</w:delText>
        </w:r>
        <w:r w:rsidR="00864AA1" w:rsidDel="00E66369">
          <w:rPr>
            <w:rFonts w:ascii="Times New Roman" w:eastAsia="Times New Roman" w:hAnsi="Times New Roman" w:cs="Times New Roman"/>
            <w:sz w:val="24"/>
            <w:szCs w:val="24"/>
          </w:rPr>
          <w:delText>)</w:delText>
        </w:r>
        <w:r w:rsidRPr="00936D32" w:rsidDel="00E66369">
          <w:rPr>
            <w:rFonts w:ascii="Times New Roman" w:eastAsia="Times New Roman" w:hAnsi="Times New Roman" w:cs="Times New Roman"/>
            <w:sz w:val="24"/>
            <w:szCs w:val="24"/>
            <w:highlight w:val="white"/>
          </w:rPr>
          <w:delText>.</w:delText>
        </w:r>
      </w:del>
    </w:p>
    <w:p w14:paraId="4ED5EEB2" w14:textId="0374ECA5" w:rsidR="00296B2D" w:rsidRPr="00296B2D" w:rsidRDefault="00296B2D">
      <w:pPr>
        <w:pStyle w:val="11"/>
        <w:spacing w:line="360" w:lineRule="auto"/>
        <w:ind w:right="7"/>
        <w:rPr>
          <w:rFonts w:ascii="Times New Roman" w:eastAsia="Times New Roman" w:hAnsi="Times New Roman" w:cs="Times New Roman"/>
          <w:sz w:val="24"/>
          <w:szCs w:val="24"/>
          <w:highlight w:val="white"/>
        </w:rPr>
        <w:pPrChange w:id="1865" w:author="Борис Гогинян" w:date="2020-05-10T01:06:00Z">
          <w:pPr>
            <w:pStyle w:val="11"/>
            <w:numPr>
              <w:numId w:val="28"/>
            </w:numPr>
            <w:spacing w:line="360" w:lineRule="auto"/>
            <w:ind w:left="1066" w:right="7" w:hanging="357"/>
          </w:pPr>
        </w:pPrChange>
      </w:pPr>
      <w:ins w:id="1866" w:author="Борис Гогинян" w:date="2020-05-10T01:06:00Z">
        <w:r>
          <w:rPr>
            <w:rFonts w:ascii="Times New Roman" w:hAnsi="Times New Roman" w:cs="Times New Roman"/>
            <w:iCs/>
            <w:sz w:val="32"/>
            <w:szCs w:val="32"/>
          </w:rPr>
          <w:t>Глава 4 Способ сравнения</w:t>
        </w:r>
        <w:r w:rsidDel="00296B2D">
          <w:rPr>
            <w:rFonts w:ascii="Times New Roman" w:eastAsia="Times New Roman" w:hAnsi="Times New Roman" w:cs="Times New Roman"/>
            <w:sz w:val="24"/>
            <w:szCs w:val="24"/>
            <w:highlight w:val="white"/>
            <w:lang w:val="en-US"/>
          </w:rPr>
          <w:t xml:space="preserve"> </w:t>
        </w:r>
      </w:ins>
      <w:del w:id="1867" w:author="Борис Гогинян" w:date="2020-05-10T01:06:00Z">
        <w:r w:rsidR="00CF7C43" w:rsidDel="00296B2D">
          <w:rPr>
            <w:rFonts w:ascii="Times New Roman" w:eastAsia="Times New Roman" w:hAnsi="Times New Roman" w:cs="Times New Roman"/>
            <w:sz w:val="24"/>
            <w:szCs w:val="24"/>
            <w:highlight w:val="white"/>
            <w:lang w:val="en-US"/>
          </w:rPr>
          <w:delText>ProRadeon Render</w:delText>
        </w:r>
      </w:del>
    </w:p>
    <w:p w14:paraId="222EF965" w14:textId="4ADEDDAE" w:rsidR="00434AEB" w:rsidRPr="00434AEB" w:rsidRDefault="00434AEB" w:rsidP="00434AEB">
      <w:pPr>
        <w:pStyle w:val="11"/>
        <w:spacing w:line="360" w:lineRule="auto"/>
        <w:ind w:right="6" w:firstLine="567"/>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Основная метрика для сравнения изображений – отношение между максимумом возможного значения сигнала к мощности искажающего шум</w:t>
      </w:r>
      <w:r w:rsidR="004A7132">
        <w:rPr>
          <w:rFonts w:ascii="Times New Roman" w:eastAsia="Times New Roman" w:hAnsi="Times New Roman" w:cs="Times New Roman"/>
          <w:sz w:val="24"/>
          <w:szCs w:val="24"/>
          <w:highlight w:val="white"/>
        </w:rPr>
        <w:t>а</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lang w:val="en-US"/>
        </w:rPr>
        <w:t>PSNR</w:t>
      </w:r>
      <w:r w:rsidRPr="00434AEB">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lang w:val="en-US"/>
        </w:rPr>
        <w:t>peak</w:t>
      </w:r>
      <w:r w:rsidRPr="00434AEB">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lang w:val="en-US"/>
        </w:rPr>
        <w:t>signal</w:t>
      </w:r>
      <w:r w:rsidRPr="00434AEB">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lang w:val="en-US"/>
        </w:rPr>
        <w:t>to</w:t>
      </w:r>
      <w:r w:rsidRPr="00434AEB">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lang w:val="en-US"/>
        </w:rPr>
        <w:t>noise</w:t>
      </w:r>
      <w:r w:rsidRPr="00434AEB">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lang w:val="en-US"/>
        </w:rPr>
        <w:t>ratio</w:t>
      </w:r>
      <w:r w:rsidRPr="00434AEB">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 xml:space="preserve">Поскольку многие сигналы имеют широкий динамический диапазон, PSNR обычно измеряется в логарифмической шкале в децибелах </w:t>
      </w:r>
      <w:r w:rsidRPr="00936D32">
        <w:rPr>
          <w:rFonts w:ascii="Times New Roman" w:eastAsia="Times New Roman" w:hAnsi="Times New Roman" w:cs="Times New Roman"/>
          <w:sz w:val="24"/>
          <w:szCs w:val="24"/>
          <w:highlight w:val="white"/>
        </w:rPr>
        <w:t>[</w:t>
      </w:r>
      <w:r w:rsidR="009264B8" w:rsidRPr="009264B8">
        <w:rPr>
          <w:rFonts w:ascii="Times New Roman" w:eastAsia="Times New Roman" w:hAnsi="Times New Roman" w:cs="Times New Roman"/>
          <w:sz w:val="24"/>
          <w:szCs w:val="24"/>
          <w:highlight w:val="white"/>
        </w:rPr>
        <w:t>18</w:t>
      </w:r>
      <w:r w:rsidRPr="00936D32">
        <w:rPr>
          <w:rFonts w:ascii="Times New Roman" w:eastAsia="Times New Roman" w:hAnsi="Times New Roman" w:cs="Times New Roman"/>
          <w:sz w:val="24"/>
          <w:szCs w:val="24"/>
          <w:highlight w:val="white"/>
        </w:rPr>
        <w:t>].</w:t>
      </w:r>
    </w:p>
    <w:p w14:paraId="6EDAD7AB" w14:textId="26119DA9" w:rsidR="00434AEB" w:rsidRPr="00D52213" w:rsidRDefault="00434AEB" w:rsidP="00434AEB">
      <w:pPr>
        <w:pStyle w:val="11"/>
        <w:spacing w:line="360" w:lineRule="auto"/>
        <w:ind w:right="6" w:firstLine="567"/>
        <w:jc w:val="both"/>
        <w:rPr>
          <w:rFonts w:ascii="Times New Roman" w:eastAsia="Times New Roman" w:hAnsi="Times New Roman" w:cs="Times New Roman"/>
          <w:sz w:val="24"/>
          <w:szCs w:val="24"/>
        </w:rPr>
      </w:pPr>
      <w:r w:rsidRPr="004A7132">
        <w:rPr>
          <w:rFonts w:ascii="Times New Roman" w:eastAsia="Times New Roman" w:hAnsi="Times New Roman" w:cs="Times New Roman"/>
          <w:sz w:val="24"/>
          <w:szCs w:val="24"/>
        </w:rPr>
        <w:t xml:space="preserve">PSNR наиболее часто используется для измерения уровня искажений при сжатии изображений. </w:t>
      </w:r>
      <w:r w:rsidR="004A7132" w:rsidRPr="004A7132">
        <w:rPr>
          <w:rFonts w:ascii="Times New Roman" w:eastAsia="Times New Roman" w:hAnsi="Times New Roman" w:cs="Times New Roman"/>
          <w:sz w:val="24"/>
          <w:szCs w:val="24"/>
        </w:rPr>
        <w:t>Эту меру можно</w:t>
      </w:r>
      <w:r w:rsidRPr="004A7132">
        <w:rPr>
          <w:rFonts w:ascii="Times New Roman" w:eastAsia="Times New Roman" w:hAnsi="Times New Roman" w:cs="Times New Roman"/>
          <w:sz w:val="24"/>
          <w:szCs w:val="24"/>
        </w:rPr>
        <w:t xml:space="preserve"> </w:t>
      </w:r>
      <w:r w:rsidR="004A7132" w:rsidRPr="004A7132">
        <w:rPr>
          <w:rFonts w:ascii="Times New Roman" w:eastAsia="Times New Roman" w:hAnsi="Times New Roman" w:cs="Times New Roman"/>
          <w:sz w:val="24"/>
          <w:szCs w:val="24"/>
        </w:rPr>
        <w:t>связать со среднеквадратичной ошиб</w:t>
      </w:r>
      <w:r w:rsidR="005657A9">
        <w:rPr>
          <w:rFonts w:ascii="Times New Roman" w:eastAsia="Times New Roman" w:hAnsi="Times New Roman" w:cs="Times New Roman"/>
          <w:sz w:val="24"/>
          <w:szCs w:val="24"/>
        </w:rPr>
        <w:t>к</w:t>
      </w:r>
      <w:r w:rsidR="004A7132" w:rsidRPr="004A7132">
        <w:rPr>
          <w:rFonts w:ascii="Times New Roman" w:eastAsia="Times New Roman" w:hAnsi="Times New Roman" w:cs="Times New Roman"/>
          <w:sz w:val="24"/>
          <w:szCs w:val="24"/>
        </w:rPr>
        <w:t>ой</w:t>
      </w:r>
      <w:r w:rsidRPr="004A7132">
        <w:rPr>
          <w:rFonts w:ascii="Times New Roman" w:eastAsia="Times New Roman" w:hAnsi="Times New Roman" w:cs="Times New Roman"/>
          <w:sz w:val="24"/>
          <w:szCs w:val="24"/>
        </w:rPr>
        <w:t xml:space="preserve"> (СКО</w:t>
      </w:r>
      <w:r w:rsidR="004A7132" w:rsidRPr="004A7132">
        <w:rPr>
          <w:rFonts w:ascii="Times New Roman" w:eastAsia="Times New Roman" w:hAnsi="Times New Roman" w:cs="Times New Roman"/>
          <w:sz w:val="24"/>
          <w:szCs w:val="24"/>
        </w:rPr>
        <w:t xml:space="preserve">, </w:t>
      </w:r>
      <w:r w:rsidR="004A7132" w:rsidRPr="004A7132">
        <w:rPr>
          <w:rFonts w:ascii="Times New Roman" w:eastAsia="Times New Roman" w:hAnsi="Times New Roman" w:cs="Times New Roman"/>
          <w:sz w:val="24"/>
          <w:szCs w:val="24"/>
          <w:lang w:val="en-US"/>
        </w:rPr>
        <w:t>MSE</w:t>
      </w:r>
      <w:r w:rsidR="004A7132" w:rsidRPr="004A7132">
        <w:rPr>
          <w:rFonts w:ascii="Times New Roman" w:eastAsia="Times New Roman" w:hAnsi="Times New Roman" w:cs="Times New Roman"/>
          <w:sz w:val="24"/>
          <w:szCs w:val="24"/>
        </w:rPr>
        <w:t>, mean square error). Д</w:t>
      </w:r>
      <w:r w:rsidRPr="004A7132">
        <w:rPr>
          <w:rFonts w:ascii="Times New Roman" w:eastAsia="Times New Roman" w:hAnsi="Times New Roman" w:cs="Times New Roman"/>
          <w:sz w:val="24"/>
          <w:szCs w:val="24"/>
        </w:rPr>
        <w:t xml:space="preserve">ля двух монохромных изображений </w:t>
      </w:r>
      <w:r w:rsidRPr="004A7132">
        <w:rPr>
          <w:rFonts w:ascii="Times New Roman" w:eastAsia="Times New Roman" w:hAnsi="Times New Roman" w:cs="Times New Roman"/>
          <w:i/>
          <w:sz w:val="24"/>
          <w:szCs w:val="24"/>
        </w:rPr>
        <w:t>I</w:t>
      </w:r>
      <w:r w:rsidRPr="004A7132">
        <w:rPr>
          <w:rFonts w:ascii="Times New Roman" w:eastAsia="Times New Roman" w:hAnsi="Times New Roman" w:cs="Times New Roman"/>
          <w:sz w:val="24"/>
          <w:szCs w:val="24"/>
        </w:rPr>
        <w:t xml:space="preserve"> и </w:t>
      </w:r>
      <w:r w:rsidRPr="004A7132">
        <w:rPr>
          <w:rFonts w:ascii="Times New Roman" w:eastAsia="Times New Roman" w:hAnsi="Times New Roman" w:cs="Times New Roman"/>
          <w:i/>
          <w:sz w:val="24"/>
          <w:szCs w:val="24"/>
        </w:rPr>
        <w:t>K</w:t>
      </w:r>
      <w:r w:rsidRPr="004A7132">
        <w:rPr>
          <w:rFonts w:ascii="Times New Roman" w:eastAsia="Times New Roman" w:hAnsi="Times New Roman" w:cs="Times New Roman"/>
          <w:sz w:val="24"/>
          <w:szCs w:val="24"/>
        </w:rPr>
        <w:t xml:space="preserve"> размера </w:t>
      </w:r>
      <w:r w:rsidRPr="004A7132">
        <w:rPr>
          <w:rFonts w:ascii="Times New Roman" w:eastAsia="Times New Roman" w:hAnsi="Times New Roman" w:cs="Times New Roman"/>
          <w:i/>
          <w:sz w:val="24"/>
          <w:szCs w:val="24"/>
        </w:rPr>
        <w:t>m×n</w:t>
      </w:r>
      <w:r w:rsidRPr="004A7132">
        <w:rPr>
          <w:rFonts w:ascii="Times New Roman" w:eastAsia="Times New Roman" w:hAnsi="Times New Roman" w:cs="Times New Roman"/>
          <w:sz w:val="24"/>
          <w:szCs w:val="24"/>
        </w:rPr>
        <w:t xml:space="preserve">, одно из которых считается зашумленным приближением другого, </w:t>
      </w:r>
      <w:r w:rsidR="004A7132" w:rsidRPr="004A7132">
        <w:rPr>
          <w:rFonts w:ascii="Times New Roman" w:eastAsia="Times New Roman" w:hAnsi="Times New Roman" w:cs="Times New Roman"/>
          <w:sz w:val="24"/>
          <w:szCs w:val="24"/>
          <w:lang w:val="en-US"/>
        </w:rPr>
        <w:t>MSE</w:t>
      </w:r>
      <w:r w:rsidR="004A7132" w:rsidRPr="004A7132">
        <w:rPr>
          <w:rFonts w:ascii="Times New Roman" w:eastAsia="Times New Roman" w:hAnsi="Times New Roman" w:cs="Times New Roman"/>
          <w:sz w:val="24"/>
          <w:szCs w:val="24"/>
        </w:rPr>
        <w:t xml:space="preserve"> вычисляется по формуле</w:t>
      </w:r>
      <w:del w:id="1868" w:author="Борис Гогинян" w:date="2020-05-10T22:41:00Z">
        <w:r w:rsidR="004A7132" w:rsidRPr="004A7132" w:rsidDel="001C02F4">
          <w:rPr>
            <w:rFonts w:ascii="Times New Roman" w:eastAsia="Times New Roman" w:hAnsi="Times New Roman" w:cs="Times New Roman"/>
            <w:sz w:val="24"/>
            <w:szCs w:val="24"/>
          </w:rPr>
          <w:delText xml:space="preserve"> </w:delText>
        </w:r>
        <w:r w:rsidR="004A7132" w:rsidRPr="009264B8" w:rsidDel="001C02F4">
          <w:rPr>
            <w:rFonts w:ascii="Times New Roman" w:eastAsia="Times New Roman" w:hAnsi="Times New Roman" w:cs="Times New Roman"/>
            <w:color w:val="1F497D" w:themeColor="text2"/>
            <w:sz w:val="24"/>
            <w:szCs w:val="24"/>
          </w:rPr>
          <w:delText>(</w:delText>
        </w:r>
        <w:r w:rsidR="004A7132" w:rsidRPr="009264B8" w:rsidDel="001C02F4">
          <w:rPr>
            <w:rFonts w:ascii="Times New Roman" w:eastAsia="Times New Roman" w:hAnsi="Times New Roman" w:cs="Times New Roman"/>
            <w:color w:val="1F497D" w:themeColor="text2"/>
            <w:sz w:val="24"/>
            <w:szCs w:val="24"/>
            <w:lang w:val="en-US"/>
          </w:rPr>
          <w:delText>mse</w:delText>
        </w:r>
        <w:r w:rsidR="004A7132" w:rsidRPr="009264B8" w:rsidDel="001C02F4">
          <w:rPr>
            <w:rFonts w:ascii="Times New Roman" w:eastAsia="Times New Roman" w:hAnsi="Times New Roman" w:cs="Times New Roman"/>
            <w:color w:val="1F497D" w:themeColor="text2"/>
            <w:sz w:val="24"/>
            <w:szCs w:val="24"/>
          </w:rPr>
          <w:delText>_1)</w:delText>
        </w:r>
        <w:r w:rsidRPr="009264B8" w:rsidDel="001C02F4">
          <w:rPr>
            <w:rFonts w:ascii="Times New Roman" w:eastAsia="Times New Roman" w:hAnsi="Times New Roman" w:cs="Times New Roman"/>
            <w:color w:val="1F497D" w:themeColor="text2"/>
            <w:sz w:val="24"/>
            <w:szCs w:val="24"/>
          </w:rPr>
          <w:delText>:</w:delText>
        </w:r>
      </w:del>
    </w:p>
    <w:p w14:paraId="0D0B940D" w14:textId="59258274" w:rsidR="004A7132" w:rsidRPr="00D52213" w:rsidRDefault="00593244" w:rsidP="00434AEB">
      <w:pPr>
        <w:pStyle w:val="11"/>
        <w:spacing w:line="360" w:lineRule="auto"/>
        <w:ind w:right="6" w:firstLine="567"/>
        <w:jc w:val="both"/>
        <w:rPr>
          <w:rFonts w:ascii="Times New Roman" w:eastAsia="Times New Roman" w:hAnsi="Times New Roman" w:cs="Times New Roman"/>
          <w:sz w:val="24"/>
          <w:szCs w:val="24"/>
        </w:rPr>
      </w:pPr>
      <m:oMathPara>
        <m:oMath>
          <m:r>
            <w:ins w:id="1869" w:author="Борис Гогинян" w:date="2020-03-28T05:28:00Z">
              <w:rPr>
                <w:rFonts w:ascii="Cambria Math" w:eastAsia="Times New Roman" w:hAnsi="Cambria Math" w:cs="Times New Roman"/>
                <w:sz w:val="24"/>
                <w:szCs w:val="24"/>
                <w:lang w:val="en-US"/>
              </w:rPr>
              <m:t xml:space="preserve">MSE= </m:t>
            </w:ins>
          </m:r>
          <m:f>
            <m:fPr>
              <m:ctrlPr>
                <w:ins w:id="1870" w:author="Борис Гогинян" w:date="2020-03-28T05:28:00Z">
                  <w:rPr>
                    <w:rFonts w:ascii="Cambria Math" w:eastAsia="Times New Roman" w:hAnsi="Cambria Math" w:cs="Times New Roman"/>
                    <w:i/>
                    <w:sz w:val="24"/>
                    <w:szCs w:val="24"/>
                    <w:lang w:val="en-US"/>
                  </w:rPr>
                </w:ins>
              </m:ctrlPr>
            </m:fPr>
            <m:num>
              <m:r>
                <w:ins w:id="1871" w:author="Борис Гогинян" w:date="2020-03-28T05:28:00Z">
                  <w:rPr>
                    <w:rFonts w:ascii="Cambria Math" w:eastAsia="Times New Roman" w:hAnsi="Cambria Math" w:cs="Times New Roman"/>
                    <w:sz w:val="24"/>
                    <w:szCs w:val="24"/>
                    <w:lang w:val="en-US"/>
                  </w:rPr>
                  <m:t>1</m:t>
                </w:ins>
              </m:r>
            </m:num>
            <m:den>
              <m:r>
                <w:ins w:id="1872" w:author="Борис Гогинян" w:date="2020-03-28T05:28:00Z">
                  <w:rPr>
                    <w:rFonts w:ascii="Cambria Math" w:eastAsia="Times New Roman" w:hAnsi="Cambria Math" w:cs="Times New Roman"/>
                    <w:sz w:val="24"/>
                    <w:szCs w:val="24"/>
                    <w:lang w:val="en-US"/>
                  </w:rPr>
                  <m:t>mn</m:t>
                </w:ins>
              </m:r>
            </m:den>
          </m:f>
          <m:nary>
            <m:naryPr>
              <m:chr m:val="∑"/>
              <m:limLoc m:val="undOvr"/>
              <m:ctrlPr>
                <w:ins w:id="1873" w:author="Борис Гогинян" w:date="2020-03-28T05:28:00Z">
                  <w:rPr>
                    <w:rFonts w:ascii="Cambria Math" w:eastAsia="Times New Roman" w:hAnsi="Cambria Math" w:cs="Times New Roman"/>
                    <w:i/>
                    <w:sz w:val="24"/>
                    <w:szCs w:val="24"/>
                    <w:lang w:val="en-US"/>
                  </w:rPr>
                </w:ins>
              </m:ctrlPr>
            </m:naryPr>
            <m:sub>
              <m:r>
                <w:ins w:id="1874" w:author="Борис Гогинян" w:date="2020-03-28T05:28:00Z">
                  <w:rPr>
                    <w:rFonts w:ascii="Cambria Math" w:eastAsia="Times New Roman" w:hAnsi="Cambria Math" w:cs="Times New Roman"/>
                    <w:sz w:val="24"/>
                    <w:szCs w:val="24"/>
                    <w:lang w:val="en-US"/>
                  </w:rPr>
                  <m:t>i=0</m:t>
                </w:ins>
              </m:r>
            </m:sub>
            <m:sup>
              <m:r>
                <w:ins w:id="1875" w:author="Борис Гогинян" w:date="2020-03-28T05:28:00Z">
                  <w:rPr>
                    <w:rFonts w:ascii="Cambria Math" w:eastAsia="Times New Roman" w:hAnsi="Cambria Math" w:cs="Times New Roman"/>
                    <w:sz w:val="24"/>
                    <w:szCs w:val="24"/>
                    <w:lang w:val="en-US"/>
                  </w:rPr>
                  <m:t>m-1</m:t>
                </w:ins>
              </m:r>
            </m:sup>
            <m:e>
              <m:nary>
                <m:naryPr>
                  <m:chr m:val="∑"/>
                  <m:limLoc m:val="undOvr"/>
                  <m:ctrlPr>
                    <w:ins w:id="1876" w:author="Борис Гогинян" w:date="2020-03-28T05:28:00Z">
                      <w:rPr>
                        <w:rFonts w:ascii="Cambria Math" w:eastAsia="Times New Roman" w:hAnsi="Cambria Math" w:cs="Times New Roman"/>
                        <w:i/>
                        <w:sz w:val="24"/>
                        <w:szCs w:val="24"/>
                        <w:lang w:val="en-US"/>
                      </w:rPr>
                    </w:ins>
                  </m:ctrlPr>
                </m:naryPr>
                <m:sub>
                  <m:r>
                    <w:ins w:id="1877" w:author="Борис Гогинян" w:date="2020-03-28T05:28:00Z">
                      <w:rPr>
                        <w:rFonts w:ascii="Cambria Math" w:eastAsia="Times New Roman" w:hAnsi="Cambria Math" w:cs="Times New Roman"/>
                        <w:sz w:val="24"/>
                        <w:szCs w:val="24"/>
                        <w:lang w:val="en-US"/>
                      </w:rPr>
                      <m:t>j=0</m:t>
                    </w:ins>
                  </m:r>
                </m:sub>
                <m:sup>
                  <m:r>
                    <w:ins w:id="1878" w:author="Борис Гогинян" w:date="2020-03-28T05:28:00Z">
                      <w:rPr>
                        <w:rFonts w:ascii="Cambria Math" w:eastAsia="Times New Roman" w:hAnsi="Cambria Math" w:cs="Times New Roman"/>
                        <w:sz w:val="24"/>
                        <w:szCs w:val="24"/>
                        <w:lang w:val="en-US"/>
                      </w:rPr>
                      <m:t>n-1</m:t>
                    </w:ins>
                  </m:r>
                </m:sup>
                <m:e>
                  <m:sSup>
                    <m:sSupPr>
                      <m:ctrlPr>
                        <w:ins w:id="1879" w:author="Борис Гогинян" w:date="2020-03-28T05:28:00Z">
                          <w:rPr>
                            <w:rFonts w:ascii="Cambria Math" w:eastAsia="Times New Roman" w:hAnsi="Cambria Math" w:cs="Times New Roman"/>
                            <w:i/>
                            <w:sz w:val="24"/>
                            <w:szCs w:val="24"/>
                            <w:lang w:val="en-US"/>
                          </w:rPr>
                        </w:ins>
                      </m:ctrlPr>
                    </m:sSupPr>
                    <m:e>
                      <m:d>
                        <m:dPr>
                          <m:begChr m:val="|"/>
                          <m:endChr m:val="|"/>
                          <m:ctrlPr>
                            <w:ins w:id="1880" w:author="Борис Гогинян" w:date="2020-03-28T05:28:00Z">
                              <w:rPr>
                                <w:rFonts w:ascii="Cambria Math" w:eastAsia="Times New Roman" w:hAnsi="Cambria Math" w:cs="Times New Roman"/>
                                <w:i/>
                                <w:sz w:val="24"/>
                                <w:szCs w:val="24"/>
                                <w:lang w:val="en-US"/>
                              </w:rPr>
                            </w:ins>
                          </m:ctrlPr>
                        </m:dPr>
                        <m:e>
                          <m:r>
                            <w:ins w:id="1881" w:author="Борис Гогинян" w:date="2020-03-28T05:28:00Z">
                              <w:rPr>
                                <w:rFonts w:ascii="Cambria Math" w:eastAsia="Times New Roman" w:hAnsi="Cambria Math" w:cs="Times New Roman"/>
                                <w:sz w:val="24"/>
                                <w:szCs w:val="24"/>
                                <w:lang w:val="en-US"/>
                              </w:rPr>
                              <m:t>I</m:t>
                            </w:ins>
                          </m:r>
                          <m:d>
                            <m:dPr>
                              <m:ctrlPr>
                                <w:ins w:id="1882" w:author="Борис Гогинян" w:date="2020-03-28T05:28:00Z">
                                  <w:rPr>
                                    <w:rFonts w:ascii="Cambria Math" w:eastAsia="Times New Roman" w:hAnsi="Cambria Math" w:cs="Times New Roman"/>
                                    <w:i/>
                                    <w:sz w:val="24"/>
                                    <w:szCs w:val="24"/>
                                    <w:lang w:val="en-US"/>
                                  </w:rPr>
                                </w:ins>
                              </m:ctrlPr>
                            </m:dPr>
                            <m:e>
                              <m:r>
                                <w:ins w:id="1883" w:author="Борис Гогинян" w:date="2020-03-28T05:28:00Z">
                                  <w:rPr>
                                    <w:rFonts w:ascii="Cambria Math" w:eastAsia="Times New Roman" w:hAnsi="Cambria Math" w:cs="Times New Roman"/>
                                    <w:sz w:val="24"/>
                                    <w:szCs w:val="24"/>
                                    <w:lang w:val="en-US"/>
                                  </w:rPr>
                                  <m:t>i,j</m:t>
                                </w:ins>
                              </m:r>
                            </m:e>
                          </m:d>
                          <m:r>
                            <w:ins w:id="1884" w:author="Борис Гогинян" w:date="2020-03-28T05:28:00Z">
                              <w:rPr>
                                <w:rFonts w:ascii="Cambria Math" w:eastAsia="Times New Roman" w:hAnsi="Cambria Math" w:cs="Times New Roman"/>
                                <w:sz w:val="24"/>
                                <w:szCs w:val="24"/>
                                <w:lang w:val="en-US"/>
                              </w:rPr>
                              <m:t>- K(i, j)</m:t>
                            </w:ins>
                          </m:r>
                        </m:e>
                      </m:d>
                    </m:e>
                    <m:sup>
                      <m:r>
                        <w:ins w:id="1885" w:author="Борис Гогинян" w:date="2020-03-28T05:28:00Z">
                          <w:rPr>
                            <w:rFonts w:ascii="Cambria Math" w:eastAsia="Times New Roman" w:hAnsi="Cambria Math" w:cs="Times New Roman"/>
                            <w:sz w:val="24"/>
                            <w:szCs w:val="24"/>
                            <w:lang w:val="en-US"/>
                          </w:rPr>
                          <m:t>2</m:t>
                        </w:ins>
                      </m:r>
                    </m:sup>
                  </m:sSup>
                </m:e>
              </m:nary>
            </m:e>
          </m:nary>
        </m:oMath>
      </m:oMathPara>
    </w:p>
    <w:tbl>
      <w:tblPr>
        <w:tblStyle w:val="a8"/>
        <w:tblW w:w="0" w:type="auto"/>
        <w:tblInd w:w="108" w:type="dxa"/>
        <w:tblLook w:val="04A0" w:firstRow="1" w:lastRow="0" w:firstColumn="1" w:lastColumn="0" w:noHBand="0" w:noVBand="1"/>
      </w:tblPr>
      <w:tblGrid>
        <w:gridCol w:w="9214"/>
        <w:gridCol w:w="1003"/>
      </w:tblGrid>
      <w:tr w:rsidR="004A7132" w:rsidRPr="000A674A" w:rsidDel="00593244" w14:paraId="74A88B70" w14:textId="026789FE" w:rsidTr="00937CF7">
        <w:trPr>
          <w:del w:id="1886" w:author="Борис Гогинян" w:date="2020-03-28T05:28:00Z"/>
        </w:trPr>
        <w:tc>
          <w:tcPr>
            <w:tcW w:w="9214" w:type="dxa"/>
          </w:tcPr>
          <w:p w14:paraId="11681FCE" w14:textId="165E9A80" w:rsidR="004A7132" w:rsidRPr="00434AEB" w:rsidDel="00593244" w:rsidRDefault="004A7132" w:rsidP="004A7132">
            <w:pPr>
              <w:spacing w:line="360" w:lineRule="auto"/>
              <w:contextualSpacing/>
              <w:jc w:val="both"/>
              <w:rPr>
                <w:del w:id="1887" w:author="Борис Гогинян" w:date="2020-03-28T05:28:00Z"/>
                <w:rFonts w:ascii="Times New Roman" w:eastAsia="Times New Roman" w:hAnsi="Times New Roman" w:cs="Times New Roman"/>
                <w:sz w:val="24"/>
                <w:szCs w:val="24"/>
                <w:lang w:val="en-US" w:eastAsia="ru-RU"/>
              </w:rPr>
            </w:pPr>
            <m:oMathPara>
              <m:oMath>
                <m:r>
                  <w:del w:id="1888" w:author="Борис Гогинян" w:date="2020-03-28T05:28:00Z">
                    <w:rPr>
                      <w:rFonts w:ascii="Cambria Math" w:eastAsia="Times New Roman" w:hAnsi="Cambria Math" w:cs="Times New Roman"/>
                      <w:sz w:val="24"/>
                      <w:szCs w:val="24"/>
                      <w:lang w:val="en-US" w:eastAsia="ru-RU"/>
                    </w:rPr>
                    <m:t xml:space="preserve">MSE= </m:t>
                  </w:del>
                </m:r>
                <m:f>
                  <m:fPr>
                    <m:ctrlPr>
                      <w:del w:id="1889" w:author="Борис Гогинян" w:date="2020-03-28T05:28:00Z">
                        <w:rPr>
                          <w:rFonts w:ascii="Cambria Math" w:eastAsia="Times New Roman" w:hAnsi="Cambria Math" w:cs="Times New Roman"/>
                          <w:i/>
                          <w:sz w:val="24"/>
                          <w:szCs w:val="24"/>
                          <w:lang w:val="en-US" w:eastAsia="ru-RU"/>
                        </w:rPr>
                      </w:del>
                    </m:ctrlPr>
                  </m:fPr>
                  <m:num>
                    <m:r>
                      <w:del w:id="1890" w:author="Борис Гогинян" w:date="2020-03-28T05:28:00Z">
                        <w:rPr>
                          <w:rFonts w:ascii="Cambria Math" w:eastAsia="Times New Roman" w:hAnsi="Cambria Math" w:cs="Times New Roman"/>
                          <w:sz w:val="24"/>
                          <w:szCs w:val="24"/>
                          <w:lang w:val="en-US" w:eastAsia="ru-RU"/>
                        </w:rPr>
                        <m:t>1</m:t>
                      </w:del>
                    </m:r>
                  </m:num>
                  <m:den>
                    <m:r>
                      <w:del w:id="1891" w:author="Борис Гогинян" w:date="2020-03-28T05:28:00Z">
                        <w:rPr>
                          <w:rFonts w:ascii="Cambria Math" w:eastAsia="Times New Roman" w:hAnsi="Cambria Math" w:cs="Times New Roman"/>
                          <w:sz w:val="24"/>
                          <w:szCs w:val="24"/>
                          <w:lang w:val="en-US" w:eastAsia="ru-RU"/>
                        </w:rPr>
                        <m:t>mn</m:t>
                      </w:del>
                    </m:r>
                  </m:den>
                </m:f>
                <m:nary>
                  <m:naryPr>
                    <m:chr m:val="∑"/>
                    <m:limLoc m:val="undOvr"/>
                    <m:ctrlPr>
                      <w:del w:id="1892" w:author="Борис Гогинян" w:date="2020-03-28T05:28:00Z">
                        <w:rPr>
                          <w:rFonts w:ascii="Cambria Math" w:eastAsia="Times New Roman" w:hAnsi="Cambria Math" w:cs="Times New Roman"/>
                          <w:i/>
                          <w:sz w:val="24"/>
                          <w:szCs w:val="24"/>
                          <w:lang w:val="en-US" w:eastAsia="ru-RU"/>
                        </w:rPr>
                      </w:del>
                    </m:ctrlPr>
                  </m:naryPr>
                  <m:sub>
                    <m:r>
                      <w:del w:id="1893" w:author="Борис Гогинян" w:date="2020-03-28T05:28:00Z">
                        <w:rPr>
                          <w:rFonts w:ascii="Cambria Math" w:eastAsia="Times New Roman" w:hAnsi="Cambria Math" w:cs="Times New Roman"/>
                          <w:sz w:val="24"/>
                          <w:szCs w:val="24"/>
                          <w:lang w:val="en-US" w:eastAsia="ru-RU"/>
                        </w:rPr>
                        <m:t>i=0</m:t>
                      </w:del>
                    </m:r>
                  </m:sub>
                  <m:sup>
                    <m:r>
                      <w:del w:id="1894" w:author="Борис Гогинян" w:date="2020-03-28T05:28:00Z">
                        <w:rPr>
                          <w:rFonts w:ascii="Cambria Math" w:eastAsia="Times New Roman" w:hAnsi="Cambria Math" w:cs="Times New Roman"/>
                          <w:sz w:val="24"/>
                          <w:szCs w:val="24"/>
                          <w:lang w:val="en-US" w:eastAsia="ru-RU"/>
                        </w:rPr>
                        <m:t>m-1</m:t>
                      </w:del>
                    </m:r>
                  </m:sup>
                  <m:e>
                    <m:nary>
                      <m:naryPr>
                        <m:chr m:val="∑"/>
                        <m:limLoc m:val="undOvr"/>
                        <m:ctrlPr>
                          <w:del w:id="1895" w:author="Борис Гогинян" w:date="2020-03-28T05:28:00Z">
                            <w:rPr>
                              <w:rFonts w:ascii="Cambria Math" w:eastAsia="Times New Roman" w:hAnsi="Cambria Math" w:cs="Times New Roman"/>
                              <w:i/>
                              <w:sz w:val="24"/>
                              <w:szCs w:val="24"/>
                              <w:lang w:val="en-US" w:eastAsia="ru-RU"/>
                            </w:rPr>
                          </w:del>
                        </m:ctrlPr>
                      </m:naryPr>
                      <m:sub>
                        <m:r>
                          <w:del w:id="1896" w:author="Борис Гогинян" w:date="2020-03-28T05:28:00Z">
                            <w:rPr>
                              <w:rFonts w:ascii="Cambria Math" w:eastAsia="Times New Roman" w:hAnsi="Cambria Math" w:cs="Times New Roman"/>
                              <w:sz w:val="24"/>
                              <w:szCs w:val="24"/>
                              <w:lang w:val="en-US" w:eastAsia="ru-RU"/>
                            </w:rPr>
                            <m:t>j=0</m:t>
                          </w:del>
                        </m:r>
                      </m:sub>
                      <m:sup>
                        <m:r>
                          <w:del w:id="1897" w:author="Борис Гогинян" w:date="2020-03-28T05:28:00Z">
                            <w:rPr>
                              <w:rFonts w:ascii="Cambria Math" w:eastAsia="Times New Roman" w:hAnsi="Cambria Math" w:cs="Times New Roman"/>
                              <w:sz w:val="24"/>
                              <w:szCs w:val="24"/>
                              <w:lang w:val="en-US" w:eastAsia="ru-RU"/>
                            </w:rPr>
                            <m:t>n-1</m:t>
                          </w:del>
                        </m:r>
                      </m:sup>
                      <m:e>
                        <m:sSup>
                          <m:sSupPr>
                            <m:ctrlPr>
                              <w:del w:id="1898" w:author="Борис Гогинян" w:date="2020-03-28T05:28:00Z">
                                <w:rPr>
                                  <w:rFonts w:ascii="Cambria Math" w:eastAsia="Times New Roman" w:hAnsi="Cambria Math" w:cs="Times New Roman"/>
                                  <w:i/>
                                  <w:sz w:val="24"/>
                                  <w:szCs w:val="24"/>
                                  <w:lang w:val="en-US" w:eastAsia="ru-RU"/>
                                </w:rPr>
                              </w:del>
                            </m:ctrlPr>
                          </m:sSupPr>
                          <m:e>
                            <m:d>
                              <m:dPr>
                                <m:begChr m:val="|"/>
                                <m:endChr m:val="|"/>
                                <m:ctrlPr>
                                  <w:del w:id="1899" w:author="Борис Гогинян" w:date="2020-03-28T05:28:00Z">
                                    <w:rPr>
                                      <w:rFonts w:ascii="Cambria Math" w:eastAsia="Times New Roman" w:hAnsi="Cambria Math" w:cs="Times New Roman"/>
                                      <w:i/>
                                      <w:sz w:val="24"/>
                                      <w:szCs w:val="24"/>
                                      <w:lang w:val="en-US" w:eastAsia="ru-RU"/>
                                    </w:rPr>
                                  </w:del>
                                </m:ctrlPr>
                              </m:dPr>
                              <m:e>
                                <m:r>
                                  <w:del w:id="1900" w:author="Борис Гогинян" w:date="2020-03-28T05:28:00Z">
                                    <w:rPr>
                                      <w:rFonts w:ascii="Cambria Math" w:eastAsia="Times New Roman" w:hAnsi="Cambria Math" w:cs="Times New Roman"/>
                                      <w:sz w:val="24"/>
                                      <w:szCs w:val="24"/>
                                      <w:lang w:val="en-US" w:eastAsia="ru-RU"/>
                                    </w:rPr>
                                    <m:t>I</m:t>
                                  </w:del>
                                </m:r>
                                <m:d>
                                  <m:dPr>
                                    <m:ctrlPr>
                                      <w:del w:id="1901" w:author="Борис Гогинян" w:date="2020-03-28T05:28:00Z">
                                        <w:rPr>
                                          <w:rFonts w:ascii="Cambria Math" w:eastAsia="Times New Roman" w:hAnsi="Cambria Math" w:cs="Times New Roman"/>
                                          <w:i/>
                                          <w:sz w:val="24"/>
                                          <w:szCs w:val="24"/>
                                          <w:lang w:val="en-US" w:eastAsia="ru-RU"/>
                                        </w:rPr>
                                      </w:del>
                                    </m:ctrlPr>
                                  </m:dPr>
                                  <m:e>
                                    <m:r>
                                      <w:del w:id="1902" w:author="Борис Гогинян" w:date="2020-03-28T05:28:00Z">
                                        <w:rPr>
                                          <w:rFonts w:ascii="Cambria Math" w:eastAsia="Times New Roman" w:hAnsi="Cambria Math" w:cs="Times New Roman"/>
                                          <w:sz w:val="24"/>
                                          <w:szCs w:val="24"/>
                                          <w:lang w:val="en-US" w:eastAsia="ru-RU"/>
                                        </w:rPr>
                                        <m:t>i,j</m:t>
                                      </w:del>
                                    </m:r>
                                  </m:e>
                                </m:d>
                                <m:r>
                                  <w:del w:id="1903" w:author="Борис Гогинян" w:date="2020-03-28T05:28:00Z">
                                    <w:rPr>
                                      <w:rFonts w:ascii="Cambria Math" w:eastAsia="Times New Roman" w:hAnsi="Cambria Math" w:cs="Times New Roman"/>
                                      <w:sz w:val="24"/>
                                      <w:szCs w:val="24"/>
                                      <w:lang w:val="en-US" w:eastAsia="ru-RU"/>
                                    </w:rPr>
                                    <m:t>- K(i, j)</m:t>
                                  </w:del>
                                </m:r>
                              </m:e>
                            </m:d>
                          </m:e>
                          <m:sup>
                            <m:r>
                              <w:del w:id="1904" w:author="Борис Гогинян" w:date="2020-03-28T05:28:00Z">
                                <w:rPr>
                                  <w:rFonts w:ascii="Cambria Math" w:eastAsia="Times New Roman" w:hAnsi="Cambria Math" w:cs="Times New Roman"/>
                                  <w:sz w:val="24"/>
                                  <w:szCs w:val="24"/>
                                  <w:lang w:val="en-US" w:eastAsia="ru-RU"/>
                                </w:rPr>
                                <m:t>2</m:t>
                              </w:del>
                            </m:r>
                          </m:sup>
                        </m:sSup>
                      </m:e>
                    </m:nary>
                  </m:e>
                </m:nary>
                <m:r>
                  <w:del w:id="1905" w:author="Борис Гогинян" w:date="2020-03-28T05:28:00Z">
                    <w:rPr>
                      <w:rFonts w:ascii="Cambria Math" w:eastAsia="Times New Roman" w:hAnsi="Cambria Math" w:cs="Times New Roman"/>
                      <w:sz w:val="24"/>
                      <w:szCs w:val="24"/>
                      <w:lang w:val="en-US" w:eastAsia="ru-RU"/>
                    </w:rPr>
                    <m:t>.</m:t>
                  </w:del>
                </m:r>
              </m:oMath>
            </m:oMathPara>
          </w:p>
        </w:tc>
        <w:tc>
          <w:tcPr>
            <w:tcW w:w="992" w:type="dxa"/>
          </w:tcPr>
          <w:p w14:paraId="6F9E6EAB" w14:textId="4659E9B4" w:rsidR="004A7132" w:rsidRPr="009264B8" w:rsidDel="00593244" w:rsidRDefault="004A7132" w:rsidP="004A7132">
            <w:pPr>
              <w:spacing w:line="360" w:lineRule="auto"/>
              <w:contextualSpacing/>
              <w:jc w:val="both"/>
              <w:rPr>
                <w:del w:id="1906" w:author="Борис Гогинян" w:date="2020-03-28T05:28:00Z"/>
                <w:rFonts w:ascii="Times New Roman" w:eastAsia="Times New Roman" w:hAnsi="Times New Roman" w:cs="Times New Roman"/>
                <w:color w:val="1F497D" w:themeColor="text2"/>
                <w:sz w:val="24"/>
                <w:szCs w:val="24"/>
                <w:lang w:val="en-US" w:eastAsia="ru-RU"/>
              </w:rPr>
            </w:pPr>
            <w:del w:id="1907" w:author="Борис Гогинян" w:date="2020-03-28T05:28:00Z">
              <w:r w:rsidRPr="009264B8" w:rsidDel="00593244">
                <w:rPr>
                  <w:rFonts w:ascii="Times New Roman" w:eastAsia="Times New Roman" w:hAnsi="Times New Roman" w:cs="Times New Roman"/>
                  <w:color w:val="1F497D" w:themeColor="text2"/>
                  <w:sz w:val="24"/>
                  <w:szCs w:val="24"/>
                  <w:lang w:val="en-US" w:eastAsia="ru-RU"/>
                </w:rPr>
                <w:delText>(mse_1)</w:delText>
              </w:r>
            </w:del>
          </w:p>
        </w:tc>
      </w:tr>
    </w:tbl>
    <w:p w14:paraId="0E27B00A" w14:textId="77777777" w:rsidR="004A7132" w:rsidRDefault="004A7132" w:rsidP="00434AEB">
      <w:pPr>
        <w:pStyle w:val="11"/>
        <w:spacing w:line="360" w:lineRule="auto"/>
        <w:ind w:right="6" w:firstLine="567"/>
        <w:jc w:val="both"/>
        <w:rPr>
          <w:rFonts w:ascii="Times New Roman" w:eastAsia="Times New Roman" w:hAnsi="Times New Roman" w:cs="Times New Roman"/>
          <w:sz w:val="24"/>
          <w:szCs w:val="24"/>
          <w:lang w:val="en-US"/>
        </w:rPr>
      </w:pPr>
    </w:p>
    <w:p w14:paraId="578FB1C8" w14:textId="15F808B0" w:rsidR="004A7132" w:rsidRPr="004A7132" w:rsidRDefault="004A7132" w:rsidP="00434AEB">
      <w:pPr>
        <w:pStyle w:val="11"/>
        <w:spacing w:line="360" w:lineRule="auto"/>
        <w:ind w:right="6" w:firstLine="567"/>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Выражение </w:t>
      </w:r>
      <w:r>
        <w:rPr>
          <w:rFonts w:ascii="Times New Roman" w:eastAsia="Times New Roman" w:hAnsi="Times New Roman" w:cs="Times New Roman"/>
          <w:sz w:val="24"/>
          <w:szCs w:val="24"/>
          <w:lang w:val="en-US"/>
        </w:rPr>
        <w:t>PSNR</w:t>
      </w:r>
      <w:r w:rsidRPr="004A713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с использованием </w:t>
      </w:r>
      <w:r>
        <w:rPr>
          <w:rFonts w:ascii="Times New Roman" w:eastAsia="Times New Roman" w:hAnsi="Times New Roman" w:cs="Times New Roman"/>
          <w:sz w:val="24"/>
          <w:szCs w:val="24"/>
          <w:lang w:val="en-US"/>
        </w:rPr>
        <w:t>MSE</w:t>
      </w:r>
      <w:r w:rsidRPr="004A713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представлено в формуле </w:t>
      </w:r>
      <w:del w:id="1908" w:author="Борис Гогинян" w:date="2020-05-10T22:41:00Z">
        <w:r w:rsidRPr="009264B8" w:rsidDel="001C02F4">
          <w:rPr>
            <w:rFonts w:ascii="Times New Roman" w:eastAsia="Times New Roman" w:hAnsi="Times New Roman" w:cs="Times New Roman"/>
            <w:color w:val="1F497D" w:themeColor="text2"/>
            <w:sz w:val="24"/>
            <w:szCs w:val="24"/>
          </w:rPr>
          <w:delText>(</w:delText>
        </w:r>
        <w:r w:rsidRPr="009264B8" w:rsidDel="001C02F4">
          <w:rPr>
            <w:rFonts w:ascii="Times New Roman" w:eastAsia="Times New Roman" w:hAnsi="Times New Roman" w:cs="Times New Roman"/>
            <w:color w:val="1F497D" w:themeColor="text2"/>
            <w:sz w:val="24"/>
            <w:szCs w:val="24"/>
            <w:lang w:val="en-US"/>
          </w:rPr>
          <w:delText>psnr</w:delText>
        </w:r>
        <w:r w:rsidRPr="009264B8" w:rsidDel="001C02F4">
          <w:rPr>
            <w:rFonts w:ascii="Times New Roman" w:eastAsia="Times New Roman" w:hAnsi="Times New Roman" w:cs="Times New Roman"/>
            <w:color w:val="1F497D" w:themeColor="text2"/>
            <w:sz w:val="24"/>
            <w:szCs w:val="24"/>
          </w:rPr>
          <w:delText>_1):</w:delText>
        </w:r>
      </w:del>
    </w:p>
    <w:p w14:paraId="60061E4C" w14:textId="55C7117D" w:rsidR="00434AEB" w:rsidRPr="004A7132" w:rsidRDefault="00593244" w:rsidP="00434AEB">
      <w:pPr>
        <w:pStyle w:val="11"/>
        <w:spacing w:line="360" w:lineRule="auto"/>
        <w:ind w:right="7" w:firstLine="567"/>
        <w:jc w:val="both"/>
        <w:rPr>
          <w:rFonts w:ascii="Times New Roman" w:eastAsia="Times New Roman" w:hAnsi="Times New Roman" w:cs="Times New Roman"/>
          <w:sz w:val="24"/>
          <w:szCs w:val="24"/>
          <w:highlight w:val="white"/>
        </w:rPr>
      </w:pPr>
      <m:oMathPara>
        <m:oMath>
          <m:r>
            <w:ins w:id="1909" w:author="Борис Гогинян" w:date="2020-03-28T05:28:00Z">
              <w:rPr>
                <w:rFonts w:ascii="Cambria Math" w:eastAsia="Times New Roman" w:hAnsi="Cambria Math" w:cs="Times New Roman"/>
                <w:sz w:val="24"/>
                <w:szCs w:val="24"/>
              </w:rPr>
              <m:t xml:space="preserve">PSNR=10 </m:t>
            </w:ins>
          </m:r>
          <m:sSub>
            <m:sSubPr>
              <m:ctrlPr>
                <w:ins w:id="1910" w:author="Борис Гогинян" w:date="2020-03-28T05:28:00Z">
                  <w:rPr>
                    <w:rFonts w:ascii="Cambria Math" w:eastAsia="Times New Roman" w:hAnsi="Cambria Math" w:cs="Times New Roman"/>
                    <w:i/>
                    <w:sz w:val="24"/>
                    <w:szCs w:val="24"/>
                  </w:rPr>
                </w:ins>
              </m:ctrlPr>
            </m:sSubPr>
            <m:e>
              <m:r>
                <w:ins w:id="1911" w:author="Борис Гогинян" w:date="2020-03-28T05:28:00Z">
                  <w:rPr>
                    <w:rFonts w:ascii="Cambria Math" w:eastAsia="Times New Roman" w:hAnsi="Cambria Math" w:cs="Times New Roman"/>
                    <w:sz w:val="24"/>
                    <w:szCs w:val="24"/>
                  </w:rPr>
                  <m:t>log</m:t>
                </w:ins>
              </m:r>
            </m:e>
            <m:sub>
              <m:r>
                <w:ins w:id="1912" w:author="Борис Гогинян" w:date="2020-03-28T05:28:00Z">
                  <w:rPr>
                    <w:rFonts w:ascii="Cambria Math" w:eastAsia="Times New Roman" w:hAnsi="Cambria Math" w:cs="Times New Roman"/>
                    <w:sz w:val="24"/>
                    <w:szCs w:val="24"/>
                  </w:rPr>
                  <m:t>10</m:t>
                </w:ins>
              </m:r>
            </m:sub>
          </m:sSub>
          <m:d>
            <m:dPr>
              <m:ctrlPr>
                <w:ins w:id="1913" w:author="Борис Гогинян" w:date="2020-03-28T05:28:00Z">
                  <w:rPr>
                    <w:rFonts w:ascii="Cambria Math" w:eastAsia="Times New Roman" w:hAnsi="Cambria Math" w:cs="Times New Roman"/>
                    <w:i/>
                    <w:sz w:val="24"/>
                    <w:szCs w:val="24"/>
                  </w:rPr>
                </w:ins>
              </m:ctrlPr>
            </m:dPr>
            <m:e>
              <m:f>
                <m:fPr>
                  <m:ctrlPr>
                    <w:ins w:id="1914" w:author="Борис Гогинян" w:date="2020-03-28T05:28:00Z">
                      <w:rPr>
                        <w:rFonts w:ascii="Cambria Math" w:eastAsia="Times New Roman" w:hAnsi="Cambria Math" w:cs="Times New Roman"/>
                        <w:i/>
                        <w:sz w:val="24"/>
                        <w:szCs w:val="24"/>
                      </w:rPr>
                    </w:ins>
                  </m:ctrlPr>
                </m:fPr>
                <m:num>
                  <m:sSubSup>
                    <m:sSubSupPr>
                      <m:ctrlPr>
                        <w:ins w:id="1915" w:author="Борис Гогинян" w:date="2020-03-28T05:28:00Z">
                          <w:rPr>
                            <w:rFonts w:ascii="Cambria Math" w:eastAsia="Times New Roman" w:hAnsi="Cambria Math" w:cs="Times New Roman"/>
                            <w:i/>
                            <w:sz w:val="24"/>
                            <w:szCs w:val="24"/>
                          </w:rPr>
                        </w:ins>
                      </m:ctrlPr>
                    </m:sSubSupPr>
                    <m:e>
                      <m:r>
                        <w:ins w:id="1916" w:author="Борис Гогинян" w:date="2020-03-28T05:28:00Z">
                          <w:rPr>
                            <w:rFonts w:ascii="Cambria Math" w:eastAsia="Times New Roman" w:hAnsi="Cambria Math" w:cs="Times New Roman"/>
                            <w:sz w:val="24"/>
                            <w:szCs w:val="24"/>
                          </w:rPr>
                          <m:t>MAX</m:t>
                        </w:ins>
                      </m:r>
                    </m:e>
                    <m:sub>
                      <m:r>
                        <w:ins w:id="1917" w:author="Борис Гогинян" w:date="2020-03-28T05:28:00Z">
                          <w:rPr>
                            <w:rFonts w:ascii="Cambria Math" w:eastAsia="Times New Roman" w:hAnsi="Cambria Math" w:cs="Times New Roman"/>
                            <w:sz w:val="24"/>
                            <w:szCs w:val="24"/>
                          </w:rPr>
                          <m:t>I</m:t>
                        </w:ins>
                      </m:r>
                    </m:sub>
                    <m:sup>
                      <m:r>
                        <w:ins w:id="1918" w:author="Борис Гогинян" w:date="2020-03-28T05:28:00Z">
                          <w:rPr>
                            <w:rFonts w:ascii="Cambria Math" w:eastAsia="Times New Roman" w:hAnsi="Cambria Math" w:cs="Times New Roman"/>
                            <w:sz w:val="24"/>
                            <w:szCs w:val="24"/>
                          </w:rPr>
                          <m:t>2</m:t>
                        </w:ins>
                      </m:r>
                    </m:sup>
                  </m:sSubSup>
                </m:num>
                <m:den>
                  <m:r>
                    <w:ins w:id="1919" w:author="Борис Гогинян" w:date="2020-03-28T05:28:00Z">
                      <w:rPr>
                        <w:rFonts w:ascii="Cambria Math" w:eastAsia="Times New Roman" w:hAnsi="Cambria Math" w:cs="Times New Roman"/>
                        <w:sz w:val="24"/>
                        <w:szCs w:val="24"/>
                      </w:rPr>
                      <m:t>MSE</m:t>
                    </w:ins>
                  </m:r>
                </m:den>
              </m:f>
            </m:e>
          </m:d>
          <m:r>
            <w:ins w:id="1920" w:author="Борис Гогинян" w:date="2020-03-28T05:28:00Z">
              <w:rPr>
                <w:rFonts w:ascii="Cambria Math" w:eastAsia="Times New Roman" w:hAnsi="Cambria Math" w:cs="Times New Roman"/>
                <w:sz w:val="24"/>
                <w:szCs w:val="24"/>
              </w:rPr>
              <m:t>=20</m:t>
            </w:ins>
          </m:r>
          <m:sSub>
            <m:sSubPr>
              <m:ctrlPr>
                <w:ins w:id="1921" w:author="Борис Гогинян" w:date="2020-03-28T05:28:00Z">
                  <w:rPr>
                    <w:rFonts w:ascii="Cambria Math" w:eastAsia="Times New Roman" w:hAnsi="Cambria Math" w:cs="Times New Roman"/>
                    <w:i/>
                    <w:sz w:val="24"/>
                    <w:szCs w:val="24"/>
                  </w:rPr>
                </w:ins>
              </m:ctrlPr>
            </m:sSubPr>
            <m:e>
              <m:r>
                <w:ins w:id="1922" w:author="Борис Гогинян" w:date="2020-03-28T05:28:00Z">
                  <w:rPr>
                    <w:rFonts w:ascii="Cambria Math" w:eastAsia="Times New Roman" w:hAnsi="Cambria Math" w:cs="Times New Roman"/>
                    <w:sz w:val="24"/>
                    <w:szCs w:val="24"/>
                  </w:rPr>
                  <m:t>log</m:t>
                </w:ins>
              </m:r>
            </m:e>
            <m:sub>
              <m:r>
                <w:ins w:id="1923" w:author="Борис Гогинян" w:date="2020-03-28T05:28:00Z">
                  <w:rPr>
                    <w:rFonts w:ascii="Cambria Math" w:eastAsia="Times New Roman" w:hAnsi="Cambria Math" w:cs="Times New Roman"/>
                    <w:sz w:val="24"/>
                    <w:szCs w:val="24"/>
                  </w:rPr>
                  <m:t>10</m:t>
                </w:ins>
              </m:r>
            </m:sub>
          </m:sSub>
          <m:d>
            <m:dPr>
              <m:ctrlPr>
                <w:ins w:id="1924" w:author="Борис Гогинян" w:date="2020-03-28T05:28:00Z">
                  <w:rPr>
                    <w:rFonts w:ascii="Cambria Math" w:eastAsia="Times New Roman" w:hAnsi="Cambria Math" w:cs="Times New Roman"/>
                    <w:i/>
                    <w:sz w:val="24"/>
                    <w:szCs w:val="24"/>
                  </w:rPr>
                </w:ins>
              </m:ctrlPr>
            </m:dPr>
            <m:e>
              <m:f>
                <m:fPr>
                  <m:ctrlPr>
                    <w:ins w:id="1925" w:author="Борис Гогинян" w:date="2020-03-28T05:28:00Z">
                      <w:rPr>
                        <w:rFonts w:ascii="Cambria Math" w:eastAsia="Times New Roman" w:hAnsi="Cambria Math" w:cs="Times New Roman"/>
                        <w:i/>
                        <w:sz w:val="24"/>
                        <w:szCs w:val="24"/>
                      </w:rPr>
                    </w:ins>
                  </m:ctrlPr>
                </m:fPr>
                <m:num>
                  <m:sSub>
                    <m:sSubPr>
                      <m:ctrlPr>
                        <w:ins w:id="1926" w:author="Борис Гогинян" w:date="2020-03-28T05:28:00Z">
                          <w:rPr>
                            <w:rFonts w:ascii="Cambria Math" w:eastAsia="Times New Roman" w:hAnsi="Cambria Math" w:cs="Times New Roman"/>
                            <w:i/>
                            <w:sz w:val="24"/>
                            <w:szCs w:val="24"/>
                          </w:rPr>
                        </w:ins>
                      </m:ctrlPr>
                    </m:sSubPr>
                    <m:e>
                      <m:r>
                        <w:ins w:id="1927" w:author="Борис Гогинян" w:date="2020-03-28T05:28:00Z">
                          <w:rPr>
                            <w:rFonts w:ascii="Cambria Math" w:eastAsia="Times New Roman" w:hAnsi="Cambria Math" w:cs="Times New Roman"/>
                            <w:sz w:val="24"/>
                            <w:szCs w:val="24"/>
                          </w:rPr>
                          <m:t>MAX</m:t>
                        </w:ins>
                      </m:r>
                    </m:e>
                    <m:sub>
                      <m:r>
                        <w:ins w:id="1928" w:author="Борис Гогинян" w:date="2020-03-28T05:28:00Z">
                          <w:rPr>
                            <w:rFonts w:ascii="Cambria Math" w:eastAsia="Times New Roman" w:hAnsi="Cambria Math" w:cs="Times New Roman"/>
                            <w:sz w:val="24"/>
                            <w:szCs w:val="24"/>
                          </w:rPr>
                          <m:t>I</m:t>
                        </w:ins>
                      </m:r>
                    </m:sub>
                  </m:sSub>
                </m:num>
                <m:den>
                  <m:rad>
                    <m:radPr>
                      <m:degHide m:val="1"/>
                      <m:ctrlPr>
                        <w:ins w:id="1929" w:author="Борис Гогинян" w:date="2020-03-28T05:28:00Z">
                          <w:rPr>
                            <w:rFonts w:ascii="Cambria Math" w:eastAsia="Times New Roman" w:hAnsi="Cambria Math" w:cs="Times New Roman"/>
                            <w:i/>
                            <w:sz w:val="24"/>
                            <w:szCs w:val="24"/>
                          </w:rPr>
                        </w:ins>
                      </m:ctrlPr>
                    </m:radPr>
                    <m:deg/>
                    <m:e>
                      <m:r>
                        <w:ins w:id="1930" w:author="Борис Гогинян" w:date="2020-03-28T05:28:00Z">
                          <w:rPr>
                            <w:rFonts w:ascii="Cambria Math" w:eastAsia="Times New Roman" w:hAnsi="Cambria Math" w:cs="Times New Roman"/>
                            <w:sz w:val="24"/>
                            <w:szCs w:val="24"/>
                          </w:rPr>
                          <m:t>MSE</m:t>
                        </w:ins>
                      </m:r>
                    </m:e>
                  </m:rad>
                </m:den>
              </m:f>
            </m:e>
          </m:d>
          <m:r>
            <w:ins w:id="1931" w:author="Борис Гогинян" w:date="2020-03-28T05:28:00Z">
              <w:rPr>
                <w:rFonts w:ascii="Cambria Math" w:eastAsia="Times New Roman" w:hAnsi="Cambria Math" w:cs="Times New Roman"/>
                <w:sz w:val="24"/>
                <w:szCs w:val="24"/>
              </w:rPr>
              <m:t>,</m:t>
            </w:ins>
          </m:r>
        </m:oMath>
      </m:oMathPara>
      <w:commentRangeStart w:id="1932"/>
    </w:p>
    <w:tbl>
      <w:tblPr>
        <w:tblStyle w:val="a8"/>
        <w:tblW w:w="0" w:type="auto"/>
        <w:tblInd w:w="108" w:type="dxa"/>
        <w:tblLook w:val="04A0" w:firstRow="1" w:lastRow="0" w:firstColumn="1" w:lastColumn="0" w:noHBand="0" w:noVBand="1"/>
      </w:tblPr>
      <w:tblGrid>
        <w:gridCol w:w="9214"/>
        <w:gridCol w:w="1030"/>
      </w:tblGrid>
      <w:tr w:rsidR="004A7132" w:rsidRPr="000A674A" w:rsidDel="00593244" w14:paraId="688B3CDD" w14:textId="416F2AD2" w:rsidTr="00937CF7">
        <w:trPr>
          <w:del w:id="1933" w:author="Борис Гогинян" w:date="2020-03-28T05:28:00Z"/>
        </w:trPr>
        <w:tc>
          <w:tcPr>
            <w:tcW w:w="9214" w:type="dxa"/>
          </w:tcPr>
          <w:p w14:paraId="6C201EF1" w14:textId="60CA8E6F" w:rsidR="004A7132" w:rsidRPr="004A7132" w:rsidDel="00593244" w:rsidRDefault="00593244" w:rsidP="00E759F8">
            <w:pPr>
              <w:spacing w:line="360" w:lineRule="auto"/>
              <w:contextualSpacing/>
              <w:jc w:val="both"/>
              <w:rPr>
                <w:del w:id="1934" w:author="Борис Гогинян" w:date="2020-03-28T05:28:00Z"/>
                <w:rFonts w:ascii="Times New Roman" w:eastAsia="Times New Roman" w:hAnsi="Times New Roman" w:cs="Times New Roman"/>
                <w:sz w:val="24"/>
                <w:szCs w:val="24"/>
                <w:lang w:eastAsia="ru-RU"/>
              </w:rPr>
            </w:pPr>
            <m:oMathPara>
              <m:oMath>
                <m:r>
                  <w:ins w:id="1935" w:author="Борис Гогинян" w:date="2020-03-28T05:28:00Z">
                    <w:rPr>
                      <w:rFonts w:ascii="Cambria Math" w:eastAsia="Times New Roman" w:hAnsi="Cambria Math" w:cs="Times New Roman"/>
                      <w:sz w:val="24"/>
                      <w:szCs w:val="24"/>
                      <w:lang w:eastAsia="ru-RU"/>
                    </w:rPr>
                    <m:t xml:space="preserve">PSNR=10 </m:t>
                  </w:ins>
                </m:r>
                <m:sSub>
                  <m:sSubPr>
                    <m:ctrlPr>
                      <w:ins w:id="1936" w:author="Борис Гогинян" w:date="2020-03-28T05:28:00Z">
                        <w:rPr>
                          <w:rFonts w:ascii="Cambria Math" w:eastAsia="Times New Roman" w:hAnsi="Cambria Math" w:cs="Times New Roman"/>
                          <w:i/>
                          <w:sz w:val="24"/>
                          <w:szCs w:val="24"/>
                          <w:lang w:eastAsia="ru-RU"/>
                        </w:rPr>
                      </w:ins>
                    </m:ctrlPr>
                  </m:sSubPr>
                  <m:e>
                    <m:r>
                      <w:ins w:id="1937" w:author="Борис Гогинян" w:date="2020-03-28T05:28:00Z">
                        <w:rPr>
                          <w:rFonts w:ascii="Cambria Math" w:eastAsia="Times New Roman" w:hAnsi="Cambria Math" w:cs="Times New Roman"/>
                          <w:sz w:val="24"/>
                          <w:szCs w:val="24"/>
                          <w:lang w:eastAsia="ru-RU"/>
                        </w:rPr>
                        <m:t>log</m:t>
                      </w:ins>
                    </m:r>
                  </m:e>
                  <m:sub>
                    <m:r>
                      <w:ins w:id="1938" w:author="Борис Гогинян" w:date="2020-03-28T05:28:00Z">
                        <w:rPr>
                          <w:rFonts w:ascii="Cambria Math" w:eastAsia="Times New Roman" w:hAnsi="Cambria Math" w:cs="Times New Roman"/>
                          <w:sz w:val="24"/>
                          <w:szCs w:val="24"/>
                          <w:lang w:eastAsia="ru-RU"/>
                        </w:rPr>
                        <m:t>10</m:t>
                      </w:ins>
                    </m:r>
                  </m:sub>
                </m:sSub>
                <m:d>
                  <m:dPr>
                    <m:ctrlPr>
                      <w:ins w:id="1939" w:author="Борис Гогинян" w:date="2020-03-28T05:28:00Z">
                        <w:rPr>
                          <w:rFonts w:ascii="Cambria Math" w:eastAsia="Times New Roman" w:hAnsi="Cambria Math" w:cs="Times New Roman"/>
                          <w:i/>
                          <w:sz w:val="24"/>
                          <w:szCs w:val="24"/>
                          <w:lang w:eastAsia="ru-RU"/>
                        </w:rPr>
                      </w:ins>
                    </m:ctrlPr>
                  </m:dPr>
                  <m:e>
                    <m:f>
                      <m:fPr>
                        <m:ctrlPr>
                          <w:ins w:id="1940" w:author="Борис Гогинян" w:date="2020-03-28T05:28:00Z">
                            <w:rPr>
                              <w:rFonts w:ascii="Cambria Math" w:eastAsia="Times New Roman" w:hAnsi="Cambria Math" w:cs="Times New Roman"/>
                              <w:i/>
                              <w:sz w:val="24"/>
                              <w:szCs w:val="24"/>
                              <w:lang w:eastAsia="ru-RU"/>
                            </w:rPr>
                          </w:ins>
                        </m:ctrlPr>
                      </m:fPr>
                      <m:num>
                        <m:sSubSup>
                          <m:sSubSupPr>
                            <m:ctrlPr>
                              <w:ins w:id="1941" w:author="Борис Гогинян" w:date="2020-03-28T05:28:00Z">
                                <w:rPr>
                                  <w:rFonts w:ascii="Cambria Math" w:eastAsia="Times New Roman" w:hAnsi="Cambria Math" w:cs="Times New Roman"/>
                                  <w:i/>
                                  <w:sz w:val="24"/>
                                  <w:szCs w:val="24"/>
                                  <w:lang w:eastAsia="ru-RU"/>
                                </w:rPr>
                              </w:ins>
                            </m:ctrlPr>
                          </m:sSubSupPr>
                          <m:e>
                            <m:r>
                              <w:ins w:id="1942" w:author="Борис Гогинян" w:date="2020-03-28T05:28:00Z">
                                <w:rPr>
                                  <w:rFonts w:ascii="Cambria Math" w:eastAsia="Times New Roman" w:hAnsi="Cambria Math" w:cs="Times New Roman"/>
                                  <w:sz w:val="24"/>
                                  <w:szCs w:val="24"/>
                                  <w:lang w:eastAsia="ru-RU"/>
                                </w:rPr>
                                <m:t>MAX</m:t>
                              </w:ins>
                            </m:r>
                          </m:e>
                          <m:sub>
                            <m:r>
                              <w:ins w:id="1943" w:author="Борис Гогинян" w:date="2020-03-28T05:28:00Z">
                                <w:rPr>
                                  <w:rFonts w:ascii="Cambria Math" w:eastAsia="Times New Roman" w:hAnsi="Cambria Math" w:cs="Times New Roman"/>
                                  <w:sz w:val="24"/>
                                  <w:szCs w:val="24"/>
                                  <w:lang w:eastAsia="ru-RU"/>
                                </w:rPr>
                                <m:t>I</m:t>
                              </w:ins>
                            </m:r>
                          </m:sub>
                          <m:sup>
                            <m:r>
                              <w:ins w:id="1944" w:author="Борис Гогинян" w:date="2020-03-28T05:28:00Z">
                                <w:rPr>
                                  <w:rFonts w:ascii="Cambria Math" w:eastAsia="Times New Roman" w:hAnsi="Cambria Math" w:cs="Times New Roman"/>
                                  <w:sz w:val="24"/>
                                  <w:szCs w:val="24"/>
                                  <w:lang w:eastAsia="ru-RU"/>
                                </w:rPr>
                                <m:t>2</m:t>
                              </w:ins>
                            </m:r>
                          </m:sup>
                        </m:sSubSup>
                      </m:num>
                      <m:den>
                        <m:r>
                          <w:ins w:id="1945" w:author="Борис Гогинян" w:date="2020-03-28T05:28:00Z">
                            <w:rPr>
                              <w:rFonts w:ascii="Cambria Math" w:eastAsia="Times New Roman" w:hAnsi="Cambria Math" w:cs="Times New Roman"/>
                              <w:sz w:val="24"/>
                              <w:szCs w:val="24"/>
                              <w:lang w:eastAsia="ru-RU"/>
                            </w:rPr>
                            <m:t>MSE</m:t>
                          </w:ins>
                        </m:r>
                      </m:den>
                    </m:f>
                  </m:e>
                </m:d>
                <m:r>
                  <w:ins w:id="1946" w:author="Борис Гогинян" w:date="2020-03-28T05:28:00Z">
                    <w:rPr>
                      <w:rFonts w:ascii="Cambria Math" w:eastAsia="Times New Roman" w:hAnsi="Cambria Math" w:cs="Times New Roman"/>
                      <w:sz w:val="24"/>
                      <w:szCs w:val="24"/>
                      <w:lang w:eastAsia="ru-RU"/>
                    </w:rPr>
                    <m:t>=20</m:t>
                  </w:ins>
                </m:r>
                <m:sSub>
                  <m:sSubPr>
                    <m:ctrlPr>
                      <w:ins w:id="1947" w:author="Борис Гогинян" w:date="2020-03-28T05:28:00Z">
                        <w:rPr>
                          <w:rFonts w:ascii="Cambria Math" w:eastAsia="Times New Roman" w:hAnsi="Cambria Math" w:cs="Times New Roman"/>
                          <w:i/>
                          <w:sz w:val="24"/>
                          <w:szCs w:val="24"/>
                          <w:lang w:eastAsia="ru-RU"/>
                        </w:rPr>
                      </w:ins>
                    </m:ctrlPr>
                  </m:sSubPr>
                  <m:e>
                    <m:r>
                      <w:ins w:id="1948" w:author="Борис Гогинян" w:date="2020-03-28T05:28:00Z">
                        <w:rPr>
                          <w:rFonts w:ascii="Cambria Math" w:eastAsia="Times New Roman" w:hAnsi="Cambria Math" w:cs="Times New Roman"/>
                          <w:sz w:val="24"/>
                          <w:szCs w:val="24"/>
                          <w:lang w:eastAsia="ru-RU"/>
                        </w:rPr>
                        <m:t>log</m:t>
                      </w:ins>
                    </m:r>
                  </m:e>
                  <m:sub>
                    <m:r>
                      <w:ins w:id="1949" w:author="Борис Гогинян" w:date="2020-03-28T05:28:00Z">
                        <w:rPr>
                          <w:rFonts w:ascii="Cambria Math" w:eastAsia="Times New Roman" w:hAnsi="Cambria Math" w:cs="Times New Roman"/>
                          <w:sz w:val="24"/>
                          <w:szCs w:val="24"/>
                          <w:lang w:eastAsia="ru-RU"/>
                        </w:rPr>
                        <m:t>10</m:t>
                      </w:ins>
                    </m:r>
                  </m:sub>
                </m:sSub>
                <m:d>
                  <m:dPr>
                    <m:ctrlPr>
                      <w:ins w:id="1950" w:author="Борис Гогинян" w:date="2020-03-28T05:28:00Z">
                        <w:rPr>
                          <w:rFonts w:ascii="Cambria Math" w:eastAsia="Times New Roman" w:hAnsi="Cambria Math" w:cs="Times New Roman"/>
                          <w:i/>
                          <w:sz w:val="24"/>
                          <w:szCs w:val="24"/>
                          <w:lang w:eastAsia="ru-RU"/>
                        </w:rPr>
                      </w:ins>
                    </m:ctrlPr>
                  </m:dPr>
                  <m:e>
                    <m:f>
                      <m:fPr>
                        <m:ctrlPr>
                          <w:ins w:id="1951" w:author="Борис Гогинян" w:date="2020-03-28T05:28:00Z">
                            <w:rPr>
                              <w:rFonts w:ascii="Cambria Math" w:eastAsia="Times New Roman" w:hAnsi="Cambria Math" w:cs="Times New Roman"/>
                              <w:i/>
                              <w:sz w:val="24"/>
                              <w:szCs w:val="24"/>
                              <w:lang w:eastAsia="ru-RU"/>
                            </w:rPr>
                          </w:ins>
                        </m:ctrlPr>
                      </m:fPr>
                      <m:num>
                        <m:sSub>
                          <m:sSubPr>
                            <m:ctrlPr>
                              <w:ins w:id="1952" w:author="Борис Гогинян" w:date="2020-03-28T05:28:00Z">
                                <w:rPr>
                                  <w:rFonts w:ascii="Cambria Math" w:eastAsia="Times New Roman" w:hAnsi="Cambria Math" w:cs="Times New Roman"/>
                                  <w:i/>
                                  <w:sz w:val="24"/>
                                  <w:szCs w:val="24"/>
                                  <w:lang w:eastAsia="ru-RU"/>
                                </w:rPr>
                              </w:ins>
                            </m:ctrlPr>
                          </m:sSubPr>
                          <m:e>
                            <m:r>
                              <w:ins w:id="1953" w:author="Борис Гогинян" w:date="2020-03-28T05:28:00Z">
                                <w:rPr>
                                  <w:rFonts w:ascii="Cambria Math" w:eastAsia="Times New Roman" w:hAnsi="Cambria Math" w:cs="Times New Roman"/>
                                  <w:sz w:val="24"/>
                                  <w:szCs w:val="24"/>
                                  <w:lang w:eastAsia="ru-RU"/>
                                </w:rPr>
                                <m:t>MAX</m:t>
                              </w:ins>
                            </m:r>
                          </m:e>
                          <m:sub>
                            <m:r>
                              <w:ins w:id="1954" w:author="Борис Гогинян" w:date="2020-03-28T05:28:00Z">
                                <w:rPr>
                                  <w:rFonts w:ascii="Cambria Math" w:eastAsia="Times New Roman" w:hAnsi="Cambria Math" w:cs="Times New Roman"/>
                                  <w:sz w:val="24"/>
                                  <w:szCs w:val="24"/>
                                  <w:lang w:eastAsia="ru-RU"/>
                                </w:rPr>
                                <m:t>I</m:t>
                              </w:ins>
                            </m:r>
                          </m:sub>
                        </m:sSub>
                      </m:num>
                      <m:den>
                        <m:rad>
                          <m:radPr>
                            <m:degHide m:val="1"/>
                            <m:ctrlPr>
                              <w:ins w:id="1955" w:author="Борис Гогинян" w:date="2020-03-28T05:28:00Z">
                                <w:rPr>
                                  <w:rFonts w:ascii="Cambria Math" w:eastAsia="Times New Roman" w:hAnsi="Cambria Math" w:cs="Times New Roman"/>
                                  <w:i/>
                                  <w:sz w:val="24"/>
                                  <w:szCs w:val="24"/>
                                  <w:lang w:eastAsia="ru-RU"/>
                                </w:rPr>
                              </w:ins>
                            </m:ctrlPr>
                          </m:radPr>
                          <m:deg/>
                          <m:e>
                            <m:r>
                              <w:ins w:id="1956" w:author="Борис Гогинян" w:date="2020-03-28T05:28:00Z">
                                <w:rPr>
                                  <w:rFonts w:ascii="Cambria Math" w:eastAsia="Times New Roman" w:hAnsi="Cambria Math" w:cs="Times New Roman"/>
                                  <w:sz w:val="24"/>
                                  <w:szCs w:val="24"/>
                                  <w:lang w:eastAsia="ru-RU"/>
                                </w:rPr>
                                <m:t>MSE</m:t>
                              </w:ins>
                            </m:r>
                          </m:e>
                        </m:rad>
                      </m:den>
                    </m:f>
                  </m:e>
                </m:d>
                <m:r>
                  <w:ins w:id="1957" w:author="Борис Гогинян" w:date="2020-03-28T05:28:00Z">
                    <w:rPr>
                      <w:rFonts w:ascii="Cambria Math" w:eastAsia="Times New Roman" w:hAnsi="Cambria Math" w:cs="Times New Roman"/>
                      <w:sz w:val="24"/>
                      <w:szCs w:val="24"/>
                      <w:lang w:eastAsia="ru-RU"/>
                    </w:rPr>
                    <m:t>,</m:t>
                  </w:ins>
                </m:r>
                <m:r>
                  <w:del w:id="1958" w:author="Борис Гогинян" w:date="2020-03-28T05:28:00Z">
                    <w:rPr>
                      <w:rFonts w:ascii="Cambria Math" w:eastAsia="Times New Roman" w:hAnsi="Cambria Math" w:cs="Times New Roman"/>
                      <w:sz w:val="24"/>
                      <w:szCs w:val="24"/>
                      <w:lang w:eastAsia="ru-RU"/>
                    </w:rPr>
                    <m:t xml:space="preserve">PSNR=10 </m:t>
                  </w:del>
                </m:r>
                <m:sSub>
                  <m:sSubPr>
                    <m:ctrlPr>
                      <w:del w:id="1959" w:author="Борис Гогинян" w:date="2020-03-28T05:28:00Z">
                        <w:rPr>
                          <w:rFonts w:ascii="Cambria Math" w:eastAsia="Times New Roman" w:hAnsi="Cambria Math" w:cs="Times New Roman"/>
                          <w:i/>
                          <w:sz w:val="24"/>
                          <w:szCs w:val="24"/>
                          <w:lang w:eastAsia="ru-RU"/>
                        </w:rPr>
                      </w:del>
                    </m:ctrlPr>
                  </m:sSubPr>
                  <m:e>
                    <m:r>
                      <w:del w:id="1960" w:author="Борис Гогинян" w:date="2020-03-28T05:28:00Z">
                        <w:rPr>
                          <w:rFonts w:ascii="Cambria Math" w:eastAsia="Times New Roman" w:hAnsi="Cambria Math" w:cs="Times New Roman"/>
                          <w:sz w:val="24"/>
                          <w:szCs w:val="24"/>
                          <w:lang w:eastAsia="ru-RU"/>
                        </w:rPr>
                        <m:t>log</m:t>
                      </w:del>
                    </m:r>
                  </m:e>
                  <m:sub>
                    <m:r>
                      <w:del w:id="1961" w:author="Борис Гогинян" w:date="2020-03-28T05:28:00Z">
                        <w:rPr>
                          <w:rFonts w:ascii="Cambria Math" w:eastAsia="Times New Roman" w:hAnsi="Cambria Math" w:cs="Times New Roman"/>
                          <w:sz w:val="24"/>
                          <w:szCs w:val="24"/>
                          <w:lang w:eastAsia="ru-RU"/>
                        </w:rPr>
                        <m:t>10</m:t>
                      </w:del>
                    </m:r>
                  </m:sub>
                </m:sSub>
                <m:d>
                  <m:dPr>
                    <m:ctrlPr>
                      <w:del w:id="1962" w:author="Борис Гогинян" w:date="2020-03-28T05:28:00Z">
                        <w:rPr>
                          <w:rFonts w:ascii="Cambria Math" w:eastAsia="Times New Roman" w:hAnsi="Cambria Math" w:cs="Times New Roman"/>
                          <w:i/>
                          <w:sz w:val="24"/>
                          <w:szCs w:val="24"/>
                          <w:lang w:eastAsia="ru-RU"/>
                        </w:rPr>
                      </w:del>
                    </m:ctrlPr>
                  </m:dPr>
                  <m:e>
                    <m:f>
                      <m:fPr>
                        <m:ctrlPr>
                          <w:del w:id="1963" w:author="Борис Гогинян" w:date="2020-03-28T05:28:00Z">
                            <w:rPr>
                              <w:rFonts w:ascii="Cambria Math" w:eastAsia="Times New Roman" w:hAnsi="Cambria Math" w:cs="Times New Roman"/>
                              <w:i/>
                              <w:sz w:val="24"/>
                              <w:szCs w:val="24"/>
                              <w:lang w:eastAsia="ru-RU"/>
                            </w:rPr>
                          </w:del>
                        </m:ctrlPr>
                      </m:fPr>
                      <m:num>
                        <m:sSubSup>
                          <m:sSubSupPr>
                            <m:ctrlPr>
                              <w:del w:id="1964" w:author="Борис Гогинян" w:date="2020-03-28T05:28:00Z">
                                <w:rPr>
                                  <w:rFonts w:ascii="Cambria Math" w:eastAsia="Times New Roman" w:hAnsi="Cambria Math" w:cs="Times New Roman"/>
                                  <w:i/>
                                  <w:sz w:val="24"/>
                                  <w:szCs w:val="24"/>
                                  <w:lang w:eastAsia="ru-RU"/>
                                </w:rPr>
                              </w:del>
                            </m:ctrlPr>
                          </m:sSubSupPr>
                          <m:e>
                            <m:r>
                              <w:del w:id="1965" w:author="Борис Гогинян" w:date="2020-03-28T05:28:00Z">
                                <w:rPr>
                                  <w:rFonts w:ascii="Cambria Math" w:eastAsia="Times New Roman" w:hAnsi="Cambria Math" w:cs="Times New Roman"/>
                                  <w:sz w:val="24"/>
                                  <w:szCs w:val="24"/>
                                  <w:lang w:eastAsia="ru-RU"/>
                                </w:rPr>
                                <m:t>MAX</m:t>
                              </w:del>
                            </m:r>
                          </m:e>
                          <m:sub>
                            <m:r>
                              <w:del w:id="1966" w:author="Борис Гогинян" w:date="2020-03-28T05:28:00Z">
                                <w:rPr>
                                  <w:rFonts w:ascii="Cambria Math" w:eastAsia="Times New Roman" w:hAnsi="Cambria Math" w:cs="Times New Roman"/>
                                  <w:sz w:val="24"/>
                                  <w:szCs w:val="24"/>
                                  <w:lang w:eastAsia="ru-RU"/>
                                </w:rPr>
                                <m:t>I</m:t>
                              </w:del>
                            </m:r>
                          </m:sub>
                          <m:sup>
                            <m:r>
                              <w:del w:id="1967" w:author="Борис Гогинян" w:date="2020-03-28T05:28:00Z">
                                <w:rPr>
                                  <w:rFonts w:ascii="Cambria Math" w:eastAsia="Times New Roman" w:hAnsi="Cambria Math" w:cs="Times New Roman"/>
                                  <w:sz w:val="24"/>
                                  <w:szCs w:val="24"/>
                                  <w:lang w:eastAsia="ru-RU"/>
                                </w:rPr>
                                <m:t>2</m:t>
                              </w:del>
                            </m:r>
                          </m:sup>
                        </m:sSubSup>
                      </m:num>
                      <m:den>
                        <m:r>
                          <w:del w:id="1968" w:author="Борис Гогинян" w:date="2020-03-28T05:28:00Z">
                            <w:rPr>
                              <w:rFonts w:ascii="Cambria Math" w:eastAsia="Times New Roman" w:hAnsi="Cambria Math" w:cs="Times New Roman"/>
                              <w:sz w:val="24"/>
                              <w:szCs w:val="24"/>
                              <w:lang w:eastAsia="ru-RU"/>
                            </w:rPr>
                            <m:t>MSE</m:t>
                          </w:del>
                        </m:r>
                      </m:den>
                    </m:f>
                  </m:e>
                </m:d>
                <m:r>
                  <w:del w:id="1969" w:author="Борис Гогинян" w:date="2020-03-28T05:28:00Z">
                    <w:rPr>
                      <w:rFonts w:ascii="Cambria Math" w:eastAsia="Times New Roman" w:hAnsi="Cambria Math" w:cs="Times New Roman"/>
                      <w:sz w:val="24"/>
                      <w:szCs w:val="24"/>
                      <w:lang w:eastAsia="ru-RU"/>
                    </w:rPr>
                    <m:t>=20</m:t>
                  </w:del>
                </m:r>
                <m:sSub>
                  <m:sSubPr>
                    <m:ctrlPr>
                      <w:del w:id="1970" w:author="Борис Гогинян" w:date="2020-03-28T05:28:00Z">
                        <w:rPr>
                          <w:rFonts w:ascii="Cambria Math" w:eastAsia="Times New Roman" w:hAnsi="Cambria Math" w:cs="Times New Roman"/>
                          <w:i/>
                          <w:sz w:val="24"/>
                          <w:szCs w:val="24"/>
                          <w:lang w:eastAsia="ru-RU"/>
                        </w:rPr>
                      </w:del>
                    </m:ctrlPr>
                  </m:sSubPr>
                  <m:e>
                    <m:r>
                      <w:del w:id="1971" w:author="Борис Гогинян" w:date="2020-03-28T05:28:00Z">
                        <w:rPr>
                          <w:rFonts w:ascii="Cambria Math" w:eastAsia="Times New Roman" w:hAnsi="Cambria Math" w:cs="Times New Roman"/>
                          <w:sz w:val="24"/>
                          <w:szCs w:val="24"/>
                          <w:lang w:eastAsia="ru-RU"/>
                        </w:rPr>
                        <m:t>log</m:t>
                      </w:del>
                    </m:r>
                  </m:e>
                  <m:sub>
                    <m:r>
                      <w:del w:id="1972" w:author="Борис Гогинян" w:date="2020-03-28T05:28:00Z">
                        <w:rPr>
                          <w:rFonts w:ascii="Cambria Math" w:eastAsia="Times New Roman" w:hAnsi="Cambria Math" w:cs="Times New Roman"/>
                          <w:sz w:val="24"/>
                          <w:szCs w:val="24"/>
                          <w:lang w:eastAsia="ru-RU"/>
                        </w:rPr>
                        <m:t>10</m:t>
                      </w:del>
                    </m:r>
                  </m:sub>
                </m:sSub>
                <m:d>
                  <m:dPr>
                    <m:ctrlPr>
                      <w:del w:id="1973" w:author="Борис Гогинян" w:date="2020-03-28T05:28:00Z">
                        <w:rPr>
                          <w:rFonts w:ascii="Cambria Math" w:eastAsia="Times New Roman" w:hAnsi="Cambria Math" w:cs="Times New Roman"/>
                          <w:i/>
                          <w:sz w:val="24"/>
                          <w:szCs w:val="24"/>
                          <w:lang w:eastAsia="ru-RU"/>
                        </w:rPr>
                      </w:del>
                    </m:ctrlPr>
                  </m:dPr>
                  <m:e>
                    <m:f>
                      <m:fPr>
                        <m:ctrlPr>
                          <w:del w:id="1974" w:author="Борис Гогинян" w:date="2020-03-28T05:28:00Z">
                            <w:rPr>
                              <w:rFonts w:ascii="Cambria Math" w:eastAsia="Times New Roman" w:hAnsi="Cambria Math" w:cs="Times New Roman"/>
                              <w:i/>
                              <w:sz w:val="24"/>
                              <w:szCs w:val="24"/>
                              <w:lang w:eastAsia="ru-RU"/>
                            </w:rPr>
                          </w:del>
                        </m:ctrlPr>
                      </m:fPr>
                      <m:num>
                        <m:sSub>
                          <m:sSubPr>
                            <m:ctrlPr>
                              <w:del w:id="1975" w:author="Борис Гогинян" w:date="2020-03-28T05:28:00Z">
                                <w:rPr>
                                  <w:rFonts w:ascii="Cambria Math" w:eastAsia="Times New Roman" w:hAnsi="Cambria Math" w:cs="Times New Roman"/>
                                  <w:i/>
                                  <w:sz w:val="24"/>
                                  <w:szCs w:val="24"/>
                                  <w:lang w:eastAsia="ru-RU"/>
                                </w:rPr>
                              </w:del>
                            </m:ctrlPr>
                          </m:sSubPr>
                          <m:e>
                            <m:r>
                              <w:del w:id="1976" w:author="Борис Гогинян" w:date="2020-03-28T05:28:00Z">
                                <w:rPr>
                                  <w:rFonts w:ascii="Cambria Math" w:eastAsia="Times New Roman" w:hAnsi="Cambria Math" w:cs="Times New Roman"/>
                                  <w:sz w:val="24"/>
                                  <w:szCs w:val="24"/>
                                  <w:lang w:eastAsia="ru-RU"/>
                                </w:rPr>
                                <m:t>MAX</m:t>
                              </w:del>
                            </m:r>
                          </m:e>
                          <m:sub>
                            <m:r>
                              <w:del w:id="1977" w:author="Борис Гогинян" w:date="2020-03-28T05:28:00Z">
                                <w:rPr>
                                  <w:rFonts w:ascii="Cambria Math" w:eastAsia="Times New Roman" w:hAnsi="Cambria Math" w:cs="Times New Roman"/>
                                  <w:sz w:val="24"/>
                                  <w:szCs w:val="24"/>
                                  <w:lang w:eastAsia="ru-RU"/>
                                </w:rPr>
                                <m:t>I</m:t>
                              </w:del>
                            </m:r>
                          </m:sub>
                        </m:sSub>
                      </m:num>
                      <m:den>
                        <m:rad>
                          <m:radPr>
                            <m:degHide m:val="1"/>
                            <m:ctrlPr>
                              <w:del w:id="1978" w:author="Борис Гогинян" w:date="2020-03-28T05:28:00Z">
                                <w:rPr>
                                  <w:rFonts w:ascii="Cambria Math" w:eastAsia="Times New Roman" w:hAnsi="Cambria Math" w:cs="Times New Roman"/>
                                  <w:i/>
                                  <w:sz w:val="24"/>
                                  <w:szCs w:val="24"/>
                                  <w:lang w:eastAsia="ru-RU"/>
                                </w:rPr>
                              </w:del>
                            </m:ctrlPr>
                          </m:radPr>
                          <m:deg/>
                          <m:e>
                            <m:r>
                              <w:del w:id="1979" w:author="Борис Гогинян" w:date="2020-03-28T05:28:00Z">
                                <w:rPr>
                                  <w:rFonts w:ascii="Cambria Math" w:eastAsia="Times New Roman" w:hAnsi="Cambria Math" w:cs="Times New Roman"/>
                                  <w:sz w:val="24"/>
                                  <w:szCs w:val="24"/>
                                  <w:lang w:eastAsia="ru-RU"/>
                                </w:rPr>
                                <m:t>MSE</m:t>
                              </w:del>
                            </m:r>
                          </m:e>
                        </m:rad>
                      </m:den>
                    </m:f>
                  </m:e>
                </m:d>
                <m:r>
                  <w:del w:id="1980" w:author="Борис Гогинян" w:date="2020-03-28T05:28:00Z">
                    <w:rPr>
                      <w:rFonts w:ascii="Cambria Math" w:eastAsia="Times New Roman" w:hAnsi="Cambria Math" w:cs="Times New Roman"/>
                      <w:sz w:val="24"/>
                      <w:szCs w:val="24"/>
                      <w:lang w:eastAsia="ru-RU"/>
                    </w:rPr>
                    <m:t>,</m:t>
                  </w:del>
                </m:r>
              </m:oMath>
            </m:oMathPara>
          </w:p>
        </w:tc>
        <w:tc>
          <w:tcPr>
            <w:tcW w:w="992" w:type="dxa"/>
          </w:tcPr>
          <w:p w14:paraId="578672E3" w14:textId="6BAF5C27" w:rsidR="004A7132" w:rsidRPr="009264B8" w:rsidDel="00593244" w:rsidRDefault="004A7132" w:rsidP="004A7132">
            <w:pPr>
              <w:spacing w:line="360" w:lineRule="auto"/>
              <w:contextualSpacing/>
              <w:jc w:val="both"/>
              <w:rPr>
                <w:del w:id="1981" w:author="Борис Гогинян" w:date="2020-03-28T05:28:00Z"/>
                <w:rFonts w:ascii="Times New Roman" w:eastAsia="Times New Roman" w:hAnsi="Times New Roman" w:cs="Times New Roman"/>
                <w:color w:val="1F497D" w:themeColor="text2"/>
                <w:sz w:val="24"/>
                <w:szCs w:val="24"/>
                <w:lang w:val="en-US" w:eastAsia="ru-RU"/>
              </w:rPr>
            </w:pPr>
            <w:del w:id="1982" w:author="Борис Гогинян" w:date="2020-03-28T05:28:00Z">
              <w:r w:rsidRPr="009264B8" w:rsidDel="00593244">
                <w:rPr>
                  <w:rFonts w:ascii="Times New Roman" w:eastAsia="Times New Roman" w:hAnsi="Times New Roman" w:cs="Times New Roman"/>
                  <w:color w:val="1F497D" w:themeColor="text2"/>
                  <w:sz w:val="24"/>
                  <w:szCs w:val="24"/>
                  <w:lang w:val="en-US" w:eastAsia="ru-RU"/>
                </w:rPr>
                <w:delText>(psnr_</w:delText>
              </w:r>
              <w:r w:rsidRPr="009264B8" w:rsidDel="00593244">
                <w:rPr>
                  <w:rFonts w:ascii="Times New Roman" w:eastAsia="Times New Roman" w:hAnsi="Times New Roman" w:cs="Times New Roman"/>
                  <w:color w:val="1F497D" w:themeColor="text2"/>
                  <w:sz w:val="24"/>
                  <w:szCs w:val="24"/>
                  <w:lang w:eastAsia="ru-RU"/>
                </w:rPr>
                <w:delText>1</w:delText>
              </w:r>
              <w:r w:rsidRPr="009264B8" w:rsidDel="00593244">
                <w:rPr>
                  <w:rFonts w:ascii="Times New Roman" w:eastAsia="Times New Roman" w:hAnsi="Times New Roman" w:cs="Times New Roman"/>
                  <w:color w:val="1F497D" w:themeColor="text2"/>
                  <w:sz w:val="24"/>
                  <w:szCs w:val="24"/>
                  <w:lang w:val="en-US" w:eastAsia="ru-RU"/>
                </w:rPr>
                <w:delText>)</w:delText>
              </w:r>
            </w:del>
          </w:p>
        </w:tc>
      </w:tr>
    </w:tbl>
    <w:commentRangeEnd w:id="1932"/>
    <w:p w14:paraId="44EAFD9C" w14:textId="77777777" w:rsidR="004A7132" w:rsidRDefault="001443D9" w:rsidP="00434AEB">
      <w:pPr>
        <w:pStyle w:val="11"/>
        <w:spacing w:line="360" w:lineRule="auto"/>
        <w:ind w:right="7" w:firstLine="567"/>
        <w:jc w:val="both"/>
        <w:rPr>
          <w:rFonts w:ascii="Times New Roman" w:eastAsia="Times New Roman" w:hAnsi="Times New Roman" w:cs="Times New Roman"/>
          <w:sz w:val="24"/>
          <w:szCs w:val="24"/>
          <w:highlight w:val="white"/>
          <w:lang w:val="en-US"/>
        </w:rPr>
      </w:pPr>
      <w:r>
        <w:rPr>
          <w:rStyle w:val="af4"/>
          <w:rFonts w:asciiTheme="minorHAnsi" w:eastAsiaTheme="minorHAnsi" w:hAnsiTheme="minorHAnsi" w:cstheme="minorBidi"/>
          <w:lang w:eastAsia="en-US"/>
        </w:rPr>
        <w:commentReference w:id="1932"/>
      </w:r>
    </w:p>
    <w:p w14:paraId="72DC19A9" w14:textId="250F9FD3" w:rsidR="00296B2D" w:rsidRDefault="00E759F8" w:rsidP="00434AEB">
      <w:pPr>
        <w:pStyle w:val="11"/>
        <w:spacing w:line="360" w:lineRule="auto"/>
        <w:ind w:right="7" w:firstLine="567"/>
        <w:jc w:val="both"/>
        <w:rPr>
          <w:ins w:id="1983" w:author="Борис Гогинян" w:date="2020-05-10T01:07:00Z"/>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здесь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MAX</m:t>
            </m:r>
          </m:e>
          <m:sub>
            <m:r>
              <w:rPr>
                <w:rFonts w:ascii="Cambria Math" w:eastAsia="Times New Roman" w:hAnsi="Cambria Math" w:cs="Times New Roman"/>
                <w:sz w:val="24"/>
                <w:szCs w:val="24"/>
              </w:rPr>
              <m:t>I</m:t>
            </m:r>
          </m:sub>
        </m:sSub>
      </m:oMath>
      <w:r>
        <w:rPr>
          <w:rFonts w:ascii="Times New Roman" w:eastAsia="Times New Roman" w:hAnsi="Times New Roman" w:cs="Times New Roman"/>
          <w:sz w:val="24"/>
          <w:szCs w:val="24"/>
        </w:rPr>
        <w:t xml:space="preserve"> – максимальное значение яркости пикселя изображения. Чаще всего, </w:t>
      </w: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MAX</m:t>
            </m:r>
          </m:e>
          <m:sub>
            <m:r>
              <w:rPr>
                <w:rFonts w:ascii="Cambria Math" w:eastAsia="Times New Roman" w:hAnsi="Cambria Math" w:cs="Times New Roman"/>
                <w:sz w:val="24"/>
                <w:szCs w:val="24"/>
              </w:rPr>
              <m:t>I</m:t>
            </m:r>
          </m:sub>
        </m:sSub>
        <m:r>
          <w:rPr>
            <w:rFonts w:ascii="Cambria Math" w:eastAsia="Times New Roman" w:hAnsi="Cambria Math" w:cs="Times New Roman"/>
            <w:sz w:val="24"/>
            <w:szCs w:val="24"/>
          </w:rPr>
          <m:t>=255</m:t>
        </m:r>
      </m:oMath>
      <w:r>
        <w:rPr>
          <w:rFonts w:ascii="Times New Roman" w:eastAsia="Times New Roman" w:hAnsi="Times New Roman" w:cs="Times New Roman"/>
          <w:sz w:val="24"/>
          <w:szCs w:val="24"/>
        </w:rPr>
        <w:t xml:space="preserve">. Для цветных изображений </w:t>
      </w:r>
      <w:r w:rsidRPr="00E759F8">
        <w:rPr>
          <w:rFonts w:ascii="Times New Roman" w:eastAsia="Times New Roman" w:hAnsi="Times New Roman" w:cs="Times New Roman"/>
          <w:i/>
          <w:sz w:val="24"/>
          <w:szCs w:val="24"/>
          <w:lang w:val="en-US"/>
        </w:rPr>
        <w:t>MSE</w:t>
      </w:r>
      <w:r w:rsidRPr="00E759F8">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это комбинация отклонений по трём каналам (красный, зелёный и синий), поэтому в аналоге формулы</w:t>
      </w:r>
      <w:del w:id="1984" w:author="Борис Гогинян" w:date="2020-03-28T05:28:00Z">
        <w:r w:rsidDel="00593244">
          <w:rPr>
            <w:rFonts w:ascii="Times New Roman" w:eastAsia="Times New Roman" w:hAnsi="Times New Roman" w:cs="Times New Roman"/>
            <w:sz w:val="24"/>
            <w:szCs w:val="24"/>
          </w:rPr>
          <w:delText xml:space="preserve"> </w:delText>
        </w:r>
        <w:r w:rsidRPr="009264B8" w:rsidDel="00593244">
          <w:rPr>
            <w:rFonts w:ascii="Times New Roman" w:eastAsia="Times New Roman" w:hAnsi="Times New Roman" w:cs="Times New Roman"/>
            <w:color w:val="1F497D" w:themeColor="text2"/>
            <w:sz w:val="24"/>
            <w:szCs w:val="24"/>
          </w:rPr>
          <w:delText>(</w:delText>
        </w:r>
        <w:r w:rsidRPr="009264B8" w:rsidDel="00593244">
          <w:rPr>
            <w:rFonts w:ascii="Times New Roman" w:eastAsia="Times New Roman" w:hAnsi="Times New Roman" w:cs="Times New Roman"/>
            <w:color w:val="1F497D" w:themeColor="text2"/>
            <w:sz w:val="24"/>
            <w:szCs w:val="24"/>
            <w:lang w:val="en-US"/>
          </w:rPr>
          <w:delText>mse</w:delText>
        </w:r>
        <w:r w:rsidRPr="009264B8" w:rsidDel="00593244">
          <w:rPr>
            <w:rFonts w:ascii="Times New Roman" w:eastAsia="Times New Roman" w:hAnsi="Times New Roman" w:cs="Times New Roman"/>
            <w:color w:val="1F497D" w:themeColor="text2"/>
            <w:sz w:val="24"/>
            <w:szCs w:val="24"/>
          </w:rPr>
          <w:delText>_1)</w:delText>
        </w:r>
      </w:del>
      <w:r>
        <w:rPr>
          <w:rFonts w:ascii="Times New Roman" w:eastAsia="Times New Roman" w:hAnsi="Times New Roman" w:cs="Times New Roman"/>
          <w:sz w:val="24"/>
          <w:szCs w:val="24"/>
        </w:rPr>
        <w:t xml:space="preserve"> для цветного изображения знаменатель умножается на 3.</w:t>
      </w:r>
    </w:p>
    <w:p w14:paraId="63731E44" w14:textId="77777777" w:rsidR="00296B2D" w:rsidRDefault="00296B2D">
      <w:pPr>
        <w:rPr>
          <w:ins w:id="1985" w:author="Борис Гогинян" w:date="2020-05-10T01:07:00Z"/>
          <w:rFonts w:ascii="Times New Roman" w:eastAsia="Times New Roman" w:hAnsi="Times New Roman" w:cs="Times New Roman"/>
          <w:sz w:val="24"/>
          <w:szCs w:val="24"/>
          <w:lang w:eastAsia="ru-RU"/>
        </w:rPr>
      </w:pPr>
      <w:ins w:id="1986" w:author="Борис Гогинян" w:date="2020-05-10T01:07:00Z">
        <w:r>
          <w:rPr>
            <w:rFonts w:ascii="Times New Roman" w:eastAsia="Times New Roman" w:hAnsi="Times New Roman" w:cs="Times New Roman"/>
            <w:sz w:val="24"/>
            <w:szCs w:val="24"/>
          </w:rPr>
          <w:br w:type="page"/>
        </w:r>
      </w:ins>
    </w:p>
    <w:p w14:paraId="3A02B488" w14:textId="77777777" w:rsidR="00296B2D" w:rsidRDefault="00296B2D">
      <w:pPr>
        <w:spacing w:after="0"/>
        <w:ind w:firstLine="567"/>
        <w:jc w:val="both"/>
        <w:rPr>
          <w:ins w:id="1987" w:author="Борис Гогинян" w:date="2020-05-10T01:07:00Z"/>
          <w:rFonts w:ascii="Times New Roman" w:hAnsi="Times New Roman" w:cs="Times New Roman"/>
          <w:iCs/>
          <w:sz w:val="32"/>
          <w:szCs w:val="32"/>
        </w:rPr>
        <w:pPrChange w:id="1988" w:author="Борис Гогинян" w:date="2020-05-10T01:08:00Z">
          <w:pPr>
            <w:spacing w:after="0"/>
            <w:jc w:val="both"/>
          </w:pPr>
        </w:pPrChange>
      </w:pPr>
      <w:ins w:id="1989" w:author="Борис Гогинян" w:date="2020-05-10T01:07:00Z">
        <w:r>
          <w:rPr>
            <w:rFonts w:ascii="Times New Roman" w:hAnsi="Times New Roman" w:cs="Times New Roman"/>
            <w:iCs/>
            <w:sz w:val="32"/>
            <w:szCs w:val="32"/>
          </w:rPr>
          <w:lastRenderedPageBreak/>
          <w:t>Глава 5 Эксперименты</w:t>
        </w:r>
      </w:ins>
    </w:p>
    <w:p w14:paraId="17048FDC" w14:textId="77777777" w:rsidR="00E759F8" w:rsidRPr="00E759F8" w:rsidRDefault="00E759F8" w:rsidP="00434AEB">
      <w:pPr>
        <w:pStyle w:val="11"/>
        <w:spacing w:line="360" w:lineRule="auto"/>
        <w:ind w:right="7" w:firstLine="567"/>
        <w:jc w:val="both"/>
        <w:rPr>
          <w:rFonts w:ascii="Times New Roman" w:eastAsia="Times New Roman" w:hAnsi="Times New Roman" w:cs="Times New Roman"/>
          <w:sz w:val="24"/>
          <w:szCs w:val="24"/>
          <w:highlight w:val="white"/>
        </w:rPr>
      </w:pPr>
    </w:p>
    <w:p w14:paraId="76D78EE0" w14:textId="7CE14830" w:rsidR="002317FE" w:rsidDel="00296B2D" w:rsidRDefault="001D63F7" w:rsidP="005F4B4D">
      <w:pPr>
        <w:spacing w:after="0" w:line="360" w:lineRule="auto"/>
        <w:ind w:firstLine="567"/>
        <w:contextualSpacing/>
        <w:jc w:val="center"/>
        <w:rPr>
          <w:del w:id="1990" w:author="Борис Гогинян" w:date="2020-05-10T01:08:00Z"/>
          <w:rFonts w:ascii="Times New Roman" w:hAnsi="Times New Roman" w:cs="Times New Roman"/>
          <w:b/>
          <w:sz w:val="24"/>
          <w:szCs w:val="24"/>
        </w:rPr>
      </w:pPr>
      <w:del w:id="1991" w:author="Борис Гогинян" w:date="2020-05-10T01:08:00Z">
        <w:r w:rsidDel="00296B2D">
          <w:rPr>
            <w:rFonts w:ascii="Times New Roman" w:hAnsi="Times New Roman" w:cs="Times New Roman"/>
            <w:b/>
            <w:sz w:val="24"/>
            <w:szCs w:val="24"/>
          </w:rPr>
          <w:delText>3. Эксперименты</w:delText>
        </w:r>
      </w:del>
    </w:p>
    <w:p w14:paraId="74E1917C" w14:textId="77777777" w:rsidR="001D63F7" w:rsidRDefault="001D63F7" w:rsidP="00AB38D7">
      <w:pPr>
        <w:spacing w:after="0"/>
        <w:ind w:firstLine="567"/>
        <w:contextualSpacing/>
        <w:jc w:val="both"/>
        <w:rPr>
          <w:rFonts w:ascii="Times New Roman" w:hAnsi="Times New Roman" w:cs="Times New Roman"/>
          <w:sz w:val="24"/>
          <w:szCs w:val="24"/>
        </w:rPr>
      </w:pPr>
      <w:r>
        <w:rPr>
          <w:rFonts w:ascii="Times New Roman" w:hAnsi="Times New Roman" w:cs="Times New Roman"/>
          <w:sz w:val="24"/>
          <w:szCs w:val="24"/>
        </w:rPr>
        <w:t>В экспериментальной части исследования на представленном наборе данных было протестировано несколько алгоритмов классификации. Их результаты сравниваются в выводах работы.</w:t>
      </w:r>
      <w:r w:rsidR="00937CF7" w:rsidRPr="00937CF7">
        <w:rPr>
          <w:rFonts w:ascii="Times New Roman" w:hAnsi="Times New Roman" w:cs="Times New Roman"/>
          <w:sz w:val="24"/>
          <w:szCs w:val="24"/>
        </w:rPr>
        <w:t xml:space="preserve"> </w:t>
      </w:r>
      <w:r w:rsidR="00937CF7">
        <w:rPr>
          <w:rFonts w:ascii="Times New Roman" w:hAnsi="Times New Roman" w:cs="Times New Roman"/>
          <w:sz w:val="24"/>
          <w:szCs w:val="24"/>
        </w:rPr>
        <w:t>Реализациям алгоритмов трассировки предоставлялось примерно одинаковое количество времени для подготовки изображения (около 1000 – 1500 с.). Результаты их работы сравнивались с эталонным изображением.</w:t>
      </w:r>
    </w:p>
    <w:p w14:paraId="5D6B0D11" w14:textId="77777777" w:rsidR="00937CF7" w:rsidRPr="00937CF7" w:rsidRDefault="00937CF7" w:rsidP="00AB38D7">
      <w:pPr>
        <w:spacing w:after="0"/>
        <w:ind w:firstLine="567"/>
        <w:contextualSpacing/>
        <w:jc w:val="both"/>
        <w:rPr>
          <w:rFonts w:ascii="Times New Roman" w:hAnsi="Times New Roman" w:cs="Times New Roman"/>
          <w:sz w:val="24"/>
          <w:szCs w:val="24"/>
        </w:rPr>
      </w:pPr>
      <w:r>
        <w:rPr>
          <w:rFonts w:ascii="Times New Roman" w:hAnsi="Times New Roman" w:cs="Times New Roman"/>
          <w:sz w:val="24"/>
          <w:szCs w:val="24"/>
        </w:rPr>
        <w:t xml:space="preserve">Далее эксперимент продолжался примерно до 15000 – 20000 с. </w:t>
      </w:r>
      <w:r w:rsidR="00A57769">
        <w:rPr>
          <w:rFonts w:ascii="Times New Roman" w:hAnsi="Times New Roman" w:cs="Times New Roman"/>
          <w:sz w:val="24"/>
          <w:szCs w:val="24"/>
        </w:rPr>
        <w:t>Качество полученных изображений сравнивалось на промежуточных этапах и по истечении этого времени.</w:t>
      </w:r>
    </w:p>
    <w:p w14:paraId="5839D05A" w14:textId="77777777" w:rsidR="001D63F7" w:rsidRPr="001D63F7" w:rsidRDefault="001D63F7" w:rsidP="001D63F7">
      <w:pPr>
        <w:spacing w:after="0" w:line="360" w:lineRule="auto"/>
        <w:ind w:firstLine="567"/>
        <w:contextualSpacing/>
        <w:jc w:val="center"/>
        <w:rPr>
          <w:rFonts w:ascii="Times New Roman" w:hAnsi="Times New Roman" w:cs="Times New Roman"/>
          <w:b/>
          <w:sz w:val="24"/>
          <w:szCs w:val="24"/>
        </w:rPr>
      </w:pPr>
      <w:r>
        <w:rPr>
          <w:rFonts w:ascii="Times New Roman" w:hAnsi="Times New Roman" w:cs="Times New Roman"/>
          <w:b/>
          <w:sz w:val="24"/>
          <w:szCs w:val="24"/>
        </w:rPr>
        <w:t xml:space="preserve">3.1. </w:t>
      </w:r>
      <w:r w:rsidR="003749BB">
        <w:rPr>
          <w:rFonts w:ascii="Times New Roman" w:hAnsi="Times New Roman" w:cs="Times New Roman"/>
          <w:b/>
          <w:sz w:val="24"/>
          <w:szCs w:val="24"/>
        </w:rPr>
        <w:t>Эксперимент 1</w:t>
      </w:r>
    </w:p>
    <w:p w14:paraId="3B5392A2" w14:textId="777AA063" w:rsidR="00DB1347" w:rsidRDefault="009264B8" w:rsidP="00DB1347">
      <w:pPr>
        <w:spacing w:after="0" w:line="360" w:lineRule="auto"/>
        <w:ind w:firstLine="567"/>
        <w:contextualSpacing/>
        <w:jc w:val="both"/>
        <w:rPr>
          <w:rFonts w:ascii="Times New Roman" w:eastAsia="Times New Roman" w:hAnsi="Times New Roman" w:cs="Times New Roman"/>
          <w:color w:val="000000" w:themeColor="text1"/>
          <w:sz w:val="24"/>
          <w:szCs w:val="24"/>
          <w:lang w:eastAsia="ru-RU"/>
        </w:rPr>
      </w:pPr>
      <w:r>
        <w:rPr>
          <w:rFonts w:ascii="Times New Roman" w:eastAsia="Times New Roman" w:hAnsi="Times New Roman" w:cs="Times New Roman"/>
          <w:color w:val="000000" w:themeColor="text1"/>
          <w:sz w:val="24"/>
          <w:szCs w:val="24"/>
          <w:lang w:eastAsia="ru-RU"/>
        </w:rPr>
        <w:t xml:space="preserve">В данном эксперименте на белой диффузной плоскости расположена модель граненого стакана. Материал стакана – гладкое бесцветное стекло. </w:t>
      </w:r>
      <w:r w:rsidR="00666404">
        <w:rPr>
          <w:rFonts w:ascii="Times New Roman" w:eastAsia="Times New Roman" w:hAnsi="Times New Roman" w:cs="Times New Roman"/>
          <w:color w:val="000000" w:themeColor="text1"/>
          <w:sz w:val="24"/>
          <w:szCs w:val="24"/>
          <w:lang w:eastAsia="ru-RU"/>
        </w:rPr>
        <w:t>Фон окружения</w:t>
      </w:r>
      <w:r>
        <w:rPr>
          <w:rFonts w:ascii="Times New Roman" w:eastAsia="Times New Roman" w:hAnsi="Times New Roman" w:cs="Times New Roman"/>
          <w:color w:val="000000" w:themeColor="text1"/>
          <w:sz w:val="24"/>
          <w:szCs w:val="24"/>
          <w:lang w:eastAsia="ru-RU"/>
        </w:rPr>
        <w:t xml:space="preserve"> </w:t>
      </w:r>
      <w:r w:rsidR="00666404">
        <w:rPr>
          <w:rFonts w:ascii="Times New Roman" w:eastAsia="Times New Roman" w:hAnsi="Times New Roman" w:cs="Times New Roman"/>
          <w:color w:val="000000" w:themeColor="text1"/>
          <w:sz w:val="24"/>
          <w:szCs w:val="24"/>
          <w:lang w:eastAsia="ru-RU"/>
        </w:rPr>
        <w:t>полностью черный</w:t>
      </w:r>
      <w:r>
        <w:rPr>
          <w:rFonts w:ascii="Times New Roman" w:eastAsia="Times New Roman" w:hAnsi="Times New Roman" w:cs="Times New Roman"/>
          <w:color w:val="000000" w:themeColor="text1"/>
          <w:sz w:val="24"/>
          <w:szCs w:val="24"/>
          <w:lang w:eastAsia="ru-RU"/>
        </w:rPr>
        <w:t xml:space="preserve">. Исследуется корректность визуализации прозрачного стекла и оптического эффекта каустики. </w:t>
      </w:r>
    </w:p>
    <w:p w14:paraId="4B94D5A5" w14:textId="2C5B86CA" w:rsidR="00DB1347" w:rsidRDefault="009264B8" w:rsidP="00666404">
      <w:pPr>
        <w:spacing w:after="0" w:line="360" w:lineRule="auto"/>
        <w:ind w:firstLine="567"/>
        <w:contextualSpacing/>
        <w:jc w:val="both"/>
        <w:rPr>
          <w:rFonts w:ascii="Times New Roman" w:eastAsia="Times New Roman" w:hAnsi="Times New Roman" w:cs="Times New Roman"/>
          <w:color w:val="000000" w:themeColor="text1"/>
          <w:sz w:val="24"/>
          <w:szCs w:val="24"/>
          <w:lang w:val="en-US" w:eastAsia="ru-RU"/>
        </w:rPr>
      </w:pPr>
      <w:r>
        <w:rPr>
          <w:rFonts w:ascii="Times New Roman" w:eastAsia="Times New Roman" w:hAnsi="Times New Roman" w:cs="Times New Roman"/>
          <w:color w:val="000000" w:themeColor="text1"/>
          <w:sz w:val="24"/>
          <w:szCs w:val="24"/>
          <w:lang w:eastAsia="ru-RU"/>
        </w:rPr>
        <w:t>Рендер</w:t>
      </w:r>
      <w:r w:rsidRPr="009264B8">
        <w:rPr>
          <w:rFonts w:ascii="Times New Roman" w:eastAsia="Times New Roman" w:hAnsi="Times New Roman" w:cs="Times New Roman"/>
          <w:color w:val="000000" w:themeColor="text1"/>
          <w:sz w:val="24"/>
          <w:szCs w:val="24"/>
          <w:lang w:val="en-US" w:eastAsia="ru-RU"/>
        </w:rPr>
        <w:t xml:space="preserve"> </w:t>
      </w:r>
      <w:r>
        <w:rPr>
          <w:rFonts w:ascii="Times New Roman" w:eastAsia="Times New Roman" w:hAnsi="Times New Roman" w:cs="Times New Roman"/>
          <w:color w:val="000000" w:themeColor="text1"/>
          <w:sz w:val="24"/>
          <w:szCs w:val="24"/>
          <w:lang w:val="en-US" w:eastAsia="ru-RU"/>
        </w:rPr>
        <w:t xml:space="preserve">Cycles </w:t>
      </w:r>
      <w:r>
        <w:rPr>
          <w:rFonts w:ascii="Times New Roman" w:eastAsia="Times New Roman" w:hAnsi="Times New Roman" w:cs="Times New Roman"/>
          <w:color w:val="000000" w:themeColor="text1"/>
          <w:sz w:val="24"/>
          <w:szCs w:val="24"/>
          <w:lang w:eastAsia="ru-RU"/>
        </w:rPr>
        <w:t>использует</w:t>
      </w:r>
      <w:r w:rsidRPr="009264B8">
        <w:rPr>
          <w:rFonts w:ascii="Times New Roman" w:eastAsia="Times New Roman" w:hAnsi="Times New Roman" w:cs="Times New Roman"/>
          <w:color w:val="000000" w:themeColor="text1"/>
          <w:sz w:val="24"/>
          <w:szCs w:val="24"/>
          <w:lang w:val="en-US" w:eastAsia="ru-RU"/>
        </w:rPr>
        <w:t xml:space="preserve"> </w:t>
      </w:r>
      <w:r>
        <w:rPr>
          <w:rFonts w:ascii="Times New Roman" w:eastAsia="Times New Roman" w:hAnsi="Times New Roman" w:cs="Times New Roman"/>
          <w:color w:val="000000" w:themeColor="text1"/>
          <w:sz w:val="24"/>
          <w:szCs w:val="24"/>
          <w:lang w:val="en-US" w:eastAsia="ru-RU"/>
        </w:rPr>
        <w:t>Path tracing, LuxCore –</w:t>
      </w:r>
      <w:r w:rsidR="00666404">
        <w:rPr>
          <w:rFonts w:ascii="Times New Roman" w:eastAsia="Times New Roman" w:hAnsi="Times New Roman" w:cs="Times New Roman"/>
          <w:color w:val="000000" w:themeColor="text1"/>
          <w:sz w:val="24"/>
          <w:szCs w:val="24"/>
          <w:lang w:val="en-US" w:eastAsia="ru-RU"/>
        </w:rPr>
        <w:t xml:space="preserve"> Bidir + Metropolis</w:t>
      </w:r>
      <w:r>
        <w:rPr>
          <w:rFonts w:ascii="Times New Roman" w:eastAsia="Times New Roman" w:hAnsi="Times New Roman" w:cs="Times New Roman"/>
          <w:color w:val="000000" w:themeColor="text1"/>
          <w:sz w:val="24"/>
          <w:szCs w:val="24"/>
          <w:lang w:val="en-US" w:eastAsia="ru-RU"/>
        </w:rPr>
        <w:t xml:space="preserve">, appleseed </w:t>
      </w:r>
      <w:r w:rsidR="00666404">
        <w:rPr>
          <w:rFonts w:ascii="Times New Roman" w:eastAsia="Times New Roman" w:hAnsi="Times New Roman" w:cs="Times New Roman"/>
          <w:color w:val="000000" w:themeColor="text1"/>
          <w:sz w:val="24"/>
          <w:szCs w:val="24"/>
          <w:lang w:val="en-US" w:eastAsia="ru-RU"/>
        </w:rPr>
        <w:t>–</w:t>
      </w:r>
      <w:r>
        <w:rPr>
          <w:rFonts w:ascii="Times New Roman" w:eastAsia="Times New Roman" w:hAnsi="Times New Roman" w:cs="Times New Roman"/>
          <w:color w:val="000000" w:themeColor="text1"/>
          <w:sz w:val="24"/>
          <w:szCs w:val="24"/>
          <w:lang w:val="en-US" w:eastAsia="ru-RU"/>
        </w:rPr>
        <w:t xml:space="preserve"> SPPM</w:t>
      </w:r>
      <w:r w:rsidR="00666404" w:rsidRPr="00666404">
        <w:rPr>
          <w:rFonts w:ascii="Times New Roman" w:eastAsia="Times New Roman" w:hAnsi="Times New Roman" w:cs="Times New Roman"/>
          <w:color w:val="000000" w:themeColor="text1"/>
          <w:sz w:val="24"/>
          <w:szCs w:val="24"/>
          <w:lang w:val="en-US" w:eastAsia="ru-RU"/>
        </w:rPr>
        <w:t>.</w:t>
      </w:r>
    </w:p>
    <w:p w14:paraId="4E4EB266" w14:textId="77777777" w:rsidR="00666404" w:rsidRPr="00666404" w:rsidRDefault="00666404" w:rsidP="00666404">
      <w:pPr>
        <w:spacing w:after="0" w:line="360" w:lineRule="auto"/>
        <w:ind w:firstLine="567"/>
        <w:contextualSpacing/>
        <w:jc w:val="both"/>
        <w:rPr>
          <w:rFonts w:ascii="Times New Roman" w:eastAsia="Times New Roman" w:hAnsi="Times New Roman" w:cs="Times New Roman"/>
          <w:color w:val="000000" w:themeColor="text1"/>
          <w:sz w:val="24"/>
          <w:szCs w:val="24"/>
          <w:lang w:val="en-US" w:eastAsia="ru-RU"/>
        </w:rPr>
      </w:pPr>
    </w:p>
    <w:p w14:paraId="3D98B4A4" w14:textId="13E03993" w:rsidR="00DD74B8" w:rsidRPr="00666404" w:rsidRDefault="00DB1347" w:rsidP="00666404">
      <w:pPr>
        <w:spacing w:after="0"/>
        <w:ind w:firstLine="567"/>
        <w:contextualSpacing/>
        <w:jc w:val="center"/>
        <w:rPr>
          <w:rFonts w:ascii="Times New Roman" w:eastAsia="Times New Roman" w:hAnsi="Times New Roman" w:cs="Times New Roman"/>
          <w:sz w:val="24"/>
          <w:szCs w:val="24"/>
          <w:lang w:eastAsia="ru-RU"/>
        </w:rPr>
      </w:pPr>
      <w:r w:rsidRPr="00666404">
        <w:rPr>
          <w:rFonts w:ascii="Times New Roman" w:eastAsia="Times New Roman" w:hAnsi="Times New Roman" w:cs="Times New Roman"/>
          <w:sz w:val="24"/>
          <w:szCs w:val="24"/>
          <w:lang w:eastAsia="ru-RU"/>
        </w:rPr>
        <w:t>Таблица 1. Время работы (с точностью до единиц) и качество (с точностью до 0.01</w:t>
      </w:r>
      <w:r w:rsidR="00C40046" w:rsidRPr="00666404">
        <w:rPr>
          <w:rFonts w:ascii="Times New Roman" w:eastAsia="Times New Roman" w:hAnsi="Times New Roman" w:cs="Times New Roman"/>
          <w:sz w:val="24"/>
          <w:szCs w:val="24"/>
          <w:lang w:eastAsia="ru-RU"/>
        </w:rPr>
        <w:t xml:space="preserve"> дБ</w:t>
      </w:r>
      <w:r w:rsidRPr="00666404">
        <w:rPr>
          <w:rFonts w:ascii="Times New Roman" w:eastAsia="Times New Roman" w:hAnsi="Times New Roman" w:cs="Times New Roman"/>
          <w:sz w:val="24"/>
          <w:szCs w:val="24"/>
          <w:lang w:eastAsia="ru-RU"/>
        </w:rPr>
        <w:t xml:space="preserve">) полученного изображения реализациями алгоритмов трассировки </w:t>
      </w:r>
      <w:r w:rsidR="00666404">
        <w:rPr>
          <w:rFonts w:ascii="Times New Roman" w:eastAsia="Times New Roman" w:hAnsi="Times New Roman" w:cs="Times New Roman"/>
          <w:sz w:val="24"/>
          <w:szCs w:val="24"/>
          <w:lang w:val="en-US" w:eastAsia="ru-RU"/>
        </w:rPr>
        <w:t>a</w:t>
      </w:r>
      <w:r w:rsidRPr="00666404">
        <w:rPr>
          <w:rFonts w:ascii="Times New Roman" w:eastAsia="Times New Roman" w:hAnsi="Times New Roman" w:cs="Times New Roman"/>
          <w:sz w:val="24"/>
          <w:szCs w:val="24"/>
          <w:lang w:val="en-US" w:eastAsia="ru-RU"/>
        </w:rPr>
        <w:t>ppleseed</w:t>
      </w:r>
      <w:r w:rsidRPr="00666404">
        <w:rPr>
          <w:rFonts w:ascii="Times New Roman" w:eastAsia="Times New Roman" w:hAnsi="Times New Roman" w:cs="Times New Roman"/>
          <w:sz w:val="24"/>
          <w:szCs w:val="24"/>
          <w:lang w:eastAsia="ru-RU"/>
        </w:rPr>
        <w:t xml:space="preserve">, </w:t>
      </w:r>
      <w:r w:rsidRPr="00666404">
        <w:rPr>
          <w:rFonts w:ascii="Times New Roman" w:eastAsia="Times New Roman" w:hAnsi="Times New Roman" w:cs="Times New Roman"/>
          <w:sz w:val="24"/>
          <w:szCs w:val="24"/>
          <w:lang w:val="en-US" w:eastAsia="ru-RU"/>
        </w:rPr>
        <w:t>Cycles</w:t>
      </w:r>
      <w:r w:rsidRPr="00666404">
        <w:rPr>
          <w:rFonts w:ascii="Times New Roman" w:eastAsia="Times New Roman" w:hAnsi="Times New Roman" w:cs="Times New Roman"/>
          <w:sz w:val="24"/>
          <w:szCs w:val="24"/>
          <w:lang w:eastAsia="ru-RU"/>
        </w:rPr>
        <w:t xml:space="preserve"> и </w:t>
      </w:r>
      <w:r w:rsidR="00666404">
        <w:rPr>
          <w:rFonts w:ascii="Times New Roman" w:eastAsia="Times New Roman" w:hAnsi="Times New Roman" w:cs="Times New Roman"/>
          <w:sz w:val="24"/>
          <w:szCs w:val="24"/>
          <w:lang w:val="en-US" w:eastAsia="ru-RU"/>
        </w:rPr>
        <w:t>LuxC</w:t>
      </w:r>
      <w:r w:rsidRPr="00666404">
        <w:rPr>
          <w:rFonts w:ascii="Times New Roman" w:eastAsia="Times New Roman" w:hAnsi="Times New Roman" w:cs="Times New Roman"/>
          <w:sz w:val="24"/>
          <w:szCs w:val="24"/>
          <w:lang w:val="en-US" w:eastAsia="ru-RU"/>
        </w:rPr>
        <w:t>ore</w:t>
      </w:r>
      <w:r w:rsidRPr="00666404">
        <w:rPr>
          <w:rFonts w:ascii="Times New Roman" w:eastAsia="Times New Roman" w:hAnsi="Times New Roman" w:cs="Times New Roman"/>
          <w:sz w:val="24"/>
          <w:szCs w:val="24"/>
          <w:lang w:eastAsia="ru-RU"/>
        </w:rPr>
        <w:t xml:space="preserve"> при отрисовке</w:t>
      </w:r>
      <w:r w:rsidR="00A530E6" w:rsidRPr="00666404">
        <w:rPr>
          <w:rFonts w:ascii="Times New Roman" w:eastAsia="Times New Roman" w:hAnsi="Times New Roman" w:cs="Times New Roman"/>
          <w:sz w:val="24"/>
          <w:szCs w:val="24"/>
          <w:lang w:eastAsia="ru-RU"/>
        </w:rPr>
        <w:t xml:space="preserve"> </w:t>
      </w:r>
      <w:r w:rsidR="00666404">
        <w:rPr>
          <w:rFonts w:ascii="Times New Roman" w:eastAsia="Times New Roman" w:hAnsi="Times New Roman" w:cs="Times New Roman"/>
          <w:sz w:val="24"/>
          <w:szCs w:val="24"/>
          <w:lang w:eastAsia="ru-RU"/>
        </w:rPr>
        <w:t xml:space="preserve">модели </w:t>
      </w:r>
      <w:r w:rsidR="00A530E6" w:rsidRPr="00666404">
        <w:rPr>
          <w:rFonts w:ascii="Times New Roman" w:eastAsia="Times New Roman" w:hAnsi="Times New Roman" w:cs="Times New Roman"/>
          <w:sz w:val="24"/>
          <w:szCs w:val="24"/>
          <w:lang w:eastAsia="ru-RU"/>
        </w:rPr>
        <w:t>прозрачного стеклянного стакана</w:t>
      </w:r>
      <w:r w:rsidR="00666404" w:rsidRPr="00666404">
        <w:rPr>
          <w:rFonts w:ascii="Times New Roman" w:eastAsia="Times New Roman" w:hAnsi="Times New Roman" w:cs="Times New Roman"/>
          <w:sz w:val="24"/>
          <w:szCs w:val="24"/>
          <w:lang w:eastAsia="ru-RU"/>
        </w:rPr>
        <w:t>.</w:t>
      </w:r>
    </w:p>
    <w:tbl>
      <w:tblPr>
        <w:tblStyle w:val="a8"/>
        <w:tblW w:w="0" w:type="auto"/>
        <w:tblLook w:val="04A0" w:firstRow="1" w:lastRow="0" w:firstColumn="1" w:lastColumn="0" w:noHBand="0" w:noVBand="1"/>
      </w:tblPr>
      <w:tblGrid>
        <w:gridCol w:w="3473"/>
        <w:gridCol w:w="3473"/>
        <w:gridCol w:w="3474"/>
      </w:tblGrid>
      <w:tr w:rsidR="00D52213" w14:paraId="3946753E" w14:textId="77777777" w:rsidTr="00D52213">
        <w:tc>
          <w:tcPr>
            <w:tcW w:w="3473" w:type="dxa"/>
          </w:tcPr>
          <w:p w14:paraId="1F3DEEBA" w14:textId="77777777" w:rsidR="00D52213" w:rsidRDefault="00D52213"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Реализация алгоритма трассировки</w:t>
            </w:r>
          </w:p>
        </w:tc>
        <w:tc>
          <w:tcPr>
            <w:tcW w:w="3473" w:type="dxa"/>
          </w:tcPr>
          <w:p w14:paraId="17642D90" w14:textId="77777777" w:rsidR="00D52213" w:rsidRDefault="00D52213"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Затраченное время, с</w:t>
            </w:r>
          </w:p>
        </w:tc>
        <w:tc>
          <w:tcPr>
            <w:tcW w:w="3474" w:type="dxa"/>
          </w:tcPr>
          <w:p w14:paraId="7CD4C5C0" w14:textId="77777777" w:rsidR="00D52213" w:rsidRPr="00D52213" w:rsidRDefault="00D52213"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Качество изображения, дБ</w:t>
            </w:r>
          </w:p>
        </w:tc>
      </w:tr>
      <w:tr w:rsidR="00DB1347" w14:paraId="0A077044" w14:textId="77777777" w:rsidTr="00D52213">
        <w:tc>
          <w:tcPr>
            <w:tcW w:w="3473" w:type="dxa"/>
            <w:vMerge w:val="restart"/>
          </w:tcPr>
          <w:p w14:paraId="2BDF942B" w14:textId="77777777" w:rsidR="00DB1347" w:rsidRPr="00DB1347" w:rsidRDefault="00DB1347" w:rsidP="00833CDD">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Appleseed</w:t>
            </w:r>
          </w:p>
        </w:tc>
        <w:tc>
          <w:tcPr>
            <w:tcW w:w="3473" w:type="dxa"/>
          </w:tcPr>
          <w:p w14:paraId="552CA012"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1186</w:t>
            </w:r>
          </w:p>
        </w:tc>
        <w:tc>
          <w:tcPr>
            <w:tcW w:w="3474" w:type="dxa"/>
          </w:tcPr>
          <w:p w14:paraId="66F754DA"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34.09</w:t>
            </w:r>
          </w:p>
        </w:tc>
      </w:tr>
      <w:tr w:rsidR="00DB1347" w14:paraId="596A3F43" w14:textId="77777777" w:rsidTr="00D52213">
        <w:tc>
          <w:tcPr>
            <w:tcW w:w="3473" w:type="dxa"/>
            <w:vMerge/>
          </w:tcPr>
          <w:p w14:paraId="3DEEC669"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3D0D63BD"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1745</w:t>
            </w:r>
          </w:p>
        </w:tc>
        <w:tc>
          <w:tcPr>
            <w:tcW w:w="3474" w:type="dxa"/>
          </w:tcPr>
          <w:p w14:paraId="62A57777"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35.52</w:t>
            </w:r>
          </w:p>
        </w:tc>
      </w:tr>
      <w:tr w:rsidR="00DB1347" w14:paraId="497551F2" w14:textId="77777777" w:rsidTr="00D52213">
        <w:tc>
          <w:tcPr>
            <w:tcW w:w="3473" w:type="dxa"/>
            <w:vMerge/>
          </w:tcPr>
          <w:p w14:paraId="3656B9AB"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18AD95C6"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3325</w:t>
            </w:r>
          </w:p>
        </w:tc>
        <w:tc>
          <w:tcPr>
            <w:tcW w:w="3474" w:type="dxa"/>
          </w:tcPr>
          <w:p w14:paraId="387390A4"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38.01</w:t>
            </w:r>
          </w:p>
        </w:tc>
      </w:tr>
      <w:tr w:rsidR="00DB1347" w14:paraId="3C3610A9" w14:textId="77777777" w:rsidTr="00D52213">
        <w:tc>
          <w:tcPr>
            <w:tcW w:w="3473" w:type="dxa"/>
            <w:vMerge/>
          </w:tcPr>
          <w:p w14:paraId="45FB0818"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1A4EE10B"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6247</w:t>
            </w:r>
          </w:p>
        </w:tc>
        <w:tc>
          <w:tcPr>
            <w:tcW w:w="3474" w:type="dxa"/>
          </w:tcPr>
          <w:p w14:paraId="267329EF" w14:textId="77777777" w:rsidR="00DB1347" w:rsidRPr="00DB1347" w:rsidRDefault="00DB1347" w:rsidP="00833CDD">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41.05</w:t>
            </w:r>
          </w:p>
        </w:tc>
      </w:tr>
      <w:tr w:rsidR="00DB1347" w14:paraId="16E35CA6" w14:textId="77777777" w:rsidTr="00D52213">
        <w:tc>
          <w:tcPr>
            <w:tcW w:w="3473" w:type="dxa"/>
            <w:vMerge/>
          </w:tcPr>
          <w:p w14:paraId="049F31CB"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22AB49AA" w14:textId="77777777" w:rsidR="00DB1347" w:rsidRDefault="00DB1347" w:rsidP="00833CD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11952</w:t>
            </w:r>
          </w:p>
        </w:tc>
        <w:tc>
          <w:tcPr>
            <w:tcW w:w="3474" w:type="dxa"/>
          </w:tcPr>
          <w:p w14:paraId="3D217F1A" w14:textId="77777777" w:rsidR="00DB1347" w:rsidRPr="00DB1347" w:rsidRDefault="00DB1347" w:rsidP="00833CDD">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45.48</w:t>
            </w:r>
          </w:p>
        </w:tc>
      </w:tr>
      <w:tr w:rsidR="00DB1347" w14:paraId="01C77F85" w14:textId="77777777" w:rsidTr="00DB1347">
        <w:tc>
          <w:tcPr>
            <w:tcW w:w="3473" w:type="dxa"/>
            <w:vMerge w:val="restart"/>
          </w:tcPr>
          <w:p w14:paraId="3F1A666E"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Cycles</w:t>
            </w:r>
          </w:p>
        </w:tc>
        <w:tc>
          <w:tcPr>
            <w:tcW w:w="3473" w:type="dxa"/>
          </w:tcPr>
          <w:p w14:paraId="65687CF2"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1006</w:t>
            </w:r>
          </w:p>
        </w:tc>
        <w:tc>
          <w:tcPr>
            <w:tcW w:w="3474" w:type="dxa"/>
          </w:tcPr>
          <w:p w14:paraId="63C27B52"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11.64</w:t>
            </w:r>
          </w:p>
        </w:tc>
      </w:tr>
      <w:tr w:rsidR="00DB1347" w14:paraId="34326CFC" w14:textId="77777777" w:rsidTr="00DB1347">
        <w:tc>
          <w:tcPr>
            <w:tcW w:w="3473" w:type="dxa"/>
            <w:vMerge/>
          </w:tcPr>
          <w:p w14:paraId="53128261"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788FEA41"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2116</w:t>
            </w:r>
          </w:p>
        </w:tc>
        <w:tc>
          <w:tcPr>
            <w:tcW w:w="3474" w:type="dxa"/>
          </w:tcPr>
          <w:p w14:paraId="646B77D1"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11.66</w:t>
            </w:r>
          </w:p>
        </w:tc>
      </w:tr>
      <w:tr w:rsidR="00DB1347" w14:paraId="120CAF73" w14:textId="77777777" w:rsidTr="00DB1347">
        <w:tc>
          <w:tcPr>
            <w:tcW w:w="3473" w:type="dxa"/>
            <w:vMerge/>
          </w:tcPr>
          <w:p w14:paraId="62486C05"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1CDFD829"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4113</w:t>
            </w:r>
          </w:p>
        </w:tc>
        <w:tc>
          <w:tcPr>
            <w:tcW w:w="3474" w:type="dxa"/>
          </w:tcPr>
          <w:p w14:paraId="67B00CA5"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11.69</w:t>
            </w:r>
          </w:p>
        </w:tc>
      </w:tr>
      <w:tr w:rsidR="00DB1347" w14:paraId="68F2E415" w14:textId="77777777" w:rsidTr="00DB1347">
        <w:tc>
          <w:tcPr>
            <w:tcW w:w="3473" w:type="dxa"/>
            <w:vMerge/>
          </w:tcPr>
          <w:p w14:paraId="4101652C"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40BA80E0"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7907</w:t>
            </w:r>
          </w:p>
        </w:tc>
        <w:tc>
          <w:tcPr>
            <w:tcW w:w="3474" w:type="dxa"/>
          </w:tcPr>
          <w:p w14:paraId="5B148CCA"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11.76</w:t>
            </w:r>
          </w:p>
        </w:tc>
      </w:tr>
      <w:tr w:rsidR="00DB1347" w14:paraId="219E4E16" w14:textId="77777777" w:rsidTr="00DB1347">
        <w:tc>
          <w:tcPr>
            <w:tcW w:w="3473" w:type="dxa"/>
            <w:vMerge/>
          </w:tcPr>
          <w:p w14:paraId="4B99056E"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411F78A1"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16301</w:t>
            </w:r>
          </w:p>
        </w:tc>
        <w:tc>
          <w:tcPr>
            <w:tcW w:w="3474" w:type="dxa"/>
          </w:tcPr>
          <w:p w14:paraId="06AC21A7"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11.90</w:t>
            </w:r>
          </w:p>
        </w:tc>
      </w:tr>
      <w:tr w:rsidR="00DB1347" w14:paraId="54E4CB33" w14:textId="77777777" w:rsidTr="00DB1347">
        <w:tc>
          <w:tcPr>
            <w:tcW w:w="3473" w:type="dxa"/>
            <w:vMerge w:val="restart"/>
          </w:tcPr>
          <w:p w14:paraId="4B32FAF5"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Luxcore</w:t>
            </w:r>
          </w:p>
        </w:tc>
        <w:tc>
          <w:tcPr>
            <w:tcW w:w="3473" w:type="dxa"/>
          </w:tcPr>
          <w:p w14:paraId="274F5C97"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917</w:t>
            </w:r>
          </w:p>
        </w:tc>
        <w:tc>
          <w:tcPr>
            <w:tcW w:w="3474" w:type="dxa"/>
          </w:tcPr>
          <w:p w14:paraId="5ABCD58C"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14.35</w:t>
            </w:r>
          </w:p>
        </w:tc>
      </w:tr>
      <w:tr w:rsidR="00DB1347" w14:paraId="65C2A648" w14:textId="77777777" w:rsidTr="00DB1347">
        <w:tc>
          <w:tcPr>
            <w:tcW w:w="3473" w:type="dxa"/>
            <w:vMerge/>
          </w:tcPr>
          <w:p w14:paraId="1299C43A"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0453418F"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1846</w:t>
            </w:r>
          </w:p>
        </w:tc>
        <w:tc>
          <w:tcPr>
            <w:tcW w:w="3474" w:type="dxa"/>
          </w:tcPr>
          <w:p w14:paraId="264F0FB4"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14.52</w:t>
            </w:r>
          </w:p>
        </w:tc>
      </w:tr>
      <w:tr w:rsidR="00DB1347" w14:paraId="7241CA55" w14:textId="77777777" w:rsidTr="00DB1347">
        <w:tc>
          <w:tcPr>
            <w:tcW w:w="3473" w:type="dxa"/>
            <w:vMerge/>
          </w:tcPr>
          <w:p w14:paraId="4DDBEF00"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4F2897A3"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3592</w:t>
            </w:r>
          </w:p>
        </w:tc>
        <w:tc>
          <w:tcPr>
            <w:tcW w:w="3474" w:type="dxa"/>
          </w:tcPr>
          <w:p w14:paraId="1EF3D638"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14.59</w:t>
            </w:r>
          </w:p>
        </w:tc>
      </w:tr>
      <w:tr w:rsidR="00DB1347" w:rsidRPr="00DB1347" w14:paraId="19742E4D" w14:textId="77777777" w:rsidTr="00DB1347">
        <w:tc>
          <w:tcPr>
            <w:tcW w:w="3473" w:type="dxa"/>
            <w:vMerge/>
          </w:tcPr>
          <w:p w14:paraId="3461D779"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7F0CD020"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7261</w:t>
            </w:r>
          </w:p>
        </w:tc>
        <w:tc>
          <w:tcPr>
            <w:tcW w:w="3474" w:type="dxa"/>
          </w:tcPr>
          <w:p w14:paraId="5A78BE24"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14.64</w:t>
            </w:r>
          </w:p>
        </w:tc>
      </w:tr>
      <w:tr w:rsidR="00DB1347" w:rsidRPr="00DB1347" w14:paraId="02CFC059" w14:textId="77777777" w:rsidTr="00DB1347">
        <w:tc>
          <w:tcPr>
            <w:tcW w:w="3473" w:type="dxa"/>
            <w:vMerge/>
          </w:tcPr>
          <w:p w14:paraId="3CF2D8B6" w14:textId="77777777" w:rsidR="00DB1347" w:rsidRDefault="00DB1347"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369A8E1B"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14467</w:t>
            </w:r>
          </w:p>
        </w:tc>
        <w:tc>
          <w:tcPr>
            <w:tcW w:w="3474" w:type="dxa"/>
          </w:tcPr>
          <w:p w14:paraId="107885AF" w14:textId="77777777" w:rsidR="00DB1347" w:rsidRPr="00DB1347" w:rsidRDefault="00DB1347"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14.66</w:t>
            </w:r>
          </w:p>
        </w:tc>
      </w:tr>
    </w:tbl>
    <w:p w14:paraId="0FB78278" w14:textId="77777777" w:rsidR="00D52213" w:rsidRDefault="00D52213" w:rsidP="00833CDD">
      <w:pPr>
        <w:spacing w:after="0" w:line="360" w:lineRule="auto"/>
        <w:ind w:firstLine="567"/>
        <w:contextualSpacing/>
        <w:jc w:val="both"/>
        <w:rPr>
          <w:rFonts w:ascii="Times New Roman" w:eastAsia="Times New Roman" w:hAnsi="Times New Roman" w:cs="Times New Roman"/>
          <w:sz w:val="24"/>
          <w:szCs w:val="24"/>
          <w:lang w:val="en-US" w:eastAsia="ru-RU"/>
        </w:rPr>
      </w:pPr>
    </w:p>
    <w:p w14:paraId="10AA53EE" w14:textId="7D528C8A" w:rsidR="00DB1347" w:rsidRPr="004334C8" w:rsidRDefault="00DB1347" w:rsidP="00833CDD">
      <w:pPr>
        <w:spacing w:after="0" w:line="360" w:lineRule="auto"/>
        <w:ind w:firstLine="567"/>
        <w:contextualSpacing/>
        <w:jc w:val="both"/>
        <w:rPr>
          <w:rFonts w:ascii="Times New Roman" w:eastAsia="Times New Roman" w:hAnsi="Times New Roman" w:cs="Times New Roman"/>
          <w:sz w:val="24"/>
          <w:szCs w:val="24"/>
          <w:lang w:eastAsia="ru-RU"/>
        </w:rPr>
      </w:pPr>
      <w:r w:rsidRPr="004334C8">
        <w:rPr>
          <w:rFonts w:ascii="Times New Roman" w:eastAsia="Times New Roman" w:hAnsi="Times New Roman" w:cs="Times New Roman"/>
          <w:sz w:val="24"/>
          <w:szCs w:val="24"/>
          <w:lang w:eastAsia="ru-RU"/>
        </w:rPr>
        <w:t xml:space="preserve">По результатам, представленным в таблице 1, можно сделать вывод о том, что </w:t>
      </w:r>
      <w:r w:rsidRPr="004334C8">
        <w:rPr>
          <w:rFonts w:ascii="Times New Roman" w:eastAsia="Times New Roman" w:hAnsi="Times New Roman" w:cs="Times New Roman"/>
          <w:sz w:val="24"/>
          <w:szCs w:val="24"/>
          <w:lang w:val="en-US" w:eastAsia="ru-RU"/>
        </w:rPr>
        <w:t>Cycles</w:t>
      </w:r>
      <w:r w:rsidRPr="004334C8">
        <w:rPr>
          <w:rFonts w:ascii="Times New Roman" w:eastAsia="Times New Roman" w:hAnsi="Times New Roman" w:cs="Times New Roman"/>
          <w:sz w:val="24"/>
          <w:szCs w:val="24"/>
          <w:lang w:eastAsia="ru-RU"/>
        </w:rPr>
        <w:t xml:space="preserve"> и </w:t>
      </w:r>
      <w:r w:rsidRPr="004334C8">
        <w:rPr>
          <w:rFonts w:ascii="Times New Roman" w:eastAsia="Times New Roman" w:hAnsi="Times New Roman" w:cs="Times New Roman"/>
          <w:sz w:val="24"/>
          <w:szCs w:val="24"/>
          <w:lang w:val="en-US" w:eastAsia="ru-RU"/>
        </w:rPr>
        <w:t>Luxcore</w:t>
      </w:r>
      <w:r w:rsidR="006A5FB2" w:rsidRPr="004334C8">
        <w:rPr>
          <w:rFonts w:ascii="Times New Roman" w:eastAsia="Times New Roman" w:hAnsi="Times New Roman" w:cs="Times New Roman"/>
          <w:sz w:val="24"/>
          <w:szCs w:val="24"/>
          <w:lang w:eastAsia="ru-RU"/>
        </w:rPr>
        <w:t xml:space="preserve"> дают</w:t>
      </w:r>
      <w:r w:rsidRPr="004334C8">
        <w:rPr>
          <w:rFonts w:ascii="Times New Roman" w:eastAsia="Times New Roman" w:hAnsi="Times New Roman" w:cs="Times New Roman"/>
          <w:sz w:val="24"/>
          <w:szCs w:val="24"/>
          <w:lang w:eastAsia="ru-RU"/>
        </w:rPr>
        <w:t xml:space="preserve"> примерно к 1000-й секунде</w:t>
      </w:r>
      <w:r w:rsidR="006A5FB2" w:rsidRPr="004334C8">
        <w:rPr>
          <w:rFonts w:ascii="Times New Roman" w:eastAsia="Times New Roman" w:hAnsi="Times New Roman" w:cs="Times New Roman"/>
          <w:sz w:val="24"/>
          <w:szCs w:val="24"/>
          <w:lang w:eastAsia="ru-RU"/>
        </w:rPr>
        <w:t xml:space="preserve"> изображения, схожие по качеству. Их результаты </w:t>
      </w:r>
      <w:r w:rsidR="006A5FB2" w:rsidRPr="004334C8">
        <w:rPr>
          <w:rFonts w:ascii="Times New Roman" w:eastAsia="Times New Roman" w:hAnsi="Times New Roman" w:cs="Times New Roman"/>
          <w:sz w:val="24"/>
          <w:szCs w:val="24"/>
          <w:lang w:eastAsia="ru-RU"/>
        </w:rPr>
        <w:lastRenderedPageBreak/>
        <w:t xml:space="preserve">дальнейшем улучшаются очень слабо. </w:t>
      </w:r>
      <w:commentRangeStart w:id="1992"/>
      <w:del w:id="1993" w:author="Борис Гогинян" w:date="2020-03-28T05:28:00Z">
        <w:r w:rsidR="006A5FB2" w:rsidRPr="004334C8" w:rsidDel="00593244">
          <w:rPr>
            <w:rFonts w:ascii="Times New Roman" w:eastAsia="Times New Roman" w:hAnsi="Times New Roman" w:cs="Times New Roman"/>
            <w:sz w:val="24"/>
            <w:szCs w:val="24"/>
            <w:lang w:eastAsia="ru-RU"/>
          </w:rPr>
          <w:delText>Построение графика не визуализирует данные,</w:delText>
        </w:r>
        <w:commentRangeEnd w:id="1992"/>
        <w:r w:rsidR="001443D9" w:rsidDel="00593244">
          <w:rPr>
            <w:rStyle w:val="af4"/>
          </w:rPr>
          <w:commentReference w:id="1992"/>
        </w:r>
        <w:r w:rsidR="006A5FB2" w:rsidRPr="004334C8" w:rsidDel="00593244">
          <w:rPr>
            <w:rFonts w:ascii="Times New Roman" w:eastAsia="Times New Roman" w:hAnsi="Times New Roman" w:cs="Times New Roman"/>
            <w:sz w:val="24"/>
            <w:szCs w:val="24"/>
            <w:lang w:eastAsia="ru-RU"/>
          </w:rPr>
          <w:delText xml:space="preserve"> т.к. угол наклона прямых на графике Качество изображения / Время менее 10</w:delText>
        </w:r>
        <w:r w:rsidR="006A5FB2" w:rsidRPr="004334C8" w:rsidDel="00593244">
          <w:rPr>
            <w:rFonts w:ascii="Times New Roman" w:eastAsia="Times New Roman" w:hAnsi="Times New Roman" w:cs="Times New Roman"/>
            <w:sz w:val="24"/>
            <w:szCs w:val="24"/>
            <w:vertAlign w:val="superscript"/>
            <w:lang w:eastAsia="ru-RU"/>
          </w:rPr>
          <w:delText>-4</w:delText>
        </w:r>
        <w:r w:rsidR="006A5FB2" w:rsidRPr="004334C8" w:rsidDel="00593244">
          <w:rPr>
            <w:rFonts w:ascii="Times New Roman" w:eastAsia="Times New Roman" w:hAnsi="Times New Roman" w:cs="Times New Roman"/>
            <w:sz w:val="24"/>
            <w:szCs w:val="24"/>
            <w:lang w:eastAsia="ru-RU"/>
          </w:rPr>
          <w:delText xml:space="preserve">. </w:delText>
        </w:r>
      </w:del>
      <w:r w:rsidR="006A5FB2" w:rsidRPr="004334C8">
        <w:rPr>
          <w:rFonts w:ascii="Times New Roman" w:eastAsia="Times New Roman" w:hAnsi="Times New Roman" w:cs="Times New Roman"/>
          <w:sz w:val="24"/>
          <w:szCs w:val="24"/>
          <w:lang w:eastAsia="ru-RU"/>
        </w:rPr>
        <w:t xml:space="preserve">За то же время </w:t>
      </w:r>
      <w:r w:rsidR="006A5FB2" w:rsidRPr="004334C8">
        <w:rPr>
          <w:rFonts w:ascii="Times New Roman" w:eastAsia="Times New Roman" w:hAnsi="Times New Roman" w:cs="Times New Roman"/>
          <w:sz w:val="24"/>
          <w:szCs w:val="24"/>
          <w:lang w:val="en-US" w:eastAsia="ru-RU"/>
        </w:rPr>
        <w:t>Appleseed</w:t>
      </w:r>
      <w:r w:rsidR="006A5FB2" w:rsidRPr="004334C8">
        <w:rPr>
          <w:rFonts w:ascii="Times New Roman" w:eastAsia="Times New Roman" w:hAnsi="Times New Roman" w:cs="Times New Roman"/>
          <w:sz w:val="24"/>
          <w:szCs w:val="24"/>
          <w:lang w:eastAsia="ru-RU"/>
        </w:rPr>
        <w:t xml:space="preserve"> даёт существенно лучшее изображение. При этом, качество результата в начале эксперимента растёт почти линейно со временем, затем темп роста качества со временем снижается, но</w:t>
      </w:r>
      <w:r w:rsidR="00C40046" w:rsidRPr="004334C8">
        <w:rPr>
          <w:rFonts w:ascii="Times New Roman" w:eastAsia="Times New Roman" w:hAnsi="Times New Roman" w:cs="Times New Roman"/>
          <w:sz w:val="24"/>
          <w:szCs w:val="24"/>
          <w:lang w:eastAsia="ru-RU"/>
        </w:rPr>
        <w:t xml:space="preserve"> отличается от других реализаций на порядок.</w:t>
      </w:r>
    </w:p>
    <w:p w14:paraId="1218C6A6" w14:textId="2B70EB80" w:rsidR="00C40046" w:rsidRPr="004334C8" w:rsidDel="001C02F4" w:rsidRDefault="004334C8" w:rsidP="00AB38D7">
      <w:pPr>
        <w:spacing w:after="0" w:line="240" w:lineRule="auto"/>
        <w:ind w:firstLine="567"/>
        <w:contextualSpacing/>
        <w:jc w:val="both"/>
        <w:rPr>
          <w:del w:id="1994" w:author="Борис Гогинян" w:date="2020-05-10T22:41:00Z"/>
          <w:rFonts w:ascii="Times New Roman" w:eastAsia="Times New Roman" w:hAnsi="Times New Roman" w:cs="Times New Roman"/>
          <w:sz w:val="24"/>
          <w:szCs w:val="24"/>
          <w:lang w:eastAsia="ru-RU"/>
        </w:rPr>
      </w:pPr>
      <w:del w:id="1995" w:author="Борис Гогинян" w:date="2020-05-10T22:41:00Z">
        <w:r w:rsidDel="001C02F4">
          <w:rPr>
            <w:rFonts w:ascii="Times New Roman" w:eastAsia="Times New Roman" w:hAnsi="Times New Roman" w:cs="Times New Roman"/>
            <w:sz w:val="24"/>
            <w:szCs w:val="24"/>
            <w:lang w:eastAsia="ru-RU"/>
          </w:rPr>
          <w:delText xml:space="preserve">Замеры по времени не совпадают так как алгоритмы принимают в качестве параметра необходимое количество семплов, а не время работы. </w:delText>
        </w:r>
        <w:commentRangeStart w:id="1996"/>
        <w:r w:rsidDel="001C02F4">
          <w:rPr>
            <w:rFonts w:ascii="Times New Roman" w:eastAsia="Times New Roman" w:hAnsi="Times New Roman" w:cs="Times New Roman"/>
            <w:sz w:val="24"/>
            <w:szCs w:val="24"/>
            <w:lang w:eastAsia="ru-RU"/>
          </w:rPr>
          <w:delText xml:space="preserve">Я не стал обрубать работу </w:delText>
        </w:r>
        <w:commentRangeEnd w:id="1996"/>
        <w:r w:rsidR="001443D9" w:rsidDel="001C02F4">
          <w:rPr>
            <w:rStyle w:val="af4"/>
          </w:rPr>
          <w:commentReference w:id="1996"/>
        </w:r>
        <w:r w:rsidDel="001C02F4">
          <w:rPr>
            <w:rFonts w:ascii="Times New Roman" w:eastAsia="Times New Roman" w:hAnsi="Times New Roman" w:cs="Times New Roman"/>
            <w:sz w:val="24"/>
            <w:szCs w:val="24"/>
            <w:lang w:eastAsia="ru-RU"/>
          </w:rPr>
          <w:delText xml:space="preserve">на каком-то определенном моменте, потому что небольшие </w:delText>
        </w:r>
        <w:r w:rsidR="00437CF4" w:rsidDel="001C02F4">
          <w:rPr>
            <w:rFonts w:ascii="Times New Roman" w:eastAsia="Times New Roman" w:hAnsi="Times New Roman" w:cs="Times New Roman"/>
            <w:sz w:val="24"/>
            <w:szCs w:val="24"/>
            <w:lang w:eastAsia="ru-RU"/>
          </w:rPr>
          <w:delText>отклонения не критически влияют на</w:delText>
        </w:r>
        <w:r w:rsidDel="001C02F4">
          <w:rPr>
            <w:rFonts w:ascii="Times New Roman" w:eastAsia="Times New Roman" w:hAnsi="Times New Roman" w:cs="Times New Roman"/>
            <w:sz w:val="24"/>
            <w:szCs w:val="24"/>
            <w:lang w:eastAsia="ru-RU"/>
          </w:rPr>
          <w:delText xml:space="preserve"> </w:delText>
        </w:r>
        <w:r w:rsidR="00AB38D7" w:rsidDel="001C02F4">
          <w:rPr>
            <w:rFonts w:ascii="Times New Roman" w:eastAsia="Times New Roman" w:hAnsi="Times New Roman" w:cs="Times New Roman"/>
            <w:sz w:val="24"/>
            <w:szCs w:val="24"/>
            <w:lang w:eastAsia="ru-RU"/>
          </w:rPr>
          <w:delText>график</w:delText>
        </w:r>
        <w:r w:rsidDel="001C02F4">
          <w:rPr>
            <w:rFonts w:ascii="Times New Roman" w:eastAsia="Times New Roman" w:hAnsi="Times New Roman" w:cs="Times New Roman"/>
            <w:sz w:val="24"/>
            <w:szCs w:val="24"/>
            <w:lang w:eastAsia="ru-RU"/>
          </w:rPr>
          <w:delText xml:space="preserve">. </w:delText>
        </w:r>
      </w:del>
    </w:p>
    <w:p w14:paraId="10318237" w14:textId="77777777" w:rsidR="00D52213" w:rsidRPr="001D63F7" w:rsidRDefault="00D52213" w:rsidP="00D52213">
      <w:pPr>
        <w:spacing w:after="0" w:line="360" w:lineRule="auto"/>
        <w:ind w:firstLine="567"/>
        <w:contextualSpacing/>
        <w:jc w:val="center"/>
        <w:rPr>
          <w:rFonts w:ascii="Times New Roman" w:hAnsi="Times New Roman" w:cs="Times New Roman"/>
          <w:b/>
          <w:sz w:val="24"/>
          <w:szCs w:val="24"/>
        </w:rPr>
      </w:pPr>
      <w:r>
        <w:rPr>
          <w:rFonts w:ascii="Times New Roman" w:hAnsi="Times New Roman" w:cs="Times New Roman"/>
          <w:b/>
          <w:sz w:val="24"/>
          <w:szCs w:val="24"/>
        </w:rPr>
        <w:t>3.2. Эксперимент 2</w:t>
      </w:r>
    </w:p>
    <w:p w14:paraId="1FC39945" w14:textId="5AA1ECA9" w:rsidR="00A530E6" w:rsidRDefault="00437CF4" w:rsidP="00A357DC">
      <w:pPr>
        <w:spacing w:after="0" w:line="360" w:lineRule="auto"/>
        <w:ind w:firstLine="567"/>
        <w:contextualSpacing/>
        <w:jc w:val="both"/>
        <w:rPr>
          <w:rFonts w:ascii="Times New Roman" w:eastAsia="Times New Roman" w:hAnsi="Times New Roman" w:cs="Times New Roman"/>
          <w:sz w:val="24"/>
          <w:szCs w:val="24"/>
          <w:lang w:eastAsia="ru-RU"/>
        </w:rPr>
      </w:pPr>
      <w:r w:rsidRPr="00437CF4">
        <w:rPr>
          <w:rFonts w:ascii="Times New Roman" w:eastAsia="Times New Roman" w:hAnsi="Times New Roman" w:cs="Times New Roman"/>
          <w:sz w:val="24"/>
          <w:szCs w:val="24"/>
          <w:lang w:eastAsia="ru-RU"/>
        </w:rPr>
        <w:t xml:space="preserve">На плоскости с деревянной текстурой расположено 5 стеклянных бутылок: 2 с острыми углами, две без углов и одна многогранная. 2 из них окрашены в постоянный цвет. Слева расположен источник света типа </w:t>
      </w:r>
      <w:r w:rsidRPr="00437CF4">
        <w:rPr>
          <w:rFonts w:ascii="Times New Roman" w:eastAsia="Times New Roman" w:hAnsi="Times New Roman" w:cs="Times New Roman"/>
          <w:sz w:val="24"/>
          <w:szCs w:val="24"/>
          <w:lang w:val="en-US" w:eastAsia="ru-RU"/>
        </w:rPr>
        <w:t>Area</w:t>
      </w:r>
      <w:r w:rsidRPr="00437CF4">
        <w:rPr>
          <w:rFonts w:ascii="Times New Roman" w:eastAsia="Times New Roman" w:hAnsi="Times New Roman" w:cs="Times New Roman"/>
          <w:sz w:val="24"/>
          <w:szCs w:val="24"/>
          <w:lang w:eastAsia="ru-RU"/>
        </w:rPr>
        <w:t>. Исследуется корректность визуализации стекла</w:t>
      </w:r>
      <w:r w:rsidR="00A357DC">
        <w:rPr>
          <w:rFonts w:ascii="Times New Roman" w:eastAsia="Times New Roman" w:hAnsi="Times New Roman" w:cs="Times New Roman"/>
          <w:sz w:val="24"/>
          <w:szCs w:val="24"/>
          <w:lang w:eastAsia="ru-RU"/>
        </w:rPr>
        <w:t xml:space="preserve"> в сложных случаях.</w:t>
      </w:r>
      <w:r w:rsidR="001B7497">
        <w:rPr>
          <w:rFonts w:ascii="Times New Roman" w:eastAsia="Times New Roman" w:hAnsi="Times New Roman" w:cs="Times New Roman"/>
          <w:sz w:val="24"/>
          <w:szCs w:val="24"/>
          <w:lang w:eastAsia="ru-RU"/>
        </w:rPr>
        <w:t xml:space="preserve"> </w:t>
      </w:r>
    </w:p>
    <w:p w14:paraId="1100E5F1" w14:textId="6B8C5FA4" w:rsidR="001B7497" w:rsidRPr="001D7B0D" w:rsidRDefault="001B7497" w:rsidP="001B7497">
      <w:pPr>
        <w:spacing w:after="0" w:line="360" w:lineRule="auto"/>
        <w:ind w:firstLine="567"/>
        <w:contextualSpacing/>
        <w:jc w:val="both"/>
        <w:rPr>
          <w:rFonts w:ascii="Times New Roman" w:eastAsia="Times New Roman" w:hAnsi="Times New Roman" w:cs="Times New Roman"/>
          <w:color w:val="000000" w:themeColor="text1"/>
          <w:sz w:val="24"/>
          <w:szCs w:val="24"/>
          <w:lang w:eastAsia="ru-RU"/>
        </w:rPr>
      </w:pPr>
      <w:r>
        <w:rPr>
          <w:rFonts w:ascii="Times New Roman" w:eastAsia="Times New Roman" w:hAnsi="Times New Roman" w:cs="Times New Roman"/>
          <w:color w:val="000000" w:themeColor="text1"/>
          <w:sz w:val="24"/>
          <w:szCs w:val="24"/>
          <w:lang w:eastAsia="ru-RU"/>
        </w:rPr>
        <w:t>Рендер</w:t>
      </w:r>
      <w:r w:rsidRPr="001D7B0D">
        <w:rPr>
          <w:rFonts w:ascii="Times New Roman" w:eastAsia="Times New Roman" w:hAnsi="Times New Roman" w:cs="Times New Roman"/>
          <w:color w:val="000000" w:themeColor="text1"/>
          <w:sz w:val="24"/>
          <w:szCs w:val="24"/>
          <w:lang w:eastAsia="ru-RU"/>
        </w:rPr>
        <w:t xml:space="preserve"> </w:t>
      </w:r>
      <w:r>
        <w:rPr>
          <w:rFonts w:ascii="Times New Roman" w:eastAsia="Times New Roman" w:hAnsi="Times New Roman" w:cs="Times New Roman"/>
          <w:color w:val="000000" w:themeColor="text1"/>
          <w:sz w:val="24"/>
          <w:szCs w:val="24"/>
          <w:lang w:val="en-US" w:eastAsia="ru-RU"/>
        </w:rPr>
        <w:t>Cycles</w:t>
      </w:r>
      <w:r w:rsidRPr="001D7B0D">
        <w:rPr>
          <w:rFonts w:ascii="Times New Roman" w:eastAsia="Times New Roman" w:hAnsi="Times New Roman" w:cs="Times New Roman"/>
          <w:color w:val="000000" w:themeColor="text1"/>
          <w:sz w:val="24"/>
          <w:szCs w:val="24"/>
          <w:lang w:eastAsia="ru-RU"/>
        </w:rPr>
        <w:t xml:space="preserve"> </w:t>
      </w:r>
      <w:r>
        <w:rPr>
          <w:rFonts w:ascii="Times New Roman" w:eastAsia="Times New Roman" w:hAnsi="Times New Roman" w:cs="Times New Roman"/>
          <w:color w:val="000000" w:themeColor="text1"/>
          <w:sz w:val="24"/>
          <w:szCs w:val="24"/>
          <w:lang w:eastAsia="ru-RU"/>
        </w:rPr>
        <w:t>использует</w:t>
      </w:r>
      <w:r w:rsidRPr="001D7B0D">
        <w:rPr>
          <w:rFonts w:ascii="Times New Roman" w:eastAsia="Times New Roman" w:hAnsi="Times New Roman" w:cs="Times New Roman"/>
          <w:color w:val="000000" w:themeColor="text1"/>
          <w:sz w:val="24"/>
          <w:szCs w:val="24"/>
          <w:lang w:eastAsia="ru-RU"/>
        </w:rPr>
        <w:t xml:space="preserve"> </w:t>
      </w:r>
      <w:r>
        <w:rPr>
          <w:rFonts w:ascii="Times New Roman" w:eastAsia="Times New Roman" w:hAnsi="Times New Roman" w:cs="Times New Roman"/>
          <w:color w:val="000000" w:themeColor="text1"/>
          <w:sz w:val="24"/>
          <w:szCs w:val="24"/>
          <w:lang w:val="en-US" w:eastAsia="ru-RU"/>
        </w:rPr>
        <w:t>Path</w:t>
      </w:r>
      <w:r w:rsidRPr="001D7B0D">
        <w:rPr>
          <w:rFonts w:ascii="Times New Roman" w:eastAsia="Times New Roman" w:hAnsi="Times New Roman" w:cs="Times New Roman"/>
          <w:color w:val="000000" w:themeColor="text1"/>
          <w:sz w:val="24"/>
          <w:szCs w:val="24"/>
          <w:lang w:eastAsia="ru-RU"/>
        </w:rPr>
        <w:t xml:space="preserve"> </w:t>
      </w:r>
      <w:r>
        <w:rPr>
          <w:rFonts w:ascii="Times New Roman" w:eastAsia="Times New Roman" w:hAnsi="Times New Roman" w:cs="Times New Roman"/>
          <w:color w:val="000000" w:themeColor="text1"/>
          <w:sz w:val="24"/>
          <w:szCs w:val="24"/>
          <w:lang w:val="en-US" w:eastAsia="ru-RU"/>
        </w:rPr>
        <w:t>tracing</w:t>
      </w:r>
      <w:r w:rsidRPr="001D7B0D">
        <w:rPr>
          <w:rFonts w:ascii="Times New Roman" w:eastAsia="Times New Roman" w:hAnsi="Times New Roman" w:cs="Times New Roman"/>
          <w:color w:val="000000" w:themeColor="text1"/>
          <w:sz w:val="24"/>
          <w:szCs w:val="24"/>
          <w:lang w:eastAsia="ru-RU"/>
        </w:rPr>
        <w:t xml:space="preserve">, </w:t>
      </w:r>
      <w:r>
        <w:rPr>
          <w:rFonts w:ascii="Times New Roman" w:eastAsia="Times New Roman" w:hAnsi="Times New Roman" w:cs="Times New Roman"/>
          <w:color w:val="000000" w:themeColor="text1"/>
          <w:sz w:val="24"/>
          <w:szCs w:val="24"/>
          <w:lang w:val="en-US" w:eastAsia="ru-RU"/>
        </w:rPr>
        <w:t>LuxCore</w:t>
      </w:r>
      <w:r w:rsidRPr="001D7B0D">
        <w:rPr>
          <w:rFonts w:ascii="Times New Roman" w:eastAsia="Times New Roman" w:hAnsi="Times New Roman" w:cs="Times New Roman"/>
          <w:color w:val="000000" w:themeColor="text1"/>
          <w:sz w:val="24"/>
          <w:szCs w:val="24"/>
          <w:lang w:eastAsia="ru-RU"/>
        </w:rPr>
        <w:t xml:space="preserve"> – </w:t>
      </w:r>
      <w:r>
        <w:rPr>
          <w:rFonts w:ascii="Times New Roman" w:eastAsia="Times New Roman" w:hAnsi="Times New Roman" w:cs="Times New Roman"/>
          <w:color w:val="000000" w:themeColor="text1"/>
          <w:sz w:val="24"/>
          <w:szCs w:val="24"/>
          <w:lang w:val="en-US" w:eastAsia="ru-RU"/>
        </w:rPr>
        <w:t>Bidir</w:t>
      </w:r>
      <w:r w:rsidRPr="001D7B0D">
        <w:rPr>
          <w:rFonts w:ascii="Times New Roman" w:eastAsia="Times New Roman" w:hAnsi="Times New Roman" w:cs="Times New Roman"/>
          <w:color w:val="000000" w:themeColor="text1"/>
          <w:sz w:val="24"/>
          <w:szCs w:val="24"/>
          <w:lang w:eastAsia="ru-RU"/>
        </w:rPr>
        <w:t xml:space="preserve"> + </w:t>
      </w:r>
      <w:r w:rsidR="00AB38D7">
        <w:rPr>
          <w:rFonts w:ascii="Times New Roman" w:eastAsia="Times New Roman" w:hAnsi="Times New Roman" w:cs="Times New Roman"/>
          <w:color w:val="000000" w:themeColor="text1"/>
          <w:sz w:val="24"/>
          <w:szCs w:val="24"/>
          <w:lang w:val="en-US" w:eastAsia="ru-RU"/>
        </w:rPr>
        <w:t>Sobol</w:t>
      </w:r>
      <w:r w:rsidRPr="001D7B0D">
        <w:rPr>
          <w:rFonts w:ascii="Times New Roman" w:eastAsia="Times New Roman" w:hAnsi="Times New Roman" w:cs="Times New Roman"/>
          <w:color w:val="000000" w:themeColor="text1"/>
          <w:sz w:val="24"/>
          <w:szCs w:val="24"/>
          <w:lang w:eastAsia="ru-RU"/>
        </w:rPr>
        <w:t xml:space="preserve">, </w:t>
      </w:r>
      <w:r>
        <w:rPr>
          <w:rFonts w:ascii="Times New Roman" w:eastAsia="Times New Roman" w:hAnsi="Times New Roman" w:cs="Times New Roman"/>
          <w:color w:val="000000" w:themeColor="text1"/>
          <w:sz w:val="24"/>
          <w:szCs w:val="24"/>
          <w:lang w:val="en-US" w:eastAsia="ru-RU"/>
        </w:rPr>
        <w:t>appleseed</w:t>
      </w:r>
      <w:r w:rsidRPr="001D7B0D">
        <w:rPr>
          <w:rFonts w:ascii="Times New Roman" w:eastAsia="Times New Roman" w:hAnsi="Times New Roman" w:cs="Times New Roman"/>
          <w:color w:val="000000" w:themeColor="text1"/>
          <w:sz w:val="24"/>
          <w:szCs w:val="24"/>
          <w:lang w:eastAsia="ru-RU"/>
        </w:rPr>
        <w:t xml:space="preserve"> –</w:t>
      </w:r>
      <w:r w:rsidR="00AB38D7" w:rsidRPr="001D7B0D">
        <w:rPr>
          <w:rFonts w:ascii="Times New Roman" w:eastAsia="Times New Roman" w:hAnsi="Times New Roman" w:cs="Times New Roman"/>
          <w:color w:val="000000" w:themeColor="text1"/>
          <w:sz w:val="24"/>
          <w:szCs w:val="24"/>
          <w:lang w:eastAsia="ru-RU"/>
        </w:rPr>
        <w:t xml:space="preserve"> </w:t>
      </w:r>
      <w:r w:rsidR="00AB38D7">
        <w:rPr>
          <w:rFonts w:ascii="Times New Roman" w:eastAsia="Times New Roman" w:hAnsi="Times New Roman" w:cs="Times New Roman"/>
          <w:color w:val="000000" w:themeColor="text1"/>
          <w:sz w:val="24"/>
          <w:szCs w:val="24"/>
          <w:lang w:val="en-US" w:eastAsia="ru-RU"/>
        </w:rPr>
        <w:t>Path</w:t>
      </w:r>
      <w:r w:rsidR="00AB38D7" w:rsidRPr="001D7B0D">
        <w:rPr>
          <w:rFonts w:ascii="Times New Roman" w:eastAsia="Times New Roman" w:hAnsi="Times New Roman" w:cs="Times New Roman"/>
          <w:color w:val="000000" w:themeColor="text1"/>
          <w:sz w:val="24"/>
          <w:szCs w:val="24"/>
          <w:lang w:eastAsia="ru-RU"/>
        </w:rPr>
        <w:t xml:space="preserve"> </w:t>
      </w:r>
      <w:r w:rsidR="00AB38D7">
        <w:rPr>
          <w:rFonts w:ascii="Times New Roman" w:eastAsia="Times New Roman" w:hAnsi="Times New Roman" w:cs="Times New Roman"/>
          <w:color w:val="000000" w:themeColor="text1"/>
          <w:sz w:val="24"/>
          <w:szCs w:val="24"/>
          <w:lang w:val="en-US" w:eastAsia="ru-RU"/>
        </w:rPr>
        <w:t>tracing</w:t>
      </w:r>
      <w:r w:rsidRPr="001D7B0D">
        <w:rPr>
          <w:rFonts w:ascii="Times New Roman" w:eastAsia="Times New Roman" w:hAnsi="Times New Roman" w:cs="Times New Roman"/>
          <w:color w:val="000000" w:themeColor="text1"/>
          <w:sz w:val="24"/>
          <w:szCs w:val="24"/>
          <w:lang w:eastAsia="ru-RU"/>
        </w:rPr>
        <w:t>.</w:t>
      </w:r>
    </w:p>
    <w:p w14:paraId="61466795" w14:textId="3285D054" w:rsidR="00C40046" w:rsidRPr="00A357DC" w:rsidRDefault="00C40046" w:rsidP="00C40046">
      <w:pPr>
        <w:spacing w:after="0" w:line="360" w:lineRule="auto"/>
        <w:ind w:firstLine="567"/>
        <w:contextualSpacing/>
        <w:jc w:val="both"/>
        <w:rPr>
          <w:rFonts w:ascii="Times New Roman" w:eastAsia="Times New Roman" w:hAnsi="Times New Roman" w:cs="Times New Roman"/>
          <w:color w:val="000000" w:themeColor="text1"/>
          <w:sz w:val="24"/>
          <w:szCs w:val="24"/>
          <w:lang w:eastAsia="ru-RU"/>
        </w:rPr>
      </w:pPr>
      <w:r w:rsidRPr="00A357DC">
        <w:rPr>
          <w:rFonts w:ascii="Times New Roman" w:eastAsia="Times New Roman" w:hAnsi="Times New Roman" w:cs="Times New Roman"/>
          <w:color w:val="000000" w:themeColor="text1"/>
          <w:sz w:val="24"/>
          <w:szCs w:val="24"/>
          <w:lang w:eastAsia="ru-RU"/>
        </w:rPr>
        <w:t xml:space="preserve">Таблица 2. Время работы (с точностью до секунды) и качество (с точностью до 0.01 дБ) полученного изображения реализациями алгоритмов трассировки </w:t>
      </w:r>
      <w:r w:rsidR="00A357DC">
        <w:rPr>
          <w:rFonts w:ascii="Times New Roman" w:eastAsia="Times New Roman" w:hAnsi="Times New Roman" w:cs="Times New Roman"/>
          <w:color w:val="000000" w:themeColor="text1"/>
          <w:sz w:val="24"/>
          <w:szCs w:val="24"/>
          <w:lang w:val="en-US" w:eastAsia="ru-RU"/>
        </w:rPr>
        <w:t>a</w:t>
      </w:r>
      <w:r w:rsidRPr="00A357DC">
        <w:rPr>
          <w:rFonts w:ascii="Times New Roman" w:eastAsia="Times New Roman" w:hAnsi="Times New Roman" w:cs="Times New Roman"/>
          <w:color w:val="000000" w:themeColor="text1"/>
          <w:sz w:val="24"/>
          <w:szCs w:val="24"/>
          <w:lang w:val="en-US" w:eastAsia="ru-RU"/>
        </w:rPr>
        <w:t>ppleseed</w:t>
      </w:r>
      <w:r w:rsidRPr="00A357DC">
        <w:rPr>
          <w:rFonts w:ascii="Times New Roman" w:eastAsia="Times New Roman" w:hAnsi="Times New Roman" w:cs="Times New Roman"/>
          <w:color w:val="000000" w:themeColor="text1"/>
          <w:sz w:val="24"/>
          <w:szCs w:val="24"/>
          <w:lang w:eastAsia="ru-RU"/>
        </w:rPr>
        <w:t xml:space="preserve">, </w:t>
      </w:r>
      <w:r w:rsidRPr="00A357DC">
        <w:rPr>
          <w:rFonts w:ascii="Times New Roman" w:eastAsia="Times New Roman" w:hAnsi="Times New Roman" w:cs="Times New Roman"/>
          <w:color w:val="000000" w:themeColor="text1"/>
          <w:sz w:val="24"/>
          <w:szCs w:val="24"/>
          <w:lang w:val="en-US" w:eastAsia="ru-RU"/>
        </w:rPr>
        <w:t>Cycles</w:t>
      </w:r>
      <w:r w:rsidRPr="00A357DC">
        <w:rPr>
          <w:rFonts w:ascii="Times New Roman" w:eastAsia="Times New Roman" w:hAnsi="Times New Roman" w:cs="Times New Roman"/>
          <w:color w:val="000000" w:themeColor="text1"/>
          <w:sz w:val="24"/>
          <w:szCs w:val="24"/>
          <w:lang w:eastAsia="ru-RU"/>
        </w:rPr>
        <w:t xml:space="preserve"> и </w:t>
      </w:r>
      <w:r w:rsidR="00A357DC">
        <w:rPr>
          <w:rFonts w:ascii="Times New Roman" w:eastAsia="Times New Roman" w:hAnsi="Times New Roman" w:cs="Times New Roman"/>
          <w:color w:val="000000" w:themeColor="text1"/>
          <w:sz w:val="24"/>
          <w:szCs w:val="24"/>
          <w:lang w:val="en-US" w:eastAsia="ru-RU"/>
        </w:rPr>
        <w:t>LuxC</w:t>
      </w:r>
      <w:r w:rsidRPr="00A357DC">
        <w:rPr>
          <w:rFonts w:ascii="Times New Roman" w:eastAsia="Times New Roman" w:hAnsi="Times New Roman" w:cs="Times New Roman"/>
          <w:color w:val="000000" w:themeColor="text1"/>
          <w:sz w:val="24"/>
          <w:szCs w:val="24"/>
          <w:lang w:val="en-US" w:eastAsia="ru-RU"/>
        </w:rPr>
        <w:t>ore</w:t>
      </w:r>
      <w:r w:rsidRPr="00A357DC">
        <w:rPr>
          <w:rFonts w:ascii="Times New Roman" w:eastAsia="Times New Roman" w:hAnsi="Times New Roman" w:cs="Times New Roman"/>
          <w:color w:val="000000" w:themeColor="text1"/>
          <w:sz w:val="24"/>
          <w:szCs w:val="24"/>
          <w:lang w:eastAsia="ru-RU"/>
        </w:rPr>
        <w:t xml:space="preserve"> при отрисовке</w:t>
      </w:r>
      <w:r w:rsidR="00A530E6" w:rsidRPr="00A357DC">
        <w:rPr>
          <w:rFonts w:ascii="Times New Roman" w:eastAsia="Times New Roman" w:hAnsi="Times New Roman" w:cs="Times New Roman"/>
          <w:color w:val="000000" w:themeColor="text1"/>
          <w:sz w:val="24"/>
          <w:szCs w:val="24"/>
          <w:lang w:eastAsia="ru-RU"/>
        </w:rPr>
        <w:t xml:space="preserve"> полупрозрачных стеклянных бутылок</w:t>
      </w:r>
    </w:p>
    <w:tbl>
      <w:tblPr>
        <w:tblStyle w:val="a8"/>
        <w:tblW w:w="0" w:type="auto"/>
        <w:tblLook w:val="04A0" w:firstRow="1" w:lastRow="0" w:firstColumn="1" w:lastColumn="0" w:noHBand="0" w:noVBand="1"/>
      </w:tblPr>
      <w:tblGrid>
        <w:gridCol w:w="3473"/>
        <w:gridCol w:w="3473"/>
        <w:gridCol w:w="3474"/>
      </w:tblGrid>
      <w:tr w:rsidR="00C40046" w14:paraId="0DE590F5" w14:textId="77777777" w:rsidTr="00937CF7">
        <w:tc>
          <w:tcPr>
            <w:tcW w:w="3473" w:type="dxa"/>
          </w:tcPr>
          <w:p w14:paraId="318EAAD4"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Реализация алгоритма трассировки</w:t>
            </w:r>
          </w:p>
        </w:tc>
        <w:tc>
          <w:tcPr>
            <w:tcW w:w="3473" w:type="dxa"/>
          </w:tcPr>
          <w:p w14:paraId="5391E6FC"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Затраченное время, с</w:t>
            </w:r>
          </w:p>
        </w:tc>
        <w:tc>
          <w:tcPr>
            <w:tcW w:w="3474" w:type="dxa"/>
          </w:tcPr>
          <w:p w14:paraId="25AAAE1F" w14:textId="77777777" w:rsidR="00C40046" w:rsidRPr="00D52213" w:rsidRDefault="00C40046"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Качество изображения, дБ</w:t>
            </w:r>
          </w:p>
        </w:tc>
      </w:tr>
      <w:tr w:rsidR="00C40046" w14:paraId="7CE76BBC" w14:textId="77777777" w:rsidTr="00937CF7">
        <w:tc>
          <w:tcPr>
            <w:tcW w:w="3473" w:type="dxa"/>
            <w:vMerge w:val="restart"/>
          </w:tcPr>
          <w:p w14:paraId="1CFFE7EF" w14:textId="77777777" w:rsidR="00C40046" w:rsidRPr="00DB1347" w:rsidRDefault="00C40046"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Appleseed</w:t>
            </w:r>
          </w:p>
        </w:tc>
        <w:tc>
          <w:tcPr>
            <w:tcW w:w="3473" w:type="dxa"/>
          </w:tcPr>
          <w:p w14:paraId="35A25C9C"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1318</w:t>
            </w:r>
          </w:p>
        </w:tc>
        <w:tc>
          <w:tcPr>
            <w:tcW w:w="3474" w:type="dxa"/>
          </w:tcPr>
          <w:p w14:paraId="799961B5"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38.10</w:t>
            </w:r>
          </w:p>
        </w:tc>
      </w:tr>
      <w:tr w:rsidR="00C40046" w14:paraId="6D5820EB" w14:textId="77777777" w:rsidTr="00937CF7">
        <w:tc>
          <w:tcPr>
            <w:tcW w:w="3473" w:type="dxa"/>
            <w:vMerge/>
          </w:tcPr>
          <w:p w14:paraId="0562CB0E"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1BB52BB9"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3612</w:t>
            </w:r>
          </w:p>
        </w:tc>
        <w:tc>
          <w:tcPr>
            <w:tcW w:w="3474" w:type="dxa"/>
          </w:tcPr>
          <w:p w14:paraId="53490FA8"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43.02</w:t>
            </w:r>
          </w:p>
        </w:tc>
      </w:tr>
      <w:tr w:rsidR="00C40046" w14:paraId="041F246A" w14:textId="77777777" w:rsidTr="00937CF7">
        <w:tc>
          <w:tcPr>
            <w:tcW w:w="3473" w:type="dxa"/>
            <w:vMerge/>
          </w:tcPr>
          <w:p w14:paraId="34CE0A41"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7E05D89C"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5525</w:t>
            </w:r>
          </w:p>
        </w:tc>
        <w:tc>
          <w:tcPr>
            <w:tcW w:w="3474" w:type="dxa"/>
          </w:tcPr>
          <w:p w14:paraId="3B1EE4AD"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45.38</w:t>
            </w:r>
          </w:p>
        </w:tc>
      </w:tr>
      <w:tr w:rsidR="00C40046" w14:paraId="5FEE2A13" w14:textId="77777777" w:rsidTr="00937CF7">
        <w:tc>
          <w:tcPr>
            <w:tcW w:w="3473" w:type="dxa"/>
            <w:vMerge/>
          </w:tcPr>
          <w:p w14:paraId="62EBF3C5"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60FE9721"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7405</w:t>
            </w:r>
          </w:p>
        </w:tc>
        <w:tc>
          <w:tcPr>
            <w:tcW w:w="3474" w:type="dxa"/>
          </w:tcPr>
          <w:p w14:paraId="72120FC4" w14:textId="77777777" w:rsidR="00C40046" w:rsidRP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47.21</w:t>
            </w:r>
          </w:p>
        </w:tc>
      </w:tr>
      <w:tr w:rsidR="00C40046" w14:paraId="4E9C7A35" w14:textId="77777777" w:rsidTr="00937CF7">
        <w:tc>
          <w:tcPr>
            <w:tcW w:w="3473" w:type="dxa"/>
            <w:vMerge/>
          </w:tcPr>
          <w:p w14:paraId="6D98A12B"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411ECECC"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10710</w:t>
            </w:r>
          </w:p>
        </w:tc>
        <w:tc>
          <w:tcPr>
            <w:tcW w:w="3474" w:type="dxa"/>
          </w:tcPr>
          <w:p w14:paraId="413D4D6D" w14:textId="77777777" w:rsidR="00C40046" w:rsidRPr="00C40046" w:rsidRDefault="00C40046"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50.14</w:t>
            </w:r>
          </w:p>
        </w:tc>
      </w:tr>
      <w:tr w:rsidR="00C40046" w14:paraId="7A128250" w14:textId="77777777" w:rsidTr="00937CF7">
        <w:tc>
          <w:tcPr>
            <w:tcW w:w="3473" w:type="dxa"/>
            <w:vMerge w:val="restart"/>
          </w:tcPr>
          <w:p w14:paraId="4E3F4852" w14:textId="77777777" w:rsidR="00C40046" w:rsidRPr="00DB1347" w:rsidRDefault="00C40046"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Cycles</w:t>
            </w:r>
          </w:p>
        </w:tc>
        <w:tc>
          <w:tcPr>
            <w:tcW w:w="3473" w:type="dxa"/>
          </w:tcPr>
          <w:p w14:paraId="15D0B8DC"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1569</w:t>
            </w:r>
          </w:p>
        </w:tc>
        <w:tc>
          <w:tcPr>
            <w:tcW w:w="3474" w:type="dxa"/>
          </w:tcPr>
          <w:p w14:paraId="4FFFD464"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19.20</w:t>
            </w:r>
          </w:p>
        </w:tc>
      </w:tr>
      <w:tr w:rsidR="00C40046" w14:paraId="7EF8F001" w14:textId="77777777" w:rsidTr="00937CF7">
        <w:tc>
          <w:tcPr>
            <w:tcW w:w="3473" w:type="dxa"/>
            <w:vMerge/>
          </w:tcPr>
          <w:p w14:paraId="2946DB82"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0726B139"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3110</w:t>
            </w:r>
          </w:p>
        </w:tc>
        <w:tc>
          <w:tcPr>
            <w:tcW w:w="3474" w:type="dxa"/>
          </w:tcPr>
          <w:p w14:paraId="256FAA96"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19.25</w:t>
            </w:r>
          </w:p>
        </w:tc>
      </w:tr>
      <w:tr w:rsidR="00C40046" w14:paraId="1AE72886" w14:textId="77777777" w:rsidTr="00937CF7">
        <w:tc>
          <w:tcPr>
            <w:tcW w:w="3473" w:type="dxa"/>
            <w:vMerge/>
          </w:tcPr>
          <w:p w14:paraId="5997CC1D"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5EAE3AA9"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6319</w:t>
            </w:r>
          </w:p>
        </w:tc>
        <w:tc>
          <w:tcPr>
            <w:tcW w:w="3474" w:type="dxa"/>
          </w:tcPr>
          <w:p w14:paraId="425F3BBA"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19.28</w:t>
            </w:r>
          </w:p>
        </w:tc>
      </w:tr>
      <w:tr w:rsidR="00C40046" w14:paraId="49C9FD4A" w14:textId="77777777" w:rsidTr="00937CF7">
        <w:tc>
          <w:tcPr>
            <w:tcW w:w="3473" w:type="dxa"/>
            <w:vMerge/>
          </w:tcPr>
          <w:p w14:paraId="110FFD37"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1DC95270" w14:textId="77777777" w:rsidR="00C40046"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12627</w:t>
            </w:r>
          </w:p>
        </w:tc>
        <w:tc>
          <w:tcPr>
            <w:tcW w:w="3474" w:type="dxa"/>
          </w:tcPr>
          <w:p w14:paraId="395A5B8C" w14:textId="77777777" w:rsidR="00C40046" w:rsidRPr="00DB1347" w:rsidRDefault="00C40046" w:rsidP="00C40046">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19.30</w:t>
            </w:r>
          </w:p>
        </w:tc>
      </w:tr>
      <w:tr w:rsidR="00C40046" w14:paraId="4187B525" w14:textId="77777777" w:rsidTr="00C40046">
        <w:tc>
          <w:tcPr>
            <w:tcW w:w="3473" w:type="dxa"/>
            <w:vMerge w:val="restart"/>
          </w:tcPr>
          <w:p w14:paraId="01AC821B" w14:textId="77777777" w:rsidR="00C40046" w:rsidRPr="00C40046" w:rsidRDefault="00C40046"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Luxcore</w:t>
            </w:r>
          </w:p>
        </w:tc>
        <w:tc>
          <w:tcPr>
            <w:tcW w:w="3473" w:type="dxa"/>
          </w:tcPr>
          <w:p w14:paraId="1114D24A" w14:textId="77777777" w:rsidR="00C40046" w:rsidRPr="00C40046" w:rsidRDefault="00C40046" w:rsidP="00C40046">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1</w:t>
            </w:r>
            <w:r>
              <w:rPr>
                <w:rFonts w:ascii="Times New Roman" w:eastAsia="Times New Roman" w:hAnsi="Times New Roman" w:cs="Times New Roman"/>
                <w:sz w:val="24"/>
                <w:szCs w:val="24"/>
                <w:lang w:val="en-US" w:eastAsia="ru-RU"/>
              </w:rPr>
              <w:t>304</w:t>
            </w:r>
          </w:p>
        </w:tc>
        <w:tc>
          <w:tcPr>
            <w:tcW w:w="3474" w:type="dxa"/>
          </w:tcPr>
          <w:p w14:paraId="1554715C" w14:textId="77777777" w:rsidR="00C40046" w:rsidRPr="00C40046" w:rsidRDefault="00C40046"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20.28</w:t>
            </w:r>
          </w:p>
        </w:tc>
      </w:tr>
      <w:tr w:rsidR="00C40046" w14:paraId="4D83485A" w14:textId="77777777" w:rsidTr="00C40046">
        <w:tc>
          <w:tcPr>
            <w:tcW w:w="3473" w:type="dxa"/>
            <w:vMerge/>
          </w:tcPr>
          <w:p w14:paraId="6B699379"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73C64747" w14:textId="77777777" w:rsidR="00C40046" w:rsidRPr="00C40046" w:rsidRDefault="00C40046"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2643</w:t>
            </w:r>
          </w:p>
        </w:tc>
        <w:tc>
          <w:tcPr>
            <w:tcW w:w="3474" w:type="dxa"/>
          </w:tcPr>
          <w:p w14:paraId="19511172" w14:textId="77777777" w:rsidR="00C40046" w:rsidRPr="00C40046" w:rsidRDefault="00C40046"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20.90</w:t>
            </w:r>
          </w:p>
        </w:tc>
      </w:tr>
      <w:tr w:rsidR="00C40046" w14:paraId="52DFA87F" w14:textId="77777777" w:rsidTr="00C40046">
        <w:tc>
          <w:tcPr>
            <w:tcW w:w="3473" w:type="dxa"/>
            <w:vMerge/>
          </w:tcPr>
          <w:p w14:paraId="3FE9F23F"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43CCE352" w14:textId="77777777" w:rsidR="00C40046" w:rsidRPr="00C40046" w:rsidRDefault="00C40046"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5586</w:t>
            </w:r>
          </w:p>
        </w:tc>
        <w:tc>
          <w:tcPr>
            <w:tcW w:w="3474" w:type="dxa"/>
          </w:tcPr>
          <w:p w14:paraId="091DC996" w14:textId="77777777" w:rsidR="00C40046" w:rsidRPr="00C40046" w:rsidRDefault="00C40046"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21.26</w:t>
            </w:r>
          </w:p>
        </w:tc>
      </w:tr>
      <w:tr w:rsidR="00C40046" w:rsidRPr="00DB1347" w14:paraId="712574BF" w14:textId="77777777" w:rsidTr="00C40046">
        <w:tc>
          <w:tcPr>
            <w:tcW w:w="3473" w:type="dxa"/>
            <w:vMerge/>
          </w:tcPr>
          <w:p w14:paraId="1F72F646" w14:textId="77777777" w:rsidR="00C40046" w:rsidRDefault="00C40046"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55DE6EF8" w14:textId="77777777" w:rsidR="00C40046" w:rsidRPr="00A357DC" w:rsidRDefault="00C40046" w:rsidP="008F0E02">
            <w:pPr>
              <w:spacing w:line="360" w:lineRule="auto"/>
              <w:contextualSpacing/>
              <w:jc w:val="both"/>
              <w:rPr>
                <w:rFonts w:ascii="Times New Roman" w:eastAsia="Times New Roman" w:hAnsi="Times New Roman" w:cs="Times New Roman"/>
                <w:sz w:val="24"/>
                <w:szCs w:val="24"/>
                <w:lang w:val="en-US" w:eastAsia="ru-RU"/>
              </w:rPr>
            </w:pPr>
            <w:r w:rsidRPr="00A357DC">
              <w:rPr>
                <w:rFonts w:ascii="Times New Roman" w:eastAsia="Times New Roman" w:hAnsi="Times New Roman" w:cs="Times New Roman"/>
                <w:sz w:val="24"/>
                <w:szCs w:val="24"/>
                <w:lang w:eastAsia="ru-RU"/>
              </w:rPr>
              <w:t>1</w:t>
            </w:r>
            <w:r w:rsidR="008F0E02" w:rsidRPr="00A357DC">
              <w:rPr>
                <w:rFonts w:ascii="Times New Roman" w:eastAsia="Times New Roman" w:hAnsi="Times New Roman" w:cs="Times New Roman"/>
                <w:sz w:val="24"/>
                <w:szCs w:val="24"/>
                <w:lang w:val="en-US" w:eastAsia="ru-RU"/>
              </w:rPr>
              <w:t>0100</w:t>
            </w:r>
          </w:p>
        </w:tc>
        <w:tc>
          <w:tcPr>
            <w:tcW w:w="3474" w:type="dxa"/>
          </w:tcPr>
          <w:p w14:paraId="0D2FAE44" w14:textId="77777777" w:rsidR="00C40046" w:rsidRPr="00A357DC" w:rsidRDefault="008F0E02" w:rsidP="00937CF7">
            <w:pPr>
              <w:spacing w:line="360" w:lineRule="auto"/>
              <w:contextualSpacing/>
              <w:jc w:val="both"/>
              <w:rPr>
                <w:rFonts w:ascii="Times New Roman" w:eastAsia="Times New Roman" w:hAnsi="Times New Roman" w:cs="Times New Roman"/>
                <w:sz w:val="24"/>
                <w:szCs w:val="24"/>
                <w:lang w:val="en-US" w:eastAsia="ru-RU"/>
              </w:rPr>
            </w:pPr>
            <w:r w:rsidRPr="00A357DC">
              <w:rPr>
                <w:rFonts w:ascii="Times New Roman" w:eastAsia="Times New Roman" w:hAnsi="Times New Roman" w:cs="Times New Roman"/>
                <w:sz w:val="24"/>
                <w:szCs w:val="24"/>
                <w:lang w:val="en-US" w:eastAsia="ru-RU"/>
              </w:rPr>
              <w:t>22.33</w:t>
            </w:r>
          </w:p>
        </w:tc>
      </w:tr>
    </w:tbl>
    <w:p w14:paraId="08CE6F91" w14:textId="77777777" w:rsidR="00C40046" w:rsidRDefault="00C40046" w:rsidP="00D52213">
      <w:pPr>
        <w:spacing w:after="0" w:line="360" w:lineRule="auto"/>
        <w:ind w:firstLine="567"/>
        <w:contextualSpacing/>
        <w:jc w:val="both"/>
        <w:rPr>
          <w:rFonts w:ascii="Times New Roman" w:eastAsia="Times New Roman" w:hAnsi="Times New Roman" w:cs="Times New Roman"/>
          <w:color w:val="FF0000"/>
          <w:sz w:val="24"/>
          <w:szCs w:val="24"/>
          <w:lang w:val="en-US" w:eastAsia="ru-RU"/>
        </w:rPr>
      </w:pPr>
    </w:p>
    <w:p w14:paraId="535B4530" w14:textId="647859B2" w:rsidR="008F0E02" w:rsidRPr="00F66BAE" w:rsidRDefault="008F0E02" w:rsidP="00D52213">
      <w:pPr>
        <w:spacing w:after="0" w:line="360" w:lineRule="auto"/>
        <w:ind w:firstLine="567"/>
        <w:contextualSpacing/>
        <w:jc w:val="both"/>
        <w:rPr>
          <w:rFonts w:ascii="Times New Roman" w:eastAsia="Times New Roman" w:hAnsi="Times New Roman" w:cs="Times New Roman"/>
          <w:sz w:val="24"/>
          <w:szCs w:val="24"/>
          <w:lang w:eastAsia="ru-RU"/>
        </w:rPr>
      </w:pPr>
      <w:r w:rsidRPr="00F66BAE">
        <w:rPr>
          <w:rFonts w:ascii="Times New Roman" w:eastAsia="Times New Roman" w:hAnsi="Times New Roman" w:cs="Times New Roman"/>
          <w:sz w:val="24"/>
          <w:szCs w:val="24"/>
          <w:lang w:eastAsia="ru-RU"/>
        </w:rPr>
        <w:t xml:space="preserve">Результаты этого эксперимента схожи с предыдущим опытом: </w:t>
      </w:r>
      <w:r w:rsidRPr="00F66BAE">
        <w:rPr>
          <w:rFonts w:ascii="Times New Roman" w:eastAsia="Times New Roman" w:hAnsi="Times New Roman" w:cs="Times New Roman"/>
          <w:sz w:val="24"/>
          <w:szCs w:val="24"/>
          <w:lang w:val="en-US" w:eastAsia="ru-RU"/>
        </w:rPr>
        <w:t>Cycles</w:t>
      </w:r>
      <w:r w:rsidRPr="00F66BAE">
        <w:rPr>
          <w:rFonts w:ascii="Times New Roman" w:eastAsia="Times New Roman" w:hAnsi="Times New Roman" w:cs="Times New Roman"/>
          <w:sz w:val="24"/>
          <w:szCs w:val="24"/>
          <w:lang w:eastAsia="ru-RU"/>
        </w:rPr>
        <w:t xml:space="preserve"> и </w:t>
      </w:r>
      <w:r w:rsidRPr="00F66BAE">
        <w:rPr>
          <w:rFonts w:ascii="Times New Roman" w:eastAsia="Times New Roman" w:hAnsi="Times New Roman" w:cs="Times New Roman"/>
          <w:sz w:val="24"/>
          <w:szCs w:val="24"/>
          <w:lang w:val="en-US" w:eastAsia="ru-RU"/>
        </w:rPr>
        <w:t>Luxcore</w:t>
      </w:r>
      <w:r w:rsidRPr="00F66BAE">
        <w:rPr>
          <w:rFonts w:ascii="Times New Roman" w:eastAsia="Times New Roman" w:hAnsi="Times New Roman" w:cs="Times New Roman"/>
          <w:sz w:val="24"/>
          <w:szCs w:val="24"/>
          <w:lang w:eastAsia="ru-RU"/>
        </w:rPr>
        <w:t xml:space="preserve"> примерно к 1500-й секунде получают результаты, которые в дальнейшем улучшаются слабо. Темп роста качества изображения</w:t>
      </w:r>
      <w:r w:rsidR="0037363D" w:rsidRPr="00F66BAE">
        <w:rPr>
          <w:rFonts w:ascii="Times New Roman" w:eastAsia="Times New Roman" w:hAnsi="Times New Roman" w:cs="Times New Roman"/>
          <w:sz w:val="24"/>
          <w:szCs w:val="24"/>
          <w:lang w:eastAsia="ru-RU"/>
        </w:rPr>
        <w:t>, построенного</w:t>
      </w:r>
      <w:r w:rsidRPr="00F66BAE">
        <w:rPr>
          <w:rFonts w:ascii="Times New Roman" w:eastAsia="Times New Roman" w:hAnsi="Times New Roman" w:cs="Times New Roman"/>
          <w:sz w:val="24"/>
          <w:szCs w:val="24"/>
          <w:lang w:eastAsia="ru-RU"/>
        </w:rPr>
        <w:t xml:space="preserve"> </w:t>
      </w:r>
      <w:r w:rsidR="00F66BAE">
        <w:rPr>
          <w:rFonts w:ascii="Times New Roman" w:eastAsia="Times New Roman" w:hAnsi="Times New Roman" w:cs="Times New Roman"/>
          <w:sz w:val="24"/>
          <w:szCs w:val="24"/>
          <w:lang w:val="en-US" w:eastAsia="ru-RU"/>
        </w:rPr>
        <w:t>a</w:t>
      </w:r>
      <w:r w:rsidRPr="00F66BAE">
        <w:rPr>
          <w:rFonts w:ascii="Times New Roman" w:eastAsia="Times New Roman" w:hAnsi="Times New Roman" w:cs="Times New Roman"/>
          <w:sz w:val="24"/>
          <w:szCs w:val="24"/>
          <w:lang w:val="en-US" w:eastAsia="ru-RU"/>
        </w:rPr>
        <w:t>ppleseed</w:t>
      </w:r>
      <w:r w:rsidR="0037363D" w:rsidRPr="00F66BAE">
        <w:rPr>
          <w:rFonts w:ascii="Times New Roman" w:eastAsia="Times New Roman" w:hAnsi="Times New Roman" w:cs="Times New Roman"/>
          <w:sz w:val="24"/>
          <w:szCs w:val="24"/>
          <w:lang w:eastAsia="ru-RU"/>
        </w:rPr>
        <w:t>, со временем</w:t>
      </w:r>
      <w:r w:rsidRPr="00F66BAE">
        <w:rPr>
          <w:rFonts w:ascii="Times New Roman" w:eastAsia="Times New Roman" w:hAnsi="Times New Roman" w:cs="Times New Roman"/>
          <w:sz w:val="24"/>
          <w:szCs w:val="24"/>
          <w:lang w:eastAsia="ru-RU"/>
        </w:rPr>
        <w:t xml:space="preserve"> постепенно снижается, но даже к 10000-й секунде он на порядок выше, чем в других алгоритмах.</w:t>
      </w:r>
    </w:p>
    <w:p w14:paraId="61CDCEAD" w14:textId="5263C7CB" w:rsidR="00D52213" w:rsidRDefault="00D52213" w:rsidP="00833CDD">
      <w:pPr>
        <w:spacing w:after="0" w:line="360" w:lineRule="auto"/>
        <w:ind w:firstLine="567"/>
        <w:contextualSpacing/>
        <w:jc w:val="both"/>
        <w:rPr>
          <w:ins w:id="1997" w:author="Борис Гогинян" w:date="2020-05-10T22:41:00Z"/>
          <w:rFonts w:ascii="Times New Roman" w:eastAsia="Times New Roman" w:hAnsi="Times New Roman" w:cs="Times New Roman"/>
          <w:color w:val="FF0000"/>
          <w:sz w:val="24"/>
          <w:szCs w:val="24"/>
          <w:lang w:eastAsia="ru-RU"/>
        </w:rPr>
      </w:pPr>
    </w:p>
    <w:p w14:paraId="58F48B0A" w14:textId="77777777" w:rsidR="001C02F4" w:rsidRDefault="001C02F4" w:rsidP="00833CDD">
      <w:pPr>
        <w:spacing w:after="0" w:line="360" w:lineRule="auto"/>
        <w:ind w:firstLine="567"/>
        <w:contextualSpacing/>
        <w:jc w:val="both"/>
        <w:rPr>
          <w:rFonts w:ascii="Times New Roman" w:eastAsia="Times New Roman" w:hAnsi="Times New Roman" w:cs="Times New Roman"/>
          <w:color w:val="FF0000"/>
          <w:sz w:val="24"/>
          <w:szCs w:val="24"/>
          <w:lang w:eastAsia="ru-RU"/>
        </w:rPr>
      </w:pPr>
    </w:p>
    <w:p w14:paraId="09269491" w14:textId="77777777" w:rsidR="00D52213" w:rsidRPr="001D63F7" w:rsidRDefault="00D52213" w:rsidP="00D52213">
      <w:pPr>
        <w:spacing w:after="0" w:line="360" w:lineRule="auto"/>
        <w:ind w:firstLine="567"/>
        <w:contextualSpacing/>
        <w:jc w:val="center"/>
        <w:rPr>
          <w:rFonts w:ascii="Times New Roman" w:hAnsi="Times New Roman" w:cs="Times New Roman"/>
          <w:b/>
          <w:sz w:val="24"/>
          <w:szCs w:val="24"/>
        </w:rPr>
      </w:pPr>
      <w:r>
        <w:rPr>
          <w:rFonts w:ascii="Times New Roman" w:hAnsi="Times New Roman" w:cs="Times New Roman"/>
          <w:b/>
          <w:sz w:val="24"/>
          <w:szCs w:val="24"/>
        </w:rPr>
        <w:lastRenderedPageBreak/>
        <w:t>3.3. Эксперимент 3</w:t>
      </w:r>
    </w:p>
    <w:p w14:paraId="589988E9" w14:textId="36274E19" w:rsidR="00D52213" w:rsidRPr="00F66BAE" w:rsidRDefault="00F66BAE" w:rsidP="00D52213">
      <w:pPr>
        <w:spacing w:after="0" w:line="360" w:lineRule="auto"/>
        <w:ind w:firstLine="567"/>
        <w:contextualSpacing/>
        <w:jc w:val="both"/>
        <w:rPr>
          <w:rFonts w:ascii="Times New Roman" w:eastAsia="Times New Roman" w:hAnsi="Times New Roman" w:cs="Times New Roman"/>
          <w:sz w:val="24"/>
          <w:szCs w:val="24"/>
          <w:lang w:eastAsia="ru-RU"/>
        </w:rPr>
      </w:pPr>
      <w:r w:rsidRPr="00F66BAE">
        <w:rPr>
          <w:rFonts w:ascii="Times New Roman" w:eastAsia="Times New Roman" w:hAnsi="Times New Roman" w:cs="Times New Roman"/>
          <w:sz w:val="24"/>
          <w:szCs w:val="24"/>
          <w:lang w:eastAsia="ru-RU"/>
        </w:rPr>
        <w:t xml:space="preserve">В этом эксперименте исследовалась способность визуализировать материал неплотной ткани, которая должна пропускать свет. Также на этот материал нанесено несколько текстур – изображений в формате </w:t>
      </w:r>
      <w:r w:rsidRPr="00F66BAE">
        <w:rPr>
          <w:rFonts w:ascii="Times New Roman" w:eastAsia="Times New Roman" w:hAnsi="Times New Roman" w:cs="Times New Roman"/>
          <w:sz w:val="24"/>
          <w:szCs w:val="24"/>
          <w:lang w:val="en-US" w:eastAsia="ru-RU"/>
        </w:rPr>
        <w:t>JPEG</w:t>
      </w:r>
      <w:r w:rsidRPr="00F66BAE">
        <w:rPr>
          <w:rFonts w:ascii="Times New Roman" w:eastAsia="Times New Roman" w:hAnsi="Times New Roman" w:cs="Times New Roman"/>
          <w:sz w:val="24"/>
          <w:szCs w:val="24"/>
          <w:lang w:eastAsia="ru-RU"/>
        </w:rPr>
        <w:t xml:space="preserve">. </w:t>
      </w:r>
    </w:p>
    <w:p w14:paraId="6BB9E253" w14:textId="274DB650" w:rsidR="0037363D" w:rsidRPr="00AB38D7" w:rsidRDefault="00AB38D7" w:rsidP="00AB38D7">
      <w:pPr>
        <w:spacing w:after="0" w:line="360" w:lineRule="auto"/>
        <w:ind w:firstLine="567"/>
        <w:contextualSpacing/>
        <w:jc w:val="both"/>
        <w:rPr>
          <w:rFonts w:ascii="Times New Roman" w:eastAsia="Times New Roman" w:hAnsi="Times New Roman" w:cs="Times New Roman"/>
          <w:color w:val="000000" w:themeColor="text1"/>
          <w:sz w:val="24"/>
          <w:szCs w:val="24"/>
          <w:lang w:val="en-US" w:eastAsia="ru-RU"/>
        </w:rPr>
      </w:pPr>
      <w:r>
        <w:rPr>
          <w:rFonts w:ascii="Times New Roman" w:eastAsia="Times New Roman" w:hAnsi="Times New Roman" w:cs="Times New Roman"/>
          <w:color w:val="000000" w:themeColor="text1"/>
          <w:sz w:val="24"/>
          <w:szCs w:val="24"/>
          <w:lang w:eastAsia="ru-RU"/>
        </w:rPr>
        <w:t>Рендер</w:t>
      </w:r>
      <w:r w:rsidRPr="009264B8">
        <w:rPr>
          <w:rFonts w:ascii="Times New Roman" w:eastAsia="Times New Roman" w:hAnsi="Times New Roman" w:cs="Times New Roman"/>
          <w:color w:val="000000" w:themeColor="text1"/>
          <w:sz w:val="24"/>
          <w:szCs w:val="24"/>
          <w:lang w:val="en-US" w:eastAsia="ru-RU"/>
        </w:rPr>
        <w:t xml:space="preserve"> </w:t>
      </w:r>
      <w:r>
        <w:rPr>
          <w:rFonts w:ascii="Times New Roman" w:eastAsia="Times New Roman" w:hAnsi="Times New Roman" w:cs="Times New Roman"/>
          <w:color w:val="000000" w:themeColor="text1"/>
          <w:sz w:val="24"/>
          <w:szCs w:val="24"/>
          <w:lang w:val="en-US" w:eastAsia="ru-RU"/>
        </w:rPr>
        <w:t xml:space="preserve">Cycles </w:t>
      </w:r>
      <w:r>
        <w:rPr>
          <w:rFonts w:ascii="Times New Roman" w:eastAsia="Times New Roman" w:hAnsi="Times New Roman" w:cs="Times New Roman"/>
          <w:color w:val="000000" w:themeColor="text1"/>
          <w:sz w:val="24"/>
          <w:szCs w:val="24"/>
          <w:lang w:eastAsia="ru-RU"/>
        </w:rPr>
        <w:t>использует</w:t>
      </w:r>
      <w:r w:rsidRPr="009264B8">
        <w:rPr>
          <w:rFonts w:ascii="Times New Roman" w:eastAsia="Times New Roman" w:hAnsi="Times New Roman" w:cs="Times New Roman"/>
          <w:color w:val="000000" w:themeColor="text1"/>
          <w:sz w:val="24"/>
          <w:szCs w:val="24"/>
          <w:lang w:val="en-US" w:eastAsia="ru-RU"/>
        </w:rPr>
        <w:t xml:space="preserve"> </w:t>
      </w:r>
      <w:r>
        <w:rPr>
          <w:rFonts w:ascii="Times New Roman" w:eastAsia="Times New Roman" w:hAnsi="Times New Roman" w:cs="Times New Roman"/>
          <w:color w:val="000000" w:themeColor="text1"/>
          <w:sz w:val="24"/>
          <w:szCs w:val="24"/>
          <w:lang w:val="en-US" w:eastAsia="ru-RU"/>
        </w:rPr>
        <w:t>Path tracing, LuxCore – Bidir + Metropolis, appleseed –</w:t>
      </w:r>
      <w:r w:rsidRPr="00AB38D7">
        <w:rPr>
          <w:rFonts w:ascii="Times New Roman" w:eastAsia="Times New Roman" w:hAnsi="Times New Roman" w:cs="Times New Roman"/>
          <w:color w:val="000000" w:themeColor="text1"/>
          <w:sz w:val="24"/>
          <w:szCs w:val="24"/>
          <w:lang w:val="en-US" w:eastAsia="ru-RU"/>
        </w:rPr>
        <w:t xml:space="preserve"> </w:t>
      </w:r>
      <w:r>
        <w:rPr>
          <w:rFonts w:ascii="Times New Roman" w:eastAsia="Times New Roman" w:hAnsi="Times New Roman" w:cs="Times New Roman"/>
          <w:color w:val="000000" w:themeColor="text1"/>
          <w:sz w:val="24"/>
          <w:szCs w:val="24"/>
          <w:lang w:val="en-US" w:eastAsia="ru-RU"/>
        </w:rPr>
        <w:t>Path tracing</w:t>
      </w:r>
      <w:r w:rsidRPr="00666404">
        <w:rPr>
          <w:rFonts w:ascii="Times New Roman" w:eastAsia="Times New Roman" w:hAnsi="Times New Roman" w:cs="Times New Roman"/>
          <w:color w:val="000000" w:themeColor="text1"/>
          <w:sz w:val="24"/>
          <w:szCs w:val="24"/>
          <w:lang w:val="en-US" w:eastAsia="ru-RU"/>
        </w:rPr>
        <w:t>.</w:t>
      </w:r>
    </w:p>
    <w:p w14:paraId="23DE523C" w14:textId="112137E0" w:rsidR="0037363D" w:rsidRPr="00617D44" w:rsidRDefault="0037363D" w:rsidP="00617D44">
      <w:pPr>
        <w:spacing w:after="0" w:line="360" w:lineRule="auto"/>
        <w:ind w:firstLine="567"/>
        <w:contextualSpacing/>
        <w:jc w:val="both"/>
        <w:rPr>
          <w:rFonts w:ascii="Times New Roman" w:eastAsia="Times New Roman" w:hAnsi="Times New Roman" w:cs="Times New Roman"/>
          <w:sz w:val="24"/>
          <w:szCs w:val="24"/>
          <w:lang w:eastAsia="ru-RU"/>
        </w:rPr>
      </w:pPr>
      <w:r w:rsidRPr="00617D44">
        <w:rPr>
          <w:rFonts w:ascii="Times New Roman" w:eastAsia="Times New Roman" w:hAnsi="Times New Roman" w:cs="Times New Roman"/>
          <w:sz w:val="24"/>
          <w:szCs w:val="24"/>
          <w:lang w:eastAsia="ru-RU"/>
        </w:rPr>
        <w:t>Таблица</w:t>
      </w:r>
      <w:r w:rsidRPr="001D7B0D">
        <w:rPr>
          <w:rFonts w:ascii="Times New Roman" w:eastAsia="Times New Roman" w:hAnsi="Times New Roman" w:cs="Times New Roman"/>
          <w:sz w:val="24"/>
          <w:szCs w:val="24"/>
          <w:lang w:eastAsia="ru-RU"/>
        </w:rPr>
        <w:t xml:space="preserve"> 3. </w:t>
      </w:r>
      <w:r w:rsidRPr="00617D44">
        <w:rPr>
          <w:rFonts w:ascii="Times New Roman" w:eastAsia="Times New Roman" w:hAnsi="Times New Roman" w:cs="Times New Roman"/>
          <w:sz w:val="24"/>
          <w:szCs w:val="24"/>
          <w:lang w:eastAsia="ru-RU"/>
        </w:rPr>
        <w:t xml:space="preserve">Время работы (с точностью до секунды) и качество (с точностью до 0.01 дБ) полученного изображения реализациями алгоритмов трассировки </w:t>
      </w:r>
      <w:r w:rsidR="00617D44">
        <w:rPr>
          <w:rFonts w:ascii="Times New Roman" w:eastAsia="Times New Roman" w:hAnsi="Times New Roman" w:cs="Times New Roman"/>
          <w:sz w:val="24"/>
          <w:szCs w:val="24"/>
          <w:lang w:val="en-US" w:eastAsia="ru-RU"/>
        </w:rPr>
        <w:t>a</w:t>
      </w:r>
      <w:r w:rsidRPr="00617D44">
        <w:rPr>
          <w:rFonts w:ascii="Times New Roman" w:eastAsia="Times New Roman" w:hAnsi="Times New Roman" w:cs="Times New Roman"/>
          <w:sz w:val="24"/>
          <w:szCs w:val="24"/>
          <w:lang w:val="en-US" w:eastAsia="ru-RU"/>
        </w:rPr>
        <w:t>ppleseed</w:t>
      </w:r>
      <w:r w:rsidRPr="00617D44">
        <w:rPr>
          <w:rFonts w:ascii="Times New Roman" w:eastAsia="Times New Roman" w:hAnsi="Times New Roman" w:cs="Times New Roman"/>
          <w:sz w:val="24"/>
          <w:szCs w:val="24"/>
          <w:lang w:eastAsia="ru-RU"/>
        </w:rPr>
        <w:t xml:space="preserve">, </w:t>
      </w:r>
      <w:r w:rsidRPr="00617D44">
        <w:rPr>
          <w:rFonts w:ascii="Times New Roman" w:eastAsia="Times New Roman" w:hAnsi="Times New Roman" w:cs="Times New Roman"/>
          <w:sz w:val="24"/>
          <w:szCs w:val="24"/>
          <w:lang w:val="en-US" w:eastAsia="ru-RU"/>
        </w:rPr>
        <w:t>Cycles</w:t>
      </w:r>
      <w:r w:rsidRPr="00617D44">
        <w:rPr>
          <w:rFonts w:ascii="Times New Roman" w:eastAsia="Times New Roman" w:hAnsi="Times New Roman" w:cs="Times New Roman"/>
          <w:sz w:val="24"/>
          <w:szCs w:val="24"/>
          <w:lang w:eastAsia="ru-RU"/>
        </w:rPr>
        <w:t xml:space="preserve"> и </w:t>
      </w:r>
      <w:r w:rsidR="00617D44">
        <w:rPr>
          <w:rFonts w:ascii="Times New Roman" w:eastAsia="Times New Roman" w:hAnsi="Times New Roman" w:cs="Times New Roman"/>
          <w:sz w:val="24"/>
          <w:szCs w:val="24"/>
          <w:lang w:val="en-US" w:eastAsia="ru-RU"/>
        </w:rPr>
        <w:t>LuxC</w:t>
      </w:r>
      <w:r w:rsidRPr="00617D44">
        <w:rPr>
          <w:rFonts w:ascii="Times New Roman" w:eastAsia="Times New Roman" w:hAnsi="Times New Roman" w:cs="Times New Roman"/>
          <w:sz w:val="24"/>
          <w:szCs w:val="24"/>
          <w:lang w:val="en-US" w:eastAsia="ru-RU"/>
        </w:rPr>
        <w:t>ore</w:t>
      </w:r>
      <w:r w:rsidRPr="00617D44">
        <w:rPr>
          <w:rFonts w:ascii="Times New Roman" w:eastAsia="Times New Roman" w:hAnsi="Times New Roman" w:cs="Times New Roman"/>
          <w:sz w:val="24"/>
          <w:szCs w:val="24"/>
          <w:lang w:eastAsia="ru-RU"/>
        </w:rPr>
        <w:t xml:space="preserve"> при отрисовке</w:t>
      </w:r>
      <w:r w:rsidR="00A530E6" w:rsidRPr="00617D44">
        <w:rPr>
          <w:rFonts w:ascii="Times New Roman" w:eastAsia="Times New Roman" w:hAnsi="Times New Roman" w:cs="Times New Roman"/>
          <w:sz w:val="24"/>
          <w:szCs w:val="24"/>
          <w:lang w:eastAsia="ru-RU"/>
        </w:rPr>
        <w:t xml:space="preserve"> полупрозрачной шторы с узором</w:t>
      </w:r>
    </w:p>
    <w:tbl>
      <w:tblPr>
        <w:tblStyle w:val="a8"/>
        <w:tblW w:w="0" w:type="auto"/>
        <w:tblLook w:val="04A0" w:firstRow="1" w:lastRow="0" w:firstColumn="1" w:lastColumn="0" w:noHBand="0" w:noVBand="1"/>
      </w:tblPr>
      <w:tblGrid>
        <w:gridCol w:w="3473"/>
        <w:gridCol w:w="3473"/>
        <w:gridCol w:w="3474"/>
      </w:tblGrid>
      <w:tr w:rsidR="0037363D" w14:paraId="1BE0550A" w14:textId="77777777" w:rsidTr="00937CF7">
        <w:tc>
          <w:tcPr>
            <w:tcW w:w="3473" w:type="dxa"/>
          </w:tcPr>
          <w:p w14:paraId="03485A3D"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Реализация алгоритма трассировки</w:t>
            </w:r>
          </w:p>
        </w:tc>
        <w:tc>
          <w:tcPr>
            <w:tcW w:w="3473" w:type="dxa"/>
          </w:tcPr>
          <w:p w14:paraId="0815CEBE"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Затраченное время, с</w:t>
            </w:r>
          </w:p>
        </w:tc>
        <w:tc>
          <w:tcPr>
            <w:tcW w:w="3474" w:type="dxa"/>
          </w:tcPr>
          <w:p w14:paraId="2B224DD8" w14:textId="77777777" w:rsidR="0037363D" w:rsidRPr="00D52213"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Качество изображения, дБ</w:t>
            </w:r>
          </w:p>
        </w:tc>
      </w:tr>
      <w:tr w:rsidR="0037363D" w14:paraId="75ECB8BC" w14:textId="77777777" w:rsidTr="00937CF7">
        <w:tc>
          <w:tcPr>
            <w:tcW w:w="3473" w:type="dxa"/>
            <w:vMerge w:val="restart"/>
          </w:tcPr>
          <w:p w14:paraId="61DA8DFA" w14:textId="77777777" w:rsidR="0037363D" w:rsidRPr="00DB1347" w:rsidRDefault="0037363D"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Appleseed</w:t>
            </w:r>
          </w:p>
        </w:tc>
        <w:tc>
          <w:tcPr>
            <w:tcW w:w="3473" w:type="dxa"/>
          </w:tcPr>
          <w:p w14:paraId="77DA9D66"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1925</w:t>
            </w:r>
          </w:p>
        </w:tc>
        <w:tc>
          <w:tcPr>
            <w:tcW w:w="3474" w:type="dxa"/>
          </w:tcPr>
          <w:p w14:paraId="18BDA2BA"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19.76</w:t>
            </w:r>
          </w:p>
        </w:tc>
      </w:tr>
      <w:tr w:rsidR="0037363D" w14:paraId="0EDC807B" w14:textId="77777777" w:rsidTr="00937CF7">
        <w:tc>
          <w:tcPr>
            <w:tcW w:w="3473" w:type="dxa"/>
            <w:vMerge/>
          </w:tcPr>
          <w:p w14:paraId="52E56223"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748E2AA2"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4816</w:t>
            </w:r>
          </w:p>
        </w:tc>
        <w:tc>
          <w:tcPr>
            <w:tcW w:w="3474" w:type="dxa"/>
          </w:tcPr>
          <w:p w14:paraId="648B71C9" w14:textId="77777777" w:rsidR="0037363D"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23.42</w:t>
            </w:r>
          </w:p>
        </w:tc>
      </w:tr>
      <w:tr w:rsidR="0037363D" w14:paraId="6B8384D9" w14:textId="77777777" w:rsidTr="00937CF7">
        <w:tc>
          <w:tcPr>
            <w:tcW w:w="3473" w:type="dxa"/>
            <w:vMerge/>
          </w:tcPr>
          <w:p w14:paraId="07547A01"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50CB8B97"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6327</w:t>
            </w:r>
          </w:p>
        </w:tc>
        <w:tc>
          <w:tcPr>
            <w:tcW w:w="3474" w:type="dxa"/>
          </w:tcPr>
          <w:p w14:paraId="0F9185A5"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24.68</w:t>
            </w:r>
          </w:p>
        </w:tc>
      </w:tr>
      <w:tr w:rsidR="0037363D" w14:paraId="7562803C" w14:textId="77777777" w:rsidTr="00937CF7">
        <w:tc>
          <w:tcPr>
            <w:tcW w:w="3473" w:type="dxa"/>
            <w:vMerge/>
          </w:tcPr>
          <w:p w14:paraId="5043CB0F"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33E9F771"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18981</w:t>
            </w:r>
          </w:p>
        </w:tc>
        <w:tc>
          <w:tcPr>
            <w:tcW w:w="3474" w:type="dxa"/>
          </w:tcPr>
          <w:p w14:paraId="1DB0C8DD" w14:textId="77777777" w:rsidR="0037363D" w:rsidRPr="00C40046"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31.20</w:t>
            </w:r>
          </w:p>
        </w:tc>
      </w:tr>
      <w:tr w:rsidR="0037363D" w14:paraId="43A9BBB8" w14:textId="77777777" w:rsidTr="00937CF7">
        <w:tc>
          <w:tcPr>
            <w:tcW w:w="3473" w:type="dxa"/>
            <w:vMerge w:val="restart"/>
          </w:tcPr>
          <w:p w14:paraId="4C2365C0" w14:textId="77777777" w:rsidR="0037363D" w:rsidRPr="00DB1347" w:rsidRDefault="0037363D"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Cycles</w:t>
            </w:r>
          </w:p>
        </w:tc>
        <w:tc>
          <w:tcPr>
            <w:tcW w:w="3473" w:type="dxa"/>
          </w:tcPr>
          <w:p w14:paraId="0E7DD993" w14:textId="77777777" w:rsidR="0037363D"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1890</w:t>
            </w:r>
          </w:p>
        </w:tc>
        <w:tc>
          <w:tcPr>
            <w:tcW w:w="3474" w:type="dxa"/>
          </w:tcPr>
          <w:p w14:paraId="27721A47" w14:textId="77777777" w:rsidR="0037363D"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19.65</w:t>
            </w:r>
          </w:p>
        </w:tc>
      </w:tr>
      <w:tr w:rsidR="0037363D" w14:paraId="5B41A1A5" w14:textId="77777777" w:rsidTr="00937CF7">
        <w:tc>
          <w:tcPr>
            <w:tcW w:w="3473" w:type="dxa"/>
            <w:vMerge/>
          </w:tcPr>
          <w:p w14:paraId="07459315"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25C2B66F" w14:textId="77777777" w:rsidR="0037363D"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3800</w:t>
            </w:r>
          </w:p>
        </w:tc>
        <w:tc>
          <w:tcPr>
            <w:tcW w:w="3474" w:type="dxa"/>
          </w:tcPr>
          <w:p w14:paraId="299D29AD" w14:textId="77777777" w:rsidR="0037363D"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19.91</w:t>
            </w:r>
          </w:p>
        </w:tc>
      </w:tr>
      <w:tr w:rsidR="0037363D" w14:paraId="6D033DAC" w14:textId="77777777" w:rsidTr="00937CF7">
        <w:tc>
          <w:tcPr>
            <w:tcW w:w="3473" w:type="dxa"/>
            <w:vMerge/>
          </w:tcPr>
          <w:p w14:paraId="6537F28F"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485B0DD4"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7655</w:t>
            </w:r>
          </w:p>
        </w:tc>
        <w:tc>
          <w:tcPr>
            <w:tcW w:w="3474" w:type="dxa"/>
          </w:tcPr>
          <w:p w14:paraId="470ABF7F"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20.07</w:t>
            </w:r>
          </w:p>
        </w:tc>
      </w:tr>
      <w:tr w:rsidR="0037363D" w14:paraId="34A6B84D" w14:textId="77777777" w:rsidTr="00937CF7">
        <w:tc>
          <w:tcPr>
            <w:tcW w:w="3473" w:type="dxa"/>
            <w:vMerge/>
          </w:tcPr>
          <w:p w14:paraId="6DFB9E20"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5E24FA6A" w14:textId="77777777" w:rsidR="0037363D"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15178</w:t>
            </w:r>
          </w:p>
        </w:tc>
        <w:tc>
          <w:tcPr>
            <w:tcW w:w="3474" w:type="dxa"/>
          </w:tcPr>
          <w:p w14:paraId="6769EE67" w14:textId="77777777" w:rsidR="0037363D" w:rsidRPr="00DB1347"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20.15</w:t>
            </w:r>
          </w:p>
        </w:tc>
      </w:tr>
      <w:tr w:rsidR="0037363D" w14:paraId="43CAE11D" w14:textId="77777777" w:rsidTr="00937CF7">
        <w:tc>
          <w:tcPr>
            <w:tcW w:w="3473" w:type="dxa"/>
            <w:vMerge w:val="restart"/>
          </w:tcPr>
          <w:p w14:paraId="07A99BD0" w14:textId="77777777" w:rsidR="0037363D" w:rsidRPr="00C40046" w:rsidRDefault="0037363D"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Luxcore</w:t>
            </w:r>
          </w:p>
        </w:tc>
        <w:tc>
          <w:tcPr>
            <w:tcW w:w="3473" w:type="dxa"/>
          </w:tcPr>
          <w:p w14:paraId="6D0CC923" w14:textId="77777777" w:rsidR="0037363D" w:rsidRPr="0037363D"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1709</w:t>
            </w:r>
          </w:p>
        </w:tc>
        <w:tc>
          <w:tcPr>
            <w:tcW w:w="3474" w:type="dxa"/>
          </w:tcPr>
          <w:p w14:paraId="1B37E12E" w14:textId="77777777" w:rsidR="0037363D" w:rsidRPr="00C40046" w:rsidRDefault="0037363D" w:rsidP="0037363D">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eastAsia="ru-RU"/>
              </w:rPr>
              <w:t>16</w:t>
            </w:r>
            <w:r>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7</w:t>
            </w:r>
            <w:r>
              <w:rPr>
                <w:rFonts w:ascii="Times New Roman" w:eastAsia="Times New Roman" w:hAnsi="Times New Roman" w:cs="Times New Roman"/>
                <w:sz w:val="24"/>
                <w:szCs w:val="24"/>
                <w:lang w:val="en-US" w:eastAsia="ru-RU"/>
              </w:rPr>
              <w:t>8</w:t>
            </w:r>
          </w:p>
        </w:tc>
      </w:tr>
      <w:tr w:rsidR="0037363D" w14:paraId="4EC878E1" w14:textId="77777777" w:rsidTr="00937CF7">
        <w:tc>
          <w:tcPr>
            <w:tcW w:w="3473" w:type="dxa"/>
            <w:vMerge/>
          </w:tcPr>
          <w:p w14:paraId="70DF9E56"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6C0CDA5E" w14:textId="77777777" w:rsidR="0037363D" w:rsidRP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3650</w:t>
            </w:r>
          </w:p>
        </w:tc>
        <w:tc>
          <w:tcPr>
            <w:tcW w:w="3474" w:type="dxa"/>
          </w:tcPr>
          <w:p w14:paraId="29A23BB9" w14:textId="77777777" w:rsidR="0037363D" w:rsidRPr="0037363D"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16</w:t>
            </w:r>
            <w:r>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98</w:t>
            </w:r>
          </w:p>
        </w:tc>
      </w:tr>
      <w:tr w:rsidR="0037363D" w14:paraId="70484278" w14:textId="77777777" w:rsidTr="00937CF7">
        <w:tc>
          <w:tcPr>
            <w:tcW w:w="3473" w:type="dxa"/>
            <w:vMerge/>
          </w:tcPr>
          <w:p w14:paraId="44E871BC"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22289097" w14:textId="77777777" w:rsidR="0037363D" w:rsidRPr="0037363D" w:rsidRDefault="0037363D"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7304</w:t>
            </w:r>
          </w:p>
        </w:tc>
        <w:tc>
          <w:tcPr>
            <w:tcW w:w="3474" w:type="dxa"/>
          </w:tcPr>
          <w:p w14:paraId="2C206B40" w14:textId="77777777" w:rsidR="0037363D" w:rsidRPr="0037363D" w:rsidRDefault="0037363D" w:rsidP="0037363D">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17</w:t>
            </w:r>
            <w:r>
              <w:rPr>
                <w:rFonts w:ascii="Times New Roman" w:eastAsia="Times New Roman" w:hAnsi="Times New Roman" w:cs="Times New Roman"/>
                <w:sz w:val="24"/>
                <w:szCs w:val="24"/>
                <w:lang w:val="en-US" w:eastAsia="ru-RU"/>
              </w:rPr>
              <w:t>.</w:t>
            </w:r>
            <w:r>
              <w:rPr>
                <w:rFonts w:ascii="Times New Roman" w:eastAsia="Times New Roman" w:hAnsi="Times New Roman" w:cs="Times New Roman"/>
                <w:sz w:val="24"/>
                <w:szCs w:val="24"/>
                <w:lang w:eastAsia="ru-RU"/>
              </w:rPr>
              <w:t>09</w:t>
            </w:r>
          </w:p>
        </w:tc>
      </w:tr>
      <w:tr w:rsidR="0037363D" w:rsidRPr="00DB1347" w14:paraId="3343E87A" w14:textId="77777777" w:rsidTr="00937CF7">
        <w:tc>
          <w:tcPr>
            <w:tcW w:w="3473" w:type="dxa"/>
            <w:vMerge/>
          </w:tcPr>
          <w:p w14:paraId="144A5D23" w14:textId="77777777" w:rsidR="0037363D" w:rsidRDefault="0037363D"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3D24B3CF" w14:textId="77777777" w:rsidR="0037363D" w:rsidRPr="0037363D" w:rsidRDefault="0037363D" w:rsidP="0037363D">
            <w:pPr>
              <w:spacing w:line="360" w:lineRule="auto"/>
              <w:contextualSpacing/>
              <w:jc w:val="both"/>
              <w:rPr>
                <w:rFonts w:ascii="Times New Roman" w:eastAsia="Times New Roman" w:hAnsi="Times New Roman" w:cs="Times New Roman"/>
                <w:sz w:val="24"/>
                <w:szCs w:val="24"/>
                <w:lang w:eastAsia="ru-RU"/>
              </w:rPr>
            </w:pPr>
            <w:r w:rsidRPr="0037363D">
              <w:rPr>
                <w:rFonts w:ascii="Times New Roman" w:eastAsia="Times New Roman" w:hAnsi="Times New Roman" w:cs="Times New Roman"/>
                <w:sz w:val="24"/>
                <w:szCs w:val="24"/>
                <w:lang w:eastAsia="ru-RU"/>
              </w:rPr>
              <w:t>14742</w:t>
            </w:r>
          </w:p>
        </w:tc>
        <w:tc>
          <w:tcPr>
            <w:tcW w:w="3474" w:type="dxa"/>
          </w:tcPr>
          <w:p w14:paraId="787C74DD" w14:textId="77777777" w:rsidR="0037363D" w:rsidRPr="00937CF7" w:rsidRDefault="0037363D" w:rsidP="00937CF7">
            <w:pPr>
              <w:spacing w:line="360" w:lineRule="auto"/>
              <w:contextualSpacing/>
              <w:jc w:val="both"/>
              <w:rPr>
                <w:rFonts w:ascii="Times New Roman" w:eastAsia="Times New Roman" w:hAnsi="Times New Roman" w:cs="Times New Roman"/>
                <w:sz w:val="24"/>
                <w:szCs w:val="24"/>
                <w:lang w:val="en-US" w:eastAsia="ru-RU"/>
              </w:rPr>
            </w:pPr>
            <w:r w:rsidRPr="0037363D">
              <w:rPr>
                <w:rFonts w:ascii="Times New Roman" w:eastAsia="Times New Roman" w:hAnsi="Times New Roman" w:cs="Times New Roman"/>
                <w:sz w:val="24"/>
                <w:szCs w:val="24"/>
                <w:lang w:eastAsia="ru-RU"/>
              </w:rPr>
              <w:t>17</w:t>
            </w:r>
            <w:r w:rsidRPr="0037363D">
              <w:rPr>
                <w:rFonts w:ascii="Times New Roman" w:eastAsia="Times New Roman" w:hAnsi="Times New Roman" w:cs="Times New Roman"/>
                <w:sz w:val="24"/>
                <w:szCs w:val="24"/>
                <w:lang w:val="en-US" w:eastAsia="ru-RU"/>
              </w:rPr>
              <w:t>.</w:t>
            </w:r>
            <w:r w:rsidRPr="0037363D">
              <w:rPr>
                <w:rFonts w:ascii="Times New Roman" w:eastAsia="Times New Roman" w:hAnsi="Times New Roman" w:cs="Times New Roman"/>
                <w:sz w:val="24"/>
                <w:szCs w:val="24"/>
                <w:lang w:eastAsia="ru-RU"/>
              </w:rPr>
              <w:t>1</w:t>
            </w:r>
            <w:r w:rsidR="00937CF7">
              <w:rPr>
                <w:rFonts w:ascii="Times New Roman" w:eastAsia="Times New Roman" w:hAnsi="Times New Roman" w:cs="Times New Roman"/>
                <w:sz w:val="24"/>
                <w:szCs w:val="24"/>
                <w:lang w:val="en-US" w:eastAsia="ru-RU"/>
              </w:rPr>
              <w:t>5</w:t>
            </w:r>
          </w:p>
        </w:tc>
      </w:tr>
    </w:tbl>
    <w:p w14:paraId="738610EB" w14:textId="77777777" w:rsidR="0037363D" w:rsidRDefault="0037363D" w:rsidP="00D52213">
      <w:pPr>
        <w:spacing w:after="0" w:line="360" w:lineRule="auto"/>
        <w:ind w:firstLine="567"/>
        <w:contextualSpacing/>
        <w:jc w:val="both"/>
        <w:rPr>
          <w:rFonts w:ascii="Times New Roman" w:eastAsia="Times New Roman" w:hAnsi="Times New Roman" w:cs="Times New Roman"/>
          <w:color w:val="FF0000"/>
          <w:sz w:val="24"/>
          <w:szCs w:val="24"/>
          <w:lang w:eastAsia="ru-RU"/>
        </w:rPr>
      </w:pPr>
    </w:p>
    <w:p w14:paraId="1E12245C" w14:textId="1370F720" w:rsidR="0037363D" w:rsidRPr="00617D44" w:rsidRDefault="0037363D" w:rsidP="00CC7441">
      <w:pPr>
        <w:spacing w:after="0" w:line="360" w:lineRule="auto"/>
        <w:ind w:firstLine="567"/>
        <w:contextualSpacing/>
        <w:jc w:val="both"/>
        <w:rPr>
          <w:rFonts w:ascii="Times New Roman" w:eastAsia="Times New Roman" w:hAnsi="Times New Roman" w:cs="Times New Roman"/>
          <w:sz w:val="24"/>
          <w:szCs w:val="24"/>
          <w:lang w:eastAsia="ru-RU"/>
        </w:rPr>
      </w:pPr>
      <w:r w:rsidRPr="00617D44">
        <w:rPr>
          <w:rFonts w:ascii="Times New Roman" w:eastAsia="Times New Roman" w:hAnsi="Times New Roman" w:cs="Times New Roman"/>
          <w:sz w:val="24"/>
          <w:szCs w:val="24"/>
          <w:lang w:eastAsia="ru-RU"/>
        </w:rPr>
        <w:t>Характер результатов эксперимента несколько отличается от результатов преды</w:t>
      </w:r>
      <w:r w:rsidR="00CC7441" w:rsidRPr="00617D44">
        <w:rPr>
          <w:rFonts w:ascii="Times New Roman" w:eastAsia="Times New Roman" w:hAnsi="Times New Roman" w:cs="Times New Roman"/>
          <w:sz w:val="24"/>
          <w:szCs w:val="24"/>
          <w:lang w:eastAsia="ru-RU"/>
        </w:rPr>
        <w:t xml:space="preserve">дущего опыта. </w:t>
      </w:r>
      <w:r w:rsidRPr="00617D44">
        <w:rPr>
          <w:rFonts w:ascii="Times New Roman" w:eastAsia="Times New Roman" w:hAnsi="Times New Roman" w:cs="Times New Roman"/>
          <w:sz w:val="24"/>
          <w:szCs w:val="24"/>
          <w:lang w:eastAsia="ru-RU"/>
        </w:rPr>
        <w:t xml:space="preserve">В условиях ограниченного времени, примерно к 2000-й секунде все </w:t>
      </w:r>
      <w:r w:rsidR="00CC7441" w:rsidRPr="00617D44">
        <w:rPr>
          <w:rFonts w:ascii="Times New Roman" w:eastAsia="Times New Roman" w:hAnsi="Times New Roman" w:cs="Times New Roman"/>
          <w:sz w:val="24"/>
          <w:szCs w:val="24"/>
          <w:lang w:eastAsia="ru-RU"/>
        </w:rPr>
        <w:t xml:space="preserve">рендеры получают изображение примерно одинакового качества. При этом, темп роста качества изображений, построенных с помощью </w:t>
      </w:r>
      <w:r w:rsidRPr="00617D44">
        <w:rPr>
          <w:rFonts w:ascii="Times New Roman" w:eastAsia="Times New Roman" w:hAnsi="Times New Roman" w:cs="Times New Roman"/>
          <w:sz w:val="24"/>
          <w:szCs w:val="24"/>
          <w:lang w:val="en-US" w:eastAsia="ru-RU"/>
        </w:rPr>
        <w:t>Cycles</w:t>
      </w:r>
      <w:r w:rsidRPr="00617D44">
        <w:rPr>
          <w:rFonts w:ascii="Times New Roman" w:eastAsia="Times New Roman" w:hAnsi="Times New Roman" w:cs="Times New Roman"/>
          <w:sz w:val="24"/>
          <w:szCs w:val="24"/>
          <w:lang w:eastAsia="ru-RU"/>
        </w:rPr>
        <w:t xml:space="preserve"> и </w:t>
      </w:r>
      <w:r w:rsidRPr="00617D44">
        <w:rPr>
          <w:rFonts w:ascii="Times New Roman" w:eastAsia="Times New Roman" w:hAnsi="Times New Roman" w:cs="Times New Roman"/>
          <w:sz w:val="24"/>
          <w:szCs w:val="24"/>
          <w:lang w:val="en-US" w:eastAsia="ru-RU"/>
        </w:rPr>
        <w:t>Luxcore</w:t>
      </w:r>
      <w:r w:rsidRPr="00617D44">
        <w:rPr>
          <w:rFonts w:ascii="Times New Roman" w:eastAsia="Times New Roman" w:hAnsi="Times New Roman" w:cs="Times New Roman"/>
          <w:sz w:val="24"/>
          <w:szCs w:val="24"/>
          <w:lang w:eastAsia="ru-RU"/>
        </w:rPr>
        <w:t xml:space="preserve"> </w:t>
      </w:r>
      <w:r w:rsidR="00CC7441" w:rsidRPr="00617D44">
        <w:rPr>
          <w:rFonts w:ascii="Times New Roman" w:eastAsia="Times New Roman" w:hAnsi="Times New Roman" w:cs="Times New Roman"/>
          <w:sz w:val="24"/>
          <w:szCs w:val="24"/>
          <w:lang w:eastAsia="ru-RU"/>
        </w:rPr>
        <w:t xml:space="preserve">близок к нулю, </w:t>
      </w:r>
      <w:r w:rsidR="00617D44" w:rsidRPr="00617D44">
        <w:rPr>
          <w:rFonts w:ascii="Times New Roman" w:eastAsia="Times New Roman" w:hAnsi="Times New Roman" w:cs="Times New Roman"/>
          <w:sz w:val="24"/>
          <w:szCs w:val="24"/>
          <w:lang w:eastAsia="ru-RU"/>
        </w:rPr>
        <w:t xml:space="preserve">что говорит о достижении пика своих возможностей, </w:t>
      </w:r>
      <w:r w:rsidR="00CC7441" w:rsidRPr="00617D44">
        <w:rPr>
          <w:rFonts w:ascii="Times New Roman" w:eastAsia="Times New Roman" w:hAnsi="Times New Roman" w:cs="Times New Roman"/>
          <w:sz w:val="24"/>
          <w:szCs w:val="24"/>
          <w:lang w:eastAsia="ru-RU"/>
        </w:rPr>
        <w:t>как и в предыдущих экспериментах</w:t>
      </w:r>
      <w:r w:rsidRPr="00617D44">
        <w:rPr>
          <w:rFonts w:ascii="Times New Roman" w:eastAsia="Times New Roman" w:hAnsi="Times New Roman" w:cs="Times New Roman"/>
          <w:sz w:val="24"/>
          <w:szCs w:val="24"/>
          <w:lang w:eastAsia="ru-RU"/>
        </w:rPr>
        <w:t>.</w:t>
      </w:r>
      <w:r w:rsidR="00CC7441" w:rsidRPr="00617D44">
        <w:rPr>
          <w:rFonts w:ascii="Times New Roman" w:eastAsia="Times New Roman" w:hAnsi="Times New Roman" w:cs="Times New Roman"/>
          <w:sz w:val="24"/>
          <w:szCs w:val="24"/>
          <w:lang w:eastAsia="ru-RU"/>
        </w:rPr>
        <w:t xml:space="preserve"> За то же время качество изображения, полученного при работе </w:t>
      </w:r>
      <w:r w:rsidR="00617D44" w:rsidRPr="00617D44">
        <w:rPr>
          <w:rFonts w:ascii="Times New Roman" w:eastAsia="Times New Roman" w:hAnsi="Times New Roman" w:cs="Times New Roman"/>
          <w:sz w:val="24"/>
          <w:szCs w:val="24"/>
          <w:lang w:val="en-US" w:eastAsia="ru-RU"/>
        </w:rPr>
        <w:t>a</w:t>
      </w:r>
      <w:r w:rsidR="00CC7441" w:rsidRPr="00617D44">
        <w:rPr>
          <w:rFonts w:ascii="Times New Roman" w:eastAsia="Times New Roman" w:hAnsi="Times New Roman" w:cs="Times New Roman"/>
          <w:sz w:val="24"/>
          <w:szCs w:val="24"/>
          <w:lang w:val="en-US" w:eastAsia="ru-RU"/>
        </w:rPr>
        <w:t>ppleseed</w:t>
      </w:r>
      <w:r w:rsidR="00CC7441" w:rsidRPr="00617D44">
        <w:rPr>
          <w:rFonts w:ascii="Times New Roman" w:eastAsia="Times New Roman" w:hAnsi="Times New Roman" w:cs="Times New Roman"/>
          <w:sz w:val="24"/>
          <w:szCs w:val="24"/>
          <w:lang w:eastAsia="ru-RU"/>
        </w:rPr>
        <w:t>, возрастает.</w:t>
      </w:r>
    </w:p>
    <w:p w14:paraId="637805D2" w14:textId="77777777" w:rsidR="00D52213" w:rsidRDefault="00D52213" w:rsidP="00833CDD">
      <w:pPr>
        <w:spacing w:after="0" w:line="360" w:lineRule="auto"/>
        <w:ind w:firstLine="567"/>
        <w:contextualSpacing/>
        <w:jc w:val="both"/>
        <w:rPr>
          <w:rFonts w:ascii="Times New Roman" w:eastAsia="Times New Roman" w:hAnsi="Times New Roman" w:cs="Times New Roman"/>
          <w:color w:val="FF0000"/>
          <w:sz w:val="24"/>
          <w:szCs w:val="24"/>
          <w:lang w:eastAsia="ru-RU"/>
        </w:rPr>
      </w:pPr>
    </w:p>
    <w:p w14:paraId="5E2498F0" w14:textId="77777777" w:rsidR="00617D44" w:rsidRDefault="00617D44" w:rsidP="00D52213">
      <w:pPr>
        <w:spacing w:after="0" w:line="360" w:lineRule="auto"/>
        <w:ind w:firstLine="567"/>
        <w:contextualSpacing/>
        <w:jc w:val="center"/>
        <w:rPr>
          <w:rFonts w:ascii="Times New Roman" w:hAnsi="Times New Roman" w:cs="Times New Roman"/>
          <w:b/>
          <w:sz w:val="24"/>
          <w:szCs w:val="24"/>
        </w:rPr>
      </w:pPr>
    </w:p>
    <w:p w14:paraId="0100A445" w14:textId="42695668" w:rsidR="00D52213" w:rsidRPr="001D63F7" w:rsidRDefault="00D52213" w:rsidP="00D52213">
      <w:pPr>
        <w:spacing w:after="0" w:line="360" w:lineRule="auto"/>
        <w:ind w:firstLine="567"/>
        <w:contextualSpacing/>
        <w:jc w:val="center"/>
        <w:rPr>
          <w:rFonts w:ascii="Times New Roman" w:hAnsi="Times New Roman" w:cs="Times New Roman"/>
          <w:b/>
          <w:sz w:val="24"/>
          <w:szCs w:val="24"/>
        </w:rPr>
      </w:pPr>
      <w:r>
        <w:rPr>
          <w:rFonts w:ascii="Times New Roman" w:hAnsi="Times New Roman" w:cs="Times New Roman"/>
          <w:b/>
          <w:sz w:val="24"/>
          <w:szCs w:val="24"/>
        </w:rPr>
        <w:t>3.4. Эксперимент 4</w:t>
      </w:r>
    </w:p>
    <w:p w14:paraId="162E83CB" w14:textId="29970C6F" w:rsidR="00D52213" w:rsidRDefault="00617D44" w:rsidP="00AB38D7">
      <w:pPr>
        <w:ind w:firstLine="567"/>
        <w:contextualSpacing/>
        <w:jc w:val="both"/>
        <w:rPr>
          <w:rFonts w:ascii="Times New Roman" w:eastAsia="Times New Roman" w:hAnsi="Times New Roman" w:cs="Times New Roman"/>
          <w:sz w:val="24"/>
          <w:szCs w:val="24"/>
          <w:lang w:eastAsia="ru-RU"/>
        </w:rPr>
      </w:pPr>
      <w:r w:rsidRPr="00617D44">
        <w:rPr>
          <w:rFonts w:ascii="Times New Roman" w:eastAsia="Times New Roman" w:hAnsi="Times New Roman" w:cs="Times New Roman"/>
          <w:sz w:val="24"/>
          <w:szCs w:val="24"/>
          <w:lang w:eastAsia="ru-RU"/>
        </w:rPr>
        <w:t>В данном эксперименте исследовалась способность визуализации материала полупрозрачной неплотной ткани, пропускающей прямые лучи света без рассеивания. В отличие от предыдущего эксперимента, где в качестве источника света была плоскость, на некотором расстоянии отдаленная от отверстия, здесь используется освещение окружения (</w:t>
      </w:r>
      <w:r w:rsidRPr="00617D44">
        <w:rPr>
          <w:rFonts w:ascii="Times New Roman" w:eastAsia="Times New Roman" w:hAnsi="Times New Roman" w:cs="Times New Roman"/>
          <w:sz w:val="24"/>
          <w:szCs w:val="24"/>
          <w:lang w:val="en-US" w:eastAsia="ru-RU"/>
        </w:rPr>
        <w:t>World</w:t>
      </w:r>
      <w:r w:rsidRPr="00617D44">
        <w:rPr>
          <w:rFonts w:ascii="Times New Roman" w:eastAsia="Times New Roman" w:hAnsi="Times New Roman" w:cs="Times New Roman"/>
          <w:sz w:val="24"/>
          <w:szCs w:val="24"/>
          <w:lang w:eastAsia="ru-RU"/>
        </w:rPr>
        <w:t>).</w:t>
      </w:r>
    </w:p>
    <w:p w14:paraId="20925A18" w14:textId="746B3ECC" w:rsidR="00617D44" w:rsidRPr="00AB38D7" w:rsidRDefault="00AB38D7" w:rsidP="00AB38D7">
      <w:pPr>
        <w:spacing w:after="0" w:line="360" w:lineRule="auto"/>
        <w:ind w:firstLine="567"/>
        <w:contextualSpacing/>
        <w:jc w:val="both"/>
        <w:rPr>
          <w:rFonts w:ascii="Times New Roman" w:eastAsia="Times New Roman" w:hAnsi="Times New Roman" w:cs="Times New Roman"/>
          <w:color w:val="000000" w:themeColor="text1"/>
          <w:sz w:val="24"/>
          <w:szCs w:val="24"/>
          <w:lang w:val="en-US" w:eastAsia="ru-RU"/>
        </w:rPr>
      </w:pPr>
      <w:r>
        <w:rPr>
          <w:rFonts w:ascii="Times New Roman" w:eastAsia="Times New Roman" w:hAnsi="Times New Roman" w:cs="Times New Roman"/>
          <w:color w:val="000000" w:themeColor="text1"/>
          <w:sz w:val="24"/>
          <w:szCs w:val="24"/>
          <w:lang w:eastAsia="ru-RU"/>
        </w:rPr>
        <w:lastRenderedPageBreak/>
        <w:t>Рендер</w:t>
      </w:r>
      <w:r w:rsidRPr="009264B8">
        <w:rPr>
          <w:rFonts w:ascii="Times New Roman" w:eastAsia="Times New Roman" w:hAnsi="Times New Roman" w:cs="Times New Roman"/>
          <w:color w:val="000000" w:themeColor="text1"/>
          <w:sz w:val="24"/>
          <w:szCs w:val="24"/>
          <w:lang w:val="en-US" w:eastAsia="ru-RU"/>
        </w:rPr>
        <w:t xml:space="preserve"> </w:t>
      </w:r>
      <w:r>
        <w:rPr>
          <w:rFonts w:ascii="Times New Roman" w:eastAsia="Times New Roman" w:hAnsi="Times New Roman" w:cs="Times New Roman"/>
          <w:color w:val="000000" w:themeColor="text1"/>
          <w:sz w:val="24"/>
          <w:szCs w:val="24"/>
          <w:lang w:val="en-US" w:eastAsia="ru-RU"/>
        </w:rPr>
        <w:t xml:space="preserve">Cycles </w:t>
      </w:r>
      <w:r>
        <w:rPr>
          <w:rFonts w:ascii="Times New Roman" w:eastAsia="Times New Roman" w:hAnsi="Times New Roman" w:cs="Times New Roman"/>
          <w:color w:val="000000" w:themeColor="text1"/>
          <w:sz w:val="24"/>
          <w:szCs w:val="24"/>
          <w:lang w:eastAsia="ru-RU"/>
        </w:rPr>
        <w:t>использует</w:t>
      </w:r>
      <w:r w:rsidRPr="009264B8">
        <w:rPr>
          <w:rFonts w:ascii="Times New Roman" w:eastAsia="Times New Roman" w:hAnsi="Times New Roman" w:cs="Times New Roman"/>
          <w:color w:val="000000" w:themeColor="text1"/>
          <w:sz w:val="24"/>
          <w:szCs w:val="24"/>
          <w:lang w:val="en-US" w:eastAsia="ru-RU"/>
        </w:rPr>
        <w:t xml:space="preserve"> </w:t>
      </w:r>
      <w:r>
        <w:rPr>
          <w:rFonts w:ascii="Times New Roman" w:eastAsia="Times New Roman" w:hAnsi="Times New Roman" w:cs="Times New Roman"/>
          <w:color w:val="000000" w:themeColor="text1"/>
          <w:sz w:val="24"/>
          <w:szCs w:val="24"/>
          <w:lang w:val="en-US" w:eastAsia="ru-RU"/>
        </w:rPr>
        <w:t>Path tracing, LuxCore – Path tracing, appleseed –</w:t>
      </w:r>
      <w:r w:rsidRPr="00AB38D7">
        <w:rPr>
          <w:rFonts w:ascii="Times New Roman" w:eastAsia="Times New Roman" w:hAnsi="Times New Roman" w:cs="Times New Roman"/>
          <w:color w:val="000000" w:themeColor="text1"/>
          <w:sz w:val="24"/>
          <w:szCs w:val="24"/>
          <w:lang w:val="en-US" w:eastAsia="ru-RU"/>
        </w:rPr>
        <w:t xml:space="preserve"> </w:t>
      </w:r>
      <w:r>
        <w:rPr>
          <w:rFonts w:ascii="Times New Roman" w:eastAsia="Times New Roman" w:hAnsi="Times New Roman" w:cs="Times New Roman"/>
          <w:color w:val="000000" w:themeColor="text1"/>
          <w:sz w:val="24"/>
          <w:szCs w:val="24"/>
          <w:lang w:val="en-US" w:eastAsia="ru-RU"/>
        </w:rPr>
        <w:t>Path tracing</w:t>
      </w:r>
      <w:r w:rsidRPr="00666404">
        <w:rPr>
          <w:rFonts w:ascii="Times New Roman" w:eastAsia="Times New Roman" w:hAnsi="Times New Roman" w:cs="Times New Roman"/>
          <w:color w:val="000000" w:themeColor="text1"/>
          <w:sz w:val="24"/>
          <w:szCs w:val="24"/>
          <w:lang w:val="en-US" w:eastAsia="ru-RU"/>
        </w:rPr>
        <w:t>.</w:t>
      </w:r>
    </w:p>
    <w:p w14:paraId="463F29E8" w14:textId="43A45756" w:rsidR="00CC7441" w:rsidRPr="00617D44" w:rsidRDefault="00CC7441" w:rsidP="00AB38D7">
      <w:pPr>
        <w:ind w:firstLine="567"/>
        <w:contextualSpacing/>
        <w:jc w:val="both"/>
        <w:rPr>
          <w:rFonts w:ascii="Times New Roman" w:eastAsia="Times New Roman" w:hAnsi="Times New Roman" w:cs="Times New Roman"/>
          <w:sz w:val="24"/>
          <w:szCs w:val="24"/>
          <w:lang w:eastAsia="ru-RU"/>
        </w:rPr>
      </w:pPr>
      <w:r w:rsidRPr="00617D44">
        <w:rPr>
          <w:rFonts w:ascii="Times New Roman" w:eastAsia="Times New Roman" w:hAnsi="Times New Roman" w:cs="Times New Roman"/>
          <w:sz w:val="24"/>
          <w:szCs w:val="24"/>
          <w:lang w:eastAsia="ru-RU"/>
        </w:rPr>
        <w:t xml:space="preserve">Таблица 4. Время работы (с точностью до единиц) и качество (с точностью до 0.01 дБ) полученного изображения реализациями алгоритмов трассировки </w:t>
      </w:r>
      <w:r w:rsidRPr="00617D44">
        <w:rPr>
          <w:rFonts w:ascii="Times New Roman" w:eastAsia="Times New Roman" w:hAnsi="Times New Roman" w:cs="Times New Roman"/>
          <w:sz w:val="24"/>
          <w:szCs w:val="24"/>
          <w:lang w:val="en-US" w:eastAsia="ru-RU"/>
        </w:rPr>
        <w:t>Appleseed</w:t>
      </w:r>
      <w:r w:rsidRPr="00617D44">
        <w:rPr>
          <w:rFonts w:ascii="Times New Roman" w:eastAsia="Times New Roman" w:hAnsi="Times New Roman" w:cs="Times New Roman"/>
          <w:sz w:val="24"/>
          <w:szCs w:val="24"/>
          <w:lang w:eastAsia="ru-RU"/>
        </w:rPr>
        <w:t xml:space="preserve">, </w:t>
      </w:r>
      <w:r w:rsidRPr="00617D44">
        <w:rPr>
          <w:rFonts w:ascii="Times New Roman" w:eastAsia="Times New Roman" w:hAnsi="Times New Roman" w:cs="Times New Roman"/>
          <w:sz w:val="24"/>
          <w:szCs w:val="24"/>
          <w:lang w:val="en-US" w:eastAsia="ru-RU"/>
        </w:rPr>
        <w:t>Cycles</w:t>
      </w:r>
      <w:r w:rsidRPr="00617D44">
        <w:rPr>
          <w:rFonts w:ascii="Times New Roman" w:eastAsia="Times New Roman" w:hAnsi="Times New Roman" w:cs="Times New Roman"/>
          <w:sz w:val="24"/>
          <w:szCs w:val="24"/>
          <w:lang w:eastAsia="ru-RU"/>
        </w:rPr>
        <w:t xml:space="preserve"> и </w:t>
      </w:r>
      <w:r w:rsidRPr="00617D44">
        <w:rPr>
          <w:rFonts w:ascii="Times New Roman" w:eastAsia="Times New Roman" w:hAnsi="Times New Roman" w:cs="Times New Roman"/>
          <w:sz w:val="24"/>
          <w:szCs w:val="24"/>
          <w:lang w:val="en-US" w:eastAsia="ru-RU"/>
        </w:rPr>
        <w:t>Luxcore</w:t>
      </w:r>
      <w:r w:rsidRPr="00617D44">
        <w:rPr>
          <w:rFonts w:ascii="Times New Roman" w:eastAsia="Times New Roman" w:hAnsi="Times New Roman" w:cs="Times New Roman"/>
          <w:sz w:val="24"/>
          <w:szCs w:val="24"/>
          <w:lang w:eastAsia="ru-RU"/>
        </w:rPr>
        <w:t xml:space="preserve"> при отрисовке</w:t>
      </w:r>
      <w:r w:rsidR="00A530E6" w:rsidRPr="00617D44">
        <w:rPr>
          <w:rFonts w:ascii="Times New Roman" w:eastAsia="Times New Roman" w:hAnsi="Times New Roman" w:cs="Times New Roman"/>
          <w:sz w:val="24"/>
          <w:szCs w:val="24"/>
          <w:lang w:eastAsia="ru-RU"/>
        </w:rPr>
        <w:t xml:space="preserve"> модели полупрозрачной шторы</w:t>
      </w:r>
    </w:p>
    <w:tbl>
      <w:tblPr>
        <w:tblStyle w:val="a8"/>
        <w:tblW w:w="0" w:type="auto"/>
        <w:tblLook w:val="04A0" w:firstRow="1" w:lastRow="0" w:firstColumn="1" w:lastColumn="0" w:noHBand="0" w:noVBand="1"/>
      </w:tblPr>
      <w:tblGrid>
        <w:gridCol w:w="3473"/>
        <w:gridCol w:w="3473"/>
        <w:gridCol w:w="3474"/>
      </w:tblGrid>
      <w:tr w:rsidR="00CC7441" w14:paraId="3589EFBB" w14:textId="77777777" w:rsidTr="00937CF7">
        <w:tc>
          <w:tcPr>
            <w:tcW w:w="3473" w:type="dxa"/>
          </w:tcPr>
          <w:p w14:paraId="19D8BF5C"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Реализация алгоритма трассировки</w:t>
            </w:r>
          </w:p>
        </w:tc>
        <w:tc>
          <w:tcPr>
            <w:tcW w:w="3473" w:type="dxa"/>
          </w:tcPr>
          <w:p w14:paraId="67A27B73"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Затраченное время, с</w:t>
            </w:r>
          </w:p>
        </w:tc>
        <w:tc>
          <w:tcPr>
            <w:tcW w:w="3474" w:type="dxa"/>
          </w:tcPr>
          <w:p w14:paraId="31359813" w14:textId="77777777" w:rsidR="00CC7441" w:rsidRPr="00D52213"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Качество изображения, дБ</w:t>
            </w:r>
          </w:p>
        </w:tc>
      </w:tr>
      <w:tr w:rsidR="00CC7441" w14:paraId="6DEDBFAC" w14:textId="77777777" w:rsidTr="00937CF7">
        <w:tc>
          <w:tcPr>
            <w:tcW w:w="3473" w:type="dxa"/>
            <w:vMerge w:val="restart"/>
          </w:tcPr>
          <w:p w14:paraId="20FF1F65" w14:textId="77777777" w:rsidR="00CC7441" w:rsidRPr="00DB1347" w:rsidRDefault="00CC7441"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Appleseed</w:t>
            </w:r>
          </w:p>
        </w:tc>
        <w:tc>
          <w:tcPr>
            <w:tcW w:w="3473" w:type="dxa"/>
          </w:tcPr>
          <w:p w14:paraId="3652E05E" w14:textId="77777777" w:rsidR="00CC7441" w:rsidRDefault="00CC7441" w:rsidP="00CC7441">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1480</w:t>
            </w:r>
          </w:p>
        </w:tc>
        <w:tc>
          <w:tcPr>
            <w:tcW w:w="3474" w:type="dxa"/>
          </w:tcPr>
          <w:p w14:paraId="6A324EA4"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9.80</w:t>
            </w:r>
          </w:p>
        </w:tc>
      </w:tr>
      <w:tr w:rsidR="00CC7441" w14:paraId="4B6F2A0A" w14:textId="77777777" w:rsidTr="00937CF7">
        <w:tc>
          <w:tcPr>
            <w:tcW w:w="3473" w:type="dxa"/>
            <w:vMerge/>
          </w:tcPr>
          <w:p w14:paraId="3B7B4B86"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13414004"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2917</w:t>
            </w:r>
          </w:p>
        </w:tc>
        <w:tc>
          <w:tcPr>
            <w:tcW w:w="3474" w:type="dxa"/>
          </w:tcPr>
          <w:p w14:paraId="62A5EF51"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9.85</w:t>
            </w:r>
          </w:p>
        </w:tc>
      </w:tr>
      <w:tr w:rsidR="00CC7441" w14:paraId="2B15B668" w14:textId="77777777" w:rsidTr="00937CF7">
        <w:tc>
          <w:tcPr>
            <w:tcW w:w="3473" w:type="dxa"/>
            <w:vMerge/>
          </w:tcPr>
          <w:p w14:paraId="3A0FF5F2"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20DCED0A"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5727</w:t>
            </w:r>
          </w:p>
        </w:tc>
        <w:tc>
          <w:tcPr>
            <w:tcW w:w="3474" w:type="dxa"/>
          </w:tcPr>
          <w:p w14:paraId="271055B5"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9.88</w:t>
            </w:r>
          </w:p>
        </w:tc>
      </w:tr>
      <w:tr w:rsidR="00CC7441" w14:paraId="52B35F6B" w14:textId="77777777" w:rsidTr="00937CF7">
        <w:tc>
          <w:tcPr>
            <w:tcW w:w="3473" w:type="dxa"/>
            <w:vMerge w:val="restart"/>
          </w:tcPr>
          <w:p w14:paraId="26C8C8A8" w14:textId="77777777" w:rsidR="00CC7441" w:rsidRPr="00DB1347" w:rsidRDefault="00CC7441"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Cycles</w:t>
            </w:r>
          </w:p>
        </w:tc>
        <w:tc>
          <w:tcPr>
            <w:tcW w:w="3473" w:type="dxa"/>
          </w:tcPr>
          <w:p w14:paraId="272D0E1F"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625</w:t>
            </w:r>
          </w:p>
        </w:tc>
        <w:tc>
          <w:tcPr>
            <w:tcW w:w="3474" w:type="dxa"/>
          </w:tcPr>
          <w:p w14:paraId="1C5B69AC"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12.97</w:t>
            </w:r>
          </w:p>
        </w:tc>
      </w:tr>
      <w:tr w:rsidR="00CC7441" w14:paraId="79D5F443" w14:textId="77777777" w:rsidTr="00937CF7">
        <w:tc>
          <w:tcPr>
            <w:tcW w:w="3473" w:type="dxa"/>
            <w:vMerge/>
          </w:tcPr>
          <w:p w14:paraId="5630AD66"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4BE47820"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1247</w:t>
            </w:r>
          </w:p>
        </w:tc>
        <w:tc>
          <w:tcPr>
            <w:tcW w:w="3474" w:type="dxa"/>
          </w:tcPr>
          <w:p w14:paraId="017C3941"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12.98</w:t>
            </w:r>
          </w:p>
        </w:tc>
      </w:tr>
      <w:tr w:rsidR="00CC7441" w14:paraId="42FDE667" w14:textId="77777777" w:rsidTr="00937CF7">
        <w:tc>
          <w:tcPr>
            <w:tcW w:w="3473" w:type="dxa"/>
            <w:vMerge/>
          </w:tcPr>
          <w:p w14:paraId="61829076"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416D7C67"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2507</w:t>
            </w:r>
          </w:p>
        </w:tc>
        <w:tc>
          <w:tcPr>
            <w:tcW w:w="3474" w:type="dxa"/>
          </w:tcPr>
          <w:p w14:paraId="1E78444D"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12.99</w:t>
            </w:r>
          </w:p>
        </w:tc>
      </w:tr>
      <w:tr w:rsidR="00CC7441" w14:paraId="07D22767" w14:textId="77777777" w:rsidTr="00937CF7">
        <w:tc>
          <w:tcPr>
            <w:tcW w:w="3473" w:type="dxa"/>
            <w:vMerge/>
          </w:tcPr>
          <w:p w14:paraId="2BA226A1"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0D2034CF"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5002</w:t>
            </w:r>
          </w:p>
        </w:tc>
        <w:tc>
          <w:tcPr>
            <w:tcW w:w="3474" w:type="dxa"/>
          </w:tcPr>
          <w:p w14:paraId="797AD9B6" w14:textId="77777777" w:rsidR="00CC7441" w:rsidRPr="00DB1347"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13.00</w:t>
            </w:r>
          </w:p>
        </w:tc>
      </w:tr>
      <w:tr w:rsidR="00CC7441" w14:paraId="1DE0E962" w14:textId="77777777" w:rsidTr="00937CF7">
        <w:tc>
          <w:tcPr>
            <w:tcW w:w="3473" w:type="dxa"/>
            <w:vMerge w:val="restart"/>
          </w:tcPr>
          <w:p w14:paraId="40DF5337" w14:textId="77777777" w:rsidR="00CC7441" w:rsidRPr="00DB1347" w:rsidRDefault="00CC7441" w:rsidP="00937CF7">
            <w:pPr>
              <w:spacing w:line="360" w:lineRule="auto"/>
              <w:contextualSpacing/>
              <w:jc w:val="both"/>
              <w:rPr>
                <w:rFonts w:ascii="Times New Roman" w:eastAsia="Times New Roman" w:hAnsi="Times New Roman" w:cs="Times New Roman"/>
                <w:sz w:val="24"/>
                <w:szCs w:val="24"/>
                <w:lang w:val="en-US" w:eastAsia="ru-RU"/>
              </w:rPr>
            </w:pPr>
            <w:r>
              <w:rPr>
                <w:rFonts w:ascii="Times New Roman" w:eastAsia="Times New Roman" w:hAnsi="Times New Roman" w:cs="Times New Roman"/>
                <w:sz w:val="24"/>
                <w:szCs w:val="24"/>
                <w:lang w:val="en-US" w:eastAsia="ru-RU"/>
              </w:rPr>
              <w:t>Luxcore</w:t>
            </w:r>
          </w:p>
        </w:tc>
        <w:tc>
          <w:tcPr>
            <w:tcW w:w="3473" w:type="dxa"/>
          </w:tcPr>
          <w:p w14:paraId="30A3BDA2"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1168</w:t>
            </w:r>
          </w:p>
        </w:tc>
        <w:tc>
          <w:tcPr>
            <w:tcW w:w="3474" w:type="dxa"/>
          </w:tcPr>
          <w:p w14:paraId="6B90D2BA"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23.79</w:t>
            </w:r>
          </w:p>
        </w:tc>
      </w:tr>
      <w:tr w:rsidR="00CC7441" w14:paraId="5CAABB05" w14:textId="77777777" w:rsidTr="00937CF7">
        <w:tc>
          <w:tcPr>
            <w:tcW w:w="3473" w:type="dxa"/>
            <w:vMerge/>
          </w:tcPr>
          <w:p w14:paraId="17AD93B2"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11AB887E"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1714</w:t>
            </w:r>
          </w:p>
        </w:tc>
        <w:tc>
          <w:tcPr>
            <w:tcW w:w="3474" w:type="dxa"/>
          </w:tcPr>
          <w:p w14:paraId="5157B3DE"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25.88</w:t>
            </w:r>
          </w:p>
        </w:tc>
      </w:tr>
      <w:tr w:rsidR="00CC7441" w14:paraId="1662CC56" w14:textId="77777777" w:rsidTr="00937CF7">
        <w:tc>
          <w:tcPr>
            <w:tcW w:w="3473" w:type="dxa"/>
            <w:vMerge/>
          </w:tcPr>
          <w:p w14:paraId="0DE4B5B7"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1CF6CACE"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2376</w:t>
            </w:r>
          </w:p>
        </w:tc>
        <w:tc>
          <w:tcPr>
            <w:tcW w:w="3474" w:type="dxa"/>
          </w:tcPr>
          <w:p w14:paraId="59DE78A4"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27.58</w:t>
            </w:r>
          </w:p>
        </w:tc>
      </w:tr>
      <w:tr w:rsidR="00CC7441" w:rsidRPr="00DB1347" w14:paraId="34A16DF8" w14:textId="77777777" w:rsidTr="00937CF7">
        <w:tc>
          <w:tcPr>
            <w:tcW w:w="3473" w:type="dxa"/>
            <w:vMerge/>
          </w:tcPr>
          <w:p w14:paraId="66204FF1"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4EF81800"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4580</w:t>
            </w:r>
          </w:p>
        </w:tc>
        <w:tc>
          <w:tcPr>
            <w:tcW w:w="3474" w:type="dxa"/>
          </w:tcPr>
          <w:p w14:paraId="36818F86"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32.35</w:t>
            </w:r>
          </w:p>
        </w:tc>
      </w:tr>
      <w:tr w:rsidR="00CC7441" w:rsidRPr="00DB1347" w14:paraId="6E8328A9" w14:textId="77777777" w:rsidTr="00937CF7">
        <w:tc>
          <w:tcPr>
            <w:tcW w:w="3473" w:type="dxa"/>
            <w:vMerge/>
          </w:tcPr>
          <w:p w14:paraId="2DBF0D7D" w14:textId="77777777" w:rsidR="00CC7441" w:rsidRDefault="00CC7441" w:rsidP="00937CF7">
            <w:pPr>
              <w:spacing w:line="360" w:lineRule="auto"/>
              <w:contextualSpacing/>
              <w:jc w:val="both"/>
              <w:rPr>
                <w:rFonts w:ascii="Times New Roman" w:eastAsia="Times New Roman" w:hAnsi="Times New Roman" w:cs="Times New Roman"/>
                <w:sz w:val="24"/>
                <w:szCs w:val="24"/>
                <w:lang w:eastAsia="ru-RU"/>
              </w:rPr>
            </w:pPr>
          </w:p>
        </w:tc>
        <w:tc>
          <w:tcPr>
            <w:tcW w:w="3473" w:type="dxa"/>
          </w:tcPr>
          <w:p w14:paraId="75EA97BD"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6819</w:t>
            </w:r>
          </w:p>
        </w:tc>
        <w:tc>
          <w:tcPr>
            <w:tcW w:w="3474" w:type="dxa"/>
          </w:tcPr>
          <w:p w14:paraId="56A32B77" w14:textId="77777777" w:rsidR="00CC7441" w:rsidRPr="00CC7441" w:rsidRDefault="00CC7441" w:rsidP="00937CF7">
            <w:pPr>
              <w:spacing w:line="360" w:lineRule="auto"/>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36.69</w:t>
            </w:r>
          </w:p>
        </w:tc>
      </w:tr>
    </w:tbl>
    <w:p w14:paraId="6B62F1B3" w14:textId="77777777" w:rsidR="00D52213" w:rsidRDefault="00D52213" w:rsidP="00833CDD">
      <w:pPr>
        <w:spacing w:after="0" w:line="360" w:lineRule="auto"/>
        <w:ind w:firstLine="567"/>
        <w:contextualSpacing/>
        <w:jc w:val="both"/>
        <w:rPr>
          <w:rFonts w:ascii="Times New Roman" w:eastAsia="Times New Roman" w:hAnsi="Times New Roman" w:cs="Times New Roman"/>
          <w:color w:val="FF0000"/>
          <w:sz w:val="24"/>
          <w:szCs w:val="24"/>
          <w:lang w:eastAsia="ru-RU"/>
        </w:rPr>
      </w:pPr>
    </w:p>
    <w:p w14:paraId="13B0F069" w14:textId="69F948FC" w:rsidR="00296B2D" w:rsidRDefault="00CC7441" w:rsidP="00296B2D">
      <w:pPr>
        <w:spacing w:after="0" w:line="360" w:lineRule="auto"/>
        <w:ind w:firstLine="567"/>
        <w:contextualSpacing/>
        <w:jc w:val="both"/>
        <w:rPr>
          <w:ins w:id="1998" w:author="Борис Гогинян" w:date="2020-05-10T01:10:00Z"/>
          <w:rFonts w:ascii="Times New Roman" w:eastAsia="Times New Roman" w:hAnsi="Times New Roman" w:cs="Times New Roman"/>
          <w:b/>
          <w:sz w:val="24"/>
          <w:szCs w:val="24"/>
          <w:lang w:eastAsia="ru-RU"/>
        </w:rPr>
      </w:pPr>
      <w:r w:rsidRPr="00886462">
        <w:rPr>
          <w:rFonts w:ascii="Times New Roman" w:eastAsia="Times New Roman" w:hAnsi="Times New Roman" w:cs="Times New Roman"/>
          <w:sz w:val="24"/>
          <w:szCs w:val="24"/>
          <w:lang w:eastAsia="ru-RU"/>
        </w:rPr>
        <w:t xml:space="preserve">При отображении этой сцены лучшим оказался </w:t>
      </w:r>
      <w:r w:rsidRPr="00886462">
        <w:rPr>
          <w:rFonts w:ascii="Times New Roman" w:eastAsia="Times New Roman" w:hAnsi="Times New Roman" w:cs="Times New Roman"/>
          <w:sz w:val="24"/>
          <w:szCs w:val="24"/>
          <w:lang w:val="en-US" w:eastAsia="ru-RU"/>
        </w:rPr>
        <w:t>Luxcore</w:t>
      </w:r>
      <w:r w:rsidRPr="00886462">
        <w:rPr>
          <w:rFonts w:ascii="Times New Roman" w:eastAsia="Times New Roman" w:hAnsi="Times New Roman" w:cs="Times New Roman"/>
          <w:sz w:val="24"/>
          <w:szCs w:val="24"/>
          <w:lang w:eastAsia="ru-RU"/>
        </w:rPr>
        <w:t xml:space="preserve">. Качество построенного им изображения лучше, чем у других рендеров, в условиях ограничения по времени (примерно к 1500-й секунде), темп роста качества изображения со временем – наилучший. Изображения, построенные </w:t>
      </w:r>
      <w:r w:rsidRPr="00886462">
        <w:rPr>
          <w:rFonts w:ascii="Times New Roman" w:eastAsia="Times New Roman" w:hAnsi="Times New Roman" w:cs="Times New Roman"/>
          <w:sz w:val="24"/>
          <w:szCs w:val="24"/>
          <w:lang w:val="en-US" w:eastAsia="ru-RU"/>
        </w:rPr>
        <w:t>Cycles</w:t>
      </w:r>
      <w:r w:rsidRPr="00886462">
        <w:rPr>
          <w:rFonts w:ascii="Times New Roman" w:eastAsia="Times New Roman" w:hAnsi="Times New Roman" w:cs="Times New Roman"/>
          <w:sz w:val="24"/>
          <w:szCs w:val="24"/>
          <w:lang w:eastAsia="ru-RU"/>
        </w:rPr>
        <w:t xml:space="preserve"> и </w:t>
      </w:r>
      <w:r w:rsidR="00886462">
        <w:rPr>
          <w:rFonts w:ascii="Times New Roman" w:eastAsia="Times New Roman" w:hAnsi="Times New Roman" w:cs="Times New Roman"/>
          <w:sz w:val="24"/>
          <w:szCs w:val="24"/>
          <w:lang w:val="en-US" w:eastAsia="ru-RU"/>
        </w:rPr>
        <w:t>a</w:t>
      </w:r>
      <w:r w:rsidRPr="00886462">
        <w:rPr>
          <w:rFonts w:ascii="Times New Roman" w:eastAsia="Times New Roman" w:hAnsi="Times New Roman" w:cs="Times New Roman"/>
          <w:sz w:val="24"/>
          <w:szCs w:val="24"/>
          <w:lang w:val="en-US" w:eastAsia="ru-RU"/>
        </w:rPr>
        <w:t>ppleseed</w:t>
      </w:r>
      <w:r w:rsidRPr="00886462">
        <w:rPr>
          <w:rFonts w:ascii="Times New Roman" w:eastAsia="Times New Roman" w:hAnsi="Times New Roman" w:cs="Times New Roman"/>
          <w:sz w:val="24"/>
          <w:szCs w:val="24"/>
          <w:lang w:eastAsia="ru-RU"/>
        </w:rPr>
        <w:t>, фактически со временем не улучшаются.</w:t>
      </w:r>
    </w:p>
    <w:p w14:paraId="1B71CF6E" w14:textId="77777777" w:rsidR="00296B2D" w:rsidRDefault="00296B2D">
      <w:pPr>
        <w:rPr>
          <w:ins w:id="1999" w:author="Борис Гогинян" w:date="2020-05-10T01:10:00Z"/>
          <w:rFonts w:ascii="Times New Roman" w:eastAsia="Times New Roman" w:hAnsi="Times New Roman" w:cs="Times New Roman"/>
          <w:b/>
          <w:sz w:val="24"/>
          <w:szCs w:val="24"/>
          <w:lang w:eastAsia="ru-RU"/>
        </w:rPr>
      </w:pPr>
      <w:ins w:id="2000" w:author="Борис Гогинян" w:date="2020-05-10T01:10:00Z">
        <w:r>
          <w:rPr>
            <w:rFonts w:ascii="Times New Roman" w:eastAsia="Times New Roman" w:hAnsi="Times New Roman" w:cs="Times New Roman"/>
            <w:b/>
            <w:sz w:val="24"/>
            <w:szCs w:val="24"/>
            <w:lang w:eastAsia="ru-RU"/>
          </w:rPr>
          <w:br w:type="page"/>
        </w:r>
      </w:ins>
    </w:p>
    <w:p w14:paraId="338E0241" w14:textId="77777777" w:rsidR="00CC7441" w:rsidRPr="00886462" w:rsidDel="00296B2D" w:rsidRDefault="00CC7441" w:rsidP="00833CDD">
      <w:pPr>
        <w:spacing w:after="0" w:line="360" w:lineRule="auto"/>
        <w:ind w:firstLine="567"/>
        <w:contextualSpacing/>
        <w:jc w:val="both"/>
        <w:rPr>
          <w:del w:id="2001" w:author="Борис Гогинян" w:date="2020-05-10T01:10:00Z"/>
          <w:rFonts w:ascii="Times New Roman" w:eastAsia="Times New Roman" w:hAnsi="Times New Roman" w:cs="Times New Roman"/>
          <w:sz w:val="24"/>
          <w:szCs w:val="24"/>
          <w:lang w:eastAsia="ru-RU"/>
        </w:rPr>
      </w:pPr>
    </w:p>
    <w:p w14:paraId="4877F59C" w14:textId="279EB341" w:rsidR="00296B2D" w:rsidRDefault="00296B2D">
      <w:pPr>
        <w:spacing w:after="0" w:line="360" w:lineRule="auto"/>
        <w:ind w:firstLine="567"/>
        <w:contextualSpacing/>
        <w:jc w:val="both"/>
        <w:rPr>
          <w:ins w:id="2002" w:author="Борис Гогинян" w:date="2020-05-10T01:10:00Z"/>
          <w:rFonts w:ascii="Times New Roman" w:eastAsia="Times New Roman" w:hAnsi="Times New Roman" w:cs="Times New Roman"/>
          <w:b/>
          <w:sz w:val="24"/>
          <w:szCs w:val="24"/>
          <w:lang w:eastAsia="ru-RU"/>
        </w:rPr>
        <w:pPrChange w:id="2003" w:author="Борис Гогинян" w:date="2020-05-10T01:10:00Z">
          <w:pPr>
            <w:spacing w:after="0" w:line="360" w:lineRule="auto"/>
            <w:ind w:firstLine="567"/>
            <w:contextualSpacing/>
            <w:jc w:val="center"/>
          </w:pPr>
        </w:pPrChange>
      </w:pPr>
    </w:p>
    <w:p w14:paraId="439E28E7" w14:textId="77777777" w:rsidR="00296B2D" w:rsidRDefault="00296B2D">
      <w:pPr>
        <w:spacing w:after="0"/>
        <w:ind w:firstLine="567"/>
        <w:jc w:val="both"/>
        <w:rPr>
          <w:ins w:id="2004" w:author="Борис Гогинян" w:date="2020-05-10T01:10:00Z"/>
          <w:rFonts w:ascii="Times New Roman" w:hAnsi="Times New Roman" w:cs="Times New Roman"/>
          <w:iCs/>
          <w:sz w:val="32"/>
          <w:szCs w:val="32"/>
        </w:rPr>
        <w:pPrChange w:id="2005" w:author="Борис Гогинян" w:date="2020-05-10T01:10:00Z">
          <w:pPr>
            <w:spacing w:after="0"/>
            <w:jc w:val="both"/>
          </w:pPr>
        </w:pPrChange>
      </w:pPr>
      <w:ins w:id="2006" w:author="Борис Гогинян" w:date="2020-05-10T01:10:00Z">
        <w:r>
          <w:rPr>
            <w:rFonts w:ascii="Times New Roman" w:hAnsi="Times New Roman" w:cs="Times New Roman"/>
            <w:iCs/>
            <w:sz w:val="32"/>
            <w:szCs w:val="32"/>
          </w:rPr>
          <w:t>Глава 5 Построение графиков, сравнение, выводы</w:t>
        </w:r>
      </w:ins>
    </w:p>
    <w:p w14:paraId="0E4F9D55" w14:textId="77777777" w:rsidR="00296B2D" w:rsidRDefault="00296B2D">
      <w:pPr>
        <w:spacing w:after="0" w:line="360" w:lineRule="auto"/>
        <w:ind w:firstLine="567"/>
        <w:contextualSpacing/>
        <w:rPr>
          <w:rFonts w:ascii="Times New Roman" w:eastAsia="Times New Roman" w:hAnsi="Times New Roman" w:cs="Times New Roman"/>
          <w:b/>
          <w:sz w:val="24"/>
          <w:szCs w:val="24"/>
          <w:lang w:eastAsia="ru-RU"/>
        </w:rPr>
        <w:pPrChange w:id="2007" w:author="Борис Гогинян" w:date="2020-05-10T01:10:00Z">
          <w:pPr>
            <w:spacing w:after="0" w:line="360" w:lineRule="auto"/>
            <w:ind w:firstLine="567"/>
            <w:contextualSpacing/>
            <w:jc w:val="center"/>
          </w:pPr>
        </w:pPrChange>
      </w:pPr>
    </w:p>
    <w:p w14:paraId="5E3B1ADF" w14:textId="2E2B8C6E" w:rsidR="00833CDD" w:rsidDel="00296B2D" w:rsidRDefault="000817D1" w:rsidP="000817D1">
      <w:pPr>
        <w:spacing w:after="0" w:line="360" w:lineRule="auto"/>
        <w:ind w:firstLine="567"/>
        <w:contextualSpacing/>
        <w:jc w:val="center"/>
        <w:rPr>
          <w:del w:id="2008" w:author="Борис Гогинян" w:date="2020-05-10T01:10:00Z"/>
          <w:rFonts w:ascii="Times New Roman" w:eastAsia="Times New Roman" w:hAnsi="Times New Roman" w:cs="Times New Roman"/>
          <w:b/>
          <w:sz w:val="24"/>
          <w:szCs w:val="24"/>
          <w:lang w:eastAsia="ru-RU"/>
        </w:rPr>
      </w:pPr>
      <w:del w:id="2009" w:author="Борис Гогинян" w:date="2020-05-10T01:10:00Z">
        <w:r w:rsidDel="00296B2D">
          <w:rPr>
            <w:rFonts w:ascii="Times New Roman" w:eastAsia="Times New Roman" w:hAnsi="Times New Roman" w:cs="Times New Roman"/>
            <w:b/>
            <w:sz w:val="24"/>
            <w:szCs w:val="24"/>
            <w:lang w:eastAsia="ru-RU"/>
          </w:rPr>
          <w:delText>Выводы</w:delText>
        </w:r>
      </w:del>
    </w:p>
    <w:p w14:paraId="30EC61C5" w14:textId="75E181F9" w:rsidR="00A530E6" w:rsidRDefault="001C14BA" w:rsidP="001C14BA">
      <w:pPr>
        <w:spacing w:after="0" w:line="360" w:lineRule="auto"/>
        <w:ind w:firstLine="567"/>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В представленном исследовании произведено сравнение рендеров </w:t>
      </w:r>
      <w:r w:rsidR="00886462">
        <w:rPr>
          <w:rFonts w:ascii="Times New Roman" w:eastAsia="Times New Roman" w:hAnsi="Times New Roman" w:cs="Times New Roman"/>
          <w:sz w:val="24"/>
          <w:szCs w:val="24"/>
          <w:lang w:val="en-US" w:eastAsia="ru-RU"/>
        </w:rPr>
        <w:t>a</w:t>
      </w:r>
      <w:r>
        <w:rPr>
          <w:rFonts w:ascii="Times New Roman" w:eastAsia="Times New Roman" w:hAnsi="Times New Roman" w:cs="Times New Roman"/>
          <w:sz w:val="24"/>
          <w:szCs w:val="24"/>
          <w:lang w:val="en-US" w:eastAsia="ru-RU"/>
        </w:rPr>
        <w:t>ppleseed</w:t>
      </w:r>
      <w:r w:rsidRPr="001C14B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Cycles</w:t>
      </w:r>
      <w:r w:rsidRPr="001C14B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и </w:t>
      </w:r>
      <w:r>
        <w:rPr>
          <w:rFonts w:ascii="Times New Roman" w:eastAsia="Times New Roman" w:hAnsi="Times New Roman" w:cs="Times New Roman"/>
          <w:sz w:val="24"/>
          <w:szCs w:val="24"/>
          <w:lang w:val="en-US" w:eastAsia="ru-RU"/>
        </w:rPr>
        <w:t>Luxcore</w:t>
      </w:r>
      <w:r w:rsidRPr="001C14B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по качеству построенных изображений трёхмерных сцен на основе алгоритма трассировки лучей. Результаты их работы сравнивались при ограниченном времени работы (около 1500 с.), а также рассмотрена динамика улучшения качества изображения при увеличении времени работы.</w:t>
      </w:r>
    </w:p>
    <w:p w14:paraId="1A81E19D" w14:textId="398EE435" w:rsidR="001C14BA" w:rsidRDefault="001C14BA" w:rsidP="001C14BA">
      <w:pPr>
        <w:spacing w:after="0" w:line="360" w:lineRule="auto"/>
        <w:ind w:firstLine="567"/>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В большинстве тестов наилучшую динамику показал рендер </w:t>
      </w:r>
      <w:r w:rsidR="00886462">
        <w:rPr>
          <w:rFonts w:ascii="Times New Roman" w:eastAsia="Times New Roman" w:hAnsi="Times New Roman" w:cs="Times New Roman"/>
          <w:sz w:val="24"/>
          <w:szCs w:val="24"/>
          <w:lang w:val="en-US" w:eastAsia="ru-RU"/>
        </w:rPr>
        <w:t>a</w:t>
      </w:r>
      <w:r>
        <w:rPr>
          <w:rFonts w:ascii="Times New Roman" w:eastAsia="Times New Roman" w:hAnsi="Times New Roman" w:cs="Times New Roman"/>
          <w:sz w:val="24"/>
          <w:szCs w:val="24"/>
          <w:lang w:val="en-US" w:eastAsia="ru-RU"/>
        </w:rPr>
        <w:t>ppleseed</w:t>
      </w:r>
      <w:r>
        <w:rPr>
          <w:rFonts w:ascii="Times New Roman" w:eastAsia="Times New Roman" w:hAnsi="Times New Roman" w:cs="Times New Roman"/>
          <w:sz w:val="24"/>
          <w:szCs w:val="24"/>
          <w:lang w:eastAsia="ru-RU"/>
        </w:rPr>
        <w:t>, который и в условиях ограниченного вре</w:t>
      </w:r>
      <w:r w:rsidR="00886462">
        <w:rPr>
          <w:rFonts w:ascii="Times New Roman" w:eastAsia="Times New Roman" w:hAnsi="Times New Roman" w:cs="Times New Roman"/>
          <w:sz w:val="24"/>
          <w:szCs w:val="24"/>
          <w:lang w:eastAsia="ru-RU"/>
        </w:rPr>
        <w:t>мени давал наиболее фотореалистичное изображение</w:t>
      </w:r>
      <w:r>
        <w:rPr>
          <w:rFonts w:ascii="Times New Roman" w:eastAsia="Times New Roman" w:hAnsi="Times New Roman" w:cs="Times New Roman"/>
          <w:sz w:val="24"/>
          <w:szCs w:val="24"/>
          <w:lang w:eastAsia="ru-RU"/>
        </w:rPr>
        <w:t xml:space="preserve">, и с течением времени демонстрировал наилучший темп роста качества изображения. При этом, рендеры </w:t>
      </w:r>
      <w:r>
        <w:rPr>
          <w:rFonts w:ascii="Times New Roman" w:eastAsia="Times New Roman" w:hAnsi="Times New Roman" w:cs="Times New Roman"/>
          <w:sz w:val="24"/>
          <w:szCs w:val="24"/>
          <w:lang w:val="en-US" w:eastAsia="ru-RU"/>
        </w:rPr>
        <w:t>Cycles</w:t>
      </w:r>
      <w:r w:rsidRPr="001C14B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 xml:space="preserve">и </w:t>
      </w:r>
      <w:r>
        <w:rPr>
          <w:rFonts w:ascii="Times New Roman" w:eastAsia="Times New Roman" w:hAnsi="Times New Roman" w:cs="Times New Roman"/>
          <w:sz w:val="24"/>
          <w:szCs w:val="24"/>
          <w:lang w:val="en-US" w:eastAsia="ru-RU"/>
        </w:rPr>
        <w:t>Luxcore</w:t>
      </w:r>
      <w:r w:rsidRPr="001C14B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демонстрировали схожие результаты: они дали изображения приблизительно равного качества в условиях ограниченного времени, а с течением времени качество изображения менялось мало.</w:t>
      </w:r>
    </w:p>
    <w:p w14:paraId="03DB98DD" w14:textId="77777777" w:rsidR="001C14BA" w:rsidRDefault="001C14BA" w:rsidP="001C14BA">
      <w:pPr>
        <w:spacing w:after="0" w:line="360" w:lineRule="auto"/>
        <w:ind w:firstLine="567"/>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При этом, в эксперименте 4 рендер </w:t>
      </w:r>
      <w:r>
        <w:rPr>
          <w:rFonts w:ascii="Times New Roman" w:eastAsia="Times New Roman" w:hAnsi="Times New Roman" w:cs="Times New Roman"/>
          <w:sz w:val="24"/>
          <w:szCs w:val="24"/>
          <w:lang w:val="en-US" w:eastAsia="ru-RU"/>
        </w:rPr>
        <w:t>Luxcore</w:t>
      </w:r>
      <w:r w:rsidRPr="001C14BA">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eastAsia="ru-RU"/>
        </w:rPr>
        <w:t>продемонстрировал лучший результат и за органиченное время, и наилучшую динамику изменения качества изображения со временем.</w:t>
      </w:r>
    </w:p>
    <w:p w14:paraId="680A4E5D" w14:textId="77777777" w:rsidR="001C14BA" w:rsidRPr="001C14BA" w:rsidRDefault="001C14BA" w:rsidP="001C14BA">
      <w:pPr>
        <w:spacing w:after="0" w:line="360" w:lineRule="auto"/>
        <w:ind w:firstLine="567"/>
        <w:contextualSpacing/>
        <w:jc w:val="both"/>
        <w:rPr>
          <w:rFonts w:ascii="Times New Roman" w:eastAsia="Times New Roman" w:hAnsi="Times New Roman" w:cs="Times New Roman"/>
          <w:sz w:val="24"/>
          <w:szCs w:val="24"/>
          <w:lang w:eastAsia="ru-RU"/>
        </w:rPr>
      </w:pPr>
    </w:p>
    <w:p w14:paraId="37AB8593" w14:textId="77777777" w:rsidR="00296B2D" w:rsidRDefault="00296B2D">
      <w:pPr>
        <w:rPr>
          <w:ins w:id="2010" w:author="Борис Гогинян" w:date="2020-05-10T01:10:00Z"/>
          <w:rFonts w:ascii="Times New Roman" w:eastAsia="Times New Roman" w:hAnsi="Times New Roman" w:cs="Times New Roman"/>
          <w:b/>
          <w:sz w:val="24"/>
          <w:szCs w:val="24"/>
          <w:lang w:eastAsia="ru-RU"/>
        </w:rPr>
      </w:pPr>
      <w:ins w:id="2011" w:author="Борис Гогинян" w:date="2020-05-10T01:10:00Z">
        <w:r>
          <w:rPr>
            <w:rFonts w:ascii="Times New Roman" w:eastAsia="Times New Roman" w:hAnsi="Times New Roman" w:cs="Times New Roman"/>
            <w:b/>
            <w:sz w:val="24"/>
            <w:szCs w:val="24"/>
            <w:lang w:eastAsia="ru-RU"/>
          </w:rPr>
          <w:br w:type="page"/>
        </w:r>
      </w:ins>
    </w:p>
    <w:p w14:paraId="3383C8F0" w14:textId="0E74F36E" w:rsidR="00A530E6" w:rsidRDefault="00A530E6">
      <w:pPr>
        <w:spacing w:after="0" w:line="360" w:lineRule="auto"/>
        <w:ind w:firstLine="567"/>
        <w:contextualSpacing/>
        <w:rPr>
          <w:rFonts w:ascii="Times New Roman" w:eastAsia="Times New Roman" w:hAnsi="Times New Roman" w:cs="Times New Roman"/>
          <w:b/>
          <w:sz w:val="24"/>
          <w:szCs w:val="24"/>
          <w:lang w:eastAsia="ru-RU"/>
        </w:rPr>
        <w:pPrChange w:id="2012" w:author="Борис Гогинян" w:date="2020-05-10T01:10:00Z">
          <w:pPr>
            <w:spacing w:after="0" w:line="360" w:lineRule="auto"/>
            <w:ind w:firstLine="567"/>
            <w:contextualSpacing/>
            <w:jc w:val="center"/>
          </w:pPr>
        </w:pPrChange>
      </w:pPr>
      <w:r>
        <w:rPr>
          <w:rFonts w:ascii="Times New Roman" w:eastAsia="Times New Roman" w:hAnsi="Times New Roman" w:cs="Times New Roman"/>
          <w:b/>
          <w:sz w:val="24"/>
          <w:szCs w:val="24"/>
          <w:lang w:eastAsia="ru-RU"/>
        </w:rPr>
        <w:lastRenderedPageBreak/>
        <w:t>Приложения</w:t>
      </w:r>
    </w:p>
    <w:p w14:paraId="19219836" w14:textId="43128727" w:rsidR="000817D1" w:rsidRPr="00886462" w:rsidRDefault="00886462" w:rsidP="00886462">
      <w:pPr>
        <w:spacing w:after="0" w:line="360" w:lineRule="auto"/>
        <w:ind w:left="567"/>
        <w:contextualSpacing/>
        <w:jc w:val="both"/>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t xml:space="preserve">Получившиеся в результате экспериментов изображения доступны по ссылке: </w:t>
      </w:r>
      <w:del w:id="2013" w:author="Борис Гогинян" w:date="2020-05-10T01:10:00Z">
        <w:r w:rsidRPr="00886462" w:rsidDel="00296B2D">
          <w:rPr>
            <w:rFonts w:ascii="Times New Roman" w:eastAsia="Times New Roman" w:hAnsi="Times New Roman" w:cs="Times New Roman"/>
            <w:sz w:val="24"/>
            <w:szCs w:val="24"/>
            <w:lang w:eastAsia="ru-RU"/>
          </w:rPr>
          <w:delText>https://github.com/goginyanboris/3D</w:delText>
        </w:r>
      </w:del>
    </w:p>
    <w:p w14:paraId="376DE9F5" w14:textId="77777777" w:rsidR="005657A9" w:rsidRDefault="005657A9" w:rsidP="00EE5B67">
      <w:pPr>
        <w:spacing w:after="0" w:line="360" w:lineRule="auto"/>
        <w:ind w:firstLine="567"/>
        <w:contextualSpacing/>
        <w:jc w:val="center"/>
        <w:rPr>
          <w:rFonts w:ascii="Times New Roman" w:hAnsi="Times New Roman" w:cs="Times New Roman"/>
          <w:b/>
          <w:sz w:val="24"/>
          <w:szCs w:val="24"/>
        </w:rPr>
      </w:pPr>
    </w:p>
    <w:p w14:paraId="2BC58C05" w14:textId="72EE34D6" w:rsidR="00EE5B67" w:rsidRPr="00886462" w:rsidRDefault="00EE5B67">
      <w:pPr>
        <w:spacing w:after="0" w:line="360" w:lineRule="auto"/>
        <w:ind w:firstLine="567"/>
        <w:contextualSpacing/>
        <w:rPr>
          <w:rFonts w:ascii="Times New Roman" w:hAnsi="Times New Roman" w:cs="Times New Roman"/>
          <w:b/>
          <w:sz w:val="24"/>
          <w:szCs w:val="24"/>
        </w:rPr>
        <w:pPrChange w:id="2014" w:author="Борис Гогинян" w:date="2020-05-10T01:10:00Z">
          <w:pPr>
            <w:spacing w:after="0" w:line="360" w:lineRule="auto"/>
            <w:ind w:firstLine="567"/>
            <w:contextualSpacing/>
            <w:jc w:val="center"/>
          </w:pPr>
        </w:pPrChange>
      </w:pPr>
      <w:r w:rsidRPr="00087F55">
        <w:rPr>
          <w:rFonts w:ascii="Times New Roman" w:hAnsi="Times New Roman" w:cs="Times New Roman"/>
          <w:b/>
          <w:sz w:val="24"/>
          <w:szCs w:val="24"/>
        </w:rPr>
        <w:t>Литература</w:t>
      </w:r>
    </w:p>
    <w:p w14:paraId="0D249892" w14:textId="77777777" w:rsidR="00A530E6" w:rsidRPr="001C14BA" w:rsidRDefault="00A530E6"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val="en-US" w:eastAsia="ru-RU"/>
        </w:rPr>
      </w:pPr>
      <w:r w:rsidRPr="001C14BA">
        <w:rPr>
          <w:rFonts w:ascii="Times New Roman" w:eastAsia="Times New Roman" w:hAnsi="Times New Roman" w:cs="Times New Roman"/>
          <w:sz w:val="24"/>
          <w:szCs w:val="24"/>
          <w:highlight w:val="white"/>
          <w:lang w:val="en-US"/>
        </w:rPr>
        <w:t>Weinmann F. Comparison of Intersection Algorithms for SBR Ray Tracing on NURBS  // Proceedings of the 2012 IEEE International Symposium on Antennas and Propagation</w:t>
      </w:r>
      <w:r w:rsidRPr="001C14BA">
        <w:rPr>
          <w:rFonts w:ascii="Times New Roman" w:eastAsia="Times New Roman" w:hAnsi="Times New Roman" w:cs="Times New Roman"/>
          <w:sz w:val="24"/>
          <w:szCs w:val="24"/>
          <w:lang w:val="en-US"/>
        </w:rPr>
        <w:t xml:space="preserve">. – 2012. </w:t>
      </w:r>
      <w:r w:rsidR="009D794F" w:rsidRPr="001C14BA">
        <w:rPr>
          <w:rFonts w:ascii="Times New Roman" w:eastAsia="Times New Roman" w:hAnsi="Times New Roman" w:cs="Times New Roman"/>
          <w:sz w:val="24"/>
          <w:szCs w:val="24"/>
          <w:lang w:val="en-US"/>
        </w:rPr>
        <w:t>–</w:t>
      </w:r>
      <w:r w:rsidRPr="001C14BA">
        <w:rPr>
          <w:rFonts w:ascii="Times New Roman" w:eastAsia="Times New Roman" w:hAnsi="Times New Roman" w:cs="Times New Roman"/>
          <w:sz w:val="24"/>
          <w:szCs w:val="24"/>
          <w:lang w:val="en-US"/>
        </w:rPr>
        <w:t xml:space="preserve"> </w:t>
      </w:r>
      <w:r w:rsidR="009D794F" w:rsidRPr="001C14BA">
        <w:rPr>
          <w:rFonts w:ascii="Times New Roman" w:eastAsia="Times New Roman" w:hAnsi="Times New Roman" w:cs="Times New Roman"/>
          <w:sz w:val="24"/>
          <w:szCs w:val="24"/>
          <w:lang w:val="en-US"/>
        </w:rPr>
        <w:t xml:space="preserve">IEEE, </w:t>
      </w:r>
      <w:r w:rsidR="009D794F" w:rsidRPr="001C14BA">
        <w:rPr>
          <w:rFonts w:ascii="Times New Roman" w:hAnsi="Times New Roman" w:cs="Times New Roman"/>
          <w:sz w:val="24"/>
          <w:szCs w:val="24"/>
          <w:shd w:val="clear" w:color="auto" w:fill="FFFFFF"/>
          <w:lang w:val="en-US"/>
        </w:rPr>
        <w:t xml:space="preserve">Chicago, IL, USA. </w:t>
      </w:r>
      <w:r w:rsidR="009D794F" w:rsidRPr="001C14BA">
        <w:rPr>
          <w:rFonts w:ascii="Times New Roman" w:eastAsia="Times New Roman" w:hAnsi="Times New Roman" w:cs="Times New Roman"/>
          <w:sz w:val="24"/>
          <w:szCs w:val="24"/>
          <w:highlight w:val="white"/>
          <w:lang w:val="en-US"/>
        </w:rPr>
        <w:t>doi:10.1109/aps.2012.6349081</w:t>
      </w:r>
    </w:p>
    <w:p w14:paraId="689BE4A2" w14:textId="77777777" w:rsidR="009D794F" w:rsidRPr="001C14BA" w:rsidRDefault="009D794F"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val="en-US" w:eastAsia="ru-RU"/>
        </w:rPr>
      </w:pPr>
      <w:r w:rsidRPr="001C14BA">
        <w:rPr>
          <w:rFonts w:ascii="Times New Roman" w:eastAsia="Times New Roman" w:hAnsi="Times New Roman" w:cs="Times New Roman"/>
          <w:sz w:val="24"/>
          <w:szCs w:val="24"/>
          <w:highlight w:val="white"/>
          <w:lang w:val="en-US"/>
        </w:rPr>
        <w:t xml:space="preserve">Wang J., Shen, Y., Ding, W. A Method for Ink-Wash Painting Rendering for 3D Scenes // </w:t>
      </w:r>
      <w:r w:rsidR="008F7FB8" w:rsidRPr="001C14BA">
        <w:rPr>
          <w:rFonts w:ascii="Times New Roman" w:eastAsia="Times New Roman" w:hAnsi="Times New Roman" w:cs="Times New Roman"/>
          <w:sz w:val="24"/>
          <w:szCs w:val="24"/>
          <w:highlight w:val="white"/>
          <w:lang w:val="en-US"/>
        </w:rPr>
        <w:t xml:space="preserve">Proceedings of the </w:t>
      </w:r>
      <w:r w:rsidRPr="001C14BA">
        <w:rPr>
          <w:rFonts w:ascii="Times New Roman" w:eastAsia="Times New Roman" w:hAnsi="Times New Roman" w:cs="Times New Roman"/>
          <w:sz w:val="24"/>
          <w:szCs w:val="24"/>
          <w:highlight w:val="white"/>
          <w:lang w:val="en-US"/>
        </w:rPr>
        <w:t>2018 International Joint Conference on Information, Media and Engineering (ICIME). – 2018.</w:t>
      </w:r>
      <w:r w:rsidR="001A665F" w:rsidRPr="001C14BA">
        <w:rPr>
          <w:rFonts w:ascii="Times New Roman" w:eastAsia="Times New Roman" w:hAnsi="Times New Roman" w:cs="Times New Roman"/>
          <w:sz w:val="24"/>
          <w:szCs w:val="24"/>
          <w:highlight w:val="white"/>
          <w:lang w:val="en-US"/>
        </w:rPr>
        <w:t xml:space="preserve"> – Pp. 205 – 210.</w:t>
      </w:r>
      <w:r w:rsidRPr="001C14BA">
        <w:rPr>
          <w:rFonts w:ascii="Times New Roman" w:eastAsia="Times New Roman" w:hAnsi="Times New Roman" w:cs="Times New Roman"/>
          <w:sz w:val="24"/>
          <w:szCs w:val="24"/>
          <w:highlight w:val="white"/>
          <w:lang w:val="en-US"/>
        </w:rPr>
        <w:t xml:space="preserve"> – IEEE, Osaka, Japan. doi:10.1109/icime.2018.00050</w:t>
      </w:r>
    </w:p>
    <w:p w14:paraId="634CE249" w14:textId="77777777" w:rsidR="009D794F" w:rsidRPr="001C14BA" w:rsidRDefault="009D794F"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val="en-US" w:eastAsia="ru-RU"/>
        </w:rPr>
      </w:pPr>
      <w:r w:rsidRPr="001C14BA">
        <w:rPr>
          <w:rFonts w:ascii="Times New Roman" w:eastAsia="Times New Roman" w:hAnsi="Times New Roman" w:cs="Times New Roman"/>
          <w:sz w:val="24"/>
          <w:szCs w:val="24"/>
          <w:highlight w:val="white"/>
          <w:lang w:val="en-US"/>
        </w:rPr>
        <w:t>Gu K., Liu M., Zhai G., Yang, X., Zhang, W. Quality Assessment Considering Viewing Distance and Image Resolution // IEEE Transactions on Broadcasting. – 2015. – Vol. 61(3). - Pp. 520–531. doi:10.1109/tbc.2015.2459851</w:t>
      </w:r>
    </w:p>
    <w:p w14:paraId="76E087BF" w14:textId="77777777" w:rsidR="009D794F" w:rsidRPr="001C14BA" w:rsidRDefault="009D794F"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val="en-US" w:eastAsia="ru-RU"/>
        </w:rPr>
      </w:pPr>
      <w:r w:rsidRPr="001C14BA">
        <w:rPr>
          <w:rFonts w:ascii="Times New Roman" w:eastAsia="Times New Roman" w:hAnsi="Times New Roman" w:cs="Times New Roman"/>
          <w:sz w:val="24"/>
          <w:szCs w:val="24"/>
          <w:highlight w:val="white"/>
          <w:lang w:val="en-US"/>
        </w:rPr>
        <w:t>Cho S., Shin S., Choi S. Haptic texture renderin</w:t>
      </w:r>
      <w:r w:rsidR="008F7FB8" w:rsidRPr="001C14BA">
        <w:rPr>
          <w:rFonts w:ascii="Times New Roman" w:eastAsia="Times New Roman" w:hAnsi="Times New Roman" w:cs="Times New Roman"/>
          <w:sz w:val="24"/>
          <w:szCs w:val="24"/>
          <w:highlight w:val="white"/>
          <w:lang w:val="en-US"/>
        </w:rPr>
        <w:t xml:space="preserve">g using random fractal surface // Proceedings of the </w:t>
      </w:r>
      <w:r w:rsidRPr="001C14BA">
        <w:rPr>
          <w:rFonts w:ascii="Times New Roman" w:eastAsia="Times New Roman" w:hAnsi="Times New Roman" w:cs="Times New Roman"/>
          <w:sz w:val="24"/>
          <w:szCs w:val="24"/>
          <w:highlight w:val="white"/>
          <w:lang w:val="en-US"/>
        </w:rPr>
        <w:t xml:space="preserve">14th International Conference on Ubiquitous Robots and Ambient Intelligence (URAI). – 2017. – </w:t>
      </w:r>
      <w:r w:rsidR="001A665F" w:rsidRPr="001C14BA">
        <w:rPr>
          <w:rFonts w:ascii="Times New Roman" w:eastAsia="Times New Roman" w:hAnsi="Times New Roman" w:cs="Times New Roman"/>
          <w:sz w:val="24"/>
          <w:szCs w:val="24"/>
          <w:highlight w:val="white"/>
          <w:lang w:val="en-US"/>
        </w:rPr>
        <w:t xml:space="preserve">Pp. 290 – 292. – </w:t>
      </w:r>
      <w:r w:rsidRPr="001C14BA">
        <w:rPr>
          <w:rFonts w:ascii="Times New Roman" w:eastAsia="Times New Roman" w:hAnsi="Times New Roman" w:cs="Times New Roman"/>
          <w:sz w:val="24"/>
          <w:szCs w:val="24"/>
          <w:highlight w:val="white"/>
          <w:lang w:val="en-US"/>
        </w:rPr>
        <w:t>IEEE, Jeju, South Korea. doi:10.1109/ urai.2017.7992732</w:t>
      </w:r>
    </w:p>
    <w:p w14:paraId="7B03B187" w14:textId="77777777" w:rsidR="009D794F" w:rsidRPr="001C14BA" w:rsidRDefault="009D794F"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val="en-US" w:eastAsia="ru-RU"/>
        </w:rPr>
      </w:pPr>
      <w:r w:rsidRPr="001C14BA">
        <w:rPr>
          <w:rFonts w:ascii="Times New Roman" w:eastAsia="Times New Roman" w:hAnsi="Times New Roman" w:cs="Times New Roman"/>
          <w:sz w:val="24"/>
          <w:szCs w:val="24"/>
          <w:lang w:val="en-US"/>
        </w:rPr>
        <w:t xml:space="preserve">Shumskiy V. GPU Ray Tracing – Comparative Study of Ray-Triangle Intersection Algorithms </w:t>
      </w:r>
      <w:r w:rsidRPr="001C14BA">
        <w:rPr>
          <w:rFonts w:ascii="Times New Roman" w:eastAsia="Times New Roman" w:hAnsi="Times New Roman" w:cs="Times New Roman"/>
          <w:sz w:val="24"/>
          <w:szCs w:val="24"/>
          <w:highlight w:val="white"/>
          <w:lang w:val="en-US"/>
        </w:rPr>
        <w:t xml:space="preserve">// Transactions on Computational Science XIX. Lecture Notes in Computer Science. – 2013. – </w:t>
      </w:r>
      <w:r w:rsidRPr="001C14BA">
        <w:rPr>
          <w:rFonts w:ascii="Times New Roman" w:hAnsi="Times New Roman" w:cs="Times New Roman"/>
          <w:spacing w:val="4"/>
          <w:sz w:val="24"/>
          <w:szCs w:val="24"/>
          <w:shd w:val="clear" w:color="auto" w:fill="FCFCFC"/>
          <w:lang w:val="en-US"/>
        </w:rPr>
        <w:t xml:space="preserve">Vol. 7870. – Springer, Berlin, Heidelberg. </w:t>
      </w:r>
      <w:r w:rsidRPr="001C14BA">
        <w:rPr>
          <w:rFonts w:ascii="Times New Roman" w:eastAsia="Times New Roman" w:hAnsi="Times New Roman" w:cs="Times New Roman"/>
          <w:sz w:val="24"/>
          <w:szCs w:val="24"/>
          <w:highlight w:val="white"/>
          <w:lang w:val="en-US"/>
        </w:rPr>
        <w:t>– Pp. 78 – 91. doi:10.1007/978-3-642-39759-2</w:t>
      </w:r>
    </w:p>
    <w:p w14:paraId="03C7950D" w14:textId="53A7430E" w:rsidR="008F7FB8" w:rsidRPr="00581EB2" w:rsidRDefault="008F7FB8"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val="en-US" w:eastAsia="ru-RU"/>
        </w:rPr>
      </w:pPr>
      <w:r w:rsidRPr="001C14BA">
        <w:rPr>
          <w:rFonts w:ascii="Times New Roman" w:eastAsia="Times New Roman" w:hAnsi="Times New Roman" w:cs="Times New Roman"/>
          <w:sz w:val="24"/>
          <w:szCs w:val="24"/>
          <w:highlight w:val="white"/>
          <w:lang w:val="en-US"/>
        </w:rPr>
        <w:t>Zlatuska M., Havran V. Ray Tracing on GPU with CUDA - Comparative Study of Three Algorithms // WSCG 2010: Communication Papers Proceedings: 18th International Conference in Central Europe</w:t>
      </w:r>
      <w:r w:rsidRPr="001C14BA">
        <w:rPr>
          <w:rFonts w:ascii="Times New Roman" w:eastAsia="Times New Roman" w:hAnsi="Times New Roman" w:cs="Times New Roman"/>
          <w:sz w:val="24"/>
          <w:szCs w:val="24"/>
          <w:lang w:val="en-US"/>
        </w:rPr>
        <w:t xml:space="preserve">. – 2010. URL: </w:t>
      </w:r>
      <w:r w:rsidR="00581EB2" w:rsidRPr="00581EB2">
        <w:rPr>
          <w:rFonts w:ascii="Times New Roman" w:hAnsi="Times New Roman" w:cs="Times New Roman"/>
          <w:sz w:val="24"/>
          <w:szCs w:val="24"/>
          <w:lang w:val="en-US"/>
        </w:rPr>
        <w:t>https://www.researchgate.net/publication/228974703_Ray_Tracing_on_a_GPU_with_CUDA-comparative_study_of_three_algorithms</w:t>
      </w:r>
    </w:p>
    <w:p w14:paraId="02739A70" w14:textId="74A3EF79" w:rsidR="00581EB2" w:rsidRPr="00007EF6" w:rsidRDefault="00581EB2"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581EB2">
        <w:rPr>
          <w:rFonts w:ascii="Times New Roman" w:eastAsia="Times New Roman" w:hAnsi="Times New Roman" w:cs="Times New Roman"/>
          <w:sz w:val="24"/>
          <w:szCs w:val="24"/>
          <w:lang w:val="en-US"/>
        </w:rPr>
        <w:t>Open</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sz w:val="24"/>
          <w:szCs w:val="24"/>
          <w:lang w:val="en-US"/>
        </w:rPr>
        <w:t>Shading</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sz w:val="24"/>
          <w:szCs w:val="24"/>
          <w:lang w:val="en-US"/>
        </w:rPr>
        <w:t>Language</w:t>
      </w:r>
      <w:r w:rsidR="00785CC1">
        <w:rPr>
          <w:rFonts w:ascii="Times New Roman" w:eastAsia="Times New Roman" w:hAnsi="Times New Roman" w:cs="Times New Roman"/>
          <w:sz w:val="24"/>
          <w:szCs w:val="24"/>
          <w:lang w:val="en-US"/>
        </w:rPr>
        <w:t xml:space="preserve"> in Cycles</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r w:rsidR="00007EF6" w:rsidRPr="00007EF6">
        <w:rPr>
          <w:rFonts w:ascii="Times New Roman" w:eastAsia="Times New Roman" w:hAnsi="Times New Roman" w:cs="Times New Roman"/>
          <w:sz w:val="24"/>
          <w:szCs w:val="24"/>
          <w:lang w:val="en-US" w:eastAsia="ru-RU"/>
        </w:rPr>
        <w:t>http</w:t>
      </w:r>
      <w:r w:rsidR="00007EF6" w:rsidRPr="00007EF6">
        <w:rPr>
          <w:rFonts w:ascii="Times New Roman" w:eastAsia="Times New Roman" w:hAnsi="Times New Roman" w:cs="Times New Roman"/>
          <w:sz w:val="24"/>
          <w:szCs w:val="24"/>
          <w:lang w:eastAsia="ru-RU"/>
        </w:rPr>
        <w:t>://</w:t>
      </w:r>
      <w:r w:rsidR="00007EF6" w:rsidRPr="00007EF6">
        <w:rPr>
          <w:rFonts w:ascii="Times New Roman" w:eastAsia="Times New Roman" w:hAnsi="Times New Roman" w:cs="Times New Roman"/>
          <w:sz w:val="24"/>
          <w:szCs w:val="24"/>
          <w:lang w:val="en-US" w:eastAsia="ru-RU"/>
        </w:rPr>
        <w:t>opensource</w:t>
      </w:r>
      <w:r w:rsidR="00007EF6" w:rsidRPr="00007EF6">
        <w:rPr>
          <w:rFonts w:ascii="Times New Roman" w:eastAsia="Times New Roman" w:hAnsi="Times New Roman" w:cs="Times New Roman"/>
          <w:sz w:val="24"/>
          <w:szCs w:val="24"/>
          <w:lang w:eastAsia="ru-RU"/>
        </w:rPr>
        <w:t>.</w:t>
      </w:r>
      <w:r w:rsidR="00007EF6" w:rsidRPr="00007EF6">
        <w:rPr>
          <w:rFonts w:ascii="Times New Roman" w:eastAsia="Times New Roman" w:hAnsi="Times New Roman" w:cs="Times New Roman"/>
          <w:sz w:val="24"/>
          <w:szCs w:val="24"/>
          <w:lang w:val="en-US" w:eastAsia="ru-RU"/>
        </w:rPr>
        <w:t>imageworks</w:t>
      </w:r>
      <w:r w:rsidR="00007EF6" w:rsidRPr="00007EF6">
        <w:rPr>
          <w:rFonts w:ascii="Times New Roman" w:eastAsia="Times New Roman" w:hAnsi="Times New Roman" w:cs="Times New Roman"/>
          <w:sz w:val="24"/>
          <w:szCs w:val="24"/>
          <w:lang w:eastAsia="ru-RU"/>
        </w:rPr>
        <w:t>.</w:t>
      </w:r>
      <w:r w:rsidR="00007EF6" w:rsidRPr="00007EF6">
        <w:rPr>
          <w:rFonts w:ascii="Times New Roman" w:eastAsia="Times New Roman" w:hAnsi="Times New Roman" w:cs="Times New Roman"/>
          <w:sz w:val="24"/>
          <w:szCs w:val="24"/>
          <w:lang w:val="en-US" w:eastAsia="ru-RU"/>
        </w:rPr>
        <w:t>com</w:t>
      </w:r>
      <w:r w:rsidR="00007EF6" w:rsidRPr="00007EF6">
        <w:rPr>
          <w:rFonts w:ascii="Times New Roman" w:eastAsia="Times New Roman" w:hAnsi="Times New Roman" w:cs="Times New Roman"/>
          <w:sz w:val="24"/>
          <w:szCs w:val="24"/>
          <w:lang w:eastAsia="ru-RU"/>
        </w:rPr>
        <w:t>/?</w:t>
      </w:r>
      <w:r w:rsidR="00007EF6" w:rsidRPr="00007EF6">
        <w:rPr>
          <w:rFonts w:ascii="Times New Roman" w:eastAsia="Times New Roman" w:hAnsi="Times New Roman" w:cs="Times New Roman"/>
          <w:sz w:val="24"/>
          <w:szCs w:val="24"/>
          <w:lang w:val="en-US" w:eastAsia="ru-RU"/>
        </w:rPr>
        <w:t>p</w:t>
      </w:r>
      <w:r w:rsidR="00007EF6" w:rsidRPr="00007EF6">
        <w:rPr>
          <w:rFonts w:ascii="Times New Roman" w:eastAsia="Times New Roman" w:hAnsi="Times New Roman" w:cs="Times New Roman"/>
          <w:sz w:val="24"/>
          <w:szCs w:val="24"/>
          <w:lang w:eastAsia="ru-RU"/>
        </w:rPr>
        <w:t>=</w:t>
      </w:r>
      <w:r w:rsidR="00007EF6" w:rsidRPr="00007EF6">
        <w:rPr>
          <w:rFonts w:ascii="Times New Roman" w:eastAsia="Times New Roman" w:hAnsi="Times New Roman" w:cs="Times New Roman"/>
          <w:sz w:val="24"/>
          <w:szCs w:val="24"/>
          <w:lang w:val="en-US" w:eastAsia="ru-RU"/>
        </w:rPr>
        <w:t>osl</w:t>
      </w:r>
    </w:p>
    <w:p w14:paraId="31CA0939" w14:textId="534123D8" w:rsidR="00007EF6" w:rsidRPr="00007EF6" w:rsidRDefault="00007EF6"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rPr>
        <w:t>Max</w:t>
      </w:r>
      <w:r w:rsidRPr="00007EF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Bounced</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hyperlink r:id="rId25" w:history="1">
        <w:r w:rsidRPr="00007EF6">
          <w:rPr>
            <w:rStyle w:val="a3"/>
            <w:rFonts w:ascii="Times New Roman" w:eastAsia="Times New Roman" w:hAnsi="Times New Roman" w:cs="Times New Roman"/>
            <w:color w:val="auto"/>
            <w:sz w:val="24"/>
            <w:szCs w:val="24"/>
            <w:u w:val="none"/>
            <w:lang w:val="en-US" w:eastAsia="ru-RU"/>
          </w:rPr>
          <w:t>https</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docs</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blender</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org</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manual</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ru</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dev</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render</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cycles</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render</w:t>
        </w:r>
        <w:r w:rsidRPr="00007EF6">
          <w:rPr>
            <w:rStyle w:val="a3"/>
            <w:rFonts w:ascii="Times New Roman" w:eastAsia="Times New Roman" w:hAnsi="Times New Roman" w:cs="Times New Roman"/>
            <w:color w:val="auto"/>
            <w:sz w:val="24"/>
            <w:szCs w:val="24"/>
            <w:u w:val="none"/>
            <w:lang w:eastAsia="ru-RU"/>
          </w:rPr>
          <w:t>_</w:t>
        </w:r>
        <w:r w:rsidRPr="00007EF6">
          <w:rPr>
            <w:rStyle w:val="a3"/>
            <w:rFonts w:ascii="Times New Roman" w:eastAsia="Times New Roman" w:hAnsi="Times New Roman" w:cs="Times New Roman"/>
            <w:color w:val="auto"/>
            <w:sz w:val="24"/>
            <w:szCs w:val="24"/>
            <w:u w:val="none"/>
            <w:lang w:val="en-US" w:eastAsia="ru-RU"/>
          </w:rPr>
          <w:t>settings</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light</w:t>
        </w:r>
        <w:r w:rsidRPr="00007EF6">
          <w:rPr>
            <w:rStyle w:val="a3"/>
            <w:rFonts w:ascii="Times New Roman" w:eastAsia="Times New Roman" w:hAnsi="Times New Roman" w:cs="Times New Roman"/>
            <w:color w:val="auto"/>
            <w:sz w:val="24"/>
            <w:szCs w:val="24"/>
            <w:u w:val="none"/>
            <w:lang w:eastAsia="ru-RU"/>
          </w:rPr>
          <w:t>_</w:t>
        </w:r>
        <w:r w:rsidRPr="00007EF6">
          <w:rPr>
            <w:rStyle w:val="a3"/>
            <w:rFonts w:ascii="Times New Roman" w:eastAsia="Times New Roman" w:hAnsi="Times New Roman" w:cs="Times New Roman"/>
            <w:color w:val="auto"/>
            <w:sz w:val="24"/>
            <w:szCs w:val="24"/>
            <w:u w:val="none"/>
            <w:lang w:val="en-US" w:eastAsia="ru-RU"/>
          </w:rPr>
          <w:t>paths</w:t>
        </w:r>
        <w:r w:rsidRPr="00007EF6">
          <w:rPr>
            <w:rStyle w:val="a3"/>
            <w:rFonts w:ascii="Times New Roman" w:eastAsia="Times New Roman" w:hAnsi="Times New Roman" w:cs="Times New Roman"/>
            <w:color w:val="auto"/>
            <w:sz w:val="24"/>
            <w:szCs w:val="24"/>
            <w:u w:val="none"/>
            <w:lang w:eastAsia="ru-RU"/>
          </w:rPr>
          <w:t>.</w:t>
        </w:r>
        <w:r w:rsidRPr="00007EF6">
          <w:rPr>
            <w:rStyle w:val="a3"/>
            <w:rFonts w:ascii="Times New Roman" w:eastAsia="Times New Roman" w:hAnsi="Times New Roman" w:cs="Times New Roman"/>
            <w:color w:val="auto"/>
            <w:sz w:val="24"/>
            <w:szCs w:val="24"/>
            <w:u w:val="none"/>
            <w:lang w:val="en-US" w:eastAsia="ru-RU"/>
          </w:rPr>
          <w:t>html</w:t>
        </w:r>
      </w:hyperlink>
    </w:p>
    <w:p w14:paraId="4A8D5D46" w14:textId="684D83FD" w:rsidR="00007EF6" w:rsidRDefault="00007EF6"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007EF6">
        <w:rPr>
          <w:rFonts w:ascii="Times New Roman" w:eastAsia="Times New Roman" w:hAnsi="Times New Roman" w:cs="Times New Roman"/>
          <w:sz w:val="24"/>
          <w:szCs w:val="24"/>
          <w:lang w:eastAsia="ru-RU"/>
        </w:rPr>
        <w:t>Caustic</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r w:rsidRPr="00287433">
        <w:rPr>
          <w:rFonts w:ascii="Times New Roman" w:eastAsia="Times New Roman" w:hAnsi="Times New Roman" w:cs="Times New Roman"/>
          <w:sz w:val="24"/>
          <w:szCs w:val="24"/>
          <w:lang w:eastAsia="ru-RU"/>
        </w:rPr>
        <w:t>https://en.wikipedia.org/wiki/Caustic_(optics)</w:t>
      </w:r>
    </w:p>
    <w:p w14:paraId="32171767" w14:textId="503EBC45" w:rsidR="00007EF6" w:rsidRDefault="00007EF6"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eastAsia="ru-RU"/>
        </w:rPr>
        <w:t>Blender</w:t>
      </w:r>
      <w:r w:rsidRPr="00287433">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Motion</w:t>
      </w:r>
      <w:r w:rsidRPr="00287433">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Blur</w:t>
      </w:r>
      <w:r w:rsidRPr="00287433">
        <w:rPr>
          <w:rFonts w:ascii="Times New Roman" w:eastAsia="Times New Roman" w:hAnsi="Times New Roman" w:cs="Times New Roman"/>
          <w:sz w:val="24"/>
          <w:szCs w:val="24"/>
          <w:lang w:eastAsia="ru-RU"/>
        </w:rPr>
        <w:t xml:space="preserve"> </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r w:rsidR="00287433" w:rsidRPr="00287433">
        <w:rPr>
          <w:rFonts w:ascii="Times New Roman" w:eastAsia="Times New Roman" w:hAnsi="Times New Roman" w:cs="Times New Roman"/>
          <w:sz w:val="24"/>
          <w:szCs w:val="24"/>
          <w:lang w:eastAsia="ru-RU"/>
        </w:rPr>
        <w:t>https://docs.blender.org/manual/ru/dev/render/cycles/render_settings/motion_blur.html</w:t>
      </w:r>
    </w:p>
    <w:p w14:paraId="64978175" w14:textId="386F97D8" w:rsidR="00287433" w:rsidRDefault="00366845"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val="en-US" w:eastAsia="ru-RU"/>
        </w:rPr>
      </w:pPr>
      <w:r w:rsidRPr="00366845">
        <w:rPr>
          <w:rFonts w:ascii="Times New Roman" w:eastAsia="Times New Roman" w:hAnsi="Times New Roman" w:cs="Times New Roman"/>
          <w:sz w:val="24"/>
          <w:szCs w:val="24"/>
          <w:lang w:val="en-US" w:eastAsia="ru-RU"/>
        </w:rPr>
        <w:t>Hachisuka, T., &amp; Jensen, H. W. (2009). Stochastic progressive photon mapping. ACM Transactions on Graphics, 28(5),</w:t>
      </w:r>
      <w:r>
        <w:rPr>
          <w:rFonts w:ascii="Times New Roman" w:eastAsia="Times New Roman" w:hAnsi="Times New Roman" w:cs="Times New Roman"/>
          <w:sz w:val="24"/>
          <w:szCs w:val="24"/>
          <w:lang w:val="en-US" w:eastAsia="ru-RU"/>
        </w:rPr>
        <w:t xml:space="preserve"> 1. doi:10.1145/1618452.1618487</w:t>
      </w:r>
    </w:p>
    <w:p w14:paraId="2C21060C" w14:textId="7497D058" w:rsidR="00366845" w:rsidRPr="00785CC1" w:rsidRDefault="00785CC1"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rPr>
        <w:lastRenderedPageBreak/>
        <w:t>OSL</w:t>
      </w:r>
      <w:r w:rsidRPr="00785CC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in</w:t>
      </w:r>
      <w:r w:rsidRPr="00785CC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appleseed</w:t>
      </w:r>
      <w:r w:rsidRPr="00785CC1">
        <w:rPr>
          <w:rFonts w:ascii="Times New Roman" w:eastAsia="Times New Roman" w:hAnsi="Times New Roman" w:cs="Times New Roman"/>
          <w:sz w:val="24"/>
          <w:szCs w:val="24"/>
        </w:rPr>
        <w:t xml:space="preserve"> </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r w:rsidRPr="00785CC1">
        <w:rPr>
          <w:rFonts w:ascii="Times New Roman" w:eastAsia="Times New Roman" w:hAnsi="Times New Roman" w:cs="Times New Roman"/>
          <w:sz w:val="24"/>
          <w:szCs w:val="24"/>
          <w:lang w:val="en-US" w:eastAsia="ru-RU"/>
        </w:rPr>
        <w:t>https</w:t>
      </w:r>
      <w:r w:rsidRPr="00785CC1">
        <w:rPr>
          <w:rFonts w:ascii="Times New Roman" w:eastAsia="Times New Roman" w:hAnsi="Times New Roman" w:cs="Times New Roman"/>
          <w:sz w:val="24"/>
          <w:szCs w:val="24"/>
          <w:lang w:eastAsia="ru-RU"/>
        </w:rPr>
        <w:t>://</w:t>
      </w:r>
      <w:r w:rsidRPr="00785CC1">
        <w:rPr>
          <w:rFonts w:ascii="Times New Roman" w:eastAsia="Times New Roman" w:hAnsi="Times New Roman" w:cs="Times New Roman"/>
          <w:sz w:val="24"/>
          <w:szCs w:val="24"/>
          <w:lang w:val="en-US" w:eastAsia="ru-RU"/>
        </w:rPr>
        <w:t>blenderseed</w:t>
      </w:r>
      <w:r w:rsidRPr="00785CC1">
        <w:rPr>
          <w:rFonts w:ascii="Times New Roman" w:eastAsia="Times New Roman" w:hAnsi="Times New Roman" w:cs="Times New Roman"/>
          <w:sz w:val="24"/>
          <w:szCs w:val="24"/>
          <w:lang w:eastAsia="ru-RU"/>
        </w:rPr>
        <w:t>.</w:t>
      </w:r>
      <w:r w:rsidRPr="00785CC1">
        <w:rPr>
          <w:rFonts w:ascii="Times New Roman" w:eastAsia="Times New Roman" w:hAnsi="Times New Roman" w:cs="Times New Roman"/>
          <w:sz w:val="24"/>
          <w:szCs w:val="24"/>
          <w:lang w:val="en-US" w:eastAsia="ru-RU"/>
        </w:rPr>
        <w:t>readthedocs</w:t>
      </w:r>
      <w:r w:rsidRPr="00785CC1">
        <w:rPr>
          <w:rFonts w:ascii="Times New Roman" w:eastAsia="Times New Roman" w:hAnsi="Times New Roman" w:cs="Times New Roman"/>
          <w:sz w:val="24"/>
          <w:szCs w:val="24"/>
          <w:lang w:eastAsia="ru-RU"/>
        </w:rPr>
        <w:t>.</w:t>
      </w:r>
      <w:r w:rsidRPr="00785CC1">
        <w:rPr>
          <w:rFonts w:ascii="Times New Roman" w:eastAsia="Times New Roman" w:hAnsi="Times New Roman" w:cs="Times New Roman"/>
          <w:sz w:val="24"/>
          <w:szCs w:val="24"/>
          <w:lang w:val="en-US" w:eastAsia="ru-RU"/>
        </w:rPr>
        <w:t>io</w:t>
      </w:r>
      <w:r w:rsidRPr="00785CC1">
        <w:rPr>
          <w:rFonts w:ascii="Times New Roman" w:eastAsia="Times New Roman" w:hAnsi="Times New Roman" w:cs="Times New Roman"/>
          <w:sz w:val="24"/>
          <w:szCs w:val="24"/>
          <w:lang w:eastAsia="ru-RU"/>
        </w:rPr>
        <w:t>/</w:t>
      </w:r>
      <w:r w:rsidRPr="00785CC1">
        <w:rPr>
          <w:rFonts w:ascii="Times New Roman" w:eastAsia="Times New Roman" w:hAnsi="Times New Roman" w:cs="Times New Roman"/>
          <w:sz w:val="24"/>
          <w:szCs w:val="24"/>
          <w:lang w:val="en-US" w:eastAsia="ru-RU"/>
        </w:rPr>
        <w:t>en</w:t>
      </w:r>
      <w:r w:rsidRPr="00785CC1">
        <w:rPr>
          <w:rFonts w:ascii="Times New Roman" w:eastAsia="Times New Roman" w:hAnsi="Times New Roman" w:cs="Times New Roman"/>
          <w:sz w:val="24"/>
          <w:szCs w:val="24"/>
          <w:lang w:eastAsia="ru-RU"/>
        </w:rPr>
        <w:t>/</w:t>
      </w:r>
      <w:r w:rsidRPr="00785CC1">
        <w:rPr>
          <w:rFonts w:ascii="Times New Roman" w:eastAsia="Times New Roman" w:hAnsi="Times New Roman" w:cs="Times New Roman"/>
          <w:sz w:val="24"/>
          <w:szCs w:val="24"/>
          <w:lang w:val="en-US" w:eastAsia="ru-RU"/>
        </w:rPr>
        <w:t>latest</w:t>
      </w:r>
      <w:r w:rsidRPr="00785CC1">
        <w:rPr>
          <w:rFonts w:ascii="Times New Roman" w:eastAsia="Times New Roman" w:hAnsi="Times New Roman" w:cs="Times New Roman"/>
          <w:sz w:val="24"/>
          <w:szCs w:val="24"/>
          <w:lang w:eastAsia="ru-RU"/>
        </w:rPr>
        <w:t>/</w:t>
      </w:r>
      <w:r w:rsidRPr="00785CC1">
        <w:rPr>
          <w:rFonts w:ascii="Times New Roman" w:eastAsia="Times New Roman" w:hAnsi="Times New Roman" w:cs="Times New Roman"/>
          <w:sz w:val="24"/>
          <w:szCs w:val="24"/>
          <w:lang w:val="en-US" w:eastAsia="ru-RU"/>
        </w:rPr>
        <w:t>osl</w:t>
      </w:r>
      <w:r w:rsidRPr="00785CC1">
        <w:rPr>
          <w:rFonts w:ascii="Times New Roman" w:eastAsia="Times New Roman" w:hAnsi="Times New Roman" w:cs="Times New Roman"/>
          <w:sz w:val="24"/>
          <w:szCs w:val="24"/>
          <w:lang w:eastAsia="ru-RU"/>
        </w:rPr>
        <w:t>/</w:t>
      </w:r>
      <w:r w:rsidRPr="00785CC1">
        <w:rPr>
          <w:rFonts w:ascii="Times New Roman" w:eastAsia="Times New Roman" w:hAnsi="Times New Roman" w:cs="Times New Roman"/>
          <w:sz w:val="24"/>
          <w:szCs w:val="24"/>
          <w:lang w:val="en-US" w:eastAsia="ru-RU"/>
        </w:rPr>
        <w:t>osl</w:t>
      </w:r>
      <w:r w:rsidRPr="00785CC1">
        <w:rPr>
          <w:rFonts w:ascii="Times New Roman" w:eastAsia="Times New Roman" w:hAnsi="Times New Roman" w:cs="Times New Roman"/>
          <w:sz w:val="24"/>
          <w:szCs w:val="24"/>
          <w:lang w:eastAsia="ru-RU"/>
        </w:rPr>
        <w:t>.</w:t>
      </w:r>
      <w:r w:rsidRPr="00785CC1">
        <w:rPr>
          <w:rFonts w:ascii="Times New Roman" w:eastAsia="Times New Roman" w:hAnsi="Times New Roman" w:cs="Times New Roman"/>
          <w:sz w:val="24"/>
          <w:szCs w:val="24"/>
          <w:lang w:val="en-US" w:eastAsia="ru-RU"/>
        </w:rPr>
        <w:t>html</w:t>
      </w:r>
    </w:p>
    <w:p w14:paraId="465BB19E" w14:textId="4144A244" w:rsidR="00785CC1" w:rsidRDefault="00785CC1"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eastAsia="ru-RU"/>
        </w:rPr>
        <w:t>appleseed</w:t>
      </w:r>
      <w:r w:rsidRPr="00785CC1">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Motion</w:t>
      </w:r>
      <w:r w:rsidRPr="00287433">
        <w:rPr>
          <w:rFonts w:ascii="Times New Roman" w:eastAsia="Times New Roman" w:hAnsi="Times New Roman" w:cs="Times New Roman"/>
          <w:sz w:val="24"/>
          <w:szCs w:val="24"/>
          <w:lang w:eastAsia="ru-RU"/>
        </w:rPr>
        <w:t xml:space="preserve"> </w:t>
      </w:r>
      <w:r>
        <w:rPr>
          <w:rFonts w:ascii="Times New Roman" w:eastAsia="Times New Roman" w:hAnsi="Times New Roman" w:cs="Times New Roman"/>
          <w:sz w:val="24"/>
          <w:szCs w:val="24"/>
          <w:lang w:val="en-US" w:eastAsia="ru-RU"/>
        </w:rPr>
        <w:t>Blur</w:t>
      </w:r>
      <w:r w:rsidRPr="00287433">
        <w:rPr>
          <w:rFonts w:ascii="Times New Roman" w:eastAsia="Times New Roman" w:hAnsi="Times New Roman" w:cs="Times New Roman"/>
          <w:sz w:val="24"/>
          <w:szCs w:val="24"/>
          <w:lang w:eastAsia="ru-RU"/>
        </w:rPr>
        <w:t xml:space="preserve"> </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r w:rsidRPr="00785CC1">
        <w:rPr>
          <w:rFonts w:ascii="Times New Roman" w:eastAsia="Times New Roman" w:hAnsi="Times New Roman" w:cs="Times New Roman"/>
          <w:sz w:val="24"/>
          <w:szCs w:val="24"/>
          <w:lang w:eastAsia="ru-RU"/>
        </w:rPr>
        <w:t>https://appleseed.readthedocs.io/projects/appleseed-blenderseed/en/latest/panels/render/motion_blur.html</w:t>
      </w:r>
    </w:p>
    <w:p w14:paraId="004E26AF" w14:textId="12B64307" w:rsidR="00785CC1" w:rsidRDefault="006A45F8"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val="en-US"/>
        </w:rPr>
        <w:t>appleseed</w:t>
      </w:r>
      <w:r w:rsidRPr="006A45F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en-US"/>
        </w:rPr>
        <w:t>SSS</w:t>
      </w:r>
      <w:r>
        <w:rPr>
          <w:rFonts w:ascii="Times New Roman" w:eastAsia="Times New Roman" w:hAnsi="Times New Roman" w:cs="Times New Roman"/>
          <w:sz w:val="24"/>
          <w:szCs w:val="24"/>
        </w:rPr>
        <w:t xml:space="preserve"> </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r w:rsidRPr="006A45F8">
        <w:rPr>
          <w:rFonts w:ascii="Times New Roman" w:eastAsia="Times New Roman" w:hAnsi="Times New Roman" w:cs="Times New Roman"/>
          <w:sz w:val="24"/>
          <w:szCs w:val="24"/>
          <w:lang w:eastAsia="ru-RU"/>
        </w:rPr>
        <w:t>https://github.com/appleseedhq/appleseed/blob/master/docs/source/features/features.rst</w:t>
      </w:r>
    </w:p>
    <w:p w14:paraId="24D958A9" w14:textId="56CD61EC" w:rsidR="006A45F8" w:rsidRDefault="0008731B"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08731B">
        <w:rPr>
          <w:rFonts w:ascii="Times New Roman" w:eastAsia="Times New Roman" w:hAnsi="Times New Roman" w:cs="Times New Roman"/>
          <w:sz w:val="24"/>
          <w:szCs w:val="24"/>
        </w:rPr>
        <w:t xml:space="preserve">Tiled Path (CPU/OpenCL) </w:t>
      </w:r>
      <w:r w:rsidR="006A45F8" w:rsidRPr="00581EB2">
        <w:rPr>
          <w:rFonts w:ascii="Times New Roman" w:eastAsia="Times New Roman" w:hAnsi="Times New Roman" w:cs="Times New Roman"/>
          <w:sz w:val="24"/>
          <w:szCs w:val="24"/>
        </w:rPr>
        <w:t>[</w:t>
      </w:r>
      <w:r w:rsidR="006A45F8">
        <w:rPr>
          <w:rFonts w:ascii="Times New Roman" w:eastAsia="Times New Roman" w:hAnsi="Times New Roman" w:cs="Times New Roman"/>
          <w:sz w:val="24"/>
          <w:szCs w:val="24"/>
        </w:rPr>
        <w:t>Электронный</w:t>
      </w:r>
      <w:r w:rsidR="006A45F8" w:rsidRPr="00581EB2">
        <w:rPr>
          <w:rFonts w:ascii="Times New Roman" w:eastAsia="Times New Roman" w:hAnsi="Times New Roman" w:cs="Times New Roman"/>
          <w:sz w:val="24"/>
          <w:szCs w:val="24"/>
        </w:rPr>
        <w:t xml:space="preserve"> </w:t>
      </w:r>
      <w:r w:rsidR="006A45F8">
        <w:rPr>
          <w:rFonts w:ascii="Times New Roman" w:eastAsia="Times New Roman" w:hAnsi="Times New Roman" w:cs="Times New Roman"/>
          <w:sz w:val="24"/>
          <w:szCs w:val="24"/>
        </w:rPr>
        <w:t>ресурс</w:t>
      </w:r>
      <w:r w:rsidR="006A45F8" w:rsidRPr="00581EB2">
        <w:rPr>
          <w:rFonts w:ascii="Times New Roman" w:eastAsia="Times New Roman" w:hAnsi="Times New Roman" w:cs="Times New Roman"/>
          <w:sz w:val="24"/>
          <w:szCs w:val="24"/>
        </w:rPr>
        <w:t>]</w:t>
      </w:r>
      <w:r w:rsidR="006A45F8">
        <w:rPr>
          <w:rFonts w:ascii="Times New Roman" w:eastAsia="Times New Roman" w:hAnsi="Times New Roman" w:cs="Times New Roman"/>
          <w:sz w:val="24"/>
          <w:szCs w:val="24"/>
        </w:rPr>
        <w:t>.</w:t>
      </w:r>
      <w:r w:rsidR="006A45F8" w:rsidRPr="00581EB2">
        <w:rPr>
          <w:rFonts w:ascii="Times New Roman" w:eastAsia="Times New Roman" w:hAnsi="Times New Roman" w:cs="Times New Roman"/>
          <w:sz w:val="24"/>
          <w:szCs w:val="24"/>
        </w:rPr>
        <w:t xml:space="preserve"> </w:t>
      </w:r>
      <w:r w:rsidR="006A45F8" w:rsidRPr="00581EB2">
        <w:rPr>
          <w:rFonts w:ascii="Times New Roman" w:eastAsia="Times New Roman" w:hAnsi="Times New Roman" w:cs="Times New Roman" w:hint="eastAsia"/>
          <w:sz w:val="24"/>
          <w:szCs w:val="24"/>
        </w:rPr>
        <w:t>–</w:t>
      </w:r>
      <w:r w:rsidR="006A45F8" w:rsidRPr="00581EB2">
        <w:rPr>
          <w:rFonts w:ascii="Times New Roman" w:eastAsia="Times New Roman" w:hAnsi="Times New Roman" w:cs="Times New Roman"/>
          <w:sz w:val="24"/>
          <w:szCs w:val="24"/>
        </w:rPr>
        <w:t xml:space="preserve"> </w:t>
      </w:r>
      <w:r w:rsidR="006A45F8" w:rsidRPr="00581EB2">
        <w:rPr>
          <w:rFonts w:ascii="Times New Roman" w:eastAsia="Times New Roman" w:hAnsi="Times New Roman" w:cs="Times New Roman" w:hint="eastAsia"/>
          <w:sz w:val="24"/>
          <w:szCs w:val="24"/>
        </w:rPr>
        <w:t>Режим</w:t>
      </w:r>
      <w:r w:rsidR="006A45F8" w:rsidRPr="00581EB2">
        <w:rPr>
          <w:rFonts w:ascii="Times New Roman" w:eastAsia="Times New Roman" w:hAnsi="Times New Roman" w:cs="Times New Roman"/>
          <w:sz w:val="24"/>
          <w:szCs w:val="24"/>
        </w:rPr>
        <w:t xml:space="preserve"> </w:t>
      </w:r>
      <w:r w:rsidR="006A45F8" w:rsidRPr="00581EB2">
        <w:rPr>
          <w:rFonts w:ascii="Times New Roman" w:eastAsia="Times New Roman" w:hAnsi="Times New Roman" w:cs="Times New Roman" w:hint="eastAsia"/>
          <w:sz w:val="24"/>
          <w:szCs w:val="24"/>
        </w:rPr>
        <w:t>доступа</w:t>
      </w:r>
      <w:r w:rsidR="006A45F8" w:rsidRPr="00581EB2">
        <w:rPr>
          <w:rFonts w:ascii="Times New Roman" w:eastAsia="Times New Roman" w:hAnsi="Times New Roman" w:cs="Times New Roman"/>
          <w:sz w:val="24"/>
          <w:szCs w:val="24"/>
        </w:rPr>
        <w:t xml:space="preserve">: </w:t>
      </w:r>
      <w:r w:rsidRPr="009557F3">
        <w:rPr>
          <w:rFonts w:ascii="Times New Roman" w:eastAsia="Times New Roman" w:hAnsi="Times New Roman" w:cs="Times New Roman"/>
          <w:sz w:val="24"/>
          <w:szCs w:val="24"/>
          <w:lang w:eastAsia="ru-RU"/>
        </w:rPr>
        <w:t>https://wiki.luxcorerender.org/Render_Configuration</w:t>
      </w:r>
    </w:p>
    <w:p w14:paraId="4C2E02D1" w14:textId="4A3BF834" w:rsidR="0008731B" w:rsidRDefault="0008731B"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08731B">
        <w:rPr>
          <w:rFonts w:ascii="Times New Roman" w:eastAsia="Times New Roman" w:hAnsi="Times New Roman" w:cs="Times New Roman"/>
          <w:sz w:val="24"/>
          <w:szCs w:val="24"/>
          <w:lang w:eastAsia="ru-RU"/>
        </w:rPr>
        <w:t>И. М. Соболь. Численные методы Монте-Карло. М.: Наука, 1973 г.</w:t>
      </w:r>
    </w:p>
    <w:p w14:paraId="79ADCEDC" w14:textId="02E73325" w:rsidR="009557F3" w:rsidRDefault="009557F3" w:rsidP="009557F3">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9557F3">
        <w:rPr>
          <w:rFonts w:ascii="Times New Roman" w:eastAsia="Times New Roman" w:hAnsi="Times New Roman" w:cs="Times New Roman"/>
          <w:sz w:val="24"/>
          <w:szCs w:val="24"/>
        </w:rPr>
        <w:t xml:space="preserve">PhotonGI cache </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r w:rsidRPr="009557F3">
        <w:rPr>
          <w:rFonts w:ascii="Times New Roman" w:eastAsia="Times New Roman" w:hAnsi="Times New Roman" w:cs="Times New Roman"/>
          <w:sz w:val="24"/>
          <w:szCs w:val="24"/>
          <w:lang w:eastAsia="ru-RU"/>
        </w:rPr>
        <w:t>https://wiki.luxcorerender.org/PhotonGI</w:t>
      </w:r>
    </w:p>
    <w:p w14:paraId="3AE2BB8C" w14:textId="03DFFFB1" w:rsidR="009557F3" w:rsidRPr="00785CC1" w:rsidRDefault="009264B8" w:rsidP="009264B8">
      <w:pPr>
        <w:pStyle w:val="a5"/>
        <w:numPr>
          <w:ilvl w:val="0"/>
          <w:numId w:val="31"/>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9264B8">
        <w:rPr>
          <w:rFonts w:ascii="Times New Roman" w:eastAsia="Times New Roman" w:hAnsi="Times New Roman" w:cs="Times New Roman"/>
          <w:sz w:val="24"/>
          <w:szCs w:val="24"/>
        </w:rPr>
        <w:t xml:space="preserve">Peak signal-to-noise ratio </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Электронный</w:t>
      </w:r>
      <w:r w:rsidRPr="00581EB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ресурс</w:t>
      </w:r>
      <w:r w:rsidRPr="00581EB2">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Режим</w:t>
      </w:r>
      <w:r w:rsidRPr="00581EB2">
        <w:rPr>
          <w:rFonts w:ascii="Times New Roman" w:eastAsia="Times New Roman" w:hAnsi="Times New Roman" w:cs="Times New Roman"/>
          <w:sz w:val="24"/>
          <w:szCs w:val="24"/>
        </w:rPr>
        <w:t xml:space="preserve"> </w:t>
      </w:r>
      <w:r w:rsidRPr="00581EB2">
        <w:rPr>
          <w:rFonts w:ascii="Times New Roman" w:eastAsia="Times New Roman" w:hAnsi="Times New Roman" w:cs="Times New Roman" w:hint="eastAsia"/>
          <w:sz w:val="24"/>
          <w:szCs w:val="24"/>
        </w:rPr>
        <w:t>доступа</w:t>
      </w:r>
      <w:r w:rsidRPr="00581EB2">
        <w:rPr>
          <w:rFonts w:ascii="Times New Roman" w:eastAsia="Times New Roman" w:hAnsi="Times New Roman" w:cs="Times New Roman"/>
          <w:sz w:val="24"/>
          <w:szCs w:val="24"/>
        </w:rPr>
        <w:t xml:space="preserve">: </w:t>
      </w:r>
      <w:r w:rsidRPr="009264B8">
        <w:rPr>
          <w:rFonts w:ascii="Times New Roman" w:eastAsia="Times New Roman" w:hAnsi="Times New Roman" w:cs="Times New Roman"/>
          <w:sz w:val="24"/>
          <w:szCs w:val="24"/>
          <w:lang w:eastAsia="ru-RU"/>
        </w:rPr>
        <w:t>https://en.wikipedia.org/wiki/Peak_signal-to-noise_ratio</w:t>
      </w:r>
    </w:p>
    <w:p w14:paraId="272FAC11" w14:textId="77777777" w:rsidR="00581EB2" w:rsidRPr="006A45F8" w:rsidRDefault="00581EB2" w:rsidP="00581EB2">
      <w:p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p>
    <w:p w14:paraId="296FEF7D" w14:textId="77777777" w:rsidR="00FF3438" w:rsidRPr="006A45F8" w:rsidRDefault="00FF3438" w:rsidP="00242318">
      <w:pPr>
        <w:spacing w:after="0" w:line="360" w:lineRule="auto"/>
        <w:contextualSpacing/>
        <w:jc w:val="both"/>
        <w:rPr>
          <w:rFonts w:ascii="Times New Roman" w:hAnsi="Times New Roman" w:cs="Times New Roman"/>
          <w:sz w:val="24"/>
          <w:szCs w:val="24"/>
        </w:rPr>
      </w:pPr>
    </w:p>
    <w:p w14:paraId="3F1A9B8F" w14:textId="77777777" w:rsidR="00366845" w:rsidRPr="006A45F8" w:rsidRDefault="00366845" w:rsidP="00242318">
      <w:pPr>
        <w:spacing w:after="0" w:line="360" w:lineRule="auto"/>
        <w:ind w:firstLine="567"/>
        <w:contextualSpacing/>
        <w:jc w:val="center"/>
        <w:rPr>
          <w:rFonts w:ascii="Times New Roman" w:hAnsi="Times New Roman" w:cs="Times New Roman"/>
          <w:b/>
          <w:sz w:val="24"/>
          <w:szCs w:val="24"/>
        </w:rPr>
      </w:pPr>
    </w:p>
    <w:p w14:paraId="63982840" w14:textId="77777777" w:rsidR="00366845" w:rsidRPr="006A45F8" w:rsidRDefault="00366845" w:rsidP="00242318">
      <w:pPr>
        <w:spacing w:after="0" w:line="360" w:lineRule="auto"/>
        <w:ind w:firstLine="567"/>
        <w:contextualSpacing/>
        <w:jc w:val="center"/>
        <w:rPr>
          <w:rFonts w:ascii="Times New Roman" w:hAnsi="Times New Roman" w:cs="Times New Roman"/>
          <w:b/>
          <w:sz w:val="24"/>
          <w:szCs w:val="24"/>
        </w:rPr>
      </w:pPr>
    </w:p>
    <w:p w14:paraId="071E4E01" w14:textId="7ACE9E34" w:rsidR="006D5563" w:rsidRDefault="006D5563" w:rsidP="00242318">
      <w:pPr>
        <w:spacing w:after="0" w:line="360" w:lineRule="auto"/>
        <w:ind w:firstLine="567"/>
        <w:contextualSpacing/>
        <w:jc w:val="center"/>
        <w:rPr>
          <w:rFonts w:ascii="Times New Roman" w:hAnsi="Times New Roman" w:cs="Times New Roman"/>
          <w:b/>
          <w:sz w:val="24"/>
          <w:szCs w:val="24"/>
          <w:lang w:val="en-US"/>
        </w:rPr>
      </w:pPr>
      <w:r w:rsidRPr="00087F55">
        <w:rPr>
          <w:rFonts w:ascii="Times New Roman" w:hAnsi="Times New Roman" w:cs="Times New Roman"/>
          <w:b/>
          <w:sz w:val="24"/>
          <w:szCs w:val="24"/>
          <w:lang w:val="en-US"/>
        </w:rPr>
        <w:t>References</w:t>
      </w:r>
    </w:p>
    <w:p w14:paraId="0D8D904F" w14:textId="0A387688" w:rsidR="001C14BA" w:rsidRPr="00886462" w:rsidRDefault="001C14BA" w:rsidP="00886462">
      <w:pPr>
        <w:pStyle w:val="a5"/>
        <w:numPr>
          <w:ilvl w:val="0"/>
          <w:numId w:val="33"/>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eastAsia="ru-RU"/>
        </w:rPr>
      </w:pPr>
      <w:r w:rsidRPr="00886462">
        <w:rPr>
          <w:rFonts w:ascii="Times New Roman" w:eastAsia="Times New Roman" w:hAnsi="Times New Roman" w:cs="Times New Roman"/>
          <w:sz w:val="24"/>
          <w:szCs w:val="24"/>
          <w:highlight w:val="white"/>
          <w:lang w:val="en-US"/>
        </w:rPr>
        <w:t>Weinmann F. Comparison of Intersection Algorithm</w:t>
      </w:r>
      <w:r w:rsidR="00007EF6" w:rsidRPr="00886462">
        <w:rPr>
          <w:rFonts w:ascii="Times New Roman" w:eastAsia="Times New Roman" w:hAnsi="Times New Roman" w:cs="Times New Roman"/>
          <w:sz w:val="24"/>
          <w:szCs w:val="24"/>
          <w:highlight w:val="white"/>
          <w:lang w:val="en-US"/>
        </w:rPr>
        <w:t>s for SBR Ray Tracing on NURBS</w:t>
      </w:r>
      <w:r w:rsidRPr="00886462">
        <w:rPr>
          <w:rFonts w:ascii="Times New Roman" w:eastAsia="Times New Roman" w:hAnsi="Times New Roman" w:cs="Times New Roman"/>
          <w:sz w:val="24"/>
          <w:szCs w:val="24"/>
          <w:highlight w:val="white"/>
          <w:lang w:val="en-US"/>
        </w:rPr>
        <w:t>// Proceedings of the 2012 IEEE International Symposium on Antennas and Propagation</w:t>
      </w:r>
      <w:r w:rsidRPr="00886462">
        <w:rPr>
          <w:rFonts w:ascii="Times New Roman" w:eastAsia="Times New Roman" w:hAnsi="Times New Roman" w:cs="Times New Roman"/>
          <w:sz w:val="24"/>
          <w:szCs w:val="24"/>
          <w:lang w:val="en-US"/>
        </w:rPr>
        <w:t xml:space="preserve">. – 2012. – IEEE, </w:t>
      </w:r>
      <w:r w:rsidRPr="00886462">
        <w:rPr>
          <w:rFonts w:ascii="Times New Roman" w:hAnsi="Times New Roman" w:cs="Times New Roman"/>
          <w:sz w:val="24"/>
          <w:szCs w:val="24"/>
          <w:shd w:val="clear" w:color="auto" w:fill="FFFFFF"/>
          <w:lang w:val="en-US"/>
        </w:rPr>
        <w:t xml:space="preserve">Chicago, IL, USA. </w:t>
      </w:r>
      <w:r w:rsidRPr="00886462">
        <w:rPr>
          <w:rFonts w:ascii="Times New Roman" w:eastAsia="Times New Roman" w:hAnsi="Times New Roman" w:cs="Times New Roman"/>
          <w:sz w:val="24"/>
          <w:szCs w:val="24"/>
          <w:highlight w:val="white"/>
          <w:lang w:val="en-US"/>
        </w:rPr>
        <w:t>doi:10.1109/aps.2012.6349081</w:t>
      </w:r>
    </w:p>
    <w:p w14:paraId="5F1B1B39" w14:textId="77777777" w:rsidR="001C14BA" w:rsidRPr="00886462" w:rsidRDefault="001C14BA" w:rsidP="00886462">
      <w:pPr>
        <w:pStyle w:val="a5"/>
        <w:numPr>
          <w:ilvl w:val="0"/>
          <w:numId w:val="33"/>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eastAsia="ru-RU"/>
        </w:rPr>
      </w:pPr>
      <w:r w:rsidRPr="00886462">
        <w:rPr>
          <w:rFonts w:ascii="Times New Roman" w:eastAsia="Times New Roman" w:hAnsi="Times New Roman" w:cs="Times New Roman"/>
          <w:sz w:val="24"/>
          <w:szCs w:val="24"/>
          <w:highlight w:val="white"/>
          <w:lang w:val="en-US"/>
        </w:rPr>
        <w:t>Wang J., Shen, Y., Ding, W. A Method for Ink-Wash Painting Rendering for 3D Scenes // Proceedings of the 2018 International Joint Conference on Information, Media and Engineering (ICIME). – 2018. – Pp. 205 – 210. – IEEE, Osaka, Japan. doi:10.1109/icime.2018.00050</w:t>
      </w:r>
    </w:p>
    <w:p w14:paraId="2C9201CF" w14:textId="77777777" w:rsidR="001C14BA" w:rsidRPr="00886462" w:rsidRDefault="001C14BA" w:rsidP="00886462">
      <w:pPr>
        <w:pStyle w:val="a5"/>
        <w:numPr>
          <w:ilvl w:val="0"/>
          <w:numId w:val="33"/>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eastAsia="ru-RU"/>
        </w:rPr>
      </w:pPr>
      <w:r w:rsidRPr="00886462">
        <w:rPr>
          <w:rFonts w:ascii="Times New Roman" w:eastAsia="Times New Roman" w:hAnsi="Times New Roman" w:cs="Times New Roman"/>
          <w:sz w:val="24"/>
          <w:szCs w:val="24"/>
          <w:highlight w:val="white"/>
          <w:lang w:val="en-US"/>
        </w:rPr>
        <w:t>Gu K., Liu M., Zhai G., Yang, X., Zhang, W. Quality Assessment Considering Viewing Distance and Image Resolution // IEEE Transactions on Broadcasting. – 2015. – Vol. 61(3). - Pp. 520–531. doi:10.1109/tbc.2015.2459851</w:t>
      </w:r>
    </w:p>
    <w:p w14:paraId="514E0CEF" w14:textId="77777777" w:rsidR="001C14BA" w:rsidRPr="00886462" w:rsidRDefault="001C14BA" w:rsidP="00886462">
      <w:pPr>
        <w:pStyle w:val="a5"/>
        <w:numPr>
          <w:ilvl w:val="0"/>
          <w:numId w:val="33"/>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eastAsia="ru-RU"/>
        </w:rPr>
      </w:pPr>
      <w:r w:rsidRPr="00886462">
        <w:rPr>
          <w:rFonts w:ascii="Times New Roman" w:eastAsia="Times New Roman" w:hAnsi="Times New Roman" w:cs="Times New Roman"/>
          <w:sz w:val="24"/>
          <w:szCs w:val="24"/>
          <w:highlight w:val="white"/>
          <w:lang w:val="en-US"/>
        </w:rPr>
        <w:t>Cho S., Shin S., Choi S. Haptic texture rendering using random fractal surface // Proceedings of the 14th International Conference on Ubiquitous Robots and Ambient Intelligence (URAI). – 2017. – Pp. 290 – 292. – IEEE, Jeju, South Korea. doi:10.1109/ urai.2017.7992732</w:t>
      </w:r>
    </w:p>
    <w:p w14:paraId="5809C1BB" w14:textId="77777777" w:rsidR="001C14BA" w:rsidRPr="00886462" w:rsidRDefault="001C14BA" w:rsidP="00886462">
      <w:pPr>
        <w:pStyle w:val="a5"/>
        <w:numPr>
          <w:ilvl w:val="0"/>
          <w:numId w:val="33"/>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eastAsia="ru-RU"/>
        </w:rPr>
      </w:pPr>
      <w:r w:rsidRPr="00886462">
        <w:rPr>
          <w:rFonts w:ascii="Times New Roman" w:eastAsia="Times New Roman" w:hAnsi="Times New Roman" w:cs="Times New Roman"/>
          <w:sz w:val="24"/>
          <w:szCs w:val="24"/>
          <w:lang w:val="en-US"/>
        </w:rPr>
        <w:lastRenderedPageBreak/>
        <w:t xml:space="preserve">Shumskiy V. GPU Ray Tracing – Comparative Study of Ray-Triangle Intersection Algorithms </w:t>
      </w:r>
      <w:r w:rsidRPr="00886462">
        <w:rPr>
          <w:rFonts w:ascii="Times New Roman" w:eastAsia="Times New Roman" w:hAnsi="Times New Roman" w:cs="Times New Roman"/>
          <w:sz w:val="24"/>
          <w:szCs w:val="24"/>
          <w:highlight w:val="white"/>
          <w:lang w:val="en-US"/>
        </w:rPr>
        <w:t xml:space="preserve">// Transactions on Computational Science XIX. Lecture Notes in Computer Science. – 2013. – </w:t>
      </w:r>
      <w:r w:rsidRPr="00886462">
        <w:rPr>
          <w:rFonts w:ascii="Times New Roman" w:hAnsi="Times New Roman" w:cs="Times New Roman"/>
          <w:spacing w:val="4"/>
          <w:sz w:val="24"/>
          <w:szCs w:val="24"/>
          <w:shd w:val="clear" w:color="auto" w:fill="FCFCFC"/>
          <w:lang w:val="en-US"/>
        </w:rPr>
        <w:t xml:space="preserve">Vol. 7870. – Springer, Berlin, Heidelberg. </w:t>
      </w:r>
      <w:r w:rsidRPr="00886462">
        <w:rPr>
          <w:rFonts w:ascii="Times New Roman" w:eastAsia="Times New Roman" w:hAnsi="Times New Roman" w:cs="Times New Roman"/>
          <w:sz w:val="24"/>
          <w:szCs w:val="24"/>
          <w:highlight w:val="white"/>
          <w:lang w:val="en-US"/>
        </w:rPr>
        <w:t>– Pp. 78 – 91. doi:10.1007/978-3-642-39759-2</w:t>
      </w:r>
    </w:p>
    <w:p w14:paraId="53C193B1" w14:textId="77777777" w:rsidR="001C14BA" w:rsidRPr="00886462" w:rsidRDefault="001C14BA" w:rsidP="00886462">
      <w:pPr>
        <w:pStyle w:val="a5"/>
        <w:numPr>
          <w:ilvl w:val="0"/>
          <w:numId w:val="33"/>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val="en-US" w:eastAsia="ru-RU"/>
        </w:rPr>
      </w:pPr>
      <w:r w:rsidRPr="00886462">
        <w:rPr>
          <w:rFonts w:ascii="Times New Roman" w:eastAsia="Times New Roman" w:hAnsi="Times New Roman" w:cs="Times New Roman"/>
          <w:sz w:val="24"/>
          <w:szCs w:val="24"/>
          <w:highlight w:val="white"/>
          <w:lang w:val="en-US"/>
        </w:rPr>
        <w:t>Zlatuska M., Havran V. Ray Tracing on GPU with CUDA - Comparative Study of Three Algorithms // WSCG 2010: Communication Papers Proceedings: 18th International Conference in Central Europe</w:t>
      </w:r>
      <w:r w:rsidRPr="00886462">
        <w:rPr>
          <w:rFonts w:ascii="Times New Roman" w:eastAsia="Times New Roman" w:hAnsi="Times New Roman" w:cs="Times New Roman"/>
          <w:sz w:val="24"/>
          <w:szCs w:val="24"/>
          <w:lang w:val="en-US"/>
        </w:rPr>
        <w:t xml:space="preserve">. – 2010. URL: </w:t>
      </w:r>
      <w:r w:rsidRPr="00886462">
        <w:rPr>
          <w:rFonts w:ascii="Times New Roman" w:hAnsi="Times New Roman" w:cs="Times New Roman"/>
          <w:sz w:val="24"/>
          <w:szCs w:val="24"/>
          <w:lang w:val="en-US"/>
        </w:rPr>
        <w:t>https://www.researchgate.net/publication/228974703_Ray_Tracing_on_a_GPU_with_CUDA-comparative_study_of_three_algorithms</w:t>
      </w:r>
    </w:p>
    <w:p w14:paraId="637386C3"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lang w:val="en-US"/>
        </w:rPr>
        <w:t>Open</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rPr>
        <w:t>Shading</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rPr>
        <w:t>Language</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rPr>
        <w:t>in</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rPr>
        <w:t>Cycles</w:t>
      </w:r>
      <w:r w:rsidRPr="00886462">
        <w:rPr>
          <w:rFonts w:ascii="Times New Roman" w:eastAsia="Times New Roman" w:hAnsi="Times New Roman" w:cs="Times New Roman"/>
          <w:sz w:val="24"/>
          <w:szCs w:val="24"/>
        </w:rPr>
        <w:t xml:space="preserve"> [Электронный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eastAsia="ru-RU"/>
        </w:rPr>
        <w:t>http</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opensource</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imageworks</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com</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p</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osl</w:t>
      </w:r>
    </w:p>
    <w:p w14:paraId="6205CCD1"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lang w:val="en-US"/>
        </w:rPr>
        <w:t>Max</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rPr>
        <w:t>Bounced</w:t>
      </w:r>
      <w:r w:rsidRPr="00886462">
        <w:rPr>
          <w:rFonts w:ascii="Times New Roman" w:eastAsia="Times New Roman" w:hAnsi="Times New Roman" w:cs="Times New Roman"/>
          <w:sz w:val="24"/>
          <w:szCs w:val="24"/>
        </w:rPr>
        <w:t xml:space="preserve"> [Электронный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hyperlink r:id="rId26" w:history="1">
        <w:r w:rsidRPr="00886462">
          <w:rPr>
            <w:rStyle w:val="a3"/>
            <w:rFonts w:ascii="Times New Roman" w:eastAsia="Times New Roman" w:hAnsi="Times New Roman" w:cs="Times New Roman"/>
            <w:color w:val="auto"/>
            <w:sz w:val="24"/>
            <w:szCs w:val="24"/>
            <w:u w:val="none"/>
            <w:lang w:val="en-US" w:eastAsia="ru-RU"/>
          </w:rPr>
          <w:t>https</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docs</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blender</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org</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manual</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ru</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dev</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render</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cycles</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render</w:t>
        </w:r>
        <w:r w:rsidRPr="00886462">
          <w:rPr>
            <w:rStyle w:val="a3"/>
            <w:rFonts w:ascii="Times New Roman" w:eastAsia="Times New Roman" w:hAnsi="Times New Roman" w:cs="Times New Roman"/>
            <w:color w:val="auto"/>
            <w:sz w:val="24"/>
            <w:szCs w:val="24"/>
            <w:u w:val="none"/>
            <w:lang w:eastAsia="ru-RU"/>
          </w:rPr>
          <w:t>_</w:t>
        </w:r>
        <w:r w:rsidRPr="00886462">
          <w:rPr>
            <w:rStyle w:val="a3"/>
            <w:rFonts w:ascii="Times New Roman" w:eastAsia="Times New Roman" w:hAnsi="Times New Roman" w:cs="Times New Roman"/>
            <w:color w:val="auto"/>
            <w:sz w:val="24"/>
            <w:szCs w:val="24"/>
            <w:u w:val="none"/>
            <w:lang w:val="en-US" w:eastAsia="ru-RU"/>
          </w:rPr>
          <w:t>settings</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light</w:t>
        </w:r>
        <w:r w:rsidRPr="00886462">
          <w:rPr>
            <w:rStyle w:val="a3"/>
            <w:rFonts w:ascii="Times New Roman" w:eastAsia="Times New Roman" w:hAnsi="Times New Roman" w:cs="Times New Roman"/>
            <w:color w:val="auto"/>
            <w:sz w:val="24"/>
            <w:szCs w:val="24"/>
            <w:u w:val="none"/>
            <w:lang w:eastAsia="ru-RU"/>
          </w:rPr>
          <w:t>_</w:t>
        </w:r>
        <w:r w:rsidRPr="00886462">
          <w:rPr>
            <w:rStyle w:val="a3"/>
            <w:rFonts w:ascii="Times New Roman" w:eastAsia="Times New Roman" w:hAnsi="Times New Roman" w:cs="Times New Roman"/>
            <w:color w:val="auto"/>
            <w:sz w:val="24"/>
            <w:szCs w:val="24"/>
            <w:u w:val="none"/>
            <w:lang w:val="en-US" w:eastAsia="ru-RU"/>
          </w:rPr>
          <w:t>paths</w:t>
        </w:r>
        <w:r w:rsidRPr="00886462">
          <w:rPr>
            <w:rStyle w:val="a3"/>
            <w:rFonts w:ascii="Times New Roman" w:eastAsia="Times New Roman" w:hAnsi="Times New Roman" w:cs="Times New Roman"/>
            <w:color w:val="auto"/>
            <w:sz w:val="24"/>
            <w:szCs w:val="24"/>
            <w:u w:val="none"/>
            <w:lang w:eastAsia="ru-RU"/>
          </w:rPr>
          <w:t>.</w:t>
        </w:r>
        <w:r w:rsidRPr="00886462">
          <w:rPr>
            <w:rStyle w:val="a3"/>
            <w:rFonts w:ascii="Times New Roman" w:eastAsia="Times New Roman" w:hAnsi="Times New Roman" w:cs="Times New Roman"/>
            <w:color w:val="auto"/>
            <w:sz w:val="24"/>
            <w:szCs w:val="24"/>
            <w:u w:val="none"/>
            <w:lang w:val="en-US" w:eastAsia="ru-RU"/>
          </w:rPr>
          <w:t>html</w:t>
        </w:r>
      </w:hyperlink>
    </w:p>
    <w:p w14:paraId="138F4FEF"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lang w:eastAsia="ru-RU"/>
        </w:rPr>
        <w:t>Caustic</w:t>
      </w:r>
      <w:r w:rsidRPr="00886462">
        <w:rPr>
          <w:rFonts w:ascii="Times New Roman" w:eastAsia="Times New Roman" w:hAnsi="Times New Roman" w:cs="Times New Roman"/>
          <w:sz w:val="24"/>
          <w:szCs w:val="24"/>
        </w:rPr>
        <w:t xml:space="preserve"> [Электронный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eastAsia="ru-RU"/>
        </w:rPr>
        <w:t>https://en.wikipedia.org/wiki/Caustic_(optics)</w:t>
      </w:r>
    </w:p>
    <w:p w14:paraId="7BFA4DC6"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lang w:val="en-US" w:eastAsia="ru-RU"/>
        </w:rPr>
        <w:t>Blender</w:t>
      </w:r>
      <w:r w:rsidRPr="00886462">
        <w:rPr>
          <w:rFonts w:ascii="Times New Roman" w:eastAsia="Times New Roman" w:hAnsi="Times New Roman" w:cs="Times New Roman"/>
          <w:sz w:val="24"/>
          <w:szCs w:val="24"/>
          <w:lang w:eastAsia="ru-RU"/>
        </w:rPr>
        <w:t xml:space="preserve"> </w:t>
      </w:r>
      <w:r w:rsidRPr="00886462">
        <w:rPr>
          <w:rFonts w:ascii="Times New Roman" w:eastAsia="Times New Roman" w:hAnsi="Times New Roman" w:cs="Times New Roman"/>
          <w:sz w:val="24"/>
          <w:szCs w:val="24"/>
          <w:lang w:val="en-US" w:eastAsia="ru-RU"/>
        </w:rPr>
        <w:t>Motion</w:t>
      </w:r>
      <w:r w:rsidRPr="00886462">
        <w:rPr>
          <w:rFonts w:ascii="Times New Roman" w:eastAsia="Times New Roman" w:hAnsi="Times New Roman" w:cs="Times New Roman"/>
          <w:sz w:val="24"/>
          <w:szCs w:val="24"/>
          <w:lang w:eastAsia="ru-RU"/>
        </w:rPr>
        <w:t xml:space="preserve"> </w:t>
      </w:r>
      <w:r w:rsidRPr="00886462">
        <w:rPr>
          <w:rFonts w:ascii="Times New Roman" w:eastAsia="Times New Roman" w:hAnsi="Times New Roman" w:cs="Times New Roman"/>
          <w:sz w:val="24"/>
          <w:szCs w:val="24"/>
          <w:lang w:val="en-US" w:eastAsia="ru-RU"/>
        </w:rPr>
        <w:t>Blur</w:t>
      </w:r>
      <w:r w:rsidRPr="00886462">
        <w:rPr>
          <w:rFonts w:ascii="Times New Roman" w:eastAsia="Times New Roman" w:hAnsi="Times New Roman" w:cs="Times New Roman"/>
          <w:sz w:val="24"/>
          <w:szCs w:val="24"/>
          <w:lang w:eastAsia="ru-RU"/>
        </w:rPr>
        <w:t xml:space="preserve"> </w:t>
      </w:r>
      <w:r w:rsidRPr="00886462">
        <w:rPr>
          <w:rFonts w:ascii="Times New Roman" w:eastAsia="Times New Roman" w:hAnsi="Times New Roman" w:cs="Times New Roman"/>
          <w:sz w:val="24"/>
          <w:szCs w:val="24"/>
        </w:rPr>
        <w:t xml:space="preserve">[Электронный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eastAsia="ru-RU"/>
        </w:rPr>
        <w:t>https://docs.blender.org/manual/ru/dev/render/cycles/render_settings/motion_blur.html</w:t>
      </w:r>
    </w:p>
    <w:p w14:paraId="4C86AFD9"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val="en-US" w:eastAsia="ru-RU"/>
        </w:rPr>
      </w:pPr>
      <w:r w:rsidRPr="00886462">
        <w:rPr>
          <w:rFonts w:ascii="Times New Roman" w:eastAsia="Times New Roman" w:hAnsi="Times New Roman" w:cs="Times New Roman"/>
          <w:sz w:val="24"/>
          <w:szCs w:val="24"/>
          <w:lang w:val="en-US" w:eastAsia="ru-RU"/>
        </w:rPr>
        <w:t>Hachisuka, T., &amp; Jensen, H. W. (2009). Stochastic progressive photon mapping. ACM Transactions on Graphics, 28(5), 1. doi:10.1145/1618452.1618487</w:t>
      </w:r>
    </w:p>
    <w:p w14:paraId="6614E8AD"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lang w:val="en-US"/>
        </w:rPr>
        <w:t>OSL</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rPr>
        <w:t>in</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rPr>
        <w:t>appleseed</w:t>
      </w:r>
      <w:r w:rsidRPr="00886462">
        <w:rPr>
          <w:rFonts w:ascii="Times New Roman" w:eastAsia="Times New Roman" w:hAnsi="Times New Roman" w:cs="Times New Roman"/>
          <w:sz w:val="24"/>
          <w:szCs w:val="24"/>
        </w:rPr>
        <w:t xml:space="preserve"> [Электронный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eastAsia="ru-RU"/>
        </w:rPr>
        <w:t>https</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blenderseed</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readthedocs</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io</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en</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latest</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osl</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osl</w:t>
      </w:r>
      <w:r w:rsidRPr="00886462">
        <w:rPr>
          <w:rFonts w:ascii="Times New Roman" w:eastAsia="Times New Roman" w:hAnsi="Times New Roman" w:cs="Times New Roman"/>
          <w:sz w:val="24"/>
          <w:szCs w:val="24"/>
          <w:lang w:eastAsia="ru-RU"/>
        </w:rPr>
        <w:t>.</w:t>
      </w:r>
      <w:r w:rsidRPr="00886462">
        <w:rPr>
          <w:rFonts w:ascii="Times New Roman" w:eastAsia="Times New Roman" w:hAnsi="Times New Roman" w:cs="Times New Roman"/>
          <w:sz w:val="24"/>
          <w:szCs w:val="24"/>
          <w:lang w:val="en-US" w:eastAsia="ru-RU"/>
        </w:rPr>
        <w:t>html</w:t>
      </w:r>
    </w:p>
    <w:p w14:paraId="4B2F34AD"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lang w:val="en-US" w:eastAsia="ru-RU"/>
        </w:rPr>
        <w:t>appleseed</w:t>
      </w:r>
      <w:r w:rsidRPr="00886462">
        <w:rPr>
          <w:rFonts w:ascii="Times New Roman" w:eastAsia="Times New Roman" w:hAnsi="Times New Roman" w:cs="Times New Roman"/>
          <w:sz w:val="24"/>
          <w:szCs w:val="24"/>
          <w:lang w:eastAsia="ru-RU"/>
        </w:rPr>
        <w:t xml:space="preserve"> </w:t>
      </w:r>
      <w:r w:rsidRPr="00886462">
        <w:rPr>
          <w:rFonts w:ascii="Times New Roman" w:eastAsia="Times New Roman" w:hAnsi="Times New Roman" w:cs="Times New Roman"/>
          <w:sz w:val="24"/>
          <w:szCs w:val="24"/>
          <w:lang w:val="en-US" w:eastAsia="ru-RU"/>
        </w:rPr>
        <w:t>Motion</w:t>
      </w:r>
      <w:r w:rsidRPr="00886462">
        <w:rPr>
          <w:rFonts w:ascii="Times New Roman" w:eastAsia="Times New Roman" w:hAnsi="Times New Roman" w:cs="Times New Roman"/>
          <w:sz w:val="24"/>
          <w:szCs w:val="24"/>
          <w:lang w:eastAsia="ru-RU"/>
        </w:rPr>
        <w:t xml:space="preserve"> </w:t>
      </w:r>
      <w:r w:rsidRPr="00886462">
        <w:rPr>
          <w:rFonts w:ascii="Times New Roman" w:eastAsia="Times New Roman" w:hAnsi="Times New Roman" w:cs="Times New Roman"/>
          <w:sz w:val="24"/>
          <w:szCs w:val="24"/>
          <w:lang w:val="en-US" w:eastAsia="ru-RU"/>
        </w:rPr>
        <w:t>Blur</w:t>
      </w:r>
      <w:r w:rsidRPr="00886462">
        <w:rPr>
          <w:rFonts w:ascii="Times New Roman" w:eastAsia="Times New Roman" w:hAnsi="Times New Roman" w:cs="Times New Roman"/>
          <w:sz w:val="24"/>
          <w:szCs w:val="24"/>
          <w:lang w:eastAsia="ru-RU"/>
        </w:rPr>
        <w:t xml:space="preserve"> </w:t>
      </w:r>
      <w:r w:rsidRPr="00886462">
        <w:rPr>
          <w:rFonts w:ascii="Times New Roman" w:eastAsia="Times New Roman" w:hAnsi="Times New Roman" w:cs="Times New Roman"/>
          <w:sz w:val="24"/>
          <w:szCs w:val="24"/>
        </w:rPr>
        <w:t xml:space="preserve">[Электронный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eastAsia="ru-RU"/>
        </w:rPr>
        <w:t>https://appleseed.readthedocs.io/projects/appleseed-blenderseed/en/latest/panels/render/motion_blur.html</w:t>
      </w:r>
    </w:p>
    <w:p w14:paraId="6D04A60A"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lang w:val="en-US"/>
        </w:rPr>
        <w:t>appleseed</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val="en-US"/>
        </w:rPr>
        <w:t>SSS</w:t>
      </w:r>
      <w:r w:rsidRPr="00886462">
        <w:rPr>
          <w:rFonts w:ascii="Times New Roman" w:eastAsia="Times New Roman" w:hAnsi="Times New Roman" w:cs="Times New Roman"/>
          <w:sz w:val="24"/>
          <w:szCs w:val="24"/>
        </w:rPr>
        <w:t xml:space="preserve"> [Электронный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eastAsia="ru-RU"/>
        </w:rPr>
        <w:t>https://github.com/appleseedhq/appleseed/blob/master/docs/source/features/features.rst</w:t>
      </w:r>
    </w:p>
    <w:p w14:paraId="6662BBA0"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rPr>
        <w:t xml:space="preserve">Tiled Path (CPU/OpenCL) [Электронный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eastAsia="ru-RU"/>
        </w:rPr>
        <w:t>https://wiki.luxcorerender.org/Render_Configuration</w:t>
      </w:r>
    </w:p>
    <w:p w14:paraId="74C4DBD6"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lang w:eastAsia="ru-RU"/>
        </w:rPr>
        <w:t>И. М. Соболь. Численные методы Монте-Карло. М.: Наука, 1973 г.</w:t>
      </w:r>
    </w:p>
    <w:p w14:paraId="3F32A477"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rPr>
        <w:t xml:space="preserve">PhotonGI cache [Электронный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eastAsia="ru-RU"/>
        </w:rPr>
        <w:t>https://wiki.luxcorerender.org/PhotonGI</w:t>
      </w:r>
    </w:p>
    <w:p w14:paraId="14DC4FA9" w14:textId="77777777" w:rsidR="00886462" w:rsidRPr="00886462" w:rsidRDefault="00886462" w:rsidP="00886462">
      <w:pPr>
        <w:pStyle w:val="a5"/>
        <w:numPr>
          <w:ilvl w:val="0"/>
          <w:numId w:val="33"/>
        </w:numPr>
        <w:shd w:val="clear" w:color="auto" w:fill="FFFFFF"/>
        <w:spacing w:before="100" w:beforeAutospacing="1" w:after="100" w:afterAutospacing="1" w:line="360" w:lineRule="auto"/>
        <w:rPr>
          <w:rFonts w:ascii="Times New Roman" w:eastAsia="Times New Roman" w:hAnsi="Times New Roman" w:cs="Times New Roman"/>
          <w:sz w:val="24"/>
          <w:szCs w:val="24"/>
          <w:lang w:eastAsia="ru-RU"/>
        </w:rPr>
      </w:pPr>
      <w:r w:rsidRPr="00886462">
        <w:rPr>
          <w:rFonts w:ascii="Times New Roman" w:eastAsia="Times New Roman" w:hAnsi="Times New Roman" w:cs="Times New Roman"/>
          <w:sz w:val="24"/>
          <w:szCs w:val="24"/>
        </w:rPr>
        <w:t xml:space="preserve">Peak signal-to-noise ratio [Электронный ресурс]. </w:t>
      </w:r>
      <w:r w:rsidRPr="00886462">
        <w:rPr>
          <w:rFonts w:ascii="Times New Roman" w:eastAsia="Times New Roman" w:hAnsi="Times New Roman" w:cs="Times New Roman" w:hint="eastAsia"/>
          <w:sz w:val="24"/>
          <w:szCs w:val="24"/>
        </w:rPr>
        <w:t>–</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Режим</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hint="eastAsia"/>
          <w:sz w:val="24"/>
          <w:szCs w:val="24"/>
        </w:rPr>
        <w:t>доступа</w:t>
      </w:r>
      <w:r w:rsidRPr="00886462">
        <w:rPr>
          <w:rFonts w:ascii="Times New Roman" w:eastAsia="Times New Roman" w:hAnsi="Times New Roman" w:cs="Times New Roman"/>
          <w:sz w:val="24"/>
          <w:szCs w:val="24"/>
        </w:rPr>
        <w:t xml:space="preserve">: </w:t>
      </w:r>
      <w:r w:rsidRPr="00886462">
        <w:rPr>
          <w:rFonts w:ascii="Times New Roman" w:eastAsia="Times New Roman" w:hAnsi="Times New Roman" w:cs="Times New Roman"/>
          <w:sz w:val="24"/>
          <w:szCs w:val="24"/>
          <w:lang w:eastAsia="ru-RU"/>
        </w:rPr>
        <w:t>https://en.wikipedia.org/wiki/Peak_signal-to-noise_ratio</w:t>
      </w:r>
    </w:p>
    <w:p w14:paraId="7194DBDC" w14:textId="77777777" w:rsidR="001C14BA" w:rsidRPr="00886462" w:rsidRDefault="001C14BA" w:rsidP="001C14BA">
      <w:pPr>
        <w:spacing w:after="0" w:line="360" w:lineRule="auto"/>
        <w:ind w:firstLine="567"/>
        <w:contextualSpacing/>
        <w:jc w:val="both"/>
        <w:rPr>
          <w:rFonts w:ascii="Times New Roman" w:hAnsi="Times New Roman" w:cs="Times New Roman"/>
          <w:sz w:val="24"/>
          <w:szCs w:val="24"/>
        </w:rPr>
      </w:pPr>
    </w:p>
    <w:p w14:paraId="421879F1" w14:textId="77777777" w:rsidR="00E40D65" w:rsidRPr="001D7B0D" w:rsidRDefault="00E40D65" w:rsidP="00E40D65">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ru-RU"/>
        </w:rPr>
      </w:pPr>
      <w:r w:rsidRPr="00825BB4">
        <w:rPr>
          <w:rFonts w:ascii="Times New Roman" w:eastAsia="Times New Roman" w:hAnsi="Times New Roman" w:cs="Times New Roman"/>
          <w:sz w:val="24"/>
          <w:szCs w:val="24"/>
          <w:lang w:eastAsia="ru-RU"/>
        </w:rPr>
        <w:t>Об</w:t>
      </w:r>
      <w:r w:rsidRPr="001D7B0D">
        <w:rPr>
          <w:rFonts w:ascii="Times New Roman" w:eastAsia="Times New Roman" w:hAnsi="Times New Roman" w:cs="Times New Roman"/>
          <w:sz w:val="24"/>
          <w:szCs w:val="24"/>
          <w:lang w:eastAsia="ru-RU"/>
        </w:rPr>
        <w:t xml:space="preserve"> </w:t>
      </w:r>
      <w:r w:rsidRPr="00825BB4">
        <w:rPr>
          <w:rFonts w:ascii="Times New Roman" w:eastAsia="Times New Roman" w:hAnsi="Times New Roman" w:cs="Times New Roman"/>
          <w:sz w:val="24"/>
          <w:szCs w:val="24"/>
          <w:lang w:eastAsia="ru-RU"/>
        </w:rPr>
        <w:t>автор</w:t>
      </w:r>
      <w:r w:rsidR="00060278" w:rsidRPr="00825BB4">
        <w:rPr>
          <w:rFonts w:ascii="Times New Roman" w:eastAsia="Times New Roman" w:hAnsi="Times New Roman" w:cs="Times New Roman"/>
          <w:sz w:val="24"/>
          <w:szCs w:val="24"/>
          <w:lang w:eastAsia="ru-RU"/>
        </w:rPr>
        <w:t>ах</w:t>
      </w:r>
    </w:p>
    <w:p w14:paraId="596AE5D3" w14:textId="7CB62674" w:rsidR="008C69AD" w:rsidRPr="008C69AD" w:rsidRDefault="00A57769" w:rsidP="00E40D65">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Гогинян</w:t>
      </w:r>
      <w:r w:rsidR="008C69AD">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Борис</w:t>
      </w:r>
      <w:r w:rsidR="008C69AD">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Андреевич</w:t>
      </w:r>
      <w:r w:rsidR="008C69AD">
        <w:rPr>
          <w:rFonts w:ascii="Times New Roman" w:hAnsi="Times New Roman" w:cs="Times New Roman"/>
          <w:sz w:val="24"/>
          <w:szCs w:val="24"/>
          <w:shd w:val="clear" w:color="auto" w:fill="FFFFFF"/>
        </w:rPr>
        <w:t>, студент группы КМБ</w:t>
      </w:r>
      <w:r w:rsidR="005657A9">
        <w:rPr>
          <w:rFonts w:ascii="Times New Roman" w:hAnsi="Times New Roman" w:cs="Times New Roman"/>
          <w:sz w:val="24"/>
          <w:szCs w:val="24"/>
          <w:shd w:val="clear" w:color="auto" w:fill="FFFFFF"/>
          <w:lang w:val="en-US"/>
        </w:rPr>
        <w:t>O</w:t>
      </w:r>
      <w:r w:rsidR="008C69AD">
        <w:rPr>
          <w:rFonts w:ascii="Times New Roman" w:hAnsi="Times New Roman" w:cs="Times New Roman"/>
          <w:sz w:val="24"/>
          <w:szCs w:val="24"/>
          <w:shd w:val="clear" w:color="auto" w:fill="FFFFFF"/>
        </w:rPr>
        <w:t>-0</w:t>
      </w:r>
      <w:r>
        <w:rPr>
          <w:rFonts w:ascii="Times New Roman" w:hAnsi="Times New Roman" w:cs="Times New Roman"/>
          <w:sz w:val="24"/>
          <w:szCs w:val="24"/>
          <w:shd w:val="clear" w:color="auto" w:fill="FFFFFF"/>
        </w:rPr>
        <w:t>3</w:t>
      </w:r>
      <w:r w:rsidR="008C69AD">
        <w:rPr>
          <w:rFonts w:ascii="Times New Roman" w:hAnsi="Times New Roman" w:cs="Times New Roman"/>
          <w:sz w:val="24"/>
          <w:szCs w:val="24"/>
          <w:shd w:val="clear" w:color="auto" w:fill="FFFFFF"/>
        </w:rPr>
        <w:t xml:space="preserve">-16 кафедры Высшей математики </w:t>
      </w:r>
      <w:r w:rsidR="008C69AD" w:rsidRPr="00825BB4">
        <w:rPr>
          <w:rFonts w:ascii="Times New Roman" w:eastAsia="Times New Roman" w:hAnsi="Times New Roman" w:cs="Times New Roman"/>
          <w:sz w:val="24"/>
          <w:szCs w:val="24"/>
          <w:lang w:eastAsia="ru-RU"/>
        </w:rPr>
        <w:t>Института кибернетики ФГБОУ ВО «МИРЭА – Российский технологической университет»</w:t>
      </w:r>
      <w:r w:rsidR="008C69AD" w:rsidRPr="00825BB4">
        <w:rPr>
          <w:rFonts w:ascii="Times New Roman" w:hAnsi="Times New Roman" w:cs="Times New Roman"/>
          <w:sz w:val="24"/>
          <w:szCs w:val="24"/>
          <w:shd w:val="clear" w:color="auto" w:fill="FFFFFF"/>
        </w:rPr>
        <w:t xml:space="preserve"> (119454, Россия, Москва, пр-т Вернадского, д. 78).</w:t>
      </w:r>
    </w:p>
    <w:p w14:paraId="3D096EAB" w14:textId="77777777" w:rsidR="00A57769" w:rsidRPr="00A57769" w:rsidRDefault="00A57769" w:rsidP="00E40D65">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rPr>
      </w:pPr>
      <w:r w:rsidRPr="00825BB4">
        <w:rPr>
          <w:rFonts w:ascii="Times New Roman" w:eastAsia="Times New Roman" w:hAnsi="Times New Roman" w:cs="Times New Roman"/>
          <w:sz w:val="24"/>
          <w:szCs w:val="24"/>
          <w:lang w:eastAsia="ru-RU"/>
        </w:rPr>
        <w:t>П</w:t>
      </w:r>
      <w:r>
        <w:rPr>
          <w:rFonts w:ascii="Times New Roman" w:eastAsia="Times New Roman" w:hAnsi="Times New Roman" w:cs="Times New Roman"/>
          <w:sz w:val="24"/>
          <w:szCs w:val="24"/>
          <w:lang w:eastAsia="ru-RU"/>
        </w:rPr>
        <w:t>арфенов</w:t>
      </w:r>
      <w:r w:rsidRPr="00825BB4">
        <w:rPr>
          <w:rFonts w:ascii="Times New Roman" w:eastAsia="Times New Roman" w:hAnsi="Times New Roman" w:cs="Times New Roman"/>
          <w:sz w:val="24"/>
          <w:szCs w:val="24"/>
          <w:lang w:eastAsia="ru-RU"/>
        </w:rPr>
        <w:t xml:space="preserve"> Денис </w:t>
      </w:r>
      <w:r>
        <w:rPr>
          <w:rFonts w:ascii="Times New Roman" w:eastAsia="Times New Roman" w:hAnsi="Times New Roman" w:cs="Times New Roman"/>
          <w:sz w:val="24"/>
          <w:szCs w:val="24"/>
          <w:lang w:eastAsia="ru-RU"/>
        </w:rPr>
        <w:t>Васильевич</w:t>
      </w:r>
      <w:r w:rsidRPr="00825BB4">
        <w:rPr>
          <w:rFonts w:ascii="Times New Roman" w:eastAsia="Times New Roman" w:hAnsi="Times New Roman" w:cs="Times New Roman"/>
          <w:sz w:val="24"/>
          <w:szCs w:val="24"/>
          <w:lang w:eastAsia="ru-RU"/>
        </w:rPr>
        <w:t xml:space="preserve">, кандидат </w:t>
      </w:r>
      <w:r>
        <w:rPr>
          <w:rFonts w:ascii="Times New Roman" w:eastAsia="Times New Roman" w:hAnsi="Times New Roman" w:cs="Times New Roman"/>
          <w:sz w:val="24"/>
          <w:szCs w:val="24"/>
          <w:lang w:eastAsia="ru-RU"/>
        </w:rPr>
        <w:t>технических</w:t>
      </w:r>
      <w:r w:rsidRPr="00825BB4">
        <w:rPr>
          <w:rFonts w:ascii="Times New Roman" w:eastAsia="Times New Roman" w:hAnsi="Times New Roman" w:cs="Times New Roman"/>
          <w:sz w:val="24"/>
          <w:szCs w:val="24"/>
          <w:lang w:eastAsia="ru-RU"/>
        </w:rPr>
        <w:t xml:space="preserve"> наук, доцент кафедры Высшей математики Института кибернетики ФГБОУ ВО «МИРЭА – Российский технологической университет»</w:t>
      </w:r>
      <w:r w:rsidRPr="00825BB4">
        <w:rPr>
          <w:rFonts w:ascii="Times New Roman" w:hAnsi="Times New Roman" w:cs="Times New Roman"/>
          <w:sz w:val="24"/>
          <w:szCs w:val="24"/>
          <w:shd w:val="clear" w:color="auto" w:fill="FFFFFF"/>
        </w:rPr>
        <w:t xml:space="preserve"> (119454, Россия, Москва, пр-т Вернадского, д. 78).</w:t>
      </w:r>
    </w:p>
    <w:p w14:paraId="27609CB9" w14:textId="77777777" w:rsidR="008C69AD" w:rsidRDefault="00E40D65" w:rsidP="00E40D65">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rPr>
      </w:pPr>
      <w:r w:rsidRPr="00825BB4">
        <w:rPr>
          <w:rFonts w:ascii="Times New Roman" w:eastAsia="Times New Roman" w:hAnsi="Times New Roman" w:cs="Times New Roman"/>
          <w:sz w:val="24"/>
          <w:szCs w:val="24"/>
          <w:lang w:eastAsia="ru-RU"/>
        </w:rPr>
        <w:t>Петрусевич Денис Андреевич, кандидат физико-математических наук, доцент кафедры Высшей математики Института кибернетики ФГБОУ ВО «МИРЭА – Российский технологической университет»</w:t>
      </w:r>
      <w:r w:rsidRPr="00825BB4">
        <w:rPr>
          <w:rFonts w:ascii="Times New Roman" w:hAnsi="Times New Roman" w:cs="Times New Roman"/>
          <w:sz w:val="24"/>
          <w:szCs w:val="24"/>
          <w:shd w:val="clear" w:color="auto" w:fill="FFFFFF"/>
        </w:rPr>
        <w:t xml:space="preserve"> (119454, Россия, Москва, пр-т Вернадского, д. 78).</w:t>
      </w:r>
    </w:p>
    <w:p w14:paraId="5A24FF3E" w14:textId="77777777" w:rsidR="0099609F" w:rsidRPr="008C69AD" w:rsidRDefault="00E40D65" w:rsidP="00E40D65">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lang w:val="en-US"/>
        </w:rPr>
      </w:pPr>
      <w:r w:rsidRPr="00E66369">
        <w:rPr>
          <w:rFonts w:ascii="Times New Roman" w:hAnsi="Times New Roman" w:cs="Times New Roman"/>
          <w:sz w:val="24"/>
          <w:szCs w:val="24"/>
          <w:lang w:val="en-US"/>
        </w:rPr>
        <w:br/>
      </w:r>
      <w:r w:rsidRPr="00825BB4">
        <w:rPr>
          <w:rFonts w:ascii="Times New Roman" w:eastAsia="Times New Roman" w:hAnsi="Times New Roman" w:cs="Times New Roman"/>
          <w:sz w:val="24"/>
          <w:szCs w:val="24"/>
          <w:lang w:val="en-US" w:eastAsia="ru-RU"/>
        </w:rPr>
        <w:t>About author</w:t>
      </w:r>
      <w:r w:rsidR="008C69AD">
        <w:rPr>
          <w:rFonts w:ascii="Times New Roman" w:eastAsia="Times New Roman" w:hAnsi="Times New Roman" w:cs="Times New Roman"/>
          <w:sz w:val="24"/>
          <w:szCs w:val="24"/>
          <w:lang w:val="en-US" w:eastAsia="ru-RU"/>
        </w:rPr>
        <w:t>s</w:t>
      </w:r>
    </w:p>
    <w:p w14:paraId="7848FC9A" w14:textId="77777777" w:rsidR="008C69AD" w:rsidRDefault="00A57769" w:rsidP="00E40D65">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lang w:val="en-US"/>
        </w:rPr>
      </w:pPr>
      <w:r>
        <w:rPr>
          <w:rFonts w:ascii="Times New Roman" w:eastAsia="Times New Roman" w:hAnsi="Times New Roman" w:cs="Times New Roman"/>
          <w:sz w:val="24"/>
          <w:szCs w:val="24"/>
          <w:lang w:val="en-US" w:eastAsia="ru-RU"/>
        </w:rPr>
        <w:t>Boris</w:t>
      </w:r>
      <w:r w:rsidR="008C69AD">
        <w:rPr>
          <w:rFonts w:ascii="Times New Roman" w:eastAsia="Times New Roman" w:hAnsi="Times New Roman" w:cs="Times New Roman"/>
          <w:sz w:val="24"/>
          <w:szCs w:val="24"/>
          <w:lang w:val="en-US" w:eastAsia="ru-RU"/>
        </w:rPr>
        <w:t xml:space="preserve"> A. </w:t>
      </w:r>
      <w:r>
        <w:rPr>
          <w:rFonts w:ascii="Times New Roman" w:eastAsia="Times New Roman" w:hAnsi="Times New Roman" w:cs="Times New Roman"/>
          <w:sz w:val="24"/>
          <w:szCs w:val="24"/>
          <w:lang w:val="en-US" w:eastAsia="ru-RU"/>
        </w:rPr>
        <w:t>Goginyan</w:t>
      </w:r>
      <w:r w:rsidR="008C69AD">
        <w:rPr>
          <w:rFonts w:ascii="Times New Roman" w:eastAsia="Times New Roman" w:hAnsi="Times New Roman" w:cs="Times New Roman"/>
          <w:sz w:val="24"/>
          <w:szCs w:val="24"/>
          <w:lang w:val="en-US" w:eastAsia="ru-RU"/>
        </w:rPr>
        <w:t xml:space="preserve">, student of the </w:t>
      </w:r>
      <w:r w:rsidR="008C69AD" w:rsidRPr="00825BB4">
        <w:rPr>
          <w:rFonts w:ascii="Times New Roman" w:eastAsia="Times New Roman" w:hAnsi="Times New Roman" w:cs="Times New Roman"/>
          <w:sz w:val="24"/>
          <w:szCs w:val="24"/>
          <w:lang w:val="en-US" w:eastAsia="ru-RU"/>
        </w:rPr>
        <w:t xml:space="preserve">Higher Mathematics Chair, Institute of Cybernetics, Russian Technological University </w:t>
      </w:r>
      <w:r w:rsidR="008C69AD" w:rsidRPr="00825BB4">
        <w:rPr>
          <w:rFonts w:ascii="Times New Roman" w:hAnsi="Times New Roman" w:cs="Times New Roman"/>
          <w:sz w:val="24"/>
          <w:szCs w:val="24"/>
          <w:shd w:val="clear" w:color="auto" w:fill="FFFFFF"/>
          <w:lang w:val="en-US"/>
        </w:rPr>
        <w:t>(78, Vernadskogo Pr., Moscow 119454, Russia).</w:t>
      </w:r>
    </w:p>
    <w:p w14:paraId="46B14B3F" w14:textId="77777777" w:rsidR="00A57769" w:rsidRPr="008C69AD" w:rsidRDefault="00A57769" w:rsidP="00E40D65">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lang w:val="en-US"/>
        </w:rPr>
      </w:pPr>
      <w:r w:rsidRPr="00825BB4">
        <w:rPr>
          <w:rFonts w:ascii="Times New Roman" w:eastAsia="Times New Roman" w:hAnsi="Times New Roman" w:cs="Times New Roman"/>
          <w:sz w:val="24"/>
          <w:szCs w:val="24"/>
          <w:lang w:val="en-US" w:eastAsia="ru-RU"/>
        </w:rPr>
        <w:t xml:space="preserve">Denis </w:t>
      </w:r>
      <w:r>
        <w:rPr>
          <w:rFonts w:ascii="Times New Roman" w:eastAsia="Times New Roman" w:hAnsi="Times New Roman" w:cs="Times New Roman"/>
          <w:sz w:val="24"/>
          <w:szCs w:val="24"/>
          <w:lang w:val="en-US" w:eastAsia="ru-RU"/>
        </w:rPr>
        <w:t>V</w:t>
      </w:r>
      <w:r w:rsidRPr="00825BB4">
        <w:rPr>
          <w:rFonts w:ascii="Times New Roman" w:eastAsia="Times New Roman" w:hAnsi="Times New Roman" w:cs="Times New Roman"/>
          <w:sz w:val="24"/>
          <w:szCs w:val="24"/>
          <w:lang w:val="en-US" w:eastAsia="ru-RU"/>
        </w:rPr>
        <w:t xml:space="preserve">. </w:t>
      </w:r>
      <w:r>
        <w:rPr>
          <w:rFonts w:ascii="Times New Roman" w:eastAsia="Times New Roman" w:hAnsi="Times New Roman" w:cs="Times New Roman"/>
          <w:sz w:val="24"/>
          <w:szCs w:val="24"/>
          <w:lang w:val="en-US" w:eastAsia="ru-RU"/>
        </w:rPr>
        <w:t>Parfenov</w:t>
      </w:r>
      <w:r w:rsidRPr="00825BB4">
        <w:rPr>
          <w:rFonts w:ascii="Times New Roman" w:eastAsia="Times New Roman" w:hAnsi="Times New Roman" w:cs="Times New Roman"/>
          <w:sz w:val="24"/>
          <w:szCs w:val="24"/>
          <w:lang w:val="en-US" w:eastAsia="ru-RU"/>
        </w:rPr>
        <w:t xml:space="preserve">, PhD, associate professor of the Higher Mathematics Chair, Institute of Cybernetics, Russian Technological University </w:t>
      </w:r>
      <w:r w:rsidRPr="00825BB4">
        <w:rPr>
          <w:rFonts w:ascii="Times New Roman" w:hAnsi="Times New Roman" w:cs="Times New Roman"/>
          <w:sz w:val="24"/>
          <w:szCs w:val="24"/>
          <w:shd w:val="clear" w:color="auto" w:fill="FFFFFF"/>
          <w:lang w:val="en-US"/>
        </w:rPr>
        <w:t>(78, Vernadskogo Pr., Moscow 119454, Russia).</w:t>
      </w:r>
    </w:p>
    <w:p w14:paraId="27774D01" w14:textId="77777777" w:rsidR="00E40D65" w:rsidRPr="00825BB4" w:rsidRDefault="00E40D65" w:rsidP="00E40D65">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lang w:val="en-US"/>
        </w:rPr>
      </w:pPr>
      <w:r w:rsidRPr="00825BB4">
        <w:rPr>
          <w:rFonts w:ascii="Times New Roman" w:eastAsia="Times New Roman" w:hAnsi="Times New Roman" w:cs="Times New Roman"/>
          <w:sz w:val="24"/>
          <w:szCs w:val="24"/>
          <w:lang w:val="en-US" w:eastAsia="ru-RU"/>
        </w:rPr>
        <w:t xml:space="preserve">Denis A. Petrusevich, PhD, associate professor of the Higher Mathematics Chair, Institute of Cybernetics, Russian Technological University </w:t>
      </w:r>
      <w:r w:rsidRPr="00825BB4">
        <w:rPr>
          <w:rFonts w:ascii="Times New Roman" w:hAnsi="Times New Roman" w:cs="Times New Roman"/>
          <w:sz w:val="24"/>
          <w:szCs w:val="24"/>
          <w:shd w:val="clear" w:color="auto" w:fill="FFFFFF"/>
          <w:lang w:val="en-US"/>
        </w:rPr>
        <w:t>(78, Vernadskogo Pr., Moscow 119454, Russia).</w:t>
      </w:r>
    </w:p>
    <w:p w14:paraId="769D0D3C" w14:textId="50364328" w:rsidR="00E40D65" w:rsidRPr="00FF3438" w:rsidRDefault="00E40D65" w:rsidP="00E40D65">
      <w:pPr>
        <w:pStyle w:val="a5"/>
        <w:shd w:val="clear" w:color="auto" w:fill="FFFFFF"/>
        <w:spacing w:before="100" w:beforeAutospacing="1" w:after="0" w:afterAutospacing="1" w:line="360" w:lineRule="auto"/>
        <w:jc w:val="both"/>
        <w:rPr>
          <w:rFonts w:ascii="Times New Roman" w:hAnsi="Times New Roman" w:cs="Times New Roman"/>
          <w:sz w:val="28"/>
          <w:szCs w:val="28"/>
          <w:lang w:val="en-US"/>
        </w:rPr>
      </w:pPr>
    </w:p>
    <w:sectPr w:rsidR="00E40D65" w:rsidRPr="00FF3438" w:rsidSect="00AB0158">
      <w:footerReference w:type="default" r:id="rId27"/>
      <w:pgSz w:w="11906" w:h="16838"/>
      <w:pgMar w:top="851" w:right="851" w:bottom="851" w:left="85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21" w:author="Борис Гогинян" w:date="2020-05-10T00:07:00Z" w:initials="БГ">
    <w:p w14:paraId="23F77575" w14:textId="52362C76" w:rsidR="006145D6" w:rsidRDefault="006145D6">
      <w:pPr>
        <w:pStyle w:val="af5"/>
      </w:pPr>
      <w:r>
        <w:rPr>
          <w:rStyle w:val="af4"/>
        </w:rPr>
        <w:annotationRef/>
      </w:r>
      <w:r>
        <w:t>Полное копирование из книги Сивухина</w:t>
      </w:r>
    </w:p>
  </w:comment>
  <w:comment w:id="486" w:author="Борис Гогинян" w:date="2020-05-10T00:05:00Z" w:initials="БГ">
    <w:p w14:paraId="2E4F1AF6" w14:textId="4AC32B3F" w:rsidR="006145D6" w:rsidRDefault="006145D6">
      <w:pPr>
        <w:pStyle w:val="af5"/>
      </w:pPr>
      <w:r>
        <w:rPr>
          <w:rStyle w:val="af4"/>
        </w:rPr>
        <w:annotationRef/>
      </w:r>
      <w:r>
        <w:t>Полное копирование из книги Сивухина</w:t>
      </w:r>
    </w:p>
  </w:comment>
  <w:comment w:id="533" w:author="Борис Гогинян" w:date="2020-05-08T23:03:00Z" w:initials="БГ">
    <w:p w14:paraId="3AD7BC12" w14:textId="1C641DE7" w:rsidR="006145D6" w:rsidRDefault="006145D6">
      <w:pPr>
        <w:pStyle w:val="af5"/>
      </w:pPr>
      <w:r>
        <w:rPr>
          <w:rStyle w:val="af4"/>
        </w:rPr>
        <w:annotationRef/>
      </w:r>
      <w:r>
        <w:t>Это полная цитата из книги</w:t>
      </w:r>
    </w:p>
  </w:comment>
  <w:comment w:id="1815" w:author="M61PME-S2P" w:date="2020-03-15T18:17:00Z" w:initials="M">
    <w:p w14:paraId="63C3A984" w14:textId="644B06B7" w:rsidR="006145D6" w:rsidRDefault="006145D6">
      <w:pPr>
        <w:pStyle w:val="af5"/>
      </w:pPr>
      <w:r>
        <w:rPr>
          <w:rStyle w:val="af4"/>
        </w:rPr>
        <w:annotationRef/>
      </w:r>
      <w:r>
        <w:rPr>
          <w:noProof/>
        </w:rPr>
        <w:t>опишите!</w:t>
      </w:r>
    </w:p>
  </w:comment>
  <w:comment w:id="1816" w:author="Борис Гогинян" w:date="2020-03-28T01:24:00Z" w:initials="БГ">
    <w:p w14:paraId="7883FD97" w14:textId="2C916A64" w:rsidR="006145D6" w:rsidRDefault="006145D6">
      <w:pPr>
        <w:pStyle w:val="af5"/>
      </w:pPr>
      <w:r>
        <w:rPr>
          <w:rStyle w:val="af4"/>
        </w:rPr>
        <w:annotationRef/>
      </w:r>
      <w:r>
        <w:t>В теории</w:t>
      </w:r>
    </w:p>
  </w:comment>
  <w:comment w:id="1824" w:author="M61PME-S2P" w:date="2020-03-15T18:22:00Z" w:initials="M">
    <w:p w14:paraId="5C724EDE" w14:textId="28487E88" w:rsidR="006145D6" w:rsidRDefault="006145D6">
      <w:pPr>
        <w:pStyle w:val="af5"/>
      </w:pPr>
      <w:r>
        <w:rPr>
          <w:rStyle w:val="af4"/>
        </w:rPr>
        <w:annotationRef/>
      </w:r>
      <w:r>
        <w:rPr>
          <w:noProof/>
        </w:rPr>
        <w:t>Все сокращения следует собрать в таблицу в начале работы и ПРИ ПЕРВОЙ встрече давать расшифровку</w:t>
      </w:r>
    </w:p>
  </w:comment>
  <w:comment w:id="1837" w:author="M61PME-S2P" w:date="2020-03-15T18:24:00Z" w:initials="M">
    <w:p w14:paraId="00BE2381" w14:textId="1964AFAF" w:rsidR="006145D6" w:rsidRDefault="006145D6">
      <w:pPr>
        <w:pStyle w:val="af5"/>
      </w:pPr>
      <w:r>
        <w:rPr>
          <w:rStyle w:val="af4"/>
        </w:rPr>
        <w:annotationRef/>
      </w:r>
      <w:r>
        <w:rPr>
          <w:noProof/>
        </w:rPr>
        <w:t>Какая? Всё надо описать строго и детально</w:t>
      </w:r>
    </w:p>
  </w:comment>
  <w:comment w:id="1838" w:author="M61PME-S2P" w:date="2020-03-15T18:25:00Z" w:initials="M">
    <w:p w14:paraId="7CF01F7D" w14:textId="22F4F3D3" w:rsidR="006145D6" w:rsidRDefault="006145D6">
      <w:pPr>
        <w:pStyle w:val="af5"/>
      </w:pPr>
      <w:r>
        <w:rPr>
          <w:rStyle w:val="af4"/>
        </w:rPr>
        <w:annotationRef/>
      </w:r>
      <w:r>
        <w:rPr>
          <w:noProof/>
        </w:rPr>
        <w:t>Детальнее</w:t>
      </w:r>
    </w:p>
  </w:comment>
  <w:comment w:id="1932" w:author="M61PME-S2P" w:date="2020-03-15T18:35:00Z" w:initials="M">
    <w:p w14:paraId="4C6613CB" w14:textId="0312313C" w:rsidR="006145D6" w:rsidRDefault="006145D6">
      <w:pPr>
        <w:pStyle w:val="af5"/>
      </w:pPr>
      <w:r>
        <w:rPr>
          <w:rStyle w:val="af4"/>
        </w:rPr>
        <w:annotationRef/>
      </w:r>
      <w:r>
        <w:rPr>
          <w:noProof/>
        </w:rPr>
        <w:t>Формулы не заключают в рамки (см. методичку)</w:t>
      </w:r>
    </w:p>
  </w:comment>
  <w:comment w:id="1992" w:author="M61PME-S2P" w:date="2020-03-15T18:36:00Z" w:initials="M">
    <w:p w14:paraId="58C11506" w14:textId="025064B2" w:rsidR="006145D6" w:rsidRDefault="006145D6">
      <w:pPr>
        <w:pStyle w:val="af5"/>
      </w:pPr>
      <w:r>
        <w:rPr>
          <w:rStyle w:val="af4"/>
        </w:rPr>
        <w:annotationRef/>
      </w:r>
      <w:r>
        <w:rPr>
          <w:noProof/>
        </w:rPr>
        <w:t>Написано коряво и мутно</w:t>
      </w:r>
    </w:p>
  </w:comment>
  <w:comment w:id="1996" w:author="M61PME-S2P" w:date="2020-03-15T18:37:00Z" w:initials="M">
    <w:p w14:paraId="128F9B30" w14:textId="2A413783" w:rsidR="006145D6" w:rsidRDefault="006145D6">
      <w:pPr>
        <w:pStyle w:val="af5"/>
      </w:pPr>
      <w:r>
        <w:rPr>
          <w:rStyle w:val="af4"/>
        </w:rPr>
        <w:annotationRef/>
      </w:r>
      <w:r>
        <w:rPr>
          <w:noProof/>
        </w:rPr>
        <w:t>Везде избавьтесь от жаргона - его у Вас много</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3F77575" w15:done="0"/>
  <w15:commentEx w15:paraId="2E4F1AF6" w15:done="0"/>
  <w15:commentEx w15:paraId="3AD7BC12" w15:done="0"/>
  <w15:commentEx w15:paraId="63C3A984" w15:done="0"/>
  <w15:commentEx w15:paraId="7883FD97" w15:paraIdParent="63C3A984" w15:done="0"/>
  <w15:commentEx w15:paraId="5C724EDE" w15:done="0"/>
  <w15:commentEx w15:paraId="00BE2381" w15:done="0"/>
  <w15:commentEx w15:paraId="7CF01F7D" w15:done="0"/>
  <w15:commentEx w15:paraId="4C6613CB" w15:done="0"/>
  <w15:commentEx w15:paraId="58C11506" w15:done="0"/>
  <w15:commentEx w15:paraId="128F9B3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3C3A984" w16cid:durableId="225E857D"/>
  <w16cid:commentId w16cid:paraId="7883FD97" w16cid:durableId="225E857E"/>
  <w16cid:commentId w16cid:paraId="5C724EDE" w16cid:durableId="225E857F"/>
  <w16cid:commentId w16cid:paraId="00BE2381" w16cid:durableId="225E8580"/>
  <w16cid:commentId w16cid:paraId="7CF01F7D" w16cid:durableId="225E8581"/>
  <w16cid:commentId w16cid:paraId="4C6613CB" w16cid:durableId="225E8582"/>
  <w16cid:commentId w16cid:paraId="58C11506" w16cid:durableId="225E8583"/>
  <w16cid:commentId w16cid:paraId="128F9B30" w16cid:durableId="225E8584"/>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5DE298" w14:textId="77777777" w:rsidR="00E70B8A" w:rsidRDefault="00E70B8A" w:rsidP="00042B12">
      <w:pPr>
        <w:spacing w:after="0" w:line="240" w:lineRule="auto"/>
      </w:pPr>
      <w:r>
        <w:separator/>
      </w:r>
    </w:p>
  </w:endnote>
  <w:endnote w:type="continuationSeparator" w:id="0">
    <w:p w14:paraId="7F017C71" w14:textId="77777777" w:rsidR="00E70B8A" w:rsidRDefault="00E70B8A" w:rsidP="00042B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1" w:usb1="08070000" w:usb2="00000010" w:usb3="00000000" w:csb0="00020000" w:csb1="00000000"/>
  </w:font>
  <w:font w:name="TimesNewRomanPS-ItalicMT">
    <w:altName w:val="Times New Roman"/>
    <w:panose1 w:val="00000000000000000000"/>
    <w:charset w:val="00"/>
    <w:family w:val="roman"/>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ustomXmlInsRangeStart w:id="2015" w:author="Борис Гогинян" w:date="2020-05-09T20:06:00Z"/>
  <w:sdt>
    <w:sdtPr>
      <w:id w:val="800571529"/>
      <w:docPartObj>
        <w:docPartGallery w:val="Page Numbers (Bottom of Page)"/>
        <w:docPartUnique/>
      </w:docPartObj>
    </w:sdtPr>
    <w:sdtContent>
      <w:customXmlInsRangeEnd w:id="2015"/>
      <w:p w14:paraId="498D9226" w14:textId="22E665C5" w:rsidR="006145D6" w:rsidRDefault="006145D6">
        <w:pPr>
          <w:pStyle w:val="af2"/>
          <w:jc w:val="right"/>
          <w:rPr>
            <w:ins w:id="2016" w:author="Борис Гогинян" w:date="2020-05-09T20:06:00Z"/>
          </w:rPr>
        </w:pPr>
        <w:ins w:id="2017" w:author="Борис Гогинян" w:date="2020-05-09T20:06:00Z">
          <w:r>
            <w:fldChar w:fldCharType="begin"/>
          </w:r>
          <w:r>
            <w:instrText>PAGE   \* MERGEFORMAT</w:instrText>
          </w:r>
          <w:r>
            <w:fldChar w:fldCharType="separate"/>
          </w:r>
        </w:ins>
        <w:r w:rsidR="00F42576">
          <w:rPr>
            <w:noProof/>
          </w:rPr>
          <w:t>15</w:t>
        </w:r>
        <w:ins w:id="2018" w:author="Борис Гогинян" w:date="2020-05-09T20:06:00Z">
          <w:r>
            <w:fldChar w:fldCharType="end"/>
          </w:r>
        </w:ins>
      </w:p>
      <w:customXmlInsRangeStart w:id="2019" w:author="Борис Гогинян" w:date="2020-05-09T20:06:00Z"/>
    </w:sdtContent>
  </w:sdt>
  <w:customXmlInsRangeEnd w:id="2019"/>
  <w:p w14:paraId="2E7D49F5" w14:textId="77777777" w:rsidR="006145D6" w:rsidRDefault="006145D6">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149A81" w14:textId="77777777" w:rsidR="00E70B8A" w:rsidRDefault="00E70B8A" w:rsidP="00042B12">
      <w:pPr>
        <w:spacing w:after="0" w:line="240" w:lineRule="auto"/>
      </w:pPr>
      <w:r>
        <w:separator/>
      </w:r>
    </w:p>
  </w:footnote>
  <w:footnote w:type="continuationSeparator" w:id="0">
    <w:p w14:paraId="12BBC669" w14:textId="77777777" w:rsidR="00E70B8A" w:rsidRDefault="00E70B8A" w:rsidP="00042B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5" type="#_x0000_t75" style="width:1024.5pt;height:8in;visibility:visible;mso-wrap-style:square" o:bullet="t">
        <v:imagedata r:id="rId1" o:title="" croptop="20734f" cropbottom="36920f" cropleft="22447f" cropright="37887f"/>
      </v:shape>
    </w:pict>
  </w:numPicBullet>
  <w:abstractNum w:abstractNumId="0" w15:restartNumberingAfterBreak="0">
    <w:nsid w:val="005324D3"/>
    <w:multiLevelType w:val="hybridMultilevel"/>
    <w:tmpl w:val="F3906D94"/>
    <w:lvl w:ilvl="0" w:tplc="757C86F0">
      <w:start w:val="1"/>
      <w:numFmt w:val="bullet"/>
      <w:lvlText w:val=""/>
      <w:lvlJc w:val="left"/>
      <w:pPr>
        <w:ind w:left="1776" w:hanging="360"/>
      </w:pPr>
      <w:rPr>
        <w:rFonts w:ascii="Wingdings" w:hAnsi="Wingdings"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 w15:restartNumberingAfterBreak="0">
    <w:nsid w:val="019B4707"/>
    <w:multiLevelType w:val="hybridMultilevel"/>
    <w:tmpl w:val="27C056B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28F5276"/>
    <w:multiLevelType w:val="hybridMultilevel"/>
    <w:tmpl w:val="C2188B8E"/>
    <w:lvl w:ilvl="0" w:tplc="04190005">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98F527E"/>
    <w:multiLevelType w:val="hybridMultilevel"/>
    <w:tmpl w:val="FCBC7BE0"/>
    <w:lvl w:ilvl="0" w:tplc="757C86F0">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99D77B6"/>
    <w:multiLevelType w:val="multilevel"/>
    <w:tmpl w:val="CC381282"/>
    <w:lvl w:ilvl="0">
      <w:start w:val="1"/>
      <w:numFmt w:val="decimal"/>
      <w:lvlText w:val="%1."/>
      <w:lvlJc w:val="left"/>
      <w:pPr>
        <w:ind w:left="1440" w:hanging="360"/>
      </w:pPr>
      <w:rPr>
        <w:rFonts w:ascii="Times New Roman" w:eastAsia="Times New Roman" w:hAnsi="Times New Roman" w:cs="Times New Roman"/>
        <w:b w:val="0"/>
        <w:sz w:val="24"/>
        <w:szCs w:val="24"/>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0A3303D9"/>
    <w:multiLevelType w:val="hybridMultilevel"/>
    <w:tmpl w:val="9BE2967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0A8540CB"/>
    <w:multiLevelType w:val="hybridMultilevel"/>
    <w:tmpl w:val="FE56B50E"/>
    <w:lvl w:ilvl="0" w:tplc="95067818">
      <w:start w:val="1"/>
      <w:numFmt w:val="bullet"/>
      <w:lvlText w:val=""/>
      <w:lvlJc w:val="left"/>
      <w:pPr>
        <w:ind w:left="2136" w:hanging="360"/>
      </w:pPr>
      <w:rPr>
        <w:rFonts w:ascii="Wingdings" w:hAnsi="Wingdings"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7" w15:restartNumberingAfterBreak="0">
    <w:nsid w:val="0CDC7FF0"/>
    <w:multiLevelType w:val="hybridMultilevel"/>
    <w:tmpl w:val="71B6D0B4"/>
    <w:lvl w:ilvl="0" w:tplc="95067818">
      <w:start w:val="1"/>
      <w:numFmt w:val="bullet"/>
      <w:lvlText w:val=""/>
      <w:lvlJc w:val="left"/>
      <w:pPr>
        <w:ind w:left="1428" w:hanging="360"/>
      </w:pPr>
      <w:rPr>
        <w:rFonts w:ascii="Wingdings" w:hAnsi="Wingdings"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8" w15:restartNumberingAfterBreak="0">
    <w:nsid w:val="100E0C76"/>
    <w:multiLevelType w:val="hybridMultilevel"/>
    <w:tmpl w:val="93EC491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9" w15:restartNumberingAfterBreak="0">
    <w:nsid w:val="11C01EA2"/>
    <w:multiLevelType w:val="multilevel"/>
    <w:tmpl w:val="EE1C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41B7E53"/>
    <w:multiLevelType w:val="hybridMultilevel"/>
    <w:tmpl w:val="37E4B72C"/>
    <w:lvl w:ilvl="0" w:tplc="04190001">
      <w:start w:val="1"/>
      <w:numFmt w:val="bullet"/>
      <w:lvlText w:val=""/>
      <w:lvlJc w:val="left"/>
      <w:pPr>
        <w:ind w:left="2130" w:hanging="360"/>
      </w:pPr>
      <w:rPr>
        <w:rFonts w:ascii="Symbol" w:hAnsi="Symbol" w:hint="default"/>
      </w:rPr>
    </w:lvl>
    <w:lvl w:ilvl="1" w:tplc="04190003" w:tentative="1">
      <w:start w:val="1"/>
      <w:numFmt w:val="bullet"/>
      <w:lvlText w:val="o"/>
      <w:lvlJc w:val="left"/>
      <w:pPr>
        <w:ind w:left="2850" w:hanging="360"/>
      </w:pPr>
      <w:rPr>
        <w:rFonts w:ascii="Courier New" w:hAnsi="Courier New" w:cs="Courier New" w:hint="default"/>
      </w:rPr>
    </w:lvl>
    <w:lvl w:ilvl="2" w:tplc="04190005" w:tentative="1">
      <w:start w:val="1"/>
      <w:numFmt w:val="bullet"/>
      <w:lvlText w:val=""/>
      <w:lvlJc w:val="left"/>
      <w:pPr>
        <w:ind w:left="3570" w:hanging="360"/>
      </w:pPr>
      <w:rPr>
        <w:rFonts w:ascii="Wingdings" w:hAnsi="Wingdings" w:hint="default"/>
      </w:rPr>
    </w:lvl>
    <w:lvl w:ilvl="3" w:tplc="04190001" w:tentative="1">
      <w:start w:val="1"/>
      <w:numFmt w:val="bullet"/>
      <w:lvlText w:val=""/>
      <w:lvlJc w:val="left"/>
      <w:pPr>
        <w:ind w:left="4290" w:hanging="360"/>
      </w:pPr>
      <w:rPr>
        <w:rFonts w:ascii="Symbol" w:hAnsi="Symbol" w:hint="default"/>
      </w:rPr>
    </w:lvl>
    <w:lvl w:ilvl="4" w:tplc="04190003" w:tentative="1">
      <w:start w:val="1"/>
      <w:numFmt w:val="bullet"/>
      <w:lvlText w:val="o"/>
      <w:lvlJc w:val="left"/>
      <w:pPr>
        <w:ind w:left="5010" w:hanging="360"/>
      </w:pPr>
      <w:rPr>
        <w:rFonts w:ascii="Courier New" w:hAnsi="Courier New" w:cs="Courier New" w:hint="default"/>
      </w:rPr>
    </w:lvl>
    <w:lvl w:ilvl="5" w:tplc="04190005" w:tentative="1">
      <w:start w:val="1"/>
      <w:numFmt w:val="bullet"/>
      <w:lvlText w:val=""/>
      <w:lvlJc w:val="left"/>
      <w:pPr>
        <w:ind w:left="5730" w:hanging="360"/>
      </w:pPr>
      <w:rPr>
        <w:rFonts w:ascii="Wingdings" w:hAnsi="Wingdings" w:hint="default"/>
      </w:rPr>
    </w:lvl>
    <w:lvl w:ilvl="6" w:tplc="04190001" w:tentative="1">
      <w:start w:val="1"/>
      <w:numFmt w:val="bullet"/>
      <w:lvlText w:val=""/>
      <w:lvlJc w:val="left"/>
      <w:pPr>
        <w:ind w:left="6450" w:hanging="360"/>
      </w:pPr>
      <w:rPr>
        <w:rFonts w:ascii="Symbol" w:hAnsi="Symbol" w:hint="default"/>
      </w:rPr>
    </w:lvl>
    <w:lvl w:ilvl="7" w:tplc="04190003" w:tentative="1">
      <w:start w:val="1"/>
      <w:numFmt w:val="bullet"/>
      <w:lvlText w:val="o"/>
      <w:lvlJc w:val="left"/>
      <w:pPr>
        <w:ind w:left="7170" w:hanging="360"/>
      </w:pPr>
      <w:rPr>
        <w:rFonts w:ascii="Courier New" w:hAnsi="Courier New" w:cs="Courier New" w:hint="default"/>
      </w:rPr>
    </w:lvl>
    <w:lvl w:ilvl="8" w:tplc="04190005" w:tentative="1">
      <w:start w:val="1"/>
      <w:numFmt w:val="bullet"/>
      <w:lvlText w:val=""/>
      <w:lvlJc w:val="left"/>
      <w:pPr>
        <w:ind w:left="7890" w:hanging="360"/>
      </w:pPr>
      <w:rPr>
        <w:rFonts w:ascii="Wingdings" w:hAnsi="Wingdings" w:hint="default"/>
      </w:rPr>
    </w:lvl>
  </w:abstractNum>
  <w:abstractNum w:abstractNumId="11" w15:restartNumberingAfterBreak="0">
    <w:nsid w:val="14B17D26"/>
    <w:multiLevelType w:val="hybridMultilevel"/>
    <w:tmpl w:val="EB20EF44"/>
    <w:lvl w:ilvl="0" w:tplc="757C86F0">
      <w:start w:val="1"/>
      <w:numFmt w:val="bullet"/>
      <w:lvlText w:val=""/>
      <w:lvlJc w:val="left"/>
      <w:pPr>
        <w:ind w:left="2136" w:hanging="360"/>
      </w:pPr>
      <w:rPr>
        <w:rFonts w:ascii="Wingdings" w:hAnsi="Wingdings"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12" w15:restartNumberingAfterBreak="0">
    <w:nsid w:val="192E401D"/>
    <w:multiLevelType w:val="hybridMultilevel"/>
    <w:tmpl w:val="B07C1A7A"/>
    <w:lvl w:ilvl="0" w:tplc="95067818">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3" w15:restartNumberingAfterBreak="0">
    <w:nsid w:val="19BE511F"/>
    <w:multiLevelType w:val="hybridMultilevel"/>
    <w:tmpl w:val="736C75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1C8547A8"/>
    <w:multiLevelType w:val="hybridMultilevel"/>
    <w:tmpl w:val="57BAD19A"/>
    <w:lvl w:ilvl="0" w:tplc="0419000F">
      <w:start w:val="1"/>
      <w:numFmt w:val="decimal"/>
      <w:lvlText w:val="%1."/>
      <w:lvlJc w:val="left"/>
      <w:pPr>
        <w:ind w:left="1065" w:hanging="360"/>
      </w:p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5" w15:restartNumberingAfterBreak="0">
    <w:nsid w:val="1D4F12F8"/>
    <w:multiLevelType w:val="multilevel"/>
    <w:tmpl w:val="F3F0F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904F83"/>
    <w:multiLevelType w:val="multilevel"/>
    <w:tmpl w:val="1618F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C11303"/>
    <w:multiLevelType w:val="hybridMultilevel"/>
    <w:tmpl w:val="6AD27F2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1EF7154E"/>
    <w:multiLevelType w:val="multilevel"/>
    <w:tmpl w:val="0366A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4A2B0B"/>
    <w:multiLevelType w:val="hybridMultilevel"/>
    <w:tmpl w:val="25CC69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2555787"/>
    <w:multiLevelType w:val="hybridMultilevel"/>
    <w:tmpl w:val="46D24436"/>
    <w:lvl w:ilvl="0" w:tplc="757C86F0">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33E3ED6"/>
    <w:multiLevelType w:val="hybridMultilevel"/>
    <w:tmpl w:val="10389F0A"/>
    <w:lvl w:ilvl="0" w:tplc="757C86F0">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2" w15:restartNumberingAfterBreak="0">
    <w:nsid w:val="238C6B08"/>
    <w:multiLevelType w:val="hybridMultilevel"/>
    <w:tmpl w:val="C2D4F9AA"/>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3" w15:restartNumberingAfterBreak="0">
    <w:nsid w:val="23A77645"/>
    <w:multiLevelType w:val="multilevel"/>
    <w:tmpl w:val="20585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6269B7"/>
    <w:multiLevelType w:val="hybridMultilevel"/>
    <w:tmpl w:val="DC20327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5" w15:restartNumberingAfterBreak="0">
    <w:nsid w:val="27977774"/>
    <w:multiLevelType w:val="hybridMultilevel"/>
    <w:tmpl w:val="FDC63D6A"/>
    <w:lvl w:ilvl="0" w:tplc="757C86F0">
      <w:start w:val="1"/>
      <w:numFmt w:val="bullet"/>
      <w:lvlText w:val=""/>
      <w:lvlJc w:val="left"/>
      <w:pPr>
        <w:ind w:left="1440" w:hanging="360"/>
      </w:pPr>
      <w:rPr>
        <w:rFonts w:ascii="Wingdings" w:hAnsi="Wingding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6" w15:restartNumberingAfterBreak="0">
    <w:nsid w:val="28CD7E2A"/>
    <w:multiLevelType w:val="hybridMultilevel"/>
    <w:tmpl w:val="0324EE6A"/>
    <w:lvl w:ilvl="0" w:tplc="8872DF10">
      <w:start w:val="1"/>
      <w:numFmt w:val="decimal"/>
      <w:lvlText w:val="%1."/>
      <w:lvlJc w:val="left"/>
      <w:pPr>
        <w:ind w:left="927" w:hanging="360"/>
      </w:pPr>
      <w:rPr>
        <w:rFonts w:asciiTheme="minorHAnsi" w:hAnsiTheme="minorHAnsi" w:cstheme="minorBidi" w:hint="default"/>
        <w:sz w:val="22"/>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7" w15:restartNumberingAfterBreak="0">
    <w:nsid w:val="29642DB3"/>
    <w:multiLevelType w:val="multilevel"/>
    <w:tmpl w:val="D0D63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E64510"/>
    <w:multiLevelType w:val="multilevel"/>
    <w:tmpl w:val="71901E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2CDB76BD"/>
    <w:multiLevelType w:val="multilevel"/>
    <w:tmpl w:val="0C8E2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D6F4637"/>
    <w:multiLevelType w:val="hybridMultilevel"/>
    <w:tmpl w:val="C17666FE"/>
    <w:lvl w:ilvl="0" w:tplc="FB6AB200">
      <w:start w:val="1"/>
      <w:numFmt w:val="decimal"/>
      <w:lvlText w:val="%1."/>
      <w:lvlJc w:val="left"/>
      <w:pPr>
        <w:ind w:left="1494"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1" w15:restartNumberingAfterBreak="0">
    <w:nsid w:val="2EDF6FEA"/>
    <w:multiLevelType w:val="hybridMultilevel"/>
    <w:tmpl w:val="6AD27F2E"/>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16B1E41"/>
    <w:multiLevelType w:val="hybridMultilevel"/>
    <w:tmpl w:val="B1E8946E"/>
    <w:lvl w:ilvl="0" w:tplc="757C86F0">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34BB25E2"/>
    <w:multiLevelType w:val="multilevel"/>
    <w:tmpl w:val="19E83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0E25E2"/>
    <w:multiLevelType w:val="hybridMultilevel"/>
    <w:tmpl w:val="EC80B20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35263DF2"/>
    <w:multiLevelType w:val="hybridMultilevel"/>
    <w:tmpl w:val="4D5C4570"/>
    <w:lvl w:ilvl="0" w:tplc="757C86F0">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6" w15:restartNumberingAfterBreak="0">
    <w:nsid w:val="35FD678A"/>
    <w:multiLevelType w:val="hybridMultilevel"/>
    <w:tmpl w:val="D46CCB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3D0066B6"/>
    <w:multiLevelType w:val="multilevel"/>
    <w:tmpl w:val="36E08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E0D4443"/>
    <w:multiLevelType w:val="hybridMultilevel"/>
    <w:tmpl w:val="F056C208"/>
    <w:lvl w:ilvl="0" w:tplc="757C86F0">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40B238AE"/>
    <w:multiLevelType w:val="hybridMultilevel"/>
    <w:tmpl w:val="515A7C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41A33F2B"/>
    <w:multiLevelType w:val="multilevel"/>
    <w:tmpl w:val="41ACC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32D57CD"/>
    <w:multiLevelType w:val="hybridMultilevel"/>
    <w:tmpl w:val="82509E0A"/>
    <w:lvl w:ilvl="0" w:tplc="E8767A7C">
      <w:start w:val="1"/>
      <w:numFmt w:val="bullet"/>
      <w:lvlText w:val=""/>
      <w:lvlJc w:val="left"/>
      <w:pPr>
        <w:ind w:left="284" w:firstLine="76"/>
      </w:pPr>
      <w:rPr>
        <w:rFonts w:ascii="Wingdings" w:hAnsi="Wingdings" w:hint="default"/>
      </w:rPr>
    </w:lvl>
    <w:lvl w:ilvl="1" w:tplc="04190003" w:tentative="1">
      <w:start w:val="1"/>
      <w:numFmt w:val="bullet"/>
      <w:lvlText w:val="o"/>
      <w:lvlJc w:val="left"/>
      <w:pPr>
        <w:ind w:left="2698" w:hanging="360"/>
      </w:pPr>
      <w:rPr>
        <w:rFonts w:ascii="Courier New" w:hAnsi="Courier New" w:cs="Courier New" w:hint="default"/>
      </w:rPr>
    </w:lvl>
    <w:lvl w:ilvl="2" w:tplc="04190005" w:tentative="1">
      <w:start w:val="1"/>
      <w:numFmt w:val="bullet"/>
      <w:lvlText w:val=""/>
      <w:lvlJc w:val="left"/>
      <w:pPr>
        <w:ind w:left="3418" w:hanging="360"/>
      </w:pPr>
      <w:rPr>
        <w:rFonts w:ascii="Wingdings" w:hAnsi="Wingdings" w:hint="default"/>
      </w:rPr>
    </w:lvl>
    <w:lvl w:ilvl="3" w:tplc="04190001" w:tentative="1">
      <w:start w:val="1"/>
      <w:numFmt w:val="bullet"/>
      <w:lvlText w:val=""/>
      <w:lvlJc w:val="left"/>
      <w:pPr>
        <w:ind w:left="4138" w:hanging="360"/>
      </w:pPr>
      <w:rPr>
        <w:rFonts w:ascii="Symbol" w:hAnsi="Symbol" w:hint="default"/>
      </w:rPr>
    </w:lvl>
    <w:lvl w:ilvl="4" w:tplc="04190003" w:tentative="1">
      <w:start w:val="1"/>
      <w:numFmt w:val="bullet"/>
      <w:lvlText w:val="o"/>
      <w:lvlJc w:val="left"/>
      <w:pPr>
        <w:ind w:left="4858" w:hanging="360"/>
      </w:pPr>
      <w:rPr>
        <w:rFonts w:ascii="Courier New" w:hAnsi="Courier New" w:cs="Courier New" w:hint="default"/>
      </w:rPr>
    </w:lvl>
    <w:lvl w:ilvl="5" w:tplc="04190005" w:tentative="1">
      <w:start w:val="1"/>
      <w:numFmt w:val="bullet"/>
      <w:lvlText w:val=""/>
      <w:lvlJc w:val="left"/>
      <w:pPr>
        <w:ind w:left="5578" w:hanging="360"/>
      </w:pPr>
      <w:rPr>
        <w:rFonts w:ascii="Wingdings" w:hAnsi="Wingdings" w:hint="default"/>
      </w:rPr>
    </w:lvl>
    <w:lvl w:ilvl="6" w:tplc="04190001" w:tentative="1">
      <w:start w:val="1"/>
      <w:numFmt w:val="bullet"/>
      <w:lvlText w:val=""/>
      <w:lvlJc w:val="left"/>
      <w:pPr>
        <w:ind w:left="6298" w:hanging="360"/>
      </w:pPr>
      <w:rPr>
        <w:rFonts w:ascii="Symbol" w:hAnsi="Symbol" w:hint="default"/>
      </w:rPr>
    </w:lvl>
    <w:lvl w:ilvl="7" w:tplc="04190003" w:tentative="1">
      <w:start w:val="1"/>
      <w:numFmt w:val="bullet"/>
      <w:lvlText w:val="o"/>
      <w:lvlJc w:val="left"/>
      <w:pPr>
        <w:ind w:left="7018" w:hanging="360"/>
      </w:pPr>
      <w:rPr>
        <w:rFonts w:ascii="Courier New" w:hAnsi="Courier New" w:cs="Courier New" w:hint="default"/>
      </w:rPr>
    </w:lvl>
    <w:lvl w:ilvl="8" w:tplc="04190005" w:tentative="1">
      <w:start w:val="1"/>
      <w:numFmt w:val="bullet"/>
      <w:lvlText w:val=""/>
      <w:lvlJc w:val="left"/>
      <w:pPr>
        <w:ind w:left="7738" w:hanging="360"/>
      </w:pPr>
      <w:rPr>
        <w:rFonts w:ascii="Wingdings" w:hAnsi="Wingdings" w:hint="default"/>
      </w:rPr>
    </w:lvl>
  </w:abstractNum>
  <w:abstractNum w:abstractNumId="42" w15:restartNumberingAfterBreak="0">
    <w:nsid w:val="442F11FE"/>
    <w:multiLevelType w:val="hybridMultilevel"/>
    <w:tmpl w:val="B59247D4"/>
    <w:lvl w:ilvl="0" w:tplc="26E8FFD6">
      <w:start w:val="1"/>
      <w:numFmt w:val="decimal"/>
      <w:lvlText w:val="%1."/>
      <w:lvlJc w:val="left"/>
      <w:pPr>
        <w:ind w:left="643"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456B6BBF"/>
    <w:multiLevelType w:val="hybridMultilevel"/>
    <w:tmpl w:val="8B80323A"/>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4" w15:restartNumberingAfterBreak="0">
    <w:nsid w:val="495E6095"/>
    <w:multiLevelType w:val="hybridMultilevel"/>
    <w:tmpl w:val="57BAD19A"/>
    <w:lvl w:ilvl="0" w:tplc="0419000F">
      <w:start w:val="1"/>
      <w:numFmt w:val="decimal"/>
      <w:lvlText w:val="%1."/>
      <w:lvlJc w:val="left"/>
      <w:pPr>
        <w:ind w:left="1065" w:hanging="360"/>
      </w:p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45" w15:restartNumberingAfterBreak="0">
    <w:nsid w:val="499E79BA"/>
    <w:multiLevelType w:val="multilevel"/>
    <w:tmpl w:val="35A08E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C8968CE"/>
    <w:multiLevelType w:val="hybridMultilevel"/>
    <w:tmpl w:val="E69ED538"/>
    <w:lvl w:ilvl="0" w:tplc="72B05770">
      <w:start w:val="1"/>
      <w:numFmt w:val="decimal"/>
      <w:lvlText w:val="%1."/>
      <w:lvlJc w:val="left"/>
      <w:pPr>
        <w:ind w:left="360" w:hanging="360"/>
      </w:pPr>
      <w:rPr>
        <w:rFonts w:eastAsiaTheme="minorHAnsi" w:hint="default"/>
        <w:i/>
        <w:color w:val="000000"/>
        <w:sz w:val="28"/>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7" w15:restartNumberingAfterBreak="0">
    <w:nsid w:val="4F832260"/>
    <w:multiLevelType w:val="hybridMultilevel"/>
    <w:tmpl w:val="71E4B692"/>
    <w:lvl w:ilvl="0" w:tplc="A19A231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48" w15:restartNumberingAfterBreak="0">
    <w:nsid w:val="50BF75B6"/>
    <w:multiLevelType w:val="multilevel"/>
    <w:tmpl w:val="3A02B2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16D1278"/>
    <w:multiLevelType w:val="multilevel"/>
    <w:tmpl w:val="6C1AA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2967CD3"/>
    <w:multiLevelType w:val="hybridMultilevel"/>
    <w:tmpl w:val="D6A4C99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51" w15:restartNumberingAfterBreak="0">
    <w:nsid w:val="567F08D5"/>
    <w:multiLevelType w:val="hybridMultilevel"/>
    <w:tmpl w:val="1D3CDC98"/>
    <w:lvl w:ilvl="0" w:tplc="757C86F0">
      <w:start w:val="1"/>
      <w:numFmt w:val="bullet"/>
      <w:lvlText w:val=""/>
      <w:lvlJc w:val="left"/>
      <w:pPr>
        <w:ind w:left="1080" w:hanging="360"/>
      </w:pPr>
      <w:rPr>
        <w:rFonts w:ascii="Wingdings" w:hAnsi="Wingdings"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2" w15:restartNumberingAfterBreak="0">
    <w:nsid w:val="569E3797"/>
    <w:multiLevelType w:val="multilevel"/>
    <w:tmpl w:val="BC0CC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91125E4"/>
    <w:multiLevelType w:val="hybridMultilevel"/>
    <w:tmpl w:val="B7641FC4"/>
    <w:lvl w:ilvl="0" w:tplc="757C86F0">
      <w:start w:val="1"/>
      <w:numFmt w:val="bullet"/>
      <w:lvlText w:val=""/>
      <w:lvlJc w:val="left"/>
      <w:pPr>
        <w:ind w:left="2136" w:hanging="360"/>
      </w:pPr>
      <w:rPr>
        <w:rFonts w:ascii="Wingdings" w:hAnsi="Wingdings"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54" w15:restartNumberingAfterBreak="0">
    <w:nsid w:val="598A3981"/>
    <w:multiLevelType w:val="hybridMultilevel"/>
    <w:tmpl w:val="8D6A89B4"/>
    <w:lvl w:ilvl="0" w:tplc="26E8FFD6">
      <w:start w:val="1"/>
      <w:numFmt w:val="decimal"/>
      <w:lvlText w:val="%1."/>
      <w:lvlJc w:val="left"/>
      <w:pPr>
        <w:ind w:left="643"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5" w15:restartNumberingAfterBreak="0">
    <w:nsid w:val="5CEF7501"/>
    <w:multiLevelType w:val="multilevel"/>
    <w:tmpl w:val="F6E65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2687BDB"/>
    <w:multiLevelType w:val="hybridMultilevel"/>
    <w:tmpl w:val="C1741008"/>
    <w:lvl w:ilvl="0" w:tplc="E988970A">
      <w:start w:val="1"/>
      <w:numFmt w:val="decimal"/>
      <w:lvlText w:val="%1."/>
      <w:lvlJc w:val="left"/>
      <w:pPr>
        <w:ind w:left="360" w:hanging="360"/>
      </w:pPr>
      <w:rPr>
        <w:rFonts w:eastAsiaTheme="minorHAnsi" w:hint="default"/>
        <w:color w:val="000000"/>
        <w:sz w:val="28"/>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57" w15:restartNumberingAfterBreak="0">
    <w:nsid w:val="640B4B0A"/>
    <w:multiLevelType w:val="hybridMultilevel"/>
    <w:tmpl w:val="06E00ABA"/>
    <w:lvl w:ilvl="0" w:tplc="04190005">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8" w15:restartNumberingAfterBreak="0">
    <w:nsid w:val="68893023"/>
    <w:multiLevelType w:val="hybridMultilevel"/>
    <w:tmpl w:val="BFDC13BA"/>
    <w:lvl w:ilvl="0" w:tplc="95067818">
      <w:start w:val="1"/>
      <w:numFmt w:val="bullet"/>
      <w:lvlText w:val=""/>
      <w:lvlJc w:val="left"/>
      <w:pPr>
        <w:ind w:left="360" w:hanging="360"/>
      </w:pPr>
      <w:rPr>
        <w:rFonts w:ascii="Wingdings" w:hAnsi="Wingdings"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59" w15:restartNumberingAfterBreak="0">
    <w:nsid w:val="6AF90E60"/>
    <w:multiLevelType w:val="hybridMultilevel"/>
    <w:tmpl w:val="2196FDCA"/>
    <w:lvl w:ilvl="0" w:tplc="B1D24D2A">
      <w:start w:val="1"/>
      <w:numFmt w:val="decimal"/>
      <w:lvlText w:val="%1."/>
      <w:lvlJc w:val="left"/>
      <w:pPr>
        <w:ind w:left="360" w:hanging="360"/>
      </w:pPr>
      <w:rPr>
        <w:rFonts w:eastAsiaTheme="minorHAnsi" w:hint="default"/>
        <w:color w:val="00000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0" w15:restartNumberingAfterBreak="0">
    <w:nsid w:val="6B3E7EDE"/>
    <w:multiLevelType w:val="multilevel"/>
    <w:tmpl w:val="B2B07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4F769AF"/>
    <w:multiLevelType w:val="hybridMultilevel"/>
    <w:tmpl w:val="49408B3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2" w15:restartNumberingAfterBreak="0">
    <w:nsid w:val="76347AF9"/>
    <w:multiLevelType w:val="hybridMultilevel"/>
    <w:tmpl w:val="E36E8E16"/>
    <w:lvl w:ilvl="0" w:tplc="757C86F0">
      <w:start w:val="1"/>
      <w:numFmt w:val="bullet"/>
      <w:lvlText w:val=""/>
      <w:lvlJc w:val="left"/>
      <w:pPr>
        <w:ind w:left="1440" w:hanging="360"/>
      </w:pPr>
      <w:rPr>
        <w:rFonts w:ascii="Wingdings" w:hAnsi="Wingding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63" w15:restartNumberingAfterBreak="0">
    <w:nsid w:val="79101A85"/>
    <w:multiLevelType w:val="multilevel"/>
    <w:tmpl w:val="191CB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A8B7B3E"/>
    <w:multiLevelType w:val="hybridMultilevel"/>
    <w:tmpl w:val="0BF62684"/>
    <w:lvl w:ilvl="0" w:tplc="C9AEAEC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5" w15:restartNumberingAfterBreak="0">
    <w:nsid w:val="7C6F7EAA"/>
    <w:multiLevelType w:val="hybridMultilevel"/>
    <w:tmpl w:val="47C8108A"/>
    <w:lvl w:ilvl="0" w:tplc="95067818">
      <w:start w:val="1"/>
      <w:numFmt w:val="bullet"/>
      <w:lvlText w:val=""/>
      <w:lvlJc w:val="left"/>
      <w:pPr>
        <w:ind w:left="600" w:hanging="360"/>
      </w:pPr>
      <w:rPr>
        <w:rFonts w:ascii="Wingdings" w:hAnsi="Wingdings" w:hint="default"/>
      </w:rPr>
    </w:lvl>
    <w:lvl w:ilvl="1" w:tplc="04190003" w:tentative="1">
      <w:start w:val="1"/>
      <w:numFmt w:val="bullet"/>
      <w:lvlText w:val="o"/>
      <w:lvlJc w:val="left"/>
      <w:pPr>
        <w:ind w:left="1320" w:hanging="360"/>
      </w:pPr>
      <w:rPr>
        <w:rFonts w:ascii="Courier New" w:hAnsi="Courier New" w:cs="Courier New" w:hint="default"/>
      </w:rPr>
    </w:lvl>
    <w:lvl w:ilvl="2" w:tplc="04190005" w:tentative="1">
      <w:start w:val="1"/>
      <w:numFmt w:val="bullet"/>
      <w:lvlText w:val=""/>
      <w:lvlJc w:val="left"/>
      <w:pPr>
        <w:ind w:left="2040" w:hanging="360"/>
      </w:pPr>
      <w:rPr>
        <w:rFonts w:ascii="Wingdings" w:hAnsi="Wingdings" w:hint="default"/>
      </w:rPr>
    </w:lvl>
    <w:lvl w:ilvl="3" w:tplc="04190001" w:tentative="1">
      <w:start w:val="1"/>
      <w:numFmt w:val="bullet"/>
      <w:lvlText w:val=""/>
      <w:lvlJc w:val="left"/>
      <w:pPr>
        <w:ind w:left="2760" w:hanging="360"/>
      </w:pPr>
      <w:rPr>
        <w:rFonts w:ascii="Symbol" w:hAnsi="Symbol" w:hint="default"/>
      </w:rPr>
    </w:lvl>
    <w:lvl w:ilvl="4" w:tplc="04190003" w:tentative="1">
      <w:start w:val="1"/>
      <w:numFmt w:val="bullet"/>
      <w:lvlText w:val="o"/>
      <w:lvlJc w:val="left"/>
      <w:pPr>
        <w:ind w:left="3480" w:hanging="360"/>
      </w:pPr>
      <w:rPr>
        <w:rFonts w:ascii="Courier New" w:hAnsi="Courier New" w:cs="Courier New" w:hint="default"/>
      </w:rPr>
    </w:lvl>
    <w:lvl w:ilvl="5" w:tplc="04190005" w:tentative="1">
      <w:start w:val="1"/>
      <w:numFmt w:val="bullet"/>
      <w:lvlText w:val=""/>
      <w:lvlJc w:val="left"/>
      <w:pPr>
        <w:ind w:left="4200" w:hanging="360"/>
      </w:pPr>
      <w:rPr>
        <w:rFonts w:ascii="Wingdings" w:hAnsi="Wingdings" w:hint="default"/>
      </w:rPr>
    </w:lvl>
    <w:lvl w:ilvl="6" w:tplc="04190001" w:tentative="1">
      <w:start w:val="1"/>
      <w:numFmt w:val="bullet"/>
      <w:lvlText w:val=""/>
      <w:lvlJc w:val="left"/>
      <w:pPr>
        <w:ind w:left="4920" w:hanging="360"/>
      </w:pPr>
      <w:rPr>
        <w:rFonts w:ascii="Symbol" w:hAnsi="Symbol" w:hint="default"/>
      </w:rPr>
    </w:lvl>
    <w:lvl w:ilvl="7" w:tplc="04190003" w:tentative="1">
      <w:start w:val="1"/>
      <w:numFmt w:val="bullet"/>
      <w:lvlText w:val="o"/>
      <w:lvlJc w:val="left"/>
      <w:pPr>
        <w:ind w:left="5640" w:hanging="360"/>
      </w:pPr>
      <w:rPr>
        <w:rFonts w:ascii="Courier New" w:hAnsi="Courier New" w:cs="Courier New" w:hint="default"/>
      </w:rPr>
    </w:lvl>
    <w:lvl w:ilvl="8" w:tplc="04190005" w:tentative="1">
      <w:start w:val="1"/>
      <w:numFmt w:val="bullet"/>
      <w:lvlText w:val=""/>
      <w:lvlJc w:val="left"/>
      <w:pPr>
        <w:ind w:left="6360" w:hanging="360"/>
      </w:pPr>
      <w:rPr>
        <w:rFonts w:ascii="Wingdings" w:hAnsi="Wingdings" w:hint="default"/>
      </w:rPr>
    </w:lvl>
  </w:abstractNum>
  <w:abstractNum w:abstractNumId="66" w15:restartNumberingAfterBreak="0">
    <w:nsid w:val="7FF408AF"/>
    <w:multiLevelType w:val="hybridMultilevel"/>
    <w:tmpl w:val="9F002DCA"/>
    <w:lvl w:ilvl="0" w:tplc="D7C8B288">
      <w:start w:val="1"/>
      <w:numFmt w:val="decimal"/>
      <w:lvlText w:val="%1."/>
      <w:lvlJc w:val="left"/>
      <w:pPr>
        <w:ind w:left="737" w:hanging="170"/>
      </w:pPr>
      <w:rPr>
        <w:rFonts w:hint="default"/>
      </w:rPr>
    </w:lvl>
    <w:lvl w:ilvl="1" w:tplc="04190019">
      <w:start w:val="1"/>
      <w:numFmt w:val="lowerLetter"/>
      <w:lvlText w:val="%2."/>
      <w:lvlJc w:val="left"/>
      <w:pPr>
        <w:ind w:left="1287" w:hanging="360"/>
      </w:pPr>
    </w:lvl>
    <w:lvl w:ilvl="2" w:tplc="0419001B" w:tentative="1">
      <w:start w:val="1"/>
      <w:numFmt w:val="lowerRoman"/>
      <w:lvlText w:val="%3."/>
      <w:lvlJc w:val="right"/>
      <w:pPr>
        <w:ind w:left="2007" w:hanging="180"/>
      </w:pPr>
    </w:lvl>
    <w:lvl w:ilvl="3" w:tplc="0419000F" w:tentative="1">
      <w:start w:val="1"/>
      <w:numFmt w:val="decimal"/>
      <w:lvlText w:val="%4."/>
      <w:lvlJc w:val="left"/>
      <w:pPr>
        <w:ind w:left="2727" w:hanging="360"/>
      </w:pPr>
    </w:lvl>
    <w:lvl w:ilvl="4" w:tplc="04190019" w:tentative="1">
      <w:start w:val="1"/>
      <w:numFmt w:val="lowerLetter"/>
      <w:lvlText w:val="%5."/>
      <w:lvlJc w:val="left"/>
      <w:pPr>
        <w:ind w:left="3447" w:hanging="360"/>
      </w:pPr>
    </w:lvl>
    <w:lvl w:ilvl="5" w:tplc="0419001B" w:tentative="1">
      <w:start w:val="1"/>
      <w:numFmt w:val="lowerRoman"/>
      <w:lvlText w:val="%6."/>
      <w:lvlJc w:val="right"/>
      <w:pPr>
        <w:ind w:left="4167" w:hanging="180"/>
      </w:pPr>
    </w:lvl>
    <w:lvl w:ilvl="6" w:tplc="0419000F" w:tentative="1">
      <w:start w:val="1"/>
      <w:numFmt w:val="decimal"/>
      <w:lvlText w:val="%7."/>
      <w:lvlJc w:val="left"/>
      <w:pPr>
        <w:ind w:left="4887" w:hanging="360"/>
      </w:pPr>
    </w:lvl>
    <w:lvl w:ilvl="7" w:tplc="04190019" w:tentative="1">
      <w:start w:val="1"/>
      <w:numFmt w:val="lowerLetter"/>
      <w:lvlText w:val="%8."/>
      <w:lvlJc w:val="left"/>
      <w:pPr>
        <w:ind w:left="5607" w:hanging="360"/>
      </w:pPr>
    </w:lvl>
    <w:lvl w:ilvl="8" w:tplc="0419001B" w:tentative="1">
      <w:start w:val="1"/>
      <w:numFmt w:val="lowerRoman"/>
      <w:lvlText w:val="%9."/>
      <w:lvlJc w:val="right"/>
      <w:pPr>
        <w:ind w:left="6327" w:hanging="180"/>
      </w:pPr>
    </w:lvl>
  </w:abstractNum>
  <w:num w:numId="1">
    <w:abstractNumId w:val="26"/>
  </w:num>
  <w:num w:numId="2">
    <w:abstractNumId w:val="66"/>
  </w:num>
  <w:num w:numId="3">
    <w:abstractNumId w:val="17"/>
  </w:num>
  <w:num w:numId="4">
    <w:abstractNumId w:val="59"/>
  </w:num>
  <w:num w:numId="5">
    <w:abstractNumId w:val="43"/>
  </w:num>
  <w:num w:numId="6">
    <w:abstractNumId w:val="18"/>
  </w:num>
  <w:num w:numId="7">
    <w:abstractNumId w:val="15"/>
  </w:num>
  <w:num w:numId="8">
    <w:abstractNumId w:val="23"/>
  </w:num>
  <w:num w:numId="9">
    <w:abstractNumId w:val="37"/>
  </w:num>
  <w:num w:numId="10">
    <w:abstractNumId w:val="60"/>
  </w:num>
  <w:num w:numId="11">
    <w:abstractNumId w:val="31"/>
  </w:num>
  <w:num w:numId="12">
    <w:abstractNumId w:val="34"/>
  </w:num>
  <w:num w:numId="13">
    <w:abstractNumId w:val="40"/>
  </w:num>
  <w:num w:numId="14">
    <w:abstractNumId w:val="16"/>
  </w:num>
  <w:num w:numId="15">
    <w:abstractNumId w:val="48"/>
  </w:num>
  <w:num w:numId="16">
    <w:abstractNumId w:val="49"/>
  </w:num>
  <w:num w:numId="17">
    <w:abstractNumId w:val="46"/>
  </w:num>
  <w:num w:numId="18">
    <w:abstractNumId w:val="56"/>
  </w:num>
  <w:num w:numId="19">
    <w:abstractNumId w:val="9"/>
  </w:num>
  <w:num w:numId="20">
    <w:abstractNumId w:val="29"/>
  </w:num>
  <w:num w:numId="21">
    <w:abstractNumId w:val="27"/>
  </w:num>
  <w:num w:numId="22">
    <w:abstractNumId w:val="63"/>
  </w:num>
  <w:num w:numId="23">
    <w:abstractNumId w:val="5"/>
  </w:num>
  <w:num w:numId="24">
    <w:abstractNumId w:val="52"/>
  </w:num>
  <w:num w:numId="25">
    <w:abstractNumId w:val="64"/>
  </w:num>
  <w:num w:numId="26">
    <w:abstractNumId w:val="28"/>
  </w:num>
  <w:num w:numId="27">
    <w:abstractNumId w:val="45"/>
  </w:num>
  <w:num w:numId="28">
    <w:abstractNumId w:val="14"/>
  </w:num>
  <w:num w:numId="29">
    <w:abstractNumId w:val="4"/>
  </w:num>
  <w:num w:numId="30">
    <w:abstractNumId w:val="42"/>
  </w:num>
  <w:num w:numId="31">
    <w:abstractNumId w:val="44"/>
  </w:num>
  <w:num w:numId="32">
    <w:abstractNumId w:val="30"/>
  </w:num>
  <w:num w:numId="33">
    <w:abstractNumId w:val="54"/>
  </w:num>
  <w:num w:numId="34">
    <w:abstractNumId w:val="47"/>
  </w:num>
  <w:num w:numId="35">
    <w:abstractNumId w:val="39"/>
  </w:num>
  <w:num w:numId="36">
    <w:abstractNumId w:val="2"/>
  </w:num>
  <w:num w:numId="37">
    <w:abstractNumId w:val="3"/>
  </w:num>
  <w:num w:numId="38">
    <w:abstractNumId w:val="57"/>
  </w:num>
  <w:num w:numId="39">
    <w:abstractNumId w:val="20"/>
  </w:num>
  <w:num w:numId="40">
    <w:abstractNumId w:val="36"/>
  </w:num>
  <w:num w:numId="41">
    <w:abstractNumId w:val="1"/>
  </w:num>
  <w:num w:numId="42">
    <w:abstractNumId w:val="61"/>
  </w:num>
  <w:num w:numId="43">
    <w:abstractNumId w:val="10"/>
  </w:num>
  <w:num w:numId="44">
    <w:abstractNumId w:val="19"/>
  </w:num>
  <w:num w:numId="45">
    <w:abstractNumId w:val="21"/>
  </w:num>
  <w:num w:numId="46">
    <w:abstractNumId w:val="50"/>
  </w:num>
  <w:num w:numId="47">
    <w:abstractNumId w:val="25"/>
  </w:num>
  <w:num w:numId="48">
    <w:abstractNumId w:val="53"/>
  </w:num>
  <w:num w:numId="49">
    <w:abstractNumId w:val="0"/>
  </w:num>
  <w:num w:numId="50">
    <w:abstractNumId w:val="11"/>
  </w:num>
  <w:num w:numId="51">
    <w:abstractNumId w:val="35"/>
  </w:num>
  <w:num w:numId="52">
    <w:abstractNumId w:val="51"/>
  </w:num>
  <w:num w:numId="53">
    <w:abstractNumId w:val="41"/>
  </w:num>
  <w:num w:numId="54">
    <w:abstractNumId w:val="24"/>
  </w:num>
  <w:num w:numId="55">
    <w:abstractNumId w:val="38"/>
  </w:num>
  <w:num w:numId="56">
    <w:abstractNumId w:val="32"/>
  </w:num>
  <w:num w:numId="57">
    <w:abstractNumId w:val="62"/>
  </w:num>
  <w:num w:numId="58">
    <w:abstractNumId w:val="6"/>
  </w:num>
  <w:num w:numId="59">
    <w:abstractNumId w:val="7"/>
  </w:num>
  <w:num w:numId="60">
    <w:abstractNumId w:val="13"/>
  </w:num>
  <w:num w:numId="61">
    <w:abstractNumId w:val="55"/>
  </w:num>
  <w:num w:numId="62">
    <w:abstractNumId w:val="33"/>
  </w:num>
  <w:num w:numId="63">
    <w:abstractNumId w:val="65"/>
  </w:num>
  <w:num w:numId="64">
    <w:abstractNumId w:val="8"/>
  </w:num>
  <w:num w:numId="65">
    <w:abstractNumId w:val="22"/>
  </w:num>
  <w:num w:numId="66">
    <w:abstractNumId w:val="58"/>
  </w:num>
  <w:num w:numId="67">
    <w:abstractNumId w:val="12"/>
  </w:num>
  <w:numIdMacAtCleanup w:val="67"/>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Борис Гогинян">
    <w15:presenceInfo w15:providerId="Windows Live" w15:userId="dd2c8ec127492be9"/>
  </w15:person>
  <w15:person w15:author="UserPushka">
    <w15:presenceInfo w15:providerId="None" w15:userId="UserPushka"/>
  </w15:person>
  <w15:person w15:author="M61PME-S2P">
    <w15:presenceInfo w15:providerId="None" w15:userId="M61PME-S2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E466A9"/>
    <w:rsid w:val="000036DF"/>
    <w:rsid w:val="0000406F"/>
    <w:rsid w:val="0000553A"/>
    <w:rsid w:val="00005D6C"/>
    <w:rsid w:val="00007EF6"/>
    <w:rsid w:val="0001015A"/>
    <w:rsid w:val="0001383C"/>
    <w:rsid w:val="000165D8"/>
    <w:rsid w:val="00016BBE"/>
    <w:rsid w:val="00017091"/>
    <w:rsid w:val="00042B12"/>
    <w:rsid w:val="00043FB5"/>
    <w:rsid w:val="0005359F"/>
    <w:rsid w:val="00057260"/>
    <w:rsid w:val="00060278"/>
    <w:rsid w:val="00062147"/>
    <w:rsid w:val="0006751E"/>
    <w:rsid w:val="00072525"/>
    <w:rsid w:val="00074FD7"/>
    <w:rsid w:val="00080020"/>
    <w:rsid w:val="000815BB"/>
    <w:rsid w:val="000817D1"/>
    <w:rsid w:val="0008283A"/>
    <w:rsid w:val="0008731B"/>
    <w:rsid w:val="00087F55"/>
    <w:rsid w:val="000A674A"/>
    <w:rsid w:val="000B3BB3"/>
    <w:rsid w:val="000B66BC"/>
    <w:rsid w:val="000C3ADB"/>
    <w:rsid w:val="000C5858"/>
    <w:rsid w:val="000C5E0D"/>
    <w:rsid w:val="000D1BFB"/>
    <w:rsid w:val="000D7FC8"/>
    <w:rsid w:val="000E1709"/>
    <w:rsid w:val="000E2C50"/>
    <w:rsid w:val="000E711C"/>
    <w:rsid w:val="000F1D58"/>
    <w:rsid w:val="000F400A"/>
    <w:rsid w:val="000F43ED"/>
    <w:rsid w:val="00103999"/>
    <w:rsid w:val="0010404D"/>
    <w:rsid w:val="001043F7"/>
    <w:rsid w:val="00112F39"/>
    <w:rsid w:val="00122965"/>
    <w:rsid w:val="001301D5"/>
    <w:rsid w:val="00131E25"/>
    <w:rsid w:val="00140224"/>
    <w:rsid w:val="00140ED6"/>
    <w:rsid w:val="001426E8"/>
    <w:rsid w:val="00142982"/>
    <w:rsid w:val="001443D9"/>
    <w:rsid w:val="001446E0"/>
    <w:rsid w:val="00151A0F"/>
    <w:rsid w:val="0015485F"/>
    <w:rsid w:val="00157844"/>
    <w:rsid w:val="00157D32"/>
    <w:rsid w:val="00160399"/>
    <w:rsid w:val="00164426"/>
    <w:rsid w:val="00165A31"/>
    <w:rsid w:val="00166F52"/>
    <w:rsid w:val="00170AB5"/>
    <w:rsid w:val="001719DD"/>
    <w:rsid w:val="001739AA"/>
    <w:rsid w:val="0017566A"/>
    <w:rsid w:val="001824CC"/>
    <w:rsid w:val="00182524"/>
    <w:rsid w:val="001858B7"/>
    <w:rsid w:val="00192CED"/>
    <w:rsid w:val="00194B32"/>
    <w:rsid w:val="00196596"/>
    <w:rsid w:val="001A0EA9"/>
    <w:rsid w:val="001A3A9A"/>
    <w:rsid w:val="001A665F"/>
    <w:rsid w:val="001A69E3"/>
    <w:rsid w:val="001B58EA"/>
    <w:rsid w:val="001B7497"/>
    <w:rsid w:val="001B7781"/>
    <w:rsid w:val="001C02F4"/>
    <w:rsid w:val="001C14BA"/>
    <w:rsid w:val="001C4334"/>
    <w:rsid w:val="001D0D06"/>
    <w:rsid w:val="001D483A"/>
    <w:rsid w:val="001D4C5F"/>
    <w:rsid w:val="001D63F7"/>
    <w:rsid w:val="001D7165"/>
    <w:rsid w:val="001D770A"/>
    <w:rsid w:val="001D7B0D"/>
    <w:rsid w:val="001D7C8D"/>
    <w:rsid w:val="001E533D"/>
    <w:rsid w:val="001E7108"/>
    <w:rsid w:val="001E7AD3"/>
    <w:rsid w:val="001F2DD4"/>
    <w:rsid w:val="001F3ED3"/>
    <w:rsid w:val="00202ABA"/>
    <w:rsid w:val="00210CAD"/>
    <w:rsid w:val="002148E5"/>
    <w:rsid w:val="0022362B"/>
    <w:rsid w:val="0022426A"/>
    <w:rsid w:val="0022647A"/>
    <w:rsid w:val="00226DF4"/>
    <w:rsid w:val="00227FCE"/>
    <w:rsid w:val="002317FE"/>
    <w:rsid w:val="00242318"/>
    <w:rsid w:val="002477DF"/>
    <w:rsid w:val="00247B84"/>
    <w:rsid w:val="0025318A"/>
    <w:rsid w:val="0026363B"/>
    <w:rsid w:val="00264FA2"/>
    <w:rsid w:val="00266B95"/>
    <w:rsid w:val="00270F29"/>
    <w:rsid w:val="002728BD"/>
    <w:rsid w:val="00273526"/>
    <w:rsid w:val="00287433"/>
    <w:rsid w:val="00293066"/>
    <w:rsid w:val="00294F24"/>
    <w:rsid w:val="00296B2D"/>
    <w:rsid w:val="002A6A5C"/>
    <w:rsid w:val="002B5E8C"/>
    <w:rsid w:val="002C07BD"/>
    <w:rsid w:val="002C3F1D"/>
    <w:rsid w:val="002C43DA"/>
    <w:rsid w:val="002C6F64"/>
    <w:rsid w:val="002D367D"/>
    <w:rsid w:val="002E00F2"/>
    <w:rsid w:val="002E0DE1"/>
    <w:rsid w:val="002E1052"/>
    <w:rsid w:val="002E1B49"/>
    <w:rsid w:val="002E6E0A"/>
    <w:rsid w:val="002F2956"/>
    <w:rsid w:val="002F3825"/>
    <w:rsid w:val="003117C5"/>
    <w:rsid w:val="0031265E"/>
    <w:rsid w:val="0031361D"/>
    <w:rsid w:val="00313C49"/>
    <w:rsid w:val="00316B88"/>
    <w:rsid w:val="00321081"/>
    <w:rsid w:val="00321A16"/>
    <w:rsid w:val="00321B3A"/>
    <w:rsid w:val="00323D7B"/>
    <w:rsid w:val="00326FCA"/>
    <w:rsid w:val="003279F4"/>
    <w:rsid w:val="00330D9E"/>
    <w:rsid w:val="0033729E"/>
    <w:rsid w:val="003524B0"/>
    <w:rsid w:val="00355576"/>
    <w:rsid w:val="00355B12"/>
    <w:rsid w:val="00357C9C"/>
    <w:rsid w:val="00365945"/>
    <w:rsid w:val="00366845"/>
    <w:rsid w:val="00370B62"/>
    <w:rsid w:val="0037363D"/>
    <w:rsid w:val="003749BB"/>
    <w:rsid w:val="00383CBD"/>
    <w:rsid w:val="00384A73"/>
    <w:rsid w:val="00385EF1"/>
    <w:rsid w:val="00386044"/>
    <w:rsid w:val="00394C02"/>
    <w:rsid w:val="003A0E05"/>
    <w:rsid w:val="003A196D"/>
    <w:rsid w:val="003A2B1F"/>
    <w:rsid w:val="003B0C69"/>
    <w:rsid w:val="003B3A65"/>
    <w:rsid w:val="003B7E17"/>
    <w:rsid w:val="003C0B24"/>
    <w:rsid w:val="003D0B7F"/>
    <w:rsid w:val="003D270C"/>
    <w:rsid w:val="003D2C13"/>
    <w:rsid w:val="003D4F65"/>
    <w:rsid w:val="003D6A51"/>
    <w:rsid w:val="003E0F4C"/>
    <w:rsid w:val="003E32D5"/>
    <w:rsid w:val="003E74C0"/>
    <w:rsid w:val="003F1F60"/>
    <w:rsid w:val="00406027"/>
    <w:rsid w:val="00412725"/>
    <w:rsid w:val="0041424C"/>
    <w:rsid w:val="004334C8"/>
    <w:rsid w:val="00434AEB"/>
    <w:rsid w:val="00435295"/>
    <w:rsid w:val="00435699"/>
    <w:rsid w:val="00436B59"/>
    <w:rsid w:val="00437CF4"/>
    <w:rsid w:val="00437F59"/>
    <w:rsid w:val="00441A9C"/>
    <w:rsid w:val="00442CFF"/>
    <w:rsid w:val="00443A24"/>
    <w:rsid w:val="00453909"/>
    <w:rsid w:val="00461B7C"/>
    <w:rsid w:val="00464B55"/>
    <w:rsid w:val="00471A2F"/>
    <w:rsid w:val="004750D7"/>
    <w:rsid w:val="00475589"/>
    <w:rsid w:val="0047574C"/>
    <w:rsid w:val="004765E2"/>
    <w:rsid w:val="00486921"/>
    <w:rsid w:val="00492912"/>
    <w:rsid w:val="004A0132"/>
    <w:rsid w:val="004A7132"/>
    <w:rsid w:val="004A7FA0"/>
    <w:rsid w:val="004B039C"/>
    <w:rsid w:val="004B2996"/>
    <w:rsid w:val="004B4DBA"/>
    <w:rsid w:val="004C3329"/>
    <w:rsid w:val="004D2DA4"/>
    <w:rsid w:val="004D76E3"/>
    <w:rsid w:val="004E3579"/>
    <w:rsid w:val="004E61C8"/>
    <w:rsid w:val="004F3A7F"/>
    <w:rsid w:val="004F5A2A"/>
    <w:rsid w:val="00507CC2"/>
    <w:rsid w:val="00527298"/>
    <w:rsid w:val="0053557D"/>
    <w:rsid w:val="00536B95"/>
    <w:rsid w:val="00537DBC"/>
    <w:rsid w:val="00544F87"/>
    <w:rsid w:val="00555BE4"/>
    <w:rsid w:val="005603A4"/>
    <w:rsid w:val="005657A9"/>
    <w:rsid w:val="005704DC"/>
    <w:rsid w:val="00581EB2"/>
    <w:rsid w:val="0058320F"/>
    <w:rsid w:val="00586007"/>
    <w:rsid w:val="00587CE6"/>
    <w:rsid w:val="00593244"/>
    <w:rsid w:val="0059468A"/>
    <w:rsid w:val="005A1138"/>
    <w:rsid w:val="005B2607"/>
    <w:rsid w:val="005B31AF"/>
    <w:rsid w:val="005C33AB"/>
    <w:rsid w:val="005D2206"/>
    <w:rsid w:val="005D44F0"/>
    <w:rsid w:val="005D61FD"/>
    <w:rsid w:val="005E148C"/>
    <w:rsid w:val="005E692E"/>
    <w:rsid w:val="005F145A"/>
    <w:rsid w:val="005F4B4D"/>
    <w:rsid w:val="005F7436"/>
    <w:rsid w:val="006015BC"/>
    <w:rsid w:val="00601BF9"/>
    <w:rsid w:val="00602B9D"/>
    <w:rsid w:val="00602C75"/>
    <w:rsid w:val="006039EB"/>
    <w:rsid w:val="00611444"/>
    <w:rsid w:val="0061180C"/>
    <w:rsid w:val="006145D6"/>
    <w:rsid w:val="00617CE5"/>
    <w:rsid w:val="00617D44"/>
    <w:rsid w:val="006206E3"/>
    <w:rsid w:val="006213D9"/>
    <w:rsid w:val="006238B8"/>
    <w:rsid w:val="006240E7"/>
    <w:rsid w:val="00624DBE"/>
    <w:rsid w:val="006269F4"/>
    <w:rsid w:val="00627322"/>
    <w:rsid w:val="00627430"/>
    <w:rsid w:val="00632BE7"/>
    <w:rsid w:val="00640A76"/>
    <w:rsid w:val="0065010E"/>
    <w:rsid w:val="0066567D"/>
    <w:rsid w:val="00666404"/>
    <w:rsid w:val="00666D34"/>
    <w:rsid w:val="00667FCA"/>
    <w:rsid w:val="00673931"/>
    <w:rsid w:val="00677AC4"/>
    <w:rsid w:val="00681D19"/>
    <w:rsid w:val="00686AF2"/>
    <w:rsid w:val="00690227"/>
    <w:rsid w:val="00695D67"/>
    <w:rsid w:val="006976A2"/>
    <w:rsid w:val="006976D5"/>
    <w:rsid w:val="006A45F8"/>
    <w:rsid w:val="006A4D6D"/>
    <w:rsid w:val="006A557D"/>
    <w:rsid w:val="006A5FB2"/>
    <w:rsid w:val="006A5FF2"/>
    <w:rsid w:val="006B4CEC"/>
    <w:rsid w:val="006C106E"/>
    <w:rsid w:val="006D0D0A"/>
    <w:rsid w:val="006D4C06"/>
    <w:rsid w:val="006D4D15"/>
    <w:rsid w:val="006D5563"/>
    <w:rsid w:val="006F307D"/>
    <w:rsid w:val="006F367C"/>
    <w:rsid w:val="006F4F77"/>
    <w:rsid w:val="006F505C"/>
    <w:rsid w:val="007003F1"/>
    <w:rsid w:val="00705019"/>
    <w:rsid w:val="00707226"/>
    <w:rsid w:val="00707664"/>
    <w:rsid w:val="00707DA4"/>
    <w:rsid w:val="00712D25"/>
    <w:rsid w:val="0071378B"/>
    <w:rsid w:val="00724249"/>
    <w:rsid w:val="00742497"/>
    <w:rsid w:val="00746A3B"/>
    <w:rsid w:val="0075621B"/>
    <w:rsid w:val="00756B76"/>
    <w:rsid w:val="007637AA"/>
    <w:rsid w:val="00765B1E"/>
    <w:rsid w:val="0076718D"/>
    <w:rsid w:val="00771357"/>
    <w:rsid w:val="0077272F"/>
    <w:rsid w:val="00777F12"/>
    <w:rsid w:val="0078165C"/>
    <w:rsid w:val="00783F31"/>
    <w:rsid w:val="00785CC1"/>
    <w:rsid w:val="00791A12"/>
    <w:rsid w:val="00791F82"/>
    <w:rsid w:val="00794FE8"/>
    <w:rsid w:val="007A163B"/>
    <w:rsid w:val="007B6620"/>
    <w:rsid w:val="007C0AC3"/>
    <w:rsid w:val="007C215D"/>
    <w:rsid w:val="007C3430"/>
    <w:rsid w:val="007C439B"/>
    <w:rsid w:val="007C521F"/>
    <w:rsid w:val="007C582C"/>
    <w:rsid w:val="007E2EEF"/>
    <w:rsid w:val="007E3228"/>
    <w:rsid w:val="007E5F37"/>
    <w:rsid w:val="007E6ECB"/>
    <w:rsid w:val="007F0709"/>
    <w:rsid w:val="007F3B70"/>
    <w:rsid w:val="00800BF4"/>
    <w:rsid w:val="00802F20"/>
    <w:rsid w:val="00810789"/>
    <w:rsid w:val="00810F04"/>
    <w:rsid w:val="0081203E"/>
    <w:rsid w:val="0081622E"/>
    <w:rsid w:val="008221D4"/>
    <w:rsid w:val="008248F2"/>
    <w:rsid w:val="00824B96"/>
    <w:rsid w:val="00825BB4"/>
    <w:rsid w:val="008265DE"/>
    <w:rsid w:val="00826644"/>
    <w:rsid w:val="0082697D"/>
    <w:rsid w:val="00830D59"/>
    <w:rsid w:val="0083179C"/>
    <w:rsid w:val="00833CDD"/>
    <w:rsid w:val="00837173"/>
    <w:rsid w:val="008376F7"/>
    <w:rsid w:val="008400D4"/>
    <w:rsid w:val="008406C2"/>
    <w:rsid w:val="0084183F"/>
    <w:rsid w:val="00841CF8"/>
    <w:rsid w:val="00842E9B"/>
    <w:rsid w:val="00850A9F"/>
    <w:rsid w:val="00852016"/>
    <w:rsid w:val="00853456"/>
    <w:rsid w:val="0085420F"/>
    <w:rsid w:val="00864AA1"/>
    <w:rsid w:val="00864E4D"/>
    <w:rsid w:val="008672E1"/>
    <w:rsid w:val="0087476C"/>
    <w:rsid w:val="00881A33"/>
    <w:rsid w:val="00886462"/>
    <w:rsid w:val="00891833"/>
    <w:rsid w:val="008A0367"/>
    <w:rsid w:val="008A0571"/>
    <w:rsid w:val="008A4218"/>
    <w:rsid w:val="008B0C99"/>
    <w:rsid w:val="008B22E4"/>
    <w:rsid w:val="008C4DC2"/>
    <w:rsid w:val="008C596D"/>
    <w:rsid w:val="008C69AD"/>
    <w:rsid w:val="008D199C"/>
    <w:rsid w:val="008D6778"/>
    <w:rsid w:val="008E2E40"/>
    <w:rsid w:val="008E2FF2"/>
    <w:rsid w:val="008E7A26"/>
    <w:rsid w:val="008E7EA6"/>
    <w:rsid w:val="008E7FCE"/>
    <w:rsid w:val="008F0A54"/>
    <w:rsid w:val="008F0A58"/>
    <w:rsid w:val="008F0E02"/>
    <w:rsid w:val="008F1652"/>
    <w:rsid w:val="008F1AE3"/>
    <w:rsid w:val="008F43C9"/>
    <w:rsid w:val="008F7FB8"/>
    <w:rsid w:val="00902051"/>
    <w:rsid w:val="009129E0"/>
    <w:rsid w:val="00925C5F"/>
    <w:rsid w:val="009264B8"/>
    <w:rsid w:val="00932C75"/>
    <w:rsid w:val="009331EF"/>
    <w:rsid w:val="009350BF"/>
    <w:rsid w:val="00936D32"/>
    <w:rsid w:val="00937CF7"/>
    <w:rsid w:val="00943ECD"/>
    <w:rsid w:val="0094543A"/>
    <w:rsid w:val="00947BFD"/>
    <w:rsid w:val="00952D16"/>
    <w:rsid w:val="00953EC2"/>
    <w:rsid w:val="009557F3"/>
    <w:rsid w:val="00955C31"/>
    <w:rsid w:val="00961FAE"/>
    <w:rsid w:val="00962672"/>
    <w:rsid w:val="009635DA"/>
    <w:rsid w:val="00964915"/>
    <w:rsid w:val="00965317"/>
    <w:rsid w:val="00965A3D"/>
    <w:rsid w:val="00967722"/>
    <w:rsid w:val="00970599"/>
    <w:rsid w:val="00974906"/>
    <w:rsid w:val="0098016D"/>
    <w:rsid w:val="00984C24"/>
    <w:rsid w:val="00985234"/>
    <w:rsid w:val="00985CF8"/>
    <w:rsid w:val="00987AF3"/>
    <w:rsid w:val="00990C7F"/>
    <w:rsid w:val="009920F6"/>
    <w:rsid w:val="009938EC"/>
    <w:rsid w:val="009939FF"/>
    <w:rsid w:val="00994B6E"/>
    <w:rsid w:val="0099609F"/>
    <w:rsid w:val="00996816"/>
    <w:rsid w:val="009A3EF1"/>
    <w:rsid w:val="009A54C1"/>
    <w:rsid w:val="009B232C"/>
    <w:rsid w:val="009C1C20"/>
    <w:rsid w:val="009C309E"/>
    <w:rsid w:val="009C568B"/>
    <w:rsid w:val="009C599D"/>
    <w:rsid w:val="009C7D35"/>
    <w:rsid w:val="009D215F"/>
    <w:rsid w:val="009D4DAC"/>
    <w:rsid w:val="009D52A2"/>
    <w:rsid w:val="009D59F8"/>
    <w:rsid w:val="009D794F"/>
    <w:rsid w:val="009E1E37"/>
    <w:rsid w:val="009E7D28"/>
    <w:rsid w:val="009F1DF8"/>
    <w:rsid w:val="009F3875"/>
    <w:rsid w:val="009F4674"/>
    <w:rsid w:val="009F56ED"/>
    <w:rsid w:val="00A10263"/>
    <w:rsid w:val="00A119CF"/>
    <w:rsid w:val="00A245B6"/>
    <w:rsid w:val="00A24864"/>
    <w:rsid w:val="00A25D44"/>
    <w:rsid w:val="00A273BD"/>
    <w:rsid w:val="00A30AAC"/>
    <w:rsid w:val="00A346AC"/>
    <w:rsid w:val="00A357DC"/>
    <w:rsid w:val="00A440F9"/>
    <w:rsid w:val="00A4494F"/>
    <w:rsid w:val="00A454B8"/>
    <w:rsid w:val="00A50FFF"/>
    <w:rsid w:val="00A51137"/>
    <w:rsid w:val="00A530E6"/>
    <w:rsid w:val="00A57769"/>
    <w:rsid w:val="00A63474"/>
    <w:rsid w:val="00A66A2A"/>
    <w:rsid w:val="00A7032F"/>
    <w:rsid w:val="00A74FC6"/>
    <w:rsid w:val="00A81740"/>
    <w:rsid w:val="00A86D56"/>
    <w:rsid w:val="00A92536"/>
    <w:rsid w:val="00A92DA6"/>
    <w:rsid w:val="00A937B3"/>
    <w:rsid w:val="00AA654C"/>
    <w:rsid w:val="00AB0158"/>
    <w:rsid w:val="00AB38D7"/>
    <w:rsid w:val="00AB4960"/>
    <w:rsid w:val="00AB5CC0"/>
    <w:rsid w:val="00AB7B19"/>
    <w:rsid w:val="00AD3C60"/>
    <w:rsid w:val="00AD40DC"/>
    <w:rsid w:val="00AD6E50"/>
    <w:rsid w:val="00AE57F6"/>
    <w:rsid w:val="00AE6268"/>
    <w:rsid w:val="00AE6476"/>
    <w:rsid w:val="00AE66E7"/>
    <w:rsid w:val="00AE7075"/>
    <w:rsid w:val="00AF0BA4"/>
    <w:rsid w:val="00AF56F6"/>
    <w:rsid w:val="00AF60FF"/>
    <w:rsid w:val="00AF7C4A"/>
    <w:rsid w:val="00B01AAA"/>
    <w:rsid w:val="00B12D84"/>
    <w:rsid w:val="00B13E32"/>
    <w:rsid w:val="00B23885"/>
    <w:rsid w:val="00B25E84"/>
    <w:rsid w:val="00B27E84"/>
    <w:rsid w:val="00B362E7"/>
    <w:rsid w:val="00B379D9"/>
    <w:rsid w:val="00B37C38"/>
    <w:rsid w:val="00B37DF8"/>
    <w:rsid w:val="00B45135"/>
    <w:rsid w:val="00B459F0"/>
    <w:rsid w:val="00B50679"/>
    <w:rsid w:val="00B50A66"/>
    <w:rsid w:val="00B51678"/>
    <w:rsid w:val="00B5450D"/>
    <w:rsid w:val="00B60339"/>
    <w:rsid w:val="00B60595"/>
    <w:rsid w:val="00B62A7A"/>
    <w:rsid w:val="00B66D40"/>
    <w:rsid w:val="00B73835"/>
    <w:rsid w:val="00BB6831"/>
    <w:rsid w:val="00BC28CF"/>
    <w:rsid w:val="00BC5813"/>
    <w:rsid w:val="00BD0877"/>
    <w:rsid w:val="00BD0A32"/>
    <w:rsid w:val="00BD33D5"/>
    <w:rsid w:val="00BD77C3"/>
    <w:rsid w:val="00BE6347"/>
    <w:rsid w:val="00BE68D1"/>
    <w:rsid w:val="00BF027A"/>
    <w:rsid w:val="00C10FA4"/>
    <w:rsid w:val="00C21CBF"/>
    <w:rsid w:val="00C26F1B"/>
    <w:rsid w:val="00C40046"/>
    <w:rsid w:val="00C445A8"/>
    <w:rsid w:val="00C54D83"/>
    <w:rsid w:val="00C55417"/>
    <w:rsid w:val="00C56FFE"/>
    <w:rsid w:val="00C57AD6"/>
    <w:rsid w:val="00C70685"/>
    <w:rsid w:val="00C72FB4"/>
    <w:rsid w:val="00C779EB"/>
    <w:rsid w:val="00C816D1"/>
    <w:rsid w:val="00C83369"/>
    <w:rsid w:val="00C90495"/>
    <w:rsid w:val="00C91698"/>
    <w:rsid w:val="00C91A6D"/>
    <w:rsid w:val="00CA00AA"/>
    <w:rsid w:val="00CA0C7A"/>
    <w:rsid w:val="00CA2171"/>
    <w:rsid w:val="00CA4411"/>
    <w:rsid w:val="00CB01BB"/>
    <w:rsid w:val="00CB7DB1"/>
    <w:rsid w:val="00CC0D73"/>
    <w:rsid w:val="00CC6A62"/>
    <w:rsid w:val="00CC7441"/>
    <w:rsid w:val="00CD151C"/>
    <w:rsid w:val="00CD5647"/>
    <w:rsid w:val="00CD564F"/>
    <w:rsid w:val="00CD5B82"/>
    <w:rsid w:val="00CE000F"/>
    <w:rsid w:val="00CE0C9F"/>
    <w:rsid w:val="00CE1E79"/>
    <w:rsid w:val="00CE2E0A"/>
    <w:rsid w:val="00CE6282"/>
    <w:rsid w:val="00CF20C7"/>
    <w:rsid w:val="00CF3C95"/>
    <w:rsid w:val="00CF7C43"/>
    <w:rsid w:val="00D00097"/>
    <w:rsid w:val="00D01B41"/>
    <w:rsid w:val="00D036AF"/>
    <w:rsid w:val="00D04672"/>
    <w:rsid w:val="00D0749C"/>
    <w:rsid w:val="00D106AC"/>
    <w:rsid w:val="00D1091E"/>
    <w:rsid w:val="00D159D1"/>
    <w:rsid w:val="00D15C44"/>
    <w:rsid w:val="00D237C7"/>
    <w:rsid w:val="00D24138"/>
    <w:rsid w:val="00D30A89"/>
    <w:rsid w:val="00D322F8"/>
    <w:rsid w:val="00D36E41"/>
    <w:rsid w:val="00D408C7"/>
    <w:rsid w:val="00D52213"/>
    <w:rsid w:val="00D524C7"/>
    <w:rsid w:val="00D61AD0"/>
    <w:rsid w:val="00D834C1"/>
    <w:rsid w:val="00D90CBD"/>
    <w:rsid w:val="00D95499"/>
    <w:rsid w:val="00DA7113"/>
    <w:rsid w:val="00DB1347"/>
    <w:rsid w:val="00DB2665"/>
    <w:rsid w:val="00DB2E2B"/>
    <w:rsid w:val="00DB32C3"/>
    <w:rsid w:val="00DB4073"/>
    <w:rsid w:val="00DC2242"/>
    <w:rsid w:val="00DC3BED"/>
    <w:rsid w:val="00DD363E"/>
    <w:rsid w:val="00DD3E51"/>
    <w:rsid w:val="00DD737A"/>
    <w:rsid w:val="00DD74B8"/>
    <w:rsid w:val="00DE1B9F"/>
    <w:rsid w:val="00DE5658"/>
    <w:rsid w:val="00DF026A"/>
    <w:rsid w:val="00DF0DC4"/>
    <w:rsid w:val="00DF2772"/>
    <w:rsid w:val="00DF5163"/>
    <w:rsid w:val="00DF708B"/>
    <w:rsid w:val="00E0291A"/>
    <w:rsid w:val="00E119C3"/>
    <w:rsid w:val="00E22A87"/>
    <w:rsid w:val="00E27038"/>
    <w:rsid w:val="00E3275F"/>
    <w:rsid w:val="00E36C7D"/>
    <w:rsid w:val="00E40D65"/>
    <w:rsid w:val="00E43DFF"/>
    <w:rsid w:val="00E45732"/>
    <w:rsid w:val="00E466A9"/>
    <w:rsid w:val="00E50B5E"/>
    <w:rsid w:val="00E541AE"/>
    <w:rsid w:val="00E579C5"/>
    <w:rsid w:val="00E64170"/>
    <w:rsid w:val="00E66369"/>
    <w:rsid w:val="00E67A12"/>
    <w:rsid w:val="00E70B8A"/>
    <w:rsid w:val="00E75755"/>
    <w:rsid w:val="00E759F8"/>
    <w:rsid w:val="00E83366"/>
    <w:rsid w:val="00E93475"/>
    <w:rsid w:val="00EA169A"/>
    <w:rsid w:val="00EB396B"/>
    <w:rsid w:val="00EC2D78"/>
    <w:rsid w:val="00EC604E"/>
    <w:rsid w:val="00ED0A75"/>
    <w:rsid w:val="00ED17BE"/>
    <w:rsid w:val="00ED1A72"/>
    <w:rsid w:val="00ED3E7B"/>
    <w:rsid w:val="00EE0461"/>
    <w:rsid w:val="00EE08EA"/>
    <w:rsid w:val="00EE2FD0"/>
    <w:rsid w:val="00EE5B67"/>
    <w:rsid w:val="00EF1755"/>
    <w:rsid w:val="00EF64D0"/>
    <w:rsid w:val="00F0702A"/>
    <w:rsid w:val="00F13B0C"/>
    <w:rsid w:val="00F14251"/>
    <w:rsid w:val="00F14DD5"/>
    <w:rsid w:val="00F204DD"/>
    <w:rsid w:val="00F21436"/>
    <w:rsid w:val="00F21B61"/>
    <w:rsid w:val="00F22905"/>
    <w:rsid w:val="00F23F23"/>
    <w:rsid w:val="00F25987"/>
    <w:rsid w:val="00F26D66"/>
    <w:rsid w:val="00F31188"/>
    <w:rsid w:val="00F333C1"/>
    <w:rsid w:val="00F42576"/>
    <w:rsid w:val="00F42808"/>
    <w:rsid w:val="00F46FF8"/>
    <w:rsid w:val="00F66905"/>
    <w:rsid w:val="00F66BAE"/>
    <w:rsid w:val="00F71B15"/>
    <w:rsid w:val="00F75C69"/>
    <w:rsid w:val="00F805B8"/>
    <w:rsid w:val="00F8117D"/>
    <w:rsid w:val="00F8271E"/>
    <w:rsid w:val="00F83CD4"/>
    <w:rsid w:val="00F92A82"/>
    <w:rsid w:val="00F9579B"/>
    <w:rsid w:val="00F96768"/>
    <w:rsid w:val="00FA144A"/>
    <w:rsid w:val="00FA14BC"/>
    <w:rsid w:val="00FA343A"/>
    <w:rsid w:val="00FA3461"/>
    <w:rsid w:val="00FA55AC"/>
    <w:rsid w:val="00FA73F4"/>
    <w:rsid w:val="00FB0FF6"/>
    <w:rsid w:val="00FB188D"/>
    <w:rsid w:val="00FB7BBC"/>
    <w:rsid w:val="00FC3013"/>
    <w:rsid w:val="00FC38C1"/>
    <w:rsid w:val="00FC50F5"/>
    <w:rsid w:val="00FC57CB"/>
    <w:rsid w:val="00FC6998"/>
    <w:rsid w:val="00FD17AB"/>
    <w:rsid w:val="00FD48D7"/>
    <w:rsid w:val="00FE6309"/>
    <w:rsid w:val="00FE73F7"/>
    <w:rsid w:val="00FF3438"/>
    <w:rsid w:val="00FF6BBE"/>
    <w:rsid w:val="521D3A8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8A82E1"/>
  <w15:docId w15:val="{D3C1A84D-6A92-4149-B815-668AF59D1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C0AC3"/>
  </w:style>
  <w:style w:type="paragraph" w:styleId="1">
    <w:name w:val="heading 1"/>
    <w:basedOn w:val="a"/>
    <w:next w:val="a"/>
    <w:link w:val="10"/>
    <w:uiPriority w:val="9"/>
    <w:qFormat/>
    <w:rsid w:val="00EF175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semiHidden/>
    <w:unhideWhenUsed/>
    <w:qFormat/>
    <w:rsid w:val="00EF1755"/>
    <w:pPr>
      <w:keepNext/>
      <w:keepLines/>
      <w:spacing w:before="40" w:after="0"/>
      <w:outlineLvl w:val="1"/>
    </w:pPr>
    <w:rPr>
      <w:rFonts w:asciiTheme="majorHAnsi" w:eastAsiaTheme="majorEastAsia" w:hAnsiTheme="majorHAnsi" w:cstheme="majorBidi"/>
      <w:color w:val="365F91" w:themeColor="accent1" w:themeShade="BF"/>
      <w:sz w:val="28"/>
      <w:szCs w:val="28"/>
    </w:rPr>
  </w:style>
  <w:style w:type="paragraph" w:styleId="3">
    <w:name w:val="heading 3"/>
    <w:basedOn w:val="a"/>
    <w:next w:val="a"/>
    <w:link w:val="30"/>
    <w:uiPriority w:val="9"/>
    <w:semiHidden/>
    <w:unhideWhenUsed/>
    <w:qFormat/>
    <w:rsid w:val="00EF1755"/>
    <w:pPr>
      <w:keepNext/>
      <w:keepLines/>
      <w:spacing w:before="40" w:after="0"/>
      <w:outlineLvl w:val="2"/>
    </w:pPr>
    <w:rPr>
      <w:rFonts w:asciiTheme="majorHAnsi" w:eastAsiaTheme="majorEastAsia" w:hAnsiTheme="majorHAnsi" w:cstheme="majorBidi"/>
      <w:color w:val="244061" w:themeColor="accent1" w:themeShade="80"/>
      <w:sz w:val="24"/>
      <w:szCs w:val="24"/>
    </w:rPr>
  </w:style>
  <w:style w:type="paragraph" w:styleId="4">
    <w:name w:val="heading 4"/>
    <w:basedOn w:val="a"/>
    <w:next w:val="a"/>
    <w:link w:val="40"/>
    <w:uiPriority w:val="9"/>
    <w:semiHidden/>
    <w:unhideWhenUsed/>
    <w:qFormat/>
    <w:rsid w:val="00EF1755"/>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EF1755"/>
    <w:pPr>
      <w:keepNext/>
      <w:keepLines/>
      <w:spacing w:before="40" w:after="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EF1755"/>
    <w:pPr>
      <w:keepNext/>
      <w:keepLines/>
      <w:spacing w:before="40" w:after="0"/>
      <w:outlineLvl w:val="5"/>
    </w:pPr>
    <w:rPr>
      <w:rFonts w:asciiTheme="majorHAnsi" w:eastAsiaTheme="majorEastAsia" w:hAnsiTheme="majorHAnsi" w:cstheme="majorBidi"/>
      <w:color w:val="244061" w:themeColor="accent1" w:themeShade="80"/>
    </w:rPr>
  </w:style>
  <w:style w:type="paragraph" w:styleId="7">
    <w:name w:val="heading 7"/>
    <w:basedOn w:val="a"/>
    <w:next w:val="a"/>
    <w:link w:val="70"/>
    <w:uiPriority w:val="9"/>
    <w:semiHidden/>
    <w:unhideWhenUsed/>
    <w:qFormat/>
    <w:rsid w:val="00EF1755"/>
    <w:pPr>
      <w:keepNext/>
      <w:keepLines/>
      <w:spacing w:before="40" w:after="0"/>
      <w:outlineLvl w:val="6"/>
    </w:pPr>
    <w:rPr>
      <w:rFonts w:asciiTheme="majorHAnsi" w:eastAsiaTheme="majorEastAsia" w:hAnsiTheme="majorHAnsi" w:cstheme="majorBidi"/>
      <w:i/>
      <w:iCs/>
      <w:color w:val="244061" w:themeColor="accent1" w:themeShade="80"/>
    </w:rPr>
  </w:style>
  <w:style w:type="paragraph" w:styleId="8">
    <w:name w:val="heading 8"/>
    <w:basedOn w:val="a"/>
    <w:next w:val="a"/>
    <w:link w:val="80"/>
    <w:uiPriority w:val="9"/>
    <w:semiHidden/>
    <w:unhideWhenUsed/>
    <w:qFormat/>
    <w:rsid w:val="00EF1755"/>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rsid w:val="00EF1755"/>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466A9"/>
    <w:rPr>
      <w:color w:val="0000FF" w:themeColor="hyperlink"/>
      <w:u w:val="single"/>
    </w:rPr>
  </w:style>
  <w:style w:type="character" w:styleId="a4">
    <w:name w:val="Emphasis"/>
    <w:basedOn w:val="a0"/>
    <w:uiPriority w:val="20"/>
    <w:qFormat/>
    <w:rsid w:val="00EF1755"/>
    <w:rPr>
      <w:i/>
      <w:iCs/>
      <w:color w:val="auto"/>
    </w:rPr>
  </w:style>
  <w:style w:type="paragraph" w:styleId="a5">
    <w:name w:val="List Paragraph"/>
    <w:basedOn w:val="a"/>
    <w:uiPriority w:val="34"/>
    <w:qFormat/>
    <w:rsid w:val="006D5563"/>
    <w:pPr>
      <w:ind w:left="720"/>
      <w:contextualSpacing/>
    </w:pPr>
  </w:style>
  <w:style w:type="character" w:customStyle="1" w:styleId="citation">
    <w:name w:val="citation"/>
    <w:basedOn w:val="a0"/>
    <w:rsid w:val="006238B8"/>
  </w:style>
  <w:style w:type="character" w:customStyle="1" w:styleId="a-size-base">
    <w:name w:val="a-size-base"/>
    <w:basedOn w:val="a0"/>
    <w:rsid w:val="00FF3438"/>
  </w:style>
  <w:style w:type="character" w:customStyle="1" w:styleId="arxivid">
    <w:name w:val="arxivid"/>
    <w:basedOn w:val="a0"/>
    <w:rsid w:val="00FF3438"/>
  </w:style>
  <w:style w:type="character" w:styleId="HTML">
    <w:name w:val="HTML Cite"/>
    <w:basedOn w:val="a0"/>
    <w:uiPriority w:val="99"/>
    <w:semiHidden/>
    <w:unhideWhenUsed/>
    <w:rsid w:val="006C106E"/>
    <w:rPr>
      <w:i/>
      <w:iCs/>
    </w:rPr>
  </w:style>
  <w:style w:type="paragraph" w:styleId="a6">
    <w:name w:val="Balloon Text"/>
    <w:basedOn w:val="a"/>
    <w:link w:val="a7"/>
    <w:uiPriority w:val="99"/>
    <w:semiHidden/>
    <w:unhideWhenUsed/>
    <w:rsid w:val="009D215F"/>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9D215F"/>
    <w:rPr>
      <w:rFonts w:ascii="Tahoma" w:hAnsi="Tahoma" w:cs="Tahoma"/>
      <w:sz w:val="16"/>
      <w:szCs w:val="16"/>
    </w:rPr>
  </w:style>
  <w:style w:type="character" w:customStyle="1" w:styleId="fontstyle01">
    <w:name w:val="fontstyle01"/>
    <w:basedOn w:val="a0"/>
    <w:rsid w:val="009D215F"/>
    <w:rPr>
      <w:rFonts w:ascii="TimesNewRomanPSMT" w:hAnsi="TimesNewRomanPSMT" w:hint="default"/>
      <w:b w:val="0"/>
      <w:bCs w:val="0"/>
      <w:i w:val="0"/>
      <w:iCs w:val="0"/>
      <w:color w:val="242021"/>
      <w:sz w:val="20"/>
      <w:szCs w:val="20"/>
    </w:rPr>
  </w:style>
  <w:style w:type="character" w:customStyle="1" w:styleId="fontstyle21">
    <w:name w:val="fontstyle21"/>
    <w:basedOn w:val="a0"/>
    <w:rsid w:val="009D215F"/>
    <w:rPr>
      <w:rFonts w:ascii="TimesNewRomanPS-ItalicMT" w:hAnsi="TimesNewRomanPS-ItalicMT" w:hint="default"/>
      <w:b w:val="0"/>
      <w:bCs w:val="0"/>
      <w:i/>
      <w:iCs/>
      <w:color w:val="242021"/>
      <w:sz w:val="20"/>
      <w:szCs w:val="20"/>
    </w:rPr>
  </w:style>
  <w:style w:type="table" w:styleId="a8">
    <w:name w:val="Table Grid"/>
    <w:basedOn w:val="a1"/>
    <w:uiPriority w:val="59"/>
    <w:rsid w:val="00FC69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footnote text"/>
    <w:basedOn w:val="a"/>
    <w:link w:val="aa"/>
    <w:uiPriority w:val="99"/>
    <w:semiHidden/>
    <w:unhideWhenUsed/>
    <w:rsid w:val="00042B12"/>
    <w:pPr>
      <w:spacing w:after="0" w:line="240" w:lineRule="auto"/>
    </w:pPr>
    <w:rPr>
      <w:sz w:val="20"/>
      <w:szCs w:val="20"/>
    </w:rPr>
  </w:style>
  <w:style w:type="character" w:customStyle="1" w:styleId="aa">
    <w:name w:val="Текст сноски Знак"/>
    <w:basedOn w:val="a0"/>
    <w:link w:val="a9"/>
    <w:uiPriority w:val="99"/>
    <w:semiHidden/>
    <w:rsid w:val="00042B12"/>
    <w:rPr>
      <w:sz w:val="20"/>
      <w:szCs w:val="20"/>
    </w:rPr>
  </w:style>
  <w:style w:type="character" w:styleId="ab">
    <w:name w:val="footnote reference"/>
    <w:basedOn w:val="a0"/>
    <w:uiPriority w:val="99"/>
    <w:semiHidden/>
    <w:unhideWhenUsed/>
    <w:rsid w:val="00042B12"/>
    <w:rPr>
      <w:vertAlign w:val="superscript"/>
    </w:rPr>
  </w:style>
  <w:style w:type="character" w:customStyle="1" w:styleId="10">
    <w:name w:val="Заголовок 1 Знак"/>
    <w:basedOn w:val="a0"/>
    <w:link w:val="1"/>
    <w:uiPriority w:val="9"/>
    <w:rsid w:val="00EF1755"/>
    <w:rPr>
      <w:rFonts w:asciiTheme="majorHAnsi" w:eastAsiaTheme="majorEastAsia" w:hAnsiTheme="majorHAnsi" w:cstheme="majorBidi"/>
      <w:color w:val="365F91" w:themeColor="accent1" w:themeShade="BF"/>
      <w:sz w:val="32"/>
      <w:szCs w:val="32"/>
    </w:rPr>
  </w:style>
  <w:style w:type="character" w:styleId="ac">
    <w:name w:val="Placeholder Text"/>
    <w:basedOn w:val="a0"/>
    <w:uiPriority w:val="99"/>
    <w:semiHidden/>
    <w:rsid w:val="009E7D28"/>
    <w:rPr>
      <w:color w:val="808080"/>
    </w:rPr>
  </w:style>
  <w:style w:type="character" w:customStyle="1" w:styleId="30">
    <w:name w:val="Заголовок 3 Знак"/>
    <w:basedOn w:val="a0"/>
    <w:link w:val="3"/>
    <w:uiPriority w:val="9"/>
    <w:semiHidden/>
    <w:rsid w:val="00EF1755"/>
    <w:rPr>
      <w:rFonts w:asciiTheme="majorHAnsi" w:eastAsiaTheme="majorEastAsia" w:hAnsiTheme="majorHAnsi" w:cstheme="majorBidi"/>
      <w:color w:val="244061" w:themeColor="accent1" w:themeShade="80"/>
      <w:sz w:val="24"/>
      <w:szCs w:val="24"/>
    </w:rPr>
  </w:style>
  <w:style w:type="character" w:customStyle="1" w:styleId="title-text">
    <w:name w:val="title-text"/>
    <w:basedOn w:val="a0"/>
    <w:rsid w:val="00C445A8"/>
  </w:style>
  <w:style w:type="character" w:customStyle="1" w:styleId="text">
    <w:name w:val="text"/>
    <w:basedOn w:val="a0"/>
    <w:rsid w:val="00C445A8"/>
  </w:style>
  <w:style w:type="character" w:customStyle="1" w:styleId="20">
    <w:name w:val="Заголовок 2 Знак"/>
    <w:basedOn w:val="a0"/>
    <w:link w:val="2"/>
    <w:uiPriority w:val="9"/>
    <w:semiHidden/>
    <w:rsid w:val="00EF1755"/>
    <w:rPr>
      <w:rFonts w:asciiTheme="majorHAnsi" w:eastAsiaTheme="majorEastAsia" w:hAnsiTheme="majorHAnsi" w:cstheme="majorBidi"/>
      <w:color w:val="365F91" w:themeColor="accent1" w:themeShade="BF"/>
      <w:sz w:val="28"/>
      <w:szCs w:val="28"/>
    </w:rPr>
  </w:style>
  <w:style w:type="paragraph" w:styleId="ad">
    <w:name w:val="endnote text"/>
    <w:basedOn w:val="a"/>
    <w:link w:val="ae"/>
    <w:uiPriority w:val="99"/>
    <w:semiHidden/>
    <w:unhideWhenUsed/>
    <w:rsid w:val="00666D34"/>
    <w:pPr>
      <w:spacing w:after="0" w:line="240" w:lineRule="auto"/>
    </w:pPr>
    <w:rPr>
      <w:sz w:val="20"/>
      <w:szCs w:val="20"/>
    </w:rPr>
  </w:style>
  <w:style w:type="character" w:customStyle="1" w:styleId="ae">
    <w:name w:val="Текст концевой сноски Знак"/>
    <w:basedOn w:val="a0"/>
    <w:link w:val="ad"/>
    <w:uiPriority w:val="99"/>
    <w:semiHidden/>
    <w:rsid w:val="00666D34"/>
    <w:rPr>
      <w:sz w:val="20"/>
      <w:szCs w:val="20"/>
    </w:rPr>
  </w:style>
  <w:style w:type="character" w:styleId="af">
    <w:name w:val="endnote reference"/>
    <w:basedOn w:val="a0"/>
    <w:uiPriority w:val="99"/>
    <w:semiHidden/>
    <w:unhideWhenUsed/>
    <w:rsid w:val="00666D34"/>
    <w:rPr>
      <w:vertAlign w:val="superscript"/>
    </w:rPr>
  </w:style>
  <w:style w:type="paragraph" w:styleId="HTML0">
    <w:name w:val="HTML Preformatted"/>
    <w:basedOn w:val="a"/>
    <w:link w:val="HTML1"/>
    <w:uiPriority w:val="99"/>
    <w:semiHidden/>
    <w:unhideWhenUsed/>
    <w:rsid w:val="00666D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666D34"/>
    <w:rPr>
      <w:rFonts w:ascii="Courier New" w:eastAsia="Times New Roman" w:hAnsi="Courier New" w:cs="Courier New"/>
      <w:sz w:val="20"/>
      <w:szCs w:val="20"/>
      <w:lang w:eastAsia="ru-RU"/>
    </w:rPr>
  </w:style>
  <w:style w:type="character" w:customStyle="1" w:styleId="author-ref">
    <w:name w:val="author-ref"/>
    <w:basedOn w:val="a0"/>
    <w:rsid w:val="00666D34"/>
  </w:style>
  <w:style w:type="paragraph" w:styleId="af0">
    <w:name w:val="header"/>
    <w:basedOn w:val="a"/>
    <w:link w:val="af1"/>
    <w:uiPriority w:val="99"/>
    <w:unhideWhenUsed/>
    <w:rsid w:val="00F23F23"/>
    <w:pPr>
      <w:tabs>
        <w:tab w:val="center" w:pos="4677"/>
        <w:tab w:val="right" w:pos="9355"/>
      </w:tabs>
      <w:spacing w:after="0" w:line="240" w:lineRule="auto"/>
    </w:pPr>
  </w:style>
  <w:style w:type="character" w:customStyle="1" w:styleId="af1">
    <w:name w:val="Верхний колонтитул Знак"/>
    <w:basedOn w:val="a0"/>
    <w:link w:val="af0"/>
    <w:uiPriority w:val="99"/>
    <w:rsid w:val="00F23F23"/>
  </w:style>
  <w:style w:type="paragraph" w:styleId="af2">
    <w:name w:val="footer"/>
    <w:basedOn w:val="a"/>
    <w:link w:val="af3"/>
    <w:uiPriority w:val="99"/>
    <w:unhideWhenUsed/>
    <w:rsid w:val="00F23F23"/>
    <w:pPr>
      <w:tabs>
        <w:tab w:val="center" w:pos="4677"/>
        <w:tab w:val="right" w:pos="9355"/>
      </w:tabs>
      <w:spacing w:after="0" w:line="240" w:lineRule="auto"/>
    </w:pPr>
  </w:style>
  <w:style w:type="character" w:customStyle="1" w:styleId="af3">
    <w:name w:val="Нижний колонтитул Знак"/>
    <w:basedOn w:val="a0"/>
    <w:link w:val="af2"/>
    <w:uiPriority w:val="99"/>
    <w:rsid w:val="00F23F23"/>
  </w:style>
  <w:style w:type="paragraph" w:customStyle="1" w:styleId="11">
    <w:name w:val="Обычный1"/>
    <w:rsid w:val="001C4334"/>
    <w:pPr>
      <w:spacing w:after="0"/>
    </w:pPr>
    <w:rPr>
      <w:rFonts w:ascii="Arial" w:eastAsia="Arial" w:hAnsi="Arial" w:cs="Arial"/>
      <w:lang w:eastAsia="ru-RU"/>
    </w:rPr>
  </w:style>
  <w:style w:type="character" w:customStyle="1" w:styleId="12">
    <w:name w:val="Неразрешенное упоминание1"/>
    <w:basedOn w:val="a0"/>
    <w:uiPriority w:val="99"/>
    <w:semiHidden/>
    <w:unhideWhenUsed/>
    <w:rsid w:val="00994B6E"/>
    <w:rPr>
      <w:color w:val="605E5C"/>
      <w:shd w:val="clear" w:color="auto" w:fill="E1DFDD"/>
    </w:rPr>
  </w:style>
  <w:style w:type="character" w:styleId="af4">
    <w:name w:val="annotation reference"/>
    <w:basedOn w:val="a0"/>
    <w:uiPriority w:val="99"/>
    <w:semiHidden/>
    <w:unhideWhenUsed/>
    <w:rsid w:val="00985234"/>
    <w:rPr>
      <w:sz w:val="16"/>
      <w:szCs w:val="16"/>
    </w:rPr>
  </w:style>
  <w:style w:type="paragraph" w:styleId="af5">
    <w:name w:val="annotation text"/>
    <w:basedOn w:val="a"/>
    <w:link w:val="af6"/>
    <w:uiPriority w:val="99"/>
    <w:semiHidden/>
    <w:unhideWhenUsed/>
    <w:rsid w:val="00985234"/>
    <w:pPr>
      <w:spacing w:line="240" w:lineRule="auto"/>
    </w:pPr>
    <w:rPr>
      <w:sz w:val="20"/>
      <w:szCs w:val="20"/>
    </w:rPr>
  </w:style>
  <w:style w:type="character" w:customStyle="1" w:styleId="af6">
    <w:name w:val="Текст примечания Знак"/>
    <w:basedOn w:val="a0"/>
    <w:link w:val="af5"/>
    <w:uiPriority w:val="99"/>
    <w:semiHidden/>
    <w:rsid w:val="00985234"/>
    <w:rPr>
      <w:sz w:val="20"/>
      <w:szCs w:val="20"/>
    </w:rPr>
  </w:style>
  <w:style w:type="paragraph" w:styleId="af7">
    <w:name w:val="annotation subject"/>
    <w:basedOn w:val="af5"/>
    <w:next w:val="af5"/>
    <w:link w:val="af8"/>
    <w:uiPriority w:val="99"/>
    <w:semiHidden/>
    <w:unhideWhenUsed/>
    <w:rsid w:val="00985234"/>
    <w:rPr>
      <w:b/>
      <w:bCs/>
    </w:rPr>
  </w:style>
  <w:style w:type="character" w:customStyle="1" w:styleId="af8">
    <w:name w:val="Тема примечания Знак"/>
    <w:basedOn w:val="af6"/>
    <w:link w:val="af7"/>
    <w:uiPriority w:val="99"/>
    <w:semiHidden/>
    <w:rsid w:val="00985234"/>
    <w:rPr>
      <w:b/>
      <w:bCs/>
      <w:sz w:val="20"/>
      <w:szCs w:val="20"/>
    </w:rPr>
  </w:style>
  <w:style w:type="paragraph" w:styleId="af9">
    <w:name w:val="Revision"/>
    <w:hidden/>
    <w:uiPriority w:val="99"/>
    <w:semiHidden/>
    <w:rsid w:val="00985234"/>
    <w:pPr>
      <w:spacing w:after="0" w:line="240" w:lineRule="auto"/>
    </w:pPr>
  </w:style>
  <w:style w:type="character" w:customStyle="1" w:styleId="40">
    <w:name w:val="Заголовок 4 Знак"/>
    <w:basedOn w:val="a0"/>
    <w:link w:val="4"/>
    <w:uiPriority w:val="9"/>
    <w:semiHidden/>
    <w:rsid w:val="00EF1755"/>
    <w:rPr>
      <w:rFonts w:asciiTheme="majorHAnsi" w:eastAsiaTheme="majorEastAsia" w:hAnsiTheme="majorHAnsi" w:cstheme="majorBidi"/>
      <w:i/>
      <w:iCs/>
      <w:color w:val="365F91" w:themeColor="accent1" w:themeShade="BF"/>
    </w:rPr>
  </w:style>
  <w:style w:type="character" w:customStyle="1" w:styleId="50">
    <w:name w:val="Заголовок 5 Знак"/>
    <w:basedOn w:val="a0"/>
    <w:link w:val="5"/>
    <w:uiPriority w:val="9"/>
    <w:semiHidden/>
    <w:rsid w:val="00EF1755"/>
    <w:rPr>
      <w:rFonts w:asciiTheme="majorHAnsi" w:eastAsiaTheme="majorEastAsia" w:hAnsiTheme="majorHAnsi" w:cstheme="majorBidi"/>
      <w:color w:val="365F91" w:themeColor="accent1" w:themeShade="BF"/>
    </w:rPr>
  </w:style>
  <w:style w:type="character" w:customStyle="1" w:styleId="60">
    <w:name w:val="Заголовок 6 Знак"/>
    <w:basedOn w:val="a0"/>
    <w:link w:val="6"/>
    <w:uiPriority w:val="9"/>
    <w:semiHidden/>
    <w:rsid w:val="00EF1755"/>
    <w:rPr>
      <w:rFonts w:asciiTheme="majorHAnsi" w:eastAsiaTheme="majorEastAsia" w:hAnsiTheme="majorHAnsi" w:cstheme="majorBidi"/>
      <w:color w:val="244061" w:themeColor="accent1" w:themeShade="80"/>
    </w:rPr>
  </w:style>
  <w:style w:type="character" w:customStyle="1" w:styleId="70">
    <w:name w:val="Заголовок 7 Знак"/>
    <w:basedOn w:val="a0"/>
    <w:link w:val="7"/>
    <w:uiPriority w:val="9"/>
    <w:semiHidden/>
    <w:rsid w:val="00EF1755"/>
    <w:rPr>
      <w:rFonts w:asciiTheme="majorHAnsi" w:eastAsiaTheme="majorEastAsia" w:hAnsiTheme="majorHAnsi" w:cstheme="majorBidi"/>
      <w:i/>
      <w:iCs/>
      <w:color w:val="244061" w:themeColor="accent1" w:themeShade="80"/>
    </w:rPr>
  </w:style>
  <w:style w:type="character" w:customStyle="1" w:styleId="80">
    <w:name w:val="Заголовок 8 Знак"/>
    <w:basedOn w:val="a0"/>
    <w:link w:val="8"/>
    <w:uiPriority w:val="9"/>
    <w:semiHidden/>
    <w:rsid w:val="00EF1755"/>
    <w:rPr>
      <w:rFonts w:asciiTheme="majorHAnsi" w:eastAsiaTheme="majorEastAsia" w:hAnsiTheme="majorHAnsi" w:cstheme="majorBidi"/>
      <w:color w:val="262626" w:themeColor="text1" w:themeTint="D9"/>
      <w:sz w:val="21"/>
      <w:szCs w:val="21"/>
    </w:rPr>
  </w:style>
  <w:style w:type="character" w:customStyle="1" w:styleId="90">
    <w:name w:val="Заголовок 9 Знак"/>
    <w:basedOn w:val="a0"/>
    <w:link w:val="9"/>
    <w:uiPriority w:val="9"/>
    <w:semiHidden/>
    <w:rsid w:val="00EF1755"/>
    <w:rPr>
      <w:rFonts w:asciiTheme="majorHAnsi" w:eastAsiaTheme="majorEastAsia" w:hAnsiTheme="majorHAnsi" w:cstheme="majorBidi"/>
      <w:i/>
      <w:iCs/>
      <w:color w:val="262626" w:themeColor="text1" w:themeTint="D9"/>
      <w:sz w:val="21"/>
      <w:szCs w:val="21"/>
    </w:rPr>
  </w:style>
  <w:style w:type="paragraph" w:styleId="afa">
    <w:name w:val="caption"/>
    <w:basedOn w:val="a"/>
    <w:next w:val="a"/>
    <w:uiPriority w:val="35"/>
    <w:semiHidden/>
    <w:unhideWhenUsed/>
    <w:qFormat/>
    <w:rsid w:val="00EF1755"/>
    <w:pPr>
      <w:spacing w:after="200" w:line="240" w:lineRule="auto"/>
    </w:pPr>
    <w:rPr>
      <w:i/>
      <w:iCs/>
      <w:color w:val="1F497D" w:themeColor="text2"/>
      <w:sz w:val="18"/>
      <w:szCs w:val="18"/>
    </w:rPr>
  </w:style>
  <w:style w:type="paragraph" w:styleId="afb">
    <w:name w:val="Title"/>
    <w:basedOn w:val="a"/>
    <w:next w:val="a"/>
    <w:link w:val="afc"/>
    <w:uiPriority w:val="10"/>
    <w:qFormat/>
    <w:rsid w:val="00EF1755"/>
    <w:pPr>
      <w:spacing w:after="0" w:line="240" w:lineRule="auto"/>
      <w:contextualSpacing/>
    </w:pPr>
    <w:rPr>
      <w:rFonts w:asciiTheme="majorHAnsi" w:eastAsiaTheme="majorEastAsia" w:hAnsiTheme="majorHAnsi" w:cstheme="majorBidi"/>
      <w:spacing w:val="-10"/>
      <w:sz w:val="56"/>
      <w:szCs w:val="56"/>
    </w:rPr>
  </w:style>
  <w:style w:type="character" w:customStyle="1" w:styleId="afc">
    <w:name w:val="Заголовок Знак"/>
    <w:basedOn w:val="a0"/>
    <w:link w:val="afb"/>
    <w:uiPriority w:val="10"/>
    <w:rsid w:val="00EF1755"/>
    <w:rPr>
      <w:rFonts w:asciiTheme="majorHAnsi" w:eastAsiaTheme="majorEastAsia" w:hAnsiTheme="majorHAnsi" w:cstheme="majorBidi"/>
      <w:spacing w:val="-10"/>
      <w:sz w:val="56"/>
      <w:szCs w:val="56"/>
    </w:rPr>
  </w:style>
  <w:style w:type="paragraph" w:styleId="afd">
    <w:name w:val="Subtitle"/>
    <w:basedOn w:val="a"/>
    <w:next w:val="a"/>
    <w:link w:val="afe"/>
    <w:uiPriority w:val="11"/>
    <w:qFormat/>
    <w:rsid w:val="00EF1755"/>
    <w:pPr>
      <w:numPr>
        <w:ilvl w:val="1"/>
      </w:numPr>
    </w:pPr>
    <w:rPr>
      <w:color w:val="5A5A5A" w:themeColor="text1" w:themeTint="A5"/>
      <w:spacing w:val="15"/>
    </w:rPr>
  </w:style>
  <w:style w:type="character" w:customStyle="1" w:styleId="afe">
    <w:name w:val="Подзаголовок Знак"/>
    <w:basedOn w:val="a0"/>
    <w:link w:val="afd"/>
    <w:uiPriority w:val="11"/>
    <w:rsid w:val="00EF1755"/>
    <w:rPr>
      <w:color w:val="5A5A5A" w:themeColor="text1" w:themeTint="A5"/>
      <w:spacing w:val="15"/>
    </w:rPr>
  </w:style>
  <w:style w:type="character" w:styleId="aff">
    <w:name w:val="Strong"/>
    <w:basedOn w:val="a0"/>
    <w:uiPriority w:val="22"/>
    <w:qFormat/>
    <w:rsid w:val="00EF1755"/>
    <w:rPr>
      <w:b/>
      <w:bCs/>
      <w:color w:val="auto"/>
    </w:rPr>
  </w:style>
  <w:style w:type="paragraph" w:styleId="aff0">
    <w:name w:val="No Spacing"/>
    <w:uiPriority w:val="1"/>
    <w:qFormat/>
    <w:rsid w:val="00EF1755"/>
    <w:pPr>
      <w:spacing w:after="0" w:line="240" w:lineRule="auto"/>
    </w:pPr>
  </w:style>
  <w:style w:type="paragraph" w:styleId="21">
    <w:name w:val="Quote"/>
    <w:basedOn w:val="a"/>
    <w:next w:val="a"/>
    <w:link w:val="22"/>
    <w:uiPriority w:val="29"/>
    <w:qFormat/>
    <w:rsid w:val="00EF1755"/>
    <w:pPr>
      <w:spacing w:before="200"/>
      <w:ind w:left="864" w:right="864"/>
    </w:pPr>
    <w:rPr>
      <w:i/>
      <w:iCs/>
      <w:color w:val="404040" w:themeColor="text1" w:themeTint="BF"/>
    </w:rPr>
  </w:style>
  <w:style w:type="character" w:customStyle="1" w:styleId="22">
    <w:name w:val="Цитата 2 Знак"/>
    <w:basedOn w:val="a0"/>
    <w:link w:val="21"/>
    <w:uiPriority w:val="29"/>
    <w:rsid w:val="00EF1755"/>
    <w:rPr>
      <w:i/>
      <w:iCs/>
      <w:color w:val="404040" w:themeColor="text1" w:themeTint="BF"/>
    </w:rPr>
  </w:style>
  <w:style w:type="paragraph" w:styleId="aff1">
    <w:name w:val="Intense Quote"/>
    <w:basedOn w:val="a"/>
    <w:next w:val="a"/>
    <w:link w:val="aff2"/>
    <w:uiPriority w:val="30"/>
    <w:qFormat/>
    <w:rsid w:val="00EF1755"/>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aff2">
    <w:name w:val="Выделенная цитата Знак"/>
    <w:basedOn w:val="a0"/>
    <w:link w:val="aff1"/>
    <w:uiPriority w:val="30"/>
    <w:rsid w:val="00EF1755"/>
    <w:rPr>
      <w:i/>
      <w:iCs/>
      <w:color w:val="4F81BD" w:themeColor="accent1"/>
    </w:rPr>
  </w:style>
  <w:style w:type="character" w:styleId="aff3">
    <w:name w:val="Subtle Emphasis"/>
    <w:basedOn w:val="a0"/>
    <w:uiPriority w:val="19"/>
    <w:qFormat/>
    <w:rsid w:val="00EF1755"/>
    <w:rPr>
      <w:i/>
      <w:iCs/>
      <w:color w:val="404040" w:themeColor="text1" w:themeTint="BF"/>
    </w:rPr>
  </w:style>
  <w:style w:type="character" w:styleId="aff4">
    <w:name w:val="Intense Emphasis"/>
    <w:basedOn w:val="a0"/>
    <w:uiPriority w:val="21"/>
    <w:qFormat/>
    <w:rsid w:val="00EF1755"/>
    <w:rPr>
      <w:i/>
      <w:iCs/>
      <w:color w:val="4F81BD" w:themeColor="accent1"/>
    </w:rPr>
  </w:style>
  <w:style w:type="character" w:styleId="aff5">
    <w:name w:val="Subtle Reference"/>
    <w:basedOn w:val="a0"/>
    <w:uiPriority w:val="31"/>
    <w:qFormat/>
    <w:rsid w:val="00EF1755"/>
    <w:rPr>
      <w:smallCaps/>
      <w:color w:val="404040" w:themeColor="text1" w:themeTint="BF"/>
    </w:rPr>
  </w:style>
  <w:style w:type="character" w:styleId="aff6">
    <w:name w:val="Intense Reference"/>
    <w:basedOn w:val="a0"/>
    <w:uiPriority w:val="32"/>
    <w:qFormat/>
    <w:rsid w:val="00EF1755"/>
    <w:rPr>
      <w:b/>
      <w:bCs/>
      <w:smallCaps/>
      <w:color w:val="4F81BD" w:themeColor="accent1"/>
      <w:spacing w:val="5"/>
    </w:rPr>
  </w:style>
  <w:style w:type="character" w:styleId="aff7">
    <w:name w:val="Book Title"/>
    <w:basedOn w:val="a0"/>
    <w:uiPriority w:val="33"/>
    <w:qFormat/>
    <w:rsid w:val="00EF1755"/>
    <w:rPr>
      <w:b/>
      <w:bCs/>
      <w:i/>
      <w:iCs/>
      <w:spacing w:val="5"/>
    </w:rPr>
  </w:style>
  <w:style w:type="paragraph" w:styleId="aff8">
    <w:name w:val="TOC Heading"/>
    <w:basedOn w:val="1"/>
    <w:next w:val="a"/>
    <w:uiPriority w:val="39"/>
    <w:semiHidden/>
    <w:unhideWhenUsed/>
    <w:qFormat/>
    <w:rsid w:val="00EF1755"/>
    <w:pPr>
      <w:outlineLvl w:val="9"/>
    </w:pPr>
  </w:style>
  <w:style w:type="character" w:customStyle="1" w:styleId="UnresolvedMention">
    <w:name w:val="Unresolved Mention"/>
    <w:basedOn w:val="a0"/>
    <w:uiPriority w:val="99"/>
    <w:semiHidden/>
    <w:unhideWhenUsed/>
    <w:rsid w:val="00F333C1"/>
    <w:rPr>
      <w:color w:val="605E5C"/>
      <w:shd w:val="clear" w:color="auto" w:fill="E1DFDD"/>
    </w:rPr>
  </w:style>
  <w:style w:type="character" w:styleId="aff9">
    <w:name w:val="FollowedHyperlink"/>
    <w:basedOn w:val="a0"/>
    <w:uiPriority w:val="99"/>
    <w:semiHidden/>
    <w:unhideWhenUsed/>
    <w:rsid w:val="00F4257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743410">
      <w:bodyDiv w:val="1"/>
      <w:marLeft w:val="0"/>
      <w:marRight w:val="0"/>
      <w:marTop w:val="0"/>
      <w:marBottom w:val="0"/>
      <w:divBdr>
        <w:top w:val="none" w:sz="0" w:space="0" w:color="auto"/>
        <w:left w:val="none" w:sz="0" w:space="0" w:color="auto"/>
        <w:bottom w:val="none" w:sz="0" w:space="0" w:color="auto"/>
        <w:right w:val="none" w:sz="0" w:space="0" w:color="auto"/>
      </w:divBdr>
    </w:div>
    <w:div w:id="102573049">
      <w:bodyDiv w:val="1"/>
      <w:marLeft w:val="0"/>
      <w:marRight w:val="0"/>
      <w:marTop w:val="0"/>
      <w:marBottom w:val="0"/>
      <w:divBdr>
        <w:top w:val="none" w:sz="0" w:space="0" w:color="auto"/>
        <w:left w:val="none" w:sz="0" w:space="0" w:color="auto"/>
        <w:bottom w:val="none" w:sz="0" w:space="0" w:color="auto"/>
        <w:right w:val="none" w:sz="0" w:space="0" w:color="auto"/>
      </w:divBdr>
    </w:div>
    <w:div w:id="117526793">
      <w:bodyDiv w:val="1"/>
      <w:marLeft w:val="0"/>
      <w:marRight w:val="0"/>
      <w:marTop w:val="0"/>
      <w:marBottom w:val="0"/>
      <w:divBdr>
        <w:top w:val="none" w:sz="0" w:space="0" w:color="auto"/>
        <w:left w:val="none" w:sz="0" w:space="0" w:color="auto"/>
        <w:bottom w:val="none" w:sz="0" w:space="0" w:color="auto"/>
        <w:right w:val="none" w:sz="0" w:space="0" w:color="auto"/>
      </w:divBdr>
    </w:div>
    <w:div w:id="119685785">
      <w:bodyDiv w:val="1"/>
      <w:marLeft w:val="0"/>
      <w:marRight w:val="0"/>
      <w:marTop w:val="0"/>
      <w:marBottom w:val="0"/>
      <w:divBdr>
        <w:top w:val="none" w:sz="0" w:space="0" w:color="auto"/>
        <w:left w:val="none" w:sz="0" w:space="0" w:color="auto"/>
        <w:bottom w:val="none" w:sz="0" w:space="0" w:color="auto"/>
        <w:right w:val="none" w:sz="0" w:space="0" w:color="auto"/>
      </w:divBdr>
    </w:div>
    <w:div w:id="127018693">
      <w:bodyDiv w:val="1"/>
      <w:marLeft w:val="0"/>
      <w:marRight w:val="0"/>
      <w:marTop w:val="0"/>
      <w:marBottom w:val="0"/>
      <w:divBdr>
        <w:top w:val="none" w:sz="0" w:space="0" w:color="auto"/>
        <w:left w:val="none" w:sz="0" w:space="0" w:color="auto"/>
        <w:bottom w:val="none" w:sz="0" w:space="0" w:color="auto"/>
        <w:right w:val="none" w:sz="0" w:space="0" w:color="auto"/>
      </w:divBdr>
    </w:div>
    <w:div w:id="135951838">
      <w:bodyDiv w:val="1"/>
      <w:marLeft w:val="0"/>
      <w:marRight w:val="0"/>
      <w:marTop w:val="0"/>
      <w:marBottom w:val="0"/>
      <w:divBdr>
        <w:top w:val="none" w:sz="0" w:space="0" w:color="auto"/>
        <w:left w:val="none" w:sz="0" w:space="0" w:color="auto"/>
        <w:bottom w:val="none" w:sz="0" w:space="0" w:color="auto"/>
        <w:right w:val="none" w:sz="0" w:space="0" w:color="auto"/>
      </w:divBdr>
    </w:div>
    <w:div w:id="172577960">
      <w:bodyDiv w:val="1"/>
      <w:marLeft w:val="0"/>
      <w:marRight w:val="0"/>
      <w:marTop w:val="0"/>
      <w:marBottom w:val="0"/>
      <w:divBdr>
        <w:top w:val="none" w:sz="0" w:space="0" w:color="auto"/>
        <w:left w:val="none" w:sz="0" w:space="0" w:color="auto"/>
        <w:bottom w:val="none" w:sz="0" w:space="0" w:color="auto"/>
        <w:right w:val="none" w:sz="0" w:space="0" w:color="auto"/>
      </w:divBdr>
    </w:div>
    <w:div w:id="357242369">
      <w:bodyDiv w:val="1"/>
      <w:marLeft w:val="0"/>
      <w:marRight w:val="0"/>
      <w:marTop w:val="0"/>
      <w:marBottom w:val="0"/>
      <w:divBdr>
        <w:top w:val="none" w:sz="0" w:space="0" w:color="auto"/>
        <w:left w:val="none" w:sz="0" w:space="0" w:color="auto"/>
        <w:bottom w:val="none" w:sz="0" w:space="0" w:color="auto"/>
        <w:right w:val="none" w:sz="0" w:space="0" w:color="auto"/>
      </w:divBdr>
    </w:div>
    <w:div w:id="406340001">
      <w:bodyDiv w:val="1"/>
      <w:marLeft w:val="0"/>
      <w:marRight w:val="0"/>
      <w:marTop w:val="0"/>
      <w:marBottom w:val="0"/>
      <w:divBdr>
        <w:top w:val="none" w:sz="0" w:space="0" w:color="auto"/>
        <w:left w:val="none" w:sz="0" w:space="0" w:color="auto"/>
        <w:bottom w:val="none" w:sz="0" w:space="0" w:color="auto"/>
        <w:right w:val="none" w:sz="0" w:space="0" w:color="auto"/>
      </w:divBdr>
    </w:div>
    <w:div w:id="411699843">
      <w:bodyDiv w:val="1"/>
      <w:marLeft w:val="0"/>
      <w:marRight w:val="0"/>
      <w:marTop w:val="0"/>
      <w:marBottom w:val="0"/>
      <w:divBdr>
        <w:top w:val="none" w:sz="0" w:space="0" w:color="auto"/>
        <w:left w:val="none" w:sz="0" w:space="0" w:color="auto"/>
        <w:bottom w:val="none" w:sz="0" w:space="0" w:color="auto"/>
        <w:right w:val="none" w:sz="0" w:space="0" w:color="auto"/>
      </w:divBdr>
      <w:divsChild>
        <w:div w:id="1943995887">
          <w:marLeft w:val="0"/>
          <w:marRight w:val="0"/>
          <w:marTop w:val="0"/>
          <w:marBottom w:val="0"/>
          <w:divBdr>
            <w:top w:val="none" w:sz="0" w:space="0" w:color="auto"/>
            <w:left w:val="none" w:sz="0" w:space="0" w:color="auto"/>
            <w:bottom w:val="none" w:sz="0" w:space="0" w:color="auto"/>
            <w:right w:val="none" w:sz="0" w:space="0" w:color="auto"/>
          </w:divBdr>
        </w:div>
        <w:div w:id="576939136">
          <w:marLeft w:val="0"/>
          <w:marRight w:val="0"/>
          <w:marTop w:val="0"/>
          <w:marBottom w:val="0"/>
          <w:divBdr>
            <w:top w:val="none" w:sz="0" w:space="0" w:color="auto"/>
            <w:left w:val="none" w:sz="0" w:space="0" w:color="auto"/>
            <w:bottom w:val="none" w:sz="0" w:space="0" w:color="auto"/>
            <w:right w:val="none" w:sz="0" w:space="0" w:color="auto"/>
          </w:divBdr>
        </w:div>
        <w:div w:id="457527876">
          <w:marLeft w:val="0"/>
          <w:marRight w:val="0"/>
          <w:marTop w:val="0"/>
          <w:marBottom w:val="0"/>
          <w:divBdr>
            <w:top w:val="none" w:sz="0" w:space="0" w:color="auto"/>
            <w:left w:val="none" w:sz="0" w:space="0" w:color="auto"/>
            <w:bottom w:val="none" w:sz="0" w:space="0" w:color="auto"/>
            <w:right w:val="none" w:sz="0" w:space="0" w:color="auto"/>
          </w:divBdr>
        </w:div>
      </w:divsChild>
    </w:div>
    <w:div w:id="673845422">
      <w:bodyDiv w:val="1"/>
      <w:marLeft w:val="0"/>
      <w:marRight w:val="0"/>
      <w:marTop w:val="0"/>
      <w:marBottom w:val="0"/>
      <w:divBdr>
        <w:top w:val="none" w:sz="0" w:space="0" w:color="auto"/>
        <w:left w:val="none" w:sz="0" w:space="0" w:color="auto"/>
        <w:bottom w:val="none" w:sz="0" w:space="0" w:color="auto"/>
        <w:right w:val="none" w:sz="0" w:space="0" w:color="auto"/>
      </w:divBdr>
    </w:div>
    <w:div w:id="781995422">
      <w:bodyDiv w:val="1"/>
      <w:marLeft w:val="0"/>
      <w:marRight w:val="0"/>
      <w:marTop w:val="0"/>
      <w:marBottom w:val="0"/>
      <w:divBdr>
        <w:top w:val="none" w:sz="0" w:space="0" w:color="auto"/>
        <w:left w:val="none" w:sz="0" w:space="0" w:color="auto"/>
        <w:bottom w:val="none" w:sz="0" w:space="0" w:color="auto"/>
        <w:right w:val="none" w:sz="0" w:space="0" w:color="auto"/>
      </w:divBdr>
    </w:div>
    <w:div w:id="965505344">
      <w:bodyDiv w:val="1"/>
      <w:marLeft w:val="0"/>
      <w:marRight w:val="0"/>
      <w:marTop w:val="0"/>
      <w:marBottom w:val="0"/>
      <w:divBdr>
        <w:top w:val="none" w:sz="0" w:space="0" w:color="auto"/>
        <w:left w:val="none" w:sz="0" w:space="0" w:color="auto"/>
        <w:bottom w:val="none" w:sz="0" w:space="0" w:color="auto"/>
        <w:right w:val="none" w:sz="0" w:space="0" w:color="auto"/>
      </w:divBdr>
    </w:div>
    <w:div w:id="1021055425">
      <w:bodyDiv w:val="1"/>
      <w:marLeft w:val="0"/>
      <w:marRight w:val="0"/>
      <w:marTop w:val="0"/>
      <w:marBottom w:val="0"/>
      <w:divBdr>
        <w:top w:val="none" w:sz="0" w:space="0" w:color="auto"/>
        <w:left w:val="none" w:sz="0" w:space="0" w:color="auto"/>
        <w:bottom w:val="none" w:sz="0" w:space="0" w:color="auto"/>
        <w:right w:val="none" w:sz="0" w:space="0" w:color="auto"/>
      </w:divBdr>
    </w:div>
    <w:div w:id="1026105227">
      <w:bodyDiv w:val="1"/>
      <w:marLeft w:val="0"/>
      <w:marRight w:val="0"/>
      <w:marTop w:val="0"/>
      <w:marBottom w:val="0"/>
      <w:divBdr>
        <w:top w:val="none" w:sz="0" w:space="0" w:color="auto"/>
        <w:left w:val="none" w:sz="0" w:space="0" w:color="auto"/>
        <w:bottom w:val="none" w:sz="0" w:space="0" w:color="auto"/>
        <w:right w:val="none" w:sz="0" w:space="0" w:color="auto"/>
      </w:divBdr>
    </w:div>
    <w:div w:id="1090396574">
      <w:bodyDiv w:val="1"/>
      <w:marLeft w:val="0"/>
      <w:marRight w:val="0"/>
      <w:marTop w:val="0"/>
      <w:marBottom w:val="0"/>
      <w:divBdr>
        <w:top w:val="none" w:sz="0" w:space="0" w:color="auto"/>
        <w:left w:val="none" w:sz="0" w:space="0" w:color="auto"/>
        <w:bottom w:val="none" w:sz="0" w:space="0" w:color="auto"/>
        <w:right w:val="none" w:sz="0" w:space="0" w:color="auto"/>
      </w:divBdr>
    </w:div>
    <w:div w:id="1142844727">
      <w:bodyDiv w:val="1"/>
      <w:marLeft w:val="0"/>
      <w:marRight w:val="0"/>
      <w:marTop w:val="0"/>
      <w:marBottom w:val="0"/>
      <w:divBdr>
        <w:top w:val="none" w:sz="0" w:space="0" w:color="auto"/>
        <w:left w:val="none" w:sz="0" w:space="0" w:color="auto"/>
        <w:bottom w:val="none" w:sz="0" w:space="0" w:color="auto"/>
        <w:right w:val="none" w:sz="0" w:space="0" w:color="auto"/>
      </w:divBdr>
    </w:div>
    <w:div w:id="1281034645">
      <w:bodyDiv w:val="1"/>
      <w:marLeft w:val="0"/>
      <w:marRight w:val="0"/>
      <w:marTop w:val="0"/>
      <w:marBottom w:val="0"/>
      <w:divBdr>
        <w:top w:val="none" w:sz="0" w:space="0" w:color="auto"/>
        <w:left w:val="none" w:sz="0" w:space="0" w:color="auto"/>
        <w:bottom w:val="none" w:sz="0" w:space="0" w:color="auto"/>
        <w:right w:val="none" w:sz="0" w:space="0" w:color="auto"/>
      </w:divBdr>
    </w:div>
    <w:div w:id="1319386762">
      <w:bodyDiv w:val="1"/>
      <w:marLeft w:val="0"/>
      <w:marRight w:val="0"/>
      <w:marTop w:val="0"/>
      <w:marBottom w:val="0"/>
      <w:divBdr>
        <w:top w:val="none" w:sz="0" w:space="0" w:color="auto"/>
        <w:left w:val="none" w:sz="0" w:space="0" w:color="auto"/>
        <w:bottom w:val="none" w:sz="0" w:space="0" w:color="auto"/>
        <w:right w:val="none" w:sz="0" w:space="0" w:color="auto"/>
      </w:divBdr>
    </w:div>
    <w:div w:id="1458261649">
      <w:bodyDiv w:val="1"/>
      <w:marLeft w:val="0"/>
      <w:marRight w:val="0"/>
      <w:marTop w:val="0"/>
      <w:marBottom w:val="0"/>
      <w:divBdr>
        <w:top w:val="none" w:sz="0" w:space="0" w:color="auto"/>
        <w:left w:val="none" w:sz="0" w:space="0" w:color="auto"/>
        <w:bottom w:val="none" w:sz="0" w:space="0" w:color="auto"/>
        <w:right w:val="none" w:sz="0" w:space="0" w:color="auto"/>
      </w:divBdr>
    </w:div>
    <w:div w:id="1539079197">
      <w:bodyDiv w:val="1"/>
      <w:marLeft w:val="0"/>
      <w:marRight w:val="0"/>
      <w:marTop w:val="0"/>
      <w:marBottom w:val="0"/>
      <w:divBdr>
        <w:top w:val="none" w:sz="0" w:space="0" w:color="auto"/>
        <w:left w:val="none" w:sz="0" w:space="0" w:color="auto"/>
        <w:bottom w:val="none" w:sz="0" w:space="0" w:color="auto"/>
        <w:right w:val="none" w:sz="0" w:space="0" w:color="auto"/>
      </w:divBdr>
    </w:div>
    <w:div w:id="1594968339">
      <w:bodyDiv w:val="1"/>
      <w:marLeft w:val="0"/>
      <w:marRight w:val="0"/>
      <w:marTop w:val="0"/>
      <w:marBottom w:val="0"/>
      <w:divBdr>
        <w:top w:val="none" w:sz="0" w:space="0" w:color="auto"/>
        <w:left w:val="none" w:sz="0" w:space="0" w:color="auto"/>
        <w:bottom w:val="none" w:sz="0" w:space="0" w:color="auto"/>
        <w:right w:val="none" w:sz="0" w:space="0" w:color="auto"/>
      </w:divBdr>
    </w:div>
    <w:div w:id="1659532926">
      <w:bodyDiv w:val="1"/>
      <w:marLeft w:val="0"/>
      <w:marRight w:val="0"/>
      <w:marTop w:val="0"/>
      <w:marBottom w:val="0"/>
      <w:divBdr>
        <w:top w:val="none" w:sz="0" w:space="0" w:color="auto"/>
        <w:left w:val="none" w:sz="0" w:space="0" w:color="auto"/>
        <w:bottom w:val="none" w:sz="0" w:space="0" w:color="auto"/>
        <w:right w:val="none" w:sz="0" w:space="0" w:color="auto"/>
      </w:divBdr>
    </w:div>
    <w:div w:id="1722098681">
      <w:bodyDiv w:val="1"/>
      <w:marLeft w:val="0"/>
      <w:marRight w:val="0"/>
      <w:marTop w:val="0"/>
      <w:marBottom w:val="0"/>
      <w:divBdr>
        <w:top w:val="none" w:sz="0" w:space="0" w:color="auto"/>
        <w:left w:val="none" w:sz="0" w:space="0" w:color="auto"/>
        <w:bottom w:val="none" w:sz="0" w:space="0" w:color="auto"/>
        <w:right w:val="none" w:sz="0" w:space="0" w:color="auto"/>
      </w:divBdr>
    </w:div>
    <w:div w:id="1797986037">
      <w:bodyDiv w:val="1"/>
      <w:marLeft w:val="0"/>
      <w:marRight w:val="0"/>
      <w:marTop w:val="0"/>
      <w:marBottom w:val="0"/>
      <w:divBdr>
        <w:top w:val="none" w:sz="0" w:space="0" w:color="auto"/>
        <w:left w:val="none" w:sz="0" w:space="0" w:color="auto"/>
        <w:bottom w:val="none" w:sz="0" w:space="0" w:color="auto"/>
        <w:right w:val="none" w:sz="0" w:space="0" w:color="auto"/>
      </w:divBdr>
    </w:div>
    <w:div w:id="1835492834">
      <w:bodyDiv w:val="1"/>
      <w:marLeft w:val="0"/>
      <w:marRight w:val="0"/>
      <w:marTop w:val="0"/>
      <w:marBottom w:val="0"/>
      <w:divBdr>
        <w:top w:val="none" w:sz="0" w:space="0" w:color="auto"/>
        <w:left w:val="none" w:sz="0" w:space="0" w:color="auto"/>
        <w:bottom w:val="none" w:sz="0" w:space="0" w:color="auto"/>
        <w:right w:val="none" w:sz="0" w:space="0" w:color="auto"/>
      </w:divBdr>
    </w:div>
    <w:div w:id="1852064493">
      <w:bodyDiv w:val="1"/>
      <w:marLeft w:val="0"/>
      <w:marRight w:val="0"/>
      <w:marTop w:val="0"/>
      <w:marBottom w:val="0"/>
      <w:divBdr>
        <w:top w:val="none" w:sz="0" w:space="0" w:color="auto"/>
        <w:left w:val="none" w:sz="0" w:space="0" w:color="auto"/>
        <w:bottom w:val="none" w:sz="0" w:space="0" w:color="auto"/>
        <w:right w:val="none" w:sz="0" w:space="0" w:color="auto"/>
      </w:divBdr>
    </w:div>
    <w:div w:id="2000498321">
      <w:bodyDiv w:val="1"/>
      <w:marLeft w:val="0"/>
      <w:marRight w:val="0"/>
      <w:marTop w:val="0"/>
      <w:marBottom w:val="0"/>
      <w:divBdr>
        <w:top w:val="none" w:sz="0" w:space="0" w:color="auto"/>
        <w:left w:val="none" w:sz="0" w:space="0" w:color="auto"/>
        <w:bottom w:val="none" w:sz="0" w:space="0" w:color="auto"/>
        <w:right w:val="none" w:sz="0" w:space="0" w:color="auto"/>
      </w:divBdr>
    </w:div>
    <w:div w:id="2018536867">
      <w:bodyDiv w:val="1"/>
      <w:marLeft w:val="0"/>
      <w:marRight w:val="0"/>
      <w:marTop w:val="0"/>
      <w:marBottom w:val="0"/>
      <w:divBdr>
        <w:top w:val="none" w:sz="0" w:space="0" w:color="auto"/>
        <w:left w:val="none" w:sz="0" w:space="0" w:color="auto"/>
        <w:bottom w:val="none" w:sz="0" w:space="0" w:color="auto"/>
        <w:right w:val="none" w:sz="0" w:space="0" w:color="auto"/>
      </w:divBdr>
    </w:div>
    <w:div w:id="2051151524">
      <w:bodyDiv w:val="1"/>
      <w:marLeft w:val="0"/>
      <w:marRight w:val="0"/>
      <w:marTop w:val="0"/>
      <w:marBottom w:val="0"/>
      <w:divBdr>
        <w:top w:val="none" w:sz="0" w:space="0" w:color="auto"/>
        <w:left w:val="none" w:sz="0" w:space="0" w:color="auto"/>
        <w:bottom w:val="none" w:sz="0" w:space="0" w:color="auto"/>
        <w:right w:val="none" w:sz="0" w:space="0" w:color="auto"/>
      </w:divBdr>
    </w:div>
    <w:div w:id="2075467321">
      <w:bodyDiv w:val="1"/>
      <w:marLeft w:val="0"/>
      <w:marRight w:val="0"/>
      <w:marTop w:val="0"/>
      <w:marBottom w:val="0"/>
      <w:divBdr>
        <w:top w:val="none" w:sz="0" w:space="0" w:color="auto"/>
        <w:left w:val="none" w:sz="0" w:space="0" w:color="auto"/>
        <w:bottom w:val="none" w:sz="0" w:space="0" w:color="auto"/>
        <w:right w:val="none" w:sz="0" w:space="0" w:color="auto"/>
      </w:divBdr>
    </w:div>
    <w:div w:id="2116097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hyperlink" Target="https://docs.blender.org/manual/ru/dev/render/cycles/render_settings/light_paths.html" TargetMode="Externa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yperlink" Target="https://docs.blender.org/manual/ru/dev/render/cycles/render_settings/light_paths.html" TargetMode="External"/><Relationship Id="rId33"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jpg"/><Relationship Id="rId5" Type="http://schemas.openxmlformats.org/officeDocument/2006/relationships/webSettings" Target="webSettings.xml"/><Relationship Id="rId15" Type="http://schemas.openxmlformats.org/officeDocument/2006/relationships/hyperlink" Target="http://graphicrants.blogspot.com/2013/08/specular-brdf-reference.html" TargetMode="External"/><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CC"/>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sig w:usb0="00000001" w:usb1="08070000" w:usb2="00000010" w:usb3="00000000" w:csb0="00020000" w:csb1="00000000"/>
  </w:font>
  <w:font w:name="TimesNewRomanPS-ItalicMT">
    <w:altName w:val="Times New Roman"/>
    <w:panose1 w:val="00000000000000000000"/>
    <w:charset w:val="00"/>
    <w:family w:val="roman"/>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sDel="0" w:formatting="0"/>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64CE"/>
    <w:rsid w:val="008B64CE"/>
    <w:rsid w:val="00A64F5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64F5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224EB6-1AA3-4D8F-9B05-F67713E6A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39892</TotalTime>
  <Pages>31</Pages>
  <Words>7855</Words>
  <Characters>44776</Characters>
  <Application>Microsoft Office Word</Application>
  <DocSecurity>0</DocSecurity>
  <Lines>373</Lines>
  <Paragraphs>105</Paragraphs>
  <ScaleCrop>false</ScaleCrop>
  <HeadingPairs>
    <vt:vector size="2" baseType="variant">
      <vt:variant>
        <vt:lpstr>Название</vt:lpstr>
      </vt:variant>
      <vt:variant>
        <vt:i4>1</vt:i4>
      </vt:variant>
    </vt:vector>
  </HeadingPairs>
  <TitlesOfParts>
    <vt:vector size="1" baseType="lpstr">
      <vt:lpstr/>
    </vt:vector>
  </TitlesOfParts>
  <Company>Krokoz™</Company>
  <LinksUpToDate>false</LinksUpToDate>
  <CharactersWithSpaces>52526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Denis</dc:creator>
  <cp:lastModifiedBy>Борис Гогинян</cp:lastModifiedBy>
  <cp:revision>116</cp:revision>
  <dcterms:created xsi:type="dcterms:W3CDTF">2019-08-04T08:03:00Z</dcterms:created>
  <dcterms:modified xsi:type="dcterms:W3CDTF">2020-05-10T20:32:00Z</dcterms:modified>
</cp:coreProperties>
</file>