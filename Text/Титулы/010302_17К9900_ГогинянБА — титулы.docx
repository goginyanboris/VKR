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67216" w14:textId="07EDC8AA"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jc w:val="center"/>
        <w:textAlignment w:val="center"/>
        <w:rPr>
          <w:rFonts w:ascii="Times New Roman" w:eastAsia="Times New Roman" w:hAnsi="Times New Roman" w:cs="Times New Roman"/>
          <w:sz w:val="20"/>
          <w:szCs w:val="20"/>
          <w:lang w:eastAsia="ru-RU"/>
        </w:rPr>
      </w:pPr>
      <w:r w:rsidRPr="00FC00D9">
        <w:rPr>
          <w:rFonts w:ascii="Times New Roman" w:eastAsia="Times New Roman" w:hAnsi="Times New Roman" w:cs="Times New Roman"/>
          <w:noProof/>
          <w:sz w:val="24"/>
          <w:szCs w:val="24"/>
          <w:lang w:eastAsia="ru-RU"/>
        </w:rPr>
        <w:drawing>
          <wp:inline distT="0" distB="0" distL="0" distR="0" wp14:anchorId="2FA7DD84" wp14:editId="388C402C">
            <wp:extent cx="865848" cy="98107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89160" cy="1007490"/>
                    </a:xfrm>
                    <a:prstGeom prst="rect">
                      <a:avLst/>
                    </a:prstGeom>
                  </pic:spPr>
                </pic:pic>
              </a:graphicData>
            </a:graphic>
          </wp:inline>
        </w:drawing>
      </w:r>
    </w:p>
    <w:p w14:paraId="54637707" w14:textId="77777777" w:rsidR="00FC00D9" w:rsidRPr="0091212B"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Cs w:val="20"/>
          <w:lang w:eastAsia="ru-RU"/>
          <w:rPrChange w:id="0" w:author="Борис Гогинян" w:date="2020-05-30T16:29:00Z">
            <w:rPr>
              <w:rFonts w:ascii="Times New Roman" w:eastAsia="Times New Roman" w:hAnsi="Times New Roman" w:cs="Times New Roman"/>
              <w:sz w:val="20"/>
              <w:szCs w:val="20"/>
              <w:lang w:eastAsia="ru-RU"/>
            </w:rPr>
          </w:rPrChange>
        </w:rPr>
      </w:pPr>
      <w:r w:rsidRPr="0091212B">
        <w:rPr>
          <w:rFonts w:ascii="Times New Roman" w:eastAsia="Times New Roman" w:hAnsi="Times New Roman" w:cs="Times New Roman"/>
          <w:szCs w:val="20"/>
          <w:lang w:eastAsia="ru-RU"/>
          <w:rPrChange w:id="1" w:author="Борис Гогинян" w:date="2020-05-30T16:29:00Z">
            <w:rPr>
              <w:rFonts w:ascii="Times New Roman" w:eastAsia="Times New Roman" w:hAnsi="Times New Roman" w:cs="Times New Roman"/>
              <w:sz w:val="20"/>
              <w:szCs w:val="20"/>
              <w:lang w:eastAsia="ru-RU"/>
            </w:rPr>
          </w:rPrChange>
        </w:rPr>
        <w:t>МИНОБРНАУКИ РОССИИ</w:t>
      </w:r>
    </w:p>
    <w:p w14:paraId="06DA3ADD" w14:textId="77777777" w:rsidR="00FC00D9" w:rsidRPr="0091212B"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bCs/>
          <w:spacing w:val="-2"/>
          <w:szCs w:val="20"/>
          <w:lang w:eastAsia="ru-RU"/>
          <w:rPrChange w:id="2" w:author="Борис Гогинян" w:date="2020-05-30T16:29:00Z">
            <w:rPr>
              <w:rFonts w:ascii="Times New Roman" w:eastAsia="Times New Roman" w:hAnsi="Times New Roman" w:cs="Times New Roman"/>
              <w:b/>
              <w:bCs/>
              <w:spacing w:val="-2"/>
              <w:sz w:val="20"/>
              <w:szCs w:val="20"/>
              <w:lang w:eastAsia="ru-RU"/>
            </w:rPr>
          </w:rPrChange>
        </w:rPr>
      </w:pPr>
      <w:r w:rsidRPr="0091212B">
        <w:rPr>
          <w:rFonts w:ascii="Times New Roman" w:eastAsia="Times New Roman" w:hAnsi="Times New Roman" w:cs="Times New Roman"/>
          <w:spacing w:val="-2"/>
          <w:szCs w:val="20"/>
          <w:lang w:eastAsia="ru-RU"/>
          <w:rPrChange w:id="3" w:author="Борис Гогинян" w:date="2020-05-30T16:29:00Z">
            <w:rPr>
              <w:rFonts w:ascii="Times New Roman" w:eastAsia="Times New Roman" w:hAnsi="Times New Roman" w:cs="Times New Roman"/>
              <w:spacing w:val="-2"/>
              <w:sz w:val="20"/>
              <w:szCs w:val="20"/>
              <w:lang w:eastAsia="ru-RU"/>
            </w:rPr>
          </w:rPrChange>
        </w:rPr>
        <w:t>Федеральное государственное бюджетное образовательное учреждение высшего образования</w:t>
      </w:r>
    </w:p>
    <w:p w14:paraId="7D10D24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pacing w:val="-6"/>
          <w:sz w:val="24"/>
          <w:szCs w:val="24"/>
          <w:lang w:eastAsia="ru-RU"/>
        </w:rPr>
      </w:pPr>
      <w:r w:rsidRPr="00FC00D9">
        <w:rPr>
          <w:rFonts w:ascii="Times New Roman" w:eastAsia="Times New Roman" w:hAnsi="Times New Roman" w:cs="Times New Roman"/>
          <w:b/>
          <w:spacing w:val="-6"/>
          <w:sz w:val="24"/>
          <w:szCs w:val="24"/>
          <w:lang w:eastAsia="ru-RU"/>
        </w:rPr>
        <w:t>«МИРЭА – Российский технологический университет»</w:t>
      </w:r>
    </w:p>
    <w:p w14:paraId="0960BFA6"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z w:val="32"/>
          <w:szCs w:val="32"/>
          <w:lang w:eastAsia="ru-RU"/>
        </w:rPr>
      </w:pPr>
      <w:r w:rsidRPr="00FC00D9">
        <w:rPr>
          <w:rFonts w:ascii="Times New Roman" w:eastAsia="Times New Roman" w:hAnsi="Times New Roman" w:cs="Times New Roman"/>
          <w:b/>
          <w:spacing w:val="-6"/>
          <w:sz w:val="32"/>
          <w:szCs w:val="32"/>
          <w:lang w:eastAsia="ru-RU"/>
        </w:rPr>
        <w:t>РТУ МИРЭА</w:t>
      </w:r>
    </w:p>
    <w:p w14:paraId="5FA4F787"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Институт кибернетики (ИК)</w:t>
      </w:r>
    </w:p>
    <w:p w14:paraId="56B8E709"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Кафедра высшей м</w:t>
      </w:r>
      <w:bookmarkStart w:id="4" w:name="_GoBack"/>
      <w:bookmarkEnd w:id="4"/>
      <w:r w:rsidRPr="00FC00D9">
        <w:rPr>
          <w:rFonts w:ascii="Times New Roman" w:eastAsia="Times New Roman" w:hAnsi="Times New Roman" w:cs="Times New Roman"/>
          <w:sz w:val="24"/>
          <w:szCs w:val="24"/>
          <w:lang w:eastAsia="ru-RU"/>
        </w:rPr>
        <w:t>атематики (ВМ)</w:t>
      </w:r>
    </w:p>
    <w:p w14:paraId="0E841AD1" w14:textId="77777777" w:rsidR="00FC00D9" w:rsidRPr="00FC00D9" w:rsidRDefault="00FC00D9" w:rsidP="00FC00D9">
      <w:pPr>
        <w:spacing w:after="0" w:line="240" w:lineRule="auto"/>
        <w:jc w:val="center"/>
        <w:rPr>
          <w:rFonts w:ascii="Times New Roman" w:eastAsia="Times New Roman" w:hAnsi="Times New Roman" w:cs="Times New Roman"/>
          <w:sz w:val="24"/>
          <w:szCs w:val="24"/>
          <w:lang w:eastAsia="ru-RU"/>
        </w:rPr>
      </w:pPr>
    </w:p>
    <w:tbl>
      <w:tblPr>
        <w:tblW w:w="4859" w:type="pct"/>
        <w:tblLook w:val="01E0" w:firstRow="1" w:lastRow="1" w:firstColumn="1" w:lastColumn="1" w:noHBand="0" w:noVBand="0"/>
      </w:tblPr>
      <w:tblGrid>
        <w:gridCol w:w="4835"/>
        <w:gridCol w:w="4835"/>
        <w:gridCol w:w="246"/>
      </w:tblGrid>
      <w:tr w:rsidR="00FC00D9" w:rsidRPr="00FC00D9" w14:paraId="702C0330" w14:textId="77777777" w:rsidTr="00FC00D9">
        <w:tc>
          <w:tcPr>
            <w:tcW w:w="2438" w:type="pct"/>
          </w:tcPr>
          <w:p w14:paraId="7D056F8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5494A9AB"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b/>
                <w:sz w:val="24"/>
                <w:szCs w:val="24"/>
                <w:lang w:eastAsia="ru-RU"/>
              </w:rPr>
            </w:pPr>
            <w:r w:rsidRPr="00FC00D9">
              <w:rPr>
                <w:rFonts w:ascii="Times New Roman" w:eastAsia="Times New Roman" w:hAnsi="Times New Roman" w:cs="Times New Roman"/>
                <w:b/>
                <w:sz w:val="24"/>
                <w:szCs w:val="24"/>
                <w:lang w:eastAsia="ru-RU"/>
              </w:rPr>
              <w:t>РАБОТА ДОПУЩЕНА К ЗАЩИТЕ</w:t>
            </w:r>
          </w:p>
        </w:tc>
        <w:tc>
          <w:tcPr>
            <w:tcW w:w="124" w:type="pct"/>
          </w:tcPr>
          <w:p w14:paraId="663DE94C"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r w:rsidR="00FC00D9" w:rsidRPr="00FC00D9" w14:paraId="32E8504A" w14:textId="77777777" w:rsidTr="00FC00D9">
        <w:tc>
          <w:tcPr>
            <w:tcW w:w="2438" w:type="pct"/>
          </w:tcPr>
          <w:p w14:paraId="63834EEF"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tc>
        <w:tc>
          <w:tcPr>
            <w:tcW w:w="2438" w:type="pct"/>
          </w:tcPr>
          <w:p w14:paraId="3F780276"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p w14:paraId="7A034853"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Заведующий</w:t>
            </w:r>
          </w:p>
          <w:p w14:paraId="6AFA81B9"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кафедрой ______________ Ю.И.Худак</w:t>
            </w:r>
          </w:p>
        </w:tc>
        <w:tc>
          <w:tcPr>
            <w:tcW w:w="124" w:type="pct"/>
          </w:tcPr>
          <w:p w14:paraId="274F93DD" w14:textId="77777777" w:rsidR="00FC00D9" w:rsidRPr="00FC00D9" w:rsidRDefault="00FC00D9" w:rsidP="00FC00D9">
            <w:pPr>
              <w:tabs>
                <w:tab w:val="left" w:leader="underscore" w:pos="7781"/>
              </w:tabs>
              <w:spacing w:after="0" w:line="240" w:lineRule="auto"/>
              <w:jc w:val="right"/>
              <w:rPr>
                <w:rFonts w:ascii="Times New Roman" w:eastAsia="Times New Roman" w:hAnsi="Times New Roman" w:cs="Times New Roman"/>
                <w:sz w:val="24"/>
                <w:szCs w:val="24"/>
                <w:lang w:eastAsia="ru-RU"/>
              </w:rPr>
            </w:pPr>
          </w:p>
        </w:tc>
      </w:tr>
      <w:tr w:rsidR="00FC00D9" w:rsidRPr="00FC00D9" w14:paraId="01E944C4" w14:textId="77777777" w:rsidTr="00FC00D9">
        <w:trPr>
          <w:trHeight w:val="629"/>
        </w:trPr>
        <w:tc>
          <w:tcPr>
            <w:tcW w:w="2438" w:type="pct"/>
          </w:tcPr>
          <w:p w14:paraId="155CF9E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2AEBF6A6"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 __________2020 г.</w:t>
            </w:r>
          </w:p>
        </w:tc>
        <w:tc>
          <w:tcPr>
            <w:tcW w:w="124" w:type="pct"/>
          </w:tcPr>
          <w:p w14:paraId="39620F14"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bl>
    <w:p w14:paraId="6CFFC627"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2B61B3CB" w14:textId="77777777" w:rsidR="00FC00D9" w:rsidRPr="00FC00D9" w:rsidRDefault="00FC00D9" w:rsidP="00FC00D9">
      <w:pPr>
        <w:spacing w:after="0" w:line="360" w:lineRule="auto"/>
        <w:jc w:val="center"/>
        <w:rPr>
          <w:rFonts w:ascii="Times New Roman" w:eastAsia="Times New Roman" w:hAnsi="Times New Roman" w:cs="Times New Roman"/>
          <w:b/>
          <w:sz w:val="32"/>
          <w:szCs w:val="24"/>
          <w:lang w:eastAsia="ru-RU"/>
        </w:rPr>
      </w:pPr>
      <w:r w:rsidRPr="00FC00D9">
        <w:rPr>
          <w:rFonts w:ascii="Times New Roman" w:eastAsia="Times New Roman" w:hAnsi="Times New Roman" w:cs="Times New Roman"/>
          <w:b/>
          <w:sz w:val="32"/>
          <w:szCs w:val="24"/>
          <w:lang w:eastAsia="ru-RU"/>
        </w:rPr>
        <w:t xml:space="preserve">ВЫПУСКНАЯ КВАЛИФИКАЦИОННАЯ РАБОТА </w:t>
      </w:r>
    </w:p>
    <w:p w14:paraId="5E3B3342"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 xml:space="preserve">по направлению подготовки </w:t>
      </w:r>
      <w:r w:rsidRPr="00B5325E">
        <w:rPr>
          <w:rFonts w:ascii="Times New Roman" w:eastAsia="Times New Roman" w:hAnsi="Times New Roman" w:cs="Times New Roman"/>
          <w:sz w:val="28"/>
          <w:szCs w:val="24"/>
          <w:lang w:eastAsia="ru-RU"/>
        </w:rPr>
        <w:t>бакалавров</w:t>
      </w:r>
    </w:p>
    <w:p w14:paraId="202A53E1"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B5325E">
        <w:rPr>
          <w:rFonts w:ascii="Times New Roman" w:eastAsia="Times New Roman" w:hAnsi="Times New Roman" w:cs="Times New Roman"/>
          <w:sz w:val="28"/>
          <w:szCs w:val="24"/>
          <w:lang w:eastAsia="ru-RU"/>
        </w:rPr>
        <w:t>01.03.02 «Прикладная математика и информатика»</w:t>
      </w:r>
    </w:p>
    <w:p w14:paraId="12E09D9B"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p>
    <w:p w14:paraId="4E0B05FF" w14:textId="26CC073E" w:rsidR="00FC00D9" w:rsidRPr="00B5325E" w:rsidRDefault="00FC00D9" w:rsidP="00B5325E">
      <w:pPr>
        <w:widowControl w:val="0"/>
        <w:spacing w:after="0" w:line="240" w:lineRule="auto"/>
        <w:ind w:firstLine="284"/>
        <w:jc w:val="both"/>
        <w:rPr>
          <w:rFonts w:ascii="Times New Roman" w:eastAsia="Times New Roman" w:hAnsi="Times New Roman" w:cs="Times New Roman"/>
          <w:sz w:val="32"/>
          <w:szCs w:val="24"/>
          <w:u w:val="single"/>
          <w:lang w:eastAsia="ru-RU"/>
        </w:rPr>
      </w:pPr>
      <w:r w:rsidRPr="00FC00D9">
        <w:rPr>
          <w:rFonts w:ascii="Times New Roman" w:eastAsia="Times New Roman" w:hAnsi="Times New Roman" w:cs="Times New Roman"/>
          <w:sz w:val="28"/>
          <w:szCs w:val="24"/>
          <w:lang w:eastAsia="ru-RU"/>
        </w:rPr>
        <w:t>На тему:</w:t>
      </w:r>
      <w:r w:rsidRPr="00FC00D9">
        <w:rPr>
          <w:rFonts w:ascii="Times New Roman" w:eastAsia="Times New Roman" w:hAnsi="Times New Roman" w:cs="Times New Roman"/>
          <w:b/>
          <w:spacing w:val="-3"/>
          <w:sz w:val="24"/>
          <w:szCs w:val="24"/>
          <w:lang w:eastAsia="ru-RU"/>
        </w:rPr>
        <w:t xml:space="preserve"> </w:t>
      </w:r>
      <w:r w:rsidRPr="00B5325E">
        <w:rPr>
          <w:rFonts w:ascii="Times New Roman" w:eastAsia="Times New Roman" w:hAnsi="Times New Roman" w:cs="Times New Roman"/>
          <w:spacing w:val="-3"/>
          <w:sz w:val="28"/>
          <w:szCs w:val="24"/>
          <w:u w:val="single"/>
          <w:lang w:eastAsia="ru-RU"/>
        </w:rPr>
        <w:t>современные методы растеризации трехмерных сцен.</w:t>
      </w:r>
    </w:p>
    <w:p w14:paraId="17F1D471" w14:textId="77777777" w:rsidR="00FC00D9" w:rsidRPr="00FC00D9" w:rsidRDefault="00FC00D9" w:rsidP="00FC00D9">
      <w:pPr>
        <w:spacing w:after="0" w:line="360" w:lineRule="auto"/>
        <w:rPr>
          <w:rFonts w:ascii="Times New Roman" w:eastAsia="Times New Roman" w:hAnsi="Times New Roman" w:cs="Times New Roman"/>
          <w:sz w:val="24"/>
          <w:szCs w:val="24"/>
          <w:lang w:eastAsia="ru-RU"/>
        </w:rPr>
      </w:pP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756"/>
        <w:gridCol w:w="3041"/>
        <w:gridCol w:w="2456"/>
      </w:tblGrid>
      <w:tr w:rsidR="00FC00D9" w:rsidRPr="00FC00D9" w14:paraId="37B4C9CB" w14:textId="77777777" w:rsidTr="00B5325E">
        <w:tc>
          <w:tcPr>
            <w:tcW w:w="2835" w:type="dxa"/>
          </w:tcPr>
          <w:p w14:paraId="336FAD7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Обучающийся:</w:t>
            </w:r>
          </w:p>
        </w:tc>
        <w:tc>
          <w:tcPr>
            <w:tcW w:w="1756" w:type="dxa"/>
          </w:tcPr>
          <w:p w14:paraId="5E5FAEB0"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17BD6FB4"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18"/>
                <w:szCs w:val="24"/>
                <w:lang w:eastAsia="ru-RU"/>
              </w:rPr>
              <w:t>подпись</w:t>
            </w:r>
          </w:p>
        </w:tc>
        <w:tc>
          <w:tcPr>
            <w:tcW w:w="5497" w:type="dxa"/>
            <w:gridSpan w:val="2"/>
          </w:tcPr>
          <w:p w14:paraId="3DEC9249" w14:textId="7ADCC75E" w:rsidR="00FC00D9" w:rsidRPr="00B5325E" w:rsidRDefault="00FC00D9" w:rsidP="00B5325E">
            <w:pPr>
              <w:ind w:left="2124"/>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B5325E">
              <w:rPr>
                <w:rFonts w:ascii="Times New Roman" w:eastAsia="Times New Roman" w:hAnsi="Times New Roman" w:cs="Times New Roman"/>
                <w:sz w:val="28"/>
                <w:szCs w:val="24"/>
                <w:lang w:eastAsia="ru-RU"/>
              </w:rPr>
              <w:t>Гогинян Б.А.</w:t>
            </w:r>
          </w:p>
        </w:tc>
      </w:tr>
      <w:tr w:rsidR="00FC00D9" w:rsidRPr="00FC00D9" w14:paraId="396914CF" w14:textId="77777777" w:rsidTr="00B5325E">
        <w:tc>
          <w:tcPr>
            <w:tcW w:w="2835" w:type="dxa"/>
          </w:tcPr>
          <w:p w14:paraId="2DAE5155" w14:textId="0CA1877A"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Шифр</w:t>
            </w:r>
            <w:r>
              <w:rPr>
                <w:rFonts w:ascii="Times New Roman" w:eastAsia="Times New Roman" w:hAnsi="Times New Roman" w:cs="Times New Roman"/>
                <w:sz w:val="28"/>
                <w:szCs w:val="24"/>
                <w:lang w:eastAsia="ru-RU"/>
              </w:rPr>
              <w:t xml:space="preserve"> 17К9900</w:t>
            </w:r>
          </w:p>
        </w:tc>
        <w:tc>
          <w:tcPr>
            <w:tcW w:w="7253" w:type="dxa"/>
            <w:gridSpan w:val="3"/>
          </w:tcPr>
          <w:p w14:paraId="1372E287"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6264AF73" w14:textId="77777777" w:rsidTr="00B5325E">
        <w:trPr>
          <w:trHeight w:val="946"/>
        </w:trPr>
        <w:tc>
          <w:tcPr>
            <w:tcW w:w="2835" w:type="dxa"/>
          </w:tcPr>
          <w:p w14:paraId="0F5012C8" w14:textId="744B0CCE"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Группа</w:t>
            </w:r>
            <w:r>
              <w:rPr>
                <w:rFonts w:ascii="Times New Roman" w:eastAsia="Times New Roman" w:hAnsi="Times New Roman" w:cs="Times New Roman"/>
                <w:sz w:val="28"/>
                <w:szCs w:val="24"/>
                <w:lang w:eastAsia="ru-RU"/>
              </w:rPr>
              <w:t xml:space="preserve"> КМБО-03-16</w:t>
            </w:r>
          </w:p>
        </w:tc>
        <w:tc>
          <w:tcPr>
            <w:tcW w:w="7253" w:type="dxa"/>
            <w:gridSpan w:val="3"/>
          </w:tcPr>
          <w:p w14:paraId="0DED445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479CD3F3" w14:textId="77777777" w:rsidTr="00B5325E">
        <w:trPr>
          <w:trHeight w:val="1130"/>
        </w:trPr>
        <w:tc>
          <w:tcPr>
            <w:tcW w:w="2835" w:type="dxa"/>
          </w:tcPr>
          <w:p w14:paraId="4BABBECB" w14:textId="77777777" w:rsidR="00FC00D9" w:rsidRPr="00FC00D9" w:rsidRDefault="00FC00D9" w:rsidP="00FC00D9">
            <w:pP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Руководитель работы</w:t>
            </w:r>
          </w:p>
        </w:tc>
        <w:tc>
          <w:tcPr>
            <w:tcW w:w="1756" w:type="dxa"/>
          </w:tcPr>
          <w:p w14:paraId="16C360CB"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60650690" w14:textId="77777777" w:rsidR="00FC00D9" w:rsidRPr="00FC00D9" w:rsidRDefault="00FC00D9" w:rsidP="00FC00D9">
            <w:pPr>
              <w:jc w:val="center"/>
              <w:rPr>
                <w:rFonts w:ascii="Times New Roman" w:eastAsia="Times New Roman" w:hAnsi="Times New Roman" w:cs="Times New Roman"/>
                <w:sz w:val="18"/>
                <w:szCs w:val="18"/>
                <w:lang w:eastAsia="ru-RU"/>
              </w:rPr>
            </w:pPr>
            <w:r w:rsidRPr="00FC00D9">
              <w:rPr>
                <w:rFonts w:ascii="Times New Roman" w:eastAsia="Times New Roman" w:hAnsi="Times New Roman" w:cs="Times New Roman"/>
                <w:sz w:val="18"/>
                <w:szCs w:val="18"/>
                <w:lang w:eastAsia="ru-RU"/>
              </w:rPr>
              <w:t>подпись</w:t>
            </w:r>
          </w:p>
        </w:tc>
        <w:tc>
          <w:tcPr>
            <w:tcW w:w="3041" w:type="dxa"/>
          </w:tcPr>
          <w:p w14:paraId="04EAB9BC" w14:textId="77777777" w:rsidR="00FC00D9" w:rsidRP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канд. техн. наук,</w:t>
            </w:r>
          </w:p>
          <w:p w14:paraId="3BE40736" w14:textId="77777777" w:rsid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доцент, доцент</w:t>
            </w:r>
          </w:p>
          <w:p w14:paraId="1EB9B2B5" w14:textId="49C5ED1C" w:rsidR="00FC00D9" w:rsidRPr="00FC00D9" w:rsidRDefault="00FC00D9" w:rsidP="00B5325E">
            <w:pPr>
              <w:rPr>
                <w:rFonts w:ascii="Times New Roman" w:eastAsia="Times New Roman" w:hAnsi="Times New Roman" w:cs="Times New Roman"/>
                <w:sz w:val="28"/>
                <w:szCs w:val="24"/>
                <w:lang w:eastAsia="ru-RU"/>
              </w:rPr>
            </w:pPr>
          </w:p>
          <w:p w14:paraId="6ABC7395" w14:textId="77777777" w:rsidR="00FC00D9" w:rsidRPr="00FC00D9" w:rsidRDefault="00FC00D9" w:rsidP="00B5325E">
            <w:pPr>
              <w:jc w:val="center"/>
              <w:rPr>
                <w:rFonts w:ascii="Times New Roman" w:eastAsia="Times New Roman" w:hAnsi="Times New Roman" w:cs="Times New Roman"/>
                <w:sz w:val="18"/>
                <w:szCs w:val="18"/>
                <w:lang w:eastAsia="ru-RU"/>
              </w:rPr>
            </w:pPr>
          </w:p>
        </w:tc>
        <w:tc>
          <w:tcPr>
            <w:tcW w:w="2456" w:type="dxa"/>
          </w:tcPr>
          <w:p w14:paraId="6F2DB59A" w14:textId="11B47878" w:rsidR="00FC00D9" w:rsidRPr="00FC00D9" w:rsidRDefault="00FC00D9" w:rsidP="00B5325E">
            <w:pPr>
              <w:rPr>
                <w:rFonts w:ascii="Times New Roman" w:eastAsia="Times New Roman" w:hAnsi="Times New Roman" w:cs="Times New Roman"/>
                <w:sz w:val="18"/>
                <w:szCs w:val="18"/>
                <w:lang w:eastAsia="ru-RU"/>
              </w:rPr>
            </w:pPr>
            <w:r>
              <w:rPr>
                <w:rFonts w:ascii="Times New Roman" w:eastAsia="Times New Roman" w:hAnsi="Times New Roman" w:cs="Times New Roman"/>
                <w:sz w:val="28"/>
                <w:szCs w:val="24"/>
                <w:lang w:eastAsia="ru-RU"/>
              </w:rPr>
              <w:t>Парфенов Д.В.</w:t>
            </w:r>
          </w:p>
        </w:tc>
      </w:tr>
      <w:tr w:rsidR="00FC00D9" w:rsidRPr="00FC00D9" w14:paraId="7336E421" w14:textId="77777777" w:rsidTr="00B5325E">
        <w:trPr>
          <w:trHeight w:val="797"/>
        </w:trPr>
        <w:tc>
          <w:tcPr>
            <w:tcW w:w="2835" w:type="dxa"/>
          </w:tcPr>
          <w:p w14:paraId="616B57C5" w14:textId="77777777" w:rsidR="00FC00D9" w:rsidRPr="00FC00D9" w:rsidRDefault="00FC00D9" w:rsidP="00FC00D9">
            <w:pPr>
              <w:rPr>
                <w:rFonts w:ascii="Times New Roman" w:eastAsia="Times New Roman" w:hAnsi="Times New Roman" w:cs="Times New Roman"/>
                <w:sz w:val="28"/>
                <w:szCs w:val="24"/>
                <w:lang w:eastAsia="ru-RU"/>
              </w:rPr>
            </w:pPr>
          </w:p>
        </w:tc>
        <w:tc>
          <w:tcPr>
            <w:tcW w:w="1756" w:type="dxa"/>
          </w:tcPr>
          <w:p w14:paraId="6E1319A6" w14:textId="77777777" w:rsidR="00FC00D9" w:rsidRPr="00FC00D9" w:rsidRDefault="00FC00D9" w:rsidP="00FC00D9">
            <w:pPr>
              <w:jc w:val="center"/>
              <w:rPr>
                <w:rFonts w:ascii="Times New Roman" w:eastAsia="Times New Roman" w:hAnsi="Times New Roman" w:cs="Times New Roman"/>
                <w:sz w:val="24"/>
                <w:szCs w:val="24"/>
                <w:lang w:eastAsia="ru-RU"/>
              </w:rPr>
            </w:pPr>
          </w:p>
        </w:tc>
        <w:tc>
          <w:tcPr>
            <w:tcW w:w="3041" w:type="dxa"/>
          </w:tcPr>
          <w:p w14:paraId="6DCBE386" w14:textId="77777777" w:rsidR="00FC00D9" w:rsidRPr="00FC00D9" w:rsidRDefault="00FC00D9" w:rsidP="00B5325E">
            <w:pPr>
              <w:rPr>
                <w:rFonts w:ascii="Times New Roman" w:eastAsia="Times New Roman" w:hAnsi="Times New Roman" w:cs="Times New Roman"/>
                <w:sz w:val="28"/>
                <w:szCs w:val="24"/>
                <w:lang w:eastAsia="ru-RU"/>
              </w:rPr>
            </w:pPr>
          </w:p>
        </w:tc>
        <w:tc>
          <w:tcPr>
            <w:tcW w:w="2456" w:type="dxa"/>
          </w:tcPr>
          <w:p w14:paraId="41E46D03" w14:textId="77777777" w:rsidR="00FC00D9" w:rsidRPr="00FC00D9" w:rsidRDefault="00FC00D9" w:rsidP="00FC00D9">
            <w:pPr>
              <w:jc w:val="center"/>
              <w:rPr>
                <w:rFonts w:ascii="Times New Roman" w:eastAsia="Times New Roman" w:hAnsi="Times New Roman" w:cs="Times New Roman"/>
                <w:sz w:val="28"/>
                <w:szCs w:val="24"/>
                <w:lang w:eastAsia="ru-RU"/>
              </w:rPr>
            </w:pPr>
          </w:p>
        </w:tc>
      </w:tr>
    </w:tbl>
    <w:p w14:paraId="1BDAB03D"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6ADFABA9" w14:textId="45640A2D" w:rsidR="00FC00D9" w:rsidRDefault="00FC00D9">
      <w:r>
        <w:br w:type="page"/>
      </w:r>
    </w:p>
    <w:tbl>
      <w:tblPr>
        <w:tblpPr w:leftFromText="180" w:rightFromText="180" w:vertAnchor="text" w:horzAnchor="margin" w:tblpY="95"/>
        <w:tblW w:w="9356" w:type="dxa"/>
        <w:tblCellMar>
          <w:left w:w="0" w:type="dxa"/>
          <w:right w:w="0" w:type="dxa"/>
        </w:tblCellMar>
        <w:tblLook w:val="0000" w:firstRow="0" w:lastRow="0" w:firstColumn="0" w:lastColumn="0" w:noHBand="0" w:noVBand="0"/>
      </w:tblPr>
      <w:tblGrid>
        <w:gridCol w:w="3118"/>
        <w:gridCol w:w="3119"/>
        <w:gridCol w:w="3119"/>
      </w:tblGrid>
      <w:tr w:rsidR="00AD4BD2" w:rsidRPr="00AD4BD2" w14:paraId="62AD79B9" w14:textId="77777777" w:rsidTr="00AD4BD2">
        <w:trPr>
          <w:cantSplit/>
          <w:trHeight w:val="184"/>
        </w:trPr>
        <w:tc>
          <w:tcPr>
            <w:tcW w:w="3118" w:type="dxa"/>
            <w:vAlign w:val="center"/>
          </w:tcPr>
          <w:p w14:paraId="6DA33D38" w14:textId="09431ABE" w:rsidR="00AD4BD2" w:rsidRPr="00AD4BD2" w:rsidRDefault="00AD4BD2" w:rsidP="00AD4BD2">
            <w:pPr>
              <w:spacing w:after="0" w:line="240" w:lineRule="atLeast"/>
              <w:rPr>
                <w:rFonts w:ascii="Times New Roman" w:eastAsia="Times New Roman" w:hAnsi="Times New Roman" w:cs="Times New Roman"/>
                <w:b/>
                <w:bCs/>
                <w:sz w:val="24"/>
                <w:szCs w:val="24"/>
                <w:lang w:eastAsia="ru-RU"/>
              </w:rPr>
            </w:pPr>
          </w:p>
          <w:p w14:paraId="2A7086F4" w14:textId="77777777" w:rsidR="00AD4BD2" w:rsidRPr="00AD4BD2" w:rsidRDefault="00AD4BD2" w:rsidP="00AD4BD2">
            <w:pPr>
              <w:spacing w:after="0" w:line="240" w:lineRule="atLeast"/>
              <w:jc w:val="center"/>
              <w:rPr>
                <w:rFonts w:ascii="Times New Roman" w:eastAsia="Times New Roman" w:hAnsi="Times New Roman" w:cs="Times New Roman"/>
                <w:b/>
                <w:bCs/>
                <w:sz w:val="24"/>
                <w:szCs w:val="24"/>
                <w:lang w:eastAsia="ru-RU"/>
              </w:rPr>
            </w:pPr>
          </w:p>
          <w:p w14:paraId="39F610FD"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c>
          <w:tcPr>
            <w:tcW w:w="3119" w:type="dxa"/>
            <w:vAlign w:val="center"/>
          </w:tcPr>
          <w:p w14:paraId="2FF6854A" w14:textId="77777777" w:rsidR="00AD4BD2" w:rsidRPr="00AD4BD2" w:rsidRDefault="00AD4BD2" w:rsidP="00AD4BD2">
            <w:pPr>
              <w:spacing w:after="0" w:line="240" w:lineRule="atLeas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noProof/>
                <w:sz w:val="24"/>
                <w:szCs w:val="24"/>
                <w:lang w:eastAsia="ru-RU"/>
              </w:rPr>
              <w:drawing>
                <wp:inline distT="0" distB="0" distL="0" distR="0" wp14:anchorId="0EEF2850" wp14:editId="07EA3550">
                  <wp:extent cx="885825" cy="10096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3119" w:type="dxa"/>
            <w:vAlign w:val="center"/>
          </w:tcPr>
          <w:p w14:paraId="1F643762"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r>
      <w:tr w:rsidR="00AD4BD2" w:rsidRPr="00AD4BD2" w14:paraId="2B0E9830" w14:textId="77777777" w:rsidTr="00AD4BD2">
        <w:trPr>
          <w:cantSplit/>
          <w:trHeight w:val="184"/>
        </w:trPr>
        <w:tc>
          <w:tcPr>
            <w:tcW w:w="9356" w:type="dxa"/>
            <w:gridSpan w:val="3"/>
            <w:vAlign w:val="center"/>
          </w:tcPr>
          <w:p w14:paraId="3423A738" w14:textId="77777777" w:rsidR="00AD4BD2" w:rsidRPr="00AD4BD2" w:rsidRDefault="00AD4BD2" w:rsidP="00AD4BD2">
            <w:pPr>
              <w:spacing w:after="0" w:line="160" w:lineRule="exact"/>
              <w:jc w:val="center"/>
              <w:rPr>
                <w:rFonts w:ascii="Times New Roman" w:eastAsia="Times New Roman" w:hAnsi="Times New Roman" w:cs="Times New Roman"/>
                <w:caps/>
                <w:sz w:val="16"/>
                <w:szCs w:val="16"/>
                <w:lang w:eastAsia="ru-RU"/>
              </w:rPr>
            </w:pPr>
          </w:p>
          <w:p w14:paraId="56D2D03B"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r w:rsidRPr="00AD4BD2">
              <w:rPr>
                <w:rFonts w:ascii="Times New Roman" w:eastAsia="Times New Roman" w:hAnsi="Times New Roman" w:cs="Times New Roman"/>
                <w:caps/>
                <w:sz w:val="24"/>
                <w:szCs w:val="24"/>
                <w:lang w:eastAsia="ru-RU"/>
              </w:rPr>
              <w:t>МИНОБРНАУКИ РОССИИ</w:t>
            </w:r>
          </w:p>
          <w:p w14:paraId="708B4CCF" w14:textId="77777777" w:rsidR="00AD4BD2" w:rsidRPr="00AD4BD2" w:rsidRDefault="00AD4BD2" w:rsidP="00AD4BD2">
            <w:pPr>
              <w:spacing w:after="0" w:line="140" w:lineRule="exact"/>
              <w:rPr>
                <w:rFonts w:ascii="Times New Roman" w:eastAsia="Times New Roman" w:hAnsi="Times New Roman" w:cs="Times New Roman"/>
                <w:caps/>
                <w:sz w:val="24"/>
                <w:szCs w:val="24"/>
                <w:lang w:eastAsia="ru-RU"/>
              </w:rPr>
            </w:pPr>
          </w:p>
        </w:tc>
      </w:tr>
      <w:tr w:rsidR="00AD4BD2" w:rsidRPr="00AD4BD2" w14:paraId="0A4EDFDF" w14:textId="77777777" w:rsidTr="00AD4BD2">
        <w:trPr>
          <w:cantSplit/>
          <w:trHeight w:val="18"/>
        </w:trPr>
        <w:tc>
          <w:tcPr>
            <w:tcW w:w="9356" w:type="dxa"/>
            <w:gridSpan w:val="3"/>
          </w:tcPr>
          <w:p w14:paraId="69F12DFF"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647E7131"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высшего образования</w:t>
            </w:r>
          </w:p>
          <w:p w14:paraId="61C951AB" w14:textId="77777777" w:rsidR="00AD4BD2" w:rsidRPr="00AD4BD2" w:rsidRDefault="00AD4BD2" w:rsidP="00AD4BD2">
            <w:pPr>
              <w:spacing w:after="0" w:line="240" w:lineRule="exact"/>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«МИРЭА – Российский технологический университет»</w:t>
            </w:r>
          </w:p>
          <w:p w14:paraId="034F0A68" w14:textId="77777777" w:rsidR="00AD4BD2" w:rsidRPr="00AD4BD2" w:rsidRDefault="00AD4BD2" w:rsidP="00AD4BD2">
            <w:pPr>
              <w:keepNext/>
              <w:spacing w:after="0" w:line="240" w:lineRule="auto"/>
              <w:jc w:val="center"/>
              <w:outlineLvl w:val="0"/>
              <w:rPr>
                <w:rFonts w:ascii="Times New Roman" w:eastAsia="Times New Roman" w:hAnsi="Times New Roman" w:cs="Times New Roman"/>
                <w:b/>
                <w:sz w:val="32"/>
                <w:szCs w:val="32"/>
                <w:lang w:eastAsia="ru-RU"/>
              </w:rPr>
            </w:pPr>
            <w:r w:rsidRPr="00AD4BD2">
              <w:rPr>
                <w:rFonts w:ascii="Times New Roman" w:eastAsia="Times New Roman" w:hAnsi="Times New Roman" w:cs="Times New Roman"/>
                <w:b/>
                <w:sz w:val="32"/>
                <w:szCs w:val="32"/>
                <w:lang w:eastAsia="ru-RU"/>
              </w:rPr>
              <w:t>РТУ МИРЭА</w:t>
            </w:r>
          </w:p>
        </w:tc>
      </w:tr>
    </w:tbl>
    <w:p w14:paraId="6942BD99" w14:textId="5CE4427A" w:rsidR="00AD4BD2" w:rsidRPr="00AD4BD2" w:rsidRDefault="00AD4BD2">
      <w:pPr>
        <w:rPr>
          <w:rFonts w:ascii="Times New Roman" w:hAnsi="Times New Roman" w:cs="Times New Roman"/>
          <w:sz w:val="28"/>
          <w:szCs w:val="28"/>
        </w:rPr>
      </w:pPr>
    </w:p>
    <w:p w14:paraId="5068DB74"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 кибернетики </w:t>
      </w:r>
    </w:p>
    <w:p w14:paraId="61B7E25B"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Кафедра высшей математики</w:t>
      </w:r>
    </w:p>
    <w:p w14:paraId="6673A881"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p>
    <w:tbl>
      <w:tblPr>
        <w:tblW w:w="4944" w:type="pct"/>
        <w:tblLook w:val="01E0" w:firstRow="1" w:lastRow="1" w:firstColumn="1" w:lastColumn="1" w:noHBand="0" w:noVBand="0"/>
      </w:tblPr>
      <w:tblGrid>
        <w:gridCol w:w="5255"/>
        <w:gridCol w:w="4835"/>
      </w:tblGrid>
      <w:tr w:rsidR="00AD4BD2" w:rsidRPr="00AD4BD2" w14:paraId="52F27DBE" w14:textId="77777777" w:rsidTr="00AD4BD2">
        <w:tc>
          <w:tcPr>
            <w:tcW w:w="2604" w:type="pct"/>
          </w:tcPr>
          <w:p w14:paraId="7E1448D5"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СОГЛАСОВАНО</w:t>
            </w:r>
          </w:p>
        </w:tc>
        <w:tc>
          <w:tcPr>
            <w:tcW w:w="2396" w:type="pct"/>
          </w:tcPr>
          <w:p w14:paraId="6B3B09C3"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УТВЕРЖДАЮ</w:t>
            </w:r>
          </w:p>
        </w:tc>
      </w:tr>
      <w:tr w:rsidR="00AD4BD2" w:rsidRPr="00AD4BD2" w14:paraId="43546713" w14:textId="77777777" w:rsidTr="00AD4BD2">
        <w:tc>
          <w:tcPr>
            <w:tcW w:w="2604" w:type="pct"/>
          </w:tcPr>
          <w:p w14:paraId="3BCEBE4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0565DAD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Заведующий</w:t>
            </w:r>
          </w:p>
          <w:p w14:paraId="2F8872E5"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кафедрой ___________</w:t>
            </w:r>
            <w:r w:rsidRPr="00AD4BD2">
              <w:rPr>
                <w:rFonts w:ascii="Times New Roman" w:eastAsia="Times New Roman" w:hAnsi="Times New Roman" w:cs="Times New Roman"/>
                <w:sz w:val="24"/>
                <w:szCs w:val="24"/>
                <w:lang w:val="en-US" w:eastAsia="ru-RU"/>
              </w:rPr>
              <w:t>__</w:t>
            </w:r>
            <w:r w:rsidRPr="00AD4BD2">
              <w:rPr>
                <w:rFonts w:ascii="Times New Roman" w:eastAsia="Times New Roman" w:hAnsi="Times New Roman" w:cs="Times New Roman"/>
                <w:sz w:val="24"/>
                <w:szCs w:val="24"/>
                <w:lang w:eastAsia="ru-RU"/>
              </w:rPr>
              <w:t>____ Ю.И. Худак</w:t>
            </w:r>
          </w:p>
          <w:p w14:paraId="20AC9568"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w:t>
            </w:r>
          </w:p>
        </w:tc>
        <w:tc>
          <w:tcPr>
            <w:tcW w:w="2396" w:type="pct"/>
          </w:tcPr>
          <w:p w14:paraId="17EC84EF"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67B4899B"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Директор</w:t>
            </w:r>
          </w:p>
          <w:p w14:paraId="140FF5C6"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института ______________ М.П. Романов </w:t>
            </w:r>
          </w:p>
        </w:tc>
      </w:tr>
      <w:tr w:rsidR="00AD4BD2" w:rsidRPr="00AD4BD2" w14:paraId="0D643FAE" w14:textId="77777777" w:rsidTr="00AD4BD2">
        <w:trPr>
          <w:trHeight w:val="302"/>
        </w:trPr>
        <w:tc>
          <w:tcPr>
            <w:tcW w:w="2604" w:type="pct"/>
          </w:tcPr>
          <w:p w14:paraId="18031BF2"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c>
          <w:tcPr>
            <w:tcW w:w="2396" w:type="pct"/>
          </w:tcPr>
          <w:p w14:paraId="4A53D6CC"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r>
    </w:tbl>
    <w:p w14:paraId="59EBBB72" w14:textId="77777777" w:rsidR="00AD4BD2" w:rsidRPr="00AD4BD2" w:rsidRDefault="00AD4BD2" w:rsidP="00AD4BD2">
      <w:pPr>
        <w:spacing w:after="0" w:line="240" w:lineRule="auto"/>
        <w:jc w:val="center"/>
        <w:rPr>
          <w:rFonts w:ascii="Times New Roman" w:eastAsia="Times New Roman" w:hAnsi="Times New Roman" w:cs="Times New Roman"/>
          <w:b/>
          <w:bCs/>
          <w:sz w:val="34"/>
          <w:szCs w:val="34"/>
          <w:lang w:eastAsia="ru-RU"/>
        </w:rPr>
      </w:pPr>
    </w:p>
    <w:p w14:paraId="4382D7F6"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ЗАДАНИЕ</w:t>
      </w:r>
    </w:p>
    <w:p w14:paraId="0DA3C027"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на выполнение выпускной квалификационной работы бакалавра</w:t>
      </w:r>
    </w:p>
    <w:p w14:paraId="5E0F4C17" w14:textId="77777777" w:rsidR="00AD4BD2" w:rsidRPr="00AD4BD2" w:rsidRDefault="00AD4BD2" w:rsidP="00AD4BD2">
      <w:pPr>
        <w:spacing w:after="0" w:line="240" w:lineRule="auto"/>
        <w:jc w:val="right"/>
        <w:rPr>
          <w:rFonts w:ascii="Times New Roman" w:eastAsia="Times New Roman" w:hAnsi="Times New Roman" w:cs="Times New Roman"/>
          <w:sz w:val="24"/>
          <w:szCs w:val="24"/>
          <w:lang w:eastAsia="ru-RU"/>
        </w:rPr>
      </w:pPr>
    </w:p>
    <w:p w14:paraId="0BE709D7" w14:textId="77777777" w:rsidR="00AD4BD2" w:rsidRPr="00AD4BD2" w:rsidRDefault="00AD4BD2" w:rsidP="00AD4BD2">
      <w:pPr>
        <w:spacing w:after="0" w:line="240" w:lineRule="auto"/>
        <w:rPr>
          <w:rFonts w:ascii="Times New Roman" w:eastAsia="Times New Roman" w:hAnsi="Times New Roman" w:cs="Times New Roman"/>
          <w:i/>
          <w:sz w:val="24"/>
          <w:szCs w:val="24"/>
          <w:lang w:eastAsia="ru-RU"/>
        </w:rPr>
      </w:pPr>
      <w:r w:rsidRPr="00AD4BD2">
        <w:rPr>
          <w:rFonts w:ascii="Times New Roman" w:eastAsia="Times New Roman" w:hAnsi="Times New Roman" w:cs="Times New Roman"/>
          <w:iCs/>
          <w:sz w:val="24"/>
          <w:szCs w:val="24"/>
          <w:lang w:eastAsia="ru-RU"/>
        </w:rPr>
        <w:t>Обучающийся: Гогинян Борис Андреевич</w:t>
      </w:r>
    </w:p>
    <w:p w14:paraId="39713DC5"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r w:rsidRPr="00AD4BD2">
        <w:rPr>
          <w:rFonts w:ascii="Times New Roman" w:eastAsia="Times New Roman" w:hAnsi="Times New Roman" w:cs="Times New Roman"/>
          <w:iCs/>
          <w:sz w:val="24"/>
          <w:szCs w:val="24"/>
          <w:lang w:eastAsia="ru-RU"/>
        </w:rPr>
        <w:t xml:space="preserve">Шифр: </w:t>
      </w:r>
      <w:r w:rsidRPr="00AD4BD2">
        <w:rPr>
          <w:rFonts w:ascii="Times New Roman" w:eastAsia="Times New Roman" w:hAnsi="Times New Roman" w:cs="Times New Roman"/>
          <w:color w:val="000000"/>
          <w:sz w:val="24"/>
          <w:szCs w:val="24"/>
          <w:shd w:val="clear" w:color="auto" w:fill="FFFFFF"/>
          <w:lang w:eastAsia="ru-RU"/>
        </w:rPr>
        <w:t>17К9900</w:t>
      </w:r>
    </w:p>
    <w:p w14:paraId="485B7F0A"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 xml:space="preserve">Направление подготовки 01.03.02 «Прикладная математика и информатика» </w:t>
      </w:r>
    </w:p>
    <w:p w14:paraId="79257F9E"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Группа КМБО-03-16</w:t>
      </w:r>
    </w:p>
    <w:p w14:paraId="2E9DBA33"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p>
    <w:p w14:paraId="73FCFC48"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1. Тема выпускной квалификационной работы: </w:t>
      </w:r>
      <w:r w:rsidRPr="00AD4BD2">
        <w:rPr>
          <w:rFonts w:ascii="Times New Roman" w:eastAsia="Times New Roman" w:hAnsi="Times New Roman" w:cs="Times New Roman"/>
          <w:spacing w:val="-3"/>
          <w:sz w:val="24"/>
          <w:szCs w:val="24"/>
          <w:lang w:eastAsia="ru-RU"/>
        </w:rPr>
        <w:t>современные методы растеризации трехмерных сцен.</w:t>
      </w:r>
    </w:p>
    <w:p w14:paraId="4B675A7B"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z w:val="24"/>
          <w:szCs w:val="24"/>
          <w:lang w:eastAsia="ru-RU"/>
        </w:rPr>
      </w:pPr>
    </w:p>
    <w:p w14:paraId="5706F221"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2. Цель и задачи выпускной квалификационной работы</w:t>
      </w:r>
    </w:p>
    <w:p w14:paraId="4083C6D6" w14:textId="77777777" w:rsidR="00AD4BD2" w:rsidRPr="00AD4BD2" w:rsidRDefault="00AD4BD2" w:rsidP="00AD4BD2">
      <w:pPr>
        <w:spacing w:after="0" w:line="240" w:lineRule="auto"/>
        <w:ind w:firstLine="284"/>
        <w:rPr>
          <w:rFonts w:ascii="Times New Roman" w:eastAsia="Times New Roman" w:hAnsi="Times New Roman" w:cs="Times New Roman"/>
          <w:sz w:val="24"/>
          <w:szCs w:val="24"/>
          <w:lang w:eastAsia="ru-RU"/>
        </w:rPr>
      </w:pPr>
      <w:r w:rsidRPr="00AD4BD2">
        <w:rPr>
          <w:rFonts w:ascii="Times New Roman" w:eastAsia="Times New Roman" w:hAnsi="Times New Roman" w:cs="Times New Roman"/>
          <w:b/>
          <w:spacing w:val="-3"/>
          <w:sz w:val="24"/>
          <w:szCs w:val="24"/>
          <w:lang w:eastAsia="ru-RU"/>
        </w:rPr>
        <w:t>Цель работы:</w:t>
      </w:r>
      <w:r w:rsidRPr="00AD4BD2">
        <w:rPr>
          <w:rFonts w:ascii="Times New Roman" w:eastAsia="Times New Roman" w:hAnsi="Times New Roman" w:cs="Times New Roman"/>
          <w:spacing w:val="-3"/>
          <w:sz w:val="24"/>
          <w:szCs w:val="24"/>
          <w:lang w:eastAsia="ru-RU"/>
        </w:rPr>
        <w:t xml:space="preserve"> сравнить алгоритмы трассировки лучей, реализованные в различных бесплатных программах для трехмерной визуализации.</w:t>
      </w:r>
    </w:p>
    <w:p w14:paraId="1A6FDA5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Задачи работы: </w:t>
      </w:r>
      <w:r w:rsidRPr="00AD4BD2">
        <w:rPr>
          <w:rFonts w:ascii="Times New Roman" w:eastAsia="Times New Roman" w:hAnsi="Times New Roman" w:cs="Times New Roman"/>
          <w:spacing w:val="-3"/>
          <w:sz w:val="24"/>
          <w:szCs w:val="24"/>
          <w:lang w:eastAsia="ru-RU"/>
        </w:rPr>
        <w:t>1 построить трехмерные сцены; 2 настроить идентичные параметры для каждой сцены; 3 получить эталонное изображение, с которым будет проводится сравнение; 4 запустить рендер с ограничением по времени и/или потокам; 5 построить графики скорости и качества с помощью метрики PSNR.</w:t>
      </w:r>
    </w:p>
    <w:p w14:paraId="5017B982"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3. Этапы выполнения выпускной квалификационной работы бакалавра</w:t>
      </w:r>
    </w:p>
    <w:p w14:paraId="393486C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3472"/>
        <w:gridCol w:w="4078"/>
        <w:gridCol w:w="1774"/>
      </w:tblGrid>
      <w:tr w:rsidR="00AD4BD2" w:rsidRPr="00AD4BD2" w14:paraId="11664D1D" w14:textId="77777777" w:rsidTr="00AD4BD2">
        <w:tc>
          <w:tcPr>
            <w:tcW w:w="427" w:type="pct"/>
            <w:vAlign w:val="center"/>
          </w:tcPr>
          <w:p w14:paraId="2F23058A"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этапа</w:t>
            </w:r>
          </w:p>
        </w:tc>
        <w:tc>
          <w:tcPr>
            <w:tcW w:w="1703" w:type="pct"/>
            <w:vAlign w:val="center"/>
          </w:tcPr>
          <w:p w14:paraId="6D984E0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Содержание этапа ВКР</w:t>
            </w:r>
          </w:p>
        </w:tc>
        <w:tc>
          <w:tcPr>
            <w:tcW w:w="2000" w:type="pct"/>
            <w:vAlign w:val="center"/>
          </w:tcPr>
          <w:p w14:paraId="06F66D04"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Результат выполнения этапа ВКР</w:t>
            </w:r>
          </w:p>
        </w:tc>
        <w:tc>
          <w:tcPr>
            <w:tcW w:w="870" w:type="pct"/>
            <w:vAlign w:val="center"/>
          </w:tcPr>
          <w:p w14:paraId="36C0D95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Срок</w:t>
            </w:r>
          </w:p>
          <w:p w14:paraId="1F5EC2DD"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выполнения</w:t>
            </w:r>
          </w:p>
        </w:tc>
      </w:tr>
      <w:tr w:rsidR="00AD4BD2" w:rsidRPr="00AD4BD2" w14:paraId="316E00D9" w14:textId="77777777" w:rsidTr="00AD4BD2">
        <w:tc>
          <w:tcPr>
            <w:tcW w:w="427" w:type="pct"/>
            <w:vAlign w:val="center"/>
          </w:tcPr>
          <w:p w14:paraId="1CA90730"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1</w:t>
            </w:r>
          </w:p>
        </w:tc>
        <w:tc>
          <w:tcPr>
            <w:tcW w:w="1703" w:type="pct"/>
            <w:vAlign w:val="center"/>
          </w:tcPr>
          <w:p w14:paraId="1B857204"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Анализ первоисточников</w:t>
            </w:r>
          </w:p>
        </w:tc>
        <w:tc>
          <w:tcPr>
            <w:tcW w:w="2000" w:type="pct"/>
            <w:vAlign w:val="center"/>
          </w:tcPr>
          <w:p w14:paraId="6973B20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Обзор литературы по физически корректному рендерингу</w:t>
            </w:r>
          </w:p>
        </w:tc>
        <w:tc>
          <w:tcPr>
            <w:tcW w:w="870" w:type="pct"/>
            <w:vAlign w:val="center"/>
          </w:tcPr>
          <w:p w14:paraId="1682C28B"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04.03.2020</w:t>
            </w:r>
          </w:p>
        </w:tc>
      </w:tr>
      <w:tr w:rsidR="00AD4BD2" w:rsidRPr="00AD4BD2" w14:paraId="3BE6B8EE" w14:textId="77777777" w:rsidTr="00AD4BD2">
        <w:tc>
          <w:tcPr>
            <w:tcW w:w="427" w:type="pct"/>
            <w:vAlign w:val="center"/>
          </w:tcPr>
          <w:p w14:paraId="64236111"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w:t>
            </w:r>
          </w:p>
        </w:tc>
        <w:tc>
          <w:tcPr>
            <w:tcW w:w="1703" w:type="pct"/>
            <w:vAlign w:val="center"/>
          </w:tcPr>
          <w:p w14:paraId="3C4FBA05"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Построение трехмерных сцен</w:t>
            </w:r>
          </w:p>
        </w:tc>
        <w:tc>
          <w:tcPr>
            <w:tcW w:w="2000" w:type="pct"/>
            <w:vAlign w:val="center"/>
          </w:tcPr>
          <w:p w14:paraId="59A01A6C"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5 экспериментальных сцен каждого из для 3 исследуемых рендеров. Эталонные изображения</w:t>
            </w:r>
          </w:p>
        </w:tc>
        <w:tc>
          <w:tcPr>
            <w:tcW w:w="870" w:type="pct"/>
            <w:vAlign w:val="center"/>
          </w:tcPr>
          <w:p w14:paraId="6E227B72"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25.03.2020</w:t>
            </w:r>
          </w:p>
        </w:tc>
      </w:tr>
      <w:tr w:rsidR="00AD4BD2" w:rsidRPr="00AD4BD2" w14:paraId="5AF3C67C" w14:textId="77777777" w:rsidTr="00AD4BD2">
        <w:tc>
          <w:tcPr>
            <w:tcW w:w="427" w:type="pct"/>
            <w:vAlign w:val="center"/>
          </w:tcPr>
          <w:p w14:paraId="1D514753"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3</w:t>
            </w:r>
          </w:p>
        </w:tc>
        <w:tc>
          <w:tcPr>
            <w:tcW w:w="1703" w:type="pct"/>
            <w:vAlign w:val="center"/>
          </w:tcPr>
          <w:p w14:paraId="5229EBDB"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Получение результатов экспериментов</w:t>
            </w:r>
          </w:p>
        </w:tc>
        <w:tc>
          <w:tcPr>
            <w:tcW w:w="2000" w:type="pct"/>
            <w:vAlign w:val="center"/>
          </w:tcPr>
          <w:p w14:paraId="2D4A0CF2"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По 4 изображения, отрендеренных с использованием 6 и 12 потоков, за определенное время. </w:t>
            </w:r>
          </w:p>
          <w:p w14:paraId="0CDF7855" w14:textId="5D7B53CF" w:rsidR="00AD4BD2" w:rsidRPr="00AD4BD2" w:rsidRDefault="00AD4BD2" w:rsidP="00DB2085">
            <w:pPr>
              <w:widowControl w:val="0"/>
              <w:spacing w:after="0" w:line="240" w:lineRule="auto"/>
              <w:rPr>
                <w:rFonts w:ascii="Times New Roman" w:eastAsia="Times New Roman" w:hAnsi="Times New Roman" w:cs="Times New Roman"/>
                <w:sz w:val="24"/>
                <w:szCs w:val="24"/>
                <w:lang w:eastAsia="ru-RU"/>
              </w:rPr>
            </w:pPr>
            <w:del w:id="5" w:author="Борис Гогинян" w:date="2020-05-29T21:38:00Z">
              <w:r w:rsidRPr="00AD4BD2" w:rsidDel="00DB2085">
                <w:rPr>
                  <w:rFonts w:ascii="Times New Roman" w:eastAsia="Times New Roman" w:hAnsi="Times New Roman" w:cs="Times New Roman"/>
                  <w:sz w:val="24"/>
                  <w:szCs w:val="24"/>
                  <w:lang w:eastAsia="ru-RU"/>
                </w:rPr>
                <w:lastRenderedPageBreak/>
                <w:delText xml:space="preserve">Графики </w:delText>
              </w:r>
            </w:del>
            <w:ins w:id="6" w:author="Борис Гогинян" w:date="2020-05-29T21:38:00Z">
              <w:r w:rsidR="00DB2085">
                <w:rPr>
                  <w:rFonts w:ascii="Times New Roman" w:eastAsia="Times New Roman" w:hAnsi="Times New Roman" w:cs="Times New Roman"/>
                  <w:sz w:val="24"/>
                  <w:szCs w:val="24"/>
                  <w:lang w:eastAsia="ru-RU"/>
                </w:rPr>
                <w:t>Таблицы</w:t>
              </w:r>
              <w:r w:rsidR="00DB2085" w:rsidRPr="00AD4BD2">
                <w:rPr>
                  <w:rFonts w:ascii="Times New Roman" w:eastAsia="Times New Roman" w:hAnsi="Times New Roman" w:cs="Times New Roman"/>
                  <w:sz w:val="24"/>
                  <w:szCs w:val="24"/>
                  <w:lang w:eastAsia="ru-RU"/>
                </w:rPr>
                <w:t xml:space="preserve"> </w:t>
              </w:r>
            </w:ins>
            <w:r w:rsidRPr="00AD4BD2">
              <w:rPr>
                <w:rFonts w:ascii="Times New Roman" w:eastAsia="Times New Roman" w:hAnsi="Times New Roman" w:cs="Times New Roman"/>
                <w:sz w:val="24"/>
                <w:szCs w:val="24"/>
                <w:lang w:eastAsia="ru-RU"/>
              </w:rPr>
              <w:t xml:space="preserve">процентного соотношения времени на 6 и 12 потоках. </w:t>
            </w:r>
            <w:del w:id="7" w:author="Борис Гогинян" w:date="2020-05-29T21:38:00Z">
              <w:r w:rsidRPr="00AD4BD2" w:rsidDel="00DB2085">
                <w:rPr>
                  <w:rFonts w:ascii="Times New Roman" w:eastAsia="Times New Roman" w:hAnsi="Times New Roman" w:cs="Times New Roman"/>
                  <w:sz w:val="24"/>
                  <w:szCs w:val="24"/>
                  <w:lang w:eastAsia="ru-RU"/>
                </w:rPr>
                <w:delText xml:space="preserve">Графики </w:delText>
              </w:r>
            </w:del>
            <w:ins w:id="8" w:author="Борис Гогинян" w:date="2020-05-29T21:38:00Z">
              <w:r w:rsidR="00DB2085">
                <w:rPr>
                  <w:rFonts w:ascii="Times New Roman" w:eastAsia="Times New Roman" w:hAnsi="Times New Roman" w:cs="Times New Roman"/>
                  <w:sz w:val="24"/>
                  <w:szCs w:val="24"/>
                  <w:lang w:eastAsia="ru-RU"/>
                </w:rPr>
                <w:t>Таблицы</w:t>
              </w:r>
              <w:r w:rsidR="00DB2085" w:rsidRPr="00AD4BD2">
                <w:rPr>
                  <w:rFonts w:ascii="Times New Roman" w:eastAsia="Times New Roman" w:hAnsi="Times New Roman" w:cs="Times New Roman"/>
                  <w:sz w:val="24"/>
                  <w:szCs w:val="24"/>
                  <w:lang w:eastAsia="ru-RU"/>
                </w:rPr>
                <w:t xml:space="preserve"> </w:t>
              </w:r>
            </w:ins>
            <w:r w:rsidRPr="00AD4BD2">
              <w:rPr>
                <w:rFonts w:ascii="Times New Roman" w:eastAsia="Times New Roman" w:hAnsi="Times New Roman" w:cs="Times New Roman"/>
                <w:sz w:val="24"/>
                <w:szCs w:val="24"/>
                <w:lang w:eastAsia="ru-RU"/>
              </w:rPr>
              <w:t>схожести с эталонным изображением при рендеринге за определенное время</w:t>
            </w:r>
          </w:p>
        </w:tc>
        <w:tc>
          <w:tcPr>
            <w:tcW w:w="870" w:type="pct"/>
            <w:vAlign w:val="center"/>
          </w:tcPr>
          <w:p w14:paraId="7418153D"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lastRenderedPageBreak/>
              <w:t>15.04.2020</w:t>
            </w:r>
          </w:p>
        </w:tc>
      </w:tr>
      <w:tr w:rsidR="00AD4BD2" w:rsidRPr="00AD4BD2" w14:paraId="236F9270" w14:textId="77777777" w:rsidTr="00AD4BD2">
        <w:tc>
          <w:tcPr>
            <w:tcW w:w="427" w:type="pct"/>
            <w:vAlign w:val="center"/>
          </w:tcPr>
          <w:p w14:paraId="551270AA"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4</w:t>
            </w:r>
          </w:p>
        </w:tc>
        <w:tc>
          <w:tcPr>
            <w:tcW w:w="1703" w:type="pct"/>
            <w:vAlign w:val="center"/>
          </w:tcPr>
          <w:p w14:paraId="3F791FFF"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Написание текста ВКР</w:t>
            </w:r>
          </w:p>
        </w:tc>
        <w:tc>
          <w:tcPr>
            <w:tcW w:w="2000" w:type="pct"/>
            <w:vAlign w:val="center"/>
          </w:tcPr>
          <w:p w14:paraId="24CD453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Презентация ВКР, текст ВКР полный</w:t>
            </w:r>
          </w:p>
        </w:tc>
        <w:tc>
          <w:tcPr>
            <w:tcW w:w="870" w:type="pct"/>
            <w:vAlign w:val="center"/>
          </w:tcPr>
          <w:p w14:paraId="71E61990"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23.05.2020</w:t>
            </w:r>
          </w:p>
        </w:tc>
      </w:tr>
    </w:tbl>
    <w:p w14:paraId="3A3E23D2" w14:textId="77777777" w:rsid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0A51A689" w14:textId="15535DB2"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 xml:space="preserve">4. </w:t>
      </w:r>
      <w:commentRangeStart w:id="9"/>
      <w:r w:rsidRPr="00AD4BD2">
        <w:rPr>
          <w:rFonts w:ascii="Times New Roman" w:eastAsia="Times New Roman" w:hAnsi="Times New Roman" w:cs="Times New Roman"/>
          <w:b/>
          <w:spacing w:val="-3"/>
          <w:sz w:val="24"/>
          <w:szCs w:val="24"/>
          <w:lang w:eastAsia="ru-RU"/>
        </w:rPr>
        <w:t>Перечень разрабатываемых документов и графических материалов</w:t>
      </w:r>
      <w:commentRangeEnd w:id="9"/>
      <w:r w:rsidRPr="00AD4BD2">
        <w:rPr>
          <w:rFonts w:ascii="Times New Roman" w:eastAsia="Times New Roman" w:hAnsi="Times New Roman" w:cs="Times New Roman"/>
          <w:sz w:val="16"/>
          <w:szCs w:val="16"/>
          <w:lang w:eastAsia="ru-RU"/>
        </w:rPr>
        <w:commentReference w:id="9"/>
      </w:r>
    </w:p>
    <w:p w14:paraId="796E930F"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220C969E" w14:textId="77777777" w:rsidR="00AD4BD2" w:rsidRPr="00AD4BD2" w:rsidRDefault="00AD4BD2" w:rsidP="00AD4BD2">
      <w:pPr>
        <w:spacing w:after="0" w:line="240" w:lineRule="auto"/>
        <w:ind w:firstLine="284"/>
        <w:jc w:val="both"/>
        <w:rPr>
          <w:rFonts w:ascii="Times New Roman" w:eastAsia="Times New Roman" w:hAnsi="Times New Roman" w:cs="Times New Roman"/>
          <w:sz w:val="24"/>
          <w:szCs w:val="24"/>
          <w:lang w:eastAsia="ru-RU"/>
        </w:rPr>
      </w:pPr>
    </w:p>
    <w:p w14:paraId="57FB0217" w14:textId="77777777" w:rsidR="00AD4BD2" w:rsidRPr="00AD4BD2" w:rsidRDefault="00AD4BD2" w:rsidP="00AD4BD2">
      <w:pPr>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5. Руководитель и консультанты выпускной квалификационной работы</w:t>
      </w:r>
    </w:p>
    <w:tbl>
      <w:tblPr>
        <w:tblW w:w="501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794"/>
        <w:gridCol w:w="1961"/>
        <w:gridCol w:w="1812"/>
        <w:gridCol w:w="1658"/>
      </w:tblGrid>
      <w:tr w:rsidR="00AD4BD2" w:rsidRPr="00AD4BD2" w14:paraId="5AE194B7" w14:textId="77777777" w:rsidTr="00AD4BD2">
        <w:tc>
          <w:tcPr>
            <w:tcW w:w="2344" w:type="pct"/>
            <w:shd w:val="clear" w:color="auto" w:fill="auto"/>
            <w:vAlign w:val="center"/>
          </w:tcPr>
          <w:p w14:paraId="538C0C43"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Функциональные обязанности</w:t>
            </w:r>
          </w:p>
        </w:tc>
        <w:tc>
          <w:tcPr>
            <w:tcW w:w="959" w:type="pct"/>
            <w:shd w:val="clear" w:color="auto" w:fill="auto"/>
            <w:vAlign w:val="center"/>
          </w:tcPr>
          <w:p w14:paraId="3EBF535C"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Должность в</w:t>
            </w:r>
          </w:p>
          <w:p w14:paraId="4CEDD546"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Университете</w:t>
            </w:r>
          </w:p>
        </w:tc>
        <w:tc>
          <w:tcPr>
            <w:tcW w:w="886" w:type="pct"/>
            <w:shd w:val="clear" w:color="auto" w:fill="auto"/>
            <w:vAlign w:val="center"/>
          </w:tcPr>
          <w:p w14:paraId="5B1BCB00"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Ф.И.О.</w:t>
            </w:r>
          </w:p>
        </w:tc>
        <w:tc>
          <w:tcPr>
            <w:tcW w:w="811" w:type="pct"/>
            <w:shd w:val="clear" w:color="auto" w:fill="auto"/>
            <w:vAlign w:val="center"/>
          </w:tcPr>
          <w:p w14:paraId="5447A068"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Подпись</w:t>
            </w:r>
          </w:p>
        </w:tc>
      </w:tr>
      <w:tr w:rsidR="00AD4BD2" w:rsidRPr="00AD4BD2" w14:paraId="5DE274D7" w14:textId="77777777" w:rsidTr="00AD4BD2">
        <w:trPr>
          <w:trHeight w:hRule="exact" w:val="987"/>
        </w:trPr>
        <w:tc>
          <w:tcPr>
            <w:tcW w:w="2344" w:type="pct"/>
            <w:shd w:val="clear" w:color="auto" w:fill="auto"/>
            <w:vAlign w:val="center"/>
          </w:tcPr>
          <w:p w14:paraId="1B130FA4" w14:textId="77777777" w:rsidR="00AD4BD2" w:rsidRPr="00AD4BD2" w:rsidRDefault="00AD4BD2" w:rsidP="00AD4BD2">
            <w:pPr>
              <w:shd w:val="clear" w:color="auto" w:fill="FFFFFF"/>
              <w:tabs>
                <w:tab w:val="left" w:pos="240"/>
              </w:tabs>
              <w:spacing w:after="0" w:line="240" w:lineRule="auto"/>
              <w:ind w:left="86"/>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Руководитель выпускной работы</w:t>
            </w:r>
          </w:p>
        </w:tc>
        <w:tc>
          <w:tcPr>
            <w:tcW w:w="959" w:type="pct"/>
            <w:shd w:val="clear" w:color="auto" w:fill="auto"/>
            <w:vAlign w:val="center"/>
          </w:tcPr>
          <w:p w14:paraId="454BD447" w14:textId="77777777" w:rsidR="00AD4BD2" w:rsidRPr="00AD4BD2" w:rsidRDefault="00AD4BD2" w:rsidP="00AD4BD2">
            <w:pPr>
              <w:shd w:val="clear" w:color="auto" w:fill="FFFFFF"/>
              <w:spacing w:after="0" w:line="240" w:lineRule="auto"/>
              <w:ind w:left="-109"/>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доцент</w:t>
            </w:r>
          </w:p>
        </w:tc>
        <w:tc>
          <w:tcPr>
            <w:tcW w:w="886" w:type="pct"/>
            <w:shd w:val="clear" w:color="auto" w:fill="auto"/>
            <w:vAlign w:val="center"/>
          </w:tcPr>
          <w:p w14:paraId="091B8F7F" w14:textId="1D823C3A" w:rsidR="00AD4BD2" w:rsidRPr="00AD4BD2" w:rsidRDefault="00AD4BD2">
            <w:pPr>
              <w:shd w:val="clear" w:color="auto" w:fill="FFFFFF"/>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Парфенов Д</w:t>
            </w:r>
            <w:del w:id="10" w:author="Борис Гогинян" w:date="2020-05-30T01:00:00Z">
              <w:r w:rsidRPr="00AD4BD2" w:rsidDel="00840283">
                <w:rPr>
                  <w:rFonts w:ascii="Times New Roman" w:eastAsia="Times New Roman" w:hAnsi="Times New Roman" w:cs="Times New Roman"/>
                  <w:sz w:val="24"/>
                  <w:szCs w:val="24"/>
                  <w:lang w:eastAsia="ru-RU"/>
                </w:rPr>
                <w:delText>.В.</w:delText>
              </w:r>
            </w:del>
            <w:ins w:id="11" w:author="Борис Гогинян" w:date="2020-05-30T01:00:00Z">
              <w:r w:rsidR="00840283">
                <w:rPr>
                  <w:rFonts w:ascii="Times New Roman" w:eastAsia="Times New Roman" w:hAnsi="Times New Roman" w:cs="Times New Roman"/>
                  <w:sz w:val="24"/>
                  <w:szCs w:val="24"/>
                  <w:lang w:eastAsia="ru-RU"/>
                </w:rPr>
                <w:t xml:space="preserve">енис </w:t>
              </w:r>
            </w:ins>
            <w:ins w:id="12" w:author="Борис Гогинян" w:date="2020-05-30T01:01:00Z">
              <w:r w:rsidR="00840283">
                <w:rPr>
                  <w:rFonts w:ascii="Times New Roman" w:eastAsia="Times New Roman" w:hAnsi="Times New Roman" w:cs="Times New Roman"/>
                  <w:sz w:val="24"/>
                  <w:szCs w:val="24"/>
                  <w:lang w:eastAsia="ru-RU"/>
                </w:rPr>
                <w:t>Васильевич</w:t>
              </w:r>
            </w:ins>
          </w:p>
        </w:tc>
        <w:tc>
          <w:tcPr>
            <w:tcW w:w="811" w:type="pct"/>
            <w:shd w:val="clear" w:color="auto" w:fill="auto"/>
            <w:vAlign w:val="center"/>
          </w:tcPr>
          <w:p w14:paraId="015CBD9A"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sz w:val="24"/>
                <w:szCs w:val="24"/>
                <w:lang w:eastAsia="ru-RU"/>
              </w:rPr>
            </w:pPr>
          </w:p>
        </w:tc>
      </w:tr>
    </w:tbl>
    <w:p w14:paraId="53A94947" w14:textId="77777777" w:rsidR="00AD4BD2" w:rsidRPr="00AD4BD2" w:rsidRDefault="00AD4BD2" w:rsidP="00AD4BD2">
      <w:pPr>
        <w:shd w:val="clear" w:color="auto" w:fill="FFFFFF"/>
        <w:tabs>
          <w:tab w:val="left" w:leader="underscore" w:pos="5827"/>
        </w:tabs>
        <w:spacing w:after="0" w:line="240" w:lineRule="auto"/>
        <w:ind w:left="168"/>
        <w:jc w:val="both"/>
        <w:rPr>
          <w:rFonts w:ascii="Times New Roman" w:eastAsia="Times New Roman" w:hAnsi="Times New Roman" w:cs="Times New Roman"/>
          <w:iCs/>
          <w:spacing w:val="-4"/>
          <w:sz w:val="24"/>
          <w:szCs w:val="24"/>
          <w:lang w:eastAsia="ru-RU"/>
        </w:rPr>
      </w:pPr>
    </w:p>
    <w:tbl>
      <w:tblPr>
        <w:tblW w:w="9606" w:type="dxa"/>
        <w:tblLook w:val="01E0" w:firstRow="1" w:lastRow="1" w:firstColumn="1" w:lastColumn="1" w:noHBand="0" w:noVBand="0"/>
      </w:tblPr>
      <w:tblGrid>
        <w:gridCol w:w="4786"/>
        <w:gridCol w:w="284"/>
        <w:gridCol w:w="4536"/>
      </w:tblGrid>
      <w:tr w:rsidR="00AD4BD2" w:rsidRPr="00AD4BD2" w14:paraId="1E4CC35D" w14:textId="77777777" w:rsidTr="00AD4BD2">
        <w:tc>
          <w:tcPr>
            <w:tcW w:w="4786" w:type="dxa"/>
          </w:tcPr>
          <w:p w14:paraId="206D00B0"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Задание выдал</w:t>
            </w:r>
          </w:p>
        </w:tc>
        <w:tc>
          <w:tcPr>
            <w:tcW w:w="284" w:type="dxa"/>
          </w:tcPr>
          <w:p w14:paraId="10C015E4"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p w14:paraId="341476EA"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1022B37F"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3"/>
                <w:sz w:val="24"/>
                <w:szCs w:val="24"/>
                <w:lang w:eastAsia="ru-RU"/>
              </w:rPr>
              <w:t>Задание принял к исполнению</w:t>
            </w:r>
          </w:p>
        </w:tc>
      </w:tr>
      <w:tr w:rsidR="00AD4BD2" w:rsidRPr="00AD4BD2" w14:paraId="5BB4DC91" w14:textId="77777777" w:rsidTr="00AD4BD2">
        <w:trPr>
          <w:trHeight w:val="735"/>
        </w:trPr>
        <w:tc>
          <w:tcPr>
            <w:tcW w:w="4786" w:type="dxa"/>
            <w:vAlign w:val="center"/>
          </w:tcPr>
          <w:p w14:paraId="01EF916B" w14:textId="77777777" w:rsidR="00AD4BD2" w:rsidRPr="00AD4BD2" w:rsidRDefault="00AD4BD2" w:rsidP="00AD4BD2">
            <w:pPr>
              <w:tabs>
                <w:tab w:val="left" w:leader="underscore" w:pos="5827"/>
              </w:tabs>
              <w:spacing w:after="0" w:line="240" w:lineRule="auto"/>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 xml:space="preserve">Руководитель ВКР _________ Д.В. Парфенов </w:t>
            </w:r>
          </w:p>
        </w:tc>
        <w:tc>
          <w:tcPr>
            <w:tcW w:w="284" w:type="dxa"/>
          </w:tcPr>
          <w:p w14:paraId="5EAA660C"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vAlign w:val="center"/>
          </w:tcPr>
          <w:p w14:paraId="4A19D2B2"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Обучающийся ____________Б.А. Гогинян</w:t>
            </w:r>
          </w:p>
        </w:tc>
      </w:tr>
      <w:tr w:rsidR="00AD4BD2" w:rsidRPr="00AD4BD2" w14:paraId="529DE16C" w14:textId="77777777" w:rsidTr="00AD4BD2">
        <w:tc>
          <w:tcPr>
            <w:tcW w:w="4786" w:type="dxa"/>
          </w:tcPr>
          <w:p w14:paraId="447E81B7"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«_____»________________2020 г.</w:t>
            </w:r>
          </w:p>
        </w:tc>
        <w:tc>
          <w:tcPr>
            <w:tcW w:w="284" w:type="dxa"/>
          </w:tcPr>
          <w:p w14:paraId="4443178E"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5CEB86C3"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«_____»_______________2020 г.</w:t>
            </w:r>
          </w:p>
        </w:tc>
      </w:tr>
    </w:tbl>
    <w:p w14:paraId="0DDDCC5F"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p>
    <w:p w14:paraId="154DE01A" w14:textId="1F71BBEA" w:rsidR="00AD4BD2" w:rsidRPr="00B5325E" w:rsidRDefault="00AD4BD2">
      <w:pPr>
        <w:rPr>
          <w:rFonts w:ascii="Times New Roman" w:hAnsi="Times New Roman" w:cs="Times New Roman"/>
          <w:sz w:val="28"/>
          <w:szCs w:val="28"/>
        </w:rPr>
      </w:pPr>
    </w:p>
    <w:p w14:paraId="77A2159A" w14:textId="23419309" w:rsidR="00AD4BD2" w:rsidRDefault="00AD4BD2">
      <w:pPr>
        <w:rPr>
          <w:sz w:val="24"/>
          <w:szCs w:val="28"/>
        </w:rPr>
      </w:pPr>
      <w:del w:id="13" w:author="Борис Гогинян" w:date="2020-05-30T16:29:00Z">
        <w:r w:rsidDel="0091212B">
          <w:rPr>
            <w:sz w:val="24"/>
            <w:szCs w:val="28"/>
          </w:rPr>
          <w:br w:type="page"/>
        </w:r>
      </w:del>
    </w:p>
    <w:p w14:paraId="4A9A01EF" w14:textId="48B4BE80" w:rsidR="00A6235B" w:rsidRPr="00B5325E" w:rsidDel="0091212B" w:rsidRDefault="00A6235B" w:rsidP="0091212B">
      <w:pPr>
        <w:spacing w:after="0"/>
        <w:contextualSpacing/>
        <w:jc w:val="center"/>
        <w:rPr>
          <w:del w:id="14" w:author="Борис Гогинян" w:date="2020-05-30T16:28:00Z"/>
          <w:rFonts w:ascii="Times New Roman" w:hAnsi="Times New Roman" w:cs="Times New Roman"/>
          <w:b/>
          <w:iCs/>
          <w:sz w:val="28"/>
          <w:szCs w:val="28"/>
        </w:rPr>
        <w:pPrChange w:id="15" w:author="Борис Гогинян" w:date="2020-05-30T16:28:00Z">
          <w:pPr>
            <w:spacing w:after="0"/>
            <w:contextualSpacing/>
            <w:jc w:val="center"/>
          </w:pPr>
        </w:pPrChange>
      </w:pPr>
      <w:del w:id="16" w:author="Борис Гогинян" w:date="2020-05-30T16:28:00Z">
        <w:r w:rsidRPr="00B5325E" w:rsidDel="0091212B">
          <w:rPr>
            <w:rFonts w:ascii="Times New Roman" w:hAnsi="Times New Roman" w:cs="Times New Roman"/>
            <w:b/>
            <w:sz w:val="28"/>
            <w:szCs w:val="28"/>
          </w:rPr>
          <w:delText>Аннотация</w:delText>
        </w:r>
      </w:del>
    </w:p>
    <w:p w14:paraId="6834F0FD" w14:textId="58FD18D4" w:rsidR="00362FA9" w:rsidRPr="00B5325E" w:rsidDel="0091212B" w:rsidRDefault="00362FA9" w:rsidP="0091212B">
      <w:pPr>
        <w:spacing w:after="0"/>
        <w:contextualSpacing/>
        <w:jc w:val="center"/>
        <w:rPr>
          <w:del w:id="17" w:author="Борис Гогинян" w:date="2020-05-30T16:28:00Z"/>
          <w:rFonts w:ascii="Times New Roman" w:hAnsi="Times New Roman" w:cs="Times New Roman"/>
          <w:iCs/>
          <w:sz w:val="28"/>
          <w:szCs w:val="28"/>
        </w:rPr>
        <w:pPrChange w:id="18" w:author="Борис Гогинян" w:date="2020-05-30T16:28:00Z">
          <w:pPr>
            <w:spacing w:after="0"/>
            <w:contextualSpacing/>
            <w:jc w:val="center"/>
          </w:pPr>
        </w:pPrChange>
      </w:pPr>
    </w:p>
    <w:p w14:paraId="35B91CB2" w14:textId="00AE5F2D" w:rsidR="00362FA9" w:rsidRPr="00B5325E" w:rsidDel="0091212B" w:rsidRDefault="00362FA9" w:rsidP="0091212B">
      <w:pPr>
        <w:spacing w:after="0"/>
        <w:contextualSpacing/>
        <w:jc w:val="center"/>
        <w:rPr>
          <w:del w:id="19" w:author="Борис Гогинян" w:date="2020-05-30T16:28:00Z"/>
          <w:rFonts w:ascii="Times New Roman" w:hAnsi="Times New Roman" w:cs="Times New Roman"/>
          <w:iCs/>
          <w:sz w:val="28"/>
          <w:szCs w:val="28"/>
        </w:rPr>
        <w:pPrChange w:id="20" w:author="Борис Гогинян" w:date="2020-05-30T16:28:00Z">
          <w:pPr>
            <w:spacing w:after="0"/>
            <w:contextualSpacing/>
            <w:jc w:val="center"/>
          </w:pPr>
        </w:pPrChange>
      </w:pPr>
    </w:p>
    <w:p w14:paraId="1149087E" w14:textId="0183AC46" w:rsidR="00A6235B" w:rsidRPr="00AD4BD2" w:rsidDel="0091212B" w:rsidRDefault="00A6235B" w:rsidP="0091212B">
      <w:pPr>
        <w:spacing w:after="0"/>
        <w:contextualSpacing/>
        <w:jc w:val="center"/>
        <w:rPr>
          <w:del w:id="21" w:author="Борис Гогинян" w:date="2020-05-30T16:28:00Z"/>
          <w:rFonts w:ascii="Times New Roman" w:hAnsi="Times New Roman" w:cs="Times New Roman"/>
          <w:iCs/>
          <w:sz w:val="28"/>
          <w:szCs w:val="28"/>
        </w:rPr>
        <w:pPrChange w:id="22" w:author="Борис Гогинян" w:date="2020-05-30T16:28:00Z">
          <w:pPr>
            <w:spacing w:after="0"/>
            <w:contextualSpacing/>
            <w:jc w:val="both"/>
          </w:pPr>
        </w:pPrChange>
      </w:pPr>
      <w:del w:id="23" w:author="Борис Гогинян" w:date="2020-05-30T16:28:00Z">
        <w:r w:rsidRPr="00F13D22" w:rsidDel="0091212B">
          <w:rPr>
            <w:rFonts w:ascii="Times New Roman" w:hAnsi="Times New Roman" w:cs="Times New Roman"/>
            <w:iCs/>
            <w:sz w:val="28"/>
            <w:szCs w:val="28"/>
          </w:rPr>
          <w:delText>В представленной работе рассмотрены некоторые популярные рендеры фотореалистичных изображений, реализующие различные алгоритмы трассировки лучей.  Эти алгоритмы делают возможным моделирование различных световых свойств, таких как глобальное освещение, тени</w:delText>
        </w:r>
        <w:r w:rsidRPr="00AD4BD2" w:rsidDel="0091212B">
          <w:rPr>
            <w:rFonts w:ascii="Times New Roman" w:hAnsi="Times New Roman" w:cs="Times New Roman"/>
            <w:iCs/>
            <w:sz w:val="28"/>
            <w:szCs w:val="28"/>
          </w:rPr>
          <w:delText xml:space="preserve">, каустики, дисперсия, глубина резкости, подповерхностное рассеивание и т.д. Все алгоритмы объединяет идея симулирования пути света, но отличают реализации способов её осуществления. В зависимости от этого алгоритм может по-разному изображать различные световые эффекты, и объём вычислений будет различным. Благодаря высокой вычислительной мощности современных процессоров и видеокарт становится актуальным рассмотрение достаточно </w:delText>
        </w:r>
        <w:r w:rsidR="00BB45AA" w:rsidRPr="00AD4BD2" w:rsidDel="0091212B">
          <w:rPr>
            <w:rFonts w:ascii="Times New Roman" w:hAnsi="Times New Roman" w:cs="Times New Roman"/>
            <w:iCs/>
            <w:sz w:val="28"/>
            <w:szCs w:val="28"/>
          </w:rPr>
          <w:delText>ресурсоемких</w:delText>
        </w:r>
        <w:r w:rsidRPr="00AD4BD2" w:rsidDel="0091212B">
          <w:rPr>
            <w:rFonts w:ascii="Times New Roman" w:hAnsi="Times New Roman" w:cs="Times New Roman"/>
            <w:iCs/>
            <w:sz w:val="28"/>
            <w:szCs w:val="28"/>
          </w:rPr>
          <w:delText xml:space="preserve"> алгоритмов и программ, реализующих их. В представленной работе сравниваются различные алгоритмы и их реализаций. Сделаны выводы о качестве получаемого изображения и реализованной многопоточности вычислений.</w:delText>
        </w:r>
      </w:del>
    </w:p>
    <w:p w14:paraId="0C0B7BC2" w14:textId="1E8D0CC9" w:rsidR="00377FB6" w:rsidDel="0091212B" w:rsidRDefault="00A6235B" w:rsidP="0091212B">
      <w:pPr>
        <w:spacing w:after="0"/>
        <w:contextualSpacing/>
        <w:jc w:val="center"/>
        <w:rPr>
          <w:del w:id="24" w:author="Борис Гогинян" w:date="2020-05-30T16:28:00Z"/>
          <w:rFonts w:ascii="Times New Roman" w:hAnsi="Times New Roman" w:cs="Times New Roman"/>
          <w:iCs/>
          <w:sz w:val="28"/>
          <w:szCs w:val="28"/>
        </w:rPr>
        <w:sectPr w:rsidR="00377FB6" w:rsidDel="0091212B" w:rsidSect="0091212B">
          <w:footerReference w:type="default" r:id="rId13"/>
          <w:footerReference w:type="first" r:id="rId14"/>
          <w:pgSz w:w="11906" w:h="16838"/>
          <w:pgMar w:top="851" w:right="851" w:bottom="851" w:left="851" w:header="708" w:footer="708" w:gutter="0"/>
          <w:pgNumType w:start="1"/>
          <w:cols w:space="708"/>
          <w:titlePg/>
          <w:docGrid w:linePitch="360"/>
          <w:sectPrChange w:id="25" w:author="Борис Гогинян" w:date="2020-05-30T16:28:00Z">
            <w:sectPr w:rsidR="00377FB6" w:rsidDel="0091212B" w:rsidSect="0091212B">
              <w:pgMar w:top="851" w:right="851" w:bottom="851" w:left="851" w:header="708" w:footer="708" w:gutter="0"/>
            </w:sectPr>
          </w:sectPrChange>
        </w:sectPr>
        <w:pPrChange w:id="26" w:author="Борис Гогинян" w:date="2020-05-30T16:28:00Z">
          <w:pPr/>
        </w:pPrChange>
      </w:pPr>
      <w:del w:id="27" w:author="Борис Гогинян" w:date="2020-05-30T16:28:00Z">
        <w:r w:rsidRPr="00B5325E" w:rsidDel="0091212B">
          <w:rPr>
            <w:rFonts w:ascii="Times New Roman" w:hAnsi="Times New Roman" w:cs="Times New Roman"/>
            <w:iCs/>
            <w:sz w:val="28"/>
            <w:szCs w:val="28"/>
          </w:rPr>
          <w:br w:type="page"/>
        </w:r>
      </w:del>
    </w:p>
    <w:p w14:paraId="39D77502" w14:textId="6767A063" w:rsidR="00A6235B" w:rsidRPr="00B5325E" w:rsidDel="0091212B" w:rsidRDefault="00A6235B" w:rsidP="0091212B">
      <w:pPr>
        <w:spacing w:after="0"/>
        <w:contextualSpacing/>
        <w:jc w:val="center"/>
        <w:rPr>
          <w:del w:id="28" w:author="Борис Гогинян" w:date="2020-05-30T16:28:00Z"/>
          <w:rFonts w:ascii="Times New Roman" w:hAnsi="Times New Roman" w:cs="Times New Roman"/>
          <w:iCs/>
          <w:sz w:val="28"/>
          <w:szCs w:val="28"/>
        </w:rPr>
        <w:pPrChange w:id="29" w:author="Борис Гогинян" w:date="2020-05-30T16:28:00Z">
          <w:pPr/>
        </w:pPrChange>
      </w:pPr>
    </w:p>
    <w:p w14:paraId="19B0A026" w14:textId="2746F335" w:rsidR="00A6235B" w:rsidRPr="00B5325E" w:rsidDel="0091212B" w:rsidRDefault="00A6235B" w:rsidP="0091212B">
      <w:pPr>
        <w:spacing w:after="0"/>
        <w:ind w:firstLine="708"/>
        <w:contextualSpacing/>
        <w:jc w:val="center"/>
        <w:rPr>
          <w:del w:id="30" w:author="Борис Гогинян" w:date="2020-05-30T16:28:00Z"/>
          <w:rFonts w:ascii="Times New Roman" w:hAnsi="Times New Roman" w:cs="Times New Roman"/>
          <w:b/>
          <w:iCs/>
          <w:sz w:val="28"/>
          <w:szCs w:val="28"/>
        </w:rPr>
        <w:pPrChange w:id="31" w:author="Борис Гогинян" w:date="2020-05-30T16:28:00Z">
          <w:pPr>
            <w:spacing w:after="0"/>
            <w:ind w:firstLine="708"/>
            <w:contextualSpacing/>
            <w:jc w:val="center"/>
          </w:pPr>
        </w:pPrChange>
      </w:pPr>
      <w:del w:id="32" w:author="Борис Гогинян" w:date="2020-05-30T16:28:00Z">
        <w:r w:rsidRPr="00B5325E" w:rsidDel="0091212B">
          <w:rPr>
            <w:rFonts w:ascii="Times New Roman" w:hAnsi="Times New Roman" w:cs="Times New Roman"/>
            <w:b/>
            <w:iCs/>
            <w:sz w:val="28"/>
            <w:szCs w:val="28"/>
          </w:rPr>
          <w:delText>Оглавление</w:delText>
        </w:r>
      </w:del>
    </w:p>
    <w:p w14:paraId="2B0AD838" w14:textId="4E128A0E" w:rsidR="00B06873" w:rsidRPr="00B12333" w:rsidDel="0091212B" w:rsidRDefault="00B06873" w:rsidP="0091212B">
      <w:pPr>
        <w:spacing w:after="0"/>
        <w:ind w:left="708"/>
        <w:contextualSpacing/>
        <w:jc w:val="center"/>
        <w:rPr>
          <w:del w:id="33" w:author="Борис Гогинян" w:date="2020-05-30T16:28:00Z"/>
          <w:rFonts w:ascii="Times New Roman" w:hAnsi="Times New Roman" w:cs="Times New Roman"/>
          <w:iCs/>
          <w:sz w:val="28"/>
          <w:szCs w:val="28"/>
        </w:rPr>
        <w:pPrChange w:id="34" w:author="Борис Гогинян" w:date="2020-05-30T16:28:00Z">
          <w:pPr>
            <w:spacing w:after="0"/>
            <w:ind w:left="708"/>
            <w:contextualSpacing/>
            <w:jc w:val="both"/>
          </w:pPr>
        </w:pPrChange>
      </w:pPr>
      <w:del w:id="35" w:author="Борис Гогинян" w:date="2020-05-30T16:28:00Z">
        <w:r w:rsidRPr="00B12333" w:rsidDel="0091212B">
          <w:rPr>
            <w:rFonts w:ascii="Times New Roman" w:hAnsi="Times New Roman" w:cs="Times New Roman"/>
            <w:iCs/>
            <w:sz w:val="28"/>
            <w:szCs w:val="28"/>
          </w:rPr>
          <w:delText xml:space="preserve">Определения и обозначения................................................................................... </w:delText>
        </w:r>
        <w:r w:rsidR="009B5F52" w:rsidDel="0091212B">
          <w:rPr>
            <w:rFonts w:ascii="Times New Roman" w:hAnsi="Times New Roman" w:cs="Times New Roman"/>
            <w:iCs/>
            <w:sz w:val="28"/>
            <w:szCs w:val="28"/>
          </w:rPr>
          <w:delText>6</w:delText>
        </w:r>
      </w:del>
    </w:p>
    <w:p w14:paraId="5A15A34D" w14:textId="7722B89F" w:rsidR="00B06873" w:rsidRPr="00B12333" w:rsidDel="0091212B" w:rsidRDefault="00B06873" w:rsidP="0091212B">
      <w:pPr>
        <w:spacing w:after="0"/>
        <w:ind w:left="708"/>
        <w:contextualSpacing/>
        <w:jc w:val="center"/>
        <w:rPr>
          <w:del w:id="36" w:author="Борис Гогинян" w:date="2020-05-30T16:28:00Z"/>
          <w:rFonts w:ascii="Times New Roman" w:hAnsi="Times New Roman" w:cs="Times New Roman"/>
          <w:iCs/>
          <w:sz w:val="28"/>
          <w:szCs w:val="28"/>
        </w:rPr>
        <w:pPrChange w:id="37" w:author="Борис Гогинян" w:date="2020-05-30T16:28:00Z">
          <w:pPr>
            <w:spacing w:after="0"/>
            <w:ind w:left="708"/>
            <w:contextualSpacing/>
            <w:jc w:val="both"/>
          </w:pPr>
        </w:pPrChange>
      </w:pPr>
      <w:del w:id="38" w:author="Борис Гогинян" w:date="2020-05-30T16:28:00Z">
        <w:r w:rsidRPr="00B12333" w:rsidDel="0091212B">
          <w:rPr>
            <w:rFonts w:ascii="Times New Roman" w:hAnsi="Times New Roman" w:cs="Times New Roman"/>
            <w:iCs/>
            <w:sz w:val="28"/>
            <w:szCs w:val="28"/>
          </w:rPr>
          <w:delText xml:space="preserve">Введение................................................................................................................... </w:delText>
        </w:r>
        <w:r w:rsidR="009B5F52" w:rsidDel="0091212B">
          <w:rPr>
            <w:rFonts w:ascii="Times New Roman" w:hAnsi="Times New Roman" w:cs="Times New Roman"/>
            <w:iCs/>
            <w:sz w:val="28"/>
            <w:szCs w:val="28"/>
          </w:rPr>
          <w:delText>7</w:delText>
        </w:r>
      </w:del>
    </w:p>
    <w:p w14:paraId="7B89C55B" w14:textId="50434EFE" w:rsidR="00A6235B" w:rsidRPr="00B12333" w:rsidDel="0091212B" w:rsidRDefault="00B06873" w:rsidP="0091212B">
      <w:pPr>
        <w:spacing w:after="0"/>
        <w:ind w:left="708"/>
        <w:contextualSpacing/>
        <w:jc w:val="center"/>
        <w:rPr>
          <w:del w:id="39" w:author="Борис Гогинян" w:date="2020-05-30T16:28:00Z"/>
          <w:rFonts w:ascii="Times New Roman" w:hAnsi="Times New Roman" w:cs="Times New Roman"/>
          <w:iCs/>
          <w:sz w:val="28"/>
          <w:szCs w:val="28"/>
        </w:rPr>
        <w:pPrChange w:id="40" w:author="Борис Гогинян" w:date="2020-05-30T16:28:00Z">
          <w:pPr>
            <w:spacing w:after="0"/>
            <w:ind w:left="708"/>
            <w:contextualSpacing/>
            <w:jc w:val="both"/>
          </w:pPr>
        </w:pPrChange>
      </w:pPr>
      <w:del w:id="41" w:author="Борис Гогинян" w:date="2020-05-30T16:28:00Z">
        <w:r w:rsidRPr="00B12333" w:rsidDel="0091212B">
          <w:rPr>
            <w:rFonts w:ascii="Times New Roman" w:hAnsi="Times New Roman" w:cs="Times New Roman"/>
            <w:iCs/>
            <w:sz w:val="28"/>
            <w:szCs w:val="28"/>
          </w:rPr>
          <w:delText>1 Обзор источников</w:delText>
        </w:r>
        <w:r w:rsidR="00640028" w:rsidRPr="00B12333" w:rsidDel="0091212B">
          <w:rPr>
            <w:rFonts w:ascii="Times New Roman" w:hAnsi="Times New Roman" w:cs="Times New Roman"/>
            <w:iCs/>
            <w:sz w:val="28"/>
            <w:szCs w:val="28"/>
          </w:rPr>
          <w:delText>................................................................................................. 10</w:delText>
        </w:r>
      </w:del>
    </w:p>
    <w:p w14:paraId="6F65298B" w14:textId="663B41C4" w:rsidR="00A6235B" w:rsidRPr="00B12333" w:rsidDel="0091212B" w:rsidRDefault="00A6235B" w:rsidP="0091212B">
      <w:pPr>
        <w:spacing w:after="0"/>
        <w:ind w:left="1416"/>
        <w:contextualSpacing/>
        <w:jc w:val="center"/>
        <w:rPr>
          <w:del w:id="42" w:author="Борис Гогинян" w:date="2020-05-30T16:28:00Z"/>
          <w:rFonts w:ascii="Times New Roman" w:hAnsi="Times New Roman" w:cs="Times New Roman"/>
          <w:iCs/>
          <w:sz w:val="28"/>
          <w:szCs w:val="28"/>
        </w:rPr>
        <w:pPrChange w:id="43" w:author="Борис Гогинян" w:date="2020-05-30T16:28:00Z">
          <w:pPr>
            <w:spacing w:after="0"/>
            <w:ind w:left="1416"/>
            <w:contextualSpacing/>
            <w:jc w:val="both"/>
          </w:pPr>
        </w:pPrChange>
      </w:pPr>
      <w:del w:id="44" w:author="Борис Гогинян" w:date="2020-05-30T16:28:00Z">
        <w:r w:rsidRPr="00B12333" w:rsidDel="0091212B">
          <w:rPr>
            <w:rFonts w:ascii="Times New Roman" w:hAnsi="Times New Roman" w:cs="Times New Roman"/>
            <w:iCs/>
            <w:sz w:val="28"/>
            <w:szCs w:val="28"/>
          </w:rPr>
          <w:delText>Глава 1</w:delText>
        </w:r>
        <w:r w:rsidR="00B06873" w:rsidRPr="00B12333" w:rsidDel="0091212B">
          <w:rPr>
            <w:rFonts w:ascii="Times New Roman" w:hAnsi="Times New Roman" w:cs="Times New Roman"/>
            <w:iCs/>
            <w:sz w:val="28"/>
            <w:szCs w:val="28"/>
          </w:rPr>
          <w:delText>.1</w:delText>
        </w:r>
        <w:r w:rsidR="00640028" w:rsidRPr="00B12333" w:rsidDel="0091212B">
          <w:rPr>
            <w:rFonts w:ascii="Times New Roman" w:hAnsi="Times New Roman" w:cs="Times New Roman"/>
            <w:iCs/>
            <w:sz w:val="28"/>
            <w:szCs w:val="28"/>
          </w:rPr>
          <w:delText xml:space="preserve"> Физические модели и законы...................................................... 10</w:delText>
        </w:r>
      </w:del>
    </w:p>
    <w:p w14:paraId="16F7B282" w14:textId="7B52DB07" w:rsidR="00A6235B" w:rsidRPr="00B12333" w:rsidDel="0091212B" w:rsidRDefault="00A6235B" w:rsidP="0091212B">
      <w:pPr>
        <w:spacing w:after="0"/>
        <w:ind w:left="1416"/>
        <w:contextualSpacing/>
        <w:jc w:val="center"/>
        <w:rPr>
          <w:del w:id="45" w:author="Борис Гогинян" w:date="2020-05-30T16:28:00Z"/>
          <w:rFonts w:ascii="Times New Roman" w:hAnsi="Times New Roman" w:cs="Times New Roman"/>
          <w:iCs/>
          <w:sz w:val="28"/>
          <w:szCs w:val="28"/>
        </w:rPr>
        <w:pPrChange w:id="46" w:author="Борис Гогинян" w:date="2020-05-30T16:28:00Z">
          <w:pPr>
            <w:spacing w:after="0"/>
            <w:ind w:left="1416"/>
            <w:contextualSpacing/>
            <w:jc w:val="both"/>
          </w:pPr>
        </w:pPrChange>
      </w:pPr>
      <w:del w:id="47" w:author="Борис Гогинян" w:date="2020-05-30T16:28:00Z">
        <w:r w:rsidRPr="00B12333" w:rsidDel="0091212B">
          <w:rPr>
            <w:rFonts w:ascii="Times New Roman" w:hAnsi="Times New Roman" w:cs="Times New Roman"/>
            <w:iCs/>
            <w:sz w:val="28"/>
            <w:szCs w:val="28"/>
          </w:rPr>
          <w:delText xml:space="preserve">Глава </w:delText>
        </w:r>
        <w:r w:rsidR="00B06873" w:rsidRPr="00B12333" w:rsidDel="0091212B">
          <w:rPr>
            <w:rFonts w:ascii="Times New Roman" w:hAnsi="Times New Roman" w:cs="Times New Roman"/>
            <w:iCs/>
            <w:sz w:val="28"/>
            <w:szCs w:val="28"/>
          </w:rPr>
          <w:delText>1.</w:delText>
        </w:r>
        <w:r w:rsidR="00640028" w:rsidRPr="00B12333" w:rsidDel="0091212B">
          <w:rPr>
            <w:rFonts w:ascii="Times New Roman" w:hAnsi="Times New Roman" w:cs="Times New Roman"/>
            <w:iCs/>
            <w:sz w:val="28"/>
            <w:szCs w:val="28"/>
          </w:rPr>
          <w:delText>2 Уравнение рендеринга и PBR...................................................... 15</w:delText>
        </w:r>
      </w:del>
    </w:p>
    <w:p w14:paraId="3787E631" w14:textId="0BFE1783" w:rsidR="00A6235B" w:rsidRPr="00B12333" w:rsidDel="0091212B" w:rsidRDefault="00A6235B" w:rsidP="0091212B">
      <w:pPr>
        <w:spacing w:after="0"/>
        <w:ind w:left="1416"/>
        <w:contextualSpacing/>
        <w:jc w:val="center"/>
        <w:rPr>
          <w:del w:id="48" w:author="Борис Гогинян" w:date="2020-05-30T16:28:00Z"/>
          <w:rFonts w:ascii="Times New Roman" w:hAnsi="Times New Roman" w:cs="Times New Roman"/>
          <w:iCs/>
          <w:sz w:val="28"/>
          <w:szCs w:val="28"/>
        </w:rPr>
        <w:pPrChange w:id="49" w:author="Борис Гогинян" w:date="2020-05-30T16:28:00Z">
          <w:pPr>
            <w:spacing w:after="0"/>
            <w:ind w:left="1416"/>
            <w:jc w:val="both"/>
          </w:pPr>
        </w:pPrChange>
      </w:pPr>
      <w:del w:id="50" w:author="Борис Гогинян" w:date="2020-05-30T16:28:00Z">
        <w:r w:rsidRPr="00B12333" w:rsidDel="0091212B">
          <w:rPr>
            <w:rFonts w:ascii="Times New Roman" w:hAnsi="Times New Roman" w:cs="Times New Roman"/>
            <w:iCs/>
            <w:sz w:val="28"/>
            <w:szCs w:val="28"/>
          </w:rPr>
          <w:delText xml:space="preserve">Глава </w:delText>
        </w:r>
        <w:r w:rsidR="00B06873" w:rsidRPr="00B12333" w:rsidDel="0091212B">
          <w:rPr>
            <w:rFonts w:ascii="Times New Roman" w:hAnsi="Times New Roman" w:cs="Times New Roman"/>
            <w:iCs/>
            <w:sz w:val="28"/>
            <w:szCs w:val="28"/>
          </w:rPr>
          <w:delText>1.</w:delText>
        </w:r>
        <w:r w:rsidRPr="00B12333" w:rsidDel="0091212B">
          <w:rPr>
            <w:rFonts w:ascii="Times New Roman" w:hAnsi="Times New Roman" w:cs="Times New Roman"/>
            <w:iCs/>
            <w:sz w:val="28"/>
            <w:szCs w:val="28"/>
          </w:rPr>
          <w:delText xml:space="preserve">3 Рендеры </w:delText>
        </w:r>
        <w:r w:rsidR="00640028" w:rsidRPr="00B12333" w:rsidDel="0091212B">
          <w:rPr>
            <w:rFonts w:ascii="Times New Roman" w:hAnsi="Times New Roman" w:cs="Times New Roman"/>
            <w:sz w:val="28"/>
            <w:szCs w:val="28"/>
          </w:rPr>
          <w:delText>и алгоритмы трассировки.</w:delText>
        </w:r>
        <w:r w:rsidR="00640028" w:rsidRPr="00B12333" w:rsidDel="0091212B">
          <w:rPr>
            <w:rFonts w:ascii="Times New Roman" w:hAnsi="Times New Roman" w:cs="Times New Roman"/>
            <w:iCs/>
            <w:sz w:val="28"/>
            <w:szCs w:val="28"/>
          </w:rPr>
          <w:delText>............................................ 29</w:delText>
        </w:r>
      </w:del>
    </w:p>
    <w:p w14:paraId="6DF0B7D3" w14:textId="36BC67F9" w:rsidR="00640028" w:rsidRPr="00B12333" w:rsidDel="0091212B" w:rsidRDefault="00640028" w:rsidP="0091212B">
      <w:pPr>
        <w:pStyle w:val="a5"/>
        <w:numPr>
          <w:ilvl w:val="0"/>
          <w:numId w:val="2"/>
        </w:numPr>
        <w:spacing w:after="0"/>
        <w:ind w:left="2136"/>
        <w:jc w:val="center"/>
        <w:rPr>
          <w:del w:id="51" w:author="Борис Гогинян" w:date="2020-05-30T16:28:00Z"/>
          <w:rFonts w:ascii="Times New Roman" w:hAnsi="Times New Roman" w:cs="Times New Roman"/>
          <w:iCs/>
          <w:sz w:val="28"/>
          <w:szCs w:val="28"/>
        </w:rPr>
        <w:pPrChange w:id="52" w:author="Борис Гогинян" w:date="2020-05-30T16:28:00Z">
          <w:pPr>
            <w:pStyle w:val="a5"/>
            <w:numPr>
              <w:numId w:val="2"/>
            </w:numPr>
            <w:spacing w:after="0"/>
            <w:ind w:left="2136" w:hanging="360"/>
            <w:jc w:val="both"/>
          </w:pPr>
        </w:pPrChange>
      </w:pPr>
      <w:del w:id="53" w:author="Борис Гогинян" w:date="2020-05-30T16:28:00Z">
        <w:r w:rsidRPr="00B12333" w:rsidDel="0091212B">
          <w:rPr>
            <w:rFonts w:ascii="Times New Roman" w:hAnsi="Times New Roman" w:cs="Times New Roman"/>
            <w:iCs/>
            <w:sz w:val="28"/>
            <w:szCs w:val="28"/>
          </w:rPr>
          <w:delText>Оптимизационные методы.</w:delText>
        </w:r>
        <w:r w:rsidRPr="00B12333" w:rsidDel="0091212B">
          <w:rPr>
            <w:rFonts w:ascii="Times New Roman" w:hAnsi="Times New Roman" w:cs="Times New Roman"/>
            <w:sz w:val="28"/>
            <w:szCs w:val="28"/>
          </w:rPr>
          <w:delText>.</w:delText>
        </w:r>
        <w:r w:rsidRPr="00B12333" w:rsidDel="0091212B">
          <w:rPr>
            <w:rFonts w:ascii="Times New Roman" w:hAnsi="Times New Roman" w:cs="Times New Roman"/>
            <w:iCs/>
            <w:sz w:val="28"/>
            <w:szCs w:val="28"/>
          </w:rPr>
          <w:delText>............................................................... 35</w:delText>
        </w:r>
      </w:del>
    </w:p>
    <w:p w14:paraId="1806F405" w14:textId="41FC601D" w:rsidR="00A6235B" w:rsidRPr="00B12333" w:rsidDel="0091212B" w:rsidRDefault="00A6235B" w:rsidP="0091212B">
      <w:pPr>
        <w:spacing w:after="0"/>
        <w:ind w:left="1416"/>
        <w:contextualSpacing/>
        <w:jc w:val="center"/>
        <w:rPr>
          <w:del w:id="54" w:author="Борис Гогинян" w:date="2020-05-30T16:28:00Z"/>
          <w:rFonts w:ascii="Times New Roman" w:hAnsi="Times New Roman" w:cs="Times New Roman"/>
          <w:iCs/>
          <w:sz w:val="28"/>
          <w:szCs w:val="28"/>
        </w:rPr>
        <w:pPrChange w:id="55" w:author="Борис Гогинян" w:date="2020-05-30T16:28:00Z">
          <w:pPr>
            <w:spacing w:after="0"/>
            <w:ind w:left="1416"/>
            <w:jc w:val="both"/>
          </w:pPr>
        </w:pPrChange>
      </w:pPr>
      <w:del w:id="56" w:author="Борис Гогинян" w:date="2020-05-30T16:28:00Z">
        <w:r w:rsidRPr="00B12333" w:rsidDel="0091212B">
          <w:rPr>
            <w:rFonts w:ascii="Times New Roman" w:hAnsi="Times New Roman" w:cs="Times New Roman"/>
            <w:iCs/>
            <w:sz w:val="28"/>
            <w:szCs w:val="28"/>
          </w:rPr>
          <w:delText xml:space="preserve">Глава </w:delText>
        </w:r>
        <w:r w:rsidR="00B06873" w:rsidRPr="00B12333" w:rsidDel="0091212B">
          <w:rPr>
            <w:rFonts w:ascii="Times New Roman" w:hAnsi="Times New Roman" w:cs="Times New Roman"/>
            <w:iCs/>
            <w:sz w:val="28"/>
            <w:szCs w:val="28"/>
          </w:rPr>
          <w:delText>1.</w:delText>
        </w:r>
        <w:r w:rsidRPr="00B12333" w:rsidDel="0091212B">
          <w:rPr>
            <w:rFonts w:ascii="Times New Roman" w:hAnsi="Times New Roman" w:cs="Times New Roman"/>
            <w:iCs/>
            <w:sz w:val="28"/>
            <w:szCs w:val="28"/>
          </w:rPr>
          <w:delText xml:space="preserve">4 Способ сравнения и метрика </w:delText>
        </w:r>
        <w:r w:rsidRPr="00B12333" w:rsidDel="0091212B">
          <w:rPr>
            <w:rFonts w:ascii="Times New Roman" w:hAnsi="Times New Roman" w:cs="Times New Roman"/>
            <w:iCs/>
            <w:sz w:val="28"/>
            <w:szCs w:val="28"/>
            <w:lang w:val="en-US"/>
          </w:rPr>
          <w:delText>PSNR</w:delText>
        </w:r>
        <w:r w:rsidR="00640028" w:rsidRPr="00B12333" w:rsidDel="0091212B">
          <w:rPr>
            <w:rFonts w:ascii="Times New Roman" w:hAnsi="Times New Roman" w:cs="Times New Roman"/>
            <w:iCs/>
            <w:sz w:val="28"/>
            <w:szCs w:val="28"/>
          </w:rPr>
          <w:delText>............................................ 3</w:delText>
        </w:r>
        <w:r w:rsidR="00846C4B" w:rsidDel="0091212B">
          <w:rPr>
            <w:rFonts w:ascii="Times New Roman" w:hAnsi="Times New Roman" w:cs="Times New Roman"/>
            <w:iCs/>
            <w:sz w:val="28"/>
            <w:szCs w:val="28"/>
            <w:lang w:val="en-US"/>
          </w:rPr>
          <w:delText>7</w:delText>
        </w:r>
      </w:del>
    </w:p>
    <w:p w14:paraId="5DCC18A4" w14:textId="72B3013D" w:rsidR="00A6235B" w:rsidRPr="00B12333" w:rsidDel="0091212B" w:rsidRDefault="00B06873" w:rsidP="0091212B">
      <w:pPr>
        <w:spacing w:after="0"/>
        <w:ind w:left="708"/>
        <w:contextualSpacing/>
        <w:jc w:val="center"/>
        <w:rPr>
          <w:del w:id="57" w:author="Борис Гогинян" w:date="2020-05-30T16:28:00Z"/>
          <w:rFonts w:ascii="Times New Roman" w:hAnsi="Times New Roman" w:cs="Times New Roman"/>
          <w:iCs/>
          <w:sz w:val="28"/>
          <w:szCs w:val="28"/>
        </w:rPr>
        <w:pPrChange w:id="58" w:author="Борис Гогинян" w:date="2020-05-30T16:28:00Z">
          <w:pPr>
            <w:spacing w:after="0"/>
            <w:ind w:left="708"/>
            <w:jc w:val="both"/>
          </w:pPr>
        </w:pPrChange>
      </w:pPr>
      <w:del w:id="59" w:author="Борис Гогинян" w:date="2020-05-30T16:28:00Z">
        <w:r w:rsidRPr="00B12333" w:rsidDel="0091212B">
          <w:rPr>
            <w:rFonts w:ascii="Times New Roman" w:hAnsi="Times New Roman" w:cs="Times New Roman"/>
            <w:iCs/>
            <w:sz w:val="28"/>
            <w:szCs w:val="28"/>
          </w:rPr>
          <w:delText>2</w:delText>
        </w:r>
        <w:r w:rsidR="00A6235B" w:rsidRPr="00B12333" w:rsidDel="0091212B">
          <w:rPr>
            <w:rFonts w:ascii="Times New Roman" w:hAnsi="Times New Roman" w:cs="Times New Roman"/>
            <w:iCs/>
            <w:sz w:val="28"/>
            <w:szCs w:val="28"/>
          </w:rPr>
          <w:delText xml:space="preserve"> Эксперименты</w:delText>
        </w:r>
        <w:r w:rsidR="00EB01A5" w:rsidRPr="00B12333" w:rsidDel="0091212B">
          <w:rPr>
            <w:rFonts w:ascii="Times New Roman" w:hAnsi="Times New Roman" w:cs="Times New Roman"/>
            <w:iCs/>
            <w:sz w:val="28"/>
            <w:szCs w:val="28"/>
          </w:rPr>
          <w:delText>...................................................................................................... 3</w:delText>
        </w:r>
        <w:r w:rsidR="00846C4B" w:rsidDel="0091212B">
          <w:rPr>
            <w:rFonts w:ascii="Times New Roman" w:hAnsi="Times New Roman" w:cs="Times New Roman"/>
            <w:iCs/>
            <w:sz w:val="28"/>
            <w:szCs w:val="28"/>
            <w:lang w:val="en-US"/>
          </w:rPr>
          <w:delText>8</w:delText>
        </w:r>
      </w:del>
    </w:p>
    <w:p w14:paraId="79DA2796" w14:textId="52DB9F23" w:rsidR="00A6235B" w:rsidRPr="00B12333" w:rsidDel="0091212B" w:rsidRDefault="00640028" w:rsidP="0091212B">
      <w:pPr>
        <w:pStyle w:val="a5"/>
        <w:numPr>
          <w:ilvl w:val="0"/>
          <w:numId w:val="3"/>
        </w:numPr>
        <w:spacing w:after="0"/>
        <w:ind w:left="1428"/>
        <w:jc w:val="center"/>
        <w:rPr>
          <w:del w:id="60" w:author="Борис Гогинян" w:date="2020-05-30T16:28:00Z"/>
          <w:rFonts w:ascii="Times New Roman" w:hAnsi="Times New Roman" w:cs="Times New Roman"/>
          <w:iCs/>
          <w:sz w:val="28"/>
          <w:szCs w:val="28"/>
        </w:rPr>
        <w:pPrChange w:id="61" w:author="Борис Гогинян" w:date="2020-05-30T16:28:00Z">
          <w:pPr>
            <w:pStyle w:val="a5"/>
            <w:numPr>
              <w:numId w:val="3"/>
            </w:numPr>
            <w:spacing w:after="0"/>
            <w:ind w:left="1428" w:hanging="360"/>
            <w:jc w:val="both"/>
          </w:pPr>
        </w:pPrChange>
      </w:pPr>
      <w:del w:id="62" w:author="Борис Гогинян" w:date="2020-05-30T16:28:00Z">
        <w:r w:rsidRPr="00B12333" w:rsidDel="0091212B">
          <w:rPr>
            <w:rFonts w:ascii="Times New Roman" w:hAnsi="Times New Roman" w:cs="Times New Roman"/>
            <w:iCs/>
            <w:sz w:val="28"/>
            <w:szCs w:val="28"/>
          </w:rPr>
          <w:delText>Стакан</w:delText>
        </w:r>
        <w:r w:rsidR="00846C4B" w:rsidRPr="00973F19"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lang w:val="en-US"/>
          </w:rPr>
          <w:delText>......</w:delText>
        </w:r>
        <w:r w:rsidR="00846C4B" w:rsidRPr="00973F19" w:rsidDel="0091212B">
          <w:rPr>
            <w:rFonts w:ascii="Times New Roman" w:hAnsi="Times New Roman" w:cs="Times New Roman"/>
            <w:iCs/>
            <w:sz w:val="28"/>
            <w:szCs w:val="28"/>
          </w:rPr>
          <w:delText>... 3</w:delText>
        </w:r>
        <w:r w:rsidR="00846C4B" w:rsidDel="0091212B">
          <w:rPr>
            <w:rFonts w:ascii="Times New Roman" w:hAnsi="Times New Roman" w:cs="Times New Roman"/>
            <w:iCs/>
            <w:sz w:val="28"/>
            <w:szCs w:val="28"/>
            <w:lang w:val="en-US"/>
          </w:rPr>
          <w:delText>8</w:delText>
        </w:r>
      </w:del>
    </w:p>
    <w:p w14:paraId="7D193B8A" w14:textId="6EC4880F" w:rsidR="00A6235B" w:rsidRPr="00846C4B" w:rsidDel="0091212B" w:rsidRDefault="00B06873" w:rsidP="0091212B">
      <w:pPr>
        <w:spacing w:after="0"/>
        <w:ind w:left="708"/>
        <w:contextualSpacing/>
        <w:jc w:val="center"/>
        <w:rPr>
          <w:del w:id="63" w:author="Борис Гогинян" w:date="2020-05-30T16:28:00Z"/>
          <w:rFonts w:ascii="Times New Roman" w:hAnsi="Times New Roman" w:cs="Times New Roman"/>
          <w:iCs/>
          <w:sz w:val="28"/>
          <w:szCs w:val="28"/>
        </w:rPr>
        <w:pPrChange w:id="64" w:author="Борис Гогинян" w:date="2020-05-30T16:28:00Z">
          <w:pPr>
            <w:spacing w:after="0"/>
            <w:ind w:left="708"/>
            <w:jc w:val="both"/>
          </w:pPr>
        </w:pPrChange>
      </w:pPr>
      <w:del w:id="65" w:author="Борис Гогинян" w:date="2020-05-30T16:28:00Z">
        <w:r w:rsidRPr="00B12333" w:rsidDel="0091212B">
          <w:rPr>
            <w:rFonts w:ascii="Times New Roman" w:hAnsi="Times New Roman" w:cs="Times New Roman"/>
            <w:iCs/>
            <w:sz w:val="28"/>
            <w:szCs w:val="28"/>
          </w:rPr>
          <w:delText>3</w:delText>
        </w:r>
        <w:r w:rsidR="00A6235B" w:rsidRPr="00B12333" w:rsidDel="0091212B">
          <w:rPr>
            <w:rFonts w:ascii="Times New Roman" w:hAnsi="Times New Roman" w:cs="Times New Roman"/>
            <w:iCs/>
            <w:sz w:val="28"/>
            <w:szCs w:val="28"/>
          </w:rPr>
          <w:delText xml:space="preserve"> Построение графиков, сравнение, выводы</w:delText>
        </w:r>
        <w:r w:rsidR="00846C4B" w:rsidRPr="00973F19" w:rsidDel="0091212B">
          <w:rPr>
            <w:rFonts w:ascii="Times New Roman" w:hAnsi="Times New Roman" w:cs="Times New Roman"/>
            <w:iCs/>
            <w:sz w:val="28"/>
            <w:szCs w:val="28"/>
          </w:rPr>
          <w:delText>..............................................</w:delText>
        </w:r>
        <w:r w:rsidR="00846C4B" w:rsidRPr="00B5325E" w:rsidDel="0091212B">
          <w:rPr>
            <w:rFonts w:ascii="Times New Roman" w:hAnsi="Times New Roman" w:cs="Times New Roman"/>
            <w:iCs/>
            <w:sz w:val="28"/>
            <w:szCs w:val="28"/>
          </w:rPr>
          <w:delText>......</w:delText>
        </w:r>
        <w:r w:rsidR="00846C4B" w:rsidRPr="00973F19" w:rsidDel="0091212B">
          <w:rPr>
            <w:rFonts w:ascii="Times New Roman" w:hAnsi="Times New Roman" w:cs="Times New Roman"/>
            <w:iCs/>
            <w:sz w:val="28"/>
            <w:szCs w:val="28"/>
          </w:rPr>
          <w:delText>...</w:delText>
        </w:r>
        <w:r w:rsidR="00846C4B" w:rsidRPr="00B5325E" w:rsidDel="0091212B">
          <w:rPr>
            <w:rFonts w:ascii="Times New Roman" w:hAnsi="Times New Roman" w:cs="Times New Roman"/>
            <w:iCs/>
            <w:sz w:val="28"/>
            <w:szCs w:val="28"/>
          </w:rPr>
          <w:delText>.</w:delText>
        </w:r>
        <w:r w:rsidR="00846C4B" w:rsidRPr="00973F19" w:rsidDel="0091212B">
          <w:rPr>
            <w:rFonts w:ascii="Times New Roman" w:hAnsi="Times New Roman" w:cs="Times New Roman"/>
            <w:iCs/>
            <w:sz w:val="28"/>
            <w:szCs w:val="28"/>
          </w:rPr>
          <w:delText xml:space="preserve"> 3</w:delText>
        </w:r>
        <w:r w:rsidR="00846C4B" w:rsidDel="0091212B">
          <w:rPr>
            <w:rFonts w:ascii="Times New Roman" w:hAnsi="Times New Roman" w:cs="Times New Roman"/>
            <w:iCs/>
            <w:sz w:val="28"/>
            <w:szCs w:val="28"/>
          </w:rPr>
          <w:delText>9</w:delText>
        </w:r>
      </w:del>
    </w:p>
    <w:p w14:paraId="4C0E1DDC" w14:textId="5CEC29B5" w:rsidR="00A6235B" w:rsidRPr="00B12333" w:rsidDel="0091212B" w:rsidRDefault="00B06873" w:rsidP="0091212B">
      <w:pPr>
        <w:spacing w:after="0"/>
        <w:ind w:left="708"/>
        <w:contextualSpacing/>
        <w:jc w:val="center"/>
        <w:rPr>
          <w:del w:id="66" w:author="Борис Гогинян" w:date="2020-05-30T16:28:00Z"/>
          <w:rFonts w:ascii="Times New Roman" w:hAnsi="Times New Roman" w:cs="Times New Roman"/>
          <w:iCs/>
          <w:sz w:val="28"/>
          <w:szCs w:val="28"/>
        </w:rPr>
        <w:pPrChange w:id="67" w:author="Борис Гогинян" w:date="2020-05-30T16:28:00Z">
          <w:pPr>
            <w:spacing w:after="0"/>
            <w:ind w:left="708"/>
            <w:jc w:val="both"/>
          </w:pPr>
        </w:pPrChange>
      </w:pPr>
      <w:del w:id="68" w:author="Борис Гогинян" w:date="2020-05-30T16:28:00Z">
        <w:r w:rsidRPr="00B12333" w:rsidDel="0091212B">
          <w:rPr>
            <w:rFonts w:ascii="Times New Roman" w:hAnsi="Times New Roman" w:cs="Times New Roman"/>
            <w:iCs/>
            <w:sz w:val="28"/>
            <w:szCs w:val="28"/>
          </w:rPr>
          <w:delText>4</w:delText>
        </w:r>
        <w:r w:rsidR="00A6235B" w:rsidRPr="00B12333" w:rsidDel="0091212B">
          <w:rPr>
            <w:rFonts w:ascii="Times New Roman" w:hAnsi="Times New Roman" w:cs="Times New Roman"/>
            <w:iCs/>
            <w:sz w:val="28"/>
            <w:szCs w:val="28"/>
          </w:rPr>
          <w:delText xml:space="preserve"> Заключение</w:delText>
        </w:r>
        <w:r w:rsidR="00846C4B" w:rsidRPr="00973F19" w:rsidDel="0091212B">
          <w:rPr>
            <w:rFonts w:ascii="Times New Roman" w:hAnsi="Times New Roman" w:cs="Times New Roman"/>
            <w:iCs/>
            <w:sz w:val="28"/>
            <w:szCs w:val="28"/>
          </w:rPr>
          <w:delText>...................................................................................................</w:delText>
        </w:r>
        <w:r w:rsidR="00846C4B" w:rsidRPr="00B5325E"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rPr>
          <w:delText>.</w:delText>
        </w:r>
        <w:r w:rsidR="00846C4B" w:rsidRPr="00B5325E"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rPr>
          <w:delText xml:space="preserve"> 43</w:delText>
        </w:r>
      </w:del>
    </w:p>
    <w:p w14:paraId="00373AAB" w14:textId="49CD01AF" w:rsidR="00640028" w:rsidRPr="00B12333" w:rsidDel="0091212B" w:rsidRDefault="00640028" w:rsidP="0091212B">
      <w:pPr>
        <w:spacing w:after="0"/>
        <w:ind w:left="708"/>
        <w:contextualSpacing/>
        <w:jc w:val="center"/>
        <w:rPr>
          <w:del w:id="69" w:author="Борис Гогинян" w:date="2020-05-30T16:28:00Z"/>
          <w:rFonts w:ascii="Times New Roman" w:hAnsi="Times New Roman" w:cs="Times New Roman"/>
          <w:iCs/>
          <w:sz w:val="28"/>
          <w:szCs w:val="28"/>
        </w:rPr>
        <w:pPrChange w:id="70" w:author="Борис Гогинян" w:date="2020-05-30T16:28:00Z">
          <w:pPr>
            <w:spacing w:after="0"/>
            <w:ind w:left="708"/>
            <w:jc w:val="both"/>
          </w:pPr>
        </w:pPrChange>
      </w:pPr>
      <w:del w:id="71" w:author="Борис Гогинян" w:date="2020-05-30T16:28:00Z">
        <w:r w:rsidRPr="00B12333" w:rsidDel="0091212B">
          <w:rPr>
            <w:rFonts w:ascii="Times New Roman" w:hAnsi="Times New Roman" w:cs="Times New Roman"/>
            <w:iCs/>
            <w:sz w:val="28"/>
            <w:szCs w:val="28"/>
          </w:rPr>
          <w:delText xml:space="preserve">5 Список использованных источников </w:delText>
        </w:r>
        <w:r w:rsidR="00846C4B" w:rsidRPr="00973F19"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rPr>
          <w:delText>............................</w:delText>
        </w:r>
        <w:r w:rsidR="00846C4B" w:rsidRPr="00973F19"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rPr>
          <w:delText xml:space="preserve"> 44</w:delText>
        </w:r>
      </w:del>
    </w:p>
    <w:p w14:paraId="7D9F078B" w14:textId="30687331" w:rsidR="00640028" w:rsidRPr="00B5325E" w:rsidDel="0091212B" w:rsidRDefault="00640028" w:rsidP="0091212B">
      <w:pPr>
        <w:spacing w:after="0"/>
        <w:ind w:left="708"/>
        <w:contextualSpacing/>
        <w:jc w:val="center"/>
        <w:rPr>
          <w:del w:id="72" w:author="Борис Гогинян" w:date="2020-05-30T16:28:00Z"/>
          <w:rFonts w:ascii="Times New Roman" w:hAnsi="Times New Roman" w:cs="Times New Roman"/>
          <w:iCs/>
          <w:sz w:val="28"/>
          <w:szCs w:val="28"/>
        </w:rPr>
        <w:pPrChange w:id="73" w:author="Борис Гогинян" w:date="2020-05-30T16:28:00Z">
          <w:pPr>
            <w:spacing w:after="0"/>
            <w:ind w:left="708"/>
            <w:jc w:val="both"/>
          </w:pPr>
        </w:pPrChange>
      </w:pPr>
      <w:del w:id="74" w:author="Борис Гогинян" w:date="2020-05-30T16:28:00Z">
        <w:r w:rsidRPr="00B12333" w:rsidDel="0091212B">
          <w:rPr>
            <w:rFonts w:ascii="Times New Roman" w:hAnsi="Times New Roman" w:cs="Times New Roman"/>
            <w:iCs/>
            <w:sz w:val="28"/>
            <w:szCs w:val="28"/>
          </w:rPr>
          <w:delText>6 Приложение</w:delText>
        </w:r>
        <w:r w:rsidR="00846C4B" w:rsidDel="0091212B">
          <w:rPr>
            <w:rFonts w:ascii="Times New Roman" w:hAnsi="Times New Roman" w:cs="Times New Roman"/>
            <w:iCs/>
            <w:sz w:val="28"/>
            <w:szCs w:val="28"/>
          </w:rPr>
          <w:delText xml:space="preserve"> </w:delText>
        </w:r>
        <w:r w:rsidR="00846C4B" w:rsidDel="0091212B">
          <w:rPr>
            <w:rFonts w:ascii="Times New Roman" w:hAnsi="Times New Roman" w:cs="Times New Roman"/>
            <w:iCs/>
            <w:sz w:val="28"/>
            <w:szCs w:val="28"/>
            <w:lang w:val="en-US"/>
          </w:rPr>
          <w:delText>A</w:delText>
        </w:r>
        <w:r w:rsidR="00846C4B" w:rsidRPr="00973F19" w:rsidDel="0091212B">
          <w:rPr>
            <w:rFonts w:ascii="Times New Roman" w:hAnsi="Times New Roman" w:cs="Times New Roman"/>
            <w:iCs/>
            <w:sz w:val="28"/>
            <w:szCs w:val="28"/>
          </w:rPr>
          <w:delText>..............................................................................</w:delText>
        </w:r>
        <w:r w:rsidR="00846C4B" w:rsidDel="0091212B">
          <w:rPr>
            <w:rFonts w:ascii="Times New Roman" w:hAnsi="Times New Roman" w:cs="Times New Roman"/>
            <w:iCs/>
            <w:sz w:val="28"/>
            <w:szCs w:val="28"/>
          </w:rPr>
          <w:delText>........................ 48</w:delText>
        </w:r>
      </w:del>
    </w:p>
    <w:p w14:paraId="3D8FF4AC" w14:textId="43F035DE" w:rsidR="00846C4B" w:rsidRPr="00846C4B" w:rsidDel="0091212B" w:rsidRDefault="00846C4B" w:rsidP="0091212B">
      <w:pPr>
        <w:spacing w:after="0"/>
        <w:ind w:left="708"/>
        <w:contextualSpacing/>
        <w:jc w:val="center"/>
        <w:rPr>
          <w:del w:id="75" w:author="Борис Гогинян" w:date="2020-05-30T16:28:00Z"/>
          <w:rFonts w:ascii="Times New Roman" w:hAnsi="Times New Roman" w:cs="Times New Roman"/>
          <w:iCs/>
          <w:sz w:val="28"/>
          <w:szCs w:val="28"/>
        </w:rPr>
        <w:pPrChange w:id="76" w:author="Борис Гогинян" w:date="2020-05-30T16:28:00Z">
          <w:pPr>
            <w:spacing w:after="0"/>
            <w:ind w:left="708"/>
            <w:jc w:val="both"/>
          </w:pPr>
        </w:pPrChange>
      </w:pPr>
      <w:del w:id="77" w:author="Борис Гогинян" w:date="2020-05-30T16:28:00Z">
        <w:r w:rsidRPr="00B5325E" w:rsidDel="0091212B">
          <w:rPr>
            <w:rFonts w:ascii="Times New Roman" w:hAnsi="Times New Roman" w:cs="Times New Roman"/>
            <w:iCs/>
            <w:sz w:val="28"/>
            <w:szCs w:val="28"/>
          </w:rPr>
          <w:delText xml:space="preserve">7 </w:delText>
        </w:r>
        <w:r w:rsidRPr="00973F19" w:rsidDel="0091212B">
          <w:rPr>
            <w:rFonts w:ascii="Times New Roman" w:hAnsi="Times New Roman" w:cs="Times New Roman"/>
            <w:iCs/>
            <w:sz w:val="28"/>
            <w:szCs w:val="28"/>
          </w:rPr>
          <w:delText>Приложение</w:delText>
        </w:r>
        <w:r w:rsidDel="0091212B">
          <w:rPr>
            <w:rFonts w:ascii="Times New Roman" w:hAnsi="Times New Roman" w:cs="Times New Roman"/>
            <w:iCs/>
            <w:sz w:val="28"/>
            <w:szCs w:val="28"/>
          </w:rPr>
          <w:delText xml:space="preserve"> </w:delText>
        </w:r>
        <w:r w:rsidDel="0091212B">
          <w:rPr>
            <w:rFonts w:ascii="Times New Roman" w:hAnsi="Times New Roman" w:cs="Times New Roman"/>
            <w:iCs/>
            <w:sz w:val="28"/>
            <w:szCs w:val="28"/>
            <w:lang w:val="en-US"/>
          </w:rPr>
          <w:delText>B</w:delText>
        </w:r>
        <w:r w:rsidRPr="00973F19" w:rsidDel="0091212B">
          <w:rPr>
            <w:rFonts w:ascii="Times New Roman" w:hAnsi="Times New Roman" w:cs="Times New Roman"/>
            <w:iCs/>
            <w:sz w:val="28"/>
            <w:szCs w:val="28"/>
          </w:rPr>
          <w:delText>..............................................................................</w:delText>
        </w:r>
        <w:r w:rsidDel="0091212B">
          <w:rPr>
            <w:rFonts w:ascii="Times New Roman" w:hAnsi="Times New Roman" w:cs="Times New Roman"/>
            <w:iCs/>
            <w:sz w:val="28"/>
            <w:szCs w:val="28"/>
          </w:rPr>
          <w:delText xml:space="preserve">........................ </w:delText>
        </w:r>
        <w:r w:rsidRPr="00B5325E" w:rsidDel="0091212B">
          <w:rPr>
            <w:rFonts w:ascii="Times New Roman" w:hAnsi="Times New Roman" w:cs="Times New Roman"/>
            <w:iCs/>
            <w:sz w:val="28"/>
            <w:szCs w:val="28"/>
          </w:rPr>
          <w:delText>50</w:delText>
        </w:r>
      </w:del>
    </w:p>
    <w:p w14:paraId="549C5D28" w14:textId="714F5080" w:rsidR="00A6235B" w:rsidRPr="00B12333" w:rsidDel="0091212B" w:rsidRDefault="00A6235B" w:rsidP="0091212B">
      <w:pPr>
        <w:spacing w:after="0"/>
        <w:contextualSpacing/>
        <w:jc w:val="center"/>
        <w:rPr>
          <w:del w:id="78" w:author="Борис Гогинян" w:date="2020-05-30T16:28:00Z"/>
          <w:rFonts w:ascii="Times New Roman" w:hAnsi="Times New Roman" w:cs="Times New Roman"/>
          <w:iCs/>
          <w:sz w:val="28"/>
          <w:szCs w:val="28"/>
        </w:rPr>
        <w:pPrChange w:id="79" w:author="Борис Гогинян" w:date="2020-05-30T16:28:00Z">
          <w:pPr/>
        </w:pPrChange>
      </w:pPr>
    </w:p>
    <w:p w14:paraId="702AC3D1" w14:textId="6EE61508" w:rsidR="00B06873" w:rsidRPr="00B5325E" w:rsidDel="0091212B" w:rsidRDefault="00B06873" w:rsidP="0091212B">
      <w:pPr>
        <w:spacing w:after="0"/>
        <w:contextualSpacing/>
        <w:jc w:val="center"/>
        <w:rPr>
          <w:del w:id="80" w:author="Борис Гогинян" w:date="2020-05-30T16:28:00Z"/>
          <w:rFonts w:ascii="Times New Roman" w:hAnsi="Times New Roman" w:cs="Times New Roman"/>
          <w:b/>
          <w:sz w:val="28"/>
          <w:szCs w:val="28"/>
        </w:rPr>
        <w:pPrChange w:id="81" w:author="Борис Гогинян" w:date="2020-05-30T16:28:00Z">
          <w:pPr/>
        </w:pPrChange>
      </w:pPr>
      <w:del w:id="82" w:author="Борис Гогинян" w:date="2020-05-30T16:28:00Z">
        <w:r w:rsidRPr="00B5325E" w:rsidDel="0091212B">
          <w:rPr>
            <w:rFonts w:ascii="Times New Roman" w:hAnsi="Times New Roman" w:cs="Times New Roman"/>
            <w:b/>
            <w:sz w:val="28"/>
            <w:szCs w:val="28"/>
          </w:rPr>
          <w:br w:type="page"/>
        </w:r>
      </w:del>
    </w:p>
    <w:p w14:paraId="0DAEB860" w14:textId="269120E2" w:rsidR="00A6235B" w:rsidRPr="00B5325E" w:rsidDel="0091212B" w:rsidRDefault="00362FA9" w:rsidP="0091212B">
      <w:pPr>
        <w:spacing w:after="0"/>
        <w:contextualSpacing/>
        <w:jc w:val="center"/>
        <w:rPr>
          <w:del w:id="83" w:author="Борис Гогинян" w:date="2020-05-30T16:28:00Z"/>
          <w:rFonts w:ascii="Times New Roman" w:hAnsi="Times New Roman" w:cs="Times New Roman"/>
          <w:b/>
          <w:iCs/>
          <w:sz w:val="28"/>
          <w:szCs w:val="28"/>
        </w:rPr>
        <w:pPrChange w:id="84" w:author="Борис Гогинян" w:date="2020-05-30T16:28:00Z">
          <w:pPr>
            <w:jc w:val="center"/>
          </w:pPr>
        </w:pPrChange>
      </w:pPr>
      <w:del w:id="85" w:author="Борис Гогинян" w:date="2020-05-30T16:28:00Z">
        <w:r w:rsidRPr="00B5325E" w:rsidDel="0091212B">
          <w:rPr>
            <w:rFonts w:ascii="Times New Roman" w:hAnsi="Times New Roman" w:cs="Times New Roman"/>
            <w:b/>
            <w:sz w:val="28"/>
            <w:szCs w:val="28"/>
          </w:rPr>
          <w:delText>Определения и обозначения</w:delText>
        </w:r>
      </w:del>
    </w:p>
    <w:tbl>
      <w:tblPr>
        <w:tblW w:w="0" w:type="auto"/>
        <w:tblLook w:val="04A0" w:firstRow="1" w:lastRow="0" w:firstColumn="1" w:lastColumn="0" w:noHBand="0" w:noVBand="1"/>
        <w:tblPrChange w:id="86" w:author="Борис Гогинян" w:date="2020-05-30T16:28:00Z">
          <w:tblPr>
            <w:tblW w:w="0" w:type="auto"/>
            <w:tblLook w:val="04A0" w:firstRow="1" w:lastRow="0" w:firstColumn="1" w:lastColumn="0" w:noHBand="0" w:noVBand="1"/>
          </w:tblPr>
        </w:tblPrChange>
      </w:tblPr>
      <w:tblGrid>
        <w:gridCol w:w="1707"/>
        <w:gridCol w:w="8487"/>
        <w:tblGridChange w:id="87">
          <w:tblGrid>
            <w:gridCol w:w="1707"/>
            <w:gridCol w:w="8487"/>
          </w:tblGrid>
        </w:tblGridChange>
      </w:tblGrid>
      <w:tr w:rsidR="00A6235B" w:rsidRPr="00B12333" w:rsidDel="0091212B" w14:paraId="7279C8B4" w14:textId="52E54D4A" w:rsidTr="0091212B">
        <w:trPr>
          <w:del w:id="88"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89"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02E4037C" w14:textId="33B24F15" w:rsidR="00A6235B" w:rsidRPr="00B12333" w:rsidDel="0091212B" w:rsidRDefault="00A6235B" w:rsidP="0091212B">
            <w:pPr>
              <w:spacing w:after="0"/>
              <w:contextualSpacing/>
              <w:jc w:val="center"/>
              <w:rPr>
                <w:del w:id="90" w:author="Борис Гогинян" w:date="2020-05-30T16:28:00Z"/>
                <w:rFonts w:ascii="Times New Roman" w:hAnsi="Times New Roman" w:cs="Times New Roman"/>
                <w:iCs/>
                <w:sz w:val="28"/>
                <w:szCs w:val="28"/>
              </w:rPr>
              <w:pPrChange w:id="91" w:author="Борис Гогинян" w:date="2020-05-30T16:28:00Z">
                <w:pPr/>
              </w:pPrChange>
            </w:pPr>
            <w:del w:id="92" w:author="Борис Гогинян" w:date="2020-05-30T16:28:00Z">
              <w:r w:rsidRPr="00B12333" w:rsidDel="0091212B">
                <w:rPr>
                  <w:rFonts w:ascii="Times New Roman" w:hAnsi="Times New Roman" w:cs="Times New Roman"/>
                  <w:iCs/>
                  <w:sz w:val="28"/>
                  <w:szCs w:val="28"/>
                </w:rPr>
                <w:delText>Сокращение</w:delText>
              </w:r>
            </w:del>
          </w:p>
        </w:tc>
        <w:tc>
          <w:tcPr>
            <w:tcW w:w="8487" w:type="dxa"/>
            <w:tcBorders>
              <w:top w:val="single" w:sz="4" w:space="0" w:color="auto"/>
              <w:left w:val="single" w:sz="4" w:space="0" w:color="auto"/>
              <w:bottom w:val="single" w:sz="4" w:space="0" w:color="auto"/>
              <w:right w:val="single" w:sz="4" w:space="0" w:color="auto"/>
            </w:tcBorders>
            <w:tcPrChange w:id="93"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00665FE7" w14:textId="79D3F184" w:rsidR="00A6235B" w:rsidRPr="00B12333" w:rsidDel="0091212B" w:rsidRDefault="00A6235B" w:rsidP="0091212B">
            <w:pPr>
              <w:spacing w:after="0"/>
              <w:contextualSpacing/>
              <w:jc w:val="center"/>
              <w:rPr>
                <w:del w:id="94" w:author="Борис Гогинян" w:date="2020-05-30T16:28:00Z"/>
                <w:rFonts w:ascii="Times New Roman" w:hAnsi="Times New Roman" w:cs="Times New Roman"/>
                <w:iCs/>
                <w:sz w:val="28"/>
                <w:szCs w:val="28"/>
              </w:rPr>
              <w:pPrChange w:id="95" w:author="Борис Гогинян" w:date="2020-05-30T16:28:00Z">
                <w:pPr/>
              </w:pPrChange>
            </w:pPr>
            <w:del w:id="96" w:author="Борис Гогинян" w:date="2020-05-30T16:28:00Z">
              <w:r w:rsidRPr="00B12333" w:rsidDel="0091212B">
                <w:rPr>
                  <w:rFonts w:ascii="Times New Roman" w:hAnsi="Times New Roman" w:cs="Times New Roman"/>
                  <w:iCs/>
                  <w:sz w:val="28"/>
                  <w:szCs w:val="28"/>
                </w:rPr>
                <w:delText>Расшифровка</w:delText>
              </w:r>
            </w:del>
          </w:p>
        </w:tc>
      </w:tr>
      <w:tr w:rsidR="00A6235B" w:rsidRPr="00B12333" w:rsidDel="0091212B" w14:paraId="3F82A465" w14:textId="056A033F" w:rsidTr="0091212B">
        <w:trPr>
          <w:del w:id="97"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98"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4515A389" w14:textId="51BF4280" w:rsidR="00A6235B" w:rsidRPr="00B5325E" w:rsidDel="0091212B" w:rsidRDefault="00A6235B" w:rsidP="0091212B">
            <w:pPr>
              <w:spacing w:after="0"/>
              <w:contextualSpacing/>
              <w:jc w:val="center"/>
              <w:rPr>
                <w:del w:id="99" w:author="Борис Гогинян" w:date="2020-05-30T16:28:00Z"/>
                <w:rFonts w:ascii="Times New Roman" w:hAnsi="Times New Roman" w:cs="Times New Roman"/>
                <w:iCs/>
                <w:sz w:val="28"/>
                <w:szCs w:val="28"/>
              </w:rPr>
              <w:pPrChange w:id="100" w:author="Борис Гогинян" w:date="2020-05-30T16:28:00Z">
                <w:pPr/>
              </w:pPrChange>
            </w:pPr>
            <w:del w:id="101" w:author="Борис Гогинян" w:date="2020-05-30T16:28:00Z">
              <w:r w:rsidRPr="00B12333" w:rsidDel="0091212B">
                <w:rPr>
                  <w:rFonts w:ascii="Times New Roman" w:hAnsi="Times New Roman" w:cs="Times New Roman"/>
                  <w:iCs/>
                  <w:sz w:val="28"/>
                  <w:szCs w:val="28"/>
                  <w:lang w:val="en-US"/>
                </w:rPr>
                <w:delText>PBR</w:delText>
              </w:r>
            </w:del>
          </w:p>
        </w:tc>
        <w:tc>
          <w:tcPr>
            <w:tcW w:w="8487" w:type="dxa"/>
            <w:tcBorders>
              <w:top w:val="single" w:sz="4" w:space="0" w:color="auto"/>
              <w:left w:val="single" w:sz="4" w:space="0" w:color="auto"/>
              <w:bottom w:val="single" w:sz="4" w:space="0" w:color="auto"/>
              <w:right w:val="single" w:sz="4" w:space="0" w:color="auto"/>
            </w:tcBorders>
            <w:tcPrChange w:id="102"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6A2F9C0E" w14:textId="50B330F5" w:rsidR="00A6235B" w:rsidRPr="00B5325E" w:rsidDel="0091212B" w:rsidRDefault="00A6235B" w:rsidP="0091212B">
            <w:pPr>
              <w:spacing w:after="0"/>
              <w:contextualSpacing/>
              <w:jc w:val="center"/>
              <w:rPr>
                <w:del w:id="103" w:author="Борис Гогинян" w:date="2020-05-30T16:28:00Z"/>
                <w:rFonts w:ascii="Times New Roman" w:hAnsi="Times New Roman" w:cs="Times New Roman"/>
                <w:iCs/>
                <w:sz w:val="28"/>
                <w:szCs w:val="28"/>
              </w:rPr>
              <w:pPrChange w:id="104" w:author="Борис Гогинян" w:date="2020-05-30T16:28:00Z">
                <w:pPr/>
              </w:pPrChange>
            </w:pPr>
            <w:del w:id="105" w:author="Борис Гогинян" w:date="2020-05-30T16:28:00Z">
              <w:r w:rsidRPr="00B12333" w:rsidDel="0091212B">
                <w:rPr>
                  <w:rFonts w:ascii="Times New Roman" w:hAnsi="Times New Roman" w:cs="Times New Roman"/>
                  <w:iCs/>
                  <w:sz w:val="28"/>
                  <w:szCs w:val="28"/>
                  <w:lang w:val="en-US"/>
                </w:rPr>
                <w:delText>Physically</w:delText>
              </w:r>
              <w:r w:rsidRPr="00B5325E" w:rsidDel="0091212B">
                <w:rPr>
                  <w:rFonts w:ascii="Times New Roman" w:hAnsi="Times New Roman" w:cs="Times New Roman"/>
                  <w:iCs/>
                  <w:sz w:val="28"/>
                  <w:szCs w:val="28"/>
                </w:rPr>
                <w:delText>-</w:delText>
              </w:r>
              <w:r w:rsidRPr="00B12333" w:rsidDel="0091212B">
                <w:rPr>
                  <w:rFonts w:ascii="Times New Roman" w:hAnsi="Times New Roman" w:cs="Times New Roman"/>
                  <w:iCs/>
                  <w:sz w:val="28"/>
                  <w:szCs w:val="28"/>
                  <w:lang w:val="en-US"/>
                </w:rPr>
                <w:delText>based</w:delText>
              </w:r>
              <w:r w:rsidRPr="00B5325E" w:rsidDel="0091212B">
                <w:rPr>
                  <w:rFonts w:ascii="Times New Roman" w:hAnsi="Times New Roman" w:cs="Times New Roman"/>
                  <w:iCs/>
                  <w:sz w:val="28"/>
                  <w:szCs w:val="28"/>
                </w:rPr>
                <w:delText xml:space="preserve"> </w:delText>
              </w:r>
              <w:r w:rsidRPr="00B12333" w:rsidDel="0091212B">
                <w:rPr>
                  <w:rFonts w:ascii="Times New Roman" w:hAnsi="Times New Roman" w:cs="Times New Roman"/>
                  <w:iCs/>
                  <w:sz w:val="28"/>
                  <w:szCs w:val="28"/>
                  <w:lang w:val="en-US"/>
                </w:rPr>
                <w:delText>rendering</w:delText>
              </w:r>
              <w:r w:rsidRPr="00B5325E" w:rsidDel="0091212B">
                <w:rPr>
                  <w:rFonts w:ascii="Times New Roman" w:hAnsi="Times New Roman" w:cs="Times New Roman"/>
                  <w:iCs/>
                  <w:sz w:val="28"/>
                  <w:szCs w:val="28"/>
                </w:rPr>
                <w:delText xml:space="preserve"> (</w:delText>
              </w:r>
              <w:r w:rsidRPr="00B12333" w:rsidDel="0091212B">
                <w:rPr>
                  <w:rFonts w:ascii="Times New Roman" w:hAnsi="Times New Roman" w:cs="Times New Roman"/>
                  <w:iCs/>
                  <w:sz w:val="28"/>
                  <w:szCs w:val="28"/>
                </w:rPr>
                <w:delText>рус</w:delText>
              </w:r>
              <w:r w:rsidRPr="00B5325E" w:rsidDel="0091212B">
                <w:rPr>
                  <w:rFonts w:ascii="Times New Roman" w:hAnsi="Times New Roman" w:cs="Times New Roman"/>
                  <w:iCs/>
                  <w:sz w:val="28"/>
                  <w:szCs w:val="28"/>
                </w:rPr>
                <w:delText xml:space="preserve">. </w:delText>
              </w:r>
              <w:r w:rsidRPr="00B12333" w:rsidDel="0091212B">
                <w:rPr>
                  <w:rFonts w:ascii="Times New Roman" w:hAnsi="Times New Roman" w:cs="Times New Roman"/>
                  <w:iCs/>
                  <w:sz w:val="28"/>
                  <w:szCs w:val="28"/>
                </w:rPr>
                <w:delText>Физически-корректный рендеринг</w:delText>
              </w:r>
              <w:r w:rsidRPr="00B5325E" w:rsidDel="0091212B">
                <w:rPr>
                  <w:rFonts w:ascii="Times New Roman" w:hAnsi="Times New Roman" w:cs="Times New Roman"/>
                  <w:iCs/>
                  <w:sz w:val="28"/>
                  <w:szCs w:val="28"/>
                </w:rPr>
                <w:delText>)</w:delText>
              </w:r>
            </w:del>
          </w:p>
        </w:tc>
      </w:tr>
      <w:tr w:rsidR="00A6235B" w:rsidRPr="00B12333" w:rsidDel="0091212B" w14:paraId="29FD5D08" w14:textId="5018CDAD" w:rsidTr="0091212B">
        <w:trPr>
          <w:del w:id="106"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107"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11E99255" w14:textId="7AA3EAF7" w:rsidR="00A6235B" w:rsidRPr="00B5325E" w:rsidDel="0091212B" w:rsidRDefault="00A6235B" w:rsidP="0091212B">
            <w:pPr>
              <w:spacing w:after="0"/>
              <w:contextualSpacing/>
              <w:jc w:val="center"/>
              <w:rPr>
                <w:del w:id="108" w:author="Борис Гогинян" w:date="2020-05-30T16:28:00Z"/>
                <w:rFonts w:ascii="Times New Roman" w:hAnsi="Times New Roman" w:cs="Times New Roman"/>
                <w:iCs/>
                <w:sz w:val="28"/>
                <w:szCs w:val="28"/>
              </w:rPr>
              <w:pPrChange w:id="109" w:author="Борис Гогинян" w:date="2020-05-30T16:28:00Z">
                <w:pPr/>
              </w:pPrChange>
            </w:pPr>
            <w:del w:id="110" w:author="Борис Гогинян" w:date="2020-05-30T16:28:00Z">
              <w:r w:rsidRPr="00B12333" w:rsidDel="0091212B">
                <w:rPr>
                  <w:rFonts w:ascii="Times New Roman" w:hAnsi="Times New Roman" w:cs="Times New Roman"/>
                  <w:sz w:val="28"/>
                  <w:szCs w:val="28"/>
                  <w:lang w:val="en-US"/>
                </w:rPr>
                <w:delText>BSDF</w:delText>
              </w:r>
            </w:del>
          </w:p>
        </w:tc>
        <w:tc>
          <w:tcPr>
            <w:tcW w:w="8487" w:type="dxa"/>
            <w:tcBorders>
              <w:top w:val="single" w:sz="4" w:space="0" w:color="auto"/>
              <w:left w:val="single" w:sz="4" w:space="0" w:color="auto"/>
              <w:bottom w:val="single" w:sz="4" w:space="0" w:color="auto"/>
              <w:right w:val="single" w:sz="4" w:space="0" w:color="auto"/>
            </w:tcBorders>
            <w:tcPrChange w:id="111"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489F7FF9" w14:textId="42C664E0" w:rsidR="00A6235B" w:rsidRPr="00B12333" w:rsidDel="0091212B" w:rsidRDefault="00A6235B" w:rsidP="0091212B">
            <w:pPr>
              <w:spacing w:after="0"/>
              <w:contextualSpacing/>
              <w:jc w:val="center"/>
              <w:rPr>
                <w:del w:id="112" w:author="Борис Гогинян" w:date="2020-05-30T16:28:00Z"/>
                <w:rFonts w:ascii="Times New Roman" w:hAnsi="Times New Roman" w:cs="Times New Roman"/>
                <w:iCs/>
                <w:sz w:val="28"/>
                <w:szCs w:val="28"/>
                <w:lang w:val="en-US"/>
              </w:rPr>
              <w:pPrChange w:id="113" w:author="Борис Гогинян" w:date="2020-05-30T16:28:00Z">
                <w:pPr/>
              </w:pPrChange>
            </w:pPr>
            <w:del w:id="114" w:author="Борис Гогинян" w:date="2020-05-30T16:28:00Z">
              <w:r w:rsidRPr="00B12333" w:rsidDel="0091212B">
                <w:rPr>
                  <w:rFonts w:ascii="Times New Roman" w:hAnsi="Times New Roman" w:cs="Times New Roman"/>
                  <w:sz w:val="28"/>
                  <w:szCs w:val="28"/>
                  <w:lang w:val="en-US"/>
                </w:rPr>
                <w:delText xml:space="preserve">Bidirectional scattering distribution function (рус. </w:delText>
              </w:r>
              <w:r w:rsidRPr="00B12333" w:rsidDel="0091212B">
                <w:rPr>
                  <w:rFonts w:ascii="Times New Roman" w:hAnsi="Times New Roman" w:cs="Times New Roman"/>
                  <w:sz w:val="28"/>
                  <w:szCs w:val="28"/>
                </w:rPr>
                <w:delText>Двулучевая</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функция</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распределения</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рассеивания)</w:delText>
              </w:r>
            </w:del>
          </w:p>
        </w:tc>
      </w:tr>
      <w:tr w:rsidR="00A6235B" w:rsidRPr="00DB2085" w:rsidDel="0091212B" w14:paraId="06C0E8BF" w14:textId="190C6A83" w:rsidTr="0091212B">
        <w:trPr>
          <w:del w:id="115"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116"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77E6D31F" w14:textId="5E8D1EF4" w:rsidR="00A6235B" w:rsidRPr="00B12333" w:rsidDel="0091212B" w:rsidRDefault="00A6235B" w:rsidP="0091212B">
            <w:pPr>
              <w:spacing w:after="0"/>
              <w:contextualSpacing/>
              <w:jc w:val="center"/>
              <w:rPr>
                <w:del w:id="117" w:author="Борис Гогинян" w:date="2020-05-30T16:28:00Z"/>
                <w:rFonts w:ascii="Times New Roman" w:hAnsi="Times New Roman" w:cs="Times New Roman"/>
                <w:iCs/>
                <w:sz w:val="28"/>
                <w:szCs w:val="28"/>
                <w:lang w:val="en-US"/>
              </w:rPr>
              <w:pPrChange w:id="118" w:author="Борис Гогинян" w:date="2020-05-30T16:28:00Z">
                <w:pPr/>
              </w:pPrChange>
            </w:pPr>
            <w:del w:id="119" w:author="Борис Гогинян" w:date="2020-05-30T16:28:00Z">
              <w:r w:rsidRPr="00B12333" w:rsidDel="0091212B">
                <w:rPr>
                  <w:rFonts w:ascii="Times New Roman" w:hAnsi="Times New Roman" w:cs="Times New Roman"/>
                  <w:sz w:val="28"/>
                  <w:szCs w:val="28"/>
                  <w:lang w:val="en-US"/>
                </w:rPr>
                <w:delText>BRDF</w:delText>
              </w:r>
            </w:del>
          </w:p>
        </w:tc>
        <w:tc>
          <w:tcPr>
            <w:tcW w:w="8487" w:type="dxa"/>
            <w:tcBorders>
              <w:top w:val="single" w:sz="4" w:space="0" w:color="auto"/>
              <w:left w:val="single" w:sz="4" w:space="0" w:color="auto"/>
              <w:bottom w:val="single" w:sz="4" w:space="0" w:color="auto"/>
              <w:right w:val="single" w:sz="4" w:space="0" w:color="auto"/>
            </w:tcBorders>
            <w:tcPrChange w:id="120"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6D3E3695" w14:textId="01EA6AB6" w:rsidR="00A6235B" w:rsidRPr="00B12333" w:rsidDel="0091212B" w:rsidRDefault="00A6235B" w:rsidP="0091212B">
            <w:pPr>
              <w:spacing w:after="0"/>
              <w:contextualSpacing/>
              <w:jc w:val="center"/>
              <w:rPr>
                <w:del w:id="121" w:author="Борис Гогинян" w:date="2020-05-30T16:28:00Z"/>
                <w:rFonts w:ascii="Times New Roman" w:hAnsi="Times New Roman" w:cs="Times New Roman"/>
                <w:sz w:val="28"/>
                <w:szCs w:val="28"/>
                <w:lang w:val="en-US"/>
              </w:rPr>
              <w:pPrChange w:id="122" w:author="Борис Гогинян" w:date="2020-05-30T16:28:00Z">
                <w:pPr/>
              </w:pPrChange>
            </w:pPr>
            <w:del w:id="123" w:author="Борис Гогинян" w:date="2020-05-30T16:28:00Z">
              <w:r w:rsidRPr="00B12333" w:rsidDel="0091212B">
                <w:rPr>
                  <w:rFonts w:ascii="Times New Roman" w:hAnsi="Times New Roman" w:cs="Times New Roman"/>
                  <w:iCs/>
                  <w:sz w:val="28"/>
                  <w:szCs w:val="28"/>
                  <w:shd w:val="clear" w:color="auto" w:fill="FFFFFF"/>
                  <w:lang w:val="en-US"/>
                </w:rPr>
                <w:delText>B</w:delText>
              </w:r>
              <w:r w:rsidRPr="00B12333" w:rsidDel="0091212B">
                <w:rPr>
                  <w:rFonts w:ascii="Times New Roman" w:hAnsi="Times New Roman" w:cs="Times New Roman"/>
                  <w:iCs/>
                  <w:sz w:val="28"/>
                  <w:szCs w:val="28"/>
                  <w:shd w:val="clear" w:color="auto" w:fill="FFFFFF"/>
                  <w:lang w:val="en"/>
                </w:rPr>
                <w:delText>idirectional</w:delText>
              </w:r>
              <w:r w:rsidRPr="00B12333" w:rsidDel="0091212B">
                <w:rPr>
                  <w:rFonts w:ascii="Times New Roman" w:hAnsi="Times New Roman" w:cs="Times New Roman"/>
                  <w:iCs/>
                  <w:sz w:val="28"/>
                  <w:szCs w:val="28"/>
                  <w:shd w:val="clear" w:color="auto" w:fill="FFFFFF"/>
                  <w:lang w:val="en-US"/>
                </w:rPr>
                <w:delText xml:space="preserve"> </w:delText>
              </w:r>
              <w:r w:rsidRPr="00B12333" w:rsidDel="0091212B">
                <w:rPr>
                  <w:rFonts w:ascii="Times New Roman" w:hAnsi="Times New Roman" w:cs="Times New Roman"/>
                  <w:iCs/>
                  <w:sz w:val="28"/>
                  <w:szCs w:val="28"/>
                  <w:shd w:val="clear" w:color="auto" w:fill="FFFFFF"/>
                  <w:lang w:val="en"/>
                </w:rPr>
                <w:delText>reflectance</w:delText>
              </w:r>
              <w:r w:rsidRPr="00B12333" w:rsidDel="0091212B">
                <w:rPr>
                  <w:rFonts w:ascii="Times New Roman" w:hAnsi="Times New Roman" w:cs="Times New Roman"/>
                  <w:iCs/>
                  <w:sz w:val="28"/>
                  <w:szCs w:val="28"/>
                  <w:shd w:val="clear" w:color="auto" w:fill="FFFFFF"/>
                  <w:lang w:val="en-US"/>
                </w:rPr>
                <w:delText xml:space="preserve"> </w:delText>
              </w:r>
              <w:r w:rsidRPr="00B12333" w:rsidDel="0091212B">
                <w:rPr>
                  <w:rFonts w:ascii="Times New Roman" w:hAnsi="Times New Roman" w:cs="Times New Roman"/>
                  <w:iCs/>
                  <w:sz w:val="28"/>
                  <w:szCs w:val="28"/>
                  <w:shd w:val="clear" w:color="auto" w:fill="FFFFFF"/>
                  <w:lang w:val="en"/>
                </w:rPr>
                <w:delText>distribution</w:delText>
              </w:r>
              <w:r w:rsidRPr="00B12333" w:rsidDel="0091212B">
                <w:rPr>
                  <w:rFonts w:ascii="Times New Roman" w:hAnsi="Times New Roman" w:cs="Times New Roman"/>
                  <w:iCs/>
                  <w:sz w:val="28"/>
                  <w:szCs w:val="28"/>
                  <w:shd w:val="clear" w:color="auto" w:fill="FFFFFF"/>
                  <w:lang w:val="en-US"/>
                </w:rPr>
                <w:delText xml:space="preserve"> </w:delText>
              </w:r>
              <w:r w:rsidRPr="00B12333" w:rsidDel="0091212B">
                <w:rPr>
                  <w:rFonts w:ascii="Times New Roman" w:hAnsi="Times New Roman" w:cs="Times New Roman"/>
                  <w:iCs/>
                  <w:sz w:val="28"/>
                  <w:szCs w:val="28"/>
                  <w:shd w:val="clear" w:color="auto" w:fill="FFFFFF"/>
                  <w:lang w:val="en"/>
                </w:rPr>
                <w:delText>function</w:delText>
              </w:r>
              <w:r w:rsidRPr="00B12333" w:rsidDel="0091212B">
                <w:rPr>
                  <w:rFonts w:ascii="Times New Roman" w:hAnsi="Times New Roman" w:cs="Times New Roman"/>
                  <w:sz w:val="28"/>
                  <w:szCs w:val="28"/>
                  <w:lang w:val="en-US"/>
                </w:rPr>
                <w:delText xml:space="preserve"> ( </w:delText>
              </w:r>
              <w:r w:rsidRPr="00B12333" w:rsidDel="0091212B">
                <w:rPr>
                  <w:rFonts w:ascii="Times New Roman" w:hAnsi="Times New Roman" w:cs="Times New Roman"/>
                  <w:sz w:val="28"/>
                  <w:szCs w:val="28"/>
                </w:rPr>
                <w:delText>рус</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двулучевая</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функция</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отражательной</w:delText>
              </w:r>
              <w:r w:rsidRPr="00B12333"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способности</w:delText>
              </w:r>
              <w:r w:rsidRPr="00B12333" w:rsidDel="0091212B">
                <w:rPr>
                  <w:rFonts w:ascii="Times New Roman" w:hAnsi="Times New Roman" w:cs="Times New Roman"/>
                  <w:sz w:val="28"/>
                  <w:szCs w:val="28"/>
                  <w:lang w:val="en-US"/>
                </w:rPr>
                <w:delText>)</w:delText>
              </w:r>
            </w:del>
          </w:p>
        </w:tc>
      </w:tr>
      <w:tr w:rsidR="00A6235B" w:rsidRPr="00B12333" w:rsidDel="0091212B" w14:paraId="3571AF33" w14:textId="5EC9528E" w:rsidTr="0091212B">
        <w:trPr>
          <w:del w:id="124"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125"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31AD892E" w14:textId="2F929727" w:rsidR="00A6235B" w:rsidRPr="00B12333" w:rsidDel="0091212B" w:rsidRDefault="00A6235B" w:rsidP="0091212B">
            <w:pPr>
              <w:spacing w:after="0"/>
              <w:contextualSpacing/>
              <w:jc w:val="center"/>
              <w:rPr>
                <w:del w:id="126" w:author="Борис Гогинян" w:date="2020-05-30T16:28:00Z"/>
                <w:rFonts w:ascii="Times New Roman" w:hAnsi="Times New Roman" w:cs="Times New Roman"/>
                <w:iCs/>
                <w:sz w:val="28"/>
                <w:szCs w:val="28"/>
                <w:lang w:val="en-US"/>
              </w:rPr>
              <w:pPrChange w:id="127" w:author="Борис Гогинян" w:date="2020-05-30T16:28:00Z">
                <w:pPr/>
              </w:pPrChange>
            </w:pPr>
            <w:del w:id="128" w:author="Борис Гогинян" w:date="2020-05-30T16:28:00Z">
              <w:r w:rsidRPr="00B12333" w:rsidDel="0091212B">
                <w:rPr>
                  <w:rFonts w:ascii="Times New Roman" w:hAnsi="Times New Roman" w:cs="Times New Roman"/>
                  <w:sz w:val="28"/>
                  <w:szCs w:val="28"/>
                  <w:lang w:val="en-US"/>
                </w:rPr>
                <w:delText>BTDF</w:delText>
              </w:r>
            </w:del>
          </w:p>
        </w:tc>
        <w:tc>
          <w:tcPr>
            <w:tcW w:w="8487" w:type="dxa"/>
            <w:tcBorders>
              <w:top w:val="single" w:sz="4" w:space="0" w:color="auto"/>
              <w:left w:val="single" w:sz="4" w:space="0" w:color="auto"/>
              <w:bottom w:val="single" w:sz="4" w:space="0" w:color="auto"/>
              <w:right w:val="single" w:sz="4" w:space="0" w:color="auto"/>
            </w:tcBorders>
            <w:tcPrChange w:id="129"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6974807A" w14:textId="6CD5BD3A" w:rsidR="00A6235B" w:rsidRPr="00B12333" w:rsidDel="0091212B" w:rsidRDefault="00A6235B" w:rsidP="0091212B">
            <w:pPr>
              <w:spacing w:after="0"/>
              <w:contextualSpacing/>
              <w:jc w:val="center"/>
              <w:rPr>
                <w:del w:id="130" w:author="Борис Гогинян" w:date="2020-05-30T16:28:00Z"/>
                <w:rFonts w:ascii="Times New Roman" w:hAnsi="Times New Roman" w:cs="Times New Roman"/>
                <w:sz w:val="28"/>
                <w:szCs w:val="28"/>
                <w:lang w:val="en-US"/>
              </w:rPr>
              <w:pPrChange w:id="131" w:author="Борис Гогинян" w:date="2020-05-30T16:28:00Z">
                <w:pPr/>
              </w:pPrChange>
            </w:pPr>
            <w:del w:id="132" w:author="Борис Гогинян" w:date="2020-05-30T16:28:00Z">
              <w:r w:rsidRPr="00B12333" w:rsidDel="0091212B">
                <w:rPr>
                  <w:rFonts w:ascii="Times New Roman" w:hAnsi="Times New Roman" w:cs="Times New Roman"/>
                  <w:sz w:val="28"/>
                  <w:szCs w:val="28"/>
                  <w:lang w:val="en-US"/>
                </w:rPr>
                <w:delText>Bidirectional transmittance distribution function (</w:delText>
              </w:r>
              <w:r w:rsidRPr="00B12333" w:rsidDel="0091212B">
                <w:rPr>
                  <w:rFonts w:ascii="Times New Roman" w:hAnsi="Times New Roman" w:cs="Times New Roman"/>
                  <w:sz w:val="28"/>
                  <w:szCs w:val="28"/>
                </w:rPr>
                <w:delText>рус</w:delText>
              </w:r>
              <w:r w:rsidRPr="00B12333" w:rsidDel="0091212B">
                <w:rPr>
                  <w:rFonts w:ascii="Times New Roman" w:hAnsi="Times New Roman" w:cs="Times New Roman"/>
                  <w:sz w:val="28"/>
                  <w:szCs w:val="28"/>
                  <w:lang w:val="en-US"/>
                </w:rPr>
                <w:delText>. Двулучевая функция пропускной способности)</w:delText>
              </w:r>
            </w:del>
          </w:p>
        </w:tc>
      </w:tr>
      <w:tr w:rsidR="00FB1DC8" w:rsidRPr="00DB2085" w:rsidDel="0091212B" w14:paraId="7A21A6B8" w14:textId="4C2A5CD6" w:rsidTr="0091212B">
        <w:trPr>
          <w:del w:id="133"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134"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784F87FF" w14:textId="43778119" w:rsidR="00FB1DC8" w:rsidRPr="00B12333" w:rsidDel="0091212B" w:rsidRDefault="00FB1DC8" w:rsidP="0091212B">
            <w:pPr>
              <w:spacing w:after="0"/>
              <w:contextualSpacing/>
              <w:jc w:val="center"/>
              <w:rPr>
                <w:del w:id="135" w:author="Борис Гогинян" w:date="2020-05-30T16:28:00Z"/>
                <w:rFonts w:ascii="Times New Roman" w:hAnsi="Times New Roman" w:cs="Times New Roman"/>
                <w:sz w:val="28"/>
                <w:szCs w:val="28"/>
                <w:lang w:val="en-US"/>
              </w:rPr>
              <w:pPrChange w:id="136" w:author="Борис Гогинян" w:date="2020-05-30T16:28:00Z">
                <w:pPr/>
              </w:pPrChange>
            </w:pPr>
            <w:del w:id="137" w:author="Борис Гогинян" w:date="2020-05-30T16:28:00Z">
              <w:r w:rsidRPr="00B12333" w:rsidDel="0091212B">
                <w:rPr>
                  <w:rFonts w:ascii="Times New Roman" w:hAnsi="Times New Roman" w:cs="Times New Roman"/>
                  <w:sz w:val="28"/>
                  <w:szCs w:val="28"/>
                  <w:lang w:val="en-US"/>
                </w:rPr>
                <w:delText>BSSRDF</w:delText>
              </w:r>
            </w:del>
          </w:p>
        </w:tc>
        <w:tc>
          <w:tcPr>
            <w:tcW w:w="8487" w:type="dxa"/>
            <w:tcBorders>
              <w:top w:val="single" w:sz="4" w:space="0" w:color="auto"/>
              <w:left w:val="single" w:sz="4" w:space="0" w:color="auto"/>
              <w:bottom w:val="single" w:sz="4" w:space="0" w:color="auto"/>
              <w:right w:val="single" w:sz="4" w:space="0" w:color="auto"/>
            </w:tcBorders>
            <w:tcPrChange w:id="138"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1E212F56" w14:textId="2B5A8EF0" w:rsidR="00FB1DC8" w:rsidRPr="00B12333" w:rsidDel="0091212B" w:rsidRDefault="00FB1DC8" w:rsidP="0091212B">
            <w:pPr>
              <w:spacing w:after="0"/>
              <w:contextualSpacing/>
              <w:jc w:val="center"/>
              <w:rPr>
                <w:del w:id="139" w:author="Борис Гогинян" w:date="2020-05-30T16:28:00Z"/>
                <w:rFonts w:ascii="Times New Roman" w:hAnsi="Times New Roman" w:cs="Times New Roman"/>
                <w:sz w:val="28"/>
                <w:szCs w:val="28"/>
                <w:lang w:val="en-US"/>
              </w:rPr>
              <w:pPrChange w:id="140" w:author="Борис Гогинян" w:date="2020-05-30T16:28:00Z">
                <w:pPr/>
              </w:pPrChange>
            </w:pPr>
            <w:del w:id="141" w:author="Борис Гогинян" w:date="2020-05-30T16:28:00Z">
              <w:r w:rsidRPr="00B12333" w:rsidDel="0091212B">
                <w:rPr>
                  <w:rFonts w:ascii="Times New Roman" w:hAnsi="Times New Roman" w:cs="Times New Roman"/>
                  <w:sz w:val="28"/>
                  <w:szCs w:val="28"/>
                  <w:lang w:val="en-US"/>
                </w:rPr>
                <w:delText>bidirectional scattering surface reflectance distribution function</w:delText>
              </w:r>
              <w:r w:rsidRPr="00B5325E"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рус</w:delText>
              </w:r>
              <w:r w:rsidRPr="00B5325E"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lang w:val="en-US"/>
                </w:rPr>
                <w:delText>дву</w:delText>
              </w:r>
              <w:r w:rsidRPr="00B12333" w:rsidDel="0091212B">
                <w:rPr>
                  <w:rFonts w:ascii="Times New Roman" w:hAnsi="Times New Roman" w:cs="Times New Roman"/>
                  <w:sz w:val="28"/>
                  <w:szCs w:val="28"/>
                </w:rPr>
                <w:delText>лучева</w:delText>
              </w:r>
              <w:r w:rsidRPr="00B12333" w:rsidDel="0091212B">
                <w:rPr>
                  <w:rFonts w:ascii="Times New Roman" w:hAnsi="Times New Roman" w:cs="Times New Roman"/>
                  <w:sz w:val="28"/>
                  <w:szCs w:val="28"/>
                  <w:lang w:val="en-US"/>
                </w:rPr>
                <w:delText xml:space="preserve">я функция распределения </w:delText>
              </w:r>
              <w:r w:rsidRPr="00B12333" w:rsidDel="0091212B">
                <w:rPr>
                  <w:rFonts w:ascii="Times New Roman" w:hAnsi="Times New Roman" w:cs="Times New Roman"/>
                  <w:sz w:val="28"/>
                  <w:szCs w:val="28"/>
                </w:rPr>
                <w:delText>подповерхностного</w:delText>
              </w:r>
              <w:r w:rsidRPr="00B5325E" w:rsidDel="0091212B">
                <w:rPr>
                  <w:rFonts w:ascii="Times New Roman" w:hAnsi="Times New Roman" w:cs="Times New Roman"/>
                  <w:sz w:val="28"/>
                  <w:szCs w:val="28"/>
                  <w:lang w:val="en-US"/>
                </w:rPr>
                <w:delText xml:space="preserve"> </w:delText>
              </w:r>
              <w:r w:rsidRPr="00B12333" w:rsidDel="0091212B">
                <w:rPr>
                  <w:rFonts w:ascii="Times New Roman" w:hAnsi="Times New Roman" w:cs="Times New Roman"/>
                  <w:sz w:val="28"/>
                  <w:szCs w:val="28"/>
                </w:rPr>
                <w:delText>рассеивания</w:delText>
              </w:r>
              <w:r w:rsidRPr="00B5325E" w:rsidDel="0091212B">
                <w:rPr>
                  <w:rFonts w:ascii="Times New Roman" w:hAnsi="Times New Roman" w:cs="Times New Roman"/>
                  <w:sz w:val="28"/>
                  <w:szCs w:val="28"/>
                  <w:lang w:val="en-US"/>
                </w:rPr>
                <w:delText>)</w:delText>
              </w:r>
            </w:del>
          </w:p>
        </w:tc>
      </w:tr>
      <w:tr w:rsidR="00A6235B" w:rsidRPr="00DB2085" w:rsidDel="0091212B" w14:paraId="79BEF1AE" w14:textId="5BB4EF48" w:rsidTr="0091212B">
        <w:trPr>
          <w:del w:id="142" w:author="Борис Гогинян" w:date="2020-05-30T16:28:00Z"/>
        </w:trPr>
        <w:tc>
          <w:tcPr>
            <w:tcW w:w="1707" w:type="dxa"/>
            <w:tcBorders>
              <w:top w:val="single" w:sz="4" w:space="0" w:color="auto"/>
              <w:left w:val="single" w:sz="4" w:space="0" w:color="auto"/>
              <w:bottom w:val="single" w:sz="4" w:space="0" w:color="auto"/>
              <w:right w:val="single" w:sz="4" w:space="0" w:color="auto"/>
            </w:tcBorders>
            <w:tcPrChange w:id="143" w:author="Борис Гогинян" w:date="2020-05-30T16:28:00Z">
              <w:tcPr>
                <w:tcW w:w="1384" w:type="dxa"/>
                <w:tcBorders>
                  <w:top w:val="single" w:sz="4" w:space="0" w:color="auto"/>
                  <w:left w:val="single" w:sz="4" w:space="0" w:color="auto"/>
                  <w:bottom w:val="single" w:sz="4" w:space="0" w:color="auto"/>
                  <w:right w:val="single" w:sz="4" w:space="0" w:color="auto"/>
                </w:tcBorders>
              </w:tcPr>
            </w:tcPrChange>
          </w:tcPr>
          <w:p w14:paraId="655AFA10" w14:textId="5D005B3D" w:rsidR="00A6235B" w:rsidRPr="00B12333" w:rsidDel="0091212B" w:rsidRDefault="00A6235B" w:rsidP="0091212B">
            <w:pPr>
              <w:spacing w:after="0"/>
              <w:contextualSpacing/>
              <w:jc w:val="center"/>
              <w:rPr>
                <w:del w:id="144" w:author="Борис Гогинян" w:date="2020-05-30T16:28:00Z"/>
                <w:rFonts w:ascii="Times New Roman" w:hAnsi="Times New Roman" w:cs="Times New Roman"/>
                <w:iCs/>
                <w:sz w:val="28"/>
                <w:szCs w:val="28"/>
                <w:lang w:val="en-US"/>
              </w:rPr>
              <w:pPrChange w:id="145" w:author="Борис Гогинян" w:date="2020-05-30T16:28:00Z">
                <w:pPr/>
              </w:pPrChange>
            </w:pPr>
            <w:del w:id="146" w:author="Борис Гогинян" w:date="2020-05-30T16:28:00Z">
              <w:r w:rsidRPr="00B12333" w:rsidDel="0091212B">
                <w:rPr>
                  <w:rFonts w:ascii="Times New Roman" w:hAnsi="Times New Roman" w:cs="Times New Roman"/>
                  <w:iCs/>
                  <w:sz w:val="28"/>
                  <w:szCs w:val="28"/>
                  <w:lang w:val="en-US"/>
                </w:rPr>
                <w:delText>PSNR</w:delText>
              </w:r>
            </w:del>
          </w:p>
        </w:tc>
        <w:tc>
          <w:tcPr>
            <w:tcW w:w="8487" w:type="dxa"/>
            <w:tcBorders>
              <w:top w:val="single" w:sz="4" w:space="0" w:color="auto"/>
              <w:left w:val="single" w:sz="4" w:space="0" w:color="auto"/>
              <w:bottom w:val="single" w:sz="4" w:space="0" w:color="auto"/>
              <w:right w:val="single" w:sz="4" w:space="0" w:color="auto"/>
            </w:tcBorders>
            <w:tcPrChange w:id="147" w:author="Борис Гогинян" w:date="2020-05-30T16:28:00Z">
              <w:tcPr>
                <w:tcW w:w="9036" w:type="dxa"/>
                <w:tcBorders>
                  <w:top w:val="single" w:sz="4" w:space="0" w:color="auto"/>
                  <w:left w:val="single" w:sz="4" w:space="0" w:color="auto"/>
                  <w:bottom w:val="single" w:sz="4" w:space="0" w:color="auto"/>
                  <w:right w:val="single" w:sz="4" w:space="0" w:color="auto"/>
                </w:tcBorders>
              </w:tcPr>
            </w:tcPrChange>
          </w:tcPr>
          <w:p w14:paraId="6E381D0A" w14:textId="6553D23A" w:rsidR="00A6235B" w:rsidRPr="00B12333" w:rsidDel="0091212B" w:rsidRDefault="00A6235B" w:rsidP="0091212B">
            <w:pPr>
              <w:spacing w:after="0"/>
              <w:contextualSpacing/>
              <w:jc w:val="center"/>
              <w:rPr>
                <w:del w:id="148" w:author="Борис Гогинян" w:date="2020-05-30T16:28:00Z"/>
                <w:rFonts w:ascii="Times New Roman" w:hAnsi="Times New Roman" w:cs="Times New Roman"/>
                <w:sz w:val="28"/>
                <w:szCs w:val="28"/>
                <w:lang w:val="en-US"/>
              </w:rPr>
              <w:pPrChange w:id="149" w:author="Борис Гогинян" w:date="2020-05-30T16:28:00Z">
                <w:pPr/>
              </w:pPrChange>
            </w:pPr>
            <w:del w:id="150" w:author="Борис Гогинян" w:date="2020-05-30T16:28:00Z">
              <w:r w:rsidRPr="00B12333" w:rsidDel="0091212B">
                <w:rPr>
                  <w:rFonts w:ascii="Times New Roman" w:hAnsi="Times New Roman" w:cs="Times New Roman"/>
                  <w:sz w:val="28"/>
                  <w:szCs w:val="28"/>
                  <w:lang w:val="en-US"/>
                </w:rPr>
                <w:delText>peak signal-to-noise ratio</w:delText>
              </w:r>
            </w:del>
          </w:p>
        </w:tc>
      </w:tr>
    </w:tbl>
    <w:p w14:paraId="2D4A9387" w14:textId="5FA85654" w:rsidR="00A6235B" w:rsidRPr="00B5325E" w:rsidDel="0091212B" w:rsidRDefault="00A6235B" w:rsidP="0091212B">
      <w:pPr>
        <w:spacing w:after="0"/>
        <w:contextualSpacing/>
        <w:jc w:val="center"/>
        <w:rPr>
          <w:del w:id="151" w:author="Борис Гогинян" w:date="2020-05-30T16:28:00Z"/>
          <w:rFonts w:ascii="Times New Roman" w:hAnsi="Times New Roman" w:cs="Times New Roman"/>
          <w:iCs/>
          <w:sz w:val="28"/>
          <w:szCs w:val="28"/>
          <w:lang w:val="en-US"/>
        </w:rPr>
        <w:pPrChange w:id="152" w:author="Борис Гогинян" w:date="2020-05-30T16:28:00Z">
          <w:pPr/>
        </w:pPrChange>
      </w:pPr>
      <w:del w:id="153" w:author="Борис Гогинян" w:date="2020-05-30T16:28:00Z">
        <w:r w:rsidRPr="00B5325E" w:rsidDel="0091212B">
          <w:rPr>
            <w:rFonts w:ascii="Times New Roman" w:hAnsi="Times New Roman" w:cs="Times New Roman"/>
            <w:iCs/>
            <w:sz w:val="28"/>
            <w:szCs w:val="28"/>
            <w:lang w:val="en-US"/>
          </w:rPr>
          <w:br w:type="page"/>
        </w:r>
      </w:del>
    </w:p>
    <w:p w14:paraId="210A6A80" w14:textId="476801CF" w:rsidR="00A6235B" w:rsidRPr="00B5325E" w:rsidDel="0091212B" w:rsidRDefault="00A6235B" w:rsidP="0091212B">
      <w:pPr>
        <w:spacing w:after="0"/>
        <w:ind w:firstLine="708"/>
        <w:contextualSpacing/>
        <w:jc w:val="center"/>
        <w:rPr>
          <w:del w:id="154" w:author="Борис Гогинян" w:date="2020-05-30T16:28:00Z"/>
          <w:rFonts w:ascii="Times New Roman" w:hAnsi="Times New Roman" w:cs="Times New Roman"/>
          <w:b/>
          <w:iCs/>
          <w:sz w:val="28"/>
          <w:szCs w:val="28"/>
        </w:rPr>
        <w:pPrChange w:id="155" w:author="Борис Гогинян" w:date="2020-05-30T16:28:00Z">
          <w:pPr>
            <w:spacing w:after="0"/>
            <w:ind w:firstLine="708"/>
            <w:contextualSpacing/>
            <w:jc w:val="center"/>
          </w:pPr>
        </w:pPrChange>
      </w:pPr>
      <w:del w:id="156" w:author="Борис Гогинян" w:date="2020-05-30T16:28:00Z">
        <w:r w:rsidRPr="00B5325E" w:rsidDel="0091212B">
          <w:rPr>
            <w:rFonts w:ascii="Times New Roman" w:hAnsi="Times New Roman" w:cs="Times New Roman"/>
            <w:b/>
            <w:iCs/>
            <w:sz w:val="28"/>
            <w:szCs w:val="28"/>
          </w:rPr>
          <w:delText>Введение</w:delText>
        </w:r>
      </w:del>
    </w:p>
    <w:p w14:paraId="27A47CC7" w14:textId="7C1A2BC7" w:rsidR="00A6235B" w:rsidRPr="00B5325E" w:rsidDel="0091212B" w:rsidRDefault="00A6235B" w:rsidP="0091212B">
      <w:pPr>
        <w:spacing w:after="0"/>
        <w:contextualSpacing/>
        <w:jc w:val="center"/>
        <w:rPr>
          <w:del w:id="157" w:author="Борис Гогинян" w:date="2020-05-30T16:28:00Z"/>
          <w:rFonts w:ascii="Times New Roman" w:hAnsi="Times New Roman" w:cs="Times New Roman"/>
          <w:iCs/>
          <w:sz w:val="28"/>
          <w:szCs w:val="28"/>
        </w:rPr>
        <w:pPrChange w:id="158" w:author="Борис Гогинян" w:date="2020-05-30T16:28:00Z">
          <w:pPr>
            <w:spacing w:after="0"/>
            <w:contextualSpacing/>
            <w:jc w:val="both"/>
          </w:pPr>
        </w:pPrChange>
      </w:pPr>
    </w:p>
    <w:p w14:paraId="549BF44E" w14:textId="1B68B946" w:rsidR="00994F44" w:rsidRPr="00AD4BD2" w:rsidDel="0091212B" w:rsidRDefault="00A6235B" w:rsidP="0091212B">
      <w:pPr>
        <w:spacing w:after="0"/>
        <w:ind w:firstLine="708"/>
        <w:contextualSpacing/>
        <w:jc w:val="center"/>
        <w:rPr>
          <w:del w:id="159" w:author="Борис Гогинян" w:date="2020-05-30T16:28:00Z"/>
          <w:rFonts w:ascii="Times New Roman" w:hAnsi="Times New Roman" w:cs="Times New Roman"/>
          <w:iCs/>
          <w:sz w:val="28"/>
          <w:szCs w:val="28"/>
        </w:rPr>
        <w:pPrChange w:id="160" w:author="Борис Гогинян" w:date="2020-05-30T16:28:00Z">
          <w:pPr>
            <w:spacing w:after="0"/>
            <w:ind w:firstLine="708"/>
            <w:contextualSpacing/>
          </w:pPr>
        </w:pPrChange>
      </w:pPr>
      <w:del w:id="161" w:author="Борис Гогинян" w:date="2020-05-30T16:28:00Z">
        <w:r w:rsidRPr="00F13D22" w:rsidDel="0091212B">
          <w:rPr>
            <w:rFonts w:ascii="Times New Roman" w:hAnsi="Times New Roman" w:cs="Times New Roman"/>
            <w:iCs/>
            <w:sz w:val="28"/>
            <w:szCs w:val="28"/>
          </w:rPr>
          <w:delText>На</w:delText>
        </w:r>
        <w:r w:rsidRPr="00AD4BD2" w:rsidDel="0091212B">
          <w:rPr>
            <w:rFonts w:ascii="Times New Roman" w:hAnsi="Times New Roman" w:cs="Times New Roman"/>
            <w:iCs/>
            <w:sz w:val="28"/>
            <w:szCs w:val="28"/>
          </w:rPr>
          <w:delText xml:space="preserve"> сегодняшний день существует много программ трехмерной визуализации, которые используют для реалистичного синтеза различные алгоритмы трассировки лучей. Эти программы применяются в кино- и телеиндустрии, дизайне, архитектуре и т.п. На сегодняшний день наибольшей популярностью пользуются платные пакеты, такие как </w:delText>
        </w:r>
        <w:r w:rsidRPr="00AD4BD2" w:rsidDel="0091212B">
          <w:rPr>
            <w:rFonts w:ascii="Times New Roman" w:hAnsi="Times New Roman" w:cs="Times New Roman"/>
            <w:iCs/>
            <w:sz w:val="28"/>
            <w:szCs w:val="28"/>
            <w:lang w:val="en-US"/>
          </w:rPr>
          <w:delText>Maxwell</w:delText>
        </w:r>
        <w:r w:rsidRPr="00AD4BD2" w:rsidDel="0091212B">
          <w:rPr>
            <w:rFonts w:ascii="Times New Roman" w:hAnsi="Times New Roman" w:cs="Times New Roman"/>
            <w:iCs/>
            <w:sz w:val="28"/>
            <w:szCs w:val="28"/>
          </w:rPr>
          <w:delText xml:space="preserve"> </w:delText>
        </w:r>
        <w:r w:rsidRPr="00AD4BD2" w:rsidDel="0091212B">
          <w:rPr>
            <w:rFonts w:ascii="Times New Roman" w:hAnsi="Times New Roman" w:cs="Times New Roman"/>
            <w:iCs/>
            <w:sz w:val="28"/>
            <w:szCs w:val="28"/>
            <w:lang w:val="en-US"/>
          </w:rPr>
          <w:delText>Render</w:delText>
        </w:r>
        <w:r w:rsidRPr="00AD4BD2" w:rsidDel="0091212B">
          <w:rPr>
            <w:rFonts w:ascii="Times New Roman" w:hAnsi="Times New Roman" w:cs="Times New Roman"/>
            <w:iCs/>
            <w:sz w:val="28"/>
            <w:szCs w:val="28"/>
          </w:rPr>
          <w:delText xml:space="preserve">, Lumion, Solidworks Visualize, Marmoset Toolbag, </w:delText>
        </w:r>
        <w:r w:rsidRPr="00AD4BD2" w:rsidDel="0091212B">
          <w:rPr>
            <w:rFonts w:ascii="Times New Roman" w:hAnsi="Times New Roman" w:cs="Times New Roman"/>
            <w:iCs/>
            <w:sz w:val="28"/>
            <w:szCs w:val="28"/>
            <w:lang w:val="en-US"/>
          </w:rPr>
          <w:delText>Corona</w:delText>
        </w:r>
        <w:r w:rsidRPr="00AD4BD2" w:rsidDel="0091212B">
          <w:rPr>
            <w:rFonts w:ascii="Times New Roman" w:hAnsi="Times New Roman" w:cs="Times New Roman"/>
            <w:iCs/>
            <w:sz w:val="28"/>
            <w:szCs w:val="28"/>
          </w:rPr>
          <w:delText xml:space="preserve"> </w:delText>
        </w:r>
        <w:r w:rsidRPr="00AD4BD2" w:rsidDel="0091212B">
          <w:rPr>
            <w:rFonts w:ascii="Times New Roman" w:hAnsi="Times New Roman" w:cs="Times New Roman"/>
            <w:iCs/>
            <w:sz w:val="28"/>
            <w:szCs w:val="28"/>
            <w:lang w:val="en-US"/>
          </w:rPr>
          <w:delText>Render</w:delText>
        </w:r>
        <w:r w:rsidRPr="00AD4BD2" w:rsidDel="0091212B">
          <w:rPr>
            <w:rFonts w:ascii="Times New Roman" w:hAnsi="Times New Roman" w:cs="Times New Roman"/>
            <w:iCs/>
            <w:sz w:val="28"/>
            <w:szCs w:val="28"/>
          </w:rPr>
          <w:delText xml:space="preserve">, Iray, V-Ray, </w:delText>
        </w:r>
        <w:r w:rsidRPr="00AD4BD2" w:rsidDel="0091212B">
          <w:rPr>
            <w:rFonts w:ascii="Times New Roman" w:hAnsi="Times New Roman" w:cs="Times New Roman"/>
            <w:iCs/>
            <w:sz w:val="28"/>
            <w:szCs w:val="28"/>
            <w:lang w:val="en-US"/>
          </w:rPr>
          <w:delText>Indigo</w:delText>
        </w:r>
        <w:r w:rsidRPr="00AD4BD2" w:rsidDel="0091212B">
          <w:rPr>
            <w:rFonts w:ascii="Times New Roman" w:hAnsi="Times New Roman" w:cs="Times New Roman"/>
            <w:iCs/>
            <w:sz w:val="28"/>
            <w:szCs w:val="28"/>
          </w:rPr>
          <w:delText xml:space="preserve"> </w:delText>
        </w:r>
        <w:r w:rsidRPr="00AD4BD2" w:rsidDel="0091212B">
          <w:rPr>
            <w:rFonts w:ascii="Times New Roman" w:hAnsi="Times New Roman" w:cs="Times New Roman"/>
            <w:iCs/>
            <w:sz w:val="28"/>
            <w:szCs w:val="28"/>
            <w:lang w:val="en-US"/>
          </w:rPr>
          <w:delText>Render</w:delText>
        </w:r>
        <w:r w:rsidRPr="00AD4BD2" w:rsidDel="0091212B">
          <w:rPr>
            <w:rFonts w:ascii="Times New Roman" w:hAnsi="Times New Roman" w:cs="Times New Roman"/>
            <w:iCs/>
            <w:sz w:val="28"/>
            <w:szCs w:val="28"/>
          </w:rPr>
          <w:delText>. 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 такие существуют, но тогда встает вопрос о качестве их работы. Помимо цены, важными остаются такие характеристики, как время рендеринга 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позиций требуемой вычислительной мощности процессоров актуально рассмотреть и реализацию многопоточности у этих алгоритмов.</w:delText>
        </w:r>
        <w:r w:rsidR="00994F44" w:rsidRPr="00F13D22" w:rsidDel="0091212B">
          <w:rPr>
            <w:rFonts w:ascii="Times New Roman" w:hAnsi="Times New Roman" w:cs="Times New Roman"/>
            <w:iCs/>
            <w:sz w:val="28"/>
            <w:szCs w:val="28"/>
          </w:rPr>
          <w:delText xml:space="preserve"> </w:delText>
        </w:r>
      </w:del>
    </w:p>
    <w:p w14:paraId="6D383299" w14:textId="0950B412" w:rsidR="00A6235B" w:rsidRPr="00AD4BD2" w:rsidDel="0091212B" w:rsidRDefault="00994F44" w:rsidP="0091212B">
      <w:pPr>
        <w:spacing w:after="0"/>
        <w:ind w:firstLine="708"/>
        <w:contextualSpacing/>
        <w:jc w:val="center"/>
        <w:rPr>
          <w:del w:id="162" w:author="Борис Гогинян" w:date="2020-05-30T16:28:00Z"/>
          <w:rFonts w:ascii="Times New Roman" w:hAnsi="Times New Roman" w:cs="Times New Roman"/>
          <w:iCs/>
          <w:sz w:val="28"/>
          <w:szCs w:val="28"/>
        </w:rPr>
        <w:pPrChange w:id="163" w:author="Борис Гогинян" w:date="2020-05-30T16:28:00Z">
          <w:pPr>
            <w:spacing w:after="0"/>
            <w:ind w:firstLine="708"/>
            <w:contextualSpacing/>
          </w:pPr>
        </w:pPrChange>
      </w:pPr>
      <w:del w:id="164" w:author="Борис Гогинян" w:date="2020-05-30T16:28:00Z">
        <w:r w:rsidRPr="00AD4BD2" w:rsidDel="0091212B">
          <w:rPr>
            <w:rFonts w:ascii="Times New Roman" w:hAnsi="Times New Roman" w:cs="Times New Roman"/>
            <w:iCs/>
            <w:sz w:val="28"/>
            <w:szCs w:val="28"/>
          </w:rPr>
          <w:delText>Таким образом</w:delText>
        </w:r>
        <w:r w:rsidR="009D4DDA" w:rsidRPr="009D4DDA" w:rsidDel="0091212B">
          <w:rPr>
            <w:rFonts w:ascii="Times New Roman" w:hAnsi="Times New Roman" w:cs="Times New Roman"/>
            <w:iCs/>
            <w:sz w:val="28"/>
            <w:szCs w:val="28"/>
          </w:rPr>
          <w:delText>,</w:delText>
        </w:r>
        <w:r w:rsidRPr="00AD4BD2" w:rsidDel="0091212B">
          <w:rPr>
            <w:rFonts w:ascii="Times New Roman" w:hAnsi="Times New Roman" w:cs="Times New Roman"/>
            <w:iCs/>
            <w:sz w:val="28"/>
            <w:szCs w:val="28"/>
          </w:rPr>
          <w:delText xml:space="preserve"> </w:delText>
        </w:r>
        <w:r w:rsidRPr="00B5325E" w:rsidDel="0091212B">
          <w:rPr>
            <w:rFonts w:ascii="Times New Roman" w:hAnsi="Times New Roman" w:cs="Times New Roman"/>
            <w:b/>
            <w:iCs/>
            <w:sz w:val="28"/>
            <w:szCs w:val="28"/>
          </w:rPr>
          <w:delText>актуальность</w:delText>
        </w:r>
        <w:r w:rsidRPr="00AD4BD2" w:rsidDel="0091212B">
          <w:rPr>
            <w:rFonts w:ascii="Times New Roman" w:hAnsi="Times New Roman" w:cs="Times New Roman"/>
            <w:iCs/>
            <w:sz w:val="28"/>
            <w:szCs w:val="28"/>
          </w:rPr>
          <w:delText xml:space="preserve"> </w:delText>
        </w:r>
        <w:r w:rsidR="00465EFF" w:rsidRPr="00AD4BD2" w:rsidDel="0091212B">
          <w:rPr>
            <w:rFonts w:ascii="Times New Roman" w:hAnsi="Times New Roman" w:cs="Times New Roman"/>
            <w:iCs/>
            <w:sz w:val="28"/>
            <w:szCs w:val="28"/>
          </w:rPr>
          <w:delText>заключается</w:delText>
        </w:r>
        <w:r w:rsidRPr="00AD4BD2" w:rsidDel="0091212B">
          <w:rPr>
            <w:rFonts w:ascii="Times New Roman" w:hAnsi="Times New Roman" w:cs="Times New Roman"/>
            <w:iCs/>
            <w:sz w:val="28"/>
            <w:szCs w:val="28"/>
          </w:rPr>
          <w:delText xml:space="preserve"> в том, что в данной работе сравниваются эти характеристики у некоторых популярных бесплатных рендеров</w:delText>
        </w:r>
        <w:r w:rsidR="00465EFF" w:rsidRPr="00AD4BD2" w:rsidDel="0091212B">
          <w:rPr>
            <w:rFonts w:ascii="Times New Roman" w:hAnsi="Times New Roman" w:cs="Times New Roman"/>
            <w:iCs/>
            <w:sz w:val="28"/>
            <w:szCs w:val="28"/>
          </w:rPr>
          <w:delText xml:space="preserve"> и исследуется их оптимальная применимость к визуализации различных световых явлений</w:delText>
        </w:r>
        <w:r w:rsidRPr="00AD4BD2" w:rsidDel="0091212B">
          <w:rPr>
            <w:rFonts w:ascii="Times New Roman" w:hAnsi="Times New Roman" w:cs="Times New Roman"/>
            <w:iCs/>
            <w:sz w:val="28"/>
            <w:szCs w:val="28"/>
          </w:rPr>
          <w:delText>.</w:delText>
        </w:r>
      </w:del>
    </w:p>
    <w:p w14:paraId="13159642" w14:textId="7818C930" w:rsidR="00994F44" w:rsidRPr="00AD4BD2" w:rsidDel="0091212B" w:rsidRDefault="00994F44" w:rsidP="0091212B">
      <w:pPr>
        <w:spacing w:after="0"/>
        <w:ind w:firstLine="708"/>
        <w:contextualSpacing/>
        <w:jc w:val="center"/>
        <w:rPr>
          <w:del w:id="165" w:author="Борис Гогинян" w:date="2020-05-30T16:28:00Z"/>
          <w:rFonts w:ascii="Times New Roman" w:hAnsi="Times New Roman" w:cs="Times New Roman"/>
          <w:iCs/>
          <w:sz w:val="28"/>
          <w:szCs w:val="28"/>
        </w:rPr>
        <w:pPrChange w:id="166" w:author="Борис Гогинян" w:date="2020-05-30T16:28:00Z">
          <w:pPr>
            <w:spacing w:after="0"/>
            <w:ind w:firstLine="708"/>
            <w:contextualSpacing/>
          </w:pPr>
        </w:pPrChange>
      </w:pPr>
    </w:p>
    <w:p w14:paraId="73D87299" w14:textId="7A4F1AAE" w:rsidR="00994F44" w:rsidRPr="00AD4BD2" w:rsidDel="0091212B" w:rsidRDefault="00994F44" w:rsidP="0091212B">
      <w:pPr>
        <w:spacing w:after="0"/>
        <w:contextualSpacing/>
        <w:jc w:val="center"/>
        <w:rPr>
          <w:del w:id="167" w:author="Борис Гогинян" w:date="2020-05-30T16:28:00Z"/>
          <w:rFonts w:ascii="Times New Roman" w:hAnsi="Times New Roman" w:cs="Times New Roman"/>
          <w:iCs/>
          <w:sz w:val="28"/>
          <w:szCs w:val="28"/>
        </w:rPr>
        <w:pPrChange w:id="168" w:author="Борис Гогинян" w:date="2020-05-30T16:28:00Z">
          <w:pPr>
            <w:spacing w:after="0"/>
            <w:contextualSpacing/>
            <w:jc w:val="both"/>
          </w:pPr>
        </w:pPrChange>
      </w:pPr>
      <w:del w:id="169" w:author="Борис Гогинян" w:date="2020-05-30T16:28:00Z">
        <w:r w:rsidRPr="00B5325E" w:rsidDel="0091212B">
          <w:rPr>
            <w:rFonts w:ascii="Times New Roman" w:hAnsi="Times New Roman" w:cs="Times New Roman"/>
            <w:b/>
            <w:iCs/>
            <w:sz w:val="28"/>
            <w:szCs w:val="28"/>
          </w:rPr>
          <w:delText>Объектом исследования</w:delText>
        </w:r>
        <w:r w:rsidRPr="00AD4BD2" w:rsidDel="0091212B">
          <w:rPr>
            <w:rFonts w:ascii="Times New Roman" w:hAnsi="Times New Roman" w:cs="Times New Roman"/>
            <w:iCs/>
            <w:sz w:val="28"/>
            <w:szCs w:val="28"/>
          </w:rPr>
          <w:delText xml:space="preserve"> в данной работе являются программные средства компьютерной графики, а </w:delText>
        </w:r>
        <w:r w:rsidRPr="00B5325E" w:rsidDel="0091212B">
          <w:rPr>
            <w:rFonts w:ascii="Times New Roman" w:hAnsi="Times New Roman" w:cs="Times New Roman"/>
            <w:b/>
            <w:iCs/>
            <w:sz w:val="28"/>
            <w:szCs w:val="28"/>
          </w:rPr>
          <w:delText>предметом</w:delText>
        </w:r>
        <w:r w:rsidRPr="00AD4BD2" w:rsidDel="0091212B">
          <w:rPr>
            <w:rFonts w:ascii="Times New Roman" w:hAnsi="Times New Roman" w:cs="Times New Roman"/>
            <w:iCs/>
            <w:sz w:val="28"/>
            <w:szCs w:val="28"/>
          </w:rPr>
          <w:delText xml:space="preserve"> – алгоритмы трассировки лучей и их реализация.</w:delText>
        </w:r>
      </w:del>
    </w:p>
    <w:p w14:paraId="541C9DA1" w14:textId="47BF6C3D" w:rsidR="00A6235B" w:rsidRPr="00B5325E" w:rsidDel="0091212B" w:rsidRDefault="00A6235B" w:rsidP="0091212B">
      <w:pPr>
        <w:spacing w:after="0"/>
        <w:contextualSpacing/>
        <w:jc w:val="center"/>
        <w:rPr>
          <w:del w:id="170" w:author="Борис Гогинян" w:date="2020-05-30T16:28:00Z"/>
          <w:rFonts w:ascii="Times New Roman" w:hAnsi="Times New Roman" w:cs="Times New Roman"/>
          <w:iCs/>
          <w:sz w:val="28"/>
          <w:szCs w:val="28"/>
        </w:rPr>
        <w:pPrChange w:id="171" w:author="Борис Гогинян" w:date="2020-05-30T16:28:00Z">
          <w:pPr>
            <w:spacing w:after="0"/>
            <w:contextualSpacing/>
            <w:jc w:val="both"/>
          </w:pPr>
        </w:pPrChange>
      </w:pPr>
    </w:p>
    <w:p w14:paraId="6C9CA8AC" w14:textId="64CF8488" w:rsidR="00994F44" w:rsidRPr="00AD4BD2" w:rsidDel="0091212B" w:rsidRDefault="00A6235B" w:rsidP="0091212B">
      <w:pPr>
        <w:spacing w:after="0"/>
        <w:contextualSpacing/>
        <w:jc w:val="center"/>
        <w:rPr>
          <w:del w:id="172" w:author="Борис Гогинян" w:date="2020-05-30T16:28:00Z"/>
          <w:rFonts w:ascii="Times New Roman" w:hAnsi="Times New Roman" w:cs="Times New Roman"/>
          <w:iCs/>
          <w:sz w:val="28"/>
          <w:szCs w:val="28"/>
        </w:rPr>
        <w:pPrChange w:id="173" w:author="Борис Гогинян" w:date="2020-05-30T16:28:00Z">
          <w:pPr>
            <w:spacing w:after="0"/>
            <w:contextualSpacing/>
          </w:pPr>
        </w:pPrChange>
      </w:pPr>
      <w:del w:id="174" w:author="Борис Гогинян" w:date="2020-05-30T16:28:00Z">
        <w:r w:rsidRPr="00B5325E" w:rsidDel="0091212B">
          <w:rPr>
            <w:rFonts w:ascii="Times New Roman" w:hAnsi="Times New Roman" w:cs="Times New Roman"/>
            <w:b/>
            <w:iCs/>
            <w:sz w:val="28"/>
            <w:szCs w:val="28"/>
          </w:rPr>
          <w:delText>Цель исследования:</w:delText>
        </w:r>
        <w:r w:rsidRPr="00F13D22" w:rsidDel="0091212B">
          <w:rPr>
            <w:rFonts w:ascii="Times New Roman" w:hAnsi="Times New Roman" w:cs="Times New Roman"/>
            <w:iCs/>
            <w:sz w:val="28"/>
            <w:szCs w:val="28"/>
          </w:rPr>
          <w:delText xml:space="preserve"> </w:delText>
        </w:r>
        <w:r w:rsidR="006C450B" w:rsidRPr="006C450B" w:rsidDel="0091212B">
          <w:rPr>
            <w:rFonts w:ascii="Times New Roman" w:hAnsi="Times New Roman" w:cs="Times New Roman"/>
            <w:iCs/>
            <w:sz w:val="28"/>
            <w:szCs w:val="28"/>
          </w:rPr>
          <w:delText>сравнить алгоритмы трассировки лучей, реализованные в различных бесплатных программах для трехмерной визуализации.</w:delText>
        </w:r>
      </w:del>
    </w:p>
    <w:p w14:paraId="4617F03E" w14:textId="3D6FA87F" w:rsidR="00A6235B" w:rsidRPr="00B5325E" w:rsidDel="0091212B" w:rsidRDefault="00A6235B" w:rsidP="0091212B">
      <w:pPr>
        <w:spacing w:after="0"/>
        <w:contextualSpacing/>
        <w:jc w:val="center"/>
        <w:rPr>
          <w:del w:id="175" w:author="Борис Гогинян" w:date="2020-05-30T16:28:00Z"/>
          <w:rFonts w:ascii="Times New Roman" w:hAnsi="Times New Roman" w:cs="Times New Roman"/>
          <w:b/>
          <w:iCs/>
          <w:sz w:val="28"/>
          <w:szCs w:val="28"/>
        </w:rPr>
        <w:pPrChange w:id="176" w:author="Борис Гогинян" w:date="2020-05-30T16:28:00Z">
          <w:pPr>
            <w:spacing w:after="0"/>
            <w:contextualSpacing/>
            <w:jc w:val="both"/>
          </w:pPr>
        </w:pPrChange>
      </w:pPr>
      <w:del w:id="177" w:author="Борис Гогинян" w:date="2020-05-30T16:28:00Z">
        <w:r w:rsidRPr="00B5325E" w:rsidDel="0091212B">
          <w:rPr>
            <w:rFonts w:ascii="Times New Roman" w:hAnsi="Times New Roman" w:cs="Times New Roman"/>
            <w:b/>
            <w:iCs/>
            <w:sz w:val="28"/>
            <w:szCs w:val="28"/>
          </w:rPr>
          <w:delText>Задачи:</w:delText>
        </w:r>
      </w:del>
    </w:p>
    <w:p w14:paraId="0B3FEB38" w14:textId="35AC0450" w:rsidR="006C450B" w:rsidDel="0091212B" w:rsidRDefault="006C450B" w:rsidP="0091212B">
      <w:pPr>
        <w:pStyle w:val="a5"/>
        <w:numPr>
          <w:ilvl w:val="0"/>
          <w:numId w:val="55"/>
        </w:numPr>
        <w:spacing w:after="0"/>
        <w:jc w:val="center"/>
        <w:rPr>
          <w:del w:id="178" w:author="Борис Гогинян" w:date="2020-05-30T16:28:00Z"/>
          <w:rFonts w:ascii="Times New Roman" w:hAnsi="Times New Roman" w:cs="Times New Roman"/>
          <w:iCs/>
          <w:sz w:val="28"/>
          <w:szCs w:val="28"/>
        </w:rPr>
        <w:pPrChange w:id="179" w:author="Борис Гогинян" w:date="2020-05-30T16:28:00Z">
          <w:pPr>
            <w:pStyle w:val="a5"/>
            <w:numPr>
              <w:numId w:val="55"/>
            </w:numPr>
            <w:spacing w:after="0"/>
            <w:ind w:left="1068" w:hanging="360"/>
            <w:jc w:val="both"/>
          </w:pPr>
        </w:pPrChange>
      </w:pPr>
      <w:del w:id="180" w:author="Борис Гогинян" w:date="2020-05-30T16:28:00Z">
        <w:r w:rsidRPr="00B5325E" w:rsidDel="0091212B">
          <w:rPr>
            <w:rFonts w:ascii="Times New Roman" w:hAnsi="Times New Roman" w:cs="Times New Roman"/>
            <w:iCs/>
            <w:sz w:val="28"/>
            <w:szCs w:val="28"/>
          </w:rPr>
          <w:delText>построить трехмерные сцены;</w:delText>
        </w:r>
      </w:del>
    </w:p>
    <w:p w14:paraId="1E02209A" w14:textId="3E533BC0" w:rsidR="006C450B" w:rsidRPr="00AD4BD2" w:rsidDel="0091212B" w:rsidRDefault="006C450B" w:rsidP="0091212B">
      <w:pPr>
        <w:pStyle w:val="a5"/>
        <w:numPr>
          <w:ilvl w:val="0"/>
          <w:numId w:val="55"/>
        </w:numPr>
        <w:spacing w:after="0"/>
        <w:jc w:val="center"/>
        <w:rPr>
          <w:del w:id="181" w:author="Борис Гогинян" w:date="2020-05-30T16:28:00Z"/>
          <w:rFonts w:ascii="Times New Roman" w:hAnsi="Times New Roman" w:cs="Times New Roman"/>
          <w:iCs/>
          <w:sz w:val="28"/>
          <w:szCs w:val="28"/>
        </w:rPr>
        <w:pPrChange w:id="182" w:author="Борис Гогинян" w:date="2020-05-30T16:28:00Z">
          <w:pPr>
            <w:pStyle w:val="a5"/>
            <w:numPr>
              <w:numId w:val="55"/>
            </w:numPr>
            <w:spacing w:after="0"/>
            <w:ind w:left="1068" w:hanging="360"/>
            <w:jc w:val="both"/>
          </w:pPr>
        </w:pPrChange>
      </w:pPr>
      <w:del w:id="183" w:author="Борис Гогинян" w:date="2020-05-30T16:28:00Z">
        <w:r w:rsidRPr="00B5325E" w:rsidDel="0091212B">
          <w:rPr>
            <w:rFonts w:ascii="Times New Roman" w:hAnsi="Times New Roman" w:cs="Times New Roman"/>
            <w:iCs/>
            <w:sz w:val="28"/>
            <w:szCs w:val="28"/>
          </w:rPr>
          <w:delText>настроить идентичные параметры для каждой сцены;</w:delText>
        </w:r>
      </w:del>
    </w:p>
    <w:p w14:paraId="162870CE" w14:textId="00D02400" w:rsidR="006C450B" w:rsidRPr="00AD4BD2" w:rsidDel="0091212B" w:rsidRDefault="006C450B" w:rsidP="0091212B">
      <w:pPr>
        <w:pStyle w:val="a5"/>
        <w:numPr>
          <w:ilvl w:val="0"/>
          <w:numId w:val="55"/>
        </w:numPr>
        <w:spacing w:after="0"/>
        <w:jc w:val="center"/>
        <w:rPr>
          <w:del w:id="184" w:author="Борис Гогинян" w:date="2020-05-30T16:28:00Z"/>
          <w:rFonts w:ascii="Times New Roman" w:hAnsi="Times New Roman" w:cs="Times New Roman"/>
          <w:iCs/>
          <w:sz w:val="28"/>
          <w:szCs w:val="28"/>
        </w:rPr>
        <w:pPrChange w:id="185" w:author="Борис Гогинян" w:date="2020-05-30T16:28:00Z">
          <w:pPr>
            <w:pStyle w:val="a5"/>
            <w:numPr>
              <w:numId w:val="55"/>
            </w:numPr>
            <w:spacing w:after="0"/>
            <w:ind w:left="1068" w:hanging="360"/>
            <w:jc w:val="both"/>
          </w:pPr>
        </w:pPrChange>
      </w:pPr>
      <w:del w:id="186" w:author="Борис Гогинян" w:date="2020-05-30T16:28:00Z">
        <w:r w:rsidRPr="00B5325E" w:rsidDel="0091212B">
          <w:rPr>
            <w:rFonts w:ascii="Times New Roman" w:hAnsi="Times New Roman" w:cs="Times New Roman"/>
            <w:iCs/>
            <w:sz w:val="28"/>
            <w:szCs w:val="28"/>
          </w:rPr>
          <w:delText>получить эталонное изображение, с которым будет проводится сравнение;</w:delText>
        </w:r>
      </w:del>
    </w:p>
    <w:p w14:paraId="498B120B" w14:textId="79CA5673" w:rsidR="006C450B" w:rsidRPr="00AD4BD2" w:rsidDel="0091212B" w:rsidRDefault="006C450B" w:rsidP="0091212B">
      <w:pPr>
        <w:pStyle w:val="a5"/>
        <w:numPr>
          <w:ilvl w:val="0"/>
          <w:numId w:val="55"/>
        </w:numPr>
        <w:spacing w:after="0"/>
        <w:jc w:val="center"/>
        <w:rPr>
          <w:del w:id="187" w:author="Борис Гогинян" w:date="2020-05-30T16:28:00Z"/>
          <w:rFonts w:ascii="Times New Roman" w:hAnsi="Times New Roman" w:cs="Times New Roman"/>
          <w:iCs/>
          <w:sz w:val="28"/>
          <w:szCs w:val="28"/>
        </w:rPr>
        <w:pPrChange w:id="188" w:author="Борис Гогинян" w:date="2020-05-30T16:28:00Z">
          <w:pPr>
            <w:pStyle w:val="a5"/>
            <w:numPr>
              <w:numId w:val="55"/>
            </w:numPr>
            <w:ind w:left="1068" w:hanging="360"/>
          </w:pPr>
        </w:pPrChange>
      </w:pPr>
      <w:del w:id="189" w:author="Борис Гогинян" w:date="2020-05-30T16:28:00Z">
        <w:r w:rsidRPr="00B5325E" w:rsidDel="0091212B">
          <w:rPr>
            <w:rFonts w:ascii="Times New Roman" w:hAnsi="Times New Roman" w:cs="Times New Roman"/>
            <w:iCs/>
            <w:sz w:val="28"/>
            <w:szCs w:val="28"/>
          </w:rPr>
          <w:delText>запустить рендер с ограничением по времени и/или потокам;</w:delText>
        </w:r>
      </w:del>
    </w:p>
    <w:p w14:paraId="2BA71E57" w14:textId="1C14F1E6" w:rsidR="00A6235B" w:rsidRPr="00B5325E" w:rsidDel="0091212B" w:rsidRDefault="006C450B" w:rsidP="0091212B">
      <w:pPr>
        <w:pStyle w:val="a5"/>
        <w:numPr>
          <w:ilvl w:val="0"/>
          <w:numId w:val="55"/>
        </w:numPr>
        <w:spacing w:after="0"/>
        <w:jc w:val="center"/>
        <w:rPr>
          <w:del w:id="190" w:author="Борис Гогинян" w:date="2020-05-30T16:28:00Z"/>
        </w:rPr>
        <w:pPrChange w:id="191" w:author="Борис Гогинян" w:date="2020-05-30T16:28:00Z">
          <w:pPr>
            <w:pStyle w:val="a5"/>
            <w:numPr>
              <w:numId w:val="55"/>
            </w:numPr>
            <w:ind w:left="1068" w:hanging="360"/>
          </w:pPr>
        </w:pPrChange>
      </w:pPr>
      <w:del w:id="192" w:author="Борис Гогинян" w:date="2020-05-30T16:28:00Z">
        <w:r w:rsidRPr="00B5325E" w:rsidDel="0091212B">
          <w:rPr>
            <w:rFonts w:ascii="Times New Roman" w:hAnsi="Times New Roman" w:cs="Times New Roman"/>
            <w:iCs/>
            <w:sz w:val="28"/>
            <w:szCs w:val="28"/>
          </w:rPr>
          <w:delText>построить графики скорости и качества с помощью метрики PSNR.</w:delText>
        </w:r>
      </w:del>
    </w:p>
    <w:p w14:paraId="510D54B2" w14:textId="6A90D5A0" w:rsidR="00A6235B" w:rsidRPr="00B12333" w:rsidDel="0091212B" w:rsidRDefault="00A6235B" w:rsidP="0091212B">
      <w:pPr>
        <w:spacing w:after="0" w:line="360" w:lineRule="auto"/>
        <w:contextualSpacing/>
        <w:jc w:val="center"/>
        <w:rPr>
          <w:del w:id="193" w:author="Борис Гогинян" w:date="2020-05-30T16:28:00Z"/>
          <w:rFonts w:ascii="Times New Roman" w:hAnsi="Times New Roman" w:cs="Times New Roman"/>
          <w:b/>
          <w:i/>
          <w:sz w:val="28"/>
          <w:szCs w:val="28"/>
        </w:rPr>
        <w:pPrChange w:id="194" w:author="Борис Гогинян" w:date="2020-05-30T16:28:00Z">
          <w:pPr>
            <w:spacing w:after="0" w:line="360" w:lineRule="auto"/>
            <w:contextualSpacing/>
            <w:jc w:val="both"/>
          </w:pPr>
        </w:pPrChange>
      </w:pPr>
    </w:p>
    <w:p w14:paraId="0776FFB8" w14:textId="5160497E" w:rsidR="00A6235B" w:rsidRPr="00B5325E" w:rsidDel="0091212B" w:rsidRDefault="00A6235B" w:rsidP="0091212B">
      <w:pPr>
        <w:spacing w:after="0" w:line="480" w:lineRule="auto"/>
        <w:contextualSpacing/>
        <w:jc w:val="center"/>
        <w:rPr>
          <w:del w:id="195" w:author="Борис Гогинян" w:date="2020-05-30T16:28:00Z"/>
          <w:rFonts w:ascii="Times New Roman" w:hAnsi="Times New Roman" w:cs="Times New Roman"/>
          <w:i/>
          <w:sz w:val="28"/>
          <w:szCs w:val="28"/>
          <w:shd w:val="clear" w:color="auto" w:fill="FFFFFF"/>
        </w:rPr>
        <w:pPrChange w:id="196" w:author="Борис Гогинян" w:date="2020-05-30T16:28:00Z">
          <w:pPr>
            <w:spacing w:after="0" w:line="480" w:lineRule="auto"/>
            <w:contextualSpacing/>
            <w:jc w:val="both"/>
          </w:pPr>
        </w:pPrChange>
      </w:pPr>
    </w:p>
    <w:p w14:paraId="4BB631CB" w14:textId="201ED3DA" w:rsidR="00A6235B" w:rsidRPr="00AD4BD2" w:rsidDel="0091212B" w:rsidRDefault="00A6235B" w:rsidP="0091212B">
      <w:pPr>
        <w:spacing w:after="0"/>
        <w:contextualSpacing/>
        <w:jc w:val="center"/>
        <w:rPr>
          <w:del w:id="197" w:author="Борис Гогинян" w:date="2020-05-30T16:28:00Z"/>
          <w:rFonts w:ascii="Times New Roman" w:hAnsi="Times New Roman" w:cs="Times New Roman"/>
          <w:sz w:val="28"/>
          <w:szCs w:val="28"/>
        </w:rPr>
        <w:pPrChange w:id="198" w:author="Борис Гогинян" w:date="2020-05-30T16:28:00Z">
          <w:pPr/>
        </w:pPrChange>
      </w:pPr>
      <w:del w:id="199" w:author="Борис Гогинян" w:date="2020-05-30T16:28:00Z">
        <w:r w:rsidRPr="00F13D22" w:rsidDel="0091212B">
          <w:rPr>
            <w:rFonts w:ascii="Times New Roman" w:hAnsi="Times New Roman" w:cs="Times New Roman"/>
            <w:sz w:val="28"/>
            <w:szCs w:val="28"/>
          </w:rPr>
          <w:br w:type="page"/>
        </w:r>
      </w:del>
    </w:p>
    <w:p w14:paraId="27A118CE" w14:textId="76EFB346" w:rsidR="00A6235B" w:rsidRPr="00F13D22" w:rsidDel="0091212B" w:rsidRDefault="00A6235B" w:rsidP="0091212B">
      <w:pPr>
        <w:spacing w:after="0" w:line="360" w:lineRule="auto"/>
        <w:contextualSpacing/>
        <w:jc w:val="center"/>
        <w:rPr>
          <w:del w:id="200" w:author="Борис Гогинян" w:date="2020-05-30T16:28:00Z"/>
          <w:rFonts w:ascii="Times New Roman" w:hAnsi="Times New Roman" w:cs="Times New Roman"/>
          <w:b/>
          <w:sz w:val="28"/>
          <w:szCs w:val="28"/>
        </w:rPr>
        <w:pPrChange w:id="201" w:author="Борис Гогинян" w:date="2020-05-30T16:28:00Z">
          <w:pPr>
            <w:spacing w:after="0" w:line="360" w:lineRule="auto"/>
            <w:contextualSpacing/>
          </w:pPr>
        </w:pPrChange>
      </w:pPr>
      <w:del w:id="202" w:author="Борис Гогинян" w:date="2020-05-30T16:28:00Z">
        <w:r w:rsidRPr="00B5325E" w:rsidDel="0091212B">
          <w:rPr>
            <w:rFonts w:ascii="Times New Roman" w:hAnsi="Times New Roman" w:cs="Times New Roman"/>
            <w:b/>
            <w:sz w:val="28"/>
            <w:szCs w:val="28"/>
          </w:rPr>
          <w:delText xml:space="preserve">Глава </w:delText>
        </w:r>
        <w:r w:rsidR="00B06873" w:rsidRPr="00B5325E" w:rsidDel="0091212B">
          <w:rPr>
            <w:rFonts w:ascii="Times New Roman" w:hAnsi="Times New Roman" w:cs="Times New Roman"/>
            <w:b/>
            <w:sz w:val="28"/>
            <w:szCs w:val="28"/>
          </w:rPr>
          <w:delText>1.</w:delText>
        </w:r>
        <w:r w:rsidRPr="00B5325E" w:rsidDel="0091212B">
          <w:rPr>
            <w:rFonts w:ascii="Times New Roman" w:hAnsi="Times New Roman" w:cs="Times New Roman"/>
            <w:b/>
            <w:sz w:val="28"/>
            <w:szCs w:val="28"/>
          </w:rPr>
          <w:delText xml:space="preserve">1. </w:delText>
        </w:r>
        <w:r w:rsidRPr="00B5325E" w:rsidDel="0091212B">
          <w:rPr>
            <w:rFonts w:ascii="Times New Roman" w:hAnsi="Times New Roman" w:cs="Times New Roman"/>
            <w:b/>
            <w:iCs/>
            <w:sz w:val="28"/>
            <w:szCs w:val="28"/>
          </w:rPr>
          <w:delText>Физические модели и законы</w:delText>
        </w:r>
        <w:r w:rsidRPr="00B5325E" w:rsidDel="0091212B">
          <w:rPr>
            <w:rFonts w:ascii="Times New Roman" w:hAnsi="Times New Roman" w:cs="Times New Roman"/>
            <w:b/>
            <w:sz w:val="28"/>
            <w:szCs w:val="28"/>
          </w:rPr>
          <w:delText xml:space="preserve"> </w:delText>
        </w:r>
      </w:del>
    </w:p>
    <w:p w14:paraId="3CCA1476" w14:textId="32AC7D7F" w:rsidR="00E66290" w:rsidRPr="00AD4BD2" w:rsidDel="0091212B" w:rsidRDefault="00A6235B" w:rsidP="0091212B">
      <w:pPr>
        <w:spacing w:after="0" w:line="276" w:lineRule="auto"/>
        <w:ind w:firstLine="708"/>
        <w:contextualSpacing/>
        <w:jc w:val="center"/>
        <w:rPr>
          <w:del w:id="203" w:author="Борис Гогинян" w:date="2020-05-30T16:28:00Z"/>
          <w:rFonts w:ascii="Times New Roman" w:hAnsi="Times New Roman" w:cs="Times New Roman"/>
          <w:sz w:val="28"/>
          <w:szCs w:val="28"/>
        </w:rPr>
        <w:pPrChange w:id="204" w:author="Борис Гогинян" w:date="2020-05-30T16:28:00Z">
          <w:pPr>
            <w:spacing w:after="0" w:line="276" w:lineRule="auto"/>
            <w:ind w:firstLine="708"/>
            <w:contextualSpacing/>
          </w:pPr>
        </w:pPrChange>
      </w:pPr>
      <w:del w:id="205" w:author="Борис Гогинян" w:date="2020-05-30T16:28:00Z">
        <w:r w:rsidRPr="00AD4BD2" w:rsidDel="0091212B">
          <w:rPr>
            <w:rFonts w:ascii="Times New Roman" w:hAnsi="Times New Roman" w:cs="Times New Roman"/>
            <w:sz w:val="28"/>
            <w:szCs w:val="28"/>
          </w:rPr>
          <w:delText xml:space="preserve">Перед тем, как говорить о реалистичном отображении внешнего мира определимся с понятием «реалистичность». </w:delText>
        </w:r>
        <w:r w:rsidR="003524DA" w:rsidRPr="00AD4BD2" w:rsidDel="0091212B">
          <w:rPr>
            <w:rFonts w:ascii="Times New Roman" w:hAnsi="Times New Roman" w:cs="Times New Roman"/>
            <w:sz w:val="28"/>
            <w:szCs w:val="28"/>
          </w:rPr>
          <w:delText>Для</w:delText>
        </w:r>
        <w:r w:rsidRPr="00AD4BD2" w:rsidDel="0091212B">
          <w:rPr>
            <w:rFonts w:ascii="Times New Roman" w:hAnsi="Times New Roman" w:cs="Times New Roman"/>
            <w:sz w:val="28"/>
            <w:szCs w:val="28"/>
          </w:rPr>
          <w:delTex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delText>
        </w:r>
        <w:r w:rsidR="00CC3DB1" w:rsidRPr="00AD4BD2" w:rsidDel="0091212B">
          <w:rPr>
            <w:rFonts w:ascii="Times New Roman" w:hAnsi="Times New Roman" w:cs="Times New Roman"/>
            <w:sz w:val="28"/>
            <w:szCs w:val="28"/>
          </w:rPr>
          <w:delText xml:space="preserve"> </w:delText>
        </w:r>
      </w:del>
    </w:p>
    <w:p w14:paraId="73813606" w14:textId="13A8243B" w:rsidR="00E66290" w:rsidRPr="00B5325E" w:rsidDel="0091212B" w:rsidRDefault="00E66290" w:rsidP="0091212B">
      <w:pPr>
        <w:pStyle w:val="aff6"/>
        <w:spacing w:after="0"/>
        <w:contextualSpacing/>
        <w:jc w:val="center"/>
        <w:rPr>
          <w:del w:id="206" w:author="Борис Гогинян" w:date="2020-05-30T16:28:00Z"/>
          <w:color w:val="000000"/>
          <w:sz w:val="28"/>
          <w:szCs w:val="28"/>
        </w:rPr>
        <w:pPrChange w:id="207" w:author="Борис Гогинян" w:date="2020-05-30T16:28:00Z">
          <w:pPr>
            <w:pStyle w:val="aff6"/>
            <w:jc w:val="center"/>
          </w:pPr>
        </w:pPrChange>
      </w:pPr>
      <w:del w:id="208" w:author="Борис Гогинян" w:date="2020-05-30T16:28:00Z">
        <w:r w:rsidRPr="00B5325E" w:rsidDel="0091212B">
          <w:rPr>
            <w:color w:val="000000"/>
            <w:sz w:val="28"/>
            <w:szCs w:val="28"/>
          </w:rPr>
          <w:delText>Законы геометрической оптики</w:delText>
        </w:r>
      </w:del>
    </w:p>
    <w:p w14:paraId="3F0289B4" w14:textId="29FBB05F" w:rsidR="00E66290" w:rsidRPr="00B12333" w:rsidDel="0091212B" w:rsidRDefault="00E66290" w:rsidP="0091212B">
      <w:pPr>
        <w:pStyle w:val="aff6"/>
        <w:spacing w:after="0" w:line="276" w:lineRule="auto"/>
        <w:ind w:firstLine="708"/>
        <w:contextualSpacing/>
        <w:jc w:val="center"/>
        <w:rPr>
          <w:del w:id="209" w:author="Борис Гогинян" w:date="2020-05-30T16:28:00Z"/>
          <w:color w:val="000000"/>
          <w:sz w:val="28"/>
          <w:szCs w:val="28"/>
        </w:rPr>
        <w:pPrChange w:id="210" w:author="Борис Гогинян" w:date="2020-05-30T16:28:00Z">
          <w:pPr>
            <w:pStyle w:val="aff6"/>
            <w:spacing w:line="276" w:lineRule="auto"/>
            <w:ind w:firstLine="708"/>
          </w:pPr>
        </w:pPrChange>
      </w:pPr>
      <w:del w:id="211" w:author="Борис Гогинян" w:date="2020-05-30T16:28:00Z">
        <w:r w:rsidRPr="00B12333" w:rsidDel="0091212B">
          <w:rPr>
            <w:color w:val="000000"/>
            <w:sz w:val="28"/>
            <w:szCs w:val="28"/>
          </w:rPr>
          <w:delText>Геометрическая оптика описывает распространение электромагнитного поля как распространение лучей в пространстве. Луч – это линия (кривая или прямая), вдоль которой распространяется энергия светового поля.</w:delText>
        </w:r>
      </w:del>
    </w:p>
    <w:p w14:paraId="5F698C3D" w14:textId="0E051BED" w:rsidR="00E66290" w:rsidRPr="00B12333" w:rsidDel="0091212B" w:rsidRDefault="00E66290" w:rsidP="0091212B">
      <w:pPr>
        <w:pStyle w:val="aff6"/>
        <w:numPr>
          <w:ilvl w:val="0"/>
          <w:numId w:val="35"/>
        </w:numPr>
        <w:spacing w:after="0" w:line="276" w:lineRule="auto"/>
        <w:contextualSpacing/>
        <w:jc w:val="center"/>
        <w:rPr>
          <w:del w:id="212" w:author="Борис Гогинян" w:date="2020-05-30T16:28:00Z"/>
          <w:color w:val="000000"/>
          <w:sz w:val="28"/>
          <w:szCs w:val="28"/>
        </w:rPr>
        <w:pPrChange w:id="213" w:author="Борис Гогинян" w:date="2020-05-30T16:28:00Z">
          <w:pPr>
            <w:pStyle w:val="aff6"/>
            <w:numPr>
              <w:numId w:val="35"/>
            </w:numPr>
            <w:spacing w:line="276" w:lineRule="auto"/>
            <w:ind w:left="720" w:hanging="360"/>
          </w:pPr>
        </w:pPrChange>
      </w:pPr>
      <w:del w:id="214" w:author="Борис Гогинян" w:date="2020-05-30T16:28:00Z">
        <w:r w:rsidRPr="00B12333" w:rsidDel="0091212B">
          <w:rPr>
            <w:color w:val="000000"/>
            <w:sz w:val="28"/>
            <w:szCs w:val="28"/>
          </w:rPr>
          <w:delText>Закон прямолинейного распространения света (принцип Ферма)</w:delText>
        </w:r>
      </w:del>
    </w:p>
    <w:p w14:paraId="19D7BB54" w14:textId="11A46E25" w:rsidR="00E66290" w:rsidRPr="00B12333" w:rsidDel="0091212B" w:rsidRDefault="00E66290" w:rsidP="0091212B">
      <w:pPr>
        <w:pStyle w:val="aff6"/>
        <w:spacing w:after="0" w:line="276" w:lineRule="auto"/>
        <w:ind w:left="720" w:firstLine="696"/>
        <w:contextualSpacing/>
        <w:jc w:val="center"/>
        <w:rPr>
          <w:del w:id="215" w:author="Борис Гогинян" w:date="2020-05-30T16:28:00Z"/>
          <w:color w:val="000000"/>
          <w:sz w:val="28"/>
          <w:szCs w:val="28"/>
        </w:rPr>
        <w:pPrChange w:id="216" w:author="Борис Гогинян" w:date="2020-05-30T16:28:00Z">
          <w:pPr>
            <w:pStyle w:val="aff6"/>
            <w:spacing w:line="276" w:lineRule="auto"/>
            <w:ind w:left="720" w:firstLine="696"/>
          </w:pPr>
        </w:pPrChange>
      </w:pPr>
      <w:del w:id="217" w:author="Борис Гогинян" w:date="2020-05-30T16:28:00Z">
        <w:r w:rsidRPr="00B12333" w:rsidDel="0091212B">
          <w:rPr>
            <w:color w:val="000000"/>
            <w:sz w:val="28"/>
            <w:szCs w:val="28"/>
          </w:rPr>
          <w:delTex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delText>
        </w:r>
      </w:del>
    </w:p>
    <w:p w14:paraId="042373B2" w14:textId="7591A158" w:rsidR="00E66290" w:rsidRPr="00B12333" w:rsidDel="0091212B" w:rsidRDefault="00E66290" w:rsidP="0091212B">
      <w:pPr>
        <w:pStyle w:val="aff6"/>
        <w:numPr>
          <w:ilvl w:val="0"/>
          <w:numId w:val="35"/>
        </w:numPr>
        <w:spacing w:after="0" w:line="276" w:lineRule="auto"/>
        <w:contextualSpacing/>
        <w:jc w:val="center"/>
        <w:rPr>
          <w:del w:id="218" w:author="Борис Гогинян" w:date="2020-05-30T16:28:00Z"/>
          <w:color w:val="000000"/>
          <w:sz w:val="28"/>
          <w:szCs w:val="28"/>
        </w:rPr>
        <w:pPrChange w:id="219" w:author="Борис Гогинян" w:date="2020-05-30T16:28:00Z">
          <w:pPr>
            <w:pStyle w:val="aff6"/>
            <w:numPr>
              <w:numId w:val="35"/>
            </w:numPr>
            <w:spacing w:line="276" w:lineRule="auto"/>
            <w:ind w:left="720" w:hanging="360"/>
          </w:pPr>
        </w:pPrChange>
      </w:pPr>
      <w:del w:id="220" w:author="Борис Гогинян" w:date="2020-05-30T16:28:00Z">
        <w:r w:rsidRPr="00B12333" w:rsidDel="0091212B">
          <w:rPr>
            <w:color w:val="000000"/>
            <w:sz w:val="28"/>
            <w:szCs w:val="28"/>
          </w:rPr>
          <w:delText>Закон независимого распространения лучей</w:delText>
        </w:r>
      </w:del>
    </w:p>
    <w:p w14:paraId="5F1A2C62" w14:textId="24114476" w:rsidR="00E66290" w:rsidRPr="00B12333" w:rsidDel="0091212B" w:rsidRDefault="00E66290" w:rsidP="0091212B">
      <w:pPr>
        <w:pStyle w:val="aff6"/>
        <w:spacing w:after="0" w:line="276" w:lineRule="auto"/>
        <w:ind w:left="720" w:firstLine="696"/>
        <w:contextualSpacing/>
        <w:jc w:val="center"/>
        <w:rPr>
          <w:del w:id="221" w:author="Борис Гогинян" w:date="2020-05-30T16:28:00Z"/>
          <w:color w:val="000000"/>
          <w:sz w:val="28"/>
          <w:szCs w:val="28"/>
        </w:rPr>
        <w:pPrChange w:id="222" w:author="Борис Гогинян" w:date="2020-05-30T16:28:00Z">
          <w:pPr>
            <w:pStyle w:val="aff6"/>
            <w:spacing w:line="276" w:lineRule="auto"/>
            <w:ind w:left="720" w:firstLine="696"/>
          </w:pPr>
        </w:pPrChange>
      </w:pPr>
      <w:del w:id="223" w:author="Борис Гогинян" w:date="2020-05-30T16:28:00Z">
        <w:r w:rsidRPr="00B12333" w:rsidDel="0091212B">
          <w:rPr>
            <w:color w:val="000000"/>
            <w:sz w:val="28"/>
            <w:szCs w:val="28"/>
          </w:rPr>
          <w:delTex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delText>
        </w:r>
      </w:del>
    </w:p>
    <w:p w14:paraId="0A2598B3" w14:textId="44B9DC68" w:rsidR="00E66290" w:rsidRPr="00B12333" w:rsidDel="0091212B" w:rsidRDefault="00E66290" w:rsidP="0091212B">
      <w:pPr>
        <w:pStyle w:val="aff6"/>
        <w:numPr>
          <w:ilvl w:val="0"/>
          <w:numId w:val="35"/>
        </w:numPr>
        <w:spacing w:after="0" w:line="276" w:lineRule="auto"/>
        <w:contextualSpacing/>
        <w:jc w:val="center"/>
        <w:rPr>
          <w:del w:id="224" w:author="Борис Гогинян" w:date="2020-05-30T16:28:00Z"/>
          <w:color w:val="000000"/>
          <w:sz w:val="28"/>
          <w:szCs w:val="28"/>
        </w:rPr>
        <w:pPrChange w:id="225" w:author="Борис Гогинян" w:date="2020-05-30T16:28:00Z">
          <w:pPr>
            <w:pStyle w:val="aff6"/>
            <w:numPr>
              <w:numId w:val="35"/>
            </w:numPr>
            <w:spacing w:line="276" w:lineRule="auto"/>
            <w:ind w:left="720" w:hanging="360"/>
          </w:pPr>
        </w:pPrChange>
      </w:pPr>
      <w:del w:id="226" w:author="Борис Гогинян" w:date="2020-05-30T16:28:00Z">
        <w:r w:rsidRPr="00B12333" w:rsidDel="0091212B">
          <w:rPr>
            <w:color w:val="000000"/>
            <w:sz w:val="28"/>
            <w:szCs w:val="28"/>
          </w:rPr>
          <w:delText>Закон преломления света (Закон Снеллиуса)</w:delText>
        </w:r>
      </w:del>
    </w:p>
    <w:p w14:paraId="22F0FD73" w14:textId="2454FCC5" w:rsidR="00E66290" w:rsidRPr="00B12333" w:rsidDel="0091212B" w:rsidRDefault="00E66290" w:rsidP="0091212B">
      <w:pPr>
        <w:pStyle w:val="aff6"/>
        <w:spacing w:after="0" w:afterAutospacing="0" w:line="276" w:lineRule="auto"/>
        <w:ind w:left="720" w:firstLine="696"/>
        <w:contextualSpacing/>
        <w:jc w:val="center"/>
        <w:rPr>
          <w:del w:id="227" w:author="Борис Гогинян" w:date="2020-05-30T16:28:00Z"/>
          <w:color w:val="000000"/>
          <w:sz w:val="28"/>
          <w:szCs w:val="28"/>
        </w:rPr>
        <w:pPrChange w:id="228" w:author="Борис Гогинян" w:date="2020-05-30T16:28:00Z">
          <w:pPr>
            <w:pStyle w:val="aff6"/>
            <w:spacing w:after="0" w:afterAutospacing="0" w:line="276" w:lineRule="auto"/>
            <w:ind w:left="720" w:firstLine="696"/>
          </w:pPr>
        </w:pPrChange>
      </w:pPr>
      <w:del w:id="229" w:author="Борис Гогинян" w:date="2020-05-30T16:28:00Z">
        <w:r w:rsidRPr="00B12333" w:rsidDel="0091212B">
          <w:rPr>
            <w:color w:val="000000"/>
            <w:sz w:val="28"/>
            <w:szCs w:val="28"/>
          </w:rPr>
          <w:delTex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delText>
        </w:r>
      </w:del>
    </w:p>
    <w:p w14:paraId="33432C2C" w14:textId="0A76BD3A" w:rsidR="00E66290" w:rsidRPr="00B12333" w:rsidDel="0091212B" w:rsidRDefault="0099704B" w:rsidP="0091212B">
      <w:pPr>
        <w:pStyle w:val="aff6"/>
        <w:spacing w:after="0" w:afterAutospacing="0" w:line="276" w:lineRule="auto"/>
        <w:ind w:left="720"/>
        <w:contextualSpacing/>
        <w:jc w:val="center"/>
        <w:rPr>
          <w:del w:id="230" w:author="Борис Гогинян" w:date="2020-05-30T16:28:00Z"/>
          <w:color w:val="000000"/>
          <w:sz w:val="28"/>
          <w:szCs w:val="28"/>
        </w:rPr>
        <w:pPrChange w:id="231" w:author="Борис Гогинян" w:date="2020-05-30T16:28:00Z">
          <w:pPr>
            <w:pStyle w:val="aff6"/>
            <w:spacing w:after="0" w:afterAutospacing="0" w:line="276" w:lineRule="auto"/>
            <w:ind w:left="720"/>
          </w:pPr>
        </w:pPrChange>
      </w:pPr>
      <m:oMathPara>
        <m:oMath>
          <m:sSub>
            <m:sSubPr>
              <m:ctrlPr>
                <w:del w:id="232" w:author="Борис Гогинян" w:date="2020-05-30T16:28:00Z">
                  <w:rPr>
                    <w:rFonts w:ascii="Cambria Math" w:hAnsi="Cambria Math"/>
                    <w:i/>
                    <w:color w:val="000000"/>
                    <w:sz w:val="28"/>
                    <w:szCs w:val="28"/>
                  </w:rPr>
                </w:del>
              </m:ctrlPr>
            </m:sSubPr>
            <m:e>
              <m:r>
                <w:del w:id="233" w:author="Борис Гогинян" w:date="2020-05-30T16:28:00Z">
                  <w:rPr>
                    <w:rFonts w:ascii="Cambria Math" w:hAnsi="Cambria Math"/>
                    <w:color w:val="000000"/>
                    <w:sz w:val="28"/>
                    <w:szCs w:val="28"/>
                  </w:rPr>
                  <m:t>n</m:t>
                </w:del>
              </m:r>
            </m:e>
            <m:sub>
              <m:r>
                <w:del w:id="234" w:author="Борис Гогинян" w:date="2020-05-30T16:28:00Z">
                  <w:rPr>
                    <w:rFonts w:ascii="Cambria Math" w:hAnsi="Cambria Math"/>
                    <w:color w:val="000000"/>
                    <w:sz w:val="28"/>
                    <w:szCs w:val="28"/>
                  </w:rPr>
                  <m:t>1</m:t>
                </w:del>
              </m:r>
            </m:sub>
          </m:sSub>
          <m:r>
            <w:del w:id="235" w:author="Борис Гогинян" w:date="2020-05-30T16:28:00Z">
              <w:rPr>
                <w:rFonts w:ascii="Cambria Math" w:hAnsi="Cambria Math"/>
                <w:color w:val="000000"/>
                <w:sz w:val="28"/>
                <w:szCs w:val="28"/>
              </w:rPr>
              <m:t xml:space="preserve">cosα = </m:t>
            </w:del>
          </m:r>
          <m:sSub>
            <m:sSubPr>
              <m:ctrlPr>
                <w:del w:id="236" w:author="Борис Гогинян" w:date="2020-05-30T16:28:00Z">
                  <w:rPr>
                    <w:rFonts w:ascii="Cambria Math" w:hAnsi="Cambria Math"/>
                    <w:i/>
                    <w:color w:val="000000"/>
                    <w:sz w:val="28"/>
                    <w:szCs w:val="28"/>
                  </w:rPr>
                </w:del>
              </m:ctrlPr>
            </m:sSubPr>
            <m:e>
              <m:r>
                <w:del w:id="237" w:author="Борис Гогинян" w:date="2020-05-30T16:28:00Z">
                  <w:rPr>
                    <w:rFonts w:ascii="Cambria Math" w:hAnsi="Cambria Math"/>
                    <w:color w:val="000000"/>
                    <w:sz w:val="28"/>
                    <w:szCs w:val="28"/>
                  </w:rPr>
                  <m:t>n</m:t>
                </w:del>
              </m:r>
            </m:e>
            <m:sub>
              <m:r>
                <w:del w:id="238" w:author="Борис Гогинян" w:date="2020-05-30T16:28:00Z">
                  <w:rPr>
                    <w:rFonts w:ascii="Cambria Math" w:hAnsi="Cambria Math"/>
                    <w:color w:val="000000"/>
                    <w:sz w:val="28"/>
                    <w:szCs w:val="28"/>
                  </w:rPr>
                  <m:t>2</m:t>
                </w:del>
              </m:r>
            </m:sub>
          </m:sSub>
          <m:r>
            <w:del w:id="239" w:author="Борис Гогинян" w:date="2020-05-30T16:28:00Z">
              <w:rPr>
                <w:rFonts w:ascii="Cambria Math" w:hAnsi="Cambria Math"/>
                <w:color w:val="000000"/>
                <w:sz w:val="28"/>
                <w:szCs w:val="28"/>
              </w:rPr>
              <m:t>cosβ</m:t>
            </w:del>
          </m:r>
        </m:oMath>
      </m:oMathPara>
    </w:p>
    <w:p w14:paraId="122BA140" w14:textId="6865936F" w:rsidR="00E66290" w:rsidRPr="00B12333" w:rsidDel="0091212B" w:rsidRDefault="00E66290" w:rsidP="0091212B">
      <w:pPr>
        <w:pStyle w:val="aff6"/>
        <w:spacing w:before="0" w:beforeAutospacing="0" w:after="0" w:afterAutospacing="0" w:line="276" w:lineRule="auto"/>
        <w:ind w:left="720"/>
        <w:contextualSpacing/>
        <w:jc w:val="center"/>
        <w:rPr>
          <w:del w:id="240" w:author="Борис Гогинян" w:date="2020-05-30T16:28:00Z"/>
          <w:color w:val="000000"/>
          <w:sz w:val="28"/>
          <w:szCs w:val="28"/>
        </w:rPr>
        <w:pPrChange w:id="241" w:author="Борис Гогинян" w:date="2020-05-30T16:28:00Z">
          <w:pPr>
            <w:pStyle w:val="aff6"/>
            <w:spacing w:before="0" w:beforeAutospacing="0" w:after="0" w:afterAutospacing="0" w:line="276" w:lineRule="auto"/>
            <w:ind w:left="720"/>
          </w:pPr>
        </w:pPrChange>
      </w:pPr>
      <w:del w:id="242" w:author="Борис Гогинян" w:date="2020-05-30T16:28:00Z">
        <w:r w:rsidRPr="00B12333" w:rsidDel="0091212B">
          <w:rPr>
            <w:color w:val="000000"/>
            <w:sz w:val="28"/>
            <w:szCs w:val="28"/>
          </w:rPr>
          <w:delText xml:space="preserve">где </w:delTex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B12333" w:rsidDel="0091212B">
          <w:rPr>
            <w:color w:val="000000"/>
            <w:sz w:val="28"/>
            <w:szCs w:val="28"/>
          </w:rPr>
          <w:delText xml:space="preserve"> − показатель преломления первой среды;</w:delText>
        </w:r>
      </w:del>
    </w:p>
    <w:p w14:paraId="7D677E67" w14:textId="33C704D0" w:rsidR="00E66290" w:rsidRPr="00B12333" w:rsidDel="0091212B" w:rsidRDefault="0099704B" w:rsidP="0091212B">
      <w:pPr>
        <w:pStyle w:val="aff6"/>
        <w:spacing w:before="0" w:beforeAutospacing="0" w:after="0" w:afterAutospacing="0" w:line="276" w:lineRule="auto"/>
        <w:ind w:left="720"/>
        <w:contextualSpacing/>
        <w:jc w:val="center"/>
        <w:rPr>
          <w:del w:id="243" w:author="Борис Гогинян" w:date="2020-05-30T16:28:00Z"/>
          <w:color w:val="000000"/>
          <w:sz w:val="28"/>
          <w:szCs w:val="28"/>
        </w:rPr>
        <w:pPrChange w:id="244" w:author="Борис Гогинян" w:date="2020-05-30T16:28:00Z">
          <w:pPr>
            <w:pStyle w:val="aff6"/>
            <w:spacing w:before="0" w:beforeAutospacing="0" w:after="0" w:afterAutospacing="0" w:line="276" w:lineRule="auto"/>
            <w:ind w:left="720"/>
          </w:pPr>
        </w:pPrChange>
      </w:pPr>
      <m:oMath>
        <m:sSub>
          <m:sSubPr>
            <m:ctrlPr>
              <w:del w:id="245" w:author="Борис Гогинян" w:date="2020-05-30T16:28:00Z">
                <w:rPr>
                  <w:rFonts w:ascii="Cambria Math" w:hAnsi="Cambria Math"/>
                  <w:i/>
                  <w:color w:val="000000"/>
                  <w:sz w:val="28"/>
                  <w:szCs w:val="28"/>
                </w:rPr>
              </w:del>
            </m:ctrlPr>
          </m:sSubPr>
          <m:e>
            <m:r>
              <w:del w:id="246" w:author="Борис Гогинян" w:date="2020-05-30T16:28:00Z">
                <w:rPr>
                  <w:rFonts w:ascii="Cambria Math" w:hAnsi="Cambria Math"/>
                  <w:color w:val="000000"/>
                  <w:sz w:val="28"/>
                  <w:szCs w:val="28"/>
                </w:rPr>
                <m:t>n</m:t>
              </w:del>
            </m:r>
          </m:e>
          <m:sub>
            <m:r>
              <w:del w:id="247" w:author="Борис Гогинян" w:date="2020-05-30T16:28:00Z">
                <w:rPr>
                  <w:rFonts w:ascii="Cambria Math" w:hAnsi="Cambria Math"/>
                  <w:color w:val="000000"/>
                  <w:sz w:val="28"/>
                  <w:szCs w:val="28"/>
                </w:rPr>
                <m:t>2</m:t>
              </w:del>
            </m:r>
          </m:sub>
        </m:sSub>
      </m:oMath>
      <w:del w:id="248" w:author="Борис Гогинян" w:date="2020-05-30T16:28:00Z">
        <w:r w:rsidR="00E66290" w:rsidRPr="00B12333" w:rsidDel="0091212B">
          <w:rPr>
            <w:color w:val="000000"/>
            <w:sz w:val="28"/>
            <w:szCs w:val="28"/>
          </w:rPr>
          <w:delText xml:space="preserve"> − показатель второй среды, в которую свет попадает, пройдя границу раздела;</w:delText>
        </w:r>
      </w:del>
    </w:p>
    <w:p w14:paraId="460CC0EB" w14:textId="2652A8D2" w:rsidR="00E66290" w:rsidRPr="00B12333" w:rsidDel="0091212B" w:rsidRDefault="00E66290" w:rsidP="0091212B">
      <w:pPr>
        <w:pStyle w:val="aff6"/>
        <w:spacing w:before="0" w:beforeAutospacing="0" w:after="0" w:afterAutospacing="0" w:line="276" w:lineRule="auto"/>
        <w:ind w:left="720"/>
        <w:contextualSpacing/>
        <w:jc w:val="center"/>
        <w:rPr>
          <w:del w:id="249" w:author="Борис Гогинян" w:date="2020-05-30T16:28:00Z"/>
          <w:color w:val="000000"/>
          <w:sz w:val="28"/>
          <w:szCs w:val="28"/>
        </w:rPr>
        <w:pPrChange w:id="250" w:author="Борис Гогинян" w:date="2020-05-30T16:28:00Z">
          <w:pPr>
            <w:pStyle w:val="aff6"/>
            <w:spacing w:before="0" w:beforeAutospacing="0" w:after="0" w:afterAutospacing="0" w:line="276" w:lineRule="auto"/>
            <w:ind w:left="720"/>
          </w:pPr>
        </w:pPrChange>
      </w:pPr>
      <w:del w:id="251" w:author="Борис Гогинян" w:date="2020-05-30T16:28:00Z">
        <w:r w:rsidRPr="00B12333" w:rsidDel="0091212B">
          <w:rPr>
            <w:rFonts w:ascii="Cambria Math" w:hAnsi="Cambria Math" w:cs="Cambria Math"/>
            <w:color w:val="000000"/>
            <w:sz w:val="28"/>
            <w:szCs w:val="28"/>
          </w:rPr>
          <w:delText>𝛼</w:delText>
        </w:r>
        <w:r w:rsidRPr="00B12333" w:rsidDel="0091212B">
          <w:rPr>
            <w:color w:val="000000"/>
            <w:sz w:val="28"/>
            <w:szCs w:val="28"/>
          </w:rPr>
          <w:delText>− угол между падающим лучом и нормалью к поверхности в первой среде;</w:delText>
        </w:r>
      </w:del>
    </w:p>
    <w:p w14:paraId="13893066" w14:textId="5A299312" w:rsidR="00E66290" w:rsidRPr="00B12333" w:rsidDel="0091212B" w:rsidRDefault="00E66290" w:rsidP="0091212B">
      <w:pPr>
        <w:pStyle w:val="aff6"/>
        <w:spacing w:before="0" w:beforeAutospacing="0" w:after="0" w:afterAutospacing="0" w:line="276" w:lineRule="auto"/>
        <w:ind w:left="720"/>
        <w:contextualSpacing/>
        <w:jc w:val="center"/>
        <w:rPr>
          <w:del w:id="252" w:author="Борис Гогинян" w:date="2020-05-30T16:28:00Z"/>
          <w:color w:val="000000"/>
          <w:sz w:val="28"/>
          <w:szCs w:val="28"/>
        </w:rPr>
        <w:pPrChange w:id="253" w:author="Борис Гогинян" w:date="2020-05-30T16:28:00Z">
          <w:pPr>
            <w:pStyle w:val="aff6"/>
            <w:spacing w:before="0" w:beforeAutospacing="0" w:after="0" w:afterAutospacing="0" w:line="276" w:lineRule="auto"/>
            <w:ind w:left="720"/>
          </w:pPr>
        </w:pPrChange>
      </w:pPr>
      <w:del w:id="254" w:author="Борис Гогинян" w:date="2020-05-30T16:28:00Z">
        <w:r w:rsidRPr="00B12333" w:rsidDel="0091212B">
          <w:rPr>
            <w:rFonts w:ascii="Cambria Math" w:hAnsi="Cambria Math" w:cs="Cambria Math"/>
            <w:color w:val="000000"/>
            <w:sz w:val="28"/>
            <w:szCs w:val="28"/>
          </w:rPr>
          <w:delText>𝛽</w:delText>
        </w:r>
        <w:r w:rsidRPr="00B12333" w:rsidDel="0091212B">
          <w:rPr>
            <w:color w:val="000000"/>
            <w:sz w:val="28"/>
            <w:szCs w:val="28"/>
          </w:rPr>
          <w:delText>− угол между лучом и нормалью к поверхности во второй среде.</w:delText>
        </w:r>
      </w:del>
    </w:p>
    <w:p w14:paraId="03BC11BE" w14:textId="6B410481" w:rsidR="00E66290" w:rsidRPr="00B12333" w:rsidDel="0091212B" w:rsidRDefault="00E66290" w:rsidP="0091212B">
      <w:pPr>
        <w:pStyle w:val="aff6"/>
        <w:numPr>
          <w:ilvl w:val="0"/>
          <w:numId w:val="35"/>
        </w:numPr>
        <w:spacing w:after="0" w:line="276" w:lineRule="auto"/>
        <w:contextualSpacing/>
        <w:jc w:val="center"/>
        <w:rPr>
          <w:del w:id="255" w:author="Борис Гогинян" w:date="2020-05-30T16:28:00Z"/>
          <w:color w:val="000000"/>
          <w:sz w:val="28"/>
          <w:szCs w:val="28"/>
        </w:rPr>
        <w:pPrChange w:id="256" w:author="Борис Гогинян" w:date="2020-05-30T16:28:00Z">
          <w:pPr>
            <w:pStyle w:val="aff6"/>
            <w:numPr>
              <w:numId w:val="35"/>
            </w:numPr>
            <w:spacing w:line="276" w:lineRule="auto"/>
            <w:ind w:left="720" w:hanging="360"/>
          </w:pPr>
        </w:pPrChange>
      </w:pPr>
      <w:del w:id="257" w:author="Борис Гогинян" w:date="2020-05-30T16:28:00Z">
        <w:r w:rsidRPr="00B12333" w:rsidDel="0091212B">
          <w:rPr>
            <w:color w:val="000000"/>
            <w:sz w:val="28"/>
            <w:szCs w:val="28"/>
          </w:rPr>
          <w:delText>Законы отражения света</w:delText>
        </w:r>
      </w:del>
    </w:p>
    <w:p w14:paraId="20C26DDC" w14:textId="5FBD8F41" w:rsidR="00E66290" w:rsidRPr="00B12333" w:rsidDel="0091212B" w:rsidRDefault="00E66290" w:rsidP="0091212B">
      <w:pPr>
        <w:pStyle w:val="aff6"/>
        <w:numPr>
          <w:ilvl w:val="0"/>
          <w:numId w:val="36"/>
        </w:numPr>
        <w:spacing w:after="0" w:line="276" w:lineRule="auto"/>
        <w:contextualSpacing/>
        <w:jc w:val="center"/>
        <w:rPr>
          <w:del w:id="258" w:author="Борис Гогинян" w:date="2020-05-30T16:28:00Z"/>
          <w:color w:val="000000"/>
          <w:sz w:val="28"/>
          <w:szCs w:val="28"/>
        </w:rPr>
        <w:pPrChange w:id="259" w:author="Борис Гогинян" w:date="2020-05-30T16:28:00Z">
          <w:pPr>
            <w:pStyle w:val="aff6"/>
            <w:numPr>
              <w:numId w:val="36"/>
            </w:numPr>
            <w:spacing w:line="276" w:lineRule="auto"/>
            <w:ind w:left="1440" w:hanging="360"/>
          </w:pPr>
        </w:pPrChange>
      </w:pPr>
      <w:del w:id="260" w:author="Борис Гогинян" w:date="2020-05-30T16:28:00Z">
        <w:r w:rsidRPr="00B12333" w:rsidDel="0091212B">
          <w:rPr>
            <w:color w:val="000000"/>
            <w:sz w:val="28"/>
            <w:szCs w:val="28"/>
          </w:rPr>
          <w:delText>Диффузное отражение. При отражении света от шероховатой поверхности лучи отражаются в разные стороны.</w:delText>
        </w:r>
      </w:del>
    </w:p>
    <w:p w14:paraId="5DFD5CAC" w14:textId="1FEB2A5C" w:rsidR="00E66290" w:rsidRPr="00B12333" w:rsidDel="0091212B" w:rsidRDefault="00E66290" w:rsidP="0091212B">
      <w:pPr>
        <w:pStyle w:val="aff6"/>
        <w:numPr>
          <w:ilvl w:val="0"/>
          <w:numId w:val="36"/>
        </w:numPr>
        <w:spacing w:after="0" w:line="276" w:lineRule="auto"/>
        <w:contextualSpacing/>
        <w:jc w:val="center"/>
        <w:rPr>
          <w:del w:id="261" w:author="Борис Гогинян" w:date="2020-05-30T16:28:00Z"/>
          <w:color w:val="000000"/>
          <w:sz w:val="28"/>
          <w:szCs w:val="28"/>
        </w:rPr>
        <w:pPrChange w:id="262" w:author="Борис Гогинян" w:date="2020-05-30T16:28:00Z">
          <w:pPr>
            <w:pStyle w:val="aff6"/>
            <w:numPr>
              <w:numId w:val="36"/>
            </w:numPr>
            <w:spacing w:line="276" w:lineRule="auto"/>
            <w:ind w:left="1440" w:hanging="360"/>
          </w:pPr>
        </w:pPrChange>
      </w:pPr>
      <w:del w:id="263" w:author="Борис Гогинян" w:date="2020-05-30T16:28:00Z">
        <w:r w:rsidRPr="00B12333" w:rsidDel="0091212B">
          <w:rPr>
            <w:color w:val="000000"/>
            <w:sz w:val="28"/>
            <w:szCs w:val="28"/>
          </w:rPr>
          <w:delTex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delText>
        </w:r>
      </w:del>
    </w:p>
    <w:p w14:paraId="31F5F54F" w14:textId="19D1AF63" w:rsidR="00E66290" w:rsidRPr="00B12333" w:rsidDel="0091212B" w:rsidRDefault="00E66290" w:rsidP="0091212B">
      <w:pPr>
        <w:pStyle w:val="aff6"/>
        <w:numPr>
          <w:ilvl w:val="0"/>
          <w:numId w:val="36"/>
        </w:numPr>
        <w:spacing w:after="0" w:line="276" w:lineRule="auto"/>
        <w:contextualSpacing/>
        <w:jc w:val="center"/>
        <w:rPr>
          <w:del w:id="264" w:author="Борис Гогинян" w:date="2020-05-30T16:28:00Z"/>
          <w:color w:val="000000"/>
          <w:sz w:val="28"/>
          <w:szCs w:val="28"/>
        </w:rPr>
        <w:pPrChange w:id="265" w:author="Борис Гогинян" w:date="2020-05-30T16:28:00Z">
          <w:pPr>
            <w:pStyle w:val="aff6"/>
            <w:numPr>
              <w:numId w:val="36"/>
            </w:numPr>
            <w:spacing w:line="276" w:lineRule="auto"/>
            <w:ind w:left="1440" w:hanging="360"/>
          </w:pPr>
        </w:pPrChange>
      </w:pPr>
      <w:del w:id="266" w:author="Борис Гогинян" w:date="2020-05-30T16:28:00Z">
        <w:r w:rsidRPr="00B12333" w:rsidDel="0091212B">
          <w:rPr>
            <w:color w:val="000000"/>
            <w:sz w:val="28"/>
            <w:szCs w:val="28"/>
          </w:rPr>
          <w:delTex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delText>
        </w:r>
      </w:del>
    </w:p>
    <w:p w14:paraId="43D0A6D3" w14:textId="3046E158" w:rsidR="00E66290" w:rsidRPr="00B12333" w:rsidDel="0091212B" w:rsidRDefault="00E66290" w:rsidP="0091212B">
      <w:pPr>
        <w:pStyle w:val="aff6"/>
        <w:numPr>
          <w:ilvl w:val="0"/>
          <w:numId w:val="35"/>
        </w:numPr>
        <w:spacing w:after="0" w:line="276" w:lineRule="auto"/>
        <w:contextualSpacing/>
        <w:jc w:val="center"/>
        <w:rPr>
          <w:del w:id="267" w:author="Борис Гогинян" w:date="2020-05-30T16:28:00Z"/>
          <w:color w:val="000000"/>
          <w:sz w:val="28"/>
          <w:szCs w:val="28"/>
        </w:rPr>
        <w:pPrChange w:id="268" w:author="Борис Гогинян" w:date="2020-05-30T16:28:00Z">
          <w:pPr>
            <w:pStyle w:val="aff6"/>
            <w:numPr>
              <w:numId w:val="35"/>
            </w:numPr>
            <w:spacing w:line="276" w:lineRule="auto"/>
            <w:ind w:left="720" w:hanging="360"/>
          </w:pPr>
        </w:pPrChange>
      </w:pPr>
      <w:del w:id="269" w:author="Борис Гогинян" w:date="2020-05-30T16:28:00Z">
        <w:r w:rsidRPr="00B12333" w:rsidDel="0091212B">
          <w:rPr>
            <w:color w:val="000000"/>
            <w:sz w:val="28"/>
            <w:szCs w:val="28"/>
          </w:rPr>
          <w:delText>Закон обратимости светового луча.</w:delText>
        </w:r>
      </w:del>
    </w:p>
    <w:p w14:paraId="03BA5BBC" w14:textId="71A9066C" w:rsidR="00E66290" w:rsidRPr="00B12333" w:rsidDel="0091212B" w:rsidRDefault="00E66290" w:rsidP="0091212B">
      <w:pPr>
        <w:pStyle w:val="aff6"/>
        <w:spacing w:after="0" w:line="276" w:lineRule="auto"/>
        <w:ind w:left="720" w:firstLine="696"/>
        <w:contextualSpacing/>
        <w:jc w:val="center"/>
        <w:rPr>
          <w:del w:id="270" w:author="Борис Гогинян" w:date="2020-05-30T16:28:00Z"/>
          <w:color w:val="000000"/>
          <w:sz w:val="28"/>
          <w:szCs w:val="28"/>
        </w:rPr>
        <w:pPrChange w:id="271" w:author="Борис Гогинян" w:date="2020-05-30T16:28:00Z">
          <w:pPr>
            <w:pStyle w:val="aff6"/>
            <w:spacing w:line="276" w:lineRule="auto"/>
            <w:ind w:left="720" w:firstLine="696"/>
          </w:pPr>
        </w:pPrChange>
      </w:pPr>
      <w:del w:id="272" w:author="Борис Гогинян" w:date="2020-05-30T16:28:00Z">
        <w:r w:rsidRPr="00B12333" w:rsidDel="0091212B">
          <w:rPr>
            <w:color w:val="000000"/>
            <w:sz w:val="28"/>
            <w:szCs w:val="28"/>
          </w:rPr>
          <w:delTex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delText>
        </w:r>
      </w:del>
    </w:p>
    <w:p w14:paraId="6240386A" w14:textId="310C92BA" w:rsidR="00E66290" w:rsidRPr="00B12333" w:rsidDel="0091212B" w:rsidRDefault="00E66290" w:rsidP="0091212B">
      <w:pPr>
        <w:pStyle w:val="aff6"/>
        <w:spacing w:after="0" w:line="276" w:lineRule="auto"/>
        <w:contextualSpacing/>
        <w:jc w:val="center"/>
        <w:rPr>
          <w:del w:id="273" w:author="Борис Гогинян" w:date="2020-05-30T16:28:00Z"/>
          <w:color w:val="000000"/>
          <w:sz w:val="28"/>
          <w:szCs w:val="28"/>
        </w:rPr>
        <w:pPrChange w:id="274" w:author="Борис Гогинян" w:date="2020-05-30T16:28:00Z">
          <w:pPr>
            <w:pStyle w:val="aff6"/>
            <w:spacing w:line="276" w:lineRule="auto"/>
          </w:pPr>
        </w:pPrChange>
      </w:pPr>
      <w:del w:id="275" w:author="Борис Гогинян" w:date="2020-05-30T16:28:00Z">
        <w:r w:rsidRPr="00B12333" w:rsidDel="0091212B">
          <w:rPr>
            <w:color w:val="000000"/>
            <w:sz w:val="28"/>
            <w:szCs w:val="28"/>
          </w:rPr>
          <w:delText>Все законы геометрической оптики следуют из закона сохранения энергии. Также они не являются независимыми друг от друга. [2]</w:delText>
        </w:r>
      </w:del>
    </w:p>
    <w:p w14:paraId="6A69F027" w14:textId="4A65B15A" w:rsidR="00994F44" w:rsidRPr="00F13D22" w:rsidDel="0091212B" w:rsidRDefault="00994F44" w:rsidP="0091212B">
      <w:pPr>
        <w:spacing w:after="0" w:line="276" w:lineRule="auto"/>
        <w:ind w:firstLine="708"/>
        <w:contextualSpacing/>
        <w:jc w:val="center"/>
        <w:rPr>
          <w:del w:id="276" w:author="Борис Гогинян" w:date="2020-05-30T16:28:00Z"/>
          <w:rFonts w:ascii="Times New Roman" w:hAnsi="Times New Roman" w:cs="Times New Roman"/>
          <w:sz w:val="28"/>
          <w:szCs w:val="28"/>
        </w:rPr>
        <w:pPrChange w:id="277" w:author="Борис Гогинян" w:date="2020-05-30T16:28:00Z">
          <w:pPr>
            <w:spacing w:after="0" w:line="276" w:lineRule="auto"/>
            <w:ind w:firstLine="708"/>
            <w:contextualSpacing/>
          </w:pPr>
        </w:pPrChange>
      </w:pPr>
    </w:p>
    <w:p w14:paraId="6AC33792" w14:textId="690CCFAA" w:rsidR="00A6235B" w:rsidRPr="00B5325E" w:rsidDel="0091212B" w:rsidRDefault="00994F44" w:rsidP="0091212B">
      <w:pPr>
        <w:spacing w:after="0" w:line="360" w:lineRule="auto"/>
        <w:contextualSpacing/>
        <w:jc w:val="center"/>
        <w:rPr>
          <w:del w:id="278" w:author="Борис Гогинян" w:date="2020-05-30T16:28:00Z"/>
          <w:rFonts w:ascii="Times New Roman" w:hAnsi="Times New Roman" w:cs="Times New Roman"/>
          <w:sz w:val="28"/>
          <w:szCs w:val="28"/>
        </w:rPr>
        <w:pPrChange w:id="279" w:author="Борис Гогинян" w:date="2020-05-30T16:28:00Z">
          <w:pPr>
            <w:spacing w:after="0" w:line="360" w:lineRule="auto"/>
            <w:contextualSpacing/>
            <w:jc w:val="center"/>
          </w:pPr>
        </w:pPrChange>
      </w:pPr>
      <w:del w:id="280" w:author="Борис Гогинян" w:date="2020-05-30T16:28:00Z">
        <w:r w:rsidRPr="00B5325E" w:rsidDel="0091212B">
          <w:rPr>
            <w:rFonts w:ascii="Times New Roman" w:hAnsi="Times New Roman" w:cs="Times New Roman"/>
            <w:sz w:val="28"/>
            <w:szCs w:val="28"/>
          </w:rPr>
          <w:delText>Электромагнитные свойства света</w:delText>
        </w:r>
      </w:del>
    </w:p>
    <w:p w14:paraId="5E37C95C" w14:textId="4BF7EC42" w:rsidR="00A6235B" w:rsidRPr="00B12333" w:rsidDel="0091212B" w:rsidRDefault="00A6235B" w:rsidP="0091212B">
      <w:pPr>
        <w:spacing w:after="0" w:line="276" w:lineRule="auto"/>
        <w:ind w:firstLine="708"/>
        <w:contextualSpacing/>
        <w:jc w:val="center"/>
        <w:rPr>
          <w:del w:id="281" w:author="Борис Гогинян" w:date="2020-05-30T16:28:00Z"/>
          <w:rFonts w:ascii="Times New Roman" w:hAnsi="Times New Roman" w:cs="Times New Roman"/>
          <w:sz w:val="28"/>
          <w:szCs w:val="28"/>
        </w:rPr>
        <w:pPrChange w:id="282" w:author="Борис Гогинян" w:date="2020-05-30T16:28:00Z">
          <w:pPr>
            <w:spacing w:after="0" w:line="276" w:lineRule="auto"/>
            <w:ind w:firstLine="708"/>
            <w:contextualSpacing/>
          </w:pPr>
        </w:pPrChange>
      </w:pPr>
      <w:del w:id="283" w:author="Борис Гогинян" w:date="2020-05-30T16:28:00Z">
        <w:r w:rsidRPr="00B12333" w:rsidDel="0091212B">
          <w:rPr>
            <w:rFonts w:ascii="Times New Roman" w:hAnsi="Times New Roman" w:cs="Times New Roman"/>
            <w:sz w:val="28"/>
            <w:szCs w:val="28"/>
          </w:rPr>
          <w:delText xml:space="preserve">Свет (или световое поле) – это электромагнитные волны в оптическом диапазоне длин волн </w:delText>
        </w:r>
        <m:oMath>
          <m:r>
            <w:rPr>
              <w:rFonts w:ascii="Cambria Math" w:hAnsi="Cambria Math" w:cs="Times New Roman"/>
              <w:sz w:val="28"/>
              <w:szCs w:val="28"/>
            </w:rPr>
            <m:t xml:space="preserve">λ </m:t>
          </m:r>
        </m:oMath>
        <w:r w:rsidRPr="00B12333" w:rsidDel="0091212B">
          <w:rPr>
            <w:rFonts w:ascii="Times New Roman" w:hAnsi="Times New Roman" w:cs="Times New Roman"/>
            <w:sz w:val="28"/>
            <w:szCs w:val="28"/>
          </w:rPr>
          <w:delText>(0 – 40 мкм). В этом диапазоне выполняются законы геометрической оптики и свет слабо взаимодействует с веществом.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delText>
        </w:r>
      </w:del>
    </w:p>
    <w:p w14:paraId="1D34A8CA" w14:textId="63416AC3" w:rsidR="00A6235B" w:rsidRPr="00B12333" w:rsidDel="0091212B" w:rsidRDefault="00A6235B" w:rsidP="0091212B">
      <w:pPr>
        <w:spacing w:after="0" w:line="276" w:lineRule="auto"/>
        <w:ind w:firstLine="708"/>
        <w:contextualSpacing/>
        <w:jc w:val="center"/>
        <w:rPr>
          <w:del w:id="284" w:author="Борис Гогинян" w:date="2020-05-30T16:28:00Z"/>
          <w:rFonts w:ascii="Times New Roman" w:hAnsi="Times New Roman" w:cs="Times New Roman"/>
          <w:sz w:val="28"/>
          <w:szCs w:val="28"/>
        </w:rPr>
        <w:pPrChange w:id="285" w:author="Борис Гогинян" w:date="2020-05-30T16:28:00Z">
          <w:pPr>
            <w:spacing w:after="0" w:line="276" w:lineRule="auto"/>
            <w:ind w:firstLine="708"/>
            <w:contextualSpacing/>
          </w:pPr>
        </w:pPrChange>
      </w:pPr>
      <w:del w:id="286" w:author="Борис Гогинян" w:date="2020-05-30T16:28:00Z">
        <w:r w:rsidRPr="00B12333" w:rsidDel="0091212B">
          <w:rPr>
            <w:rFonts w:ascii="Times New Roman" w:hAnsi="Times New Roman" w:cs="Times New Roman"/>
            <w:sz w:val="28"/>
            <w:szCs w:val="28"/>
          </w:rPr>
          <w:delText>Видимое излучение – отраженный от разных поверхностей свет видимого диапазона, лежащий в пределах от 380 нм до 780 нм</w:delText>
        </w:r>
        <w:r w:rsidR="00CB41ED" w:rsidRPr="00B12333" w:rsidDel="0091212B">
          <w:rPr>
            <w:rFonts w:ascii="Times New Roman" w:hAnsi="Times New Roman" w:cs="Times New Roman"/>
            <w:sz w:val="28"/>
            <w:szCs w:val="28"/>
          </w:rPr>
          <w:delText xml:space="preserve"> [1]</w:delText>
        </w:r>
        <w:r w:rsidRPr="00B12333" w:rsidDel="0091212B">
          <w:rPr>
            <w:rFonts w:ascii="Times New Roman" w:hAnsi="Times New Roman" w:cs="Times New Roman"/>
            <w:sz w:val="28"/>
            <w:szCs w:val="28"/>
          </w:rPr>
          <w:delText xml:space="preserve">. </w:delText>
        </w:r>
      </w:del>
    </w:p>
    <w:p w14:paraId="083C031C" w14:textId="5FA9A89C" w:rsidR="00A6235B" w:rsidRPr="00B12333" w:rsidDel="0091212B" w:rsidRDefault="00A6235B" w:rsidP="0091212B">
      <w:pPr>
        <w:spacing w:after="0" w:line="360" w:lineRule="auto"/>
        <w:ind w:firstLine="708"/>
        <w:contextualSpacing/>
        <w:jc w:val="center"/>
        <w:rPr>
          <w:del w:id="287" w:author="Борис Гогинян" w:date="2020-05-30T16:28:00Z"/>
          <w:rFonts w:ascii="Times New Roman" w:hAnsi="Times New Roman" w:cs="Times New Roman"/>
          <w:sz w:val="28"/>
          <w:szCs w:val="28"/>
        </w:rPr>
        <w:pPrChange w:id="288" w:author="Борис Гогинян" w:date="2020-05-30T16:28:00Z">
          <w:pPr>
            <w:spacing w:after="0" w:line="360" w:lineRule="auto"/>
            <w:ind w:firstLine="708"/>
            <w:contextualSpacing/>
          </w:pPr>
        </w:pPrChange>
      </w:pPr>
    </w:p>
    <w:p w14:paraId="015005B8" w14:textId="515A68EF" w:rsidR="00A6235B" w:rsidRPr="00B5325E" w:rsidDel="0091212B" w:rsidRDefault="00A6235B" w:rsidP="0091212B">
      <w:pPr>
        <w:spacing w:after="0" w:line="360" w:lineRule="auto"/>
        <w:contextualSpacing/>
        <w:jc w:val="center"/>
        <w:rPr>
          <w:del w:id="289" w:author="Борис Гогинян" w:date="2020-05-30T16:28:00Z"/>
          <w:rFonts w:ascii="Times New Roman" w:hAnsi="Times New Roman" w:cs="Times New Roman"/>
          <w:sz w:val="28"/>
          <w:szCs w:val="28"/>
        </w:rPr>
        <w:pPrChange w:id="290" w:author="Борис Гогинян" w:date="2020-05-30T16:28:00Z">
          <w:pPr>
            <w:spacing w:after="0" w:line="360" w:lineRule="auto"/>
            <w:contextualSpacing/>
            <w:jc w:val="center"/>
          </w:pPr>
        </w:pPrChange>
      </w:pPr>
      <w:del w:id="291" w:author="Борис Гогинян" w:date="2020-05-30T16:28:00Z">
        <w:r w:rsidRPr="00B5325E" w:rsidDel="0091212B">
          <w:rPr>
            <w:rFonts w:ascii="Times New Roman" w:hAnsi="Times New Roman" w:cs="Times New Roman"/>
            <w:sz w:val="28"/>
            <w:szCs w:val="28"/>
          </w:rPr>
          <w:delText>Дифракция</w:delText>
        </w:r>
        <w:r w:rsidR="003524DA" w:rsidRPr="00B5325E" w:rsidDel="0091212B">
          <w:rPr>
            <w:rFonts w:ascii="Times New Roman" w:hAnsi="Times New Roman" w:cs="Times New Roman"/>
            <w:sz w:val="28"/>
            <w:szCs w:val="28"/>
          </w:rPr>
          <w:delText xml:space="preserve"> </w:delText>
        </w:r>
      </w:del>
    </w:p>
    <w:p w14:paraId="75F80E53" w14:textId="79493C09" w:rsidR="00A6235B" w:rsidRPr="00B12333" w:rsidDel="0091212B" w:rsidRDefault="00A6235B" w:rsidP="0091212B">
      <w:pPr>
        <w:spacing w:after="0" w:line="276" w:lineRule="auto"/>
        <w:ind w:firstLine="708"/>
        <w:contextualSpacing/>
        <w:jc w:val="center"/>
        <w:rPr>
          <w:del w:id="292" w:author="Борис Гогинян" w:date="2020-05-30T16:28:00Z"/>
          <w:rFonts w:ascii="Times New Roman" w:hAnsi="Times New Roman" w:cs="Times New Roman"/>
          <w:sz w:val="28"/>
          <w:szCs w:val="28"/>
        </w:rPr>
        <w:pPrChange w:id="293" w:author="Борис Гогинян" w:date="2020-05-30T16:28:00Z">
          <w:pPr>
            <w:spacing w:after="0" w:line="276" w:lineRule="auto"/>
            <w:ind w:firstLine="708"/>
            <w:contextualSpacing/>
          </w:pPr>
        </w:pPrChange>
      </w:pPr>
      <w:commentRangeStart w:id="294"/>
      <w:del w:id="295" w:author="Борис Гогинян" w:date="2020-05-30T16:28:00Z">
        <w:r w:rsidRPr="00B12333" w:rsidDel="0091212B">
          <w:rPr>
            <w:rFonts w:ascii="Times New Roman" w:hAnsi="Times New Roman" w:cs="Times New Roman"/>
            <w:sz w:val="28"/>
            <w:szCs w:val="28"/>
          </w:rPr>
          <w:delTex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delText>
        </w:r>
        <w:r w:rsidR="00C52476" w:rsidRPr="00B5325E" w:rsidDel="0091212B">
          <w:rPr>
            <w:rFonts w:ascii="Times New Roman" w:hAnsi="Times New Roman" w:cs="Times New Roman"/>
            <w:sz w:val="28"/>
            <w:szCs w:val="28"/>
          </w:rPr>
          <w:delText>[1]</w:delText>
        </w:r>
        <w:r w:rsidRPr="00B12333" w:rsidDel="0091212B">
          <w:rPr>
            <w:rFonts w:ascii="Times New Roman" w:hAnsi="Times New Roman" w:cs="Times New Roman"/>
            <w:sz w:val="28"/>
            <w:szCs w:val="28"/>
          </w:rPr>
          <w:delText>.</w:delText>
        </w:r>
        <w:commentRangeEnd w:id="294"/>
        <w:r w:rsidRPr="00B12333" w:rsidDel="0091212B">
          <w:rPr>
            <w:rStyle w:val="af1"/>
            <w:rFonts w:ascii="Times New Roman" w:hAnsi="Times New Roman" w:cs="Times New Roman"/>
            <w:sz w:val="28"/>
            <w:szCs w:val="28"/>
          </w:rPr>
          <w:commentReference w:id="294"/>
        </w:r>
      </w:del>
    </w:p>
    <w:p w14:paraId="484A85FB" w14:textId="09913044" w:rsidR="00A6235B" w:rsidDel="0091212B" w:rsidRDefault="00A6235B" w:rsidP="0091212B">
      <w:pPr>
        <w:spacing w:after="0" w:line="360" w:lineRule="auto"/>
        <w:contextualSpacing/>
        <w:jc w:val="center"/>
        <w:rPr>
          <w:del w:id="296" w:author="Борис Гогинян" w:date="2020-05-30T16:28:00Z"/>
          <w:rFonts w:ascii="Times New Roman" w:hAnsi="Times New Roman" w:cs="Times New Roman"/>
          <w:sz w:val="28"/>
          <w:szCs w:val="28"/>
        </w:rPr>
        <w:pPrChange w:id="297" w:author="Борис Гогинян" w:date="2020-05-30T16:28:00Z">
          <w:pPr>
            <w:spacing w:after="0" w:line="360" w:lineRule="auto"/>
            <w:contextualSpacing/>
          </w:pPr>
        </w:pPrChange>
      </w:pPr>
    </w:p>
    <w:p w14:paraId="79F0D31F" w14:textId="21F55215" w:rsidR="006C450B" w:rsidDel="0091212B" w:rsidRDefault="006C450B" w:rsidP="0091212B">
      <w:pPr>
        <w:spacing w:after="0" w:line="360" w:lineRule="auto"/>
        <w:contextualSpacing/>
        <w:jc w:val="center"/>
        <w:rPr>
          <w:del w:id="298" w:author="Борис Гогинян" w:date="2020-05-30T16:28:00Z"/>
          <w:rFonts w:ascii="Times New Roman" w:hAnsi="Times New Roman" w:cs="Times New Roman"/>
          <w:sz w:val="28"/>
          <w:szCs w:val="28"/>
        </w:rPr>
        <w:pPrChange w:id="299" w:author="Борис Гогинян" w:date="2020-05-30T16:28:00Z">
          <w:pPr>
            <w:spacing w:after="0" w:line="360" w:lineRule="auto"/>
            <w:contextualSpacing/>
          </w:pPr>
        </w:pPrChange>
      </w:pPr>
    </w:p>
    <w:p w14:paraId="71779343" w14:textId="5B5ABE01" w:rsidR="006C450B" w:rsidRPr="00B12333" w:rsidDel="0091212B" w:rsidRDefault="006C450B" w:rsidP="0091212B">
      <w:pPr>
        <w:spacing w:after="0" w:line="360" w:lineRule="auto"/>
        <w:contextualSpacing/>
        <w:jc w:val="center"/>
        <w:rPr>
          <w:del w:id="300" w:author="Борис Гогинян" w:date="2020-05-30T16:28:00Z"/>
          <w:rFonts w:ascii="Times New Roman" w:hAnsi="Times New Roman" w:cs="Times New Roman"/>
          <w:sz w:val="28"/>
          <w:szCs w:val="28"/>
        </w:rPr>
        <w:pPrChange w:id="301" w:author="Борис Гогинян" w:date="2020-05-30T16:28:00Z">
          <w:pPr>
            <w:spacing w:after="0" w:line="360" w:lineRule="auto"/>
            <w:contextualSpacing/>
          </w:pPr>
        </w:pPrChange>
      </w:pPr>
    </w:p>
    <w:p w14:paraId="6E02CEEA" w14:textId="41A4FBEC" w:rsidR="00A6235B" w:rsidRPr="00B5325E" w:rsidDel="0091212B" w:rsidRDefault="00A6235B" w:rsidP="0091212B">
      <w:pPr>
        <w:spacing w:after="0" w:line="360" w:lineRule="auto"/>
        <w:contextualSpacing/>
        <w:jc w:val="center"/>
        <w:rPr>
          <w:del w:id="302" w:author="Борис Гогинян" w:date="2020-05-30T16:28:00Z"/>
          <w:rFonts w:ascii="Times New Roman" w:hAnsi="Times New Roman" w:cs="Times New Roman"/>
          <w:sz w:val="28"/>
          <w:szCs w:val="28"/>
        </w:rPr>
        <w:pPrChange w:id="303" w:author="Борис Гогинян" w:date="2020-05-30T16:28:00Z">
          <w:pPr>
            <w:spacing w:after="0" w:line="360" w:lineRule="auto"/>
            <w:contextualSpacing/>
            <w:jc w:val="center"/>
          </w:pPr>
        </w:pPrChange>
      </w:pPr>
      <w:del w:id="304" w:author="Борис Гогинян" w:date="2020-05-30T16:28:00Z">
        <w:r w:rsidRPr="00B5325E" w:rsidDel="0091212B">
          <w:rPr>
            <w:rFonts w:ascii="Times New Roman" w:hAnsi="Times New Roman" w:cs="Times New Roman"/>
            <w:sz w:val="28"/>
            <w:szCs w:val="28"/>
          </w:rPr>
          <w:delText>Интерференция и когерентность</w:delText>
        </w:r>
        <w:r w:rsidR="005D773B" w:rsidRPr="00B5325E" w:rsidDel="0091212B">
          <w:rPr>
            <w:rFonts w:ascii="Times New Roman" w:hAnsi="Times New Roman" w:cs="Times New Roman"/>
            <w:sz w:val="28"/>
            <w:szCs w:val="28"/>
          </w:rPr>
          <w:delText xml:space="preserve"> </w:delText>
        </w:r>
      </w:del>
    </w:p>
    <w:p w14:paraId="3F7815AD" w14:textId="0D1D6AD9" w:rsidR="00A6235B" w:rsidRPr="00B12333" w:rsidDel="0091212B" w:rsidRDefault="00A6235B" w:rsidP="0091212B">
      <w:pPr>
        <w:spacing w:after="0" w:line="276" w:lineRule="auto"/>
        <w:ind w:firstLine="708"/>
        <w:contextualSpacing/>
        <w:jc w:val="center"/>
        <w:rPr>
          <w:del w:id="305" w:author="Борис Гогинян" w:date="2020-05-30T16:28:00Z"/>
          <w:rFonts w:ascii="Times New Roman" w:hAnsi="Times New Roman" w:cs="Times New Roman"/>
          <w:sz w:val="28"/>
          <w:szCs w:val="28"/>
        </w:rPr>
        <w:pPrChange w:id="306" w:author="Борис Гогинян" w:date="2020-05-30T16:28:00Z">
          <w:pPr>
            <w:spacing w:after="0" w:line="276" w:lineRule="auto"/>
            <w:ind w:firstLine="708"/>
            <w:contextualSpacing/>
          </w:pPr>
        </w:pPrChange>
      </w:pPr>
      <w:del w:id="307" w:author="Борис Гогинян" w:date="2020-05-30T16:28:00Z">
        <w:r w:rsidRPr="00B12333" w:rsidDel="0091212B">
          <w:rPr>
            <w:rFonts w:ascii="Times New Roman" w:hAnsi="Times New Roman" w:cs="Times New Roman"/>
            <w:sz w:val="28"/>
            <w:szCs w:val="28"/>
          </w:rPr>
          <w:delText xml:space="preserve">Колебания (и волны) называются когерентными, если разность их фаз </w:delText>
        </w:r>
        <m:oMath>
          <m:r>
            <w:rPr>
              <w:rFonts w:ascii="Cambria Math" w:hAnsi="Cambria Math" w:cs="Times New Roman"/>
              <w:sz w:val="28"/>
              <w:szCs w:val="28"/>
            </w:rPr>
            <m:t>δ</m:t>
          </m:r>
        </m:oMath>
        <w:r w:rsidRPr="00B12333" w:rsidDel="0091212B">
          <w:rPr>
            <w:rFonts w:ascii="Times New Roman" w:hAnsi="Times New Roman" w:cs="Times New Roman"/>
            <w:sz w:val="28"/>
            <w:szCs w:val="28"/>
          </w:rPr>
          <w:delText xml:space="preserve"> постоянна во времени</w:delText>
        </w:r>
        <w:r w:rsidR="00C52476" w:rsidRPr="00B12333" w:rsidDel="0091212B">
          <w:rPr>
            <w:rFonts w:ascii="Times New Roman" w:hAnsi="Times New Roman" w:cs="Times New Roman"/>
            <w:sz w:val="28"/>
            <w:szCs w:val="28"/>
          </w:rPr>
          <w:delText>[1]</w:delText>
        </w:r>
        <w:r w:rsidRPr="00B12333" w:rsidDel="0091212B">
          <w:rPr>
            <w:rFonts w:ascii="Times New Roman" w:hAnsi="Times New Roman" w:cs="Times New Roman"/>
            <w:sz w:val="28"/>
            <w:szCs w:val="28"/>
          </w:rPr>
          <w:delText>.</w:delText>
        </w:r>
        <w:r w:rsidR="00C52476"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 xml:space="preserve">Если оба колебания не согласованы друг с другом т.е. разность их фаз </w:delText>
        </w:r>
        <m:oMath>
          <m:r>
            <w:rPr>
              <w:rFonts w:ascii="Cambria Math" w:hAnsi="Cambria Math" w:cs="Times New Roman"/>
              <w:sz w:val="28"/>
              <w:szCs w:val="28"/>
            </w:rPr>
            <m:t>δ</m:t>
          </m:r>
        </m:oMath>
        <w:r w:rsidRPr="00B12333" w:rsidDel="0091212B">
          <w:rPr>
            <w:rFonts w:ascii="Times New Roman" w:hAnsi="Times New Roman" w:cs="Times New Roman"/>
            <w:sz w:val="28"/>
            <w:szCs w:val="28"/>
          </w:rPr>
          <w:delTex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delText>
        </w:r>
        <w:r w:rsidRPr="00B12333" w:rsidDel="0091212B">
          <w:rPr>
            <w:rFonts w:ascii="Times New Roman" w:hAnsi="Times New Roman" w:cs="Times New Roman"/>
            <w:sz w:val="28"/>
            <w:szCs w:val="28"/>
            <w:lang w:val="en-US"/>
          </w:rPr>
          <w:delText>I</w:delText>
        </w:r>
        <w:r w:rsidRPr="00B12333" w:rsidDel="0091212B">
          <w:rPr>
            <w:rFonts w:ascii="Times New Roman" w:hAnsi="Times New Roman" w:cs="Times New Roman"/>
            <w:sz w:val="28"/>
            <w:szCs w:val="28"/>
          </w:rPr>
          <w:delText xml:space="preserve"> в пространстве: в одних местах возникают максимумы, в других минимумы интенсивности. Такое явление называется интерференцией волн.</w:delText>
        </w:r>
      </w:del>
    </w:p>
    <w:p w14:paraId="613B11D7" w14:textId="3C98CBC4" w:rsidR="00465EFF" w:rsidRPr="00B12333" w:rsidDel="0091212B" w:rsidRDefault="00465EFF" w:rsidP="0091212B">
      <w:pPr>
        <w:spacing w:after="0" w:line="360" w:lineRule="auto"/>
        <w:contextualSpacing/>
        <w:jc w:val="center"/>
        <w:rPr>
          <w:del w:id="308" w:author="Борис Гогинян" w:date="2020-05-30T16:28:00Z"/>
          <w:rFonts w:ascii="Times New Roman" w:hAnsi="Times New Roman" w:cs="Times New Roman"/>
          <w:sz w:val="28"/>
          <w:szCs w:val="28"/>
        </w:rPr>
        <w:pPrChange w:id="309" w:author="Борис Гогинян" w:date="2020-05-30T16:28:00Z">
          <w:pPr>
            <w:spacing w:after="0" w:line="360" w:lineRule="auto"/>
            <w:contextualSpacing/>
          </w:pPr>
        </w:pPrChange>
      </w:pPr>
    </w:p>
    <w:p w14:paraId="61311F32" w14:textId="6DBE372B" w:rsidR="00A6235B" w:rsidRPr="00B5325E" w:rsidDel="0091212B" w:rsidRDefault="00A6235B" w:rsidP="0091212B">
      <w:pPr>
        <w:spacing w:after="0" w:line="360" w:lineRule="auto"/>
        <w:contextualSpacing/>
        <w:jc w:val="center"/>
        <w:rPr>
          <w:del w:id="310" w:author="Борис Гогинян" w:date="2020-05-30T16:28:00Z"/>
          <w:rFonts w:ascii="Times New Roman" w:hAnsi="Times New Roman" w:cs="Times New Roman"/>
          <w:sz w:val="28"/>
          <w:szCs w:val="28"/>
        </w:rPr>
        <w:pPrChange w:id="311" w:author="Борис Гогинян" w:date="2020-05-30T16:28:00Z">
          <w:pPr>
            <w:spacing w:after="0" w:line="360" w:lineRule="auto"/>
            <w:contextualSpacing/>
            <w:jc w:val="center"/>
          </w:pPr>
        </w:pPrChange>
      </w:pPr>
      <w:commentRangeStart w:id="312"/>
      <w:del w:id="313" w:author="Борис Гогинян" w:date="2020-05-30T16:28:00Z">
        <w:r w:rsidRPr="00B5325E" w:rsidDel="0091212B">
          <w:rPr>
            <w:rFonts w:ascii="Times New Roman" w:hAnsi="Times New Roman" w:cs="Times New Roman"/>
            <w:sz w:val="28"/>
            <w:szCs w:val="28"/>
          </w:rPr>
          <w:delText>Принцип Гюйгенса-Френеля</w:delText>
        </w:r>
        <w:commentRangeEnd w:id="312"/>
        <w:r w:rsidR="00465EFF" w:rsidRPr="00B5325E" w:rsidDel="0091212B">
          <w:rPr>
            <w:rStyle w:val="af1"/>
            <w:rFonts w:ascii="Times New Roman" w:hAnsi="Times New Roman" w:cs="Times New Roman"/>
            <w:sz w:val="28"/>
            <w:szCs w:val="28"/>
          </w:rPr>
          <w:commentReference w:id="312"/>
        </w:r>
        <w:r w:rsidR="00C50854" w:rsidRPr="00B5325E" w:rsidDel="0091212B">
          <w:rPr>
            <w:rFonts w:ascii="Times New Roman" w:hAnsi="Times New Roman" w:cs="Times New Roman"/>
            <w:sz w:val="28"/>
            <w:szCs w:val="28"/>
          </w:rPr>
          <w:delText xml:space="preserve"> </w:delText>
        </w:r>
      </w:del>
    </w:p>
    <w:p w14:paraId="085D3404" w14:textId="58F25FD2" w:rsidR="00465EFF" w:rsidRPr="00B12333" w:rsidDel="0091212B" w:rsidRDefault="00A6235B" w:rsidP="0091212B">
      <w:pPr>
        <w:spacing w:after="0" w:line="276" w:lineRule="auto"/>
        <w:ind w:firstLine="708"/>
        <w:contextualSpacing/>
        <w:jc w:val="center"/>
        <w:rPr>
          <w:del w:id="314" w:author="Борис Гогинян" w:date="2020-05-30T16:28:00Z"/>
          <w:rFonts w:ascii="Times New Roman" w:hAnsi="Times New Roman" w:cs="Times New Roman"/>
          <w:i/>
          <w:sz w:val="28"/>
          <w:szCs w:val="28"/>
        </w:rPr>
        <w:pPrChange w:id="315" w:author="Борис Гогинян" w:date="2020-05-30T16:28:00Z">
          <w:pPr>
            <w:spacing w:after="0" w:line="276" w:lineRule="auto"/>
            <w:ind w:firstLine="708"/>
            <w:contextualSpacing/>
            <w:jc w:val="both"/>
          </w:pPr>
        </w:pPrChange>
      </w:pPr>
      <w:del w:id="316" w:author="Борис Гогинян" w:date="2020-05-30T16:28:00Z">
        <w:r w:rsidRPr="00B12333" w:rsidDel="0091212B">
          <w:rPr>
            <w:rFonts w:ascii="Times New Roman" w:hAnsi="Times New Roman" w:cs="Times New Roman"/>
            <w:i/>
            <w:sz w:val="28"/>
            <w:szCs w:val="28"/>
          </w:rPr>
          <w:delTex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delText>
        </w:r>
        <w:r w:rsidR="00465EFF" w:rsidRPr="00B12333" w:rsidDel="0091212B">
          <w:rPr>
            <w:rFonts w:ascii="Times New Roman" w:hAnsi="Times New Roman" w:cs="Times New Roman"/>
            <w:i/>
            <w:sz w:val="28"/>
            <w:szCs w:val="28"/>
          </w:rPr>
          <w:delText>олем реальных источников света.</w:delText>
        </w:r>
        <w:r w:rsidR="00C52476" w:rsidRPr="00B5325E" w:rsidDel="0091212B">
          <w:rPr>
            <w:rFonts w:ascii="Times New Roman" w:hAnsi="Times New Roman" w:cs="Times New Roman"/>
            <w:sz w:val="28"/>
            <w:szCs w:val="28"/>
          </w:rPr>
          <w:delText xml:space="preserve"> [1]</w:delText>
        </w:r>
      </w:del>
    </w:p>
    <w:p w14:paraId="3486A066" w14:textId="0F53CA69" w:rsidR="00A6235B" w:rsidRPr="00B12333" w:rsidDel="0091212B" w:rsidRDefault="00A6235B" w:rsidP="0091212B">
      <w:pPr>
        <w:spacing w:after="0" w:line="276" w:lineRule="auto"/>
        <w:ind w:firstLine="708"/>
        <w:contextualSpacing/>
        <w:jc w:val="center"/>
        <w:rPr>
          <w:del w:id="317" w:author="Борис Гогинян" w:date="2020-05-30T16:28:00Z"/>
          <w:rFonts w:ascii="Times New Roman" w:hAnsi="Times New Roman" w:cs="Times New Roman"/>
          <w:sz w:val="28"/>
          <w:szCs w:val="28"/>
        </w:rPr>
        <w:pPrChange w:id="318" w:author="Борис Гогинян" w:date="2020-05-30T16:28:00Z">
          <w:pPr>
            <w:spacing w:after="0" w:line="276" w:lineRule="auto"/>
            <w:ind w:firstLine="708"/>
            <w:contextualSpacing/>
          </w:pPr>
        </w:pPrChange>
      </w:pPr>
      <w:del w:id="319" w:author="Борис Гогинян" w:date="2020-05-30T16:28:00Z">
        <w:r w:rsidRPr="00B12333" w:rsidDel="0091212B">
          <w:rPr>
            <w:rFonts w:ascii="Times New Roman" w:hAnsi="Times New Roman" w:cs="Times New Roman"/>
            <w:sz w:val="28"/>
            <w:szCs w:val="28"/>
          </w:rPr>
          <w:delTex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зависящее от наличия источников.</w:delText>
        </w:r>
      </w:del>
    </w:p>
    <w:p w14:paraId="2BC43DBA" w14:textId="1C88CE7A" w:rsidR="00A6235B" w:rsidRPr="00B5325E" w:rsidDel="0091212B" w:rsidRDefault="00A6235B" w:rsidP="0091212B">
      <w:pPr>
        <w:spacing w:after="0" w:line="360" w:lineRule="auto"/>
        <w:ind w:firstLine="708"/>
        <w:contextualSpacing/>
        <w:jc w:val="center"/>
        <w:rPr>
          <w:del w:id="320" w:author="Борис Гогинян" w:date="2020-05-30T16:28:00Z"/>
          <w:rFonts w:ascii="Times New Roman" w:hAnsi="Times New Roman" w:cs="Times New Roman"/>
          <w:sz w:val="28"/>
          <w:szCs w:val="28"/>
        </w:rPr>
        <w:pPrChange w:id="321" w:author="Борис Гогинян" w:date="2020-05-30T16:28:00Z">
          <w:pPr>
            <w:spacing w:after="0" w:line="360" w:lineRule="auto"/>
            <w:ind w:firstLine="708"/>
            <w:contextualSpacing/>
          </w:pPr>
        </w:pPrChange>
      </w:pPr>
    </w:p>
    <w:p w14:paraId="2280C5CA" w14:textId="78256330" w:rsidR="00A6235B" w:rsidRPr="00B5325E" w:rsidDel="0091212B" w:rsidRDefault="00A6235B" w:rsidP="0091212B">
      <w:pPr>
        <w:spacing w:after="0" w:line="360" w:lineRule="auto"/>
        <w:contextualSpacing/>
        <w:jc w:val="center"/>
        <w:rPr>
          <w:del w:id="322" w:author="Борис Гогинян" w:date="2020-05-30T16:28:00Z"/>
          <w:rFonts w:ascii="Times New Roman" w:hAnsi="Times New Roman" w:cs="Times New Roman"/>
          <w:sz w:val="28"/>
          <w:szCs w:val="28"/>
        </w:rPr>
        <w:pPrChange w:id="323" w:author="Борис Гогинян" w:date="2020-05-30T16:28:00Z">
          <w:pPr>
            <w:spacing w:after="0" w:line="360" w:lineRule="auto"/>
            <w:contextualSpacing/>
            <w:jc w:val="center"/>
          </w:pPr>
        </w:pPrChange>
      </w:pPr>
      <w:del w:id="324" w:author="Борис Гогинян" w:date="2020-05-30T16:28:00Z">
        <w:r w:rsidRPr="00B5325E" w:rsidDel="0091212B">
          <w:rPr>
            <w:rFonts w:ascii="Times New Roman" w:hAnsi="Times New Roman" w:cs="Times New Roman"/>
            <w:sz w:val="28"/>
            <w:szCs w:val="28"/>
          </w:rPr>
          <w:delText>Каустики</w:delText>
        </w:r>
        <w:r w:rsidR="00C50854" w:rsidRPr="00B5325E" w:rsidDel="0091212B">
          <w:rPr>
            <w:rFonts w:ascii="Times New Roman" w:hAnsi="Times New Roman" w:cs="Times New Roman"/>
            <w:sz w:val="28"/>
            <w:szCs w:val="28"/>
          </w:rPr>
          <w:delText xml:space="preserve"> </w:delText>
        </w:r>
      </w:del>
    </w:p>
    <w:p w14:paraId="55086486" w14:textId="1E0962B7" w:rsidR="004B2FCA" w:rsidRPr="00B12333" w:rsidDel="0091212B" w:rsidRDefault="00D764BA" w:rsidP="0091212B">
      <w:pPr>
        <w:spacing w:after="0" w:line="276" w:lineRule="auto"/>
        <w:ind w:firstLine="708"/>
        <w:contextualSpacing/>
        <w:jc w:val="center"/>
        <w:rPr>
          <w:del w:id="325" w:author="Борис Гогинян" w:date="2020-05-30T16:28:00Z"/>
          <w:rFonts w:ascii="Times New Roman" w:hAnsi="Times New Roman" w:cs="Times New Roman"/>
          <w:sz w:val="28"/>
          <w:szCs w:val="28"/>
        </w:rPr>
        <w:pPrChange w:id="326" w:author="Борис Гогинян" w:date="2020-05-30T16:28:00Z">
          <w:pPr>
            <w:spacing w:after="0" w:line="276" w:lineRule="auto"/>
            <w:ind w:firstLine="708"/>
            <w:contextualSpacing/>
          </w:pPr>
        </w:pPrChange>
      </w:pPr>
      <w:del w:id="327" w:author="Борис Гогинян" w:date="2020-05-30T16:28:00Z">
        <w:r w:rsidRPr="00B12333" w:rsidDel="0091212B">
          <w:rPr>
            <w:rFonts w:ascii="Times New Roman" w:hAnsi="Times New Roman" w:cs="Times New Roman"/>
            <w:sz w:val="28"/>
            <w:szCs w:val="28"/>
          </w:rPr>
          <w:delText>Каустика – это огибающая световых лучей, преломленных или отраженных от некоторой кривой поверхности</w:delText>
        </w:r>
        <w:r w:rsidR="00A37C16" w:rsidRPr="00B12333" w:rsidDel="0091212B">
          <w:rPr>
            <w:rFonts w:ascii="Times New Roman" w:hAnsi="Times New Roman" w:cs="Times New Roman"/>
            <w:sz w:val="28"/>
            <w:szCs w:val="28"/>
          </w:rPr>
          <w:delText xml:space="preserve"> или объекта, или это проекция этой огибающей на другую поверхность. </w:delText>
        </w:r>
        <w:r w:rsidR="00276ACE" w:rsidRPr="00B12333" w:rsidDel="0091212B">
          <w:rPr>
            <w:rFonts w:ascii="Times New Roman" w:hAnsi="Times New Roman" w:cs="Times New Roman"/>
            <w:sz w:val="28"/>
            <w:szCs w:val="28"/>
          </w:rPr>
          <w:delText>Каустика возникает из-за концентрации световых лучей в определенной точке.</w:delText>
        </w:r>
        <w:r w:rsidR="00C52476" w:rsidRPr="00B5325E" w:rsidDel="0091212B">
          <w:rPr>
            <w:rFonts w:ascii="Times New Roman" w:hAnsi="Times New Roman" w:cs="Times New Roman"/>
            <w:sz w:val="28"/>
            <w:szCs w:val="28"/>
          </w:rPr>
          <w:delText xml:space="preserve"> [1]</w:delText>
        </w:r>
      </w:del>
    </w:p>
    <w:p w14:paraId="2510E479" w14:textId="691CDAC6" w:rsidR="00276ACE" w:rsidRPr="00B12333" w:rsidDel="0091212B" w:rsidRDefault="00276ACE" w:rsidP="0091212B">
      <w:pPr>
        <w:spacing w:after="0" w:line="276" w:lineRule="auto"/>
        <w:ind w:firstLine="708"/>
        <w:contextualSpacing/>
        <w:jc w:val="center"/>
        <w:rPr>
          <w:del w:id="328" w:author="Борис Гогинян" w:date="2020-05-30T16:28:00Z"/>
          <w:rFonts w:ascii="Times New Roman" w:hAnsi="Times New Roman" w:cs="Times New Roman"/>
          <w:sz w:val="28"/>
          <w:szCs w:val="28"/>
        </w:rPr>
        <w:pPrChange w:id="329" w:author="Борис Гогинян" w:date="2020-05-30T16:28:00Z">
          <w:pPr>
            <w:spacing w:after="0" w:line="276" w:lineRule="auto"/>
            <w:ind w:firstLine="708"/>
            <w:contextualSpacing/>
          </w:pPr>
        </w:pPrChange>
      </w:pPr>
    </w:p>
    <w:p w14:paraId="7E36895D" w14:textId="3A847E33" w:rsidR="00A37F65" w:rsidRPr="00B5325E" w:rsidDel="0091212B" w:rsidRDefault="00A37F65" w:rsidP="0091212B">
      <w:pPr>
        <w:spacing w:after="0" w:line="360" w:lineRule="auto"/>
        <w:contextualSpacing/>
        <w:jc w:val="center"/>
        <w:rPr>
          <w:del w:id="330" w:author="Борис Гогинян" w:date="2020-05-30T16:28:00Z"/>
          <w:rFonts w:ascii="Times New Roman" w:hAnsi="Times New Roman" w:cs="Times New Roman"/>
          <w:sz w:val="28"/>
          <w:szCs w:val="28"/>
        </w:rPr>
        <w:pPrChange w:id="331" w:author="Борис Гогинян" w:date="2020-05-30T16:28:00Z">
          <w:pPr>
            <w:spacing w:after="0" w:line="360" w:lineRule="auto"/>
            <w:contextualSpacing/>
            <w:jc w:val="center"/>
          </w:pPr>
        </w:pPrChange>
      </w:pPr>
      <w:del w:id="332" w:author="Борис Гогинян" w:date="2020-05-30T16:28:00Z">
        <w:r w:rsidRPr="00B5325E" w:rsidDel="0091212B">
          <w:rPr>
            <w:rFonts w:ascii="Times New Roman" w:hAnsi="Times New Roman" w:cs="Times New Roman"/>
            <w:sz w:val="28"/>
            <w:szCs w:val="28"/>
          </w:rPr>
          <w:delText>Закон Ламберта</w:delText>
        </w:r>
        <w:r w:rsidR="00C50854" w:rsidRPr="00B5325E" w:rsidDel="0091212B">
          <w:rPr>
            <w:rFonts w:ascii="Times New Roman" w:hAnsi="Times New Roman" w:cs="Times New Roman"/>
            <w:sz w:val="28"/>
            <w:szCs w:val="28"/>
          </w:rPr>
          <w:delText xml:space="preserve"> </w:delText>
        </w:r>
      </w:del>
    </w:p>
    <w:p w14:paraId="503F0232" w14:textId="1C7C226E" w:rsidR="00A6235B" w:rsidRPr="00B12333" w:rsidDel="0091212B" w:rsidRDefault="008166FD" w:rsidP="0091212B">
      <w:pPr>
        <w:spacing w:after="0" w:line="276" w:lineRule="auto"/>
        <w:ind w:firstLine="708"/>
        <w:contextualSpacing/>
        <w:jc w:val="center"/>
        <w:rPr>
          <w:del w:id="333" w:author="Борис Гогинян" w:date="2020-05-30T16:28:00Z"/>
          <w:rFonts w:ascii="Times New Roman" w:hAnsi="Times New Roman" w:cs="Times New Roman"/>
          <w:sz w:val="28"/>
          <w:szCs w:val="28"/>
        </w:rPr>
        <w:pPrChange w:id="334" w:author="Борис Гогинян" w:date="2020-05-30T16:28:00Z">
          <w:pPr>
            <w:spacing w:after="0" w:line="276" w:lineRule="auto"/>
            <w:ind w:firstLine="708"/>
            <w:contextualSpacing/>
          </w:pPr>
        </w:pPrChange>
      </w:pPr>
      <w:del w:id="335" w:author="Борис Гогинян" w:date="2020-05-30T16:28:00Z">
        <w:r w:rsidRPr="00B12333" w:rsidDel="0091212B">
          <w:rPr>
            <w:rFonts w:ascii="Times New Roman" w:hAnsi="Times New Roman" w:cs="Times New Roman"/>
            <w:sz w:val="28"/>
            <w:szCs w:val="28"/>
          </w:rPr>
          <w:delText>З</w:delText>
        </w:r>
        <w:r w:rsidR="00276ACE" w:rsidRPr="00B12333" w:rsidDel="0091212B">
          <w:rPr>
            <w:rFonts w:ascii="Times New Roman" w:hAnsi="Times New Roman" w:cs="Times New Roman"/>
            <w:sz w:val="28"/>
            <w:szCs w:val="28"/>
          </w:rPr>
          <w:delText xml:space="preserve">акон Ламберта </w:delText>
        </w:r>
        <w:r w:rsidRPr="00B12333" w:rsidDel="0091212B">
          <w:rPr>
            <w:rFonts w:ascii="Times New Roman" w:hAnsi="Times New Roman" w:cs="Times New Roman"/>
            <w:sz w:val="28"/>
            <w:szCs w:val="28"/>
          </w:rPr>
          <w:delText>утверждает</w:delText>
        </w:r>
        <w:r w:rsidR="00276ACE" w:rsidRPr="00B12333" w:rsidDel="0091212B">
          <w:rPr>
            <w:rFonts w:ascii="Times New Roman" w:hAnsi="Times New Roman" w:cs="Times New Roman"/>
            <w:sz w:val="28"/>
            <w:szCs w:val="28"/>
          </w:rPr>
          <w:delText xml:space="preserve">, что интенсивность излучения, </w:delText>
        </w:r>
        <w:r w:rsidRPr="00B12333" w:rsidDel="0091212B">
          <w:rPr>
            <w:rFonts w:ascii="Times New Roman" w:hAnsi="Times New Roman" w:cs="Times New Roman"/>
            <w:sz w:val="28"/>
            <w:szCs w:val="28"/>
          </w:rPr>
          <w:delText>отражаемая</w:delText>
        </w:r>
        <w:r w:rsidR="00276ACE" w:rsidRPr="00B12333" w:rsidDel="0091212B">
          <w:rPr>
            <w:rFonts w:ascii="Times New Roman" w:hAnsi="Times New Roman" w:cs="Times New Roman"/>
            <w:sz w:val="28"/>
            <w:szCs w:val="28"/>
          </w:rPr>
          <w:delText xml:space="preserve"> от идеальной диффузно</w:delText>
        </w:r>
        <w:r w:rsidRPr="00B12333" w:rsidDel="0091212B">
          <w:rPr>
            <w:rFonts w:ascii="Times New Roman" w:hAnsi="Times New Roman" w:cs="Times New Roman"/>
            <w:sz w:val="28"/>
            <w:szCs w:val="28"/>
          </w:rPr>
          <w:delText>й</w:delText>
        </w:r>
        <w:r w:rsidR="00276ACE" w:rsidRPr="00B12333" w:rsidDel="0091212B">
          <w:rPr>
            <w:rFonts w:ascii="Times New Roman" w:hAnsi="Times New Roman" w:cs="Times New Roman"/>
            <w:sz w:val="28"/>
            <w:szCs w:val="28"/>
          </w:rPr>
          <w:delText xml:space="preserve"> поверхности</w:delText>
        </w:r>
        <w:r w:rsidRPr="00B12333" w:rsidDel="0091212B">
          <w:rPr>
            <w:rFonts w:ascii="Times New Roman" w:hAnsi="Times New Roman" w:cs="Times New Roman"/>
            <w:sz w:val="28"/>
            <w:szCs w:val="28"/>
          </w:rPr>
          <w:delText xml:space="preserve"> (</w:delText>
        </w:r>
        <w:r w:rsidR="00276ACE" w:rsidRPr="00B12333" w:rsidDel="0091212B">
          <w:rPr>
            <w:rFonts w:ascii="Times New Roman" w:hAnsi="Times New Roman" w:cs="Times New Roman"/>
            <w:sz w:val="28"/>
            <w:szCs w:val="28"/>
          </w:rPr>
          <w:delText xml:space="preserve">или </w:delText>
        </w:r>
        <w:r w:rsidRPr="00B12333" w:rsidDel="0091212B">
          <w:rPr>
            <w:rFonts w:ascii="Times New Roman" w:hAnsi="Times New Roman" w:cs="Times New Roman"/>
            <w:sz w:val="28"/>
            <w:szCs w:val="28"/>
          </w:rPr>
          <w:delText xml:space="preserve">излучаемая </w:delText>
        </w:r>
        <w:r w:rsidR="00276ACE" w:rsidRPr="00B12333" w:rsidDel="0091212B">
          <w:rPr>
            <w:rFonts w:ascii="Times New Roman" w:hAnsi="Times New Roman" w:cs="Times New Roman"/>
            <w:sz w:val="28"/>
            <w:szCs w:val="28"/>
          </w:rPr>
          <w:delText>идеальн</w:delText>
        </w:r>
        <w:r w:rsidRPr="00B12333" w:rsidDel="0091212B">
          <w:rPr>
            <w:rFonts w:ascii="Times New Roman" w:hAnsi="Times New Roman" w:cs="Times New Roman"/>
            <w:sz w:val="28"/>
            <w:szCs w:val="28"/>
          </w:rPr>
          <w:delText>ым</w:delText>
        </w:r>
        <w:r w:rsidR="00276ACE" w:rsidRPr="00B12333" w:rsidDel="0091212B">
          <w:rPr>
            <w:rFonts w:ascii="Times New Roman" w:hAnsi="Times New Roman" w:cs="Times New Roman"/>
            <w:sz w:val="28"/>
            <w:szCs w:val="28"/>
          </w:rPr>
          <w:delText xml:space="preserve"> диффузн</w:delText>
        </w:r>
        <w:r w:rsidRPr="00B12333" w:rsidDel="0091212B">
          <w:rPr>
            <w:rFonts w:ascii="Times New Roman" w:hAnsi="Times New Roman" w:cs="Times New Roman"/>
            <w:sz w:val="28"/>
            <w:szCs w:val="28"/>
          </w:rPr>
          <w:delText>ым</w:delText>
        </w:r>
        <w:r w:rsidR="00276ACE"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источником), прямо пропорциональна к</w:delText>
        </w:r>
        <w:r w:rsidR="00276ACE" w:rsidRPr="00B12333" w:rsidDel="0091212B">
          <w:rPr>
            <w:rFonts w:ascii="Times New Roman" w:hAnsi="Times New Roman" w:cs="Times New Roman"/>
            <w:sz w:val="28"/>
            <w:szCs w:val="28"/>
          </w:rPr>
          <w:delText>осинусу угла θ между направлением падающего света и нормалью</w:delText>
        </w:r>
        <w:r w:rsidRPr="00B12333" w:rsidDel="0091212B">
          <w:rPr>
            <w:rFonts w:ascii="Times New Roman" w:hAnsi="Times New Roman" w:cs="Times New Roman"/>
            <w:sz w:val="28"/>
            <w:szCs w:val="28"/>
          </w:rPr>
          <w:delText xml:space="preserve"> к</w:delText>
        </w:r>
        <w:r w:rsidR="00276ACE" w:rsidRPr="00B12333" w:rsidDel="0091212B">
          <w:rPr>
            <w:rFonts w:ascii="Times New Roman" w:hAnsi="Times New Roman" w:cs="Times New Roman"/>
            <w:sz w:val="28"/>
            <w:szCs w:val="28"/>
          </w:rPr>
          <w:delText xml:space="preserve"> поверхности</w:delText>
        </w:r>
        <w:r w:rsidRPr="00B12333" w:rsidDel="0091212B">
          <w:rPr>
            <w:rFonts w:ascii="Times New Roman" w:hAnsi="Times New Roman" w:cs="Times New Roman"/>
            <w:sz w:val="28"/>
            <w:szCs w:val="28"/>
          </w:rPr>
          <w:delText>.</w:delText>
        </w:r>
        <w:r w:rsidR="00C52476" w:rsidRPr="00B5325E" w:rsidDel="0091212B">
          <w:rPr>
            <w:rFonts w:ascii="Times New Roman" w:hAnsi="Times New Roman" w:cs="Times New Roman"/>
            <w:sz w:val="28"/>
            <w:szCs w:val="28"/>
          </w:rPr>
          <w:delText xml:space="preserve"> [2]</w:delText>
        </w:r>
      </w:del>
    </w:p>
    <w:p w14:paraId="1C440678" w14:textId="61419BB8" w:rsidR="00A6235B" w:rsidDel="0091212B" w:rsidRDefault="00A6235B" w:rsidP="0091212B">
      <w:pPr>
        <w:spacing w:after="0" w:line="360" w:lineRule="auto"/>
        <w:ind w:firstLine="708"/>
        <w:contextualSpacing/>
        <w:jc w:val="center"/>
        <w:rPr>
          <w:del w:id="336" w:author="Борис Гогинян" w:date="2020-05-30T16:28:00Z"/>
          <w:rFonts w:ascii="Times New Roman" w:hAnsi="Times New Roman" w:cs="Times New Roman"/>
          <w:sz w:val="28"/>
          <w:szCs w:val="28"/>
        </w:rPr>
        <w:pPrChange w:id="337" w:author="Борис Гогинян" w:date="2020-05-30T16:28:00Z">
          <w:pPr>
            <w:spacing w:after="0" w:line="360" w:lineRule="auto"/>
            <w:ind w:firstLine="708"/>
            <w:contextualSpacing/>
            <w:jc w:val="center"/>
          </w:pPr>
        </w:pPrChange>
      </w:pPr>
    </w:p>
    <w:p w14:paraId="761F6194" w14:textId="2CFFBFCE" w:rsidR="006C450B" w:rsidRPr="00B12333" w:rsidDel="0091212B" w:rsidRDefault="006C450B" w:rsidP="0091212B">
      <w:pPr>
        <w:spacing w:after="0" w:line="360" w:lineRule="auto"/>
        <w:ind w:firstLine="708"/>
        <w:contextualSpacing/>
        <w:jc w:val="center"/>
        <w:rPr>
          <w:del w:id="338" w:author="Борис Гогинян" w:date="2020-05-30T16:28:00Z"/>
          <w:rFonts w:ascii="Times New Roman" w:hAnsi="Times New Roman" w:cs="Times New Roman"/>
          <w:sz w:val="28"/>
          <w:szCs w:val="28"/>
        </w:rPr>
        <w:pPrChange w:id="339" w:author="Борис Гогинян" w:date="2020-05-30T16:28:00Z">
          <w:pPr>
            <w:spacing w:after="0" w:line="360" w:lineRule="auto"/>
            <w:ind w:firstLine="708"/>
            <w:contextualSpacing/>
            <w:jc w:val="center"/>
          </w:pPr>
        </w:pPrChange>
      </w:pPr>
    </w:p>
    <w:p w14:paraId="78B8E16A" w14:textId="1C6ED92C" w:rsidR="00A6235B" w:rsidRPr="00B5325E" w:rsidDel="0091212B" w:rsidRDefault="00A6235B" w:rsidP="0091212B">
      <w:pPr>
        <w:spacing w:after="0" w:line="360" w:lineRule="auto"/>
        <w:contextualSpacing/>
        <w:jc w:val="center"/>
        <w:rPr>
          <w:del w:id="340" w:author="Борис Гогинян" w:date="2020-05-30T16:28:00Z"/>
          <w:rFonts w:ascii="Times New Roman" w:hAnsi="Times New Roman" w:cs="Times New Roman"/>
          <w:sz w:val="28"/>
          <w:szCs w:val="28"/>
        </w:rPr>
        <w:pPrChange w:id="341" w:author="Борис Гогинян" w:date="2020-05-30T16:28:00Z">
          <w:pPr>
            <w:spacing w:after="0" w:line="360" w:lineRule="auto"/>
            <w:contextualSpacing/>
            <w:jc w:val="center"/>
          </w:pPr>
        </w:pPrChange>
      </w:pPr>
      <w:del w:id="342" w:author="Борис Гогинян" w:date="2020-05-30T16:28:00Z">
        <w:r w:rsidRPr="00B5325E" w:rsidDel="0091212B">
          <w:rPr>
            <w:rFonts w:ascii="Times New Roman" w:hAnsi="Times New Roman" w:cs="Times New Roman"/>
            <w:sz w:val="28"/>
            <w:szCs w:val="28"/>
          </w:rPr>
          <w:delText>Уравнения Френеля</w:delText>
        </w:r>
        <w:r w:rsidR="008166FD" w:rsidRPr="00B5325E" w:rsidDel="0091212B">
          <w:rPr>
            <w:rFonts w:ascii="Times New Roman" w:hAnsi="Times New Roman" w:cs="Times New Roman"/>
            <w:sz w:val="28"/>
            <w:szCs w:val="28"/>
          </w:rPr>
          <w:delText xml:space="preserve"> </w:delText>
        </w:r>
      </w:del>
    </w:p>
    <w:p w14:paraId="67AC85B5" w14:textId="05A441B2" w:rsidR="00A6235B" w:rsidRPr="00B12333" w:rsidDel="0091212B" w:rsidRDefault="00A6235B" w:rsidP="0091212B">
      <w:pPr>
        <w:spacing w:after="0" w:line="276" w:lineRule="auto"/>
        <w:ind w:firstLine="708"/>
        <w:contextualSpacing/>
        <w:jc w:val="center"/>
        <w:rPr>
          <w:del w:id="343" w:author="Борис Гогинян" w:date="2020-05-30T16:28:00Z"/>
          <w:rFonts w:ascii="Times New Roman" w:hAnsi="Times New Roman" w:cs="Times New Roman"/>
          <w:sz w:val="28"/>
          <w:szCs w:val="28"/>
        </w:rPr>
        <w:pPrChange w:id="344" w:author="Борис Гогинян" w:date="2020-05-30T16:28:00Z">
          <w:pPr>
            <w:spacing w:after="0" w:line="276" w:lineRule="auto"/>
            <w:ind w:firstLine="708"/>
            <w:contextualSpacing/>
          </w:pPr>
        </w:pPrChange>
      </w:pPr>
      <w:del w:id="345" w:author="Борис Гогинян" w:date="2020-05-30T16:28:00Z">
        <w:r w:rsidRPr="00B12333" w:rsidDel="0091212B">
          <w:rPr>
            <w:rFonts w:ascii="Times New Roman" w:hAnsi="Times New Roman" w:cs="Times New Roman"/>
            <w:sz w:val="28"/>
            <w:szCs w:val="28"/>
          </w:rPr>
          <w:delText>Уравнения Френеля описывают зависимость амплитуды электрического (магнитного) поля падающей волны и полей отраженной и преломленной волн</w:delText>
        </w:r>
        <w:r w:rsidR="00C52476" w:rsidRPr="00B12333" w:rsidDel="0091212B">
          <w:rPr>
            <w:rFonts w:ascii="Times New Roman" w:hAnsi="Times New Roman" w:cs="Times New Roman"/>
            <w:sz w:val="28"/>
            <w:szCs w:val="28"/>
          </w:rPr>
          <w:delText xml:space="preserve"> </w:delText>
        </w:r>
        <w:r w:rsidR="00C52476" w:rsidRPr="00B5325E" w:rsidDel="0091212B">
          <w:rPr>
            <w:rFonts w:ascii="Times New Roman" w:hAnsi="Times New Roman" w:cs="Times New Roman"/>
            <w:sz w:val="28"/>
            <w:szCs w:val="28"/>
          </w:rPr>
          <w:delText>[1]</w:delText>
        </w:r>
        <w:r w:rsidRPr="00B12333" w:rsidDel="0091212B">
          <w:rPr>
            <w:rFonts w:ascii="Times New Roman" w:hAnsi="Times New Roman" w:cs="Times New Roman"/>
            <w:sz w:val="28"/>
            <w:szCs w:val="28"/>
          </w:rPr>
          <w:delText xml:space="preserve">: </w:delText>
        </w:r>
        <w:r w:rsidRPr="00B5325E" w:rsidDel="0091212B">
          <w:rPr>
            <w:noProof/>
            <w:sz w:val="28"/>
            <w:szCs w:val="28"/>
            <w:lang w:eastAsia="ru-RU"/>
          </w:rPr>
          <w:drawing>
            <wp:inline distT="0" distB="0" distL="0" distR="0" wp14:anchorId="7C058D02" wp14:editId="7BFF900A">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del>
    </w:p>
    <w:p w14:paraId="609267AA" w14:textId="07342183" w:rsidR="00A6235B" w:rsidRPr="00B12333" w:rsidDel="0091212B" w:rsidRDefault="00A6235B" w:rsidP="0091212B">
      <w:pPr>
        <w:spacing w:after="0" w:line="360" w:lineRule="auto"/>
        <w:ind w:firstLine="708"/>
        <w:contextualSpacing/>
        <w:jc w:val="center"/>
        <w:rPr>
          <w:del w:id="346" w:author="Борис Гогинян" w:date="2020-05-30T16:28:00Z"/>
          <w:rFonts w:ascii="Times New Roman" w:hAnsi="Times New Roman" w:cs="Times New Roman"/>
          <w:sz w:val="28"/>
          <w:szCs w:val="28"/>
        </w:rPr>
        <w:pPrChange w:id="347" w:author="Борис Гогинян" w:date="2020-05-30T16:28:00Z">
          <w:pPr>
            <w:spacing w:after="0" w:line="360" w:lineRule="auto"/>
            <w:ind w:firstLine="708"/>
            <w:contextualSpacing/>
          </w:pPr>
        </w:pPrChange>
      </w:pPr>
    </w:p>
    <w:p w14:paraId="6B9FC8B6" w14:textId="4BF96556" w:rsidR="00A6235B" w:rsidRPr="00B12333" w:rsidDel="0091212B" w:rsidRDefault="00A6235B" w:rsidP="0091212B">
      <w:pPr>
        <w:spacing w:after="0" w:line="360" w:lineRule="auto"/>
        <w:contextualSpacing/>
        <w:jc w:val="center"/>
        <w:rPr>
          <w:del w:id="348" w:author="Борис Гогинян" w:date="2020-05-30T16:28:00Z"/>
          <w:rFonts w:ascii="Times New Roman" w:hAnsi="Times New Roman" w:cs="Times New Roman"/>
          <w:sz w:val="28"/>
          <w:szCs w:val="28"/>
        </w:rPr>
        <w:pPrChange w:id="349" w:author="Борис Гогинян" w:date="2020-05-30T16:28:00Z">
          <w:pPr>
            <w:spacing w:after="0" w:line="360" w:lineRule="auto"/>
            <w:contextualSpacing/>
          </w:pPr>
        </w:pPrChange>
      </w:pPr>
      <w:del w:id="350" w:author="Борис Гогинян" w:date="2020-05-30T16:28:00Z">
        <w:r w:rsidRPr="00B5325E" w:rsidDel="0091212B">
          <w:rPr>
            <w:noProof/>
            <w:sz w:val="28"/>
            <w:szCs w:val="28"/>
            <w:lang w:eastAsia="ru-RU"/>
          </w:rPr>
          <w:drawing>
            <wp:inline distT="0" distB="0" distL="0" distR="0" wp14:anchorId="1645DBD4" wp14:editId="110F01CD">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Pr="00B12333" w:rsidDel="0091212B">
          <w:rPr>
            <w:rFonts w:ascii="Times New Roman" w:hAnsi="Times New Roman" w:cs="Times New Roman"/>
            <w:sz w:val="28"/>
            <w:szCs w:val="28"/>
          </w:rPr>
          <w:delText xml:space="preserve">  </w:delText>
        </w:r>
      </w:del>
    </w:p>
    <w:p w14:paraId="6BE3D3CB" w14:textId="39B1688A" w:rsidR="00A6235B" w:rsidRPr="00B12333" w:rsidDel="0091212B" w:rsidRDefault="00A6235B" w:rsidP="0091212B">
      <w:pPr>
        <w:spacing w:after="0" w:line="360" w:lineRule="auto"/>
        <w:ind w:firstLine="708"/>
        <w:contextualSpacing/>
        <w:jc w:val="center"/>
        <w:rPr>
          <w:del w:id="351" w:author="Борис Гогинян" w:date="2020-05-30T16:28:00Z"/>
          <w:rFonts w:ascii="Times New Roman" w:hAnsi="Times New Roman" w:cs="Times New Roman"/>
          <w:sz w:val="28"/>
          <w:szCs w:val="28"/>
        </w:rPr>
        <w:pPrChange w:id="352" w:author="Борис Гогинян" w:date="2020-05-30T16:28:00Z">
          <w:pPr>
            <w:spacing w:after="0" w:line="360" w:lineRule="auto"/>
            <w:ind w:firstLine="708"/>
            <w:contextualSpacing/>
          </w:pPr>
        </w:pPrChange>
      </w:pPr>
    </w:p>
    <w:p w14:paraId="1E40FF52" w14:textId="7C87A5FE" w:rsidR="00A6235B" w:rsidRPr="00B12333" w:rsidDel="0091212B" w:rsidRDefault="00A6235B" w:rsidP="0091212B">
      <w:pPr>
        <w:spacing w:after="0" w:line="360" w:lineRule="auto"/>
        <w:contextualSpacing/>
        <w:jc w:val="center"/>
        <w:rPr>
          <w:del w:id="353" w:author="Борис Гогинян" w:date="2020-05-30T16:28:00Z"/>
          <w:rFonts w:ascii="Times New Roman" w:hAnsi="Times New Roman" w:cs="Times New Roman"/>
          <w:sz w:val="28"/>
          <w:szCs w:val="28"/>
        </w:rPr>
        <w:pPrChange w:id="354" w:author="Борис Гогинян" w:date="2020-05-30T16:28:00Z">
          <w:pPr>
            <w:spacing w:after="0" w:line="360" w:lineRule="auto"/>
            <w:contextualSpacing/>
          </w:pPr>
        </w:pPrChange>
      </w:pPr>
      <w:del w:id="355" w:author="Борис Гогинян" w:date="2020-05-30T16:28:00Z">
        <w:r w:rsidRPr="00B12333" w:rsidDel="0091212B">
          <w:rPr>
            <w:rFonts w:ascii="Times New Roman" w:hAnsi="Times New Roman" w:cs="Times New Roman"/>
            <w:sz w:val="28"/>
            <w:szCs w:val="28"/>
          </w:rPr>
          <w:delText xml:space="preserve">Здесь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B12333" w:rsidDel="0091212B">
          <w:rPr>
            <w:rFonts w:ascii="Times New Roman" w:hAnsi="Times New Roman" w:cs="Times New Roman"/>
            <w:sz w:val="28"/>
            <w:szCs w:val="28"/>
          </w:rPr>
          <w:delText xml:space="preserve"> составляющая отраженной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3E8FA7E8" w14:textId="557FDDB9" w:rsidR="00A6235B" w:rsidRPr="00B12333" w:rsidDel="0091212B" w:rsidRDefault="0099704B" w:rsidP="0091212B">
      <w:pPr>
        <w:spacing w:after="0" w:line="360" w:lineRule="auto"/>
        <w:contextualSpacing/>
        <w:jc w:val="center"/>
        <w:rPr>
          <w:del w:id="356" w:author="Борис Гогинян" w:date="2020-05-30T16:28:00Z"/>
          <w:rFonts w:ascii="Times New Roman" w:hAnsi="Times New Roman" w:cs="Times New Roman"/>
          <w:sz w:val="28"/>
          <w:szCs w:val="28"/>
        </w:rPr>
        <w:pPrChange w:id="357" w:author="Борис Гогинян" w:date="2020-05-30T16:28:00Z">
          <w:pPr>
            <w:spacing w:after="0" w:line="360" w:lineRule="auto"/>
            <w:contextualSpacing/>
          </w:pPr>
        </w:pPrChange>
      </w:pPr>
      <m:oMath>
        <m:sSub>
          <m:sSubPr>
            <m:ctrlPr>
              <w:del w:id="358" w:author="Борис Гогинян" w:date="2020-05-30T16:28:00Z">
                <w:rPr>
                  <w:rFonts w:ascii="Cambria Math" w:hAnsi="Cambria Math" w:cs="Times New Roman"/>
                  <w:i/>
                  <w:sz w:val="28"/>
                  <w:szCs w:val="28"/>
                </w:rPr>
              </w:del>
            </m:ctrlPr>
          </m:sSubPr>
          <m:e>
            <m:r>
              <w:del w:id="359" w:author="Борис Гогинян" w:date="2020-05-30T16:28:00Z">
                <w:rPr>
                  <w:rFonts w:ascii="Cambria Math" w:hAnsi="Cambria Math" w:cs="Times New Roman"/>
                  <w:sz w:val="28"/>
                  <w:szCs w:val="28"/>
                  <w:lang w:val="en-US"/>
                </w:rPr>
                <m:t>d</m:t>
              </w:del>
            </m:r>
          </m:e>
          <m:sub>
            <m:r>
              <w:del w:id="360" w:author="Борис Гогинян" w:date="2020-05-30T16:28:00Z">
                <w:rPr>
                  <w:rFonts w:ascii="Cambria Math" w:hAnsi="Cambria Math" w:cs="Times New Roman"/>
                  <w:sz w:val="28"/>
                  <w:szCs w:val="28"/>
                </w:rPr>
                <m:t>⊥</m:t>
              </w:del>
            </m:r>
          </m:sub>
        </m:sSub>
        <m:r>
          <w:del w:id="361" w:author="Борис Гогинян" w:date="2020-05-30T16:28:00Z">
            <w:rPr>
              <w:rFonts w:ascii="Cambria Math" w:hAnsi="Cambria Math" w:cs="Times New Roman"/>
              <w:sz w:val="28"/>
              <w:szCs w:val="28"/>
            </w:rPr>
            <m:t>-</m:t>
          </w:del>
        </m:r>
      </m:oMath>
      <w:del w:id="362" w:author="Борис Гогинян" w:date="2020-05-30T16:28:00Z">
        <w:r w:rsidR="00A6235B" w:rsidRPr="00B12333" w:rsidDel="0091212B">
          <w:rPr>
            <w:rFonts w:ascii="Times New Roman" w:hAnsi="Times New Roman" w:cs="Times New Roman"/>
            <w:sz w:val="28"/>
            <w:szCs w:val="28"/>
          </w:rPr>
          <w:delText xml:space="preserve"> составляющая преломленной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2829552F" w14:textId="65DE4566" w:rsidR="00A6235B" w:rsidRPr="00B12333" w:rsidDel="0091212B" w:rsidRDefault="0099704B" w:rsidP="0091212B">
      <w:pPr>
        <w:spacing w:after="0" w:line="360" w:lineRule="auto"/>
        <w:contextualSpacing/>
        <w:jc w:val="center"/>
        <w:rPr>
          <w:del w:id="363" w:author="Борис Гогинян" w:date="2020-05-30T16:28:00Z"/>
          <w:rFonts w:ascii="Times New Roman" w:hAnsi="Times New Roman" w:cs="Times New Roman"/>
          <w:sz w:val="28"/>
          <w:szCs w:val="28"/>
        </w:rPr>
        <w:pPrChange w:id="364" w:author="Борис Гогинян" w:date="2020-05-30T16:28:00Z">
          <w:pPr>
            <w:spacing w:after="0" w:line="360" w:lineRule="auto"/>
            <w:contextualSpacing/>
          </w:pPr>
        </w:pPrChange>
      </w:pPr>
      <m:oMath>
        <m:sSub>
          <m:sSubPr>
            <m:ctrlPr>
              <w:del w:id="365" w:author="Борис Гогинян" w:date="2020-05-30T16:28:00Z">
                <w:rPr>
                  <w:rFonts w:ascii="Cambria Math" w:hAnsi="Cambria Math" w:cs="Times New Roman"/>
                  <w:i/>
                  <w:sz w:val="28"/>
                  <w:szCs w:val="28"/>
                </w:rPr>
              </w:del>
            </m:ctrlPr>
          </m:sSubPr>
          <m:e>
            <m:r>
              <w:del w:id="366" w:author="Борис Гогинян" w:date="2020-05-30T16:28:00Z">
                <w:rPr>
                  <w:rFonts w:ascii="Cambria Math" w:hAnsi="Cambria Math" w:cs="Times New Roman"/>
                  <w:sz w:val="28"/>
                  <w:szCs w:val="28"/>
                  <w:lang w:val="en-US"/>
                </w:rPr>
                <m:t>r</m:t>
              </w:del>
            </m:r>
          </m:e>
          <m:sub>
            <m:r>
              <w:del w:id="367" w:author="Борис Гогинян" w:date="2020-05-30T16:28:00Z">
                <w:rPr>
                  <w:rFonts w:ascii="Cambria Math" w:hAnsi="Cambria Math" w:cs="Times New Roman"/>
                  <w:sz w:val="28"/>
                  <w:szCs w:val="28"/>
                </w:rPr>
                <m:t>||</m:t>
              </w:del>
            </m:r>
          </m:sub>
        </m:sSub>
        <m:r>
          <w:del w:id="368" w:author="Борис Гогинян" w:date="2020-05-30T16:28:00Z">
            <w:rPr>
              <w:rFonts w:ascii="Cambria Math" w:hAnsi="Cambria Math" w:cs="Times New Roman"/>
              <w:sz w:val="28"/>
              <w:szCs w:val="28"/>
            </w:rPr>
            <m:t>-</m:t>
          </w:del>
        </m:r>
      </m:oMath>
      <w:del w:id="369" w:author="Борис Гогинян" w:date="2020-05-30T16:28:00Z">
        <w:r w:rsidR="00A6235B" w:rsidRPr="00B12333" w:rsidDel="0091212B">
          <w:rPr>
            <w:rFonts w:ascii="Times New Roman" w:hAnsi="Times New Roman" w:cs="Times New Roman"/>
            <w:sz w:val="28"/>
            <w:szCs w:val="28"/>
          </w:rPr>
          <w:delText xml:space="preserve"> составляющей отраженной волны, лежащая в плоскости падения</w:delText>
        </w:r>
        <w:r w:rsidR="00465EFF" w:rsidRPr="00B12333" w:rsidDel="0091212B">
          <w:rPr>
            <w:rFonts w:ascii="Times New Roman" w:hAnsi="Times New Roman" w:cs="Times New Roman"/>
            <w:sz w:val="28"/>
            <w:szCs w:val="28"/>
          </w:rPr>
          <w:delText>;</w:delText>
        </w:r>
      </w:del>
    </w:p>
    <w:p w14:paraId="54B5C71C" w14:textId="676DDAA9" w:rsidR="00A6235B" w:rsidRPr="00B12333" w:rsidDel="0091212B" w:rsidRDefault="0099704B" w:rsidP="0091212B">
      <w:pPr>
        <w:spacing w:after="0" w:line="360" w:lineRule="auto"/>
        <w:contextualSpacing/>
        <w:jc w:val="center"/>
        <w:rPr>
          <w:del w:id="370" w:author="Борис Гогинян" w:date="2020-05-30T16:28:00Z"/>
          <w:rFonts w:ascii="Times New Roman" w:hAnsi="Times New Roman" w:cs="Times New Roman"/>
          <w:sz w:val="28"/>
          <w:szCs w:val="28"/>
        </w:rPr>
        <w:pPrChange w:id="371" w:author="Борис Гогинян" w:date="2020-05-30T16:28:00Z">
          <w:pPr>
            <w:spacing w:after="0" w:line="360" w:lineRule="auto"/>
            <w:contextualSpacing/>
          </w:pPr>
        </w:pPrChange>
      </w:pPr>
      <m:oMath>
        <m:sSub>
          <m:sSubPr>
            <m:ctrlPr>
              <w:del w:id="372" w:author="Борис Гогинян" w:date="2020-05-30T16:28:00Z">
                <w:rPr>
                  <w:rFonts w:ascii="Cambria Math" w:hAnsi="Cambria Math" w:cs="Times New Roman"/>
                  <w:i/>
                  <w:sz w:val="28"/>
                  <w:szCs w:val="28"/>
                </w:rPr>
              </w:del>
            </m:ctrlPr>
          </m:sSubPr>
          <m:e>
            <m:r>
              <w:del w:id="373" w:author="Борис Гогинян" w:date="2020-05-30T16:28:00Z">
                <w:rPr>
                  <w:rFonts w:ascii="Cambria Math" w:hAnsi="Cambria Math" w:cs="Times New Roman"/>
                  <w:sz w:val="28"/>
                  <w:szCs w:val="28"/>
                  <w:lang w:val="en-US"/>
                </w:rPr>
                <m:t>d</m:t>
              </w:del>
            </m:r>
          </m:e>
          <m:sub>
            <m:r>
              <w:del w:id="374" w:author="Борис Гогинян" w:date="2020-05-30T16:28:00Z">
                <w:rPr>
                  <w:rFonts w:ascii="Cambria Math" w:hAnsi="Cambria Math" w:cs="Times New Roman"/>
                  <w:sz w:val="28"/>
                  <w:szCs w:val="28"/>
                </w:rPr>
                <m:t>||</m:t>
              </w:del>
            </m:r>
          </m:sub>
        </m:sSub>
        <m:r>
          <w:del w:id="375" w:author="Борис Гогинян" w:date="2020-05-30T16:28:00Z">
            <w:rPr>
              <w:rFonts w:ascii="Cambria Math" w:hAnsi="Cambria Math" w:cs="Times New Roman"/>
              <w:sz w:val="28"/>
              <w:szCs w:val="28"/>
            </w:rPr>
            <m:t>-</m:t>
          </w:del>
        </m:r>
      </m:oMath>
      <w:del w:id="376" w:author="Борис Гогинян" w:date="2020-05-30T16:28:00Z">
        <w:r w:rsidR="00A6235B" w:rsidRPr="00B12333" w:rsidDel="0091212B">
          <w:rPr>
            <w:rFonts w:ascii="Times New Roman" w:hAnsi="Times New Roman" w:cs="Times New Roman"/>
            <w:sz w:val="28"/>
            <w:szCs w:val="28"/>
          </w:rPr>
          <w:delText xml:space="preserve"> составляющей преломленной волны, лежащая в плоскости падения</w:delText>
        </w:r>
        <w:r w:rsidR="00465EFF" w:rsidRPr="00B12333" w:rsidDel="0091212B">
          <w:rPr>
            <w:rFonts w:ascii="Times New Roman" w:hAnsi="Times New Roman" w:cs="Times New Roman"/>
            <w:sz w:val="28"/>
            <w:szCs w:val="28"/>
          </w:rPr>
          <w:delText>;</w:delText>
        </w:r>
      </w:del>
    </w:p>
    <w:p w14:paraId="5CA4719C" w14:textId="1F32A85E" w:rsidR="00A6235B" w:rsidRPr="00B12333" w:rsidDel="0091212B" w:rsidRDefault="0099704B" w:rsidP="0091212B">
      <w:pPr>
        <w:spacing w:after="0" w:line="360" w:lineRule="auto"/>
        <w:contextualSpacing/>
        <w:jc w:val="center"/>
        <w:rPr>
          <w:del w:id="377" w:author="Борис Гогинян" w:date="2020-05-30T16:28:00Z"/>
          <w:rFonts w:ascii="Times New Roman" w:hAnsi="Times New Roman" w:cs="Times New Roman"/>
          <w:sz w:val="28"/>
          <w:szCs w:val="28"/>
        </w:rPr>
        <w:pPrChange w:id="378" w:author="Борис Гогинян" w:date="2020-05-30T16:28:00Z">
          <w:pPr>
            <w:spacing w:after="0" w:line="360" w:lineRule="auto"/>
            <w:contextualSpacing/>
          </w:pPr>
        </w:pPrChange>
      </w:pPr>
      <m:oMath>
        <m:sSub>
          <m:sSubPr>
            <m:ctrlPr>
              <w:del w:id="379" w:author="Борис Гогинян" w:date="2020-05-30T16:28:00Z">
                <w:rPr>
                  <w:rFonts w:ascii="Cambria Math" w:hAnsi="Cambria Math" w:cs="Times New Roman"/>
                  <w:i/>
                  <w:sz w:val="28"/>
                  <w:szCs w:val="28"/>
                </w:rPr>
              </w:del>
            </m:ctrlPr>
          </m:sSubPr>
          <m:e>
            <m:r>
              <w:del w:id="380" w:author="Борис Гогинян" w:date="2020-05-30T16:28:00Z">
                <w:rPr>
                  <w:rFonts w:ascii="Cambria Math" w:hAnsi="Cambria Math" w:cs="Times New Roman"/>
                  <w:sz w:val="28"/>
                  <w:szCs w:val="28"/>
                  <w:lang w:val="en-US"/>
                </w:rPr>
                <m:t>R</m:t>
              </w:del>
            </m:r>
          </m:e>
          <m:sub>
            <m:r>
              <w:del w:id="381" w:author="Борис Гогинян" w:date="2020-05-30T16:28:00Z">
                <w:rPr>
                  <w:rFonts w:ascii="Cambria Math" w:hAnsi="Cambria Math" w:cs="Times New Roman"/>
                  <w:sz w:val="28"/>
                  <w:szCs w:val="28"/>
                </w:rPr>
                <m:t>⊥</m:t>
              </w:del>
            </m:r>
          </m:sub>
        </m:sSub>
        <m:r>
          <w:del w:id="382" w:author="Борис Гогинян" w:date="2020-05-30T16:28:00Z">
            <w:rPr>
              <w:rFonts w:ascii="Cambria Math" w:hAnsi="Cambria Math" w:cs="Times New Roman"/>
              <w:sz w:val="28"/>
              <w:szCs w:val="28"/>
            </w:rPr>
            <m:t>-</m:t>
          </w:del>
        </m:r>
      </m:oMath>
      <w:del w:id="383" w:author="Борис Гогинян" w:date="2020-05-30T16:28:00Z">
        <w:r w:rsidR="00A6235B" w:rsidRPr="00B12333" w:rsidDel="0091212B">
          <w:rPr>
            <w:rFonts w:ascii="Times New Roman" w:hAnsi="Times New Roman" w:cs="Times New Roman"/>
            <w:sz w:val="28"/>
            <w:szCs w:val="28"/>
          </w:rPr>
          <w:delText xml:space="preserve"> амплитуда составляющей отраженной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2BA751DA" w14:textId="0D8DF0CC" w:rsidR="00A6235B" w:rsidRPr="00B12333" w:rsidDel="0091212B" w:rsidRDefault="0099704B" w:rsidP="0091212B">
      <w:pPr>
        <w:spacing w:after="0" w:line="360" w:lineRule="auto"/>
        <w:contextualSpacing/>
        <w:jc w:val="center"/>
        <w:rPr>
          <w:del w:id="384" w:author="Борис Гогинян" w:date="2020-05-30T16:28:00Z"/>
          <w:rFonts w:ascii="Times New Roman" w:hAnsi="Times New Roman" w:cs="Times New Roman"/>
          <w:sz w:val="28"/>
          <w:szCs w:val="28"/>
        </w:rPr>
        <w:pPrChange w:id="385" w:author="Борис Гогинян" w:date="2020-05-30T16:28:00Z">
          <w:pPr>
            <w:spacing w:after="0" w:line="360" w:lineRule="auto"/>
            <w:contextualSpacing/>
          </w:pPr>
        </w:pPrChange>
      </w:pPr>
      <m:oMath>
        <m:sSub>
          <m:sSubPr>
            <m:ctrlPr>
              <w:del w:id="386" w:author="Борис Гогинян" w:date="2020-05-30T16:28:00Z">
                <w:rPr>
                  <w:rFonts w:ascii="Cambria Math" w:hAnsi="Cambria Math" w:cs="Times New Roman"/>
                  <w:i/>
                  <w:sz w:val="28"/>
                  <w:szCs w:val="28"/>
                </w:rPr>
              </w:del>
            </m:ctrlPr>
          </m:sSubPr>
          <m:e>
            <m:r>
              <w:del w:id="387" w:author="Борис Гогинян" w:date="2020-05-30T16:28:00Z">
                <w:rPr>
                  <w:rFonts w:ascii="Cambria Math" w:hAnsi="Cambria Math" w:cs="Times New Roman"/>
                  <w:sz w:val="28"/>
                  <w:szCs w:val="28"/>
                  <w:lang w:val="en-US"/>
                </w:rPr>
                <m:t>R</m:t>
              </w:del>
            </m:r>
          </m:e>
          <m:sub>
            <m:r>
              <w:del w:id="388" w:author="Борис Гогинян" w:date="2020-05-30T16:28:00Z">
                <w:rPr>
                  <w:rFonts w:ascii="Cambria Math" w:hAnsi="Cambria Math" w:cs="Times New Roman"/>
                  <w:sz w:val="28"/>
                  <w:szCs w:val="28"/>
                </w:rPr>
                <m:t>||</m:t>
              </w:del>
            </m:r>
          </m:sub>
        </m:sSub>
        <m:r>
          <w:del w:id="389" w:author="Борис Гогинян" w:date="2020-05-30T16:28:00Z">
            <w:rPr>
              <w:rFonts w:ascii="Cambria Math" w:hAnsi="Cambria Math" w:cs="Times New Roman"/>
              <w:sz w:val="28"/>
              <w:szCs w:val="28"/>
            </w:rPr>
            <m:t>-</m:t>
          </w:del>
        </m:r>
      </m:oMath>
      <w:del w:id="390" w:author="Борис Гогинян" w:date="2020-05-30T16:28:00Z">
        <w:r w:rsidR="00A6235B" w:rsidRPr="00B12333" w:rsidDel="0091212B">
          <w:rPr>
            <w:rFonts w:ascii="Times New Roman" w:hAnsi="Times New Roman" w:cs="Times New Roman"/>
            <w:sz w:val="28"/>
            <w:szCs w:val="28"/>
          </w:rPr>
          <w:delText xml:space="preserve"> амплитуда составляющей отраженной волны, лежащая в плоскости падения</w:delText>
        </w:r>
        <w:r w:rsidR="00465EFF" w:rsidRPr="00B12333" w:rsidDel="0091212B">
          <w:rPr>
            <w:rFonts w:ascii="Times New Roman" w:hAnsi="Times New Roman" w:cs="Times New Roman"/>
            <w:sz w:val="28"/>
            <w:szCs w:val="28"/>
          </w:rPr>
          <w:delText>;</w:delText>
        </w:r>
      </w:del>
    </w:p>
    <w:p w14:paraId="4CFBEC6A" w14:textId="480739AD" w:rsidR="00A6235B" w:rsidRPr="00B12333" w:rsidDel="0091212B" w:rsidRDefault="0099704B" w:rsidP="0091212B">
      <w:pPr>
        <w:spacing w:after="0" w:line="360" w:lineRule="auto"/>
        <w:contextualSpacing/>
        <w:jc w:val="center"/>
        <w:rPr>
          <w:del w:id="391" w:author="Борис Гогинян" w:date="2020-05-30T16:28:00Z"/>
          <w:rFonts w:ascii="Times New Roman" w:hAnsi="Times New Roman" w:cs="Times New Roman"/>
          <w:sz w:val="28"/>
          <w:szCs w:val="28"/>
        </w:rPr>
        <w:pPrChange w:id="392" w:author="Борис Гогинян" w:date="2020-05-30T16:28:00Z">
          <w:pPr>
            <w:spacing w:after="0" w:line="360" w:lineRule="auto"/>
            <w:contextualSpacing/>
          </w:pPr>
        </w:pPrChange>
      </w:pPr>
      <m:oMath>
        <m:sSub>
          <m:sSubPr>
            <m:ctrlPr>
              <w:del w:id="393" w:author="Борис Гогинян" w:date="2020-05-30T16:28:00Z">
                <w:rPr>
                  <w:rFonts w:ascii="Cambria Math" w:hAnsi="Cambria Math" w:cs="Times New Roman"/>
                  <w:i/>
                  <w:sz w:val="28"/>
                  <w:szCs w:val="28"/>
                </w:rPr>
              </w:del>
            </m:ctrlPr>
          </m:sSubPr>
          <m:e>
            <m:r>
              <w:del w:id="394" w:author="Борис Гогинян" w:date="2020-05-30T16:28:00Z">
                <w:rPr>
                  <w:rFonts w:ascii="Cambria Math" w:hAnsi="Cambria Math" w:cs="Times New Roman"/>
                  <w:sz w:val="28"/>
                  <w:szCs w:val="28"/>
                  <w:lang w:val="en-US"/>
                </w:rPr>
                <m:t>D</m:t>
              </w:del>
            </m:r>
          </m:e>
          <m:sub>
            <m:r>
              <w:del w:id="395" w:author="Борис Гогинян" w:date="2020-05-30T16:28:00Z">
                <w:rPr>
                  <w:rFonts w:ascii="Cambria Math" w:hAnsi="Cambria Math" w:cs="Times New Roman"/>
                  <w:sz w:val="28"/>
                  <w:szCs w:val="28"/>
                </w:rPr>
                <m:t>⊥</m:t>
              </w:del>
            </m:r>
          </m:sub>
        </m:sSub>
        <m:r>
          <w:del w:id="396" w:author="Борис Гогинян" w:date="2020-05-30T16:28:00Z">
            <w:rPr>
              <w:rFonts w:ascii="Cambria Math" w:hAnsi="Cambria Math" w:cs="Times New Roman"/>
              <w:sz w:val="28"/>
              <w:szCs w:val="28"/>
            </w:rPr>
            <m:t>-</m:t>
          </w:del>
        </m:r>
      </m:oMath>
      <w:del w:id="397" w:author="Борис Гогинян" w:date="2020-05-30T16:28:00Z">
        <w:r w:rsidR="00A6235B" w:rsidRPr="00B12333" w:rsidDel="0091212B">
          <w:rPr>
            <w:rFonts w:ascii="Times New Roman" w:hAnsi="Times New Roman" w:cs="Times New Roman"/>
            <w:sz w:val="28"/>
            <w:szCs w:val="28"/>
          </w:rPr>
          <w:delText xml:space="preserve"> амплитуда составляющей преломленной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77A97EA3" w14:textId="0907599E" w:rsidR="00A6235B" w:rsidRPr="00B12333" w:rsidDel="0091212B" w:rsidRDefault="0099704B" w:rsidP="0091212B">
      <w:pPr>
        <w:spacing w:after="0" w:line="360" w:lineRule="auto"/>
        <w:contextualSpacing/>
        <w:jc w:val="center"/>
        <w:rPr>
          <w:del w:id="398" w:author="Борис Гогинян" w:date="2020-05-30T16:28:00Z"/>
          <w:rFonts w:ascii="Times New Roman" w:hAnsi="Times New Roman" w:cs="Times New Roman"/>
          <w:sz w:val="28"/>
          <w:szCs w:val="28"/>
        </w:rPr>
        <w:pPrChange w:id="399" w:author="Борис Гогинян" w:date="2020-05-30T16:28:00Z">
          <w:pPr>
            <w:spacing w:after="0" w:line="360" w:lineRule="auto"/>
            <w:contextualSpacing/>
          </w:pPr>
        </w:pPrChange>
      </w:pPr>
      <m:oMath>
        <m:sSub>
          <m:sSubPr>
            <m:ctrlPr>
              <w:del w:id="400" w:author="Борис Гогинян" w:date="2020-05-30T16:28:00Z">
                <w:rPr>
                  <w:rFonts w:ascii="Cambria Math" w:hAnsi="Cambria Math" w:cs="Times New Roman"/>
                  <w:i/>
                  <w:sz w:val="28"/>
                  <w:szCs w:val="28"/>
                </w:rPr>
              </w:del>
            </m:ctrlPr>
          </m:sSubPr>
          <m:e>
            <m:r>
              <w:del w:id="401" w:author="Борис Гогинян" w:date="2020-05-30T16:28:00Z">
                <w:rPr>
                  <w:rFonts w:ascii="Cambria Math" w:hAnsi="Cambria Math" w:cs="Times New Roman"/>
                  <w:sz w:val="28"/>
                  <w:szCs w:val="28"/>
                  <w:lang w:val="en-US"/>
                </w:rPr>
                <m:t>D</m:t>
              </w:del>
            </m:r>
          </m:e>
          <m:sub>
            <m:r>
              <w:del w:id="402" w:author="Борис Гогинян" w:date="2020-05-30T16:28:00Z">
                <w:rPr>
                  <w:rFonts w:ascii="Cambria Math" w:hAnsi="Cambria Math" w:cs="Times New Roman"/>
                  <w:sz w:val="28"/>
                  <w:szCs w:val="28"/>
                </w:rPr>
                <m:t>||</m:t>
              </w:del>
            </m:r>
          </m:sub>
        </m:sSub>
        <m:r>
          <w:del w:id="403" w:author="Борис Гогинян" w:date="2020-05-30T16:28:00Z">
            <w:rPr>
              <w:rFonts w:ascii="Cambria Math" w:hAnsi="Cambria Math" w:cs="Times New Roman"/>
              <w:sz w:val="28"/>
              <w:szCs w:val="28"/>
            </w:rPr>
            <m:t>-</m:t>
          </w:del>
        </m:r>
      </m:oMath>
      <w:del w:id="404" w:author="Борис Гогинян" w:date="2020-05-30T16:28:00Z">
        <w:r w:rsidR="00A6235B" w:rsidRPr="00B12333" w:rsidDel="0091212B">
          <w:rPr>
            <w:rFonts w:ascii="Times New Roman" w:hAnsi="Times New Roman" w:cs="Times New Roman"/>
            <w:sz w:val="28"/>
            <w:szCs w:val="28"/>
          </w:rPr>
          <w:delText xml:space="preserve"> амплитуда составляющей преломленной волны, лежащая в плоскости падения</w:delText>
        </w:r>
      </w:del>
    </w:p>
    <w:p w14:paraId="3C6C3524" w14:textId="1E993F99" w:rsidR="00A6235B" w:rsidRPr="00B12333" w:rsidDel="0091212B" w:rsidRDefault="00A6235B" w:rsidP="0091212B">
      <w:pPr>
        <w:spacing w:after="0" w:line="360" w:lineRule="auto"/>
        <w:contextualSpacing/>
        <w:jc w:val="center"/>
        <w:rPr>
          <w:del w:id="405" w:author="Борис Гогинян" w:date="2020-05-30T16:28:00Z"/>
          <w:rFonts w:ascii="Times New Roman" w:hAnsi="Times New Roman" w:cs="Times New Roman"/>
          <w:sz w:val="28"/>
          <w:szCs w:val="28"/>
        </w:rPr>
        <w:pPrChange w:id="406" w:author="Борис Гогинян" w:date="2020-05-30T16:28:00Z">
          <w:pPr>
            <w:spacing w:after="0" w:line="360" w:lineRule="auto"/>
            <w:contextualSpacing/>
          </w:pPr>
        </w:pPrChange>
      </w:pPr>
      <w:del w:id="407" w:author="Борис Гогинян" w:date="2020-05-30T16:28:00Z">
        <w:r w:rsidRPr="00B12333" w:rsidDel="0091212B">
          <w:rPr>
            <w:rFonts w:ascii="Times New Roman" w:hAnsi="Times New Roman" w:cs="Times New Roman"/>
            <w:sz w:val="28"/>
            <w:szCs w:val="28"/>
          </w:rPr>
          <w:delText>амплитуда составляющей отраженной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1E3F7EB8" w14:textId="39C4575C" w:rsidR="00A6235B" w:rsidRPr="00B12333" w:rsidDel="0091212B" w:rsidRDefault="00A6235B" w:rsidP="0091212B">
      <w:pPr>
        <w:spacing w:after="0" w:line="360" w:lineRule="auto"/>
        <w:contextualSpacing/>
        <w:jc w:val="center"/>
        <w:rPr>
          <w:del w:id="408" w:author="Борис Гогинян" w:date="2020-05-30T16:28:00Z"/>
          <w:rFonts w:ascii="Times New Roman" w:hAnsi="Times New Roman" w:cs="Times New Roman"/>
          <w:sz w:val="28"/>
          <w:szCs w:val="28"/>
        </w:rPr>
        <w:pPrChange w:id="409" w:author="Борис Гогинян" w:date="2020-05-30T16:28:00Z">
          <w:pPr>
            <w:spacing w:after="0" w:line="360" w:lineRule="auto"/>
            <w:contextualSpacing/>
          </w:pPr>
        </w:pPrChange>
      </w:pPr>
      <w:del w:id="410" w:author="Борис Гогинян" w:date="2020-05-30T16:28:00Z">
        <w:r w:rsidRPr="00B5325E" w:rsidDel="0091212B">
          <w:rPr>
            <w:noProof/>
            <w:sz w:val="28"/>
            <w:szCs w:val="28"/>
            <w:lang w:eastAsia="ru-RU"/>
          </w:rPr>
          <w:drawing>
            <wp:inline distT="0" distB="0" distL="0" distR="0" wp14:anchorId="07C4C847" wp14:editId="2344051D">
              <wp:extent cx="247650" cy="20955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6" cstate="print">
                        <a:extLst>
                          <a:ext uri="{28A0092B-C50C-407E-A947-70E740481C1C}">
                            <a14:useLocalDpi xmlns:a14="http://schemas.microsoft.com/office/drawing/2010/main" val="0"/>
                          </a:ext>
                        </a:extLst>
                      </a:blip>
                      <a:srcRect l="34251" t="31638" r="57811" b="56335"/>
                      <a:stretch>
                        <a:fillRect/>
                      </a:stretch>
                    </pic:blipFill>
                    <pic:spPr bwMode="auto">
                      <a:xfrm>
                        <a:off x="0" y="0"/>
                        <a:ext cx="247650" cy="209550"/>
                      </a:xfrm>
                      <a:prstGeom prst="rect">
                        <a:avLst/>
                      </a:prstGeom>
                      <a:noFill/>
                      <a:ln>
                        <a:noFill/>
                      </a:ln>
                    </pic:spPr>
                  </pic:pic>
                </a:graphicData>
              </a:graphic>
            </wp:inline>
          </w:drawing>
        </w:r>
        <w:r w:rsidRPr="00B12333" w:rsidDel="0091212B">
          <w:rPr>
            <w:rFonts w:ascii="Times New Roman" w:hAnsi="Times New Roman" w:cs="Times New Roman"/>
            <w:sz w:val="28"/>
            <w:szCs w:val="28"/>
          </w:rPr>
          <w:delText xml:space="preserve"> </w:delText>
        </w:r>
        <m:oMath>
          <m:r>
            <w:rPr>
              <w:rFonts w:ascii="Cambria Math" w:hAnsi="Cambria Math" w:cs="Times New Roman"/>
              <w:sz w:val="28"/>
              <w:szCs w:val="28"/>
            </w:rPr>
            <m:t>-</m:t>
          </m:r>
        </m:oMath>
        <w:r w:rsidRPr="00B12333" w:rsidDel="0091212B">
          <w:rPr>
            <w:rFonts w:ascii="Times New Roman" w:hAnsi="Times New Roman" w:cs="Times New Roman"/>
            <w:sz w:val="28"/>
            <w:szCs w:val="28"/>
          </w:rPr>
          <w:delText xml:space="preserve"> амплитуда составляющей падающей волны, лежащая перпендикулярно плоскости падения</w:delText>
        </w:r>
        <w:r w:rsidR="00465EFF" w:rsidRPr="00B12333" w:rsidDel="0091212B">
          <w:rPr>
            <w:rFonts w:ascii="Times New Roman" w:hAnsi="Times New Roman" w:cs="Times New Roman"/>
            <w:sz w:val="28"/>
            <w:szCs w:val="28"/>
          </w:rPr>
          <w:delText>;</w:delText>
        </w:r>
      </w:del>
    </w:p>
    <w:p w14:paraId="04ED2E1E" w14:textId="4C2D4ED2" w:rsidR="00A6235B" w:rsidRPr="00B12333" w:rsidDel="0091212B" w:rsidRDefault="00A6235B" w:rsidP="0091212B">
      <w:pPr>
        <w:spacing w:after="0" w:line="360" w:lineRule="auto"/>
        <w:contextualSpacing/>
        <w:jc w:val="center"/>
        <w:rPr>
          <w:del w:id="411" w:author="Борис Гогинян" w:date="2020-05-30T16:28:00Z"/>
          <w:rFonts w:ascii="Times New Roman" w:hAnsi="Times New Roman" w:cs="Times New Roman"/>
          <w:sz w:val="28"/>
          <w:szCs w:val="28"/>
        </w:rPr>
        <w:pPrChange w:id="412" w:author="Борис Гогинян" w:date="2020-05-30T16:28:00Z">
          <w:pPr>
            <w:spacing w:after="0" w:line="360" w:lineRule="auto"/>
            <w:contextualSpacing/>
          </w:pPr>
        </w:pPrChange>
      </w:pPr>
      <w:del w:id="413" w:author="Борис Гогинян" w:date="2020-05-30T16:28:00Z">
        <w:r w:rsidRPr="00B5325E" w:rsidDel="0091212B">
          <w:rPr>
            <w:noProof/>
            <w:sz w:val="28"/>
            <w:szCs w:val="28"/>
            <w:lang w:eastAsia="ru-RU"/>
          </w:rPr>
          <w:drawing>
            <wp:inline distT="0" distB="0" distL="0" distR="0" wp14:anchorId="038501A8" wp14:editId="209D2E86">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sidRPr="00B12333" w:rsidDel="0091212B">
          <w:rPr>
            <w:rFonts w:ascii="Times New Roman" w:hAnsi="Times New Roman" w:cs="Times New Roman"/>
            <w:sz w:val="28"/>
            <w:szCs w:val="28"/>
          </w:rPr>
          <w:delText xml:space="preserve"> </w:delText>
        </w:r>
        <m:oMath>
          <m:r>
            <w:rPr>
              <w:rFonts w:ascii="Cambria Math" w:hAnsi="Cambria Math" w:cs="Times New Roman"/>
              <w:sz w:val="28"/>
              <w:szCs w:val="28"/>
            </w:rPr>
            <m:t>-</m:t>
          </m:r>
        </m:oMath>
        <w:r w:rsidRPr="00B12333" w:rsidDel="0091212B">
          <w:rPr>
            <w:rFonts w:ascii="Times New Roman" w:hAnsi="Times New Roman" w:cs="Times New Roman"/>
            <w:sz w:val="28"/>
            <w:szCs w:val="28"/>
          </w:rPr>
          <w:delText xml:space="preserve"> амплитуда составляющей падающей волны, лежащая в плоскости падения</w:delText>
        </w:r>
      </w:del>
    </w:p>
    <w:p w14:paraId="1A0EDD23" w14:textId="11E0F687" w:rsidR="00A6235B" w:rsidRPr="00B12333" w:rsidDel="0091212B" w:rsidRDefault="00A6235B" w:rsidP="0091212B">
      <w:pPr>
        <w:spacing w:after="0" w:line="360" w:lineRule="auto"/>
        <w:contextualSpacing/>
        <w:jc w:val="center"/>
        <w:rPr>
          <w:del w:id="414" w:author="Борис Гогинян" w:date="2020-05-30T16:28:00Z"/>
          <w:rFonts w:ascii="Times New Roman" w:hAnsi="Times New Roman" w:cs="Times New Roman"/>
          <w:sz w:val="28"/>
          <w:szCs w:val="28"/>
        </w:rPr>
        <w:pPrChange w:id="415" w:author="Борис Гогинян" w:date="2020-05-30T16:28:00Z">
          <w:pPr>
            <w:spacing w:after="0" w:line="360" w:lineRule="auto"/>
            <w:contextualSpacing/>
          </w:pPr>
        </w:pPrChange>
      </w:pPr>
      <m:oMath>
        <m:r>
          <w:del w:id="416" w:author="Борис Гогинян" w:date="2020-05-30T16:28:00Z">
            <w:rPr>
              <w:rFonts w:ascii="Cambria Math" w:hAnsi="Cambria Math" w:cs="Times New Roman"/>
              <w:sz w:val="28"/>
              <w:szCs w:val="28"/>
            </w:rPr>
            <m:t>φ-</m:t>
          </w:del>
        </m:r>
      </m:oMath>
      <w:del w:id="417" w:author="Борис Гогинян" w:date="2020-05-30T16:28:00Z">
        <w:r w:rsidRPr="00B12333" w:rsidDel="0091212B">
          <w:rPr>
            <w:rFonts w:ascii="Times New Roman" w:hAnsi="Times New Roman" w:cs="Times New Roman"/>
            <w:sz w:val="28"/>
            <w:szCs w:val="28"/>
          </w:rPr>
          <w:delText xml:space="preserve"> угол падения, </w:delText>
        </w:r>
        <m:oMath>
          <m:r>
            <w:rPr>
              <w:rFonts w:ascii="Cambria Math" w:hAnsi="Cambria Math" w:cs="Times New Roman"/>
              <w:sz w:val="28"/>
              <w:szCs w:val="28"/>
            </w:rPr>
            <m:t>ψ-</m:t>
          </m:r>
        </m:oMath>
        <w:r w:rsidRPr="00B12333" w:rsidDel="0091212B">
          <w:rPr>
            <w:rFonts w:ascii="Times New Roman" w:hAnsi="Times New Roman" w:cs="Times New Roman"/>
            <w:sz w:val="28"/>
            <w:szCs w:val="28"/>
          </w:rPr>
          <w:delText xml:space="preserve"> угол преломления</w:delText>
        </w:r>
        <w:r w:rsidR="00465EFF" w:rsidRPr="00B12333" w:rsidDel="0091212B">
          <w:rPr>
            <w:rFonts w:ascii="Times New Roman" w:hAnsi="Times New Roman" w:cs="Times New Roman"/>
            <w:sz w:val="28"/>
            <w:szCs w:val="28"/>
          </w:rPr>
          <w:delText>;</w:delText>
        </w:r>
      </w:del>
    </w:p>
    <w:p w14:paraId="47464FF2" w14:textId="60F2D973" w:rsidR="00A6235B" w:rsidRPr="00B5325E" w:rsidDel="0091212B" w:rsidRDefault="0099704B" w:rsidP="0091212B">
      <w:pPr>
        <w:spacing w:after="0" w:line="360" w:lineRule="auto"/>
        <w:contextualSpacing/>
        <w:jc w:val="center"/>
        <w:rPr>
          <w:del w:id="418" w:author="Борис Гогинян" w:date="2020-05-30T16:28:00Z"/>
          <w:rFonts w:ascii="Times New Roman" w:hAnsi="Times New Roman" w:cs="Times New Roman"/>
          <w:sz w:val="28"/>
          <w:szCs w:val="28"/>
        </w:rPr>
        <w:pPrChange w:id="419" w:author="Борис Гогинян" w:date="2020-05-30T16:28:00Z">
          <w:pPr>
            <w:spacing w:after="0" w:line="360" w:lineRule="auto"/>
            <w:contextualSpacing/>
          </w:pPr>
        </w:pPrChange>
      </w:pPr>
      <m:oMath>
        <m:sSub>
          <m:sSubPr>
            <m:ctrlPr>
              <w:del w:id="420" w:author="Борис Гогинян" w:date="2020-05-30T16:28:00Z">
                <w:rPr>
                  <w:rFonts w:ascii="Cambria Math" w:hAnsi="Cambria Math" w:cs="Times New Roman"/>
                  <w:i/>
                  <w:noProof/>
                  <w:sz w:val="28"/>
                  <w:szCs w:val="28"/>
                  <w:lang w:eastAsia="ru-RU"/>
                </w:rPr>
              </w:del>
            </m:ctrlPr>
          </m:sSubPr>
          <m:e>
            <m:r>
              <w:del w:id="421" w:author="Борис Гогинян" w:date="2020-05-30T16:28:00Z">
                <w:rPr>
                  <w:rFonts w:ascii="Cambria Math" w:hAnsi="Cambria Math" w:cs="Times New Roman"/>
                  <w:noProof/>
                  <w:sz w:val="28"/>
                  <w:szCs w:val="28"/>
                  <w:lang w:val="en-US" w:eastAsia="ru-RU"/>
                </w:rPr>
                <m:t>n</m:t>
              </w:del>
            </m:r>
          </m:e>
          <m:sub>
            <m:r>
              <w:del w:id="422" w:author="Борис Гогинян" w:date="2020-05-30T16:28:00Z">
                <w:rPr>
                  <w:rFonts w:ascii="Cambria Math" w:hAnsi="Cambria Math" w:cs="Times New Roman"/>
                  <w:noProof/>
                  <w:sz w:val="28"/>
                  <w:szCs w:val="28"/>
                  <w:lang w:eastAsia="ru-RU"/>
                </w:rPr>
                <m:t>1</m:t>
              </w:del>
            </m:r>
          </m:sub>
        </m:sSub>
        <m:r>
          <w:del w:id="423" w:author="Борис Гогинян" w:date="2020-05-30T16:28:00Z">
            <w:rPr>
              <w:rFonts w:ascii="Cambria Math" w:hAnsi="Cambria Math" w:cs="Times New Roman"/>
              <w:noProof/>
              <w:sz w:val="28"/>
              <w:szCs w:val="28"/>
              <w:lang w:eastAsia="ru-RU"/>
            </w:rPr>
            <m:t>,</m:t>
          </w:del>
        </m:r>
      </m:oMath>
      <w:del w:id="424" w:author="Борис Гогинян" w:date="2020-05-30T16:28:00Z">
        <w:r w:rsidR="00A6235B" w:rsidRPr="00AD4BD2" w:rsidDel="0091212B">
          <w:rPr>
            <w:rFonts w:ascii="Times New Roman" w:hAnsi="Times New Roman" w:cs="Times New Roman"/>
            <w:noProof/>
            <w:sz w:val="28"/>
            <w:szCs w:val="28"/>
            <w:lang w:eastAsia="ru-RU"/>
          </w:rPr>
          <w:delText xml:space="preserve"> </w:delTex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2</m:t>
              </m:r>
            </m:sub>
          </m:sSub>
          <m:r>
            <w:rPr>
              <w:rFonts w:ascii="Cambria Math" w:hAnsi="Cambria Math" w:cs="Times New Roman"/>
              <w:noProof/>
              <w:sz w:val="28"/>
              <w:szCs w:val="28"/>
              <w:lang w:eastAsia="ru-RU"/>
            </w:rPr>
            <m:t>-</m:t>
          </m:r>
        </m:oMath>
        <w:r w:rsidR="00A6235B" w:rsidRPr="00AD4BD2" w:rsidDel="0091212B">
          <w:rPr>
            <w:rFonts w:ascii="Times New Roman" w:hAnsi="Times New Roman" w:cs="Times New Roman"/>
            <w:noProof/>
            <w:sz w:val="28"/>
            <w:szCs w:val="28"/>
            <w:lang w:eastAsia="ru-RU"/>
          </w:rPr>
          <w:delText xml:space="preserve"> показатели преломления 1-й и 2-й сред.</w:delText>
        </w:r>
      </w:del>
    </w:p>
    <w:p w14:paraId="6F75D4A6" w14:textId="4C43F5D1" w:rsidR="00A6235B" w:rsidRPr="00B12333" w:rsidDel="0091212B" w:rsidRDefault="00A6235B" w:rsidP="0091212B">
      <w:pPr>
        <w:spacing w:after="0" w:line="360" w:lineRule="auto"/>
        <w:ind w:firstLine="708"/>
        <w:contextualSpacing/>
        <w:jc w:val="center"/>
        <w:rPr>
          <w:del w:id="425" w:author="Борис Гогинян" w:date="2020-05-30T16:28:00Z"/>
          <w:rFonts w:ascii="Times New Roman" w:hAnsi="Times New Roman" w:cs="Times New Roman"/>
          <w:sz w:val="28"/>
          <w:szCs w:val="28"/>
        </w:rPr>
        <w:pPrChange w:id="426" w:author="Борис Гогинян" w:date="2020-05-30T16:28:00Z">
          <w:pPr>
            <w:spacing w:after="0" w:line="360" w:lineRule="auto"/>
            <w:ind w:firstLine="708"/>
            <w:contextualSpacing/>
          </w:pPr>
        </w:pPrChange>
      </w:pPr>
      <w:del w:id="427" w:author="Борис Гогинян" w:date="2020-05-30T16:28:00Z">
        <w:r w:rsidRPr="00B12333" w:rsidDel="0091212B">
          <w:rPr>
            <w:rFonts w:ascii="Times New Roman" w:hAnsi="Times New Roman" w:cs="Times New Roman"/>
            <w:sz w:val="28"/>
            <w:szCs w:val="28"/>
          </w:rPr>
          <w:delText xml:space="preserve">Эти отношения называются коэффициентами Френеля. При обыкновенном отражении угол </w:delText>
        </w:r>
        <m:oMath>
          <m:r>
            <w:rPr>
              <w:rFonts w:ascii="Cambria Math" w:hAnsi="Cambria Math" w:cs="Times New Roman"/>
              <w:sz w:val="28"/>
              <w:szCs w:val="28"/>
            </w:rPr>
            <m:t>ψ</m:t>
          </m:r>
        </m:oMath>
        <w:r w:rsidRPr="00B12333" w:rsidDel="0091212B">
          <w:rPr>
            <w:rFonts w:ascii="Times New Roman" w:hAnsi="Times New Roman" w:cs="Times New Roman"/>
            <w:sz w:val="28"/>
            <w:szCs w:val="28"/>
          </w:rPr>
          <w:delText xml:space="preserve">, а с ним и все коэффициенты Френеля вещественны. При скользящем падении, когда угол </w:delText>
        </w:r>
        <m:oMath>
          <m:r>
            <w:rPr>
              <w:rFonts w:ascii="Cambria Math" w:hAnsi="Cambria Math" w:cs="Times New Roman"/>
              <w:sz w:val="28"/>
              <w:szCs w:val="28"/>
            </w:rPr>
            <m:t>φ</m:t>
          </m:r>
        </m:oMath>
        <w:r w:rsidRPr="00B12333" w:rsidDel="0091212B">
          <w:rPr>
            <w:rFonts w:ascii="Times New Roman" w:hAnsi="Times New Roman" w:cs="Times New Roman"/>
            <w:sz w:val="28"/>
            <w:szCs w:val="28"/>
          </w:rPr>
          <w:delText xml:space="preserve"> близок к 90°, отражение практически полное.</w:delText>
        </w:r>
      </w:del>
    </w:p>
    <w:p w14:paraId="166BC710" w14:textId="6377AE7B" w:rsidR="00A6235B" w:rsidRPr="00B12333" w:rsidDel="0091212B" w:rsidRDefault="00A6235B" w:rsidP="0091212B">
      <w:pPr>
        <w:spacing w:after="0" w:line="360" w:lineRule="auto"/>
        <w:ind w:firstLine="708"/>
        <w:contextualSpacing/>
        <w:jc w:val="center"/>
        <w:rPr>
          <w:del w:id="428" w:author="Борис Гогинян" w:date="2020-05-30T16:28:00Z"/>
          <w:rFonts w:ascii="Times New Roman" w:hAnsi="Times New Roman" w:cs="Times New Roman"/>
          <w:sz w:val="28"/>
          <w:szCs w:val="28"/>
        </w:rPr>
        <w:pPrChange w:id="429" w:author="Борис Гогинян" w:date="2020-05-30T16:28:00Z">
          <w:pPr>
            <w:spacing w:after="0" w:line="360" w:lineRule="auto"/>
            <w:ind w:firstLine="708"/>
            <w:contextualSpacing/>
          </w:pPr>
        </w:pPrChange>
      </w:pPr>
      <w:del w:id="430" w:author="Борис Гогинян" w:date="2020-05-30T16:28:00Z">
        <w:r w:rsidRPr="00B5325E" w:rsidDel="0091212B">
          <w:rPr>
            <w:noProof/>
            <w:sz w:val="28"/>
            <w:szCs w:val="28"/>
            <w:lang w:eastAsia="ru-RU"/>
          </w:rPr>
          <w:drawing>
            <wp:inline distT="0" distB="0" distL="0" distR="0" wp14:anchorId="490E8FC3" wp14:editId="4EAE17D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del>
    </w:p>
    <w:p w14:paraId="3FC073E0" w14:textId="01E01319" w:rsidR="00A6235B" w:rsidRPr="00B12333" w:rsidDel="0091212B" w:rsidRDefault="00A6235B" w:rsidP="0091212B">
      <w:pPr>
        <w:spacing w:after="0" w:line="360" w:lineRule="auto"/>
        <w:contextualSpacing/>
        <w:jc w:val="center"/>
        <w:rPr>
          <w:del w:id="431" w:author="Борис Гогинян" w:date="2020-05-30T16:28:00Z"/>
          <w:rFonts w:ascii="Times New Roman" w:hAnsi="Times New Roman" w:cs="Times New Roman"/>
          <w:sz w:val="28"/>
          <w:szCs w:val="28"/>
        </w:rPr>
        <w:pPrChange w:id="432" w:author="Борис Гогинян" w:date="2020-05-30T16:28:00Z">
          <w:pPr>
            <w:spacing w:after="0" w:line="360" w:lineRule="auto"/>
            <w:contextualSpacing/>
          </w:pPr>
        </w:pPrChange>
      </w:pPr>
      <w:del w:id="433" w:author="Борис Гогинян" w:date="2020-05-30T16:28:00Z">
        <w:r w:rsidRPr="00B12333" w:rsidDel="0091212B">
          <w:rPr>
            <w:rFonts w:ascii="Times New Roman" w:hAnsi="Times New Roman" w:cs="Times New Roman"/>
            <w:sz w:val="28"/>
            <w:szCs w:val="28"/>
          </w:rPr>
          <w:delText>С этим связана видимость подводных объектов вбили к наблюдателю и постепенным «размытием» при отдалении. Этим же объясняется, почему изображение заходящего солнца в тех же условиях по яркости почти не уступает самому солнцу.</w:delText>
        </w:r>
      </w:del>
    </w:p>
    <w:p w14:paraId="4C59F63C" w14:textId="355BBC81" w:rsidR="00A6235B" w:rsidRPr="00B5325E" w:rsidDel="0091212B" w:rsidRDefault="00A6235B" w:rsidP="0091212B">
      <w:pPr>
        <w:spacing w:after="0" w:line="360" w:lineRule="auto"/>
        <w:contextualSpacing/>
        <w:jc w:val="center"/>
        <w:rPr>
          <w:del w:id="434" w:author="Борис Гогинян" w:date="2020-05-30T16:28:00Z"/>
          <w:rFonts w:ascii="Times New Roman" w:hAnsi="Times New Roman" w:cs="Times New Roman"/>
          <w:sz w:val="28"/>
          <w:szCs w:val="28"/>
        </w:rPr>
        <w:pPrChange w:id="435" w:author="Борис Гогинян" w:date="2020-05-30T16:28:00Z">
          <w:pPr>
            <w:spacing w:after="0" w:line="360" w:lineRule="auto"/>
            <w:contextualSpacing/>
            <w:jc w:val="center"/>
          </w:pPr>
        </w:pPrChange>
      </w:pPr>
      <w:del w:id="436" w:author="Борис Гогинян" w:date="2020-05-30T16:28:00Z">
        <w:r w:rsidRPr="00B5325E" w:rsidDel="0091212B">
          <w:rPr>
            <w:rFonts w:ascii="Times New Roman" w:hAnsi="Times New Roman" w:cs="Times New Roman"/>
            <w:sz w:val="28"/>
            <w:szCs w:val="28"/>
          </w:rPr>
          <w:delText>Подповерхностное поглощение и рассеяние</w:delText>
        </w:r>
        <w:r w:rsidR="00F00AD0" w:rsidRPr="00B5325E" w:rsidDel="0091212B">
          <w:rPr>
            <w:rFonts w:ascii="Times New Roman" w:hAnsi="Times New Roman" w:cs="Times New Roman"/>
            <w:sz w:val="28"/>
            <w:szCs w:val="28"/>
          </w:rPr>
          <w:delText xml:space="preserve"> света</w:delText>
        </w:r>
      </w:del>
    </w:p>
    <w:p w14:paraId="32482B39" w14:textId="04A4F78B" w:rsidR="00A6235B" w:rsidRPr="00B12333" w:rsidDel="0091212B" w:rsidRDefault="00A6235B" w:rsidP="0091212B">
      <w:pPr>
        <w:spacing w:after="0" w:line="276" w:lineRule="auto"/>
        <w:ind w:firstLine="708"/>
        <w:contextualSpacing/>
        <w:jc w:val="center"/>
        <w:rPr>
          <w:del w:id="437" w:author="Борис Гогинян" w:date="2020-05-30T16:28:00Z"/>
          <w:rFonts w:ascii="Times New Roman" w:hAnsi="Times New Roman" w:cs="Times New Roman"/>
          <w:sz w:val="28"/>
          <w:szCs w:val="28"/>
        </w:rPr>
        <w:pPrChange w:id="438" w:author="Борис Гогинян" w:date="2020-05-30T16:28:00Z">
          <w:pPr>
            <w:spacing w:after="0" w:line="276" w:lineRule="auto"/>
            <w:ind w:firstLine="708"/>
            <w:contextualSpacing/>
          </w:pPr>
        </w:pPrChange>
      </w:pPr>
      <w:del w:id="439" w:author="Борис Гогинян" w:date="2020-05-30T16:28:00Z">
        <w:r w:rsidRPr="00B12333" w:rsidDel="0091212B">
          <w:rPr>
            <w:rFonts w:ascii="Times New Roman" w:hAnsi="Times New Roman" w:cs="Times New Roman"/>
            <w:sz w:val="28"/>
            <w:szCs w:val="28"/>
          </w:rPr>
          <w:delText>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световой волны при ее распространении в веществе из-за преобразования энергий.</w:delText>
        </w:r>
        <w:r w:rsidR="00F00AD0" w:rsidRPr="00B12333" w:rsidDel="0091212B">
          <w:rPr>
            <w:rFonts w:ascii="Times New Roman" w:hAnsi="Times New Roman" w:cs="Times New Roman"/>
            <w:sz w:val="28"/>
            <w:szCs w:val="28"/>
          </w:rPr>
          <w:delText xml:space="preserve"> [2]</w:delText>
        </w:r>
      </w:del>
    </w:p>
    <w:p w14:paraId="6F67BD8E" w14:textId="47B95481" w:rsidR="00A6235B" w:rsidRPr="00B12333" w:rsidDel="0091212B" w:rsidRDefault="00A6235B" w:rsidP="0091212B">
      <w:pPr>
        <w:spacing w:after="0" w:line="360" w:lineRule="auto"/>
        <w:contextualSpacing/>
        <w:jc w:val="center"/>
        <w:rPr>
          <w:del w:id="440" w:author="Борис Гогинян" w:date="2020-05-30T16:28:00Z"/>
          <w:rFonts w:ascii="Times New Roman" w:hAnsi="Times New Roman" w:cs="Times New Roman"/>
          <w:sz w:val="28"/>
          <w:szCs w:val="28"/>
        </w:rPr>
        <w:pPrChange w:id="441" w:author="Борис Гогинян" w:date="2020-05-30T16:28:00Z">
          <w:pPr>
            <w:spacing w:after="0" w:line="360" w:lineRule="auto"/>
            <w:contextualSpacing/>
          </w:pPr>
        </w:pPrChange>
      </w:pPr>
    </w:p>
    <w:p w14:paraId="0E367AB6" w14:textId="2BEBBDDE" w:rsidR="00F00AD0" w:rsidRPr="00B12333" w:rsidDel="0091212B" w:rsidRDefault="00F00AD0" w:rsidP="0091212B">
      <w:pPr>
        <w:spacing w:after="0" w:line="360" w:lineRule="auto"/>
        <w:contextualSpacing/>
        <w:jc w:val="center"/>
        <w:rPr>
          <w:del w:id="442" w:author="Борис Гогинян" w:date="2020-05-30T16:28:00Z"/>
          <w:rFonts w:ascii="Times New Roman" w:hAnsi="Times New Roman" w:cs="Times New Roman"/>
          <w:sz w:val="28"/>
          <w:szCs w:val="28"/>
        </w:rPr>
        <w:pPrChange w:id="443" w:author="Борис Гогинян" w:date="2020-05-30T16:28:00Z">
          <w:pPr>
            <w:spacing w:after="0" w:line="360" w:lineRule="auto"/>
            <w:contextualSpacing/>
          </w:pPr>
        </w:pPrChange>
      </w:pPr>
    </w:p>
    <w:p w14:paraId="79DFDCC7" w14:textId="76FCF5CC" w:rsidR="00A6235B" w:rsidRPr="00B12333" w:rsidDel="0091212B" w:rsidRDefault="006C450B" w:rsidP="0091212B">
      <w:pPr>
        <w:spacing w:after="0" w:line="276" w:lineRule="auto"/>
        <w:contextualSpacing/>
        <w:jc w:val="center"/>
        <w:rPr>
          <w:del w:id="444" w:author="Борис Гогинян" w:date="2020-05-30T16:28:00Z"/>
          <w:rFonts w:ascii="Times New Roman" w:hAnsi="Times New Roman" w:cs="Times New Roman"/>
          <w:sz w:val="28"/>
          <w:szCs w:val="28"/>
        </w:rPr>
        <w:pPrChange w:id="445" w:author="Борис Гогинян" w:date="2020-05-30T16:28:00Z">
          <w:pPr>
            <w:spacing w:after="0" w:line="276" w:lineRule="auto"/>
            <w:contextualSpacing/>
          </w:pPr>
        </w:pPrChange>
      </w:pPr>
      <w:del w:id="446" w:author="Борис Гогинян" w:date="2020-05-30T16:28:00Z">
        <w:r w:rsidDel="0091212B">
          <w:rPr>
            <w:rFonts w:ascii="Times New Roman" w:hAnsi="Times New Roman" w:cs="Times New Roman"/>
            <w:sz w:val="28"/>
            <w:szCs w:val="28"/>
          </w:rPr>
          <w:tab/>
        </w:r>
        <w:r w:rsidR="00A6235B" w:rsidRPr="00B12333" w:rsidDel="0091212B">
          <w:rPr>
            <w:rFonts w:ascii="Times New Roman" w:hAnsi="Times New Roman" w:cs="Times New Roman"/>
            <w:sz w:val="28"/>
            <w:szCs w:val="28"/>
          </w:rPr>
          <w:delTex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delText>
        </w:r>
        <w:r w:rsidR="00A6235B" w:rsidRPr="00B12333" w:rsidDel="0091212B">
          <w:rPr>
            <w:rFonts w:ascii="Times New Roman" w:hAnsi="Times New Roman" w:cs="Times New Roman"/>
            <w:sz w:val="28"/>
            <w:szCs w:val="28"/>
            <w:lang w:val="en-US"/>
          </w:rPr>
          <w:delText>SIGGRAPH</w:delText>
        </w:r>
        <w:r w:rsidR="00A6235B" w:rsidRPr="00B12333" w:rsidDel="0091212B">
          <w:rPr>
            <w:rFonts w:ascii="Times New Roman" w:hAnsi="Times New Roman" w:cs="Times New Roman"/>
            <w:sz w:val="28"/>
            <w:szCs w:val="28"/>
          </w:rPr>
          <w:delText xml:space="preserve"> Джеймс Т. Каджия [</w:delText>
        </w:r>
        <w:r w:rsidR="007714D2" w:rsidRPr="00B12333" w:rsidDel="0091212B">
          <w:rPr>
            <w:rFonts w:ascii="Times New Roman" w:hAnsi="Times New Roman" w:cs="Times New Roman"/>
            <w:sz w:val="28"/>
            <w:szCs w:val="28"/>
          </w:rPr>
          <w:delText>4</w:delText>
        </w:r>
        <w:r w:rsidR="00A6235B" w:rsidRPr="00B12333" w:rsidDel="0091212B">
          <w:rPr>
            <w:rFonts w:ascii="Times New Roman" w:hAnsi="Times New Roman" w:cs="Times New Roman"/>
            <w:sz w:val="28"/>
            <w:szCs w:val="28"/>
          </w:rPr>
          <w:delText xml:space="preserve">] представил интегральное уравнение, которое </w:delText>
        </w:r>
      </w:del>
      <w:del w:id="447" w:author="Борис Гогинян" w:date="2020-05-29T21:46:00Z">
        <w:r w:rsidR="00A6235B" w:rsidRPr="00B12333" w:rsidDel="00DB2085">
          <w:rPr>
            <w:rFonts w:ascii="Times New Roman" w:hAnsi="Times New Roman" w:cs="Times New Roman"/>
            <w:sz w:val="28"/>
            <w:szCs w:val="28"/>
          </w:rPr>
          <w:delText xml:space="preserve">является </w:delText>
        </w:r>
        <w:commentRangeStart w:id="448"/>
        <w:r w:rsidR="00A6235B" w:rsidRPr="00B12333" w:rsidDel="00DB2085">
          <w:rPr>
            <w:rFonts w:ascii="Times New Roman" w:hAnsi="Times New Roman" w:cs="Times New Roman"/>
            <w:sz w:val="28"/>
            <w:szCs w:val="28"/>
          </w:rPr>
          <w:delText xml:space="preserve">лучшей моделью симуляции </w:delText>
        </w:r>
        <w:commentRangeEnd w:id="448"/>
        <w:r w:rsidR="009D4DDA" w:rsidDel="00DB2085">
          <w:rPr>
            <w:rStyle w:val="af1"/>
          </w:rPr>
          <w:commentReference w:id="448"/>
        </w:r>
        <w:r w:rsidR="00A6235B" w:rsidRPr="00B12333" w:rsidDel="00DB2085">
          <w:rPr>
            <w:rFonts w:ascii="Times New Roman" w:hAnsi="Times New Roman" w:cs="Times New Roman"/>
            <w:sz w:val="28"/>
            <w:szCs w:val="28"/>
          </w:rPr>
          <w:delText>освещения на сегодняшний день</w:delText>
        </w:r>
      </w:del>
      <w:del w:id="449" w:author="Борис Гогинян" w:date="2020-05-30T16:28:00Z">
        <w:r w:rsidR="00A6235B" w:rsidRPr="00B12333" w:rsidDel="0091212B">
          <w:rPr>
            <w:rFonts w:ascii="Times New Roman" w:hAnsi="Times New Roman" w:cs="Times New Roman"/>
            <w:sz w:val="28"/>
            <w:szCs w:val="28"/>
          </w:rPr>
          <w:delText>. Подробно о нем далее.</w:delText>
        </w:r>
      </w:del>
    </w:p>
    <w:p w14:paraId="1C25C996" w14:textId="13F8DFF4" w:rsidR="00A6235B" w:rsidRPr="00B5325E" w:rsidDel="0091212B" w:rsidRDefault="00A6235B" w:rsidP="0091212B">
      <w:pPr>
        <w:spacing w:after="0" w:line="360" w:lineRule="auto"/>
        <w:contextualSpacing/>
        <w:jc w:val="center"/>
        <w:rPr>
          <w:del w:id="450" w:author="Борис Гогинян" w:date="2020-05-30T16:28:00Z"/>
          <w:rFonts w:ascii="Times New Roman" w:hAnsi="Times New Roman" w:cs="Times New Roman"/>
          <w:b/>
          <w:sz w:val="28"/>
          <w:szCs w:val="28"/>
        </w:rPr>
        <w:pPrChange w:id="451" w:author="Борис Гогинян" w:date="2020-05-30T16:28:00Z">
          <w:pPr>
            <w:spacing w:after="0" w:line="360" w:lineRule="auto"/>
            <w:contextualSpacing/>
          </w:pPr>
        </w:pPrChange>
      </w:pPr>
      <w:del w:id="452" w:author="Борис Гогинян" w:date="2020-05-30T16:28:00Z">
        <w:r w:rsidRPr="00B12333" w:rsidDel="0091212B">
          <w:rPr>
            <w:rFonts w:ascii="Times New Roman" w:hAnsi="Times New Roman" w:cs="Times New Roman"/>
            <w:sz w:val="28"/>
            <w:szCs w:val="28"/>
          </w:rPr>
          <w:br w:type="page"/>
        </w:r>
        <w:r w:rsidRPr="00B5325E" w:rsidDel="0091212B">
          <w:rPr>
            <w:rFonts w:ascii="Times New Roman" w:hAnsi="Times New Roman" w:cs="Times New Roman"/>
            <w:b/>
            <w:sz w:val="28"/>
            <w:szCs w:val="28"/>
          </w:rPr>
          <w:delText xml:space="preserve">Глава </w:delText>
        </w:r>
        <w:r w:rsidR="00640028" w:rsidRPr="00B5325E" w:rsidDel="0091212B">
          <w:rPr>
            <w:rFonts w:ascii="Times New Roman" w:hAnsi="Times New Roman" w:cs="Times New Roman"/>
            <w:b/>
            <w:sz w:val="28"/>
            <w:szCs w:val="28"/>
          </w:rPr>
          <w:delText>1.</w:delText>
        </w:r>
        <w:r w:rsidRPr="00B5325E" w:rsidDel="0091212B">
          <w:rPr>
            <w:rFonts w:ascii="Times New Roman" w:hAnsi="Times New Roman" w:cs="Times New Roman"/>
            <w:b/>
            <w:sz w:val="28"/>
            <w:szCs w:val="28"/>
          </w:rPr>
          <w:delText xml:space="preserve">2 Уравнение рендеринга и </w:delText>
        </w:r>
        <w:r w:rsidRPr="00B5325E" w:rsidDel="0091212B">
          <w:rPr>
            <w:rFonts w:ascii="Times New Roman" w:hAnsi="Times New Roman" w:cs="Times New Roman"/>
            <w:b/>
            <w:sz w:val="28"/>
            <w:szCs w:val="28"/>
            <w:lang w:val="en-US"/>
          </w:rPr>
          <w:delText>PBR</w:delText>
        </w:r>
        <w:r w:rsidRPr="00B5325E" w:rsidDel="0091212B">
          <w:rPr>
            <w:rFonts w:ascii="Times New Roman" w:hAnsi="Times New Roman" w:cs="Times New Roman"/>
            <w:b/>
            <w:sz w:val="28"/>
            <w:szCs w:val="28"/>
          </w:rPr>
          <w:delText>.</w:delText>
        </w:r>
      </w:del>
    </w:p>
    <w:p w14:paraId="70B34CBE" w14:textId="19161031" w:rsidR="00A6235B" w:rsidRPr="00B5325E" w:rsidDel="0091212B" w:rsidRDefault="00A6235B" w:rsidP="0091212B">
      <w:pPr>
        <w:spacing w:after="0" w:line="360" w:lineRule="auto"/>
        <w:contextualSpacing/>
        <w:jc w:val="center"/>
        <w:rPr>
          <w:del w:id="453" w:author="Борис Гогинян" w:date="2020-05-30T16:28:00Z"/>
          <w:rFonts w:ascii="Times New Roman" w:hAnsi="Times New Roman" w:cs="Times New Roman"/>
          <w:sz w:val="28"/>
          <w:szCs w:val="28"/>
        </w:rPr>
        <w:pPrChange w:id="454" w:author="Борис Гогинян" w:date="2020-05-30T16:28:00Z">
          <w:pPr>
            <w:spacing w:after="0" w:line="360" w:lineRule="auto"/>
            <w:contextualSpacing/>
            <w:jc w:val="center"/>
          </w:pPr>
        </w:pPrChange>
      </w:pPr>
      <w:del w:id="455" w:author="Борис Гогинян" w:date="2020-05-30T16:28:00Z">
        <w:r w:rsidRPr="00B5325E" w:rsidDel="0091212B">
          <w:rPr>
            <w:rFonts w:ascii="Times New Roman" w:hAnsi="Times New Roman" w:cs="Times New Roman"/>
            <w:sz w:val="28"/>
            <w:szCs w:val="28"/>
          </w:rPr>
          <w:delText>Энергетическая яркость</w:delText>
        </w:r>
      </w:del>
    </w:p>
    <w:p w14:paraId="2993F947" w14:textId="232978AA" w:rsidR="00A6235B" w:rsidRPr="00B12333" w:rsidDel="0091212B" w:rsidRDefault="00A6235B" w:rsidP="0091212B">
      <w:pPr>
        <w:spacing w:after="0" w:line="276" w:lineRule="auto"/>
        <w:ind w:firstLine="708"/>
        <w:contextualSpacing/>
        <w:jc w:val="center"/>
        <w:rPr>
          <w:del w:id="456" w:author="Борис Гогинян" w:date="2020-05-30T16:28:00Z"/>
          <w:rFonts w:ascii="Times New Roman" w:hAnsi="Times New Roman" w:cs="Times New Roman"/>
          <w:sz w:val="28"/>
          <w:szCs w:val="28"/>
        </w:rPr>
        <w:pPrChange w:id="457" w:author="Борис Гогинян" w:date="2020-05-30T16:28:00Z">
          <w:pPr>
            <w:spacing w:after="0" w:line="276" w:lineRule="auto"/>
            <w:ind w:firstLine="708"/>
            <w:contextualSpacing/>
          </w:pPr>
        </w:pPrChange>
      </w:pPr>
      <w:del w:id="458" w:author="Борис Гогинян" w:date="2020-05-30T16:28:00Z">
        <w:r w:rsidRPr="00B12333" w:rsidDel="0091212B">
          <w:rPr>
            <w:rFonts w:ascii="Times New Roman" w:hAnsi="Times New Roman" w:cs="Times New Roman"/>
            <w:sz w:val="28"/>
            <w:szCs w:val="28"/>
          </w:rPr>
          <w:delText>Энергетическая яркость – радиометрическая величина, которая характеризует наблюдаемую энергию, другими словами, количество света, на некоторой площади.</w:delText>
        </w:r>
      </w:del>
    </w:p>
    <w:p w14:paraId="2CCEF422" w14:textId="65EE67C4" w:rsidR="00A6235B" w:rsidRPr="00B12333" w:rsidDel="0091212B" w:rsidRDefault="00A6235B" w:rsidP="0091212B">
      <w:pPr>
        <w:spacing w:after="0" w:line="276" w:lineRule="auto"/>
        <w:contextualSpacing/>
        <w:jc w:val="center"/>
        <w:rPr>
          <w:del w:id="459" w:author="Борис Гогинян" w:date="2020-05-30T16:28:00Z"/>
          <w:rFonts w:ascii="Times New Roman" w:hAnsi="Times New Roman" w:cs="Times New Roman"/>
          <w:sz w:val="28"/>
          <w:szCs w:val="28"/>
        </w:rPr>
        <w:pPrChange w:id="460" w:author="Борис Гогинян" w:date="2020-05-30T16:28:00Z">
          <w:pPr>
            <w:spacing w:after="0" w:line="276" w:lineRule="auto"/>
            <w:contextualSpacing/>
          </w:pPr>
        </w:pPrChange>
      </w:pPr>
      <w:del w:id="461" w:author="Борис Гогинян" w:date="2020-05-30T16:28:00Z">
        <w:r w:rsidRPr="00B12333" w:rsidDel="0091212B">
          <w:rPr>
            <w:rFonts w:ascii="Times New Roman" w:hAnsi="Times New Roman" w:cs="Times New Roman"/>
            <w:sz w:val="28"/>
            <w:szCs w:val="28"/>
          </w:rPr>
          <w:delText>Чтобы дать точное определение, необходимо предварительно разъяснить следующие понятия:</w:delText>
        </w:r>
      </w:del>
    </w:p>
    <w:p w14:paraId="1A787FF1" w14:textId="1296EBA1" w:rsidR="00A6235B" w:rsidRPr="00B12333" w:rsidDel="0091212B" w:rsidRDefault="00A6235B" w:rsidP="0091212B">
      <w:pPr>
        <w:pStyle w:val="a5"/>
        <w:numPr>
          <w:ilvl w:val="0"/>
          <w:numId w:val="5"/>
        </w:numPr>
        <w:spacing w:after="0" w:line="276" w:lineRule="auto"/>
        <w:jc w:val="center"/>
        <w:rPr>
          <w:del w:id="462" w:author="Борис Гогинян" w:date="2020-05-30T16:28:00Z"/>
          <w:rFonts w:ascii="Times New Roman" w:hAnsi="Times New Roman" w:cs="Times New Roman"/>
          <w:sz w:val="28"/>
          <w:szCs w:val="28"/>
        </w:rPr>
        <w:pPrChange w:id="463" w:author="Борис Гогинян" w:date="2020-05-30T16:28:00Z">
          <w:pPr>
            <w:pStyle w:val="a5"/>
            <w:numPr>
              <w:numId w:val="5"/>
            </w:numPr>
            <w:spacing w:after="0" w:line="276" w:lineRule="auto"/>
            <w:ind w:left="349" w:firstLine="76"/>
          </w:pPr>
        </w:pPrChange>
      </w:pPr>
      <w:del w:id="464" w:author="Борис Гогинян" w:date="2020-05-30T16:28:00Z">
        <w:r w:rsidRPr="00B12333" w:rsidDel="0091212B">
          <w:rPr>
            <w:rFonts w:ascii="Times New Roman" w:hAnsi="Times New Roman" w:cs="Times New Roman"/>
            <w:sz w:val="28"/>
            <w:szCs w:val="28"/>
          </w:rPr>
          <w:delText xml:space="preserve">Телесный угол </w:delText>
        </w:r>
        <m:oMath>
          <m:r>
            <w:rPr>
              <w:rFonts w:ascii="Cambria Math" w:hAnsi="Cambria Math" w:cs="Times New Roman"/>
              <w:sz w:val="28"/>
              <w:szCs w:val="28"/>
            </w:rPr>
            <m:t>ω</m:t>
          </m:r>
        </m:oMath>
        <w:r w:rsidRPr="00B12333" w:rsidDel="0091212B">
          <w:rPr>
            <w:rFonts w:ascii="Times New Roman" w:hAnsi="Times New Roman" w:cs="Times New Roman"/>
            <w:sz w:val="28"/>
            <w:szCs w:val="28"/>
          </w:rPr>
          <w:delText xml:space="preserve"> – это объемный угол, который характеризует долю пространства, которая может быть спроецирована на некоторую поверхность, обычно сферу, площади </w:delText>
        </w:r>
        <w:r w:rsidRPr="00B12333" w:rsidDel="0091212B">
          <w:rPr>
            <w:rFonts w:ascii="Times New Roman" w:hAnsi="Times New Roman" w:cs="Times New Roman"/>
            <w:sz w:val="28"/>
            <w:szCs w:val="28"/>
            <w:lang w:val="en-US"/>
          </w:rPr>
          <w:delText>S</w:delText>
        </w:r>
        <w:r w:rsidRPr="00B12333" w:rsidDel="0091212B">
          <w:rPr>
            <w:rFonts w:ascii="Times New Roman" w:hAnsi="Times New Roman" w:cs="Times New Roman"/>
            <w:sz w:val="28"/>
            <w:szCs w:val="28"/>
          </w:rPr>
          <w:delText xml:space="preserve"> (рис. 1). Мерой такого угла является отношение площади </w:delText>
        </w:r>
        <w:r w:rsidRPr="00B12333" w:rsidDel="0091212B">
          <w:rPr>
            <w:rFonts w:ascii="Times New Roman" w:hAnsi="Times New Roman" w:cs="Times New Roman"/>
            <w:sz w:val="28"/>
            <w:szCs w:val="28"/>
            <w:lang w:val="en-US"/>
          </w:rPr>
          <w:delText>S</w:delText>
        </w:r>
        <w:r w:rsidRPr="00B12333" w:rsidDel="0091212B">
          <w:rPr>
            <w:rFonts w:ascii="Times New Roman" w:hAnsi="Times New Roman" w:cs="Times New Roman"/>
            <w:sz w:val="28"/>
            <w:szCs w:val="28"/>
          </w:rPr>
          <w:delText xml:space="preserve"> к квадрату радиуса сферы </w:delText>
        </w:r>
        <m:oMath>
          <m:r>
            <w:rPr>
              <w:rFonts w:ascii="Cambria Math" w:hAnsi="Cambria Math" w:cs="Times New Roman"/>
              <w:sz w:val="28"/>
              <w:szCs w:val="28"/>
            </w:rPr>
            <m:t>r</m:t>
          </m:r>
        </m:oMath>
        <w:r w:rsidRPr="00B12333" w:rsidDel="0091212B">
          <w:rPr>
            <w:rFonts w:ascii="Times New Roman" w:hAnsi="Times New Roman" w:cs="Times New Roman"/>
            <w:sz w:val="28"/>
            <w:szCs w:val="28"/>
          </w:rPr>
          <w:delText xml:space="preserve"> : </w:delTex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B12333" w:rsidDel="0091212B">
          <w:rPr>
            <w:rFonts w:ascii="Times New Roman" w:hAnsi="Times New Roman" w:cs="Times New Roman"/>
            <w:sz w:val="28"/>
            <w:szCs w:val="28"/>
          </w:rPr>
          <w:delText xml:space="preserve"> . В системе СИ поверхность с площадью</w:delTex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B12333" w:rsidDel="0091212B">
          <w:rPr>
            <w:rFonts w:ascii="Times New Roman" w:hAnsi="Times New Roman" w:cs="Times New Roman"/>
            <w:sz w:val="28"/>
            <w:szCs w:val="28"/>
          </w:rPr>
          <w:delText xml:space="preserve"> вырезанная из сферы радиуса </w:delText>
        </w:r>
        <m:oMath>
          <m:r>
            <w:rPr>
              <w:rFonts w:ascii="Cambria Math" w:hAnsi="Cambria Math" w:cs="Times New Roman"/>
              <w:sz w:val="28"/>
              <w:szCs w:val="28"/>
            </w:rPr>
            <m:t>r</m:t>
          </m:r>
        </m:oMath>
        <w:r w:rsidRPr="00B12333" w:rsidDel="0091212B">
          <w:rPr>
            <w:rFonts w:ascii="Times New Roman" w:hAnsi="Times New Roman" w:cs="Times New Roman"/>
            <w:sz w:val="28"/>
            <w:szCs w:val="28"/>
          </w:rPr>
          <w:delText xml:space="preserve"> является телесным углом в 1 Стерадиан.</w:delText>
        </w:r>
      </w:del>
    </w:p>
    <w:p w14:paraId="1BD0EDE3" w14:textId="49EA47FE" w:rsidR="00A6235B" w:rsidRPr="00F13D22" w:rsidDel="0091212B" w:rsidRDefault="00A6235B" w:rsidP="0091212B">
      <w:pPr>
        <w:spacing w:after="0" w:line="360" w:lineRule="auto"/>
        <w:ind w:left="360"/>
        <w:contextualSpacing/>
        <w:jc w:val="center"/>
        <w:rPr>
          <w:del w:id="465" w:author="Борис Гогинян" w:date="2020-05-30T16:28:00Z"/>
          <w:rFonts w:ascii="Times New Roman" w:hAnsi="Times New Roman" w:cs="Times New Roman"/>
          <w:sz w:val="28"/>
          <w:szCs w:val="28"/>
        </w:rPr>
        <w:pPrChange w:id="466" w:author="Борис Гогинян" w:date="2020-05-30T16:28:00Z">
          <w:pPr>
            <w:spacing w:after="0" w:line="360" w:lineRule="auto"/>
            <w:ind w:left="360"/>
            <w:contextualSpacing/>
            <w:jc w:val="center"/>
          </w:pPr>
        </w:pPrChange>
      </w:pPr>
      <w:del w:id="467" w:author="Борис Гогинян" w:date="2020-05-30T16:28:00Z">
        <w:r w:rsidRPr="00F13D22" w:rsidDel="0091212B">
          <w:rPr>
            <w:rFonts w:ascii="Times New Roman" w:hAnsi="Times New Roman" w:cs="Times New Roman"/>
            <w:noProof/>
            <w:sz w:val="28"/>
            <w:szCs w:val="28"/>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del>
    </w:p>
    <w:p w14:paraId="3942CCD2" w14:textId="24307155" w:rsidR="00A6235B" w:rsidRPr="00B5325E" w:rsidDel="0091212B" w:rsidRDefault="00A6235B" w:rsidP="0091212B">
      <w:pPr>
        <w:spacing w:after="0" w:line="360" w:lineRule="auto"/>
        <w:contextualSpacing/>
        <w:jc w:val="center"/>
        <w:rPr>
          <w:del w:id="468" w:author="Борис Гогинян" w:date="2020-05-30T16:28:00Z"/>
          <w:rFonts w:ascii="Times New Roman" w:hAnsi="Times New Roman" w:cs="Times New Roman"/>
          <w:sz w:val="28"/>
          <w:szCs w:val="28"/>
        </w:rPr>
        <w:pPrChange w:id="469" w:author="Борис Гогинян" w:date="2020-05-30T16:28:00Z">
          <w:pPr>
            <w:spacing w:after="0" w:line="360" w:lineRule="auto"/>
            <w:contextualSpacing/>
            <w:jc w:val="center"/>
          </w:pPr>
        </w:pPrChange>
      </w:pPr>
      <w:del w:id="470" w:author="Борис Гогинян" w:date="2020-05-30T16:28:00Z">
        <w:r w:rsidRPr="00B5325E" w:rsidDel="0091212B">
          <w:rPr>
            <w:rFonts w:ascii="Times New Roman" w:hAnsi="Times New Roman" w:cs="Times New Roman"/>
            <w:sz w:val="28"/>
            <w:szCs w:val="28"/>
          </w:rPr>
          <w:delText>Рис. 1 Телесный угол</w:delText>
        </w:r>
      </w:del>
    </w:p>
    <w:p w14:paraId="52B86656" w14:textId="3B3D18B8" w:rsidR="00A6235B" w:rsidRPr="00AD4BD2" w:rsidDel="0091212B" w:rsidRDefault="00A6235B" w:rsidP="0091212B">
      <w:pPr>
        <w:pStyle w:val="a5"/>
        <w:numPr>
          <w:ilvl w:val="0"/>
          <w:numId w:val="5"/>
        </w:numPr>
        <w:spacing w:after="0" w:line="276" w:lineRule="auto"/>
        <w:jc w:val="center"/>
        <w:rPr>
          <w:del w:id="471" w:author="Борис Гогинян" w:date="2020-05-30T16:28:00Z"/>
          <w:rFonts w:ascii="Times New Roman" w:hAnsi="Times New Roman" w:cs="Times New Roman"/>
          <w:sz w:val="28"/>
          <w:szCs w:val="28"/>
        </w:rPr>
        <w:pPrChange w:id="472" w:author="Борис Гогинян" w:date="2020-05-30T16:28:00Z">
          <w:pPr>
            <w:pStyle w:val="a5"/>
            <w:numPr>
              <w:numId w:val="5"/>
            </w:numPr>
            <w:spacing w:after="0" w:line="276" w:lineRule="auto"/>
            <w:ind w:left="349" w:firstLine="76"/>
          </w:pPr>
        </w:pPrChange>
      </w:pPr>
      <w:del w:id="473" w:author="Борис Гогинян" w:date="2020-05-30T16:28:00Z">
        <w:r w:rsidRPr="00F13D22" w:rsidDel="0091212B">
          <w:rPr>
            <w:rFonts w:ascii="Times New Roman" w:hAnsi="Times New Roman" w:cs="Times New Roman"/>
            <w:sz w:val="28"/>
            <w:szCs w:val="28"/>
          </w:rPr>
          <w:delText>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w:delText>
        </w:r>
        <w:r w:rsidRPr="00AD4BD2" w:rsidDel="0091212B">
          <w:rPr>
            <w:rFonts w:ascii="Times New Roman" w:hAnsi="Times New Roman" w:cs="Times New Roman"/>
            <w:sz w:val="28"/>
            <w:szCs w:val="28"/>
          </w:rPr>
          <w:delText xml:space="preserve">т длин волн. Однако использование самих длин волн в компьютерной графике нецелесообразно, поэтому используются упрощения, такие как </w:delText>
        </w:r>
        <w:r w:rsidRPr="00AD4BD2" w:rsidDel="0091212B">
          <w:rPr>
            <w:rFonts w:ascii="Times New Roman" w:hAnsi="Times New Roman" w:cs="Times New Roman"/>
            <w:sz w:val="28"/>
            <w:szCs w:val="28"/>
            <w:lang w:val="en-US"/>
          </w:rPr>
          <w:delText>RGB</w:delText>
        </w:r>
        <w:r w:rsidRPr="00AD4BD2" w:rsidDel="0091212B">
          <w:rPr>
            <w:rFonts w:ascii="Times New Roman" w:hAnsi="Times New Roman" w:cs="Times New Roman"/>
            <w:sz w:val="28"/>
            <w:szCs w:val="28"/>
          </w:rPr>
          <w:delText>.</w:delText>
        </w:r>
      </w:del>
    </w:p>
    <w:p w14:paraId="073AC71D" w14:textId="4B747994" w:rsidR="00A6235B" w:rsidRPr="00B5325E" w:rsidDel="0091212B" w:rsidRDefault="00A6235B" w:rsidP="0091212B">
      <w:pPr>
        <w:pStyle w:val="a5"/>
        <w:numPr>
          <w:ilvl w:val="0"/>
          <w:numId w:val="5"/>
        </w:numPr>
        <w:spacing w:after="0" w:line="276" w:lineRule="auto"/>
        <w:jc w:val="center"/>
        <w:rPr>
          <w:del w:id="474" w:author="Борис Гогинян" w:date="2020-05-30T16:28:00Z"/>
          <w:rFonts w:ascii="Times New Roman" w:hAnsi="Times New Roman" w:cs="Times New Roman"/>
          <w:i/>
          <w:sz w:val="28"/>
          <w:szCs w:val="28"/>
        </w:rPr>
        <w:pPrChange w:id="475" w:author="Борис Гогинян" w:date="2020-05-30T16:28:00Z">
          <w:pPr>
            <w:pStyle w:val="a5"/>
            <w:numPr>
              <w:numId w:val="5"/>
            </w:numPr>
            <w:spacing w:after="0" w:line="276" w:lineRule="auto"/>
            <w:ind w:left="349" w:firstLine="76"/>
          </w:pPr>
        </w:pPrChange>
      </w:pPr>
      <w:del w:id="476" w:author="Борис Гогинян" w:date="2020-05-30T16:28:00Z">
        <w:r w:rsidRPr="00AD4BD2" w:rsidDel="0091212B">
          <w:rPr>
            <w:rFonts w:ascii="Times New Roman" w:hAnsi="Times New Roman" w:cs="Times New Roman"/>
            <w:sz w:val="28"/>
            <w:szCs w:val="28"/>
          </w:rPr>
          <w:delText xml:space="preserve">Сила излучения </w:delText>
        </w:r>
        <m:oMath>
          <m:r>
            <m:rPr>
              <m:sty m:val="p"/>
            </m:rPr>
            <w:rPr>
              <w:rFonts w:ascii="Cambria Math" w:hAnsi="Cambria Math" w:cs="Times New Roman"/>
              <w:sz w:val="28"/>
              <w:szCs w:val="28"/>
            </w:rPr>
            <m:t>I</m:t>
          </m:r>
        </m:oMath>
        <w:r w:rsidRPr="00AD4BD2" w:rsidDel="0091212B">
          <w:rPr>
            <w:rFonts w:ascii="Times New Roman" w:hAnsi="Times New Roman" w:cs="Times New Roman"/>
            <w:sz w:val="28"/>
            <w:szCs w:val="28"/>
          </w:rPr>
          <w:delText xml:space="preserve"> – физическая величина, определяемая отношением потока излучения Φ, распространяющегося от источника излучения внутри малого телесного угла </w:delText>
        </w:r>
        <m:oMath>
          <m:r>
            <m:rPr>
              <m:sty m:val="p"/>
            </m:rPr>
            <w:rPr>
              <w:rFonts w:ascii="Cambria Math" w:hAnsi="Cambria Math" w:cs="Times New Roman"/>
              <w:sz w:val="28"/>
              <w:szCs w:val="28"/>
            </w:rPr>
            <m:t>ω</m:t>
          </m:r>
        </m:oMath>
        <w:r w:rsidRPr="00AD4BD2" w:rsidDel="0091212B">
          <w:rPr>
            <w:rFonts w:ascii="Times New Roman" w:hAnsi="Times New Roman" w:cs="Times New Roman"/>
            <w:sz w:val="28"/>
            <w:szCs w:val="28"/>
          </w:rPr>
          <w:delText xml:space="preserve">, содержащего рассматриваемое направление, к этому углу: </w:delText>
        </w:r>
        <m:oMath>
          <m:r>
            <m:rPr>
              <m:sty m:val="p"/>
            </m:rPr>
            <w:rPr>
              <w:rFonts w:ascii="Cambria Math" w:hAnsi="Cambria Math" w:cs="Times New Roman"/>
              <w:sz w:val="28"/>
              <w:szCs w:val="28"/>
            </w:rPr>
            <m:t>I=</m:t>
          </m:r>
          <m:f>
            <m:fPr>
              <m:ctrlPr>
                <w:rPr>
                  <w:rFonts w:ascii="Cambria Math" w:hAnsi="Cambria Math" w:cs="Times New Roman"/>
                  <w:sz w:val="28"/>
                  <w:szCs w:val="28"/>
                </w:rPr>
              </m:ctrlPr>
            </m:fPr>
            <m:num>
              <m:r>
                <m:rPr>
                  <m:sty m:val="p"/>
                </m:rPr>
                <w:rPr>
                  <w:rFonts w:ascii="Cambria Math" w:hAnsi="Cambria Math" w:cs="Times New Roman"/>
                  <w:sz w:val="28"/>
                  <w:szCs w:val="28"/>
                </w:rPr>
                <m:t>dΦ</m:t>
              </m:r>
            </m:num>
            <m:den>
              <m:r>
                <m:rPr>
                  <m:sty m:val="p"/>
                </m:rPr>
                <w:rPr>
                  <w:rFonts w:ascii="Cambria Math" w:hAnsi="Cambria Math" w:cs="Times New Roman"/>
                  <w:sz w:val="28"/>
                  <w:szCs w:val="28"/>
                </w:rPr>
                <m:t>dω</m:t>
              </m:r>
            </m:den>
          </m:f>
        </m:oMath>
      </w:del>
    </w:p>
    <w:p w14:paraId="74F55D27" w14:textId="4E68ED9E" w:rsidR="00A6235B" w:rsidRPr="00F13D22" w:rsidDel="0091212B" w:rsidRDefault="00A6235B" w:rsidP="0091212B">
      <w:pPr>
        <w:spacing w:after="0" w:line="360" w:lineRule="auto"/>
        <w:contextualSpacing/>
        <w:jc w:val="center"/>
        <w:rPr>
          <w:del w:id="477" w:author="Борис Гогинян" w:date="2020-05-30T16:28:00Z"/>
          <w:rFonts w:ascii="Times New Roman" w:hAnsi="Times New Roman" w:cs="Times New Roman"/>
          <w:sz w:val="28"/>
          <w:szCs w:val="28"/>
        </w:rPr>
        <w:pPrChange w:id="478" w:author="Борис Гогинян" w:date="2020-05-30T16:28:00Z">
          <w:pPr>
            <w:spacing w:after="0" w:line="360" w:lineRule="auto"/>
            <w:contextualSpacing/>
          </w:pPr>
        </w:pPrChange>
      </w:pPr>
    </w:p>
    <w:p w14:paraId="04039529" w14:textId="451CEC1B" w:rsidR="00A6235B" w:rsidRPr="00B12333" w:rsidDel="0091212B" w:rsidRDefault="00A6235B" w:rsidP="0091212B">
      <w:pPr>
        <w:spacing w:after="0" w:line="276" w:lineRule="auto"/>
        <w:ind w:firstLine="708"/>
        <w:contextualSpacing/>
        <w:jc w:val="center"/>
        <w:rPr>
          <w:del w:id="479" w:author="Борис Гогинян" w:date="2020-05-30T16:28:00Z"/>
          <w:rFonts w:ascii="Times New Roman" w:hAnsi="Times New Roman" w:cs="Times New Roman"/>
          <w:sz w:val="28"/>
          <w:szCs w:val="28"/>
        </w:rPr>
        <w:pPrChange w:id="480" w:author="Борис Гогинян" w:date="2020-05-30T16:28:00Z">
          <w:pPr>
            <w:spacing w:after="0" w:line="276" w:lineRule="auto"/>
            <w:ind w:firstLine="708"/>
            <w:contextualSpacing/>
          </w:pPr>
        </w:pPrChange>
      </w:pPr>
      <w:del w:id="481" w:author="Борис Гогинян" w:date="2020-05-30T16:28:00Z">
        <w:r w:rsidRPr="00B12333" w:rsidDel="0091212B">
          <w:rPr>
            <w:rFonts w:ascii="Times New Roman" w:hAnsi="Times New Roman" w:cs="Times New Roman"/>
            <w:sz w:val="28"/>
            <w:szCs w:val="28"/>
          </w:rPr>
          <w:delText>Энергетическая яркость (</w:delText>
        </w:r>
        <w:r w:rsidRPr="00B12333" w:rsidDel="0091212B">
          <w:rPr>
            <w:rFonts w:ascii="Times New Roman" w:hAnsi="Times New Roman" w:cs="Times New Roman"/>
            <w:i/>
            <w:sz w:val="28"/>
            <w:szCs w:val="28"/>
          </w:rPr>
          <w:delText>или лучистость</w:delText>
        </w:r>
        <w:r w:rsidRPr="00B12333" w:rsidDel="0091212B">
          <w:rPr>
            <w:rFonts w:ascii="Times New Roman" w:hAnsi="Times New Roman" w:cs="Times New Roman"/>
            <w:sz w:val="28"/>
            <w:szCs w:val="28"/>
          </w:rPr>
          <w:delTex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delText>
        </w:r>
        <w:r w:rsidRPr="00B12333" w:rsidDel="0091212B">
          <w:rPr>
            <w:rFonts w:ascii="Times New Roman" w:hAnsi="Times New Roman" w:cs="Times New Roman"/>
            <w:sz w:val="28"/>
            <w:szCs w:val="28"/>
            <w:lang w:val="en-US"/>
          </w:rPr>
          <w:delText>A</w:delText>
        </w:r>
        <w:r w:rsidRPr="00B12333" w:rsidDel="0091212B">
          <w:rPr>
            <w:rFonts w:ascii="Times New Roman" w:hAnsi="Times New Roman" w:cs="Times New Roman"/>
            <w:sz w:val="28"/>
            <w:szCs w:val="28"/>
          </w:rPr>
          <w:delText xml:space="preserve">, излучающего элемента поверхности на плоскость, перпендикулярную нормали к поверхности: </w:delText>
        </w:r>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w:del>
    </w:p>
    <w:p w14:paraId="187E0044" w14:textId="2623B8DD" w:rsidR="00A6235B" w:rsidRPr="00A31B71" w:rsidDel="0091212B" w:rsidRDefault="00A6235B" w:rsidP="0091212B">
      <w:pPr>
        <w:spacing w:after="0" w:line="276" w:lineRule="auto"/>
        <w:contextualSpacing/>
        <w:jc w:val="center"/>
        <w:rPr>
          <w:del w:id="482" w:author="Борис Гогинян" w:date="2020-05-30T16:28:00Z"/>
          <w:rFonts w:ascii="Times New Roman" w:hAnsi="Times New Roman" w:cs="Times New Roman"/>
          <w:b/>
          <w:sz w:val="28"/>
          <w:szCs w:val="28"/>
          <w:rPrChange w:id="483" w:author="Борис Гогинян" w:date="2020-05-29T21:53:00Z">
            <w:rPr>
              <w:del w:id="484" w:author="Борис Гогинян" w:date="2020-05-30T16:28:00Z"/>
              <w:rFonts w:ascii="Times New Roman" w:hAnsi="Times New Roman" w:cs="Times New Roman"/>
              <w:sz w:val="28"/>
              <w:szCs w:val="28"/>
            </w:rPr>
          </w:rPrChange>
        </w:rPr>
        <w:pPrChange w:id="485" w:author="Борис Гогинян" w:date="2020-05-30T16:28:00Z">
          <w:pPr>
            <w:spacing w:after="0" w:line="276" w:lineRule="auto"/>
            <w:contextualSpacing/>
            <w:jc w:val="center"/>
          </w:pPr>
        </w:pPrChange>
      </w:pPr>
      <w:del w:id="486" w:author="Борис Гогинян" w:date="2020-05-30T16:28:00Z">
        <w:r w:rsidRPr="00A31B71" w:rsidDel="0091212B">
          <w:rPr>
            <w:rFonts w:ascii="Times New Roman" w:hAnsi="Times New Roman" w:cs="Times New Roman"/>
            <w:b/>
            <w:sz w:val="28"/>
            <w:szCs w:val="28"/>
            <w:rPrChange w:id="487" w:author="Борис Гогинян" w:date="2020-05-29T21:53:00Z">
              <w:rPr>
                <w:rFonts w:ascii="Times New Roman" w:hAnsi="Times New Roman" w:cs="Times New Roman"/>
                <w:sz w:val="28"/>
                <w:szCs w:val="28"/>
              </w:rPr>
            </w:rPrChange>
          </w:rPr>
          <w:delText>Уравнение рендеринга</w:delText>
        </w:r>
      </w:del>
    </w:p>
    <w:p w14:paraId="34DCF749" w14:textId="74A7294B" w:rsidR="00A6235B" w:rsidRPr="00B12333" w:rsidDel="0091212B" w:rsidRDefault="00A6235B" w:rsidP="0091212B">
      <w:pPr>
        <w:spacing w:after="0" w:line="276" w:lineRule="auto"/>
        <w:ind w:firstLine="708"/>
        <w:contextualSpacing/>
        <w:jc w:val="center"/>
        <w:rPr>
          <w:del w:id="488" w:author="Борис Гогинян" w:date="2020-05-30T16:28:00Z"/>
          <w:rFonts w:ascii="Times New Roman" w:hAnsi="Times New Roman" w:cs="Times New Roman"/>
          <w:sz w:val="28"/>
          <w:szCs w:val="28"/>
        </w:rPr>
        <w:pPrChange w:id="489" w:author="Борис Гогинян" w:date="2020-05-30T16:28:00Z">
          <w:pPr>
            <w:spacing w:after="0" w:line="276" w:lineRule="auto"/>
            <w:ind w:firstLine="708"/>
            <w:contextualSpacing/>
          </w:pPr>
        </w:pPrChange>
      </w:pPr>
      <w:del w:id="490" w:author="Борис Гогинян" w:date="2020-05-30T16:28:00Z">
        <w:r w:rsidRPr="00B12333" w:rsidDel="0091212B">
          <w:rPr>
            <w:rFonts w:ascii="Times New Roman" w:hAnsi="Times New Roman" w:cs="Times New Roman"/>
            <w:sz w:val="28"/>
            <w:szCs w:val="28"/>
          </w:rPr>
          <w:delText xml:space="preserve">Уравнение рендеринга вычисляет энергетическую яркость точки поверхности </w:delText>
        </w:r>
        <m:oMath>
          <m:r>
            <w:rPr>
              <w:rFonts w:ascii="Cambria Math" w:hAnsi="Cambria Math" w:cs="Times New Roman"/>
              <w:sz w:val="28"/>
              <w:szCs w:val="28"/>
            </w:rPr>
            <m:t>x</m:t>
          </m:r>
        </m:oMath>
        <w:r w:rsidRPr="00B12333" w:rsidDel="0091212B">
          <w:rPr>
            <w:rFonts w:ascii="Times New Roman" w:hAnsi="Times New Roman" w:cs="Times New Roman"/>
            <w:sz w:val="28"/>
            <w:szCs w:val="28"/>
          </w:rPr>
          <w:delText xml:space="preserve">, исходящую в направлении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sidDel="0091212B">
          <w:rPr>
            <w:rFonts w:ascii="Times New Roman" w:hAnsi="Times New Roman" w:cs="Times New Roman"/>
            <w:sz w:val="28"/>
            <w:szCs w:val="28"/>
          </w:rPr>
          <w:delText xml:space="preserve"> (направление условного наблюдателя), как сумму собственной энергетической яркости поверхности </w:delTex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B12333" w:rsidDel="0091212B">
          <w:rPr>
            <w:rFonts w:ascii="Times New Roman" w:hAnsi="Times New Roman" w:cs="Times New Roman"/>
            <w:sz w:val="28"/>
            <w:szCs w:val="28"/>
          </w:rPr>
          <w:delText xml:space="preserve"> и отраженного излучения, которое выражается интегралом. В частности, когда поверхность не излучает свет,  т.е. при </w:delTex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B12333" w:rsidDel="0091212B">
          <w:rPr>
            <w:rFonts w:ascii="Times New Roman" w:hAnsi="Times New Roman" w:cs="Times New Roman"/>
            <w:sz w:val="28"/>
            <w:szCs w:val="28"/>
          </w:rPr>
          <w:delText xml:space="preserve">, выходит </w:delText>
        </w:r>
        <w:r w:rsidRPr="00B12333" w:rsidDel="0091212B">
          <w:rPr>
            <w:rFonts w:ascii="Times New Roman" w:hAnsi="Times New Roman" w:cs="Times New Roman"/>
            <w:i/>
            <w:sz w:val="28"/>
            <w:szCs w:val="28"/>
          </w:rPr>
          <w:delText>уравнение отражения</w:delText>
        </w:r>
        <w:r w:rsidRPr="00B12333" w:rsidDel="0091212B">
          <w:rPr>
            <w:rFonts w:ascii="Times New Roman" w:hAnsi="Times New Roman" w:cs="Times New Roman"/>
            <w:sz w:val="28"/>
            <w:szCs w:val="28"/>
          </w:rPr>
          <w:delText xml:space="preserve">. </w:delText>
        </w:r>
      </w:del>
    </w:p>
    <w:p w14:paraId="1C078968" w14:textId="624C7CCF" w:rsidR="00A6235B" w:rsidRPr="00B12333" w:rsidDel="0091212B" w:rsidRDefault="0099704B" w:rsidP="0091212B">
      <w:pPr>
        <w:spacing w:after="0" w:line="360" w:lineRule="auto"/>
        <w:contextualSpacing/>
        <w:jc w:val="center"/>
        <w:rPr>
          <w:del w:id="491" w:author="Борис Гогинян" w:date="2020-05-30T16:28:00Z"/>
          <w:rFonts w:ascii="Times New Roman" w:hAnsi="Times New Roman" w:cs="Times New Roman"/>
          <w:sz w:val="28"/>
          <w:szCs w:val="28"/>
        </w:rPr>
        <w:pPrChange w:id="492" w:author="Борис Гогинян" w:date="2020-05-30T16:28:00Z">
          <w:pPr>
            <w:spacing w:after="0" w:line="360" w:lineRule="auto"/>
            <w:contextualSpacing/>
          </w:pPr>
        </w:pPrChange>
      </w:pPr>
      <m:oMathPara>
        <m:oMath>
          <m:sSub>
            <m:sSubPr>
              <m:ctrlPr>
                <w:del w:id="493" w:author="Борис Гогинян" w:date="2020-05-30T16:28:00Z">
                  <w:rPr>
                    <w:rFonts w:ascii="Cambria Math" w:hAnsi="Cambria Math" w:cs="Times New Roman"/>
                    <w:i/>
                    <w:sz w:val="28"/>
                    <w:szCs w:val="28"/>
                  </w:rPr>
                </w:del>
              </m:ctrlPr>
            </m:sSubPr>
            <m:e>
              <m:r>
                <w:del w:id="494" w:author="Борис Гогинян" w:date="2020-05-30T16:28:00Z">
                  <w:rPr>
                    <w:rFonts w:ascii="Cambria Math" w:hAnsi="Cambria Math" w:cs="Times New Roman"/>
                    <w:sz w:val="28"/>
                    <w:szCs w:val="28"/>
                  </w:rPr>
                  <m:t>L</m:t>
                </w:del>
              </m:r>
            </m:e>
            <m:sub>
              <m:r>
                <w:del w:id="495" w:author="Борис Гогинян" w:date="2020-05-30T16:28:00Z">
                  <w:rPr>
                    <w:rFonts w:ascii="Cambria Math" w:hAnsi="Cambria Math" w:cs="Times New Roman"/>
                    <w:sz w:val="28"/>
                    <w:szCs w:val="28"/>
                  </w:rPr>
                  <m:t>0</m:t>
                </w:del>
              </m:r>
            </m:sub>
          </m:sSub>
          <m:d>
            <m:dPr>
              <m:ctrlPr>
                <w:del w:id="496" w:author="Борис Гогинян" w:date="2020-05-30T16:28:00Z">
                  <w:rPr>
                    <w:rFonts w:ascii="Cambria Math" w:hAnsi="Cambria Math" w:cs="Times New Roman"/>
                    <w:i/>
                    <w:sz w:val="28"/>
                    <w:szCs w:val="28"/>
                  </w:rPr>
                </w:del>
              </m:ctrlPr>
            </m:dPr>
            <m:e>
              <m:r>
                <w:del w:id="497" w:author="Борис Гогинян" w:date="2020-05-30T16:28:00Z">
                  <w:rPr>
                    <w:rFonts w:ascii="Cambria Math" w:hAnsi="Cambria Math" w:cs="Times New Roman"/>
                    <w:sz w:val="28"/>
                    <w:szCs w:val="28"/>
                  </w:rPr>
                  <m:t>x,</m:t>
                </w:del>
              </m:r>
              <m:acc>
                <m:accPr>
                  <m:chr m:val="⃗"/>
                  <m:ctrlPr>
                    <w:del w:id="498" w:author="Борис Гогинян" w:date="2020-05-30T16:28:00Z">
                      <w:rPr>
                        <w:rFonts w:ascii="Cambria Math" w:hAnsi="Cambria Math" w:cs="Times New Roman"/>
                        <w:i/>
                        <w:sz w:val="28"/>
                        <w:szCs w:val="28"/>
                      </w:rPr>
                    </w:del>
                  </m:ctrlPr>
                </m:accPr>
                <m:e>
                  <m:sSub>
                    <m:sSubPr>
                      <m:ctrlPr>
                        <w:del w:id="499" w:author="Борис Гогинян" w:date="2020-05-30T16:28:00Z">
                          <w:rPr>
                            <w:rFonts w:ascii="Cambria Math" w:hAnsi="Cambria Math" w:cs="Times New Roman"/>
                            <w:sz w:val="28"/>
                            <w:szCs w:val="28"/>
                          </w:rPr>
                        </w:del>
                      </m:ctrlPr>
                    </m:sSubPr>
                    <m:e>
                      <m:r>
                        <w:del w:id="500" w:author="Борис Гогинян" w:date="2020-05-30T16:28:00Z">
                          <m:rPr>
                            <m:sty m:val="p"/>
                          </m:rPr>
                          <w:rPr>
                            <w:rFonts w:ascii="Cambria Math" w:hAnsi="Cambria Math" w:cs="Times New Roman"/>
                            <w:sz w:val="28"/>
                            <w:szCs w:val="28"/>
                          </w:rPr>
                          <m:t>ω</m:t>
                        </w:del>
                      </m:r>
                    </m:e>
                    <m:sub>
                      <m:r>
                        <w:del w:id="501" w:author="Борис Гогинян" w:date="2020-05-30T16:28:00Z">
                          <w:rPr>
                            <w:rFonts w:ascii="Cambria Math" w:hAnsi="Cambria Math" w:cs="Times New Roman"/>
                            <w:sz w:val="28"/>
                            <w:szCs w:val="28"/>
                          </w:rPr>
                          <m:t>0</m:t>
                        </w:del>
                      </m:r>
                    </m:sub>
                  </m:sSub>
                </m:e>
              </m:acc>
              <m:r>
                <w:del w:id="502" w:author="Борис Гогинян" w:date="2020-05-30T16:28:00Z">
                  <w:rPr>
                    <w:rFonts w:ascii="Cambria Math" w:hAnsi="Cambria Math" w:cs="Times New Roman"/>
                    <w:sz w:val="28"/>
                    <w:szCs w:val="28"/>
                  </w:rPr>
                  <m:t xml:space="preserve"> </m:t>
                </w:del>
              </m:r>
            </m:e>
          </m:d>
          <m:r>
            <w:del w:id="503" w:author="Борис Гогинян" w:date="2020-05-30T16:28:00Z">
              <w:rPr>
                <w:rFonts w:ascii="Cambria Math" w:hAnsi="Cambria Math" w:cs="Times New Roman"/>
                <w:sz w:val="28"/>
                <w:szCs w:val="28"/>
              </w:rPr>
              <m:t>=</m:t>
            </w:del>
          </m:r>
          <m:sSub>
            <m:sSubPr>
              <m:ctrlPr>
                <w:del w:id="504" w:author="Борис Гогинян" w:date="2020-05-30T16:28:00Z">
                  <w:rPr>
                    <w:rFonts w:ascii="Cambria Math" w:hAnsi="Cambria Math" w:cs="Times New Roman"/>
                    <w:i/>
                    <w:sz w:val="28"/>
                    <w:szCs w:val="28"/>
                  </w:rPr>
                </w:del>
              </m:ctrlPr>
            </m:sSubPr>
            <m:e>
              <m:r>
                <w:del w:id="505" w:author="Борис Гогинян" w:date="2020-05-30T16:28:00Z">
                  <w:rPr>
                    <w:rFonts w:ascii="Cambria Math" w:hAnsi="Cambria Math" w:cs="Times New Roman"/>
                    <w:sz w:val="28"/>
                    <w:szCs w:val="28"/>
                  </w:rPr>
                  <m:t>L</m:t>
                </w:del>
              </m:r>
            </m:e>
            <m:sub>
              <m:r>
                <w:del w:id="506" w:author="Борис Гогинян" w:date="2020-05-30T16:28:00Z">
                  <w:rPr>
                    <w:rFonts w:ascii="Cambria Math" w:hAnsi="Cambria Math" w:cs="Times New Roman"/>
                    <w:sz w:val="28"/>
                    <w:szCs w:val="28"/>
                    <w:lang w:val="en-US"/>
                  </w:rPr>
                  <m:t>e</m:t>
                </w:del>
              </m:r>
            </m:sub>
          </m:sSub>
          <m:d>
            <m:dPr>
              <m:ctrlPr>
                <w:del w:id="507" w:author="Борис Гогинян" w:date="2020-05-30T16:28:00Z">
                  <w:rPr>
                    <w:rFonts w:ascii="Cambria Math" w:hAnsi="Cambria Math" w:cs="Times New Roman"/>
                    <w:i/>
                    <w:sz w:val="28"/>
                    <w:szCs w:val="28"/>
                  </w:rPr>
                </w:del>
              </m:ctrlPr>
            </m:dPr>
            <m:e>
              <m:r>
                <w:del w:id="508" w:author="Борис Гогинян" w:date="2020-05-30T16:28:00Z">
                  <w:rPr>
                    <w:rFonts w:ascii="Cambria Math" w:hAnsi="Cambria Math" w:cs="Times New Roman"/>
                    <w:sz w:val="28"/>
                    <w:szCs w:val="28"/>
                  </w:rPr>
                  <m:t>x,</m:t>
                </w:del>
              </m:r>
              <m:acc>
                <m:accPr>
                  <m:chr m:val="⃗"/>
                  <m:ctrlPr>
                    <w:del w:id="509" w:author="Борис Гогинян" w:date="2020-05-30T16:28:00Z">
                      <w:rPr>
                        <w:rFonts w:ascii="Cambria Math" w:hAnsi="Cambria Math" w:cs="Times New Roman"/>
                        <w:i/>
                        <w:sz w:val="28"/>
                        <w:szCs w:val="28"/>
                      </w:rPr>
                    </w:del>
                  </m:ctrlPr>
                </m:accPr>
                <m:e>
                  <m:sSub>
                    <m:sSubPr>
                      <m:ctrlPr>
                        <w:del w:id="510" w:author="Борис Гогинян" w:date="2020-05-30T16:28:00Z">
                          <w:rPr>
                            <w:rFonts w:ascii="Cambria Math" w:hAnsi="Cambria Math" w:cs="Times New Roman"/>
                            <w:sz w:val="28"/>
                            <w:szCs w:val="28"/>
                          </w:rPr>
                        </w:del>
                      </m:ctrlPr>
                    </m:sSubPr>
                    <m:e>
                      <m:r>
                        <w:del w:id="511" w:author="Борис Гогинян" w:date="2020-05-30T16:28:00Z">
                          <m:rPr>
                            <m:sty m:val="p"/>
                          </m:rPr>
                          <w:rPr>
                            <w:rFonts w:ascii="Cambria Math" w:hAnsi="Cambria Math" w:cs="Times New Roman"/>
                            <w:sz w:val="28"/>
                            <w:szCs w:val="28"/>
                          </w:rPr>
                          <m:t>ω</m:t>
                        </w:del>
                      </m:r>
                    </m:e>
                    <m:sub>
                      <m:r>
                        <w:del w:id="512" w:author="Борис Гогинян" w:date="2020-05-30T16:28:00Z">
                          <w:rPr>
                            <w:rFonts w:ascii="Cambria Math" w:hAnsi="Cambria Math" w:cs="Times New Roman"/>
                            <w:sz w:val="28"/>
                            <w:szCs w:val="28"/>
                          </w:rPr>
                          <m:t>0</m:t>
                        </w:del>
                      </m:r>
                    </m:sub>
                  </m:sSub>
                </m:e>
              </m:acc>
            </m:e>
          </m:d>
          <m:r>
            <w:del w:id="513" w:author="Борис Гогинян" w:date="2020-05-30T16:28:00Z">
              <w:rPr>
                <w:rFonts w:ascii="Cambria Math" w:hAnsi="Cambria Math" w:cs="Times New Roman"/>
                <w:sz w:val="28"/>
                <w:szCs w:val="28"/>
              </w:rPr>
              <m:t>+</m:t>
            </w:del>
          </m:r>
          <m:nary>
            <m:naryPr>
              <m:limLoc m:val="undOvr"/>
              <m:ctrlPr>
                <w:del w:id="514" w:author="Борис Гогинян" w:date="2020-05-30T16:28:00Z">
                  <w:rPr>
                    <w:rFonts w:ascii="Cambria Math" w:hAnsi="Cambria Math" w:cs="Times New Roman"/>
                    <w:i/>
                    <w:sz w:val="28"/>
                    <w:szCs w:val="28"/>
                  </w:rPr>
                </w:del>
              </m:ctrlPr>
            </m:naryPr>
            <m:sub>
              <m:r>
                <w:del w:id="515" w:author="Борис Гогинян" w:date="2020-05-30T16:28:00Z">
                  <w:rPr>
                    <w:rFonts w:ascii="Cambria Math" w:hAnsi="Cambria Math" w:cs="Times New Roman"/>
                    <w:sz w:val="28"/>
                    <w:szCs w:val="28"/>
                  </w:rPr>
                  <m:t>Ω</m:t>
                </w:del>
              </m:r>
            </m:sub>
            <m:sup>
              <m:r>
                <w:del w:id="516" w:author="Борис Гогинян" w:date="2020-05-30T16:28:00Z">
                  <w:rPr>
                    <w:rFonts w:ascii="Cambria Math" w:hAnsi="Cambria Math" w:cs="Times New Roman"/>
                    <w:sz w:val="28"/>
                    <w:szCs w:val="28"/>
                  </w:rPr>
                  <m:t xml:space="preserve"> </m:t>
                </w:del>
              </m:r>
            </m:sup>
            <m:e>
              <m:d>
                <m:dPr>
                  <m:ctrlPr>
                    <w:del w:id="517" w:author="Борис Гогинян" w:date="2020-05-30T16:28:00Z">
                      <w:rPr>
                        <w:rFonts w:ascii="Cambria Math" w:hAnsi="Cambria Math" w:cs="Times New Roman"/>
                        <w:i/>
                        <w:sz w:val="28"/>
                        <w:szCs w:val="28"/>
                      </w:rPr>
                    </w:del>
                  </m:ctrlPr>
                </m:dPr>
                <m:e>
                  <m:sSub>
                    <m:sSubPr>
                      <m:ctrlPr>
                        <w:del w:id="518" w:author="Борис Гогинян" w:date="2020-05-30T16:28:00Z">
                          <w:rPr>
                            <w:rFonts w:ascii="Cambria Math" w:hAnsi="Cambria Math" w:cs="Times New Roman"/>
                            <w:i/>
                            <w:sz w:val="28"/>
                            <w:szCs w:val="28"/>
                            <w:lang w:val="en-US"/>
                          </w:rPr>
                        </w:del>
                      </m:ctrlPr>
                    </m:sSubPr>
                    <m:e>
                      <m:r>
                        <w:del w:id="519" w:author="Борис Гогинян" w:date="2020-05-30T16:28:00Z">
                          <w:rPr>
                            <w:rFonts w:ascii="Cambria Math" w:hAnsi="Cambria Math" w:cs="Times New Roman"/>
                            <w:sz w:val="28"/>
                            <w:szCs w:val="28"/>
                            <w:lang w:val="en-US"/>
                          </w:rPr>
                          <m:t>f</m:t>
                        </w:del>
                      </m:r>
                    </m:e>
                    <m:sub>
                      <m:r>
                        <w:del w:id="520" w:author="Борис Гогинян" w:date="2020-05-30T16:28:00Z">
                          <w:rPr>
                            <w:rFonts w:ascii="Cambria Math" w:hAnsi="Cambria Math" w:cs="Times New Roman"/>
                            <w:sz w:val="28"/>
                            <w:szCs w:val="28"/>
                            <w:lang w:val="en-US"/>
                          </w:rPr>
                          <m:t>r</m:t>
                        </w:del>
                      </m:r>
                    </m:sub>
                  </m:sSub>
                  <m:d>
                    <m:dPr>
                      <m:ctrlPr>
                        <w:del w:id="521" w:author="Борис Гогинян" w:date="2020-05-30T16:28:00Z">
                          <w:rPr>
                            <w:rFonts w:ascii="Cambria Math" w:hAnsi="Cambria Math" w:cs="Times New Roman"/>
                            <w:i/>
                            <w:sz w:val="28"/>
                            <w:szCs w:val="28"/>
                            <w:lang w:val="en-US"/>
                          </w:rPr>
                        </w:del>
                      </m:ctrlPr>
                    </m:dPr>
                    <m:e>
                      <m:r>
                        <w:del w:id="522" w:author="Борис Гогинян" w:date="2020-05-30T16:28:00Z">
                          <w:rPr>
                            <w:rFonts w:ascii="Cambria Math" w:hAnsi="Cambria Math" w:cs="Times New Roman"/>
                            <w:sz w:val="28"/>
                            <w:szCs w:val="28"/>
                            <w:lang w:val="en-US"/>
                          </w:rPr>
                          <m:t xml:space="preserve">x, </m:t>
                        </w:del>
                      </m:r>
                      <m:acc>
                        <m:accPr>
                          <m:chr m:val="⃗"/>
                          <m:ctrlPr>
                            <w:del w:id="523" w:author="Борис Гогинян" w:date="2020-05-30T16:28:00Z">
                              <w:rPr>
                                <w:rFonts w:ascii="Cambria Math" w:hAnsi="Cambria Math" w:cs="Times New Roman"/>
                                <w:i/>
                                <w:sz w:val="28"/>
                                <w:szCs w:val="28"/>
                              </w:rPr>
                            </w:del>
                          </m:ctrlPr>
                        </m:accPr>
                        <m:e>
                          <m:sSub>
                            <m:sSubPr>
                              <m:ctrlPr>
                                <w:del w:id="524" w:author="Борис Гогинян" w:date="2020-05-30T16:28:00Z">
                                  <w:rPr>
                                    <w:rFonts w:ascii="Cambria Math" w:hAnsi="Cambria Math" w:cs="Times New Roman"/>
                                    <w:sz w:val="28"/>
                                    <w:szCs w:val="28"/>
                                  </w:rPr>
                                </w:del>
                              </m:ctrlPr>
                            </m:sSubPr>
                            <m:e>
                              <m:r>
                                <w:del w:id="525" w:author="Борис Гогинян" w:date="2020-05-30T16:28:00Z">
                                  <m:rPr>
                                    <m:sty m:val="p"/>
                                  </m:rPr>
                                  <w:rPr>
                                    <w:rFonts w:ascii="Cambria Math" w:hAnsi="Cambria Math" w:cs="Times New Roman"/>
                                    <w:sz w:val="28"/>
                                    <w:szCs w:val="28"/>
                                  </w:rPr>
                                  <m:t>ω</m:t>
                                </w:del>
                              </m:r>
                            </m:e>
                            <m:sub>
                              <m:r>
                                <w:del w:id="526" w:author="Борис Гогинян" w:date="2020-05-30T16:28:00Z">
                                  <w:rPr>
                                    <w:rFonts w:ascii="Cambria Math" w:hAnsi="Cambria Math" w:cs="Times New Roman"/>
                                    <w:sz w:val="28"/>
                                    <w:szCs w:val="28"/>
                                  </w:rPr>
                                  <m:t>0</m:t>
                                </w:del>
                              </m:r>
                            </m:sub>
                          </m:sSub>
                        </m:e>
                      </m:acc>
                      <m:r>
                        <w:del w:id="527" w:author="Борис Гогинян" w:date="2020-05-30T16:28:00Z">
                          <w:rPr>
                            <w:rFonts w:ascii="Cambria Math" w:hAnsi="Cambria Math" w:cs="Times New Roman"/>
                            <w:sz w:val="28"/>
                            <w:szCs w:val="28"/>
                            <w:lang w:val="en-US"/>
                          </w:rPr>
                          <m:t xml:space="preserve"> , </m:t>
                        </w:del>
                      </m:r>
                      <m:acc>
                        <m:accPr>
                          <m:chr m:val="⃗"/>
                          <m:ctrlPr>
                            <w:del w:id="528" w:author="Борис Гогинян" w:date="2020-05-30T16:28:00Z">
                              <w:rPr>
                                <w:rFonts w:ascii="Cambria Math" w:hAnsi="Cambria Math" w:cs="Times New Roman"/>
                                <w:i/>
                                <w:sz w:val="28"/>
                                <w:szCs w:val="28"/>
                              </w:rPr>
                            </w:del>
                          </m:ctrlPr>
                        </m:accPr>
                        <m:e>
                          <m:sSub>
                            <m:sSubPr>
                              <m:ctrlPr>
                                <w:del w:id="529" w:author="Борис Гогинян" w:date="2020-05-30T16:28:00Z">
                                  <w:rPr>
                                    <w:rFonts w:ascii="Cambria Math" w:hAnsi="Cambria Math" w:cs="Times New Roman"/>
                                    <w:sz w:val="28"/>
                                    <w:szCs w:val="28"/>
                                  </w:rPr>
                                </w:del>
                              </m:ctrlPr>
                            </m:sSubPr>
                            <m:e>
                              <m:r>
                                <w:del w:id="530" w:author="Борис Гогинян" w:date="2020-05-30T16:28:00Z">
                                  <m:rPr>
                                    <m:sty m:val="p"/>
                                  </m:rPr>
                                  <w:rPr>
                                    <w:rFonts w:ascii="Cambria Math" w:hAnsi="Cambria Math" w:cs="Times New Roman"/>
                                    <w:sz w:val="28"/>
                                    <w:szCs w:val="28"/>
                                  </w:rPr>
                                  <m:t>ω</m:t>
                                </w:del>
                              </m:r>
                            </m:e>
                            <m:sub>
                              <m:r>
                                <w:del w:id="531" w:author="Борис Гогинян" w:date="2020-05-30T16:28:00Z">
                                  <w:rPr>
                                    <w:rFonts w:ascii="Cambria Math" w:hAnsi="Cambria Math" w:cs="Times New Roman"/>
                                    <w:sz w:val="28"/>
                                    <w:szCs w:val="28"/>
                                  </w:rPr>
                                  <m:t>i</m:t>
                                </w:del>
                              </m:r>
                            </m:sub>
                          </m:sSub>
                        </m:e>
                      </m:acc>
                    </m:e>
                  </m:d>
                  <m:r>
                    <w:del w:id="532" w:author="Борис Гогинян" w:date="2020-05-30T16:28:00Z">
                      <w:rPr>
                        <w:rFonts w:ascii="Cambria Math" w:hAnsi="Cambria Math" w:cs="Times New Roman"/>
                        <w:sz w:val="28"/>
                        <w:szCs w:val="28"/>
                        <w:lang w:val="en-US"/>
                      </w:rPr>
                      <m:t>∙</m:t>
                    </w:del>
                  </m:r>
                  <m:sSub>
                    <m:sSubPr>
                      <m:ctrlPr>
                        <w:del w:id="533" w:author="Борис Гогинян" w:date="2020-05-30T16:28:00Z">
                          <w:rPr>
                            <w:rFonts w:ascii="Cambria Math" w:hAnsi="Cambria Math" w:cs="Times New Roman"/>
                            <w:i/>
                            <w:sz w:val="28"/>
                            <w:szCs w:val="28"/>
                          </w:rPr>
                        </w:del>
                      </m:ctrlPr>
                    </m:sSubPr>
                    <m:e>
                      <m:r>
                        <w:del w:id="534" w:author="Борис Гогинян" w:date="2020-05-30T16:28:00Z">
                          <w:rPr>
                            <w:rFonts w:ascii="Cambria Math" w:hAnsi="Cambria Math" w:cs="Times New Roman"/>
                            <w:sz w:val="28"/>
                            <w:szCs w:val="28"/>
                          </w:rPr>
                          <m:t>L</m:t>
                        </w:del>
                      </m:r>
                    </m:e>
                    <m:sub>
                      <m:r>
                        <w:del w:id="535" w:author="Борис Гогинян" w:date="2020-05-30T16:28:00Z">
                          <w:rPr>
                            <w:rFonts w:ascii="Cambria Math" w:hAnsi="Cambria Math" w:cs="Times New Roman"/>
                            <w:sz w:val="28"/>
                            <w:szCs w:val="28"/>
                            <w:lang w:val="en-US"/>
                          </w:rPr>
                          <m:t>i</m:t>
                        </w:del>
                      </m:r>
                    </m:sub>
                  </m:sSub>
                  <m:d>
                    <m:dPr>
                      <m:ctrlPr>
                        <w:del w:id="536" w:author="Борис Гогинян" w:date="2020-05-30T16:28:00Z">
                          <w:rPr>
                            <w:rFonts w:ascii="Cambria Math" w:hAnsi="Cambria Math" w:cs="Times New Roman"/>
                            <w:i/>
                            <w:sz w:val="28"/>
                            <w:szCs w:val="28"/>
                          </w:rPr>
                        </w:del>
                      </m:ctrlPr>
                    </m:dPr>
                    <m:e>
                      <m:r>
                        <w:del w:id="537" w:author="Борис Гогинян" w:date="2020-05-30T16:28:00Z">
                          <w:rPr>
                            <w:rFonts w:ascii="Cambria Math" w:hAnsi="Cambria Math" w:cs="Times New Roman"/>
                            <w:sz w:val="28"/>
                            <w:szCs w:val="28"/>
                          </w:rPr>
                          <m:t>x,</m:t>
                        </w:del>
                      </m:r>
                      <m:acc>
                        <m:accPr>
                          <m:chr m:val="⃗"/>
                          <m:ctrlPr>
                            <w:del w:id="538" w:author="Борис Гогинян" w:date="2020-05-30T16:28:00Z">
                              <w:rPr>
                                <w:rFonts w:ascii="Cambria Math" w:hAnsi="Cambria Math" w:cs="Times New Roman"/>
                                <w:i/>
                                <w:sz w:val="28"/>
                                <w:szCs w:val="28"/>
                              </w:rPr>
                            </w:del>
                          </m:ctrlPr>
                        </m:accPr>
                        <m:e>
                          <m:sSub>
                            <m:sSubPr>
                              <m:ctrlPr>
                                <w:del w:id="539" w:author="Борис Гогинян" w:date="2020-05-30T16:28:00Z">
                                  <w:rPr>
                                    <w:rFonts w:ascii="Cambria Math" w:hAnsi="Cambria Math" w:cs="Times New Roman"/>
                                    <w:sz w:val="28"/>
                                    <w:szCs w:val="28"/>
                                  </w:rPr>
                                </w:del>
                              </m:ctrlPr>
                            </m:sSubPr>
                            <m:e>
                              <m:r>
                                <w:del w:id="540" w:author="Борис Гогинян" w:date="2020-05-30T16:28:00Z">
                                  <m:rPr>
                                    <m:sty m:val="p"/>
                                  </m:rPr>
                                  <w:rPr>
                                    <w:rFonts w:ascii="Cambria Math" w:hAnsi="Cambria Math" w:cs="Times New Roman"/>
                                    <w:sz w:val="28"/>
                                    <w:szCs w:val="28"/>
                                  </w:rPr>
                                  <m:t>ω</m:t>
                                </w:del>
                              </m:r>
                            </m:e>
                            <m:sub>
                              <m:r>
                                <w:del w:id="541" w:author="Борис Гогинян" w:date="2020-05-30T16:28:00Z">
                                  <w:rPr>
                                    <w:rFonts w:ascii="Cambria Math" w:hAnsi="Cambria Math" w:cs="Times New Roman"/>
                                    <w:sz w:val="28"/>
                                    <w:szCs w:val="28"/>
                                  </w:rPr>
                                  <m:t>i</m:t>
                                </w:del>
                              </m:r>
                            </m:sub>
                          </m:sSub>
                        </m:e>
                      </m:acc>
                      <m:r>
                        <w:del w:id="542" w:author="Борис Гогинян" w:date="2020-05-30T16:28:00Z">
                          <w:rPr>
                            <w:rFonts w:ascii="Cambria Math" w:hAnsi="Cambria Math" w:cs="Times New Roman"/>
                            <w:sz w:val="28"/>
                            <w:szCs w:val="28"/>
                          </w:rPr>
                          <m:t xml:space="preserve"> </m:t>
                        </w:del>
                      </m:r>
                    </m:e>
                  </m:d>
                  <m:r>
                    <w:del w:id="543" w:author="Борис Гогинян" w:date="2020-05-30T16:28:00Z">
                      <w:rPr>
                        <w:rFonts w:ascii="Cambria Math" w:hAnsi="Cambria Math" w:cs="Times New Roman"/>
                        <w:sz w:val="28"/>
                        <w:szCs w:val="28"/>
                      </w:rPr>
                      <m:t>∙</m:t>
                    </w:del>
                  </m:r>
                  <m:d>
                    <m:dPr>
                      <m:ctrlPr>
                        <w:del w:id="544" w:author="Борис Гогинян" w:date="2020-05-30T16:28:00Z">
                          <w:rPr>
                            <w:rFonts w:ascii="Cambria Math" w:hAnsi="Cambria Math" w:cs="Times New Roman"/>
                            <w:i/>
                            <w:sz w:val="28"/>
                            <w:szCs w:val="28"/>
                          </w:rPr>
                        </w:del>
                      </m:ctrlPr>
                    </m:dPr>
                    <m:e>
                      <m:acc>
                        <m:accPr>
                          <m:chr m:val="⃗"/>
                          <m:ctrlPr>
                            <w:del w:id="545" w:author="Борис Гогинян" w:date="2020-05-30T16:28:00Z">
                              <w:rPr>
                                <w:rFonts w:ascii="Cambria Math" w:hAnsi="Cambria Math" w:cs="Times New Roman"/>
                                <w:i/>
                                <w:sz w:val="28"/>
                                <w:szCs w:val="28"/>
                              </w:rPr>
                            </w:del>
                          </m:ctrlPr>
                        </m:accPr>
                        <m:e>
                          <m:sSub>
                            <m:sSubPr>
                              <m:ctrlPr>
                                <w:del w:id="546" w:author="Борис Гогинян" w:date="2020-05-30T16:28:00Z">
                                  <w:rPr>
                                    <w:rFonts w:ascii="Cambria Math" w:hAnsi="Cambria Math" w:cs="Times New Roman"/>
                                    <w:sz w:val="28"/>
                                    <w:szCs w:val="28"/>
                                  </w:rPr>
                                </w:del>
                              </m:ctrlPr>
                            </m:sSubPr>
                            <m:e>
                              <m:r>
                                <w:del w:id="547" w:author="Борис Гогинян" w:date="2020-05-30T16:28:00Z">
                                  <m:rPr>
                                    <m:sty m:val="p"/>
                                  </m:rPr>
                                  <w:rPr>
                                    <w:rFonts w:ascii="Cambria Math" w:hAnsi="Cambria Math" w:cs="Times New Roman"/>
                                    <w:sz w:val="28"/>
                                    <w:szCs w:val="28"/>
                                  </w:rPr>
                                  <m:t>ω</m:t>
                                </w:del>
                              </m:r>
                            </m:e>
                            <m:sub>
                              <m:r>
                                <w:del w:id="548" w:author="Борис Гогинян" w:date="2020-05-30T16:28:00Z">
                                  <w:rPr>
                                    <w:rFonts w:ascii="Cambria Math" w:hAnsi="Cambria Math" w:cs="Times New Roman"/>
                                    <w:sz w:val="28"/>
                                    <w:szCs w:val="28"/>
                                  </w:rPr>
                                  <m:t>i</m:t>
                                </w:del>
                              </m:r>
                            </m:sub>
                          </m:sSub>
                        </m:e>
                      </m:acc>
                      <m:r>
                        <w:del w:id="549" w:author="Борис Гогинян" w:date="2020-05-30T16:28:00Z">
                          <w:rPr>
                            <w:rFonts w:ascii="Cambria Math" w:hAnsi="Cambria Math" w:cs="Times New Roman"/>
                            <w:sz w:val="28"/>
                            <w:szCs w:val="28"/>
                          </w:rPr>
                          <m:t xml:space="preserve">, </m:t>
                        </w:del>
                      </m:r>
                      <m:acc>
                        <m:accPr>
                          <m:chr m:val="⃗"/>
                          <m:ctrlPr>
                            <w:del w:id="550" w:author="Борис Гогинян" w:date="2020-05-30T16:28:00Z">
                              <w:rPr>
                                <w:rFonts w:ascii="Cambria Math" w:hAnsi="Cambria Math" w:cs="Times New Roman"/>
                                <w:i/>
                                <w:sz w:val="28"/>
                                <w:szCs w:val="28"/>
                              </w:rPr>
                            </w:del>
                          </m:ctrlPr>
                        </m:accPr>
                        <m:e>
                          <m:r>
                            <w:del w:id="551" w:author="Борис Гогинян" w:date="2020-05-30T16:28:00Z">
                              <w:rPr>
                                <w:rFonts w:ascii="Cambria Math" w:hAnsi="Cambria Math" w:cs="Times New Roman"/>
                                <w:sz w:val="28"/>
                                <w:szCs w:val="28"/>
                              </w:rPr>
                              <m:t>n</m:t>
                            </w:del>
                          </m:r>
                        </m:e>
                      </m:acc>
                    </m:e>
                  </m:d>
                </m:e>
              </m:d>
            </m:e>
          </m:nary>
          <m:r>
            <w:del w:id="552" w:author="Борис Гогинян" w:date="2020-05-30T16:28:00Z">
              <w:rPr>
                <w:rFonts w:ascii="Cambria Math" w:hAnsi="Cambria Math" w:cs="Times New Roman"/>
                <w:sz w:val="28"/>
                <w:szCs w:val="28"/>
              </w:rPr>
              <m:t>d</m:t>
            </w:del>
          </m:r>
          <m:sSub>
            <m:sSubPr>
              <m:ctrlPr>
                <w:del w:id="553" w:author="Борис Гогинян" w:date="2020-05-30T16:28:00Z">
                  <w:rPr>
                    <w:rFonts w:ascii="Cambria Math" w:hAnsi="Cambria Math" w:cs="Times New Roman"/>
                    <w:sz w:val="28"/>
                    <w:szCs w:val="28"/>
                  </w:rPr>
                </w:del>
              </m:ctrlPr>
            </m:sSubPr>
            <m:e>
              <m:r>
                <w:del w:id="554" w:author="Борис Гогинян" w:date="2020-05-30T16:28:00Z">
                  <m:rPr>
                    <m:sty m:val="p"/>
                  </m:rPr>
                  <w:rPr>
                    <w:rFonts w:ascii="Cambria Math" w:hAnsi="Cambria Math" w:cs="Times New Roman"/>
                    <w:sz w:val="28"/>
                    <w:szCs w:val="28"/>
                  </w:rPr>
                  <m:t>ω</m:t>
                </w:del>
              </m:r>
            </m:e>
            <m:sub>
              <m:r>
                <w:del w:id="555" w:author="Борис Гогинян" w:date="2020-05-30T16:28:00Z">
                  <w:rPr>
                    <w:rFonts w:ascii="Cambria Math" w:hAnsi="Cambria Math" w:cs="Times New Roman"/>
                    <w:sz w:val="28"/>
                    <w:szCs w:val="28"/>
                  </w:rPr>
                  <m:t>i</m:t>
                </w:del>
              </m:r>
            </m:sub>
          </m:sSub>
        </m:oMath>
      </m:oMathPara>
    </w:p>
    <w:p w14:paraId="682F251C" w14:textId="3996512C" w:rsidR="00A6235B" w:rsidRPr="00B12333" w:rsidDel="0091212B" w:rsidRDefault="00A6235B" w:rsidP="0091212B">
      <w:pPr>
        <w:spacing w:after="0" w:line="276" w:lineRule="auto"/>
        <w:contextualSpacing/>
        <w:jc w:val="center"/>
        <w:rPr>
          <w:del w:id="556" w:author="Борис Гогинян" w:date="2020-05-30T16:28:00Z"/>
          <w:rFonts w:ascii="Times New Roman" w:hAnsi="Times New Roman" w:cs="Times New Roman"/>
          <w:sz w:val="28"/>
          <w:szCs w:val="28"/>
        </w:rPr>
        <w:pPrChange w:id="557" w:author="Борис Гогинян" w:date="2020-05-30T16:28:00Z">
          <w:pPr>
            <w:spacing w:after="0" w:line="276" w:lineRule="auto"/>
            <w:contextualSpacing/>
          </w:pPr>
        </w:pPrChange>
      </w:pPr>
      <w:del w:id="558" w:author="Борис Гогинян" w:date="2020-05-30T16:28:00Z">
        <w:r w:rsidRPr="00B12333" w:rsidDel="0091212B">
          <w:rPr>
            <w:rFonts w:ascii="Times New Roman" w:hAnsi="Times New Roman" w:cs="Times New Roman"/>
            <w:sz w:val="28"/>
            <w:szCs w:val="28"/>
          </w:rPr>
          <w:delText xml:space="preserve">Поверхность </w:delText>
        </w:r>
        <w:r w:rsidRPr="00B12333" w:rsidDel="0091212B">
          <w:rPr>
            <w:rFonts w:ascii="Times New Roman" w:hAnsi="Times New Roman" w:cs="Times New Roman"/>
            <w:sz w:val="28"/>
            <w:szCs w:val="28"/>
            <w:lang w:val="en-US"/>
          </w:rPr>
          <w:delText>S</w:delText>
        </w:r>
        <w:r w:rsidRPr="00B12333" w:rsidDel="0091212B">
          <w:rPr>
            <w:rFonts w:ascii="Times New Roman" w:hAnsi="Times New Roman" w:cs="Times New Roman"/>
            <w:sz w:val="28"/>
            <w:szCs w:val="28"/>
          </w:rPr>
          <w:delText xml:space="preserve"> телесного угла принимается бесконечно малой и фактически он становится вектором направления </w:delTex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B12333" w:rsidDel="0091212B">
          <w:rPr>
            <w:rFonts w:ascii="Times New Roman" w:hAnsi="Times New Roman" w:cs="Times New Roman"/>
            <w:sz w:val="28"/>
            <w:szCs w:val="28"/>
          </w:rPr>
          <w:delText xml:space="preserve">, а поверхность </w:delText>
        </w:r>
        <w:r w:rsidRPr="00B12333" w:rsidDel="0091212B">
          <w:rPr>
            <w:rFonts w:ascii="Times New Roman" w:hAnsi="Times New Roman" w:cs="Times New Roman"/>
            <w:sz w:val="28"/>
            <w:szCs w:val="28"/>
            <w:lang w:val="en-US"/>
          </w:rPr>
          <w:delText>A</w:delText>
        </w:r>
        <w:r w:rsidRPr="00B12333" w:rsidDel="0091212B">
          <w:rPr>
            <w:rFonts w:ascii="Times New Roman" w:hAnsi="Times New Roman" w:cs="Times New Roman"/>
            <w:sz w:val="28"/>
            <w:szCs w:val="28"/>
          </w:rPr>
          <w:delText xml:space="preserve"> –  точкой </w:delText>
        </w:r>
        <m:oMath>
          <m:r>
            <w:rPr>
              <w:rFonts w:ascii="Cambria Math" w:hAnsi="Cambria Math" w:cs="Times New Roman"/>
              <w:sz w:val="28"/>
              <w:szCs w:val="28"/>
            </w:rPr>
            <m:t>x</m:t>
          </m:r>
        </m:oMath>
        <w:r w:rsidRPr="00B12333" w:rsidDel="0091212B">
          <w:rPr>
            <w:rFonts w:ascii="Times New Roman" w:hAnsi="Times New Roman" w:cs="Times New Roman"/>
            <w:sz w:val="28"/>
            <w:szCs w:val="28"/>
          </w:rPr>
          <w:delText>.</w:delText>
        </w:r>
      </w:del>
    </w:p>
    <w:p w14:paraId="73AF8434" w14:textId="72B5A341" w:rsidR="00A6235B" w:rsidRPr="00B12333" w:rsidDel="0091212B" w:rsidRDefault="00A6235B" w:rsidP="0091212B">
      <w:pPr>
        <w:spacing w:after="0" w:line="276" w:lineRule="auto"/>
        <w:contextualSpacing/>
        <w:jc w:val="center"/>
        <w:rPr>
          <w:del w:id="559" w:author="Борис Гогинян" w:date="2020-05-30T16:28:00Z"/>
          <w:rFonts w:ascii="Times New Roman" w:hAnsi="Times New Roman" w:cs="Times New Roman"/>
          <w:sz w:val="28"/>
          <w:szCs w:val="28"/>
        </w:rPr>
        <w:pPrChange w:id="560" w:author="Борис Гогинян" w:date="2020-05-30T16:28:00Z">
          <w:pPr>
            <w:spacing w:after="0" w:line="276" w:lineRule="auto"/>
            <w:contextualSpacing/>
          </w:pPr>
        </w:pPrChange>
      </w:pPr>
      <w:del w:id="561" w:author="Борис Гогинян" w:date="2020-05-30T16:28:00Z">
        <w:r w:rsidRPr="00B12333" w:rsidDel="0091212B">
          <w:rPr>
            <w:rFonts w:ascii="Times New Roman" w:hAnsi="Times New Roman" w:cs="Times New Roman"/>
            <w:sz w:val="28"/>
            <w:szCs w:val="28"/>
          </w:rPr>
          <w:delText xml:space="preserve">В интеграле: </w:delText>
        </w:r>
      </w:del>
    </w:p>
    <w:p w14:paraId="2F6FA159" w14:textId="10E3E525" w:rsidR="00A6235B" w:rsidRPr="00B12333" w:rsidDel="0091212B" w:rsidRDefault="0099704B" w:rsidP="0091212B">
      <w:pPr>
        <w:pStyle w:val="a5"/>
        <w:numPr>
          <w:ilvl w:val="0"/>
          <w:numId w:val="32"/>
        </w:numPr>
        <w:spacing w:after="0" w:line="276" w:lineRule="auto"/>
        <w:jc w:val="center"/>
        <w:rPr>
          <w:del w:id="562" w:author="Борис Гогинян" w:date="2020-05-30T16:28:00Z"/>
          <w:rFonts w:ascii="Times New Roman" w:hAnsi="Times New Roman" w:cs="Times New Roman"/>
          <w:sz w:val="28"/>
          <w:szCs w:val="28"/>
        </w:rPr>
        <w:pPrChange w:id="563" w:author="Борис Гогинян" w:date="2020-05-30T16:28:00Z">
          <w:pPr>
            <w:pStyle w:val="a5"/>
            <w:numPr>
              <w:numId w:val="32"/>
            </w:numPr>
            <w:spacing w:after="0" w:line="276" w:lineRule="auto"/>
            <w:ind w:hanging="360"/>
          </w:pPr>
        </w:pPrChange>
      </w:pPr>
      <m:oMath>
        <m:nary>
          <m:naryPr>
            <m:limLoc m:val="undOvr"/>
            <m:ctrlPr>
              <w:del w:id="564" w:author="Борис Гогинян" w:date="2020-05-30T16:28:00Z">
                <w:rPr>
                  <w:rFonts w:ascii="Cambria Math" w:hAnsi="Cambria Math" w:cs="Times New Roman"/>
                  <w:i/>
                  <w:sz w:val="28"/>
                  <w:szCs w:val="28"/>
                </w:rPr>
              </w:del>
            </m:ctrlPr>
          </m:naryPr>
          <m:sub>
            <m:r>
              <w:del w:id="565" w:author="Борис Гогинян" w:date="2020-05-30T16:28:00Z">
                <w:rPr>
                  <w:rFonts w:ascii="Cambria Math" w:hAnsi="Cambria Math" w:cs="Times New Roman"/>
                  <w:sz w:val="28"/>
                  <w:szCs w:val="28"/>
                </w:rPr>
                <m:t>Ω</m:t>
              </w:del>
            </m:r>
          </m:sub>
          <m:sup>
            <m:r>
              <w:del w:id="566" w:author="Борис Гогинян" w:date="2020-05-30T16:28:00Z">
                <w:rPr>
                  <w:rFonts w:ascii="Cambria Math" w:hAnsi="Cambria Math" w:cs="Times New Roman"/>
                  <w:sz w:val="28"/>
                  <w:szCs w:val="28"/>
                </w:rPr>
                <m:t xml:space="preserve"> </m:t>
              </w:del>
            </m:r>
          </m:sup>
          <m:e>
            <m:d>
              <m:dPr>
                <m:ctrlPr>
                  <w:del w:id="567" w:author="Борис Гогинян" w:date="2020-05-30T16:28:00Z">
                    <w:rPr>
                      <w:rFonts w:ascii="Cambria Math" w:hAnsi="Cambria Math" w:cs="Times New Roman"/>
                      <w:i/>
                      <w:sz w:val="28"/>
                      <w:szCs w:val="28"/>
                    </w:rPr>
                  </w:del>
                </m:ctrlPr>
              </m:dPr>
              <m:e>
                <m:r>
                  <w:del w:id="568" w:author="Борис Гогинян" w:date="2020-05-30T16:28:00Z">
                    <w:rPr>
                      <w:rFonts w:ascii="Cambria Math" w:hAnsi="Cambria Math" w:cs="Times New Roman"/>
                      <w:sz w:val="28"/>
                      <w:szCs w:val="28"/>
                    </w:rPr>
                    <m:t>…</m:t>
                  </w:del>
                </m:r>
              </m:e>
            </m:d>
            <m:r>
              <w:del w:id="569" w:author="Борис Гогинян" w:date="2020-05-30T16:28:00Z">
                <w:rPr>
                  <w:rFonts w:ascii="Cambria Math" w:hAnsi="Cambria Math" w:cs="Times New Roman"/>
                  <w:sz w:val="28"/>
                  <w:szCs w:val="28"/>
                </w:rPr>
                <m:t>d</m:t>
              </w:del>
            </m:r>
            <m:acc>
              <m:accPr>
                <m:chr m:val="⃗"/>
                <m:ctrlPr>
                  <w:del w:id="570" w:author="Борис Гогинян" w:date="2020-05-30T16:28:00Z">
                    <w:rPr>
                      <w:rFonts w:ascii="Cambria Math" w:hAnsi="Cambria Math" w:cs="Times New Roman"/>
                      <w:i/>
                      <w:sz w:val="28"/>
                      <w:szCs w:val="28"/>
                    </w:rPr>
                  </w:del>
                </m:ctrlPr>
              </m:accPr>
              <m:e>
                <m:sSub>
                  <m:sSubPr>
                    <m:ctrlPr>
                      <w:del w:id="571" w:author="Борис Гогинян" w:date="2020-05-30T16:28:00Z">
                        <w:rPr>
                          <w:rFonts w:ascii="Cambria Math" w:hAnsi="Cambria Math" w:cs="Times New Roman"/>
                          <w:sz w:val="28"/>
                          <w:szCs w:val="28"/>
                        </w:rPr>
                      </w:del>
                    </m:ctrlPr>
                  </m:sSubPr>
                  <m:e>
                    <m:r>
                      <w:del w:id="572" w:author="Борис Гогинян" w:date="2020-05-30T16:28:00Z">
                        <m:rPr>
                          <m:sty m:val="p"/>
                        </m:rPr>
                        <w:rPr>
                          <w:rFonts w:ascii="Cambria Math" w:hAnsi="Cambria Math" w:cs="Times New Roman"/>
                          <w:sz w:val="28"/>
                          <w:szCs w:val="28"/>
                        </w:rPr>
                        <m:t>ω</m:t>
                      </w:del>
                    </m:r>
                  </m:e>
                  <m:sub>
                    <m:r>
                      <w:del w:id="573" w:author="Борис Гогинян" w:date="2020-05-30T16:28:00Z">
                        <w:rPr>
                          <w:rFonts w:ascii="Cambria Math" w:hAnsi="Cambria Math" w:cs="Times New Roman"/>
                          <w:sz w:val="28"/>
                          <w:szCs w:val="28"/>
                        </w:rPr>
                        <m:t>i</m:t>
                      </w:del>
                    </m:r>
                  </m:sub>
                </m:sSub>
              </m:e>
            </m:acc>
          </m:e>
        </m:nary>
      </m:oMath>
      <w:del w:id="574" w:author="Борис Гогинян" w:date="2020-05-30T16:28:00Z">
        <w:r w:rsidR="00A6235B" w:rsidRPr="00B12333" w:rsidDel="0091212B">
          <w:rPr>
            <w:rFonts w:ascii="Times New Roman" w:hAnsi="Times New Roman" w:cs="Times New Roman"/>
            <w:sz w:val="28"/>
            <w:szCs w:val="28"/>
          </w:rPr>
          <w:delText xml:space="preserve"> – интеграл по полусфере </w:delTex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B12333" w:rsidDel="0091212B">
          <w:rPr>
            <w:rFonts w:ascii="Times New Roman" w:hAnsi="Times New Roman" w:cs="Times New Roman"/>
            <w:sz w:val="28"/>
            <w:szCs w:val="28"/>
          </w:rPr>
          <w:delText xml:space="preserve">, необходимый для учета всех входящих векторов </w:delTex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sidDel="0091212B">
          <w:rPr>
            <w:rFonts w:ascii="Times New Roman" w:hAnsi="Times New Roman" w:cs="Times New Roman"/>
            <w:sz w:val="28"/>
            <w:szCs w:val="28"/>
          </w:rPr>
          <w:delText>,</w:delText>
        </w:r>
      </w:del>
    </w:p>
    <w:p w14:paraId="688DA0E1" w14:textId="4252BE15" w:rsidR="00A6235B" w:rsidRPr="00B12333" w:rsidDel="0091212B" w:rsidRDefault="0099704B" w:rsidP="0091212B">
      <w:pPr>
        <w:pStyle w:val="a5"/>
        <w:numPr>
          <w:ilvl w:val="0"/>
          <w:numId w:val="32"/>
        </w:numPr>
        <w:spacing w:after="0" w:line="276" w:lineRule="auto"/>
        <w:jc w:val="center"/>
        <w:rPr>
          <w:del w:id="575" w:author="Борис Гогинян" w:date="2020-05-30T16:28:00Z"/>
          <w:rFonts w:ascii="Times New Roman" w:hAnsi="Times New Roman" w:cs="Times New Roman"/>
          <w:sz w:val="28"/>
          <w:szCs w:val="28"/>
        </w:rPr>
        <w:pPrChange w:id="576" w:author="Борис Гогинян" w:date="2020-05-30T16:28:00Z">
          <w:pPr>
            <w:pStyle w:val="a5"/>
            <w:numPr>
              <w:numId w:val="32"/>
            </w:numPr>
            <w:spacing w:after="0" w:line="276" w:lineRule="auto"/>
            <w:ind w:hanging="360"/>
          </w:pPr>
        </w:pPrChange>
      </w:pPr>
      <m:oMath>
        <m:sSub>
          <m:sSubPr>
            <m:ctrlPr>
              <w:del w:id="577" w:author="Борис Гогинян" w:date="2020-05-30T16:28:00Z">
                <w:rPr>
                  <w:rFonts w:ascii="Cambria Math" w:hAnsi="Cambria Math" w:cs="Times New Roman"/>
                  <w:i/>
                  <w:sz w:val="28"/>
                  <w:szCs w:val="28"/>
                </w:rPr>
              </w:del>
            </m:ctrlPr>
          </m:sSubPr>
          <m:e>
            <m:r>
              <w:del w:id="578" w:author="Борис Гогинян" w:date="2020-05-30T16:28:00Z">
                <w:rPr>
                  <w:rFonts w:ascii="Cambria Math" w:hAnsi="Cambria Math" w:cs="Times New Roman"/>
                  <w:sz w:val="28"/>
                  <w:szCs w:val="28"/>
                </w:rPr>
                <m:t>L</m:t>
              </w:del>
            </m:r>
          </m:e>
          <m:sub>
            <m:r>
              <w:del w:id="579" w:author="Борис Гогинян" w:date="2020-05-30T16:28:00Z">
                <w:rPr>
                  <w:rFonts w:ascii="Cambria Math" w:hAnsi="Cambria Math" w:cs="Times New Roman"/>
                  <w:sz w:val="28"/>
                  <w:szCs w:val="28"/>
                  <w:lang w:val="en-US"/>
                </w:rPr>
                <m:t>i</m:t>
              </w:del>
            </m:r>
          </m:sub>
        </m:sSub>
        <m:d>
          <m:dPr>
            <m:ctrlPr>
              <w:del w:id="580" w:author="Борис Гогинян" w:date="2020-05-30T16:28:00Z">
                <w:rPr>
                  <w:rFonts w:ascii="Cambria Math" w:hAnsi="Cambria Math" w:cs="Times New Roman"/>
                  <w:i/>
                  <w:sz w:val="28"/>
                  <w:szCs w:val="28"/>
                </w:rPr>
              </w:del>
            </m:ctrlPr>
          </m:dPr>
          <m:e>
            <m:r>
              <w:del w:id="581" w:author="Борис Гогинян" w:date="2020-05-30T16:28:00Z">
                <w:rPr>
                  <w:rFonts w:ascii="Cambria Math" w:hAnsi="Cambria Math" w:cs="Times New Roman"/>
                  <w:sz w:val="28"/>
                  <w:szCs w:val="28"/>
                </w:rPr>
                <m:t>x,</m:t>
              </w:del>
            </m:r>
            <m:acc>
              <m:accPr>
                <m:chr m:val="⃗"/>
                <m:ctrlPr>
                  <w:del w:id="582" w:author="Борис Гогинян" w:date="2020-05-30T16:28:00Z">
                    <w:rPr>
                      <w:rFonts w:ascii="Cambria Math" w:hAnsi="Cambria Math" w:cs="Times New Roman"/>
                      <w:i/>
                      <w:sz w:val="28"/>
                      <w:szCs w:val="28"/>
                    </w:rPr>
                  </w:del>
                </m:ctrlPr>
              </m:accPr>
              <m:e>
                <m:sSub>
                  <m:sSubPr>
                    <m:ctrlPr>
                      <w:del w:id="583" w:author="Борис Гогинян" w:date="2020-05-30T16:28:00Z">
                        <w:rPr>
                          <w:rFonts w:ascii="Cambria Math" w:hAnsi="Cambria Math" w:cs="Times New Roman"/>
                          <w:sz w:val="28"/>
                          <w:szCs w:val="28"/>
                        </w:rPr>
                      </w:del>
                    </m:ctrlPr>
                  </m:sSubPr>
                  <m:e>
                    <m:r>
                      <w:del w:id="584" w:author="Борис Гогинян" w:date="2020-05-30T16:28:00Z">
                        <m:rPr>
                          <m:sty m:val="p"/>
                        </m:rPr>
                        <w:rPr>
                          <w:rFonts w:ascii="Cambria Math" w:hAnsi="Cambria Math" w:cs="Times New Roman"/>
                          <w:sz w:val="28"/>
                          <w:szCs w:val="28"/>
                        </w:rPr>
                        <m:t>ω</m:t>
                      </w:del>
                    </m:r>
                  </m:e>
                  <m:sub>
                    <m:r>
                      <w:del w:id="585" w:author="Борис Гогинян" w:date="2020-05-30T16:28:00Z">
                        <w:rPr>
                          <w:rFonts w:ascii="Cambria Math" w:hAnsi="Cambria Math" w:cs="Times New Roman"/>
                          <w:sz w:val="28"/>
                          <w:szCs w:val="28"/>
                        </w:rPr>
                        <m:t>i</m:t>
                      </w:del>
                    </m:r>
                  </m:sub>
                </m:sSub>
              </m:e>
            </m:acc>
            <m:r>
              <w:del w:id="586" w:author="Борис Гогинян" w:date="2020-05-30T16:28:00Z">
                <w:rPr>
                  <w:rFonts w:ascii="Cambria Math" w:hAnsi="Cambria Math" w:cs="Times New Roman"/>
                  <w:sz w:val="28"/>
                  <w:szCs w:val="28"/>
                </w:rPr>
                <m:t xml:space="preserve"> </m:t>
              </w:del>
            </m:r>
          </m:e>
        </m:d>
        <m:r>
          <w:del w:id="587" w:author="Борис Гогинян" w:date="2020-05-30T16:28:00Z">
            <w:rPr>
              <w:rFonts w:ascii="Cambria Math" w:hAnsi="Cambria Math" w:cs="Times New Roman"/>
              <w:sz w:val="28"/>
              <w:szCs w:val="28"/>
            </w:rPr>
            <m:t xml:space="preserve">– </m:t>
          </w:del>
        </m:r>
      </m:oMath>
      <w:del w:id="588" w:author="Борис Гогинян" w:date="2020-05-30T16:28:00Z">
        <w:r w:rsidR="00A6235B" w:rsidRPr="00B12333" w:rsidDel="0091212B">
          <w:rPr>
            <w:rFonts w:ascii="Times New Roman" w:hAnsi="Times New Roman" w:cs="Times New Roman"/>
            <w:sz w:val="28"/>
            <w:szCs w:val="28"/>
          </w:rPr>
          <w:delText xml:space="preserve">эн. яркость падающего света в точку </w:delText>
        </w:r>
        <m:oMath>
          <m:r>
            <w:rPr>
              <w:rFonts w:ascii="Cambria Math" w:hAnsi="Cambria Math" w:cs="Times New Roman"/>
              <w:sz w:val="28"/>
              <w:szCs w:val="28"/>
            </w:rPr>
            <m:t>x</m:t>
          </m:r>
        </m:oMath>
        <w:r w:rsidR="00A6235B" w:rsidRPr="00B12333" w:rsidDel="0091212B">
          <w:rPr>
            <w:rFonts w:ascii="Times New Roman" w:hAnsi="Times New Roman" w:cs="Times New Roman"/>
            <w:sz w:val="28"/>
            <w:szCs w:val="28"/>
          </w:rPr>
          <w:delText xml:space="preserve">, направленная вдоль вектора </w:delTex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sidDel="0091212B">
          <w:rPr>
            <w:rFonts w:ascii="Times New Roman" w:hAnsi="Times New Roman" w:cs="Times New Roman"/>
            <w:sz w:val="28"/>
            <w:szCs w:val="28"/>
          </w:rPr>
          <w:delText>,</w:delText>
        </w:r>
      </w:del>
    </w:p>
    <w:p w14:paraId="1C61D7DE" w14:textId="628E184B" w:rsidR="00A6235B" w:rsidRPr="00B12333" w:rsidDel="0091212B" w:rsidRDefault="0099704B" w:rsidP="0091212B">
      <w:pPr>
        <w:pStyle w:val="a5"/>
        <w:numPr>
          <w:ilvl w:val="0"/>
          <w:numId w:val="32"/>
        </w:numPr>
        <w:spacing w:after="0" w:line="276" w:lineRule="auto"/>
        <w:jc w:val="center"/>
        <w:rPr>
          <w:del w:id="589" w:author="Борис Гогинян" w:date="2020-05-30T16:28:00Z"/>
          <w:rFonts w:ascii="Times New Roman" w:hAnsi="Times New Roman" w:cs="Times New Roman"/>
          <w:sz w:val="28"/>
          <w:szCs w:val="28"/>
        </w:rPr>
        <w:pPrChange w:id="590" w:author="Борис Гогинян" w:date="2020-05-30T16:28:00Z">
          <w:pPr>
            <w:pStyle w:val="a5"/>
            <w:numPr>
              <w:numId w:val="32"/>
            </w:numPr>
            <w:spacing w:after="0" w:line="276" w:lineRule="auto"/>
            <w:ind w:hanging="360"/>
          </w:pPr>
        </w:pPrChange>
      </w:pPr>
      <m:oMath>
        <m:d>
          <m:dPr>
            <m:ctrlPr>
              <w:del w:id="591" w:author="Борис Гогинян" w:date="2020-05-30T16:28:00Z">
                <w:rPr>
                  <w:rFonts w:ascii="Cambria Math" w:hAnsi="Cambria Math" w:cs="Times New Roman"/>
                  <w:i/>
                  <w:sz w:val="28"/>
                  <w:szCs w:val="28"/>
                </w:rPr>
              </w:del>
            </m:ctrlPr>
          </m:dPr>
          <m:e>
            <m:acc>
              <m:accPr>
                <m:chr m:val="⃗"/>
                <m:ctrlPr>
                  <w:del w:id="592" w:author="Борис Гогинян" w:date="2020-05-30T16:28:00Z">
                    <w:rPr>
                      <w:rFonts w:ascii="Cambria Math" w:hAnsi="Cambria Math" w:cs="Times New Roman"/>
                      <w:i/>
                      <w:sz w:val="28"/>
                      <w:szCs w:val="28"/>
                    </w:rPr>
                  </w:del>
                </m:ctrlPr>
              </m:accPr>
              <m:e>
                <m:sSub>
                  <m:sSubPr>
                    <m:ctrlPr>
                      <w:del w:id="593" w:author="Борис Гогинян" w:date="2020-05-30T16:28:00Z">
                        <w:rPr>
                          <w:rFonts w:ascii="Cambria Math" w:hAnsi="Cambria Math" w:cs="Times New Roman"/>
                          <w:sz w:val="28"/>
                          <w:szCs w:val="28"/>
                        </w:rPr>
                      </w:del>
                    </m:ctrlPr>
                  </m:sSubPr>
                  <m:e>
                    <m:r>
                      <w:del w:id="594" w:author="Борис Гогинян" w:date="2020-05-30T16:28:00Z">
                        <m:rPr>
                          <m:sty m:val="p"/>
                        </m:rPr>
                        <w:rPr>
                          <w:rFonts w:ascii="Cambria Math" w:hAnsi="Cambria Math" w:cs="Times New Roman"/>
                          <w:sz w:val="28"/>
                          <w:szCs w:val="28"/>
                        </w:rPr>
                        <m:t>ω</m:t>
                      </w:del>
                    </m:r>
                  </m:e>
                  <m:sub>
                    <m:r>
                      <w:del w:id="595" w:author="Борис Гогинян" w:date="2020-05-30T16:28:00Z">
                        <w:rPr>
                          <w:rFonts w:ascii="Cambria Math" w:hAnsi="Cambria Math" w:cs="Times New Roman"/>
                          <w:sz w:val="28"/>
                          <w:szCs w:val="28"/>
                        </w:rPr>
                        <m:t>i</m:t>
                      </w:del>
                    </m:r>
                  </m:sub>
                </m:sSub>
              </m:e>
            </m:acc>
            <m:r>
              <w:del w:id="596" w:author="Борис Гогинян" w:date="2020-05-30T16:28:00Z">
                <w:rPr>
                  <w:rFonts w:ascii="Cambria Math" w:hAnsi="Cambria Math" w:cs="Times New Roman"/>
                  <w:sz w:val="28"/>
                  <w:szCs w:val="28"/>
                </w:rPr>
                <m:t xml:space="preserve">, </m:t>
              </w:del>
            </m:r>
            <m:acc>
              <m:accPr>
                <m:chr m:val="⃗"/>
                <m:ctrlPr>
                  <w:del w:id="597" w:author="Борис Гогинян" w:date="2020-05-30T16:28:00Z">
                    <w:rPr>
                      <w:rFonts w:ascii="Cambria Math" w:hAnsi="Cambria Math" w:cs="Times New Roman"/>
                      <w:i/>
                      <w:sz w:val="28"/>
                      <w:szCs w:val="28"/>
                    </w:rPr>
                  </w:del>
                </m:ctrlPr>
              </m:accPr>
              <m:e>
                <m:r>
                  <w:del w:id="598" w:author="Борис Гогинян" w:date="2020-05-30T16:28:00Z">
                    <w:rPr>
                      <w:rFonts w:ascii="Cambria Math" w:hAnsi="Cambria Math" w:cs="Times New Roman"/>
                      <w:sz w:val="28"/>
                      <w:szCs w:val="28"/>
                    </w:rPr>
                    <m:t>n</m:t>
                  </w:del>
                </m:r>
              </m:e>
            </m:acc>
          </m:e>
        </m:d>
        <m:r>
          <w:del w:id="599" w:author="Борис Гогинян" w:date="2020-05-30T16:28:00Z">
            <w:rPr>
              <w:rFonts w:ascii="Cambria Math" w:hAnsi="Cambria Math" w:cs="Times New Roman"/>
              <w:sz w:val="28"/>
              <w:szCs w:val="28"/>
            </w:rPr>
            <m:t>=</m:t>
          </w:del>
        </m:r>
        <m:func>
          <m:funcPr>
            <m:ctrlPr>
              <w:del w:id="600" w:author="Борис Гогинян" w:date="2020-05-30T16:28:00Z">
                <w:rPr>
                  <w:rFonts w:ascii="Cambria Math" w:hAnsi="Cambria Math" w:cs="Times New Roman"/>
                  <w:i/>
                  <w:sz w:val="28"/>
                  <w:szCs w:val="28"/>
                </w:rPr>
              </w:del>
            </m:ctrlPr>
          </m:funcPr>
          <m:fName>
            <m:r>
              <w:del w:id="601" w:author="Борис Гогинян" w:date="2020-05-30T16:28:00Z">
                <m:rPr>
                  <m:sty m:val="p"/>
                </m:rPr>
                <w:rPr>
                  <w:rFonts w:ascii="Cambria Math" w:hAnsi="Cambria Math" w:cs="Times New Roman"/>
                  <w:sz w:val="28"/>
                  <w:szCs w:val="28"/>
                </w:rPr>
                <m:t>cos</m:t>
              </w:del>
            </m:r>
          </m:fName>
          <m:e>
            <m:sSub>
              <m:sSubPr>
                <m:ctrlPr>
                  <w:del w:id="602" w:author="Борис Гогинян" w:date="2020-05-30T16:28:00Z">
                    <w:rPr>
                      <w:rFonts w:ascii="Cambria Math" w:hAnsi="Cambria Math" w:cs="Times New Roman"/>
                      <w:i/>
                      <w:sz w:val="28"/>
                      <w:szCs w:val="28"/>
                    </w:rPr>
                  </w:del>
                </m:ctrlPr>
              </m:sSubPr>
              <m:e>
                <m:r>
                  <w:del w:id="603" w:author="Борис Гогинян" w:date="2020-05-30T16:28:00Z">
                    <w:rPr>
                      <w:rFonts w:ascii="Cambria Math" w:hAnsi="Cambria Math" w:cs="Times New Roman"/>
                      <w:sz w:val="28"/>
                      <w:szCs w:val="28"/>
                    </w:rPr>
                    <m:t>θ</m:t>
                  </w:del>
                </m:r>
              </m:e>
              <m:sub>
                <m:r>
                  <w:del w:id="604" w:author="Борис Гогинян" w:date="2020-05-30T16:28:00Z">
                    <w:rPr>
                      <w:rFonts w:ascii="Cambria Math" w:hAnsi="Cambria Math" w:cs="Times New Roman"/>
                      <w:sz w:val="28"/>
                      <w:szCs w:val="28"/>
                    </w:rPr>
                    <m:t>i</m:t>
                  </w:del>
                </m:r>
              </m:sub>
            </m:sSub>
          </m:e>
        </m:func>
        <m:r>
          <w:del w:id="605" w:author="Борис Гогинян" w:date="2020-05-30T16:28:00Z">
            <w:rPr>
              <w:rFonts w:ascii="Cambria Math" w:hAnsi="Cambria Math" w:cs="Times New Roman"/>
              <w:sz w:val="28"/>
              <w:szCs w:val="28"/>
            </w:rPr>
            <m:t>-</m:t>
          </w:del>
        </m:r>
      </m:oMath>
      <w:del w:id="606" w:author="Борис Гогинян" w:date="2020-05-30T16:28:00Z">
        <w:r w:rsidR="00A6235B" w:rsidRPr="00B12333" w:rsidDel="0091212B">
          <w:rPr>
            <w:rFonts w:ascii="Times New Roman" w:hAnsi="Times New Roman" w:cs="Times New Roman"/>
            <w:sz w:val="28"/>
            <w:szCs w:val="28"/>
          </w:rPr>
          <w:delText xml:space="preserve"> скалярное произведение векторов, которое обозначает угол между входящим (падающим) вектором </w:delTex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B12333" w:rsidDel="0091212B">
          <w:rPr>
            <w:rFonts w:ascii="Times New Roman" w:hAnsi="Times New Roman" w:cs="Times New Roman"/>
            <w:sz w:val="28"/>
            <w:szCs w:val="28"/>
          </w:rPr>
          <w:delText xml:space="preserve">и вектором нормали к поверхности </w:delTex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B12333" w:rsidDel="0091212B">
          <w:rPr>
            <w:rFonts w:ascii="Times New Roman" w:hAnsi="Times New Roman" w:cs="Times New Roman"/>
            <w:sz w:val="28"/>
            <w:szCs w:val="28"/>
          </w:rPr>
          <w:delText>,</w:delText>
        </w:r>
      </w:del>
    </w:p>
    <w:p w14:paraId="4A7BCE2A" w14:textId="395A1A0B" w:rsidR="008641CF" w:rsidRPr="00B5325E" w:rsidDel="0091212B" w:rsidRDefault="0099704B" w:rsidP="0091212B">
      <w:pPr>
        <w:pStyle w:val="a5"/>
        <w:numPr>
          <w:ilvl w:val="0"/>
          <w:numId w:val="32"/>
        </w:numPr>
        <w:spacing w:after="0" w:line="276" w:lineRule="auto"/>
        <w:jc w:val="center"/>
        <w:rPr>
          <w:del w:id="607" w:author="Борис Гогинян" w:date="2020-05-30T16:28:00Z"/>
          <w:rFonts w:ascii="Times New Roman" w:hAnsi="Times New Roman" w:cs="Times New Roman"/>
          <w:sz w:val="28"/>
          <w:szCs w:val="28"/>
        </w:rPr>
        <w:pPrChange w:id="608" w:author="Борис Гогинян" w:date="2020-05-30T16:28:00Z">
          <w:pPr>
            <w:pStyle w:val="a5"/>
            <w:numPr>
              <w:numId w:val="32"/>
            </w:numPr>
            <w:spacing w:after="0" w:line="276" w:lineRule="auto"/>
            <w:ind w:hanging="360"/>
          </w:pPr>
        </w:pPrChange>
      </w:pPr>
      <m:oMath>
        <m:sSub>
          <m:sSubPr>
            <m:ctrlPr>
              <w:del w:id="609" w:author="Борис Гогинян" w:date="2020-05-30T16:28:00Z">
                <w:rPr>
                  <w:rFonts w:ascii="Cambria Math" w:hAnsi="Cambria Math" w:cs="Times New Roman"/>
                  <w:i/>
                  <w:sz w:val="28"/>
                  <w:szCs w:val="28"/>
                  <w:lang w:val="en-US"/>
                </w:rPr>
              </w:del>
            </m:ctrlPr>
          </m:sSubPr>
          <m:e>
            <m:r>
              <w:del w:id="610" w:author="Борис Гогинян" w:date="2020-05-30T16:28:00Z">
                <w:rPr>
                  <w:rFonts w:ascii="Cambria Math" w:hAnsi="Cambria Math" w:cs="Times New Roman"/>
                  <w:sz w:val="28"/>
                  <w:szCs w:val="28"/>
                  <w:lang w:val="en-US"/>
                </w:rPr>
                <m:t>f</m:t>
              </w:del>
            </m:r>
          </m:e>
          <m:sub>
            <m:r>
              <w:del w:id="611" w:author="Борис Гогинян" w:date="2020-05-30T16:28:00Z">
                <w:rPr>
                  <w:rFonts w:ascii="Cambria Math" w:hAnsi="Cambria Math" w:cs="Times New Roman"/>
                  <w:sz w:val="28"/>
                  <w:szCs w:val="28"/>
                  <w:lang w:val="en-US"/>
                </w:rPr>
                <m:t>r</m:t>
              </w:del>
            </m:r>
          </m:sub>
        </m:sSub>
        <m:d>
          <m:dPr>
            <m:ctrlPr>
              <w:del w:id="612" w:author="Борис Гогинян" w:date="2020-05-30T16:28:00Z">
                <w:rPr>
                  <w:rFonts w:ascii="Cambria Math" w:hAnsi="Cambria Math" w:cs="Times New Roman"/>
                  <w:i/>
                  <w:sz w:val="28"/>
                  <w:szCs w:val="28"/>
                  <w:lang w:val="en-US"/>
                </w:rPr>
              </w:del>
            </m:ctrlPr>
          </m:dPr>
          <m:e>
            <m:r>
              <w:del w:id="613" w:author="Борис Гогинян" w:date="2020-05-30T16:28:00Z">
                <w:rPr>
                  <w:rFonts w:ascii="Cambria Math" w:hAnsi="Cambria Math" w:cs="Times New Roman"/>
                  <w:sz w:val="28"/>
                  <w:szCs w:val="28"/>
                  <w:lang w:val="en-US"/>
                </w:rPr>
                <m:t>x</m:t>
              </w:del>
            </m:r>
            <m:r>
              <w:del w:id="614" w:author="Борис Гогинян" w:date="2020-05-30T16:28:00Z">
                <w:rPr>
                  <w:rFonts w:ascii="Cambria Math" w:hAnsi="Cambria Math" w:cs="Times New Roman"/>
                  <w:sz w:val="28"/>
                  <w:szCs w:val="28"/>
                </w:rPr>
                <m:t xml:space="preserve">, </m:t>
              </w:del>
            </m:r>
            <m:acc>
              <m:accPr>
                <m:chr m:val="⃗"/>
                <m:ctrlPr>
                  <w:del w:id="615" w:author="Борис Гогинян" w:date="2020-05-30T16:28:00Z">
                    <w:rPr>
                      <w:rFonts w:ascii="Cambria Math" w:hAnsi="Cambria Math" w:cs="Times New Roman"/>
                      <w:i/>
                      <w:sz w:val="28"/>
                      <w:szCs w:val="28"/>
                    </w:rPr>
                  </w:del>
                </m:ctrlPr>
              </m:accPr>
              <m:e>
                <m:sSub>
                  <m:sSubPr>
                    <m:ctrlPr>
                      <w:del w:id="616" w:author="Борис Гогинян" w:date="2020-05-30T16:28:00Z">
                        <w:rPr>
                          <w:rFonts w:ascii="Cambria Math" w:hAnsi="Cambria Math" w:cs="Times New Roman"/>
                          <w:sz w:val="28"/>
                          <w:szCs w:val="28"/>
                        </w:rPr>
                      </w:del>
                    </m:ctrlPr>
                  </m:sSubPr>
                  <m:e>
                    <m:r>
                      <w:del w:id="617" w:author="Борис Гогинян" w:date="2020-05-30T16:28:00Z">
                        <m:rPr>
                          <m:sty m:val="p"/>
                        </m:rPr>
                        <w:rPr>
                          <w:rFonts w:ascii="Cambria Math" w:hAnsi="Cambria Math" w:cs="Times New Roman"/>
                          <w:sz w:val="28"/>
                          <w:szCs w:val="28"/>
                        </w:rPr>
                        <m:t>ω</m:t>
                      </w:del>
                    </m:r>
                  </m:e>
                  <m:sub>
                    <m:r>
                      <w:del w:id="618" w:author="Борис Гогинян" w:date="2020-05-30T16:28:00Z">
                        <w:rPr>
                          <w:rFonts w:ascii="Cambria Math" w:hAnsi="Cambria Math" w:cs="Times New Roman"/>
                          <w:sz w:val="28"/>
                          <w:szCs w:val="28"/>
                        </w:rPr>
                        <m:t>0</m:t>
                      </w:del>
                    </m:r>
                  </m:sub>
                </m:sSub>
              </m:e>
            </m:acc>
            <m:r>
              <w:del w:id="619" w:author="Борис Гогинян" w:date="2020-05-30T16:28:00Z">
                <w:rPr>
                  <w:rFonts w:ascii="Cambria Math" w:hAnsi="Cambria Math" w:cs="Times New Roman"/>
                  <w:sz w:val="28"/>
                  <w:szCs w:val="28"/>
                </w:rPr>
                <m:t xml:space="preserve"> , </m:t>
              </w:del>
            </m:r>
            <m:acc>
              <m:accPr>
                <m:chr m:val="⃗"/>
                <m:ctrlPr>
                  <w:del w:id="620" w:author="Борис Гогинян" w:date="2020-05-30T16:28:00Z">
                    <w:rPr>
                      <w:rFonts w:ascii="Cambria Math" w:hAnsi="Cambria Math" w:cs="Times New Roman"/>
                      <w:i/>
                      <w:sz w:val="28"/>
                      <w:szCs w:val="28"/>
                    </w:rPr>
                  </w:del>
                </m:ctrlPr>
              </m:accPr>
              <m:e>
                <m:sSub>
                  <m:sSubPr>
                    <m:ctrlPr>
                      <w:del w:id="621" w:author="Борис Гогинян" w:date="2020-05-30T16:28:00Z">
                        <w:rPr>
                          <w:rFonts w:ascii="Cambria Math" w:hAnsi="Cambria Math" w:cs="Times New Roman"/>
                          <w:sz w:val="28"/>
                          <w:szCs w:val="28"/>
                        </w:rPr>
                      </w:del>
                    </m:ctrlPr>
                  </m:sSubPr>
                  <m:e>
                    <m:r>
                      <w:del w:id="622" w:author="Борис Гогинян" w:date="2020-05-30T16:28:00Z">
                        <m:rPr>
                          <m:sty m:val="p"/>
                        </m:rPr>
                        <w:rPr>
                          <w:rFonts w:ascii="Cambria Math" w:hAnsi="Cambria Math" w:cs="Times New Roman"/>
                          <w:sz w:val="28"/>
                          <w:szCs w:val="28"/>
                        </w:rPr>
                        <m:t>ω</m:t>
                      </w:del>
                    </m:r>
                  </m:e>
                  <m:sub>
                    <m:r>
                      <w:del w:id="623" w:author="Борис Гогинян" w:date="2020-05-30T16:28:00Z">
                        <w:rPr>
                          <w:rFonts w:ascii="Cambria Math" w:hAnsi="Cambria Math" w:cs="Times New Roman"/>
                          <w:sz w:val="28"/>
                          <w:szCs w:val="28"/>
                        </w:rPr>
                        <m:t>i</m:t>
                      </w:del>
                    </m:r>
                  </m:sub>
                </m:sSub>
              </m:e>
            </m:acc>
          </m:e>
        </m:d>
        <m:r>
          <w:del w:id="624" w:author="Борис Гогинян" w:date="2020-05-30T16:28:00Z">
            <w:rPr>
              <w:rFonts w:ascii="Cambria Math" w:hAnsi="Cambria Math" w:cs="Times New Roman"/>
              <w:sz w:val="28"/>
              <w:szCs w:val="28"/>
            </w:rPr>
            <m:t>=</m:t>
          </w:del>
        </m:r>
      </m:oMath>
      <w:del w:id="625" w:author="Борис Гогинян" w:date="2020-05-30T16:28:00Z">
        <w:r w:rsidR="00CC128D" w:rsidRPr="00B12333" w:rsidDel="0091212B">
          <w:rPr>
            <w:rFonts w:ascii="Times New Roman" w:hAnsi="Times New Roman" w:cs="Times New Roman"/>
            <w:sz w:val="28"/>
            <w:szCs w:val="28"/>
          </w:rPr>
          <w:delText xml:space="preserve"> </w:delTex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den>
          </m:f>
        </m:oMath>
        <w:r w:rsidR="00CC128D" w:rsidRPr="00B12333" w:rsidDel="0091212B">
          <w:rPr>
            <w:rFonts w:ascii="Times New Roman" w:hAnsi="Times New Roman" w:cs="Times New Roman"/>
            <w:sz w:val="28"/>
            <w:szCs w:val="28"/>
          </w:rPr>
          <w:delText xml:space="preserve"> </w:delText>
        </w:r>
        <w:r w:rsidR="00FB1DC8" w:rsidRPr="00B12333" w:rsidDel="0091212B">
          <w:rPr>
            <w:rFonts w:ascii="Times New Roman" w:hAnsi="Times New Roman" w:cs="Times New Roman"/>
            <w:sz w:val="28"/>
            <w:szCs w:val="28"/>
          </w:rPr>
          <w:delText xml:space="preserve">– </w:delText>
        </w:r>
        <w:r w:rsidR="00A6235B" w:rsidRPr="00B12333" w:rsidDel="0091212B">
          <w:rPr>
            <w:rFonts w:ascii="Times New Roman" w:hAnsi="Times New Roman" w:cs="Times New Roman"/>
            <w:sz w:val="28"/>
            <w:szCs w:val="28"/>
          </w:rPr>
          <w:delText xml:space="preserve">двулучевая функция отражательной способности (англ. </w:delText>
        </w:r>
        <w:r w:rsidR="00A6235B" w:rsidRPr="00B12333" w:rsidDel="0091212B">
          <w:rPr>
            <w:rFonts w:ascii="Times New Roman" w:hAnsi="Times New Roman" w:cs="Times New Roman"/>
            <w:iCs/>
            <w:sz w:val="28"/>
            <w:szCs w:val="28"/>
            <w:shd w:val="clear" w:color="auto" w:fill="FFFFFF"/>
            <w:lang w:val="en-US"/>
          </w:rPr>
          <w:delText>Bidirectional</w:delText>
        </w:r>
        <w:r w:rsidR="00A6235B" w:rsidRPr="00B5325E" w:rsidDel="0091212B">
          <w:rPr>
            <w:rFonts w:ascii="Times New Roman" w:hAnsi="Times New Roman" w:cs="Times New Roman"/>
            <w:iCs/>
            <w:sz w:val="28"/>
            <w:szCs w:val="28"/>
            <w:shd w:val="clear" w:color="auto" w:fill="FFFFFF"/>
          </w:rPr>
          <w:delText xml:space="preserve"> </w:delText>
        </w:r>
        <w:r w:rsidR="00A6235B" w:rsidRPr="00B12333" w:rsidDel="0091212B">
          <w:rPr>
            <w:rFonts w:ascii="Times New Roman" w:hAnsi="Times New Roman" w:cs="Times New Roman"/>
            <w:iCs/>
            <w:sz w:val="28"/>
            <w:szCs w:val="28"/>
            <w:shd w:val="clear" w:color="auto" w:fill="FFFFFF"/>
            <w:lang w:val="en-US"/>
          </w:rPr>
          <w:delText>reflectance</w:delText>
        </w:r>
        <w:r w:rsidR="00A6235B" w:rsidRPr="00B5325E" w:rsidDel="0091212B">
          <w:rPr>
            <w:rFonts w:ascii="Times New Roman" w:hAnsi="Times New Roman" w:cs="Times New Roman"/>
            <w:iCs/>
            <w:sz w:val="28"/>
            <w:szCs w:val="28"/>
            <w:shd w:val="clear" w:color="auto" w:fill="FFFFFF"/>
          </w:rPr>
          <w:delText xml:space="preserve"> </w:delText>
        </w:r>
        <w:r w:rsidR="00A6235B" w:rsidRPr="00B12333" w:rsidDel="0091212B">
          <w:rPr>
            <w:rFonts w:ascii="Times New Roman" w:hAnsi="Times New Roman" w:cs="Times New Roman"/>
            <w:iCs/>
            <w:sz w:val="28"/>
            <w:szCs w:val="28"/>
            <w:shd w:val="clear" w:color="auto" w:fill="FFFFFF"/>
            <w:lang w:val="en-US"/>
          </w:rPr>
          <w:delText>distribution</w:delText>
        </w:r>
        <w:r w:rsidR="00A6235B" w:rsidRPr="00B5325E" w:rsidDel="0091212B">
          <w:rPr>
            <w:rFonts w:ascii="Times New Roman" w:hAnsi="Times New Roman" w:cs="Times New Roman"/>
            <w:iCs/>
            <w:sz w:val="28"/>
            <w:szCs w:val="28"/>
            <w:shd w:val="clear" w:color="auto" w:fill="FFFFFF"/>
          </w:rPr>
          <w:delText xml:space="preserve"> </w:delText>
        </w:r>
        <w:r w:rsidR="00A6235B" w:rsidRPr="00B12333" w:rsidDel="0091212B">
          <w:rPr>
            <w:rFonts w:ascii="Times New Roman" w:hAnsi="Times New Roman" w:cs="Times New Roman"/>
            <w:iCs/>
            <w:sz w:val="28"/>
            <w:szCs w:val="28"/>
            <w:shd w:val="clear" w:color="auto" w:fill="FFFFFF"/>
            <w:lang w:val="en-US"/>
          </w:rPr>
          <w:delText>function</w:delText>
        </w:r>
        <w:r w:rsidR="00A6235B" w:rsidRPr="00B5325E" w:rsidDel="0091212B">
          <w:rPr>
            <w:rFonts w:ascii="Times New Roman" w:hAnsi="Times New Roman" w:cs="Times New Roman"/>
            <w:i/>
            <w:iCs/>
            <w:sz w:val="28"/>
            <w:szCs w:val="28"/>
            <w:shd w:val="clear" w:color="auto" w:fill="FFFFFF"/>
          </w:rPr>
          <w:delText xml:space="preserve"> </w:delText>
        </w:r>
        <w:r w:rsidR="00A6235B" w:rsidRPr="00B5325E" w:rsidDel="0091212B">
          <w:rPr>
            <w:rFonts w:ascii="Times New Roman" w:hAnsi="Times New Roman" w:cs="Times New Roman"/>
            <w:iCs/>
            <w:color w:val="202122"/>
            <w:sz w:val="28"/>
            <w:szCs w:val="28"/>
            <w:shd w:val="clear" w:color="auto" w:fill="FFFFFF"/>
          </w:rPr>
          <w:delText>[</w:delText>
        </w:r>
        <w:r w:rsidR="00A6235B" w:rsidRPr="00B12333" w:rsidDel="0091212B">
          <w:rPr>
            <w:rFonts w:ascii="Times New Roman" w:hAnsi="Times New Roman" w:cs="Times New Roman"/>
            <w:iCs/>
            <w:sz w:val="28"/>
            <w:szCs w:val="28"/>
            <w:shd w:val="clear" w:color="auto" w:fill="FFFFFF"/>
            <w:lang w:val="en-US"/>
          </w:rPr>
          <w:delText>BRDF</w:delText>
        </w:r>
        <w:r w:rsidR="00A6235B" w:rsidRPr="00B5325E" w:rsidDel="0091212B">
          <w:rPr>
            <w:rFonts w:ascii="Times New Roman" w:hAnsi="Times New Roman" w:cs="Times New Roman"/>
            <w:iCs/>
            <w:color w:val="202122"/>
            <w:sz w:val="28"/>
            <w:szCs w:val="28"/>
            <w:shd w:val="clear" w:color="auto" w:fill="FFFFFF"/>
          </w:rPr>
          <w:delText>]</w:delText>
        </w:r>
        <w:r w:rsidR="00A6235B" w:rsidRPr="00B5325E" w:rsidDel="0091212B">
          <w:rPr>
            <w:rFonts w:ascii="Times New Roman" w:hAnsi="Times New Roman" w:cs="Times New Roman"/>
            <w:sz w:val="28"/>
            <w:szCs w:val="28"/>
          </w:rPr>
          <w:delText>)</w:delText>
        </w:r>
        <w:r w:rsidR="008641CF" w:rsidRPr="00B5325E" w:rsidDel="0091212B">
          <w:rPr>
            <w:rFonts w:ascii="Times New Roman" w:hAnsi="Times New Roman" w:cs="Times New Roman"/>
            <w:sz w:val="28"/>
            <w:szCs w:val="28"/>
          </w:rPr>
          <w:delText>.</w:delText>
        </w:r>
        <w:r w:rsidR="00A6235B" w:rsidRPr="00B5325E" w:rsidDel="0091212B">
          <w:rPr>
            <w:rFonts w:ascii="Times New Roman" w:hAnsi="Times New Roman" w:cs="Times New Roman"/>
            <w:sz w:val="28"/>
            <w:szCs w:val="28"/>
          </w:rPr>
          <w:delText xml:space="preserve"> </w:delText>
        </w:r>
      </w:del>
    </w:p>
    <w:p w14:paraId="70A32A59" w14:textId="407EC60C" w:rsidR="00A6235B" w:rsidRPr="00B12333" w:rsidDel="0091212B" w:rsidRDefault="00A6235B" w:rsidP="0091212B">
      <w:pPr>
        <w:pStyle w:val="a5"/>
        <w:numPr>
          <w:ilvl w:val="0"/>
          <w:numId w:val="32"/>
        </w:numPr>
        <w:spacing w:after="0" w:line="276" w:lineRule="auto"/>
        <w:jc w:val="center"/>
        <w:rPr>
          <w:del w:id="626" w:author="Борис Гогинян" w:date="2020-05-30T16:28:00Z"/>
          <w:rFonts w:ascii="Times New Roman" w:hAnsi="Times New Roman" w:cs="Times New Roman"/>
          <w:sz w:val="28"/>
          <w:szCs w:val="28"/>
        </w:rPr>
        <w:pPrChange w:id="627" w:author="Борис Гогинян" w:date="2020-05-30T16:28:00Z">
          <w:pPr>
            <w:pStyle w:val="a5"/>
            <w:numPr>
              <w:numId w:val="32"/>
            </w:numPr>
            <w:spacing w:after="0" w:line="276" w:lineRule="auto"/>
            <w:ind w:hanging="360"/>
          </w:pPr>
        </w:pPrChange>
      </w:pPr>
      <w:del w:id="628" w:author="Борис Гогинян" w:date="2020-05-30T16:28:00Z">
        <w:r w:rsidRPr="00B12333" w:rsidDel="0091212B">
          <w:rPr>
            <w:rFonts w:ascii="Times New Roman" w:hAnsi="Times New Roman" w:cs="Times New Roman"/>
            <w:sz w:val="28"/>
            <w:szCs w:val="28"/>
          </w:rPr>
          <w:delText xml:space="preserve">Также существует </w:delText>
        </w:r>
        <w:r w:rsidRPr="00B12333" w:rsidDel="0091212B">
          <w:rPr>
            <w:rFonts w:ascii="Times New Roman" w:hAnsi="Times New Roman" w:cs="Times New Roman"/>
            <w:sz w:val="28"/>
            <w:szCs w:val="28"/>
            <w:lang w:val="en-US"/>
          </w:rPr>
          <w:delText>BTDF</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bidirectional</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transmittance</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distribution</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function</w:delText>
        </w:r>
        <w:r w:rsidRPr="00B12333" w:rsidDel="0091212B">
          <w:rPr>
            <w:rFonts w:ascii="Times New Roman" w:hAnsi="Times New Roman" w:cs="Times New Roman"/>
            <w:sz w:val="28"/>
            <w:szCs w:val="28"/>
          </w:rPr>
          <w:delText xml:space="preserve">) – Двулучевая функция пропускной способности, которая определяет количество поглощенного света и </w:delText>
        </w:r>
        <w:r w:rsidRPr="00B12333" w:rsidDel="0091212B">
          <w:rPr>
            <w:rFonts w:ascii="Times New Roman" w:hAnsi="Times New Roman" w:cs="Times New Roman"/>
            <w:sz w:val="28"/>
            <w:szCs w:val="28"/>
            <w:lang w:val="en-US"/>
          </w:rPr>
          <w:delText>BSDF</w:delText>
        </w:r>
        <w:r w:rsidRPr="00B12333" w:rsidDel="0091212B">
          <w:rPr>
            <w:rFonts w:ascii="Times New Roman" w:hAnsi="Times New Roman" w:cs="Times New Roman"/>
            <w:sz w:val="28"/>
            <w:szCs w:val="28"/>
          </w:rPr>
          <w:delText xml:space="preserve"> (Bidirectional Scattering Distribution Function) – Двулучевая функция распределения рассеивания, которая объединяет </w:delText>
        </w:r>
        <w:r w:rsidRPr="00B12333" w:rsidDel="0091212B">
          <w:rPr>
            <w:rFonts w:ascii="Times New Roman" w:hAnsi="Times New Roman" w:cs="Times New Roman"/>
            <w:sz w:val="28"/>
            <w:szCs w:val="28"/>
            <w:lang w:val="en-US"/>
          </w:rPr>
          <w:delText>BRDF</w:delText>
        </w:r>
        <w:r w:rsidRPr="00B12333" w:rsidDel="0091212B">
          <w:rPr>
            <w:rFonts w:ascii="Times New Roman" w:hAnsi="Times New Roman" w:cs="Times New Roman"/>
            <w:sz w:val="28"/>
            <w:szCs w:val="28"/>
          </w:rPr>
          <w:delText xml:space="preserve"> и </w:delText>
        </w:r>
        <w:r w:rsidRPr="00B12333" w:rsidDel="0091212B">
          <w:rPr>
            <w:rFonts w:ascii="Times New Roman" w:hAnsi="Times New Roman" w:cs="Times New Roman"/>
            <w:sz w:val="28"/>
            <w:szCs w:val="28"/>
            <w:lang w:val="en-US"/>
          </w:rPr>
          <w:delText>BTDF</w:delText>
        </w:r>
        <w:r w:rsidRPr="00B12333" w:rsidDel="0091212B">
          <w:rPr>
            <w:rFonts w:ascii="Times New Roman" w:hAnsi="Times New Roman" w:cs="Times New Roman"/>
            <w:sz w:val="28"/>
            <w:szCs w:val="28"/>
          </w:rPr>
          <w:delText xml:space="preserve"> и которая также, в зависимости от реализации, подставляется в уравнение рендеринга. Более </w:delText>
        </w:r>
        <w:r w:rsidR="00CC128D" w:rsidRPr="00B12333" w:rsidDel="0091212B">
          <w:rPr>
            <w:rFonts w:ascii="Times New Roman" w:hAnsi="Times New Roman" w:cs="Times New Roman"/>
            <w:sz w:val="28"/>
            <w:szCs w:val="28"/>
          </w:rPr>
          <w:delText>конкрет</w:delText>
        </w:r>
        <w:r w:rsidRPr="00B12333" w:rsidDel="0091212B">
          <w:rPr>
            <w:rFonts w:ascii="Times New Roman" w:hAnsi="Times New Roman" w:cs="Times New Roman"/>
            <w:sz w:val="28"/>
            <w:szCs w:val="28"/>
          </w:rPr>
          <w:delText>но об этом далее.</w:delText>
        </w:r>
      </w:del>
    </w:p>
    <w:p w14:paraId="3216BA15" w14:textId="321ECFEE" w:rsidR="00A6235B" w:rsidRPr="00B5325E" w:rsidDel="0091212B" w:rsidRDefault="00A6235B" w:rsidP="0091212B">
      <w:pPr>
        <w:spacing w:after="0" w:line="360" w:lineRule="auto"/>
        <w:contextualSpacing/>
        <w:jc w:val="center"/>
        <w:rPr>
          <w:del w:id="629" w:author="Борис Гогинян" w:date="2020-05-30T16:28:00Z"/>
          <w:rFonts w:ascii="Times New Roman" w:hAnsi="Times New Roman" w:cs="Times New Roman"/>
          <w:sz w:val="28"/>
          <w:szCs w:val="28"/>
        </w:rPr>
        <w:pPrChange w:id="630" w:author="Борис Гогинян" w:date="2020-05-30T16:28:00Z">
          <w:pPr>
            <w:spacing w:after="0" w:line="360" w:lineRule="auto"/>
            <w:contextualSpacing/>
          </w:pPr>
        </w:pPrChange>
      </w:pPr>
      <w:del w:id="631" w:author="Борис Гогинян" w:date="2020-05-30T16:28:00Z">
        <w:r w:rsidRPr="00F13D22" w:rsidDel="0091212B">
          <w:rPr>
            <w:rFonts w:ascii="Times New Roman" w:hAnsi="Times New Roman" w:cs="Times New Roman"/>
            <w:sz w:val="28"/>
            <w:szCs w:val="28"/>
          </w:rPr>
          <w:delText>Аналитического решения этого уравнения нет</w:delText>
        </w:r>
        <w:r w:rsidR="00357C20" w:rsidRPr="00AD4BD2" w:rsidDel="0091212B">
          <w:rPr>
            <w:rFonts w:ascii="Times New Roman" w:hAnsi="Times New Roman" w:cs="Times New Roman"/>
            <w:sz w:val="28"/>
            <w:szCs w:val="28"/>
          </w:rPr>
          <w:delText>.</w:delText>
        </w:r>
      </w:del>
    </w:p>
    <w:p w14:paraId="2CED9837" w14:textId="3A3F8C0A" w:rsidR="00A6235B" w:rsidRPr="00AD4BD2" w:rsidDel="0091212B" w:rsidRDefault="00A6235B" w:rsidP="0091212B">
      <w:pPr>
        <w:spacing w:after="0" w:line="276" w:lineRule="auto"/>
        <w:contextualSpacing/>
        <w:jc w:val="center"/>
        <w:rPr>
          <w:del w:id="632" w:author="Борис Гогинян" w:date="2020-05-30T16:28:00Z"/>
          <w:rFonts w:ascii="Times New Roman" w:hAnsi="Times New Roman" w:cs="Times New Roman"/>
          <w:sz w:val="28"/>
          <w:szCs w:val="28"/>
        </w:rPr>
        <w:pPrChange w:id="633" w:author="Борис Гогинян" w:date="2020-05-30T16:28:00Z">
          <w:pPr>
            <w:spacing w:after="0" w:line="276" w:lineRule="auto"/>
            <w:contextualSpacing/>
          </w:pPr>
        </w:pPrChange>
      </w:pPr>
      <w:del w:id="634" w:author="Борис Гогинян" w:date="2020-05-30T16:28:00Z">
        <w:r w:rsidRPr="00F13D22" w:rsidDel="0091212B">
          <w:rPr>
            <w:rFonts w:ascii="Times New Roman" w:hAnsi="Times New Roman" w:cs="Times New Roman"/>
            <w:sz w:val="28"/>
            <w:szCs w:val="28"/>
          </w:rPr>
          <w:delText>Уравнение рендеринга не учитывает некоторых физических явлений света, например:</w:delText>
        </w:r>
      </w:del>
    </w:p>
    <w:p w14:paraId="31F52EA1" w14:textId="1859EBD2" w:rsidR="00A6235B" w:rsidRPr="00AD4BD2" w:rsidDel="0091212B" w:rsidRDefault="00357C20" w:rsidP="0091212B">
      <w:pPr>
        <w:pStyle w:val="a5"/>
        <w:numPr>
          <w:ilvl w:val="0"/>
          <w:numId w:val="6"/>
        </w:numPr>
        <w:spacing w:after="0" w:line="276" w:lineRule="auto"/>
        <w:jc w:val="center"/>
        <w:rPr>
          <w:del w:id="635" w:author="Борис Гогинян" w:date="2020-05-30T16:28:00Z"/>
          <w:rFonts w:ascii="Times New Roman" w:hAnsi="Times New Roman" w:cs="Times New Roman"/>
          <w:sz w:val="28"/>
          <w:szCs w:val="28"/>
        </w:rPr>
        <w:pPrChange w:id="636" w:author="Борис Гогинян" w:date="2020-05-30T16:28:00Z">
          <w:pPr>
            <w:pStyle w:val="a5"/>
            <w:numPr>
              <w:numId w:val="6"/>
            </w:numPr>
            <w:spacing w:after="0" w:line="276" w:lineRule="auto"/>
            <w:ind w:hanging="360"/>
          </w:pPr>
        </w:pPrChange>
      </w:pPr>
      <w:del w:id="637" w:author="Борис Гогинян" w:date="2020-05-30T16:28:00Z">
        <w:r w:rsidRPr="00AD4BD2" w:rsidDel="0091212B">
          <w:rPr>
            <w:rFonts w:ascii="Times New Roman" w:hAnsi="Times New Roman" w:cs="Times New Roman"/>
            <w:sz w:val="28"/>
            <w:szCs w:val="28"/>
          </w:rPr>
          <w:delText>Коэффициент прохождения волн</w:delText>
        </w:r>
        <w:r w:rsidRPr="00AD4BD2" w:rsidDel="0091212B">
          <w:rPr>
            <w:rFonts w:ascii="Times New Roman" w:hAnsi="Times New Roman" w:cs="Times New Roman"/>
            <w:sz w:val="28"/>
            <w:szCs w:val="28"/>
            <w:lang w:val="en-US"/>
          </w:rPr>
          <w:delText>;</w:delText>
        </w:r>
      </w:del>
    </w:p>
    <w:p w14:paraId="260A9641" w14:textId="621D0B6E" w:rsidR="00A6235B" w:rsidRPr="00AD4BD2" w:rsidDel="0091212B" w:rsidRDefault="00357C20" w:rsidP="0091212B">
      <w:pPr>
        <w:pStyle w:val="a5"/>
        <w:numPr>
          <w:ilvl w:val="0"/>
          <w:numId w:val="6"/>
        </w:numPr>
        <w:spacing w:after="0" w:line="276" w:lineRule="auto"/>
        <w:jc w:val="center"/>
        <w:rPr>
          <w:del w:id="638" w:author="Борис Гогинян" w:date="2020-05-30T16:28:00Z"/>
          <w:rFonts w:ascii="Times New Roman" w:hAnsi="Times New Roman" w:cs="Times New Roman"/>
          <w:sz w:val="28"/>
          <w:szCs w:val="28"/>
        </w:rPr>
        <w:pPrChange w:id="639" w:author="Борис Гогинян" w:date="2020-05-30T16:28:00Z">
          <w:pPr>
            <w:pStyle w:val="a5"/>
            <w:numPr>
              <w:numId w:val="6"/>
            </w:numPr>
            <w:spacing w:after="0" w:line="276" w:lineRule="auto"/>
            <w:ind w:hanging="360"/>
          </w:pPr>
        </w:pPrChange>
      </w:pPr>
      <w:del w:id="640" w:author="Борис Гогинян" w:date="2020-05-30T16:28:00Z">
        <w:r w:rsidRPr="00AD4BD2" w:rsidDel="0091212B">
          <w:rPr>
            <w:rFonts w:ascii="Times New Roman" w:hAnsi="Times New Roman" w:cs="Times New Roman"/>
            <w:sz w:val="28"/>
            <w:szCs w:val="28"/>
          </w:rPr>
          <w:delText>Подповерхностное рассеивание;</w:delText>
        </w:r>
      </w:del>
    </w:p>
    <w:p w14:paraId="7F330530" w14:textId="7FA89F45" w:rsidR="00A6235B" w:rsidRPr="00AD4BD2" w:rsidDel="0091212B" w:rsidRDefault="00357C20" w:rsidP="0091212B">
      <w:pPr>
        <w:pStyle w:val="a5"/>
        <w:numPr>
          <w:ilvl w:val="0"/>
          <w:numId w:val="6"/>
        </w:numPr>
        <w:spacing w:after="0" w:line="276" w:lineRule="auto"/>
        <w:jc w:val="center"/>
        <w:rPr>
          <w:del w:id="641" w:author="Борис Гогинян" w:date="2020-05-30T16:28:00Z"/>
          <w:rFonts w:ascii="Times New Roman" w:hAnsi="Times New Roman" w:cs="Times New Roman"/>
          <w:sz w:val="28"/>
          <w:szCs w:val="28"/>
        </w:rPr>
        <w:pPrChange w:id="642" w:author="Борис Гогинян" w:date="2020-05-30T16:28:00Z">
          <w:pPr>
            <w:pStyle w:val="a5"/>
            <w:numPr>
              <w:numId w:val="6"/>
            </w:numPr>
            <w:spacing w:after="0" w:line="276" w:lineRule="auto"/>
            <w:ind w:hanging="360"/>
          </w:pPr>
        </w:pPrChange>
      </w:pPr>
      <w:del w:id="643" w:author="Борис Гогинян" w:date="2020-05-30T16:28:00Z">
        <w:r w:rsidRPr="00AD4BD2" w:rsidDel="0091212B">
          <w:rPr>
            <w:rFonts w:ascii="Times New Roman" w:hAnsi="Times New Roman" w:cs="Times New Roman"/>
            <w:sz w:val="28"/>
            <w:szCs w:val="28"/>
          </w:rPr>
          <w:delText>Поляризацию;</w:delText>
        </w:r>
      </w:del>
    </w:p>
    <w:p w14:paraId="635B10E0" w14:textId="412A12EC" w:rsidR="00A6235B" w:rsidRPr="00AD4BD2" w:rsidDel="0091212B" w:rsidRDefault="00357C20" w:rsidP="0091212B">
      <w:pPr>
        <w:pStyle w:val="a5"/>
        <w:numPr>
          <w:ilvl w:val="0"/>
          <w:numId w:val="6"/>
        </w:numPr>
        <w:spacing w:after="0" w:line="276" w:lineRule="auto"/>
        <w:jc w:val="center"/>
        <w:rPr>
          <w:del w:id="644" w:author="Борис Гогинян" w:date="2020-05-30T16:28:00Z"/>
          <w:rFonts w:ascii="Times New Roman" w:hAnsi="Times New Roman" w:cs="Times New Roman"/>
          <w:sz w:val="28"/>
          <w:szCs w:val="28"/>
        </w:rPr>
        <w:pPrChange w:id="645" w:author="Борис Гогинян" w:date="2020-05-30T16:28:00Z">
          <w:pPr>
            <w:pStyle w:val="a5"/>
            <w:numPr>
              <w:numId w:val="6"/>
            </w:numPr>
            <w:spacing w:after="0" w:line="276" w:lineRule="auto"/>
            <w:ind w:hanging="360"/>
          </w:pPr>
        </w:pPrChange>
      </w:pPr>
      <w:del w:id="646" w:author="Борис Гогинян" w:date="2020-05-30T16:28:00Z">
        <w:r w:rsidRPr="00AD4BD2" w:rsidDel="0091212B">
          <w:rPr>
            <w:rFonts w:ascii="Times New Roman" w:hAnsi="Times New Roman" w:cs="Times New Roman"/>
            <w:sz w:val="28"/>
            <w:szCs w:val="28"/>
          </w:rPr>
          <w:delText>Интерференция.</w:delText>
        </w:r>
      </w:del>
    </w:p>
    <w:p w14:paraId="37A346C1" w14:textId="291D7A5A" w:rsidR="00A6235B" w:rsidRPr="00AD4BD2" w:rsidDel="0091212B" w:rsidRDefault="00A6235B" w:rsidP="0091212B">
      <w:pPr>
        <w:spacing w:after="0" w:line="276" w:lineRule="auto"/>
        <w:contextualSpacing/>
        <w:jc w:val="center"/>
        <w:rPr>
          <w:del w:id="647" w:author="Борис Гогинян" w:date="2020-05-30T16:28:00Z"/>
          <w:rFonts w:ascii="Times New Roman" w:hAnsi="Times New Roman" w:cs="Times New Roman"/>
          <w:sz w:val="28"/>
          <w:szCs w:val="28"/>
        </w:rPr>
        <w:pPrChange w:id="648" w:author="Борис Гогинян" w:date="2020-05-30T16:28:00Z">
          <w:pPr>
            <w:spacing w:after="0" w:line="276" w:lineRule="auto"/>
            <w:contextualSpacing/>
          </w:pPr>
        </w:pPrChange>
      </w:pPr>
      <w:del w:id="649" w:author="Борис Гогинян" w:date="2020-05-30T16:28:00Z">
        <w:r w:rsidRPr="00AD4BD2" w:rsidDel="0091212B">
          <w:rPr>
            <w:rFonts w:ascii="Times New Roman" w:hAnsi="Times New Roman" w:cs="Times New Roman"/>
            <w:sz w:val="28"/>
            <w:szCs w:val="28"/>
          </w:rPr>
          <w:delText xml:space="preserve">Но это </w:delText>
        </w:r>
        <w:r w:rsidR="00357C20" w:rsidRPr="00AD4BD2" w:rsidDel="0091212B">
          <w:rPr>
            <w:rFonts w:ascii="Times New Roman" w:hAnsi="Times New Roman" w:cs="Times New Roman"/>
            <w:sz w:val="28"/>
            <w:szCs w:val="28"/>
          </w:rPr>
          <w:delText xml:space="preserve">практически не </w:delText>
        </w:r>
        <w:r w:rsidRPr="00AD4BD2" w:rsidDel="0091212B">
          <w:rPr>
            <w:rFonts w:ascii="Times New Roman" w:hAnsi="Times New Roman" w:cs="Times New Roman"/>
            <w:sz w:val="28"/>
            <w:szCs w:val="28"/>
          </w:rPr>
          <w:delText>влияет на качество получаемых изображений</w:delText>
        </w:r>
        <w:r w:rsidR="00357C20" w:rsidRPr="00AD4BD2" w:rsidDel="0091212B">
          <w:rPr>
            <w:rFonts w:ascii="Times New Roman" w:hAnsi="Times New Roman" w:cs="Times New Roman"/>
            <w:sz w:val="28"/>
            <w:szCs w:val="28"/>
          </w:rPr>
          <w:delText>.</w:delText>
        </w:r>
      </w:del>
    </w:p>
    <w:p w14:paraId="34266A60" w14:textId="6ADBE1E6" w:rsidR="00FB1DC8" w:rsidRPr="00B5325E" w:rsidDel="0091212B" w:rsidRDefault="00FB1DC8" w:rsidP="0091212B">
      <w:pPr>
        <w:spacing w:after="0"/>
        <w:contextualSpacing/>
        <w:jc w:val="center"/>
        <w:rPr>
          <w:del w:id="650" w:author="Борис Гогинян" w:date="2020-05-30T16:28:00Z"/>
          <w:rFonts w:ascii="Times New Roman" w:hAnsi="Times New Roman" w:cs="Times New Roman"/>
          <w:sz w:val="28"/>
          <w:szCs w:val="28"/>
        </w:rPr>
        <w:pPrChange w:id="651" w:author="Борис Гогинян" w:date="2020-05-30T16:28:00Z">
          <w:pPr/>
        </w:pPrChange>
      </w:pPr>
      <w:del w:id="652" w:author="Борис Гогинян" w:date="2020-05-30T16:28:00Z">
        <w:r w:rsidRPr="00B5325E" w:rsidDel="0091212B">
          <w:rPr>
            <w:rFonts w:ascii="Times New Roman" w:hAnsi="Times New Roman" w:cs="Times New Roman"/>
            <w:sz w:val="28"/>
            <w:szCs w:val="28"/>
          </w:rPr>
          <w:br w:type="page"/>
        </w:r>
      </w:del>
    </w:p>
    <w:p w14:paraId="0DDE2ABD" w14:textId="57BE25B0" w:rsidR="00A6235B" w:rsidRPr="00A31B71" w:rsidDel="0091212B" w:rsidRDefault="00A6235B" w:rsidP="0091212B">
      <w:pPr>
        <w:spacing w:after="0" w:line="276" w:lineRule="auto"/>
        <w:contextualSpacing/>
        <w:jc w:val="center"/>
        <w:rPr>
          <w:del w:id="653" w:author="Борис Гогинян" w:date="2020-05-30T16:28:00Z"/>
          <w:rFonts w:ascii="Times New Roman" w:hAnsi="Times New Roman" w:cs="Times New Roman"/>
          <w:b/>
          <w:sz w:val="28"/>
          <w:szCs w:val="28"/>
          <w:rPrChange w:id="654" w:author="Борис Гогинян" w:date="2020-05-29T21:53:00Z">
            <w:rPr>
              <w:del w:id="655" w:author="Борис Гогинян" w:date="2020-05-30T16:28:00Z"/>
              <w:rFonts w:ascii="Times New Roman" w:hAnsi="Times New Roman" w:cs="Times New Roman"/>
              <w:sz w:val="28"/>
              <w:szCs w:val="28"/>
            </w:rPr>
          </w:rPrChange>
        </w:rPr>
        <w:pPrChange w:id="656" w:author="Борис Гогинян" w:date="2020-05-30T16:28:00Z">
          <w:pPr>
            <w:spacing w:after="0" w:line="276" w:lineRule="auto"/>
            <w:contextualSpacing/>
            <w:jc w:val="center"/>
          </w:pPr>
        </w:pPrChange>
      </w:pPr>
      <w:del w:id="657" w:author="Борис Гогинян" w:date="2020-05-30T16:28:00Z">
        <w:r w:rsidRPr="00A31B71" w:rsidDel="0091212B">
          <w:rPr>
            <w:rFonts w:ascii="Times New Roman" w:hAnsi="Times New Roman" w:cs="Times New Roman"/>
            <w:b/>
            <w:sz w:val="28"/>
            <w:szCs w:val="28"/>
            <w:lang w:val="en-US"/>
            <w:rPrChange w:id="658" w:author="Борис Гогинян" w:date="2020-05-29T21:53:00Z">
              <w:rPr>
                <w:rFonts w:ascii="Times New Roman" w:hAnsi="Times New Roman" w:cs="Times New Roman"/>
                <w:sz w:val="28"/>
                <w:szCs w:val="28"/>
                <w:lang w:val="en-US"/>
              </w:rPr>
            </w:rPrChange>
          </w:rPr>
          <w:delText>PBR</w:delText>
        </w:r>
        <w:r w:rsidRPr="00A31B71" w:rsidDel="0091212B">
          <w:rPr>
            <w:rFonts w:ascii="Times New Roman" w:hAnsi="Times New Roman" w:cs="Times New Roman"/>
            <w:b/>
            <w:sz w:val="28"/>
            <w:szCs w:val="28"/>
            <w:rPrChange w:id="659" w:author="Борис Гогинян" w:date="2020-05-29T21:53:00Z">
              <w:rPr>
                <w:rFonts w:ascii="Times New Roman" w:hAnsi="Times New Roman" w:cs="Times New Roman"/>
                <w:sz w:val="28"/>
                <w:szCs w:val="28"/>
              </w:rPr>
            </w:rPrChange>
          </w:rPr>
          <w:delText xml:space="preserve"> или Физически-корректный рендеринг</w:delText>
        </w:r>
      </w:del>
    </w:p>
    <w:p w14:paraId="1F1A5939" w14:textId="4C258293" w:rsidR="00A6235B" w:rsidRPr="00AD4BD2" w:rsidDel="0091212B" w:rsidRDefault="00357C20" w:rsidP="0091212B">
      <w:pPr>
        <w:spacing w:after="0" w:line="276" w:lineRule="auto"/>
        <w:ind w:firstLine="708"/>
        <w:contextualSpacing/>
        <w:jc w:val="center"/>
        <w:rPr>
          <w:del w:id="660" w:author="Борис Гогинян" w:date="2020-05-30T16:28:00Z"/>
          <w:rFonts w:ascii="Times New Roman" w:hAnsi="Times New Roman" w:cs="Times New Roman"/>
          <w:sz w:val="28"/>
          <w:szCs w:val="28"/>
        </w:rPr>
        <w:pPrChange w:id="661" w:author="Борис Гогинян" w:date="2020-05-30T16:28:00Z">
          <w:pPr>
            <w:spacing w:after="0" w:line="276" w:lineRule="auto"/>
            <w:ind w:firstLine="708"/>
            <w:contextualSpacing/>
          </w:pPr>
        </w:pPrChange>
      </w:pPr>
      <w:del w:id="662" w:author="Борис Гогинян" w:date="2020-05-30T16:28:00Z">
        <w:r w:rsidRPr="00F13D22" w:rsidDel="0091212B">
          <w:rPr>
            <w:rFonts w:ascii="Times New Roman" w:hAnsi="Times New Roman" w:cs="Times New Roman"/>
            <w:sz w:val="28"/>
            <w:szCs w:val="28"/>
            <w:lang w:val="en-US"/>
          </w:rPr>
          <w:delText>Physically</w:delText>
        </w:r>
        <w:r w:rsidRPr="00AD4BD2" w:rsidDel="0091212B">
          <w:rPr>
            <w:rFonts w:ascii="Times New Roman" w:hAnsi="Times New Roman" w:cs="Times New Roman"/>
            <w:sz w:val="28"/>
            <w:szCs w:val="28"/>
          </w:rPr>
          <w:delText>-Based</w:delText>
        </w:r>
        <w:r w:rsidR="00A6235B" w:rsidRPr="00AD4BD2" w:rsidDel="0091212B">
          <w:rPr>
            <w:rFonts w:ascii="Times New Roman" w:hAnsi="Times New Roman" w:cs="Times New Roman"/>
            <w:sz w:val="28"/>
            <w:szCs w:val="28"/>
          </w:rPr>
          <w:delText xml:space="preserve"> </w:delText>
        </w:r>
        <w:r w:rsidR="00A6235B" w:rsidRPr="00AD4BD2" w:rsidDel="0091212B">
          <w:rPr>
            <w:rFonts w:ascii="Times New Roman" w:hAnsi="Times New Roman" w:cs="Times New Roman"/>
            <w:sz w:val="28"/>
            <w:szCs w:val="28"/>
            <w:lang w:val="en-US"/>
          </w:rPr>
          <w:delText>Rendering</w:delText>
        </w:r>
        <w:r w:rsidR="00A6235B" w:rsidRPr="00AD4BD2" w:rsidDel="0091212B">
          <w:rPr>
            <w:rFonts w:ascii="Times New Roman" w:hAnsi="Times New Roman" w:cs="Times New Roman"/>
            <w:sz w:val="28"/>
            <w:szCs w:val="28"/>
          </w:rPr>
          <w:delText xml:space="preserve"> – концепция, которая основываясь на физических законах, стремиться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Физически-корректный </w:delText>
        </w:r>
        <w:r w:rsidR="00E91FB3" w:rsidRPr="00AD4BD2" w:rsidDel="0091212B">
          <w:rPr>
            <w:rFonts w:ascii="Times New Roman" w:hAnsi="Times New Roman" w:cs="Times New Roman"/>
            <w:sz w:val="28"/>
            <w:szCs w:val="28"/>
          </w:rPr>
          <w:delText>материал</w:delText>
        </w:r>
        <w:r w:rsidR="00A6235B" w:rsidRPr="00AD4BD2" w:rsidDel="0091212B">
          <w:rPr>
            <w:rFonts w:ascii="Times New Roman" w:hAnsi="Times New Roman" w:cs="Times New Roman"/>
            <w:sz w:val="28"/>
            <w:szCs w:val="28"/>
          </w:rPr>
          <w:delText xml:space="preserve"> </w:delText>
        </w:r>
        <w:r w:rsidR="00E91FB3" w:rsidRPr="00AD4BD2" w:rsidDel="0091212B">
          <w:rPr>
            <w:rFonts w:ascii="Times New Roman" w:hAnsi="Times New Roman" w:cs="Times New Roman"/>
            <w:sz w:val="28"/>
            <w:szCs w:val="28"/>
          </w:rPr>
          <w:delText>такие вещи</w:delText>
        </w:r>
        <w:r w:rsidR="00A6235B" w:rsidRPr="00AD4BD2" w:rsidDel="0091212B">
          <w:rPr>
            <w:rFonts w:ascii="Times New Roman" w:hAnsi="Times New Roman" w:cs="Times New Roman"/>
            <w:sz w:val="28"/>
            <w:szCs w:val="28"/>
          </w:rPr>
          <w:delText>, как:</w:delText>
        </w:r>
      </w:del>
    </w:p>
    <w:p w14:paraId="50DD9AE6" w14:textId="1E527727" w:rsidR="00A6235B" w:rsidRPr="00AD4BD2" w:rsidDel="0091212B" w:rsidRDefault="00A6235B" w:rsidP="0091212B">
      <w:pPr>
        <w:pStyle w:val="a5"/>
        <w:numPr>
          <w:ilvl w:val="0"/>
          <w:numId w:val="42"/>
        </w:numPr>
        <w:spacing w:after="0" w:line="276" w:lineRule="auto"/>
        <w:jc w:val="center"/>
        <w:rPr>
          <w:del w:id="663" w:author="Борис Гогинян" w:date="2020-05-30T16:28:00Z"/>
          <w:rFonts w:ascii="Times New Roman" w:hAnsi="Times New Roman" w:cs="Times New Roman"/>
          <w:sz w:val="28"/>
          <w:szCs w:val="28"/>
        </w:rPr>
        <w:pPrChange w:id="664" w:author="Борис Гогинян" w:date="2020-05-30T16:28:00Z">
          <w:pPr>
            <w:pStyle w:val="a5"/>
            <w:numPr>
              <w:numId w:val="42"/>
            </w:numPr>
            <w:spacing w:after="0" w:line="276" w:lineRule="auto"/>
            <w:ind w:left="349" w:firstLine="76"/>
            <w:jc w:val="both"/>
          </w:pPr>
        </w:pPrChange>
      </w:pPr>
      <w:del w:id="665" w:author="Борис Гогинян" w:date="2020-05-30T16:28:00Z">
        <w:r w:rsidRPr="00AD4BD2" w:rsidDel="0091212B">
          <w:rPr>
            <w:rFonts w:ascii="Times New Roman" w:hAnsi="Times New Roman" w:cs="Times New Roman"/>
            <w:sz w:val="28"/>
            <w:szCs w:val="28"/>
          </w:rPr>
          <w:delText>Теория микрограней – поверхность имеет микроскопические неровности.</w:delText>
        </w:r>
      </w:del>
    </w:p>
    <w:p w14:paraId="608C566D" w14:textId="50C1E482" w:rsidR="00A6235B" w:rsidRPr="00AD4BD2" w:rsidDel="0091212B" w:rsidRDefault="00A6235B" w:rsidP="0091212B">
      <w:pPr>
        <w:pStyle w:val="a5"/>
        <w:numPr>
          <w:ilvl w:val="0"/>
          <w:numId w:val="42"/>
        </w:numPr>
        <w:spacing w:after="0" w:line="276" w:lineRule="auto"/>
        <w:jc w:val="center"/>
        <w:rPr>
          <w:del w:id="666" w:author="Борис Гогинян" w:date="2020-05-30T16:28:00Z"/>
          <w:rFonts w:ascii="Times New Roman" w:hAnsi="Times New Roman" w:cs="Times New Roman"/>
          <w:sz w:val="28"/>
          <w:szCs w:val="28"/>
        </w:rPr>
        <w:pPrChange w:id="667" w:author="Борис Гогинян" w:date="2020-05-30T16:28:00Z">
          <w:pPr>
            <w:pStyle w:val="a5"/>
            <w:numPr>
              <w:numId w:val="42"/>
            </w:numPr>
            <w:spacing w:after="0" w:line="276" w:lineRule="auto"/>
            <w:ind w:left="349" w:firstLine="76"/>
            <w:jc w:val="both"/>
          </w:pPr>
        </w:pPrChange>
      </w:pPr>
      <w:del w:id="668" w:author="Борис Гогинян" w:date="2020-05-30T16:28:00Z">
        <w:r w:rsidRPr="00AD4BD2" w:rsidDel="0091212B">
          <w:rPr>
            <w:rFonts w:ascii="Times New Roman" w:hAnsi="Times New Roman" w:cs="Times New Roman"/>
            <w:sz w:val="28"/>
            <w:szCs w:val="28"/>
          </w:rPr>
          <w:delText>Закон сохранения энергии – поверхность не может отразить больше энергии, чем принимает</w:delText>
        </w:r>
      </w:del>
    </w:p>
    <w:p w14:paraId="02DC6A85" w14:textId="6E35693D" w:rsidR="00A6235B" w:rsidRPr="00AD4BD2" w:rsidDel="0091212B" w:rsidRDefault="00A6235B" w:rsidP="0091212B">
      <w:pPr>
        <w:pStyle w:val="a5"/>
        <w:numPr>
          <w:ilvl w:val="0"/>
          <w:numId w:val="42"/>
        </w:numPr>
        <w:spacing w:after="0" w:line="276" w:lineRule="auto"/>
        <w:jc w:val="center"/>
        <w:rPr>
          <w:del w:id="669" w:author="Борис Гогинян" w:date="2020-05-30T16:28:00Z"/>
          <w:rFonts w:ascii="Times New Roman" w:hAnsi="Times New Roman" w:cs="Times New Roman"/>
          <w:sz w:val="28"/>
          <w:szCs w:val="28"/>
        </w:rPr>
        <w:pPrChange w:id="670" w:author="Борис Гогинян" w:date="2020-05-30T16:28:00Z">
          <w:pPr>
            <w:pStyle w:val="a5"/>
            <w:numPr>
              <w:numId w:val="42"/>
            </w:numPr>
            <w:spacing w:after="0" w:line="276" w:lineRule="auto"/>
            <w:ind w:left="349" w:firstLine="76"/>
            <w:jc w:val="both"/>
          </w:pPr>
        </w:pPrChange>
      </w:pPr>
      <w:del w:id="671" w:author="Борис Гогинян" w:date="2020-05-30T16:28:00Z">
        <w:r w:rsidRPr="00AD4BD2" w:rsidDel="0091212B">
          <w:rPr>
            <w:rFonts w:ascii="Times New Roman" w:hAnsi="Times New Roman" w:cs="Times New Roman"/>
            <w:sz w:val="28"/>
            <w:szCs w:val="28"/>
          </w:rPr>
          <w:delText>Закон Френеля – поверхности имеют разную отражательную способность в зависимости от угла просмотра.</w:delText>
        </w:r>
      </w:del>
    </w:p>
    <w:p w14:paraId="5CEF1867" w14:textId="49ED1F82" w:rsidR="00A6235B" w:rsidRPr="00AD4BD2" w:rsidDel="0091212B" w:rsidRDefault="00A6235B" w:rsidP="0091212B">
      <w:pPr>
        <w:pStyle w:val="a5"/>
        <w:numPr>
          <w:ilvl w:val="0"/>
          <w:numId w:val="42"/>
        </w:numPr>
        <w:spacing w:after="0" w:line="276" w:lineRule="auto"/>
        <w:jc w:val="center"/>
        <w:rPr>
          <w:del w:id="672" w:author="Борис Гогинян" w:date="2020-05-30T16:28:00Z"/>
          <w:rFonts w:ascii="Times New Roman" w:hAnsi="Times New Roman" w:cs="Times New Roman"/>
          <w:sz w:val="28"/>
          <w:szCs w:val="28"/>
        </w:rPr>
        <w:pPrChange w:id="673" w:author="Борис Гогинян" w:date="2020-05-30T16:28:00Z">
          <w:pPr>
            <w:pStyle w:val="a5"/>
            <w:numPr>
              <w:numId w:val="42"/>
            </w:numPr>
            <w:spacing w:after="0" w:line="276" w:lineRule="auto"/>
            <w:ind w:left="349" w:firstLine="76"/>
            <w:jc w:val="both"/>
          </w:pPr>
        </w:pPrChange>
      </w:pPr>
      <w:del w:id="674" w:author="Борис Гогинян" w:date="2020-05-30T16:28:00Z">
        <w:r w:rsidRPr="00AD4BD2" w:rsidDel="0091212B">
          <w:rPr>
            <w:rFonts w:ascii="Times New Roman" w:hAnsi="Times New Roman" w:cs="Times New Roman"/>
            <w:sz w:val="28"/>
            <w:szCs w:val="28"/>
          </w:rPr>
          <w:delText>Альбедо – учет отражения материалом волн определенной длины, другими словами, чистый цвет</w:delText>
        </w:r>
      </w:del>
    </w:p>
    <w:p w14:paraId="5B880814" w14:textId="7F8AC9B0" w:rsidR="00A6235B" w:rsidRPr="00AD4BD2" w:rsidDel="0091212B" w:rsidRDefault="00A6235B" w:rsidP="0091212B">
      <w:pPr>
        <w:pStyle w:val="a5"/>
        <w:numPr>
          <w:ilvl w:val="0"/>
          <w:numId w:val="42"/>
        </w:numPr>
        <w:spacing w:after="0" w:line="276" w:lineRule="auto"/>
        <w:jc w:val="center"/>
        <w:rPr>
          <w:del w:id="675" w:author="Борис Гогинян" w:date="2020-05-30T16:28:00Z"/>
          <w:rFonts w:ascii="Times New Roman" w:hAnsi="Times New Roman" w:cs="Times New Roman"/>
          <w:sz w:val="28"/>
          <w:szCs w:val="28"/>
        </w:rPr>
        <w:pPrChange w:id="676" w:author="Борис Гогинян" w:date="2020-05-30T16:28:00Z">
          <w:pPr>
            <w:pStyle w:val="a5"/>
            <w:numPr>
              <w:numId w:val="42"/>
            </w:numPr>
            <w:spacing w:after="0" w:line="276" w:lineRule="auto"/>
            <w:ind w:left="349" w:firstLine="76"/>
            <w:jc w:val="both"/>
          </w:pPr>
        </w:pPrChange>
      </w:pPr>
      <w:del w:id="677" w:author="Борис Гогинян" w:date="2020-05-30T16:28:00Z">
        <w:r w:rsidRPr="00AD4BD2" w:rsidDel="0091212B">
          <w:rPr>
            <w:rFonts w:ascii="Times New Roman" w:hAnsi="Times New Roman" w:cs="Times New Roman"/>
            <w:sz w:val="28"/>
            <w:szCs w:val="28"/>
          </w:rPr>
          <w:delText>Проводник/диэлектрик – учет способности проводников и диэлектриков по-разному отражать свет, (60-90%) и (0-20%) соответственно.</w:delText>
        </w:r>
      </w:del>
    </w:p>
    <w:p w14:paraId="6CC850C6" w14:textId="0A6860F3" w:rsidR="00A6235B" w:rsidRPr="00AD4BD2" w:rsidDel="0091212B" w:rsidRDefault="00A6235B" w:rsidP="0091212B">
      <w:pPr>
        <w:spacing w:after="0" w:line="276" w:lineRule="auto"/>
        <w:contextualSpacing/>
        <w:jc w:val="center"/>
        <w:rPr>
          <w:del w:id="678" w:author="Борис Гогинян" w:date="2020-05-30T16:28:00Z"/>
          <w:rFonts w:ascii="Times New Roman" w:hAnsi="Times New Roman" w:cs="Times New Roman"/>
          <w:sz w:val="28"/>
          <w:szCs w:val="28"/>
        </w:rPr>
        <w:pPrChange w:id="679" w:author="Борис Гогинян" w:date="2020-05-30T16:28:00Z">
          <w:pPr>
            <w:spacing w:after="0" w:line="276" w:lineRule="auto"/>
            <w:jc w:val="both"/>
          </w:pPr>
        </w:pPrChange>
      </w:pPr>
    </w:p>
    <w:p w14:paraId="3D07C371" w14:textId="5B7C33D6" w:rsidR="00357C20" w:rsidRPr="00A31B71" w:rsidDel="0091212B" w:rsidRDefault="00A6235B" w:rsidP="0091212B">
      <w:pPr>
        <w:spacing w:after="0" w:line="276" w:lineRule="auto"/>
        <w:contextualSpacing/>
        <w:jc w:val="center"/>
        <w:rPr>
          <w:del w:id="680" w:author="Борис Гогинян" w:date="2020-05-30T16:28:00Z"/>
          <w:rFonts w:ascii="Times New Roman" w:hAnsi="Times New Roman" w:cs="Times New Roman"/>
          <w:b/>
          <w:sz w:val="28"/>
          <w:szCs w:val="28"/>
          <w:rPrChange w:id="681" w:author="Борис Гогинян" w:date="2020-05-29T21:53:00Z">
            <w:rPr>
              <w:del w:id="682" w:author="Борис Гогинян" w:date="2020-05-30T16:28:00Z"/>
              <w:rFonts w:ascii="Times New Roman" w:hAnsi="Times New Roman" w:cs="Times New Roman"/>
              <w:sz w:val="28"/>
              <w:szCs w:val="28"/>
            </w:rPr>
          </w:rPrChange>
        </w:rPr>
        <w:pPrChange w:id="683" w:author="Борис Гогинян" w:date="2020-05-30T16:28:00Z">
          <w:pPr>
            <w:spacing w:after="0" w:line="276" w:lineRule="auto"/>
            <w:jc w:val="center"/>
          </w:pPr>
        </w:pPrChange>
      </w:pPr>
      <w:del w:id="684" w:author="Борис Гогинян" w:date="2020-05-30T16:28:00Z">
        <w:r w:rsidRPr="00A31B71" w:rsidDel="0091212B">
          <w:rPr>
            <w:rFonts w:ascii="Times New Roman" w:hAnsi="Times New Roman" w:cs="Times New Roman"/>
            <w:b/>
            <w:sz w:val="28"/>
            <w:szCs w:val="28"/>
            <w:rPrChange w:id="685" w:author="Борис Гогинян" w:date="2020-05-29T21:53:00Z">
              <w:rPr>
                <w:rFonts w:ascii="Times New Roman" w:hAnsi="Times New Roman" w:cs="Times New Roman"/>
                <w:sz w:val="28"/>
                <w:szCs w:val="28"/>
              </w:rPr>
            </w:rPrChange>
          </w:rPr>
          <w:delText>Теория микрограней (Microfacet Theory)</w:delText>
        </w:r>
        <w:r w:rsidR="00E91FB3" w:rsidRPr="00A31B71" w:rsidDel="0091212B">
          <w:rPr>
            <w:rFonts w:ascii="Times New Roman" w:hAnsi="Times New Roman" w:cs="Times New Roman"/>
            <w:b/>
            <w:sz w:val="28"/>
            <w:szCs w:val="28"/>
            <w:rPrChange w:id="686" w:author="Борис Гогинян" w:date="2020-05-29T21:53:00Z">
              <w:rPr>
                <w:rFonts w:ascii="Times New Roman" w:hAnsi="Times New Roman" w:cs="Times New Roman"/>
                <w:sz w:val="28"/>
                <w:szCs w:val="28"/>
              </w:rPr>
            </w:rPrChange>
          </w:rPr>
          <w:delText xml:space="preserve"> </w:delText>
        </w:r>
      </w:del>
    </w:p>
    <w:p w14:paraId="4749A5F3" w14:textId="36F9426E" w:rsidR="00A6235B" w:rsidRPr="00B5325E" w:rsidDel="0091212B" w:rsidRDefault="00A6235B" w:rsidP="0091212B">
      <w:pPr>
        <w:pStyle w:val="a5"/>
        <w:spacing w:after="0" w:line="276" w:lineRule="auto"/>
        <w:ind w:left="0" w:firstLine="708"/>
        <w:jc w:val="center"/>
        <w:rPr>
          <w:del w:id="687" w:author="Борис Гогинян" w:date="2020-05-30T16:28:00Z"/>
          <w:rFonts w:ascii="Times New Roman" w:hAnsi="Times New Roman" w:cs="Times New Roman"/>
          <w:sz w:val="28"/>
          <w:szCs w:val="28"/>
        </w:rPr>
        <w:pPrChange w:id="688" w:author="Борис Гогинян" w:date="2020-05-30T16:28:00Z">
          <w:pPr>
            <w:pStyle w:val="a5"/>
            <w:spacing w:after="0" w:line="276" w:lineRule="auto"/>
            <w:ind w:left="0" w:firstLine="708"/>
            <w:jc w:val="both"/>
          </w:pPr>
        </w:pPrChange>
      </w:pPr>
      <w:del w:id="689" w:author="Борис Гогинян" w:date="2020-05-30T16:28:00Z">
        <w:r w:rsidRPr="00F13D22" w:rsidDel="0091212B">
          <w:rPr>
            <w:rFonts w:ascii="Times New Roman" w:hAnsi="Times New Roman" w:cs="Times New Roman"/>
            <w:sz w:val="28"/>
            <w:szCs w:val="28"/>
          </w:rPr>
          <w:delText xml:space="preserve">В </w:delText>
        </w:r>
        <w:r w:rsidRPr="00AD4BD2" w:rsidDel="0091212B">
          <w:rPr>
            <w:rFonts w:ascii="Times New Roman" w:hAnsi="Times New Roman" w:cs="Times New Roman"/>
            <w:sz w:val="28"/>
            <w:szCs w:val="28"/>
          </w:rPr>
          <w:delText>основе этой теории лежит представление о поверхности сред, как поверхности с микроскопическими неровностями, но, тем не менее, достаточно большими, по сравнению с длиной волны.</w:delText>
        </w:r>
        <w:r w:rsidR="00C52476" w:rsidRPr="00AD4BD2" w:rsidDel="0091212B">
          <w:rPr>
            <w:rFonts w:ascii="Times New Roman" w:hAnsi="Times New Roman" w:cs="Times New Roman"/>
            <w:sz w:val="28"/>
            <w:szCs w:val="28"/>
          </w:rPr>
          <w:delText xml:space="preserve"> [3]</w:delText>
        </w:r>
        <w:r w:rsidRPr="00AD4BD2" w:rsidDel="0091212B">
          <w:rPr>
            <w:rFonts w:ascii="Times New Roman" w:hAnsi="Times New Roman" w:cs="Times New Roman"/>
            <w:sz w:val="28"/>
            <w:szCs w:val="28"/>
          </w:rPr>
          <w:delText xml:space="preserve"> При падении световых лучей на такую поверхность может возникнуть три ситуации:</w:delText>
        </w:r>
      </w:del>
    </w:p>
    <w:p w14:paraId="6F7031E4" w14:textId="624E810F" w:rsidR="00A6235B" w:rsidRPr="00AD4BD2" w:rsidDel="0091212B" w:rsidRDefault="00A6235B" w:rsidP="0091212B">
      <w:pPr>
        <w:pStyle w:val="a5"/>
        <w:numPr>
          <w:ilvl w:val="0"/>
          <w:numId w:val="8"/>
        </w:numPr>
        <w:spacing w:after="0" w:line="276" w:lineRule="auto"/>
        <w:jc w:val="center"/>
        <w:rPr>
          <w:del w:id="690" w:author="Борис Гогинян" w:date="2020-05-30T16:28:00Z"/>
          <w:rFonts w:ascii="Times New Roman" w:hAnsi="Times New Roman" w:cs="Times New Roman"/>
          <w:sz w:val="28"/>
          <w:szCs w:val="28"/>
        </w:rPr>
        <w:pPrChange w:id="691" w:author="Борис Гогинян" w:date="2020-05-30T16:28:00Z">
          <w:pPr>
            <w:pStyle w:val="a5"/>
            <w:numPr>
              <w:numId w:val="8"/>
            </w:numPr>
            <w:spacing w:after="0" w:line="276" w:lineRule="auto"/>
            <w:ind w:hanging="360"/>
          </w:pPr>
        </w:pPrChange>
      </w:pPr>
      <w:del w:id="692" w:author="Борис Гогинян" w:date="2020-05-30T16:28:00Z">
        <w:r w:rsidRPr="00F13D22" w:rsidDel="0091212B">
          <w:rPr>
            <w:rFonts w:ascii="Times New Roman" w:hAnsi="Times New Roman" w:cs="Times New Roman"/>
            <w:sz w:val="28"/>
            <w:szCs w:val="28"/>
          </w:rPr>
          <w:delText>Самозатенение (англ. self shadowing) – луч света не долетает до поверхности, от которой он должен отразиться</w:delText>
        </w:r>
      </w:del>
    </w:p>
    <w:p w14:paraId="3E36F722" w14:textId="1421246A" w:rsidR="00A6235B" w:rsidRPr="00AD4BD2" w:rsidDel="0091212B" w:rsidRDefault="00A6235B" w:rsidP="0091212B">
      <w:pPr>
        <w:pStyle w:val="a5"/>
        <w:numPr>
          <w:ilvl w:val="0"/>
          <w:numId w:val="8"/>
        </w:numPr>
        <w:spacing w:after="0" w:line="276" w:lineRule="auto"/>
        <w:jc w:val="center"/>
        <w:rPr>
          <w:del w:id="693" w:author="Борис Гогинян" w:date="2020-05-30T16:28:00Z"/>
          <w:rFonts w:ascii="Times New Roman" w:hAnsi="Times New Roman" w:cs="Times New Roman"/>
          <w:sz w:val="28"/>
          <w:szCs w:val="28"/>
        </w:rPr>
        <w:pPrChange w:id="694" w:author="Борис Гогинян" w:date="2020-05-30T16:28:00Z">
          <w:pPr>
            <w:pStyle w:val="a5"/>
            <w:numPr>
              <w:numId w:val="8"/>
            </w:numPr>
            <w:spacing w:after="0" w:line="276" w:lineRule="auto"/>
            <w:ind w:hanging="360"/>
          </w:pPr>
        </w:pPrChange>
      </w:pPr>
      <w:del w:id="695" w:author="Борис Гогинян" w:date="2020-05-30T16:28:00Z">
        <w:r w:rsidRPr="00AD4BD2" w:rsidDel="0091212B">
          <w:rPr>
            <w:rFonts w:ascii="Times New Roman" w:hAnsi="Times New Roman" w:cs="Times New Roman"/>
            <w:sz w:val="28"/>
            <w:szCs w:val="28"/>
          </w:rPr>
          <w:delText>Самоперекрытие (англ. masking) – отраженный луч сталкивается с препятствием и не вылетает.</w:delText>
        </w:r>
      </w:del>
    </w:p>
    <w:p w14:paraId="5DB39E34" w14:textId="12E91450" w:rsidR="00A6235B" w:rsidRPr="00AD4BD2" w:rsidDel="0091212B" w:rsidRDefault="00A6235B" w:rsidP="0091212B">
      <w:pPr>
        <w:pStyle w:val="a5"/>
        <w:numPr>
          <w:ilvl w:val="0"/>
          <w:numId w:val="8"/>
        </w:numPr>
        <w:spacing w:after="0" w:line="276" w:lineRule="auto"/>
        <w:jc w:val="center"/>
        <w:rPr>
          <w:del w:id="696" w:author="Борис Гогинян" w:date="2020-05-30T16:28:00Z"/>
          <w:rFonts w:ascii="Times New Roman" w:hAnsi="Times New Roman" w:cs="Times New Roman"/>
          <w:sz w:val="28"/>
          <w:szCs w:val="28"/>
        </w:rPr>
        <w:pPrChange w:id="697" w:author="Борис Гогинян" w:date="2020-05-30T16:28:00Z">
          <w:pPr>
            <w:pStyle w:val="a5"/>
            <w:numPr>
              <w:numId w:val="8"/>
            </w:numPr>
            <w:spacing w:after="0" w:line="276" w:lineRule="auto"/>
            <w:ind w:hanging="360"/>
          </w:pPr>
        </w:pPrChange>
      </w:pPr>
      <w:del w:id="698" w:author="Борис Гогинян" w:date="2020-05-30T16:28:00Z">
        <w:r w:rsidRPr="00AD4BD2" w:rsidDel="0091212B">
          <w:rPr>
            <w:rFonts w:ascii="Times New Roman" w:hAnsi="Times New Roman" w:cs="Times New Roman"/>
            <w:sz w:val="28"/>
            <w:szCs w:val="28"/>
          </w:rPr>
          <w:delText>Многократное отражение (англ. retroreflection) – ситуация, когда луч отражается от поверхности несколько раз, перед тем как улететь.</w:delText>
        </w:r>
      </w:del>
    </w:p>
    <w:p w14:paraId="4EC91C56" w14:textId="6E861EE6" w:rsidR="00A6235B" w:rsidRPr="00AD4BD2" w:rsidDel="0091212B" w:rsidRDefault="00A6235B" w:rsidP="0091212B">
      <w:pPr>
        <w:spacing w:after="0" w:line="276" w:lineRule="auto"/>
        <w:ind w:firstLine="708"/>
        <w:contextualSpacing/>
        <w:jc w:val="center"/>
        <w:rPr>
          <w:del w:id="699" w:author="Борис Гогинян" w:date="2020-05-30T16:28:00Z"/>
          <w:rFonts w:ascii="Times New Roman" w:hAnsi="Times New Roman" w:cs="Times New Roman"/>
          <w:sz w:val="28"/>
          <w:szCs w:val="28"/>
        </w:rPr>
        <w:pPrChange w:id="700" w:author="Борис Гогинян" w:date="2020-05-30T16:28:00Z">
          <w:pPr>
            <w:spacing w:after="0" w:line="276" w:lineRule="auto"/>
            <w:ind w:firstLine="708"/>
          </w:pPr>
        </w:pPrChange>
      </w:pPr>
      <w:del w:id="701" w:author="Борис Гогинян" w:date="2020-05-30T16:28:00Z">
        <w:r w:rsidRPr="00AD4BD2" w:rsidDel="0091212B">
          <w:rPr>
            <w:rFonts w:ascii="Times New Roman" w:hAnsi="Times New Roman" w:cs="Times New Roman"/>
            <w:sz w:val="28"/>
            <w:szCs w:val="28"/>
          </w:rPr>
          <w:delTex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[0, 1], применяемое к медианному вектору </w:delText>
        </w:r>
        <m:oMath>
          <m:r>
            <w:rPr>
              <w:rFonts w:ascii="Cambria Math" w:hAnsi="Cambria Math" w:cs="Times New Roman"/>
              <w:sz w:val="28"/>
              <w:szCs w:val="28"/>
            </w:rPr>
            <m:t>h</m:t>
          </m:r>
        </m:oMath>
        <w:r w:rsidRPr="00AD4BD2" w:rsidDel="0091212B">
          <w:rPr>
            <w:rFonts w:ascii="Times New Roman" w:hAnsi="Times New Roman" w:cs="Times New Roman"/>
            <w:sz w:val="28"/>
            <w:szCs w:val="28"/>
          </w:rPr>
          <w:delText>.</w:delText>
        </w:r>
        <w:r w:rsidR="00E91FB3" w:rsidRPr="00AD4BD2" w:rsidDel="0091212B">
          <w:rPr>
            <w:rFonts w:ascii="Times New Roman" w:hAnsi="Times New Roman" w:cs="Times New Roman"/>
            <w:sz w:val="28"/>
            <w:szCs w:val="28"/>
          </w:rPr>
          <w:delText xml:space="preserve"> Он определяет количество </w:delText>
        </w:r>
        <w:r w:rsidRPr="00AD4BD2" w:rsidDel="0091212B">
          <w:rPr>
            <w:rFonts w:ascii="Times New Roman" w:hAnsi="Times New Roman" w:cs="Times New Roman"/>
            <w:sz w:val="28"/>
            <w:szCs w:val="28"/>
          </w:rPr>
          <w:delText xml:space="preserve">микрограней, направленных вдоль него: чем их меньше, тем более шероховатая поверхность. </w:delText>
        </w:r>
      </w:del>
    </w:p>
    <w:p w14:paraId="1450FB38" w14:textId="205C6DC3" w:rsidR="00A6235B" w:rsidRPr="00AD4BD2" w:rsidDel="0091212B" w:rsidRDefault="00A6235B" w:rsidP="0091212B">
      <w:pPr>
        <w:spacing w:after="0" w:line="276" w:lineRule="auto"/>
        <w:ind w:left="360"/>
        <w:contextualSpacing/>
        <w:jc w:val="center"/>
        <w:rPr>
          <w:del w:id="702" w:author="Борис Гогинян" w:date="2020-05-30T16:28:00Z"/>
          <w:rFonts w:ascii="Times New Roman" w:hAnsi="Times New Roman" w:cs="Times New Roman"/>
          <w:sz w:val="28"/>
          <w:szCs w:val="28"/>
        </w:rPr>
        <w:pPrChange w:id="703" w:author="Борис Гогинян" w:date="2020-05-30T16:28:00Z">
          <w:pPr>
            <w:spacing w:after="0" w:line="276" w:lineRule="auto"/>
            <w:ind w:left="360"/>
            <w:jc w:val="both"/>
          </w:pPr>
        </w:pPrChange>
      </w:pPr>
      <w:del w:id="704" w:author="Борис Гогинян" w:date="2020-05-30T16:28:00Z">
        <w:r w:rsidRPr="00AD4BD2" w:rsidDel="0091212B">
          <w:rPr>
            <w:rFonts w:ascii="Times New Roman" w:hAnsi="Times New Roman" w:cs="Times New Roman"/>
            <w:sz w:val="28"/>
            <w:szCs w:val="28"/>
          </w:rPr>
          <w:delText xml:space="preserve">Вектор </w:delText>
        </w:r>
        <m:oMath>
          <m:r>
            <w:rPr>
              <w:rFonts w:ascii="Cambria Math" w:hAnsi="Cambria Math" w:cs="Times New Roman"/>
              <w:sz w:val="28"/>
              <w:szCs w:val="28"/>
            </w:rPr>
            <m:t>h=</m:t>
          </m:r>
          <m:f>
            <m:fPr>
              <m:ctrlPr>
                <w:rPr>
                  <w:rFonts w:ascii="Cambria Math" w:hAnsi="Cambria Math" w:cs="Times New Roman"/>
                  <w:i/>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den>
          </m:f>
        </m:oMath>
        <w:r w:rsidRPr="00F13D22" w:rsidDel="0091212B">
          <w:rPr>
            <w:rFonts w:ascii="Times New Roman" w:hAnsi="Times New Roman" w:cs="Times New Roman"/>
            <w:sz w:val="28"/>
            <w:szCs w:val="28"/>
          </w:rPr>
          <w:delText xml:space="preserve"> , где</w:delText>
        </w:r>
      </w:del>
    </w:p>
    <w:p w14:paraId="01C23D02" w14:textId="1CD1BC0F" w:rsidR="00A6235B" w:rsidRPr="00B5325E" w:rsidDel="0091212B" w:rsidRDefault="0099704B" w:rsidP="0091212B">
      <w:pPr>
        <w:pStyle w:val="a5"/>
        <w:numPr>
          <w:ilvl w:val="0"/>
          <w:numId w:val="7"/>
        </w:numPr>
        <w:spacing w:after="0" w:line="276" w:lineRule="auto"/>
        <w:jc w:val="center"/>
        <w:rPr>
          <w:del w:id="705" w:author="Борис Гогинян" w:date="2020-05-30T16:28:00Z"/>
          <w:sz w:val="28"/>
          <w:szCs w:val="28"/>
        </w:rPr>
        <w:pPrChange w:id="706" w:author="Борис Гогинян" w:date="2020-05-30T16:28:00Z">
          <w:pPr>
            <w:pStyle w:val="a5"/>
            <w:numPr>
              <w:numId w:val="7"/>
            </w:numPr>
            <w:spacing w:after="0" w:line="276" w:lineRule="auto"/>
            <w:ind w:left="1428" w:hanging="360"/>
            <w:jc w:val="both"/>
          </w:pPr>
        </w:pPrChange>
      </w:pPr>
      <m:oMath>
        <m:sSub>
          <m:sSubPr>
            <m:ctrlPr>
              <w:del w:id="707" w:author="Борис Гогинян" w:date="2020-05-30T16:28:00Z">
                <w:rPr>
                  <w:rFonts w:ascii="Cambria Math" w:hAnsi="Cambria Math" w:cs="Times New Roman"/>
                  <w:sz w:val="28"/>
                  <w:szCs w:val="28"/>
                </w:rPr>
              </w:del>
            </m:ctrlPr>
          </m:sSubPr>
          <m:e>
            <m:r>
              <w:del w:id="708" w:author="Борис Гогинян" w:date="2020-05-30T16:28:00Z">
                <m:rPr>
                  <m:sty m:val="p"/>
                </m:rPr>
                <w:rPr>
                  <w:rFonts w:ascii="Cambria Math" w:hAnsi="Cambria Math" w:cs="Times New Roman"/>
                  <w:sz w:val="28"/>
                  <w:szCs w:val="28"/>
                </w:rPr>
                <m:t>ω</m:t>
              </w:del>
            </m:r>
          </m:e>
          <m:sub>
            <m:r>
              <w:del w:id="709" w:author="Борис Гогинян" w:date="2020-05-30T16:28:00Z">
                <w:rPr>
                  <w:rFonts w:ascii="Cambria Math" w:hAnsi="Cambria Math" w:cs="Times New Roman"/>
                  <w:sz w:val="28"/>
                  <w:szCs w:val="28"/>
                </w:rPr>
                <m:t>0</m:t>
              </w:del>
            </m:r>
          </m:sub>
        </m:sSub>
        <m:r>
          <w:del w:id="710" w:author="Борис Гогинян" w:date="2020-05-30T16:28:00Z">
            <w:rPr>
              <w:rFonts w:ascii="Cambria Math" w:hAnsi="Cambria Math" w:cs="Times New Roman"/>
              <w:sz w:val="28"/>
              <w:szCs w:val="28"/>
            </w:rPr>
            <m:t>-</m:t>
          </w:del>
        </m:r>
      </m:oMath>
      <w:del w:id="711" w:author="Борис Гогинян" w:date="2020-05-30T16:28:00Z">
        <w:r w:rsidR="00A6235B" w:rsidRPr="00AD4BD2" w:rsidDel="0091212B">
          <w:rPr>
            <w:rFonts w:ascii="Times New Roman" w:hAnsi="Times New Roman" w:cs="Times New Roman"/>
            <w:sz w:val="28"/>
            <w:szCs w:val="28"/>
          </w:rPr>
          <w:delText xml:space="preserve"> вектор, направленный в сторону наблюдателя, </w:delText>
        </w:r>
      </w:del>
    </w:p>
    <w:p w14:paraId="13AB28E8" w14:textId="22645E21" w:rsidR="00A6235B" w:rsidRPr="00B5325E" w:rsidDel="0091212B" w:rsidRDefault="0099704B" w:rsidP="0091212B">
      <w:pPr>
        <w:pStyle w:val="a5"/>
        <w:numPr>
          <w:ilvl w:val="0"/>
          <w:numId w:val="7"/>
        </w:numPr>
        <w:spacing w:after="0" w:line="276" w:lineRule="auto"/>
        <w:jc w:val="center"/>
        <w:rPr>
          <w:del w:id="712" w:author="Борис Гогинян" w:date="2020-05-30T16:28:00Z"/>
          <w:sz w:val="28"/>
          <w:szCs w:val="28"/>
        </w:rPr>
        <w:pPrChange w:id="713" w:author="Борис Гогинян" w:date="2020-05-30T16:28:00Z">
          <w:pPr>
            <w:pStyle w:val="a5"/>
            <w:numPr>
              <w:numId w:val="7"/>
            </w:numPr>
            <w:spacing w:after="0" w:line="276" w:lineRule="auto"/>
            <w:ind w:left="1428" w:hanging="360"/>
            <w:jc w:val="both"/>
          </w:pPr>
        </w:pPrChange>
      </w:pPr>
      <m:oMath>
        <m:sSub>
          <m:sSubPr>
            <m:ctrlPr>
              <w:del w:id="714" w:author="Борис Гогинян" w:date="2020-05-30T16:28:00Z">
                <w:rPr>
                  <w:rFonts w:ascii="Cambria Math" w:hAnsi="Cambria Math" w:cs="Times New Roman"/>
                  <w:sz w:val="28"/>
                  <w:szCs w:val="28"/>
                </w:rPr>
              </w:del>
            </m:ctrlPr>
          </m:sSubPr>
          <m:e>
            <m:r>
              <w:del w:id="715" w:author="Борис Гогинян" w:date="2020-05-30T16:28:00Z">
                <m:rPr>
                  <m:sty m:val="p"/>
                </m:rPr>
                <w:rPr>
                  <w:rFonts w:ascii="Cambria Math" w:hAnsi="Cambria Math" w:cs="Times New Roman"/>
                  <w:sz w:val="28"/>
                  <w:szCs w:val="28"/>
                </w:rPr>
                <m:t>ω</m:t>
              </w:del>
            </m:r>
          </m:e>
          <m:sub>
            <m:r>
              <w:del w:id="716" w:author="Борис Гогинян" w:date="2020-05-30T16:28:00Z">
                <w:rPr>
                  <w:rFonts w:ascii="Cambria Math" w:hAnsi="Cambria Math" w:cs="Times New Roman"/>
                  <w:sz w:val="28"/>
                  <w:szCs w:val="28"/>
                </w:rPr>
                <m:t>i</m:t>
              </w:del>
            </m:r>
          </m:sub>
        </m:sSub>
        <m:r>
          <w:del w:id="717" w:author="Борис Гогинян" w:date="2020-05-30T16:28:00Z">
            <w:rPr>
              <w:rFonts w:ascii="Cambria Math" w:hAnsi="Cambria Math"/>
              <w:sz w:val="28"/>
              <w:szCs w:val="28"/>
            </w:rPr>
            <m:t>-</m:t>
          </w:del>
        </m:r>
      </m:oMath>
      <w:del w:id="718" w:author="Борис Гогинян" w:date="2020-05-30T16:28:00Z">
        <w:r w:rsidR="00A6235B" w:rsidRPr="00AD4BD2" w:rsidDel="0091212B">
          <w:rPr>
            <w:sz w:val="28"/>
            <w:szCs w:val="28"/>
          </w:rPr>
          <w:delText xml:space="preserve"> </w:delText>
        </w:r>
        <w:r w:rsidR="00A6235B" w:rsidRPr="00AD4BD2" w:rsidDel="0091212B">
          <w:rPr>
            <w:rFonts w:ascii="Times New Roman" w:hAnsi="Times New Roman" w:cs="Times New Roman"/>
            <w:sz w:val="28"/>
            <w:szCs w:val="28"/>
          </w:rPr>
          <w:delText>вектор, направленный вдоль падающего света</w:delText>
        </w:r>
      </w:del>
    </w:p>
    <w:p w14:paraId="4CD2E11A" w14:textId="7F7BCF5B" w:rsidR="00A6235B" w:rsidRPr="00B5325E" w:rsidDel="0091212B" w:rsidRDefault="00A6235B" w:rsidP="0091212B">
      <w:pPr>
        <w:spacing w:after="0"/>
        <w:contextualSpacing/>
        <w:jc w:val="center"/>
        <w:rPr>
          <w:del w:id="719" w:author="Борис Гогинян" w:date="2020-05-30T16:28:00Z"/>
          <w:sz w:val="28"/>
          <w:szCs w:val="28"/>
        </w:rPr>
        <w:pPrChange w:id="720" w:author="Борис Гогинян" w:date="2020-05-30T16:28:00Z">
          <w:pPr>
            <w:spacing w:after="0"/>
            <w:jc w:val="both"/>
          </w:pPr>
        </w:pPrChange>
      </w:pPr>
    </w:p>
    <w:p w14:paraId="51127D1C" w14:textId="7D283735" w:rsidR="00A6235B" w:rsidRPr="00A31B71" w:rsidDel="0091212B" w:rsidRDefault="00A6235B" w:rsidP="0091212B">
      <w:pPr>
        <w:spacing w:after="0" w:line="276" w:lineRule="auto"/>
        <w:contextualSpacing/>
        <w:jc w:val="center"/>
        <w:rPr>
          <w:del w:id="721" w:author="Борис Гогинян" w:date="2020-05-30T16:28:00Z"/>
          <w:rFonts w:ascii="Times New Roman" w:hAnsi="Times New Roman" w:cs="Times New Roman"/>
          <w:b/>
          <w:sz w:val="28"/>
          <w:szCs w:val="28"/>
          <w:rPrChange w:id="722" w:author="Борис Гогинян" w:date="2020-05-29T21:53:00Z">
            <w:rPr>
              <w:del w:id="723" w:author="Борис Гогинян" w:date="2020-05-30T16:28:00Z"/>
              <w:rFonts w:ascii="Times New Roman" w:hAnsi="Times New Roman" w:cs="Times New Roman"/>
              <w:sz w:val="28"/>
              <w:szCs w:val="28"/>
            </w:rPr>
          </w:rPrChange>
        </w:rPr>
        <w:pPrChange w:id="724" w:author="Борис Гогинян" w:date="2020-05-30T16:28:00Z">
          <w:pPr>
            <w:spacing w:after="0" w:line="276" w:lineRule="auto"/>
            <w:jc w:val="center"/>
          </w:pPr>
        </w:pPrChange>
      </w:pPr>
      <w:commentRangeStart w:id="725"/>
      <w:del w:id="726" w:author="Борис Гогинян" w:date="2020-05-30T16:28:00Z">
        <w:r w:rsidRPr="00A31B71" w:rsidDel="0091212B">
          <w:rPr>
            <w:rFonts w:ascii="Times New Roman" w:hAnsi="Times New Roman" w:cs="Times New Roman"/>
            <w:b/>
            <w:sz w:val="28"/>
            <w:szCs w:val="28"/>
            <w:rPrChange w:id="727" w:author="Борис Гогинян" w:date="2020-05-29T21:53:00Z">
              <w:rPr>
                <w:rFonts w:ascii="Times New Roman" w:hAnsi="Times New Roman" w:cs="Times New Roman"/>
                <w:sz w:val="28"/>
                <w:szCs w:val="28"/>
              </w:rPr>
            </w:rPrChange>
          </w:rPr>
          <w:delText>Закон сохранения энергии</w:delText>
        </w:r>
        <w:commentRangeEnd w:id="725"/>
        <w:r w:rsidR="009D4DDA" w:rsidRPr="00A31B71" w:rsidDel="0091212B">
          <w:rPr>
            <w:rStyle w:val="af1"/>
            <w:b/>
            <w:rPrChange w:id="728" w:author="Борис Гогинян" w:date="2020-05-29T21:53:00Z">
              <w:rPr>
                <w:rStyle w:val="af1"/>
              </w:rPr>
            </w:rPrChange>
          </w:rPr>
          <w:commentReference w:id="725"/>
        </w:r>
      </w:del>
    </w:p>
    <w:p w14:paraId="4D566CC5" w14:textId="2045A044" w:rsidR="00A6235B" w:rsidRPr="00AD4BD2" w:rsidDel="0091212B" w:rsidRDefault="00A6235B" w:rsidP="0091212B">
      <w:pPr>
        <w:spacing w:after="0" w:line="276" w:lineRule="auto"/>
        <w:ind w:firstLine="708"/>
        <w:contextualSpacing/>
        <w:jc w:val="center"/>
        <w:rPr>
          <w:del w:id="729" w:author="Борис Гогинян" w:date="2020-05-30T16:28:00Z"/>
          <w:rFonts w:ascii="Times New Roman" w:hAnsi="Times New Roman" w:cs="Times New Roman"/>
          <w:sz w:val="28"/>
          <w:szCs w:val="28"/>
        </w:rPr>
        <w:pPrChange w:id="730" w:author="Борис Гогинян" w:date="2020-05-30T16:28:00Z">
          <w:pPr>
            <w:spacing w:after="0" w:line="276" w:lineRule="auto"/>
            <w:ind w:firstLine="708"/>
            <w:jc w:val="both"/>
          </w:pPr>
        </w:pPrChange>
      </w:pPr>
      <w:del w:id="731" w:author="Борис Гогинян" w:date="2020-05-30T16:28:00Z">
        <w:r w:rsidRPr="00F13D22" w:rsidDel="0091212B">
          <w:rPr>
            <w:rFonts w:ascii="Times New Roman" w:hAnsi="Times New Roman" w:cs="Times New Roman"/>
            <w:sz w:val="28"/>
            <w:szCs w:val="28"/>
          </w:rPr>
          <w:delText>Как уже упоминалось ранее, при столкнов</w:delText>
        </w:r>
        <w:r w:rsidR="009869D5" w:rsidRPr="00AD4BD2" w:rsidDel="0091212B">
          <w:rPr>
            <w:rFonts w:ascii="Times New Roman" w:hAnsi="Times New Roman" w:cs="Times New Roman"/>
            <w:sz w:val="28"/>
            <w:szCs w:val="28"/>
          </w:rPr>
          <w:delText xml:space="preserve">ении с поверхностью часть света </w:delText>
        </w:r>
        <w:r w:rsidRPr="00AD4BD2" w:rsidDel="0091212B">
          <w:rPr>
            <w:rFonts w:ascii="Times New Roman" w:hAnsi="Times New Roman" w:cs="Times New Roman"/>
            <w:sz w:val="28"/>
            <w:szCs w:val="28"/>
          </w:rPr>
          <w:delText>отражается, а часть поглощается. Из этого очевидно следует простой вывод: свет, который отражается от поверхности никак не может быть ярче света, который на нее падает.</w:delText>
        </w:r>
      </w:del>
    </w:p>
    <w:p w14:paraId="0EF6665C" w14:textId="4E38B8BA" w:rsidR="00A6235B" w:rsidRPr="00AD4BD2" w:rsidDel="0091212B" w:rsidRDefault="00A6235B" w:rsidP="0091212B">
      <w:pPr>
        <w:pStyle w:val="a5"/>
        <w:spacing w:after="0" w:line="276" w:lineRule="auto"/>
        <w:ind w:left="0"/>
        <w:jc w:val="center"/>
        <w:rPr>
          <w:del w:id="732" w:author="Борис Гогинян" w:date="2020-05-30T16:28:00Z"/>
          <w:rFonts w:ascii="Times New Roman" w:hAnsi="Times New Roman" w:cs="Times New Roman"/>
          <w:sz w:val="28"/>
          <w:szCs w:val="28"/>
        </w:rPr>
        <w:pPrChange w:id="733" w:author="Борис Гогинян" w:date="2020-05-30T16:28:00Z">
          <w:pPr>
            <w:pStyle w:val="a5"/>
            <w:spacing w:after="0" w:line="276" w:lineRule="auto"/>
            <w:ind w:left="0"/>
            <w:jc w:val="both"/>
          </w:pPr>
        </w:pPrChange>
      </w:pPr>
      <w:del w:id="734" w:author="Борис Гогинян" w:date="2020-05-30T16:28:00Z">
        <w:r w:rsidRPr="00AD4BD2" w:rsidDel="0091212B">
          <w:rPr>
            <w:rFonts w:ascii="Times New Roman" w:hAnsi="Times New Roman" w:cs="Times New Roman"/>
            <w:sz w:val="28"/>
            <w:szCs w:val="28"/>
          </w:rPr>
          <w:tab/>
          <w:delTex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delText>
        </w:r>
        <w:r w:rsidRPr="00AD4BD2" w:rsidDel="0091212B">
          <w:rPr>
            <w:rFonts w:ascii="Times New Roman" w:hAnsi="Times New Roman" w:cs="Times New Roman"/>
            <w:sz w:val="28"/>
            <w:szCs w:val="28"/>
            <w:lang w:val="en-US"/>
          </w:rPr>
          <w:delText>PRB</w:delText>
        </w:r>
        <w:r w:rsidRPr="00AD4BD2" w:rsidDel="0091212B">
          <w:rPr>
            <w:rFonts w:ascii="Times New Roman" w:hAnsi="Times New Roman" w:cs="Times New Roman"/>
            <w:sz w:val="28"/>
            <w:szCs w:val="28"/>
          </w:rPr>
          <w:delText xml:space="preserve"> не учитывает вторичные волны, т.е. подповерхностное рассеивание, которое реализуется другими способами, например, с помощью функции BSSRDF (Bidirectional Surface Scattering Distribution Function) - Двунаправленная Функция Поверхностного Рассеивания и Распределения</w:delText>
        </w:r>
        <w:r w:rsidR="00342D23" w:rsidRPr="00AD4BD2" w:rsidDel="0091212B">
          <w:rPr>
            <w:rFonts w:ascii="Times New Roman" w:hAnsi="Times New Roman" w:cs="Times New Roman"/>
            <w:sz w:val="28"/>
            <w:szCs w:val="28"/>
          </w:rPr>
          <w:delText xml:space="preserve"> [5]</w:delText>
        </w:r>
        <w:r w:rsidRPr="00AD4BD2" w:rsidDel="0091212B">
          <w:rPr>
            <w:rFonts w:ascii="Times New Roman" w:hAnsi="Times New Roman" w:cs="Times New Roman"/>
            <w:sz w:val="28"/>
            <w:szCs w:val="28"/>
          </w:rPr>
          <w:delText>.</w:delText>
        </w:r>
      </w:del>
    </w:p>
    <w:p w14:paraId="4CB95356" w14:textId="711394B4" w:rsidR="00C12699" w:rsidRPr="00AD4BD2" w:rsidDel="0091212B" w:rsidRDefault="00C12699" w:rsidP="0091212B">
      <w:pPr>
        <w:pStyle w:val="a5"/>
        <w:spacing w:after="0" w:line="276" w:lineRule="auto"/>
        <w:ind w:left="0"/>
        <w:jc w:val="center"/>
        <w:rPr>
          <w:del w:id="735" w:author="Борис Гогинян" w:date="2020-05-30T16:28:00Z"/>
          <w:rFonts w:ascii="Times New Roman" w:hAnsi="Times New Roman" w:cs="Times New Roman"/>
          <w:sz w:val="28"/>
          <w:szCs w:val="28"/>
        </w:rPr>
        <w:pPrChange w:id="736" w:author="Борис Гогинян" w:date="2020-05-30T16:28:00Z">
          <w:pPr>
            <w:pStyle w:val="a5"/>
            <w:spacing w:after="0" w:line="276" w:lineRule="auto"/>
            <w:ind w:left="0"/>
            <w:jc w:val="both"/>
          </w:pPr>
        </w:pPrChange>
      </w:pPr>
    </w:p>
    <w:p w14:paraId="1DC1808F" w14:textId="0EFD70A8" w:rsidR="00A6235B" w:rsidRPr="00A31B71" w:rsidDel="0091212B" w:rsidRDefault="00A6235B" w:rsidP="0091212B">
      <w:pPr>
        <w:spacing w:after="0" w:line="276" w:lineRule="auto"/>
        <w:contextualSpacing/>
        <w:jc w:val="center"/>
        <w:rPr>
          <w:del w:id="737" w:author="Борис Гогинян" w:date="2020-05-30T16:28:00Z"/>
          <w:rFonts w:ascii="Times New Roman" w:hAnsi="Times New Roman" w:cs="Times New Roman"/>
          <w:b/>
          <w:sz w:val="28"/>
          <w:szCs w:val="28"/>
          <w:rPrChange w:id="738" w:author="Борис Гогинян" w:date="2020-05-29T21:53:00Z">
            <w:rPr>
              <w:del w:id="739" w:author="Борис Гогинян" w:date="2020-05-30T16:28:00Z"/>
              <w:rFonts w:ascii="Times New Roman" w:hAnsi="Times New Roman" w:cs="Times New Roman"/>
              <w:sz w:val="28"/>
              <w:szCs w:val="28"/>
            </w:rPr>
          </w:rPrChange>
        </w:rPr>
        <w:pPrChange w:id="740" w:author="Борис Гогинян" w:date="2020-05-30T16:28:00Z">
          <w:pPr>
            <w:spacing w:after="0" w:line="276" w:lineRule="auto"/>
            <w:jc w:val="center"/>
          </w:pPr>
        </w:pPrChange>
      </w:pPr>
      <w:del w:id="741" w:author="Борис Гогинян" w:date="2020-05-30T16:28:00Z">
        <w:r w:rsidRPr="00A31B71" w:rsidDel="0091212B">
          <w:rPr>
            <w:rFonts w:ascii="Times New Roman" w:hAnsi="Times New Roman" w:cs="Times New Roman"/>
            <w:b/>
            <w:sz w:val="28"/>
            <w:szCs w:val="28"/>
            <w:rPrChange w:id="742" w:author="Борис Гогинян" w:date="2020-05-29T21:53:00Z">
              <w:rPr>
                <w:rFonts w:ascii="Times New Roman" w:hAnsi="Times New Roman" w:cs="Times New Roman"/>
                <w:sz w:val="28"/>
                <w:szCs w:val="28"/>
              </w:rPr>
            </w:rPrChange>
          </w:rPr>
          <w:delText>Альбедо</w:delText>
        </w:r>
      </w:del>
    </w:p>
    <w:p w14:paraId="236DBD13" w14:textId="12F45032" w:rsidR="00A6235B" w:rsidRPr="00B12333" w:rsidDel="0091212B" w:rsidRDefault="00A6235B" w:rsidP="0091212B">
      <w:pPr>
        <w:pStyle w:val="a5"/>
        <w:spacing w:after="0" w:line="276" w:lineRule="auto"/>
        <w:ind w:left="0"/>
        <w:jc w:val="center"/>
        <w:rPr>
          <w:del w:id="743" w:author="Борис Гогинян" w:date="2020-05-30T16:28:00Z"/>
          <w:rFonts w:ascii="Times New Roman" w:hAnsi="Times New Roman" w:cs="Times New Roman"/>
          <w:sz w:val="28"/>
          <w:szCs w:val="28"/>
        </w:rPr>
        <w:pPrChange w:id="744" w:author="Борис Гогинян" w:date="2020-05-30T16:28:00Z">
          <w:pPr>
            <w:pStyle w:val="a5"/>
            <w:spacing w:after="0" w:line="276" w:lineRule="auto"/>
            <w:ind w:left="0"/>
          </w:pPr>
        </w:pPrChange>
      </w:pPr>
      <w:del w:id="745" w:author="Борис Гогинян" w:date="2020-05-30T16:28:00Z">
        <w:r w:rsidRPr="00B5325E" w:rsidDel="0091212B">
          <w:rPr>
            <w:rFonts w:ascii="Times New Roman" w:hAnsi="Times New Roman" w:cs="Times New Roman"/>
            <w:sz w:val="28"/>
            <w:szCs w:val="28"/>
          </w:rPr>
          <w:tab/>
        </w:r>
        <w:r w:rsidRPr="00B12333" w:rsidDel="0091212B">
          <w:rPr>
            <w:rFonts w:ascii="Times New Roman" w:hAnsi="Times New Roman" w:cs="Times New Roman"/>
            <w:sz w:val="28"/>
            <w:szCs w:val="28"/>
          </w:rPr>
          <w:delText xml:space="preserve">Альбедо (англ. </w:delText>
        </w:r>
        <w:r w:rsidRPr="00B12333" w:rsidDel="0091212B">
          <w:rPr>
            <w:rFonts w:ascii="Times New Roman" w:hAnsi="Times New Roman" w:cs="Times New Roman"/>
            <w:sz w:val="28"/>
            <w:szCs w:val="28"/>
            <w:lang w:val="en-US"/>
          </w:rPr>
          <w:delText>Albedo</w:delText>
        </w:r>
        <w:r w:rsidRPr="00B12333" w:rsidDel="0091212B">
          <w:rPr>
            <w:rFonts w:ascii="Times New Roman" w:hAnsi="Times New Roman" w:cs="Times New Roman"/>
            <w:sz w:val="28"/>
            <w:szCs w:val="28"/>
          </w:rPr>
          <w:delTex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delText>
        </w:r>
        <w:r w:rsidRPr="00B12333" w:rsidDel="0091212B">
          <w:rPr>
            <w:rFonts w:ascii="Times New Roman" w:hAnsi="Times New Roman" w:cs="Times New Roman"/>
            <w:i/>
            <w:sz w:val="28"/>
            <w:szCs w:val="28"/>
          </w:rPr>
          <w:delText>карт альбедо</w:delText>
        </w:r>
        <w:r w:rsidRPr="00B12333" w:rsidDel="0091212B">
          <w:rPr>
            <w:rFonts w:ascii="Times New Roman" w:hAnsi="Times New Roman" w:cs="Times New Roman"/>
            <w:sz w:val="28"/>
            <w:szCs w:val="28"/>
          </w:rPr>
          <w:delText xml:space="preserve"> – текстур, содержащих только информацию о цвете поверхности в виде</w:delText>
        </w:r>
        <w:r w:rsidR="00667911" w:rsidRPr="00B12333" w:rsidDel="0091212B">
          <w:rPr>
            <w:rFonts w:ascii="Times New Roman" w:hAnsi="Times New Roman" w:cs="Times New Roman"/>
            <w:sz w:val="28"/>
            <w:szCs w:val="28"/>
          </w:rPr>
          <w:delText xml:space="preserve"> тройки</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RGB</w:delText>
        </w:r>
        <w:r w:rsidR="00667911" w:rsidRPr="00B12333" w:rsidDel="0091212B">
          <w:rPr>
            <w:rFonts w:ascii="Times New Roman" w:hAnsi="Times New Roman" w:cs="Times New Roman"/>
            <w:sz w:val="28"/>
            <w:szCs w:val="28"/>
          </w:rPr>
          <w:delText xml:space="preserve"> для каждого пикселя</w:delText>
        </w:r>
        <w:r w:rsidRPr="00B12333" w:rsidDel="0091212B">
          <w:rPr>
            <w:rFonts w:ascii="Times New Roman" w:hAnsi="Times New Roman" w:cs="Times New Roman"/>
            <w:sz w:val="28"/>
            <w:szCs w:val="28"/>
          </w:rPr>
          <w:delText>.</w:delText>
        </w:r>
        <w:r w:rsidR="00C12699" w:rsidRPr="00B12333" w:rsidDel="0091212B">
          <w:rPr>
            <w:rFonts w:ascii="Times New Roman" w:hAnsi="Times New Roman" w:cs="Times New Roman"/>
            <w:sz w:val="28"/>
            <w:szCs w:val="28"/>
          </w:rPr>
          <w:delText xml:space="preserve"> [6]</w:delText>
        </w:r>
        <w:r w:rsidRPr="00B12333" w:rsidDel="0091212B">
          <w:rPr>
            <w:rFonts w:ascii="Times New Roman" w:hAnsi="Times New Roman" w:cs="Times New Roman"/>
            <w:sz w:val="28"/>
            <w:szCs w:val="28"/>
          </w:rPr>
          <w:delText xml:space="preserve"> </w:delText>
        </w:r>
      </w:del>
    </w:p>
    <w:p w14:paraId="1BE7661D" w14:textId="41B54516" w:rsidR="00A6235B" w:rsidRPr="00B5325E" w:rsidDel="0091212B" w:rsidRDefault="00A6235B" w:rsidP="0091212B">
      <w:pPr>
        <w:spacing w:after="0" w:line="276" w:lineRule="auto"/>
        <w:contextualSpacing/>
        <w:jc w:val="center"/>
        <w:rPr>
          <w:del w:id="746" w:author="Борис Гогинян" w:date="2020-05-30T16:28:00Z"/>
          <w:rFonts w:ascii="Times New Roman" w:hAnsi="Times New Roman" w:cs="Times New Roman"/>
          <w:sz w:val="28"/>
          <w:szCs w:val="28"/>
        </w:rPr>
        <w:pPrChange w:id="747" w:author="Борис Гогинян" w:date="2020-05-30T16:28:00Z">
          <w:pPr>
            <w:spacing w:after="0" w:line="276" w:lineRule="auto"/>
            <w:jc w:val="both"/>
          </w:pPr>
        </w:pPrChange>
      </w:pPr>
    </w:p>
    <w:p w14:paraId="1745258D" w14:textId="3C9E319C" w:rsidR="00A6235B" w:rsidRPr="00A31B71" w:rsidDel="0091212B" w:rsidRDefault="00A6235B" w:rsidP="0091212B">
      <w:pPr>
        <w:spacing w:after="0" w:line="276" w:lineRule="auto"/>
        <w:contextualSpacing/>
        <w:jc w:val="center"/>
        <w:rPr>
          <w:del w:id="748" w:author="Борис Гогинян" w:date="2020-05-30T16:28:00Z"/>
          <w:rFonts w:ascii="Times New Roman" w:hAnsi="Times New Roman" w:cs="Times New Roman"/>
          <w:b/>
          <w:sz w:val="28"/>
          <w:szCs w:val="28"/>
          <w:rPrChange w:id="749" w:author="Борис Гогинян" w:date="2020-05-29T21:53:00Z">
            <w:rPr>
              <w:del w:id="750" w:author="Борис Гогинян" w:date="2020-05-30T16:28:00Z"/>
              <w:rFonts w:ascii="Times New Roman" w:hAnsi="Times New Roman" w:cs="Times New Roman"/>
              <w:sz w:val="28"/>
              <w:szCs w:val="28"/>
            </w:rPr>
          </w:rPrChange>
        </w:rPr>
        <w:pPrChange w:id="751" w:author="Борис Гогинян" w:date="2020-05-30T16:28:00Z">
          <w:pPr>
            <w:spacing w:after="0" w:line="276" w:lineRule="auto"/>
            <w:jc w:val="center"/>
          </w:pPr>
        </w:pPrChange>
      </w:pPr>
      <w:del w:id="752" w:author="Борис Гогинян" w:date="2020-05-30T16:28:00Z">
        <w:r w:rsidRPr="00A31B71" w:rsidDel="0091212B">
          <w:rPr>
            <w:rFonts w:ascii="Times New Roman" w:hAnsi="Times New Roman" w:cs="Times New Roman"/>
            <w:b/>
            <w:sz w:val="28"/>
            <w:szCs w:val="28"/>
            <w:rPrChange w:id="753" w:author="Борис Гогинян" w:date="2020-05-29T21:53:00Z">
              <w:rPr>
                <w:rFonts w:ascii="Times New Roman" w:hAnsi="Times New Roman" w:cs="Times New Roman"/>
                <w:sz w:val="28"/>
                <w:szCs w:val="28"/>
              </w:rPr>
            </w:rPrChange>
          </w:rPr>
          <w:delText>Металлы</w:delText>
        </w:r>
      </w:del>
    </w:p>
    <w:p w14:paraId="7810E94D" w14:textId="3FE13E52" w:rsidR="00A6235B" w:rsidRPr="00AD4BD2" w:rsidDel="0091212B" w:rsidRDefault="00A6235B" w:rsidP="0091212B">
      <w:pPr>
        <w:spacing w:after="0" w:line="276" w:lineRule="auto"/>
        <w:ind w:firstLine="708"/>
        <w:contextualSpacing/>
        <w:jc w:val="center"/>
        <w:rPr>
          <w:del w:id="754" w:author="Борис Гогинян" w:date="2020-05-30T16:28:00Z"/>
          <w:rFonts w:ascii="Times New Roman" w:hAnsi="Times New Roman" w:cs="Times New Roman"/>
          <w:sz w:val="28"/>
          <w:szCs w:val="28"/>
        </w:rPr>
        <w:pPrChange w:id="755" w:author="Борис Гогинян" w:date="2020-05-30T16:28:00Z">
          <w:pPr>
            <w:spacing w:line="276" w:lineRule="auto"/>
            <w:ind w:firstLine="708"/>
          </w:pPr>
        </w:pPrChange>
      </w:pPr>
      <w:del w:id="756" w:author="Борис Гогинян" w:date="2020-05-30T16:28:00Z">
        <w:r w:rsidRPr="00F13D22" w:rsidDel="0091212B">
          <w:rPr>
            <w:rFonts w:ascii="Times New Roman" w:hAnsi="Times New Roman" w:cs="Times New Roman"/>
            <w:sz w:val="28"/>
            <w:szCs w:val="28"/>
          </w:rPr>
          <w:delText>Геометрические законы отражения света от металлов такие же, что и для непоглощающих сред. Различие есть лишь в законах преломления. Преломленные волны затухают очень быстро, что по су</w:delText>
        </w:r>
        <w:r w:rsidRPr="00AD4BD2" w:rsidDel="0091212B">
          <w:rPr>
            <w:rFonts w:ascii="Times New Roman" w:hAnsi="Times New Roman" w:cs="Times New Roman"/>
            <w:sz w:val="28"/>
            <w:szCs w:val="28"/>
          </w:rPr>
          <w:delText>ти означает, что у металлов нет вторичных волн, а, следовательно, рассеивания. Таким образом у металлических поверхностей нет диффузной компон</w:delText>
        </w:r>
        <w:r w:rsidR="00C12699" w:rsidRPr="00AD4BD2" w:rsidDel="0091212B">
          <w:rPr>
            <w:rFonts w:ascii="Times New Roman" w:hAnsi="Times New Roman" w:cs="Times New Roman"/>
            <w:sz w:val="28"/>
            <w:szCs w:val="28"/>
          </w:rPr>
          <w:delText>енты, а есть только зеркальная.</w:delText>
        </w:r>
      </w:del>
    </w:p>
    <w:p w14:paraId="3257B2B0" w14:textId="3F20B744" w:rsidR="00FB1DC8" w:rsidRPr="00AD4BD2" w:rsidDel="0091212B" w:rsidRDefault="00FB1DC8" w:rsidP="0091212B">
      <w:pPr>
        <w:spacing w:after="0" w:line="276" w:lineRule="auto"/>
        <w:ind w:firstLine="708"/>
        <w:contextualSpacing/>
        <w:jc w:val="center"/>
        <w:rPr>
          <w:del w:id="757" w:author="Борис Гогинян" w:date="2020-05-30T16:28:00Z"/>
          <w:rFonts w:ascii="Times New Roman" w:hAnsi="Times New Roman" w:cs="Times New Roman"/>
          <w:sz w:val="28"/>
          <w:szCs w:val="28"/>
        </w:rPr>
        <w:pPrChange w:id="758" w:author="Борис Гогинян" w:date="2020-05-30T16:28:00Z">
          <w:pPr>
            <w:spacing w:line="276" w:lineRule="auto"/>
            <w:ind w:firstLine="708"/>
          </w:pPr>
        </w:pPrChange>
      </w:pPr>
    </w:p>
    <w:p w14:paraId="759E6466" w14:textId="1ADC5BE3" w:rsidR="00C12699" w:rsidRPr="00B12333" w:rsidDel="0091212B" w:rsidRDefault="00583657" w:rsidP="0091212B">
      <w:pPr>
        <w:spacing w:after="0" w:line="276" w:lineRule="auto"/>
        <w:contextualSpacing/>
        <w:jc w:val="center"/>
        <w:rPr>
          <w:del w:id="759" w:author="Борис Гогинян" w:date="2020-05-30T16:28:00Z"/>
          <w:rFonts w:ascii="Times New Roman" w:hAnsi="Times New Roman" w:cs="Times New Roman"/>
          <w:sz w:val="28"/>
          <w:szCs w:val="28"/>
        </w:rPr>
        <w:pPrChange w:id="760" w:author="Борис Гогинян" w:date="2020-05-30T16:28:00Z">
          <w:pPr>
            <w:spacing w:line="276" w:lineRule="auto"/>
          </w:pPr>
        </w:pPrChange>
      </w:pPr>
      <w:del w:id="761" w:author="Борис Гогинян" w:date="2020-05-30T16:28:00Z">
        <w:r w:rsidRPr="00AD4BD2" w:rsidDel="0091212B">
          <w:rPr>
            <w:rFonts w:ascii="Times New Roman" w:hAnsi="Times New Roman" w:cs="Times New Roman"/>
            <w:sz w:val="28"/>
            <w:szCs w:val="28"/>
          </w:rPr>
          <w:tab/>
        </w:r>
        <w:r w:rsidR="00A6235B" w:rsidRPr="00B12333" w:rsidDel="0091212B">
          <w:rPr>
            <w:rFonts w:ascii="Times New Roman" w:hAnsi="Times New Roman" w:cs="Times New Roman"/>
            <w:sz w:val="28"/>
            <w:szCs w:val="28"/>
          </w:rPr>
          <w:delText xml:space="preserve">Ядром Физически-Корректного рендеринга является уравнение рендеринга и функция </w:delText>
        </w:r>
        <w:r w:rsidR="00A6235B" w:rsidRPr="00B12333" w:rsidDel="0091212B">
          <w:rPr>
            <w:rFonts w:ascii="Times New Roman" w:hAnsi="Times New Roman" w:cs="Times New Roman"/>
            <w:sz w:val="28"/>
            <w:szCs w:val="28"/>
            <w:lang w:val="en-US"/>
          </w:rPr>
          <w:delText>B</w:delText>
        </w:r>
        <w:r w:rsidR="00667911" w:rsidRPr="00B12333" w:rsidDel="0091212B">
          <w:rPr>
            <w:rFonts w:ascii="Times New Roman" w:hAnsi="Times New Roman" w:cs="Times New Roman"/>
            <w:sz w:val="28"/>
            <w:szCs w:val="28"/>
            <w:lang w:val="en-US"/>
          </w:rPr>
          <w:delText>SDF</w:delText>
        </w:r>
        <w:r w:rsidR="005F3124" w:rsidRPr="00B12333" w:rsidDel="0091212B">
          <w:rPr>
            <w:rFonts w:ascii="Times New Roman" w:hAnsi="Times New Roman" w:cs="Times New Roman"/>
            <w:sz w:val="28"/>
            <w:szCs w:val="28"/>
          </w:rPr>
          <w:delText>. Последняя</w:delText>
        </w:r>
        <w:r w:rsidR="009869D5" w:rsidRPr="00B12333" w:rsidDel="0091212B">
          <w:rPr>
            <w:rFonts w:ascii="Times New Roman" w:hAnsi="Times New Roman" w:cs="Times New Roman"/>
            <w:sz w:val="28"/>
            <w:szCs w:val="28"/>
          </w:rPr>
          <w:delText xml:space="preserve"> определяет, как свет взаимодействует с веществом</w:delText>
        </w:r>
        <w:r w:rsidR="00801B0A" w:rsidRPr="00B12333" w:rsidDel="0091212B">
          <w:rPr>
            <w:rFonts w:ascii="Times New Roman" w:hAnsi="Times New Roman" w:cs="Times New Roman"/>
            <w:sz w:val="28"/>
            <w:szCs w:val="28"/>
          </w:rPr>
          <w:delText>.</w:delText>
        </w:r>
        <w:r w:rsidR="00A6235B" w:rsidRPr="00B12333" w:rsidDel="0091212B">
          <w:rPr>
            <w:rFonts w:ascii="Times New Roman" w:hAnsi="Times New Roman" w:cs="Times New Roman"/>
            <w:sz w:val="28"/>
            <w:szCs w:val="28"/>
          </w:rPr>
          <w:delText xml:space="preserve"> Существует большое количество разных вариантов этой функции</w:delText>
        </w:r>
        <w:r w:rsidR="009869D5" w:rsidRPr="00B12333" w:rsidDel="0091212B">
          <w:rPr>
            <w:rFonts w:ascii="Times New Roman" w:hAnsi="Times New Roman" w:cs="Times New Roman"/>
            <w:sz w:val="28"/>
            <w:szCs w:val="28"/>
          </w:rPr>
          <w:delText xml:space="preserve"> и от неё</w:delText>
        </w:r>
        <w:r w:rsidR="00A6235B" w:rsidRPr="00B12333" w:rsidDel="0091212B">
          <w:rPr>
            <w:rFonts w:ascii="Times New Roman" w:hAnsi="Times New Roman" w:cs="Times New Roman"/>
            <w:sz w:val="28"/>
            <w:szCs w:val="28"/>
          </w:rPr>
          <w:delText xml:space="preserve"> </w:delText>
        </w:r>
        <w:r w:rsidR="005F3124" w:rsidRPr="00B12333" w:rsidDel="0091212B">
          <w:rPr>
            <w:rFonts w:ascii="Times New Roman" w:hAnsi="Times New Roman" w:cs="Times New Roman"/>
            <w:sz w:val="28"/>
            <w:szCs w:val="28"/>
          </w:rPr>
          <w:delText xml:space="preserve">и ее реализации </w:delText>
        </w:r>
        <w:r w:rsidR="00A6235B" w:rsidRPr="00B12333" w:rsidDel="0091212B">
          <w:rPr>
            <w:rFonts w:ascii="Times New Roman" w:hAnsi="Times New Roman" w:cs="Times New Roman"/>
            <w:sz w:val="28"/>
            <w:szCs w:val="28"/>
          </w:rPr>
          <w:delText>сильно зав</w:delText>
        </w:r>
        <w:r w:rsidR="009869D5" w:rsidRPr="00B12333" w:rsidDel="0091212B">
          <w:rPr>
            <w:rFonts w:ascii="Times New Roman" w:hAnsi="Times New Roman" w:cs="Times New Roman"/>
            <w:sz w:val="28"/>
            <w:szCs w:val="28"/>
          </w:rPr>
          <w:delText>исит реалистичность поверхности. Д</w:delText>
        </w:r>
        <w:r w:rsidR="00A6235B" w:rsidRPr="00B12333" w:rsidDel="0091212B">
          <w:rPr>
            <w:rFonts w:ascii="Times New Roman" w:hAnsi="Times New Roman" w:cs="Times New Roman"/>
            <w:sz w:val="28"/>
            <w:szCs w:val="28"/>
          </w:rPr>
          <w:delTex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delText>
        </w:r>
      </w:del>
    </w:p>
    <w:p w14:paraId="5E15078A" w14:textId="38A5161B" w:rsidR="00B70A1F" w:rsidRPr="00A31B71" w:rsidDel="0091212B" w:rsidRDefault="00A6235B" w:rsidP="0091212B">
      <w:pPr>
        <w:spacing w:after="0"/>
        <w:contextualSpacing/>
        <w:jc w:val="center"/>
        <w:rPr>
          <w:del w:id="762" w:author="Борис Гогинян" w:date="2020-05-30T16:28:00Z"/>
          <w:rFonts w:ascii="Times New Roman" w:hAnsi="Times New Roman" w:cs="Times New Roman"/>
          <w:b/>
          <w:sz w:val="28"/>
          <w:szCs w:val="28"/>
          <w:rPrChange w:id="763" w:author="Борис Гогинян" w:date="2020-05-29T21:53:00Z">
            <w:rPr>
              <w:del w:id="764" w:author="Борис Гогинян" w:date="2020-05-30T16:28:00Z"/>
              <w:rFonts w:ascii="Times New Roman" w:hAnsi="Times New Roman" w:cs="Times New Roman"/>
              <w:sz w:val="28"/>
              <w:szCs w:val="28"/>
            </w:rPr>
          </w:rPrChange>
        </w:rPr>
        <w:pPrChange w:id="765" w:author="Борис Гогинян" w:date="2020-05-30T16:28:00Z">
          <w:pPr>
            <w:jc w:val="center"/>
          </w:pPr>
        </w:pPrChange>
      </w:pPr>
      <w:del w:id="766" w:author="Борис Гогинян" w:date="2020-05-30T16:28:00Z">
        <w:r w:rsidRPr="00A31B71" w:rsidDel="0091212B">
          <w:rPr>
            <w:rFonts w:ascii="Times New Roman" w:hAnsi="Times New Roman" w:cs="Times New Roman"/>
            <w:b/>
            <w:sz w:val="28"/>
            <w:szCs w:val="28"/>
            <w:rPrChange w:id="767" w:author="Борис Гогинян" w:date="2020-05-29T21:53:00Z">
              <w:rPr>
                <w:rFonts w:ascii="Times New Roman" w:hAnsi="Times New Roman" w:cs="Times New Roman"/>
                <w:sz w:val="28"/>
                <w:szCs w:val="28"/>
              </w:rPr>
            </w:rPrChange>
          </w:rPr>
          <w:delText>Двулучевая функция распределения рассеивания (</w:delText>
        </w:r>
        <w:r w:rsidRPr="00A31B71" w:rsidDel="0091212B">
          <w:rPr>
            <w:rFonts w:ascii="Times New Roman" w:hAnsi="Times New Roman" w:cs="Times New Roman"/>
            <w:b/>
            <w:sz w:val="28"/>
            <w:szCs w:val="28"/>
            <w:lang w:val="en-US"/>
            <w:rPrChange w:id="768" w:author="Борис Гогинян" w:date="2020-05-29T21:53:00Z">
              <w:rPr>
                <w:rFonts w:ascii="Times New Roman" w:hAnsi="Times New Roman" w:cs="Times New Roman"/>
                <w:sz w:val="28"/>
                <w:szCs w:val="28"/>
                <w:lang w:val="en-US"/>
              </w:rPr>
            </w:rPrChange>
          </w:rPr>
          <w:delText>BSDF</w:delText>
        </w:r>
        <w:r w:rsidRPr="00A31B71" w:rsidDel="0091212B">
          <w:rPr>
            <w:rFonts w:ascii="Times New Roman" w:hAnsi="Times New Roman" w:cs="Times New Roman"/>
            <w:b/>
            <w:sz w:val="28"/>
            <w:szCs w:val="28"/>
            <w:rPrChange w:id="769" w:author="Борис Гогинян" w:date="2020-05-29T21:53:00Z">
              <w:rPr>
                <w:rFonts w:ascii="Times New Roman" w:hAnsi="Times New Roman" w:cs="Times New Roman"/>
                <w:sz w:val="28"/>
                <w:szCs w:val="28"/>
              </w:rPr>
            </w:rPrChange>
          </w:rPr>
          <w:delText>)</w:delText>
        </w:r>
      </w:del>
    </w:p>
    <w:p w14:paraId="2851747A" w14:textId="7A202CCB" w:rsidR="008641CF" w:rsidRPr="00B12333" w:rsidDel="0091212B" w:rsidRDefault="008641CF" w:rsidP="0091212B">
      <w:pPr>
        <w:spacing w:after="0" w:line="276" w:lineRule="auto"/>
        <w:ind w:firstLine="708"/>
        <w:contextualSpacing/>
        <w:jc w:val="center"/>
        <w:rPr>
          <w:del w:id="770" w:author="Борис Гогинян" w:date="2020-05-30T16:28:00Z"/>
          <w:rFonts w:ascii="Times New Roman" w:hAnsi="Times New Roman" w:cs="Times New Roman"/>
          <w:sz w:val="28"/>
          <w:szCs w:val="28"/>
        </w:rPr>
        <w:pPrChange w:id="771" w:author="Борис Гогинян" w:date="2020-05-30T16:28:00Z">
          <w:pPr>
            <w:spacing w:line="276" w:lineRule="auto"/>
            <w:ind w:firstLine="708"/>
          </w:pPr>
        </w:pPrChange>
      </w:pPr>
      <w:del w:id="772" w:author="Борис Гогинян" w:date="2020-05-30T16:28:00Z">
        <w:r w:rsidRPr="00B12333" w:rsidDel="0091212B">
          <w:rPr>
            <w:rFonts w:ascii="Times New Roman" w:hAnsi="Times New Roman" w:cs="Times New Roman"/>
            <w:sz w:val="28"/>
            <w:szCs w:val="28"/>
            <w:lang w:val="en-US"/>
          </w:rPr>
          <w:delText>BRDF</w:delText>
        </w:r>
        <w:r w:rsidRPr="00B12333" w:rsidDel="0091212B">
          <w:rPr>
            <w:rFonts w:ascii="Times New Roman" w:hAnsi="Times New Roman" w:cs="Times New Roman"/>
            <w:sz w:val="28"/>
            <w:szCs w:val="28"/>
          </w:rPr>
          <w:delText xml:space="preserve"> – функция, которая на основе свойств поверхности, определяет количество отраженного света, другими словами, вклад, который вносит каждый падающий </w:delText>
        </w:r>
        <w:r w:rsidR="00C52476" w:rsidRPr="00B12333" w:rsidDel="0091212B">
          <w:rPr>
            <w:rFonts w:ascii="Times New Roman" w:hAnsi="Times New Roman" w:cs="Times New Roman"/>
            <w:sz w:val="28"/>
            <w:szCs w:val="28"/>
          </w:rPr>
          <w:delText>луч</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ω</m:t>
              </m:r>
            </m:e>
            <m:sub>
              <m:r>
                <w:rPr>
                  <w:rFonts w:ascii="Cambria Math" w:hAnsi="Cambria Math" w:cs="Times New Roman"/>
                  <w:sz w:val="28"/>
                  <w:szCs w:val="28"/>
                </w:rPr>
                <m:t>i</m:t>
              </m:r>
            </m:sub>
          </m:sSub>
        </m:oMath>
        <w:r w:rsidRPr="00B12333" w:rsidDel="0091212B">
          <w:rPr>
            <w:rFonts w:ascii="Times New Roman" w:hAnsi="Times New Roman" w:cs="Times New Roman"/>
            <w:sz w:val="28"/>
            <w:szCs w:val="28"/>
          </w:rPr>
          <w:delText xml:space="preserve">. Она является характеристикой конкретной поверхности, возвращает долю энергии, отраженной от материала в зависимости от направления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sidDel="0091212B">
          <w:rPr>
            <w:rFonts w:ascii="Times New Roman" w:hAnsi="Times New Roman" w:cs="Times New Roman"/>
            <w:sz w:val="28"/>
            <w:szCs w:val="28"/>
          </w:rPr>
          <w:delText>.</w:delText>
        </w:r>
      </w:del>
    </w:p>
    <w:p w14:paraId="3113A73C" w14:textId="63E263A9" w:rsidR="008641CF" w:rsidRPr="00AD4BD2" w:rsidDel="0091212B" w:rsidRDefault="008641CF" w:rsidP="0091212B">
      <w:pPr>
        <w:spacing w:after="0" w:line="276" w:lineRule="auto"/>
        <w:contextualSpacing/>
        <w:jc w:val="center"/>
        <w:rPr>
          <w:del w:id="773" w:author="Борис Гогинян" w:date="2020-05-30T16:28:00Z"/>
          <w:rFonts w:ascii="Times New Roman" w:hAnsi="Times New Roman" w:cs="Times New Roman"/>
          <w:sz w:val="28"/>
          <w:szCs w:val="28"/>
        </w:rPr>
        <w:pPrChange w:id="774" w:author="Борис Гогинян" w:date="2020-05-30T16:28:00Z">
          <w:pPr>
            <w:spacing w:after="0" w:line="276" w:lineRule="auto"/>
          </w:pPr>
        </w:pPrChange>
      </w:pPr>
      <w:del w:id="775" w:author="Борис Гогинян" w:date="2020-05-30T16:28:00Z">
        <w:r w:rsidRPr="00F13D22" w:rsidDel="0091212B">
          <w:rPr>
            <w:rFonts w:ascii="Times New Roman" w:hAnsi="Times New Roman" w:cs="Times New Roman"/>
            <w:sz w:val="28"/>
            <w:szCs w:val="28"/>
          </w:rPr>
          <w:delText>Для того чтобы мы могли считать заданную BRDF физически корректной, она   должна удовлетворять двум базовым требованиям – принципу взаимности Гельмгольца (Helmholtz reciprocity) и закону сохранения энергии [20]:</w:delText>
        </w:r>
      </w:del>
    </w:p>
    <w:p w14:paraId="11F2E53A" w14:textId="47EA27C7" w:rsidR="008641CF" w:rsidRPr="00AD4BD2" w:rsidDel="0091212B" w:rsidRDefault="008641CF" w:rsidP="0091212B">
      <w:pPr>
        <w:pStyle w:val="a5"/>
        <w:numPr>
          <w:ilvl w:val="0"/>
          <w:numId w:val="37"/>
        </w:numPr>
        <w:spacing w:after="0" w:line="276" w:lineRule="auto"/>
        <w:jc w:val="center"/>
        <w:rPr>
          <w:del w:id="776" w:author="Борис Гогинян" w:date="2020-05-30T16:28:00Z"/>
          <w:rFonts w:ascii="Times New Roman" w:hAnsi="Times New Roman" w:cs="Times New Roman"/>
          <w:sz w:val="28"/>
          <w:szCs w:val="28"/>
        </w:rPr>
        <w:pPrChange w:id="777" w:author="Борис Гогинян" w:date="2020-05-30T16:28:00Z">
          <w:pPr>
            <w:pStyle w:val="a5"/>
            <w:numPr>
              <w:numId w:val="37"/>
            </w:numPr>
            <w:spacing w:line="276" w:lineRule="auto"/>
            <w:ind w:hanging="360"/>
          </w:pPr>
        </w:pPrChange>
      </w:pPr>
      <w:del w:id="778" w:author="Борис Гогинян" w:date="2020-05-30T16:28:00Z">
        <w:r w:rsidRPr="00AD4BD2" w:rsidDel="0091212B">
          <w:rPr>
            <w:rFonts w:ascii="Times New Roman" w:hAnsi="Times New Roman" w:cs="Times New Roman"/>
            <w:sz w:val="28"/>
            <w:szCs w:val="28"/>
          </w:rPr>
          <w:delText xml:space="preserve">Принцип взаимности Гельмгольца говорит о том, что если мы обратим направление движения света (т. е. поменяем местами источник и приемник света), то ничего не изменится, другими словами, </w:delText>
        </w:r>
        <w:r w:rsidRPr="00AD4BD2" w:rsidDel="0091212B">
          <w:rPr>
            <w:rFonts w:ascii="Times New Roman" w:hAnsi="Times New Roman" w:cs="Times New Roman"/>
            <w:sz w:val="28"/>
            <w:szCs w:val="28"/>
            <w:lang w:val="en-US"/>
          </w:rPr>
          <w:delText>BRDF</w:delText>
        </w:r>
        <w:r w:rsidRPr="00AD4BD2" w:rsidDel="0091212B">
          <w:rPr>
            <w:rFonts w:ascii="Times New Roman" w:hAnsi="Times New Roman" w:cs="Times New Roman"/>
            <w:sz w:val="28"/>
            <w:szCs w:val="28"/>
          </w:rPr>
          <w:delText xml:space="preserve"> симметрична:</w:delText>
        </w:r>
      </w:del>
    </w:p>
    <w:p w14:paraId="3F12D71D" w14:textId="07564409" w:rsidR="008641CF" w:rsidRPr="00F13D22" w:rsidDel="0091212B" w:rsidRDefault="0099704B" w:rsidP="0091212B">
      <w:pPr>
        <w:pStyle w:val="a5"/>
        <w:spacing w:after="0" w:line="276" w:lineRule="auto"/>
        <w:jc w:val="center"/>
        <w:rPr>
          <w:del w:id="779" w:author="Борис Гогинян" w:date="2020-05-30T16:28:00Z"/>
          <w:rFonts w:ascii="Times New Roman" w:hAnsi="Times New Roman" w:cs="Times New Roman"/>
          <w:sz w:val="28"/>
          <w:szCs w:val="28"/>
        </w:rPr>
        <w:pPrChange w:id="780" w:author="Борис Гогинян" w:date="2020-05-30T16:28:00Z">
          <w:pPr>
            <w:pStyle w:val="a5"/>
            <w:spacing w:line="276" w:lineRule="auto"/>
          </w:pPr>
        </w:pPrChange>
      </w:pPr>
      <m:oMathPara>
        <m:oMath>
          <m:sSub>
            <m:sSubPr>
              <m:ctrlPr>
                <w:del w:id="781" w:author="Борис Гогинян" w:date="2020-05-30T16:28:00Z">
                  <w:rPr>
                    <w:rFonts w:ascii="Cambria Math" w:hAnsi="Cambria Math" w:cs="Times New Roman"/>
                    <w:i/>
                    <w:sz w:val="28"/>
                    <w:szCs w:val="28"/>
                    <w:lang w:val="en-US"/>
                  </w:rPr>
                </w:del>
              </m:ctrlPr>
            </m:sSubPr>
            <m:e>
              <m:r>
                <w:del w:id="782" w:author="Борис Гогинян" w:date="2020-05-30T16:28:00Z">
                  <w:rPr>
                    <w:rFonts w:ascii="Cambria Math" w:hAnsi="Cambria Math" w:cs="Times New Roman"/>
                    <w:sz w:val="28"/>
                    <w:szCs w:val="28"/>
                    <w:lang w:val="en-US"/>
                  </w:rPr>
                  <m:t>f</m:t>
                </w:del>
              </m:r>
            </m:e>
            <m:sub>
              <m:r>
                <w:del w:id="783" w:author="Борис Гогинян" w:date="2020-05-30T16:28:00Z">
                  <w:rPr>
                    <w:rFonts w:ascii="Cambria Math" w:hAnsi="Cambria Math" w:cs="Times New Roman"/>
                    <w:sz w:val="28"/>
                    <w:szCs w:val="28"/>
                    <w:lang w:val="en-US"/>
                  </w:rPr>
                  <m:t>r</m:t>
                </w:del>
              </m:r>
            </m:sub>
          </m:sSub>
          <m:d>
            <m:dPr>
              <m:ctrlPr>
                <w:del w:id="784" w:author="Борис Гогинян" w:date="2020-05-30T16:28:00Z">
                  <w:rPr>
                    <w:rFonts w:ascii="Cambria Math" w:hAnsi="Cambria Math" w:cs="Times New Roman"/>
                    <w:i/>
                    <w:sz w:val="28"/>
                    <w:szCs w:val="28"/>
                    <w:lang w:val="en-US"/>
                  </w:rPr>
                </w:del>
              </m:ctrlPr>
            </m:dPr>
            <m:e>
              <m:acc>
                <m:accPr>
                  <m:chr m:val="⃗"/>
                  <m:ctrlPr>
                    <w:del w:id="785" w:author="Борис Гогинян" w:date="2020-05-30T16:28:00Z">
                      <w:rPr>
                        <w:rFonts w:ascii="Cambria Math" w:hAnsi="Cambria Math" w:cs="Times New Roman"/>
                        <w:i/>
                        <w:sz w:val="28"/>
                        <w:szCs w:val="28"/>
                      </w:rPr>
                    </w:del>
                  </m:ctrlPr>
                </m:accPr>
                <m:e>
                  <m:sSub>
                    <m:sSubPr>
                      <m:ctrlPr>
                        <w:del w:id="786" w:author="Борис Гогинян" w:date="2020-05-30T16:28:00Z">
                          <w:rPr>
                            <w:rFonts w:ascii="Cambria Math" w:hAnsi="Cambria Math" w:cs="Times New Roman"/>
                            <w:sz w:val="28"/>
                            <w:szCs w:val="28"/>
                          </w:rPr>
                        </w:del>
                      </m:ctrlPr>
                    </m:sSubPr>
                    <m:e>
                      <m:r>
                        <w:del w:id="787" w:author="Борис Гогинян" w:date="2020-05-30T16:28:00Z">
                          <m:rPr>
                            <m:sty m:val="p"/>
                          </m:rPr>
                          <w:rPr>
                            <w:rFonts w:ascii="Cambria Math" w:hAnsi="Cambria Math" w:cs="Times New Roman"/>
                            <w:sz w:val="28"/>
                            <w:szCs w:val="28"/>
                          </w:rPr>
                          <m:t>ω</m:t>
                        </w:del>
                      </m:r>
                    </m:e>
                    <m:sub>
                      <m:r>
                        <w:del w:id="788" w:author="Борис Гогинян" w:date="2020-05-30T16:28:00Z">
                          <w:rPr>
                            <w:rFonts w:ascii="Cambria Math" w:hAnsi="Cambria Math" w:cs="Times New Roman"/>
                            <w:sz w:val="28"/>
                            <w:szCs w:val="28"/>
                          </w:rPr>
                          <m:t>0</m:t>
                        </w:del>
                      </m:r>
                    </m:sub>
                  </m:sSub>
                </m:e>
              </m:acc>
              <m:r>
                <w:del w:id="789" w:author="Борис Гогинян" w:date="2020-05-30T16:28:00Z">
                  <w:rPr>
                    <w:rFonts w:ascii="Cambria Math" w:hAnsi="Cambria Math" w:cs="Times New Roman"/>
                    <w:sz w:val="28"/>
                    <w:szCs w:val="28"/>
                    <w:lang w:val="en-US"/>
                  </w:rPr>
                  <m:t xml:space="preserve"> , </m:t>
                </w:del>
              </m:r>
              <m:acc>
                <m:accPr>
                  <m:chr m:val="⃗"/>
                  <m:ctrlPr>
                    <w:del w:id="790" w:author="Борис Гогинян" w:date="2020-05-30T16:28:00Z">
                      <w:rPr>
                        <w:rFonts w:ascii="Cambria Math" w:hAnsi="Cambria Math" w:cs="Times New Roman"/>
                        <w:i/>
                        <w:sz w:val="28"/>
                        <w:szCs w:val="28"/>
                      </w:rPr>
                    </w:del>
                  </m:ctrlPr>
                </m:accPr>
                <m:e>
                  <m:sSub>
                    <m:sSubPr>
                      <m:ctrlPr>
                        <w:del w:id="791" w:author="Борис Гогинян" w:date="2020-05-30T16:28:00Z">
                          <w:rPr>
                            <w:rFonts w:ascii="Cambria Math" w:hAnsi="Cambria Math" w:cs="Times New Roman"/>
                            <w:sz w:val="28"/>
                            <w:szCs w:val="28"/>
                          </w:rPr>
                        </w:del>
                      </m:ctrlPr>
                    </m:sSubPr>
                    <m:e>
                      <m:r>
                        <w:del w:id="792" w:author="Борис Гогинян" w:date="2020-05-30T16:28:00Z">
                          <m:rPr>
                            <m:sty m:val="p"/>
                          </m:rPr>
                          <w:rPr>
                            <w:rFonts w:ascii="Cambria Math" w:hAnsi="Cambria Math" w:cs="Times New Roman"/>
                            <w:sz w:val="28"/>
                            <w:szCs w:val="28"/>
                          </w:rPr>
                          <m:t>ω</m:t>
                        </w:del>
                      </m:r>
                    </m:e>
                    <m:sub>
                      <m:r>
                        <w:del w:id="793" w:author="Борис Гогинян" w:date="2020-05-30T16:28:00Z">
                          <w:rPr>
                            <w:rFonts w:ascii="Cambria Math" w:hAnsi="Cambria Math" w:cs="Times New Roman"/>
                            <w:sz w:val="28"/>
                            <w:szCs w:val="28"/>
                          </w:rPr>
                          <m:t>i</m:t>
                        </w:del>
                      </m:r>
                    </m:sub>
                  </m:sSub>
                </m:e>
              </m:acc>
            </m:e>
          </m:d>
          <m:r>
            <w:del w:id="794" w:author="Борис Гогинян" w:date="2020-05-30T16:28:00Z">
              <w:rPr>
                <w:rFonts w:ascii="Cambria Math" w:hAnsi="Cambria Math" w:cs="Times New Roman"/>
                <w:sz w:val="28"/>
                <w:szCs w:val="28"/>
                <w:lang w:val="en-US"/>
              </w:rPr>
              <m:t>=</m:t>
            </w:del>
          </m:r>
          <m:sSub>
            <m:sSubPr>
              <m:ctrlPr>
                <w:del w:id="795" w:author="Борис Гогинян" w:date="2020-05-30T16:28:00Z">
                  <w:rPr>
                    <w:rFonts w:ascii="Cambria Math" w:hAnsi="Cambria Math" w:cs="Times New Roman"/>
                    <w:i/>
                    <w:sz w:val="28"/>
                    <w:szCs w:val="28"/>
                    <w:lang w:val="en-US"/>
                  </w:rPr>
                </w:del>
              </m:ctrlPr>
            </m:sSubPr>
            <m:e>
              <m:r>
                <w:del w:id="796" w:author="Борис Гогинян" w:date="2020-05-30T16:28:00Z">
                  <w:rPr>
                    <w:rFonts w:ascii="Cambria Math" w:hAnsi="Cambria Math" w:cs="Times New Roman"/>
                    <w:sz w:val="28"/>
                    <w:szCs w:val="28"/>
                    <w:lang w:val="en-US"/>
                  </w:rPr>
                  <m:t>f</m:t>
                </w:del>
              </m:r>
            </m:e>
            <m:sub>
              <m:r>
                <w:del w:id="797" w:author="Борис Гогинян" w:date="2020-05-30T16:28:00Z">
                  <w:rPr>
                    <w:rFonts w:ascii="Cambria Math" w:hAnsi="Cambria Math" w:cs="Times New Roman"/>
                    <w:sz w:val="28"/>
                    <w:szCs w:val="28"/>
                    <w:lang w:val="en-US"/>
                  </w:rPr>
                  <m:t>r</m:t>
                </w:del>
              </m:r>
            </m:sub>
          </m:sSub>
          <m:d>
            <m:dPr>
              <m:ctrlPr>
                <w:del w:id="798" w:author="Борис Гогинян" w:date="2020-05-30T16:28:00Z">
                  <w:rPr>
                    <w:rFonts w:ascii="Cambria Math" w:hAnsi="Cambria Math" w:cs="Times New Roman"/>
                    <w:i/>
                    <w:sz w:val="28"/>
                    <w:szCs w:val="28"/>
                    <w:lang w:val="en-US"/>
                  </w:rPr>
                </w:del>
              </m:ctrlPr>
            </m:dPr>
            <m:e>
              <m:acc>
                <m:accPr>
                  <m:chr m:val="⃗"/>
                  <m:ctrlPr>
                    <w:del w:id="799" w:author="Борис Гогинян" w:date="2020-05-30T16:28:00Z">
                      <w:rPr>
                        <w:rFonts w:ascii="Cambria Math" w:hAnsi="Cambria Math" w:cs="Times New Roman"/>
                        <w:i/>
                        <w:sz w:val="28"/>
                        <w:szCs w:val="28"/>
                      </w:rPr>
                    </w:del>
                  </m:ctrlPr>
                </m:accPr>
                <m:e>
                  <m:sSub>
                    <m:sSubPr>
                      <m:ctrlPr>
                        <w:del w:id="800" w:author="Борис Гогинян" w:date="2020-05-30T16:28:00Z">
                          <w:rPr>
                            <w:rFonts w:ascii="Cambria Math" w:hAnsi="Cambria Math" w:cs="Times New Roman"/>
                            <w:sz w:val="28"/>
                            <w:szCs w:val="28"/>
                          </w:rPr>
                        </w:del>
                      </m:ctrlPr>
                    </m:sSubPr>
                    <m:e>
                      <m:r>
                        <w:del w:id="801" w:author="Борис Гогинян" w:date="2020-05-30T16:28:00Z">
                          <m:rPr>
                            <m:sty m:val="p"/>
                          </m:rPr>
                          <w:rPr>
                            <w:rFonts w:ascii="Cambria Math" w:hAnsi="Cambria Math" w:cs="Times New Roman"/>
                            <w:sz w:val="28"/>
                            <w:szCs w:val="28"/>
                          </w:rPr>
                          <m:t>ω</m:t>
                        </w:del>
                      </m:r>
                    </m:e>
                    <m:sub>
                      <m:r>
                        <w:del w:id="802" w:author="Борис Гогинян" w:date="2020-05-30T16:28:00Z">
                          <w:rPr>
                            <w:rFonts w:ascii="Cambria Math" w:hAnsi="Cambria Math" w:cs="Times New Roman"/>
                            <w:sz w:val="28"/>
                            <w:szCs w:val="28"/>
                          </w:rPr>
                          <m:t>i</m:t>
                        </w:del>
                      </m:r>
                    </m:sub>
                  </m:sSub>
                </m:e>
              </m:acc>
              <m:r>
                <w:del w:id="803" w:author="Борис Гогинян" w:date="2020-05-30T16:28:00Z">
                  <w:rPr>
                    <w:rFonts w:ascii="Cambria Math" w:hAnsi="Cambria Math" w:cs="Times New Roman"/>
                    <w:sz w:val="28"/>
                    <w:szCs w:val="28"/>
                  </w:rPr>
                  <m:t xml:space="preserve">, </m:t>
                </w:del>
              </m:r>
              <m:acc>
                <m:accPr>
                  <m:chr m:val="⃗"/>
                  <m:ctrlPr>
                    <w:del w:id="804" w:author="Борис Гогинян" w:date="2020-05-30T16:28:00Z">
                      <w:rPr>
                        <w:rFonts w:ascii="Cambria Math" w:hAnsi="Cambria Math" w:cs="Times New Roman"/>
                        <w:i/>
                        <w:sz w:val="28"/>
                        <w:szCs w:val="28"/>
                      </w:rPr>
                    </w:del>
                  </m:ctrlPr>
                </m:accPr>
                <m:e>
                  <m:sSub>
                    <m:sSubPr>
                      <m:ctrlPr>
                        <w:del w:id="805" w:author="Борис Гогинян" w:date="2020-05-30T16:28:00Z">
                          <w:rPr>
                            <w:rFonts w:ascii="Cambria Math" w:hAnsi="Cambria Math" w:cs="Times New Roman"/>
                            <w:sz w:val="28"/>
                            <w:szCs w:val="28"/>
                          </w:rPr>
                        </w:del>
                      </m:ctrlPr>
                    </m:sSubPr>
                    <m:e>
                      <m:r>
                        <w:del w:id="806" w:author="Борис Гогинян" w:date="2020-05-30T16:28:00Z">
                          <m:rPr>
                            <m:sty m:val="p"/>
                          </m:rPr>
                          <w:rPr>
                            <w:rFonts w:ascii="Cambria Math" w:hAnsi="Cambria Math" w:cs="Times New Roman"/>
                            <w:sz w:val="28"/>
                            <w:szCs w:val="28"/>
                          </w:rPr>
                          <m:t>ω</m:t>
                        </w:del>
                      </m:r>
                    </m:e>
                    <m:sub>
                      <m:r>
                        <w:del w:id="807" w:author="Борис Гогинян" w:date="2020-05-30T16:28:00Z">
                          <w:rPr>
                            <w:rFonts w:ascii="Cambria Math" w:hAnsi="Cambria Math" w:cs="Times New Roman"/>
                            <w:sz w:val="28"/>
                            <w:szCs w:val="28"/>
                          </w:rPr>
                          <m:t>0</m:t>
                        </w:del>
                      </m:r>
                    </m:sub>
                  </m:sSub>
                </m:e>
              </m:acc>
              <m:r>
                <w:del w:id="808" w:author="Борис Гогинян" w:date="2020-05-30T16:28:00Z">
                  <w:rPr>
                    <w:rFonts w:ascii="Cambria Math" w:hAnsi="Cambria Math" w:cs="Times New Roman"/>
                    <w:sz w:val="28"/>
                    <w:szCs w:val="28"/>
                    <w:lang w:val="en-US"/>
                  </w:rPr>
                  <m:t xml:space="preserve"> </m:t>
                </w:del>
              </m:r>
            </m:e>
          </m:d>
        </m:oMath>
      </m:oMathPara>
    </w:p>
    <w:p w14:paraId="7512E8E1" w14:textId="742C51C4" w:rsidR="008641CF" w:rsidRPr="00AD4BD2" w:rsidDel="0091212B" w:rsidRDefault="008641CF" w:rsidP="0091212B">
      <w:pPr>
        <w:pStyle w:val="a5"/>
        <w:numPr>
          <w:ilvl w:val="0"/>
          <w:numId w:val="37"/>
        </w:numPr>
        <w:spacing w:after="0" w:line="276" w:lineRule="auto"/>
        <w:jc w:val="center"/>
        <w:rPr>
          <w:del w:id="809" w:author="Борис Гогинян" w:date="2020-05-30T16:28:00Z"/>
          <w:rFonts w:ascii="Times New Roman" w:hAnsi="Times New Roman" w:cs="Times New Roman"/>
          <w:sz w:val="28"/>
          <w:szCs w:val="28"/>
        </w:rPr>
        <w:pPrChange w:id="810" w:author="Борис Гогинян" w:date="2020-05-30T16:28:00Z">
          <w:pPr>
            <w:pStyle w:val="a5"/>
            <w:numPr>
              <w:numId w:val="37"/>
            </w:numPr>
            <w:spacing w:line="276" w:lineRule="auto"/>
            <w:ind w:hanging="360"/>
          </w:pPr>
        </w:pPrChange>
      </w:pPr>
      <w:del w:id="811" w:author="Борис Гогинян" w:date="2020-05-30T16:28:00Z">
        <w:r w:rsidRPr="00AD4BD2" w:rsidDel="0091212B">
          <w:rPr>
            <w:rFonts w:ascii="Times New Roman" w:hAnsi="Times New Roman" w:cs="Times New Roman"/>
            <w:sz w:val="28"/>
            <w:szCs w:val="28"/>
          </w:rPr>
          <w:delText xml:space="preserve">Поверхность не может отражать больше световой энергии, чем на нее падает. Вся падающая световая энергия может быть выражена в виде интеграла по верхней полусфере </w:delText>
        </w:r>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oMath>
        <w:r w:rsidRPr="00F13D22" w:rsidDel="0091212B">
          <w:rPr>
            <w:rFonts w:ascii="Times New Roman" w:hAnsi="Times New Roman" w:cs="Times New Roman"/>
            <w:sz w:val="28"/>
            <w:szCs w:val="28"/>
          </w:rPr>
          <w:delText>:</w:delText>
        </w:r>
      </w:del>
    </w:p>
    <w:p w14:paraId="7B87FF62" w14:textId="250A5A8B" w:rsidR="008641CF" w:rsidRPr="00F13D22" w:rsidDel="0091212B" w:rsidRDefault="0099704B" w:rsidP="0091212B">
      <w:pPr>
        <w:pStyle w:val="a5"/>
        <w:spacing w:after="0" w:line="276" w:lineRule="auto"/>
        <w:jc w:val="center"/>
        <w:rPr>
          <w:del w:id="812" w:author="Борис Гогинян" w:date="2020-05-30T16:28:00Z"/>
          <w:rFonts w:ascii="Times New Roman" w:hAnsi="Times New Roman" w:cs="Times New Roman"/>
          <w:sz w:val="28"/>
          <w:szCs w:val="28"/>
        </w:rPr>
        <w:pPrChange w:id="813" w:author="Борис Гогинян" w:date="2020-05-30T16:28:00Z">
          <w:pPr>
            <w:pStyle w:val="a5"/>
            <w:spacing w:line="276" w:lineRule="auto"/>
          </w:pPr>
        </w:pPrChange>
      </w:pPr>
      <m:oMathPara>
        <m:oMath>
          <m:nary>
            <m:naryPr>
              <m:limLoc m:val="undOvr"/>
              <m:ctrlPr>
                <w:del w:id="814" w:author="Борис Гогинян" w:date="2020-05-30T16:28:00Z">
                  <w:rPr>
                    <w:rFonts w:ascii="Cambria Math" w:hAnsi="Cambria Math" w:cs="Times New Roman"/>
                    <w:i/>
                    <w:sz w:val="28"/>
                    <w:szCs w:val="28"/>
                  </w:rPr>
                </w:del>
              </m:ctrlPr>
            </m:naryPr>
            <m:sub>
              <m:sSup>
                <m:sSupPr>
                  <m:ctrlPr>
                    <w:del w:id="815" w:author="Борис Гогинян" w:date="2020-05-30T16:28:00Z">
                      <w:rPr>
                        <w:rFonts w:ascii="Cambria Math" w:hAnsi="Cambria Math" w:cs="Times New Roman"/>
                        <w:i/>
                        <w:sz w:val="28"/>
                        <w:szCs w:val="28"/>
                      </w:rPr>
                    </w:del>
                  </m:ctrlPr>
                </m:sSupPr>
                <m:e>
                  <m:r>
                    <w:del w:id="816" w:author="Борис Гогинян" w:date="2020-05-30T16:28:00Z">
                      <w:rPr>
                        <w:rFonts w:ascii="Cambria Math" w:hAnsi="Cambria Math" w:cs="Times New Roman"/>
                        <w:sz w:val="28"/>
                        <w:szCs w:val="28"/>
                      </w:rPr>
                      <m:t>S</m:t>
                    </w:del>
                  </m:r>
                </m:e>
                <m:sup>
                  <m:r>
                    <w:del w:id="817" w:author="Борис Гогинян" w:date="2020-05-30T16:28:00Z">
                      <w:rPr>
                        <w:rFonts w:ascii="Cambria Math" w:hAnsi="Cambria Math" w:cs="Times New Roman"/>
                        <w:sz w:val="28"/>
                        <w:szCs w:val="28"/>
                      </w:rPr>
                      <m:t>2</m:t>
                    </w:del>
                  </m:r>
                </m:sup>
              </m:sSup>
            </m:sub>
            <m:sup>
              <m:r>
                <w:del w:id="818" w:author="Борис Гогинян" w:date="2020-05-30T16:28:00Z">
                  <w:rPr>
                    <w:rFonts w:ascii="Cambria Math" w:hAnsi="Cambria Math" w:cs="Times New Roman"/>
                    <w:sz w:val="28"/>
                    <w:szCs w:val="28"/>
                  </w:rPr>
                  <m:t xml:space="preserve"> </m:t>
                </w:del>
              </m:r>
            </m:sup>
            <m:e>
              <m:sSub>
                <m:sSubPr>
                  <m:ctrlPr>
                    <w:del w:id="819" w:author="Борис Гогинян" w:date="2020-05-30T16:28:00Z">
                      <w:rPr>
                        <w:rFonts w:ascii="Cambria Math" w:hAnsi="Cambria Math" w:cs="Times New Roman"/>
                        <w:i/>
                        <w:sz w:val="28"/>
                        <w:szCs w:val="28"/>
                        <w:lang w:val="en-US"/>
                      </w:rPr>
                    </w:del>
                  </m:ctrlPr>
                </m:sSubPr>
                <m:e>
                  <m:r>
                    <w:del w:id="820" w:author="Борис Гогинян" w:date="2020-05-30T16:28:00Z">
                      <w:rPr>
                        <w:rFonts w:ascii="Cambria Math" w:hAnsi="Cambria Math" w:cs="Times New Roman"/>
                        <w:sz w:val="28"/>
                        <w:szCs w:val="28"/>
                        <w:lang w:val="en-US"/>
                      </w:rPr>
                      <m:t>f</m:t>
                    </w:del>
                  </m:r>
                </m:e>
                <m:sub>
                  <m:r>
                    <w:del w:id="821" w:author="Борис Гогинян" w:date="2020-05-30T16:28:00Z">
                      <w:rPr>
                        <w:rFonts w:ascii="Cambria Math" w:hAnsi="Cambria Math" w:cs="Times New Roman"/>
                        <w:sz w:val="28"/>
                        <w:szCs w:val="28"/>
                        <w:lang w:val="en-US"/>
                      </w:rPr>
                      <m:t>r</m:t>
                    </w:del>
                  </m:r>
                </m:sub>
              </m:sSub>
              <m:d>
                <m:dPr>
                  <m:ctrlPr>
                    <w:del w:id="822" w:author="Борис Гогинян" w:date="2020-05-30T16:28:00Z">
                      <w:rPr>
                        <w:rFonts w:ascii="Cambria Math" w:hAnsi="Cambria Math" w:cs="Times New Roman"/>
                        <w:i/>
                        <w:sz w:val="28"/>
                        <w:szCs w:val="28"/>
                        <w:lang w:val="en-US"/>
                      </w:rPr>
                    </w:del>
                  </m:ctrlPr>
                </m:dPr>
                <m:e>
                  <m:r>
                    <w:del w:id="823" w:author="Борис Гогинян" w:date="2020-05-30T16:28:00Z">
                      <w:rPr>
                        <w:rFonts w:ascii="Cambria Math" w:hAnsi="Cambria Math" w:cs="Times New Roman"/>
                        <w:sz w:val="28"/>
                        <w:szCs w:val="28"/>
                        <w:lang w:val="en-US"/>
                      </w:rPr>
                      <m:t xml:space="preserve">x, </m:t>
                    </w:del>
                  </m:r>
                  <m:acc>
                    <m:accPr>
                      <m:chr m:val="⃗"/>
                      <m:ctrlPr>
                        <w:del w:id="824" w:author="Борис Гогинян" w:date="2020-05-30T16:28:00Z">
                          <w:rPr>
                            <w:rFonts w:ascii="Cambria Math" w:hAnsi="Cambria Math" w:cs="Times New Roman"/>
                            <w:i/>
                            <w:sz w:val="28"/>
                            <w:szCs w:val="28"/>
                          </w:rPr>
                        </w:del>
                      </m:ctrlPr>
                    </m:accPr>
                    <m:e>
                      <m:sSub>
                        <m:sSubPr>
                          <m:ctrlPr>
                            <w:del w:id="825" w:author="Борис Гогинян" w:date="2020-05-30T16:28:00Z">
                              <w:rPr>
                                <w:rFonts w:ascii="Cambria Math" w:hAnsi="Cambria Math" w:cs="Times New Roman"/>
                                <w:sz w:val="28"/>
                                <w:szCs w:val="28"/>
                              </w:rPr>
                            </w:del>
                          </m:ctrlPr>
                        </m:sSubPr>
                        <m:e>
                          <m:r>
                            <w:del w:id="826" w:author="Борис Гогинян" w:date="2020-05-30T16:28:00Z">
                              <m:rPr>
                                <m:sty m:val="p"/>
                              </m:rPr>
                              <w:rPr>
                                <w:rFonts w:ascii="Cambria Math" w:hAnsi="Cambria Math" w:cs="Times New Roman"/>
                                <w:sz w:val="28"/>
                                <w:szCs w:val="28"/>
                              </w:rPr>
                              <m:t>ω</m:t>
                            </w:del>
                          </m:r>
                        </m:e>
                        <m:sub>
                          <m:r>
                            <w:del w:id="827" w:author="Борис Гогинян" w:date="2020-05-30T16:28:00Z">
                              <w:rPr>
                                <w:rFonts w:ascii="Cambria Math" w:hAnsi="Cambria Math" w:cs="Times New Roman"/>
                                <w:sz w:val="28"/>
                                <w:szCs w:val="28"/>
                              </w:rPr>
                              <m:t>0</m:t>
                            </w:del>
                          </m:r>
                        </m:sub>
                      </m:sSub>
                    </m:e>
                  </m:acc>
                  <m:r>
                    <w:del w:id="828" w:author="Борис Гогинян" w:date="2020-05-30T16:28:00Z">
                      <w:rPr>
                        <w:rFonts w:ascii="Cambria Math" w:hAnsi="Cambria Math" w:cs="Times New Roman"/>
                        <w:sz w:val="28"/>
                        <w:szCs w:val="28"/>
                        <w:lang w:val="en-US"/>
                      </w:rPr>
                      <m:t xml:space="preserve"> , </m:t>
                    </w:del>
                  </m:r>
                  <m:acc>
                    <m:accPr>
                      <m:chr m:val="⃗"/>
                      <m:ctrlPr>
                        <w:del w:id="829" w:author="Борис Гогинян" w:date="2020-05-30T16:28:00Z">
                          <w:rPr>
                            <w:rFonts w:ascii="Cambria Math" w:hAnsi="Cambria Math" w:cs="Times New Roman"/>
                            <w:i/>
                            <w:sz w:val="28"/>
                            <w:szCs w:val="28"/>
                          </w:rPr>
                        </w:del>
                      </m:ctrlPr>
                    </m:accPr>
                    <m:e>
                      <m:sSub>
                        <m:sSubPr>
                          <m:ctrlPr>
                            <w:del w:id="830" w:author="Борис Гогинян" w:date="2020-05-30T16:28:00Z">
                              <w:rPr>
                                <w:rFonts w:ascii="Cambria Math" w:hAnsi="Cambria Math" w:cs="Times New Roman"/>
                                <w:sz w:val="28"/>
                                <w:szCs w:val="28"/>
                              </w:rPr>
                            </w:del>
                          </m:ctrlPr>
                        </m:sSubPr>
                        <m:e>
                          <m:r>
                            <w:del w:id="831" w:author="Борис Гогинян" w:date="2020-05-30T16:28:00Z">
                              <m:rPr>
                                <m:sty m:val="p"/>
                              </m:rPr>
                              <w:rPr>
                                <w:rFonts w:ascii="Cambria Math" w:hAnsi="Cambria Math" w:cs="Times New Roman"/>
                                <w:sz w:val="28"/>
                                <w:szCs w:val="28"/>
                              </w:rPr>
                              <m:t>ω</m:t>
                            </w:del>
                          </m:r>
                        </m:e>
                        <m:sub>
                          <m:r>
                            <w:del w:id="832" w:author="Борис Гогинян" w:date="2020-05-30T16:28:00Z">
                              <w:rPr>
                                <w:rFonts w:ascii="Cambria Math" w:hAnsi="Cambria Math" w:cs="Times New Roman"/>
                                <w:sz w:val="28"/>
                                <w:szCs w:val="28"/>
                              </w:rPr>
                              <m:t>i</m:t>
                            </w:del>
                          </m:r>
                        </m:sub>
                      </m:sSub>
                    </m:e>
                  </m:acc>
                </m:e>
              </m:d>
              <m:r>
                <w:del w:id="833" w:author="Борис Гогинян" w:date="2020-05-30T16:28:00Z">
                  <w:rPr>
                    <w:rFonts w:ascii="Cambria Math" w:hAnsi="Cambria Math" w:cs="Times New Roman"/>
                    <w:sz w:val="28"/>
                    <w:szCs w:val="28"/>
                    <w:lang w:val="en-US"/>
                  </w:rPr>
                  <m:t>∙</m:t>
                </w:del>
              </m:r>
              <m:func>
                <m:funcPr>
                  <m:ctrlPr>
                    <w:del w:id="834" w:author="Борис Гогинян" w:date="2020-05-30T16:28:00Z">
                      <w:rPr>
                        <w:rFonts w:ascii="Cambria Math" w:hAnsi="Cambria Math" w:cs="Times New Roman"/>
                        <w:i/>
                        <w:sz w:val="28"/>
                        <w:szCs w:val="28"/>
                      </w:rPr>
                    </w:del>
                  </m:ctrlPr>
                </m:funcPr>
                <m:fName>
                  <m:r>
                    <w:del w:id="835" w:author="Борис Гогинян" w:date="2020-05-30T16:28:00Z">
                      <m:rPr>
                        <m:sty m:val="p"/>
                      </m:rPr>
                      <w:rPr>
                        <w:rFonts w:ascii="Cambria Math" w:hAnsi="Cambria Math" w:cs="Times New Roman"/>
                        <w:sz w:val="28"/>
                        <w:szCs w:val="28"/>
                      </w:rPr>
                      <m:t>cos</m:t>
                    </w:del>
                  </m:r>
                  <m:ctrlPr>
                    <w:del w:id="836" w:author="Борис Гогинян" w:date="2020-05-30T16:28:00Z">
                      <w:rPr>
                        <w:rFonts w:ascii="Cambria Math" w:hAnsi="Cambria Math" w:cs="Times New Roman"/>
                        <w:i/>
                        <w:sz w:val="28"/>
                        <w:szCs w:val="28"/>
                        <w:lang w:val="en-US"/>
                      </w:rPr>
                    </w:del>
                  </m:ctrlPr>
                </m:fName>
                <m:e>
                  <m:sSub>
                    <m:sSubPr>
                      <m:ctrlPr>
                        <w:del w:id="837" w:author="Борис Гогинян" w:date="2020-05-30T16:28:00Z">
                          <w:rPr>
                            <w:rFonts w:ascii="Cambria Math" w:hAnsi="Cambria Math" w:cs="Times New Roman"/>
                            <w:i/>
                            <w:sz w:val="28"/>
                            <w:szCs w:val="28"/>
                            <w:lang w:val="en-US"/>
                          </w:rPr>
                        </w:del>
                      </m:ctrlPr>
                    </m:sSubPr>
                    <m:e>
                      <m:r>
                        <w:del w:id="838" w:author="Борис Гогинян" w:date="2020-05-30T16:28:00Z">
                          <w:rPr>
                            <w:rFonts w:ascii="Cambria Math" w:hAnsi="Cambria Math" w:cs="Times New Roman"/>
                            <w:sz w:val="28"/>
                            <w:szCs w:val="28"/>
                            <w:lang w:val="en-US"/>
                          </w:rPr>
                          <m:t>θ</m:t>
                        </w:del>
                      </m:r>
                    </m:e>
                    <m:sub>
                      <m:r>
                        <w:del w:id="839" w:author="Борис Гогинян" w:date="2020-05-30T16:28:00Z">
                          <w:rPr>
                            <w:rFonts w:ascii="Cambria Math" w:hAnsi="Cambria Math" w:cs="Times New Roman"/>
                            <w:sz w:val="28"/>
                            <w:szCs w:val="28"/>
                            <w:lang w:val="en-US"/>
                          </w:rPr>
                          <m:t>i</m:t>
                        </w:del>
                      </m:r>
                    </m:sub>
                  </m:sSub>
                </m:e>
              </m:func>
              <m:r>
                <w:del w:id="840" w:author="Борис Гогинян" w:date="2020-05-30T16:28:00Z">
                  <w:rPr>
                    <w:rFonts w:ascii="Cambria Math" w:hAnsi="Cambria Math" w:cs="Times New Roman"/>
                    <w:sz w:val="28"/>
                    <w:szCs w:val="28"/>
                  </w:rPr>
                  <m:t>∙d</m:t>
                </w:del>
              </m:r>
              <m:sSub>
                <m:sSubPr>
                  <m:ctrlPr>
                    <w:del w:id="841" w:author="Борис Гогинян" w:date="2020-05-30T16:28:00Z">
                      <w:rPr>
                        <w:rFonts w:ascii="Cambria Math" w:hAnsi="Cambria Math" w:cs="Times New Roman"/>
                        <w:sz w:val="28"/>
                        <w:szCs w:val="28"/>
                      </w:rPr>
                    </w:del>
                  </m:ctrlPr>
                </m:sSubPr>
                <m:e>
                  <m:r>
                    <w:del w:id="842" w:author="Борис Гогинян" w:date="2020-05-30T16:28:00Z">
                      <m:rPr>
                        <m:sty m:val="p"/>
                      </m:rPr>
                      <w:rPr>
                        <w:rFonts w:ascii="Cambria Math" w:hAnsi="Cambria Math" w:cs="Times New Roman"/>
                        <w:sz w:val="28"/>
                        <w:szCs w:val="28"/>
                      </w:rPr>
                      <m:t>ω</m:t>
                    </w:del>
                  </m:r>
                </m:e>
                <m:sub>
                  <m:r>
                    <w:del w:id="843" w:author="Борис Гогинян" w:date="2020-05-30T16:28:00Z">
                      <w:rPr>
                        <w:rFonts w:ascii="Cambria Math" w:hAnsi="Cambria Math" w:cs="Times New Roman"/>
                        <w:sz w:val="28"/>
                        <w:szCs w:val="28"/>
                      </w:rPr>
                      <m:t>i</m:t>
                    </w:del>
                  </m:r>
                </m:sub>
              </m:sSub>
            </m:e>
          </m:nary>
        </m:oMath>
      </m:oMathPara>
    </w:p>
    <w:p w14:paraId="0A6BA440" w14:textId="20EB6968" w:rsidR="00A6235B" w:rsidRPr="00B5325E" w:rsidDel="0091212B" w:rsidRDefault="00667911" w:rsidP="0091212B">
      <w:pPr>
        <w:pStyle w:val="a5"/>
        <w:spacing w:after="0" w:line="276" w:lineRule="auto"/>
        <w:ind w:left="0"/>
        <w:jc w:val="center"/>
        <w:rPr>
          <w:del w:id="844" w:author="Борис Гогинян" w:date="2020-05-30T16:28:00Z"/>
          <w:rFonts w:ascii="Times New Roman" w:hAnsi="Times New Roman" w:cs="Times New Roman"/>
          <w:sz w:val="28"/>
          <w:szCs w:val="28"/>
        </w:rPr>
        <w:pPrChange w:id="845" w:author="Борис Гогинян" w:date="2020-05-30T16:28:00Z">
          <w:pPr>
            <w:pStyle w:val="a5"/>
            <w:spacing w:line="276" w:lineRule="auto"/>
            <w:ind w:left="0"/>
          </w:pPr>
        </w:pPrChange>
      </w:pPr>
      <w:del w:id="846" w:author="Борис Гогинян" w:date="2020-05-30T16:28:00Z">
        <w:r w:rsidRPr="00AD4BD2" w:rsidDel="0091212B">
          <w:rPr>
            <w:rFonts w:ascii="Times New Roman" w:hAnsi="Times New Roman" w:cs="Times New Roman"/>
            <w:sz w:val="28"/>
            <w:szCs w:val="28"/>
          </w:rPr>
          <w:delText xml:space="preserve">В рендерах </w:delText>
        </w:r>
        <w:r w:rsidRPr="00AD4BD2" w:rsidDel="0091212B">
          <w:rPr>
            <w:rFonts w:ascii="Times New Roman" w:hAnsi="Times New Roman" w:cs="Times New Roman"/>
            <w:sz w:val="28"/>
            <w:szCs w:val="28"/>
            <w:lang w:val="en-US"/>
          </w:rPr>
          <w:delText>BSDF</w:delText>
        </w:r>
        <w:r w:rsidRPr="00AD4BD2" w:rsidDel="0091212B">
          <w:rPr>
            <w:rFonts w:ascii="Times New Roman" w:hAnsi="Times New Roman" w:cs="Times New Roman"/>
            <w:sz w:val="28"/>
            <w:szCs w:val="28"/>
          </w:rPr>
          <w:delText xml:space="preserve"> </w:delText>
        </w:r>
        <w:r w:rsidR="009869D5" w:rsidRPr="00AD4BD2" w:rsidDel="0091212B">
          <w:rPr>
            <w:rFonts w:ascii="Times New Roman" w:hAnsi="Times New Roman" w:cs="Times New Roman"/>
            <w:sz w:val="28"/>
            <w:szCs w:val="28"/>
          </w:rPr>
          <w:delText>реализуется</w:delText>
        </w:r>
        <w:r w:rsidRPr="00AD4BD2" w:rsidDel="0091212B">
          <w:rPr>
            <w:rFonts w:ascii="Times New Roman" w:hAnsi="Times New Roman" w:cs="Times New Roman"/>
            <w:sz w:val="28"/>
            <w:szCs w:val="28"/>
          </w:rPr>
          <w:delText xml:space="preserve"> </w:delText>
        </w:r>
        <w:r w:rsidR="009869D5" w:rsidRPr="00AD4BD2" w:rsidDel="0091212B">
          <w:rPr>
            <w:rFonts w:ascii="Times New Roman" w:hAnsi="Times New Roman" w:cs="Times New Roman"/>
            <w:sz w:val="28"/>
            <w:szCs w:val="28"/>
          </w:rPr>
          <w:delText>посредством</w:delText>
        </w:r>
        <w:r w:rsidRPr="00AD4BD2" w:rsidDel="0091212B">
          <w:rPr>
            <w:rFonts w:ascii="Times New Roman" w:hAnsi="Times New Roman" w:cs="Times New Roman"/>
            <w:sz w:val="28"/>
            <w:szCs w:val="28"/>
          </w:rPr>
          <w:delText xml:space="preserve"> шейдеров –</w:delText>
        </w:r>
        <w:r w:rsidR="00E226F3" w:rsidRPr="00AD4BD2" w:rsidDel="0091212B">
          <w:rPr>
            <w:rFonts w:ascii="Times New Roman" w:hAnsi="Times New Roman" w:cs="Times New Roman"/>
            <w:sz w:val="28"/>
            <w:szCs w:val="28"/>
          </w:rPr>
          <w:delText xml:space="preserve"> самостоятельных </w:delText>
        </w:r>
        <w:r w:rsidRPr="00AD4BD2" w:rsidDel="0091212B">
          <w:rPr>
            <w:rFonts w:ascii="Times New Roman" w:hAnsi="Times New Roman" w:cs="Times New Roman"/>
            <w:sz w:val="28"/>
            <w:szCs w:val="28"/>
          </w:rPr>
          <w:delText>программ, которые принимают множество параметров</w:delText>
        </w:r>
        <w:r w:rsidR="00242C26" w:rsidRPr="00AD4BD2" w:rsidDel="0091212B">
          <w:rPr>
            <w:rFonts w:ascii="Times New Roman" w:hAnsi="Times New Roman" w:cs="Times New Roman"/>
            <w:sz w:val="28"/>
            <w:szCs w:val="28"/>
          </w:rPr>
          <w:delText xml:space="preserve">, определяющих </w:delText>
        </w:r>
        <w:r w:rsidR="00E226F3" w:rsidRPr="00AD4BD2" w:rsidDel="0091212B">
          <w:rPr>
            <w:rFonts w:ascii="Times New Roman" w:hAnsi="Times New Roman" w:cs="Times New Roman"/>
            <w:sz w:val="28"/>
            <w:szCs w:val="28"/>
          </w:rPr>
          <w:delText>оптические свойства поверхности</w:delText>
        </w:r>
        <w:r w:rsidR="00242C26"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 xml:space="preserve"> </w:delText>
        </w:r>
        <w:r w:rsidR="009869D5" w:rsidRPr="00AD4BD2" w:rsidDel="0091212B">
          <w:rPr>
            <w:rFonts w:ascii="Times New Roman" w:hAnsi="Times New Roman" w:cs="Times New Roman"/>
            <w:sz w:val="28"/>
            <w:szCs w:val="28"/>
          </w:rPr>
          <w:delText xml:space="preserve">Рассмотрим </w:delText>
        </w:r>
        <w:r w:rsidR="00C12699" w:rsidRPr="00AD4BD2" w:rsidDel="0091212B">
          <w:rPr>
            <w:rFonts w:ascii="Times New Roman" w:hAnsi="Times New Roman" w:cs="Times New Roman"/>
            <w:sz w:val="28"/>
            <w:szCs w:val="28"/>
          </w:rPr>
          <w:delText>виды, особенности и реализации данной функции,</w:delText>
        </w:r>
        <w:r w:rsidR="009869D5" w:rsidRPr="00AD4BD2" w:rsidDel="0091212B">
          <w:rPr>
            <w:rFonts w:ascii="Times New Roman" w:hAnsi="Times New Roman" w:cs="Times New Roman"/>
            <w:sz w:val="28"/>
            <w:szCs w:val="28"/>
          </w:rPr>
          <w:delText xml:space="preserve"> используемые в исследовании.</w:delText>
        </w:r>
      </w:del>
    </w:p>
    <w:p w14:paraId="5E88D309" w14:textId="705AEE5A" w:rsidR="00A6235B" w:rsidRPr="00B5325E" w:rsidDel="0091212B" w:rsidRDefault="009869D5" w:rsidP="0091212B">
      <w:pPr>
        <w:shd w:val="clear" w:color="auto" w:fill="FFFFFF" w:themeFill="background1"/>
        <w:spacing w:after="0" w:line="240" w:lineRule="auto"/>
        <w:ind w:left="-120" w:firstLine="120"/>
        <w:contextualSpacing/>
        <w:jc w:val="center"/>
        <w:rPr>
          <w:del w:id="847" w:author="Борис Гогинян" w:date="2020-05-30T16:28:00Z"/>
          <w:rFonts w:ascii="Times New Roman" w:hAnsi="Times New Roman" w:cs="Times New Roman"/>
          <w:sz w:val="28"/>
          <w:szCs w:val="28"/>
        </w:rPr>
        <w:pPrChange w:id="848" w:author="Борис Гогинян" w:date="2020-05-30T16:28:00Z">
          <w:pPr>
            <w:shd w:val="clear" w:color="auto" w:fill="FFFFFF" w:themeFill="background1"/>
            <w:spacing w:line="240" w:lineRule="auto"/>
            <w:ind w:left="-120" w:firstLine="120"/>
          </w:pPr>
        </w:pPrChange>
      </w:pPr>
      <w:del w:id="849" w:author="Борис Гогинян" w:date="2020-05-30T16:28:00Z">
        <w:r w:rsidRPr="00B5325E" w:rsidDel="0091212B">
          <w:rPr>
            <w:rFonts w:ascii="Times New Roman" w:hAnsi="Times New Roman" w:cs="Times New Roman"/>
            <w:sz w:val="28"/>
            <w:szCs w:val="28"/>
          </w:rPr>
          <w:delText xml:space="preserve">В рендере </w:delText>
        </w:r>
        <w:r w:rsidR="00A6235B" w:rsidRPr="00B5325E" w:rsidDel="0091212B">
          <w:rPr>
            <w:rFonts w:ascii="Times New Roman" w:hAnsi="Times New Roman" w:cs="Times New Roman"/>
            <w:sz w:val="28"/>
            <w:szCs w:val="28"/>
            <w:lang w:val="en-US"/>
          </w:rPr>
          <w:delText>appleseed</w:delText>
        </w:r>
        <w:r w:rsidR="00A6235B" w:rsidRPr="00B5325E" w:rsidDel="0091212B">
          <w:rPr>
            <w:rFonts w:ascii="Times New Roman" w:hAnsi="Times New Roman" w:cs="Times New Roman"/>
            <w:sz w:val="28"/>
            <w:szCs w:val="28"/>
          </w:rPr>
          <w:delText>:</w:delText>
        </w:r>
      </w:del>
    </w:p>
    <w:p w14:paraId="379837F8" w14:textId="55691E6A" w:rsidR="00A6235B" w:rsidRPr="00AD4BD2" w:rsidDel="0091212B" w:rsidRDefault="00782022" w:rsidP="0091212B">
      <w:pPr>
        <w:pStyle w:val="a5"/>
        <w:numPr>
          <w:ilvl w:val="0"/>
          <w:numId w:val="4"/>
        </w:numPr>
        <w:shd w:val="clear" w:color="auto" w:fill="FFFFFF" w:themeFill="background1"/>
        <w:spacing w:after="0" w:line="240" w:lineRule="auto"/>
        <w:jc w:val="center"/>
        <w:rPr>
          <w:del w:id="850" w:author="Борис Гогинян" w:date="2020-05-30T16:28:00Z"/>
          <w:rFonts w:ascii="Times New Roman" w:hAnsi="Times New Roman" w:cs="Times New Roman"/>
          <w:sz w:val="28"/>
          <w:szCs w:val="28"/>
        </w:rPr>
        <w:pPrChange w:id="851" w:author="Борис Гогинян" w:date="2020-05-30T16:28:00Z">
          <w:pPr>
            <w:pStyle w:val="a5"/>
            <w:numPr>
              <w:numId w:val="4"/>
            </w:numPr>
            <w:shd w:val="clear" w:color="auto" w:fill="FFFFFF" w:themeFill="background1"/>
            <w:spacing w:line="240" w:lineRule="auto"/>
            <w:ind w:left="501" w:hanging="360"/>
          </w:pPr>
        </w:pPrChange>
      </w:pPr>
      <w:del w:id="852" w:author="Борис Гогинян" w:date="2020-05-30T16:28:00Z">
        <w:r w:rsidRPr="00F13D22" w:rsidDel="0091212B">
          <w:rPr>
            <w:rFonts w:ascii="Times New Roman" w:hAnsi="Times New Roman" w:cs="Times New Roman"/>
            <w:sz w:val="28"/>
            <w:szCs w:val="28"/>
            <w:lang w:val="en-US"/>
          </w:rPr>
          <w:delText>Physically-based glass BSDF</w:delText>
        </w:r>
        <w:r w:rsidR="005F3124" w:rsidRPr="00AD4BD2" w:rsidDel="0091212B">
          <w:rPr>
            <w:rFonts w:ascii="Times New Roman" w:hAnsi="Times New Roman" w:cs="Times New Roman"/>
            <w:sz w:val="28"/>
            <w:szCs w:val="28"/>
            <w:lang w:val="en-US"/>
          </w:rPr>
          <w:delText xml:space="preserve"> </w:delText>
        </w:r>
      </w:del>
    </w:p>
    <w:p w14:paraId="521E377C" w14:textId="2B302632" w:rsidR="00782022" w:rsidRPr="00AD4BD2" w:rsidDel="0091212B" w:rsidRDefault="00851E27" w:rsidP="0091212B">
      <w:pPr>
        <w:shd w:val="clear" w:color="auto" w:fill="FFFFFF" w:themeFill="background1"/>
        <w:spacing w:after="0" w:line="240" w:lineRule="auto"/>
        <w:contextualSpacing/>
        <w:jc w:val="center"/>
        <w:rPr>
          <w:del w:id="853" w:author="Борис Гогинян" w:date="2020-05-30T16:28:00Z"/>
          <w:rFonts w:ascii="Times New Roman" w:hAnsi="Times New Roman" w:cs="Times New Roman"/>
          <w:sz w:val="28"/>
          <w:szCs w:val="28"/>
        </w:rPr>
        <w:pPrChange w:id="854" w:author="Борис Гогинян" w:date="2020-05-30T16:28:00Z">
          <w:pPr>
            <w:shd w:val="clear" w:color="auto" w:fill="FFFFFF" w:themeFill="background1"/>
            <w:spacing w:line="240" w:lineRule="auto"/>
          </w:pPr>
        </w:pPrChange>
      </w:pPr>
      <w:del w:id="855" w:author="Борис Гогинян" w:date="2020-05-30T16:28:00Z">
        <w:r w:rsidRPr="00AD4BD2" w:rsidDel="0091212B">
          <w:rPr>
            <w:rFonts w:ascii="Times New Roman" w:hAnsi="Times New Roman" w:cs="Times New Roman"/>
            <w:sz w:val="28"/>
            <w:szCs w:val="28"/>
          </w:rPr>
          <w:delText>Данная функция используется в</w:delText>
        </w:r>
        <w:r w:rsidR="00782022" w:rsidRPr="00AD4BD2" w:rsidDel="0091212B">
          <w:rPr>
            <w:rFonts w:ascii="Times New Roman" w:hAnsi="Times New Roman" w:cs="Times New Roman"/>
            <w:sz w:val="28"/>
            <w:szCs w:val="28"/>
          </w:rPr>
          <w:delText xml:space="preserve"> шейдер</w:delText>
        </w:r>
        <w:r w:rsidRPr="00AD4BD2" w:rsidDel="0091212B">
          <w:rPr>
            <w:rFonts w:ascii="Times New Roman" w:hAnsi="Times New Roman" w:cs="Times New Roman"/>
            <w:sz w:val="28"/>
            <w:szCs w:val="28"/>
          </w:rPr>
          <w:delText>е</w:delText>
        </w:r>
        <w:r w:rsidR="00782022"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asGlass</w:delText>
        </w:r>
        <w:r w:rsidRPr="00AD4BD2" w:rsidDel="0091212B">
          <w:rPr>
            <w:rFonts w:ascii="Times New Roman" w:hAnsi="Times New Roman" w:cs="Times New Roman"/>
            <w:sz w:val="28"/>
            <w:szCs w:val="28"/>
          </w:rPr>
          <w:delText>.</w:delText>
        </w:r>
        <w:r w:rsidR="005F3124"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 xml:space="preserve">Она </w:delText>
        </w:r>
        <w:r w:rsidR="00782022" w:rsidRPr="00AD4BD2" w:rsidDel="0091212B">
          <w:rPr>
            <w:rFonts w:ascii="Times New Roman" w:hAnsi="Times New Roman" w:cs="Times New Roman"/>
            <w:sz w:val="28"/>
            <w:szCs w:val="28"/>
          </w:rPr>
          <w:delText>реализован</w:delText>
        </w:r>
        <w:r w:rsidRPr="00AD4BD2" w:rsidDel="0091212B">
          <w:rPr>
            <w:rFonts w:ascii="Times New Roman" w:hAnsi="Times New Roman" w:cs="Times New Roman"/>
            <w:sz w:val="28"/>
            <w:szCs w:val="28"/>
          </w:rPr>
          <w:delText>а</w:delText>
        </w:r>
        <w:r w:rsidR="00782022" w:rsidRPr="00AD4BD2" w:rsidDel="0091212B">
          <w:rPr>
            <w:rFonts w:ascii="Times New Roman" w:hAnsi="Times New Roman" w:cs="Times New Roman"/>
            <w:sz w:val="28"/>
            <w:szCs w:val="28"/>
          </w:rPr>
          <w:delText>, основываясь на статье [</w:delText>
        </w:r>
        <w:r w:rsidR="005F3124" w:rsidRPr="00AD4BD2" w:rsidDel="0091212B">
          <w:rPr>
            <w:rFonts w:ascii="Times New Roman" w:hAnsi="Times New Roman" w:cs="Times New Roman"/>
            <w:sz w:val="28"/>
            <w:szCs w:val="28"/>
          </w:rPr>
          <w:delText>3</w:delText>
        </w:r>
        <w:r w:rsidR="00782022" w:rsidRPr="00AD4BD2" w:rsidDel="0091212B">
          <w:rPr>
            <w:rFonts w:ascii="Times New Roman" w:hAnsi="Times New Roman" w:cs="Times New Roman"/>
            <w:sz w:val="28"/>
            <w:szCs w:val="28"/>
          </w:rPr>
          <w:delText>]. Все нижеследующие обозначения взяты оттуда.</w:delText>
        </w:r>
      </w:del>
    </w:p>
    <w:p w14:paraId="79EBBCFC" w14:textId="329FCB0D" w:rsidR="00A6235B" w:rsidRPr="00AD4BD2" w:rsidDel="0091212B" w:rsidRDefault="0099704B" w:rsidP="0091212B">
      <w:pPr>
        <w:shd w:val="clear" w:color="auto" w:fill="FFFFFF" w:themeFill="background1"/>
        <w:spacing w:after="0" w:line="240" w:lineRule="auto"/>
        <w:contextualSpacing/>
        <w:jc w:val="center"/>
        <w:rPr>
          <w:del w:id="856" w:author="Борис Гогинян" w:date="2020-05-30T16:28:00Z"/>
          <w:rFonts w:ascii="Times New Roman" w:hAnsi="Times New Roman" w:cs="Times New Roman"/>
          <w:sz w:val="28"/>
          <w:szCs w:val="28"/>
        </w:rPr>
        <w:pPrChange w:id="857" w:author="Борис Гогинян" w:date="2020-05-30T16:28:00Z">
          <w:pPr>
            <w:shd w:val="clear" w:color="auto" w:fill="FFFFFF" w:themeFill="background1"/>
            <w:spacing w:line="240" w:lineRule="auto"/>
          </w:pPr>
        </w:pPrChange>
      </w:pPr>
      <m:oMath>
        <m:sSub>
          <m:sSubPr>
            <m:ctrlPr>
              <w:del w:id="858" w:author="Борис Гогинян" w:date="2020-05-30T16:28:00Z">
                <w:rPr>
                  <w:rFonts w:ascii="Cambria Math" w:hAnsi="Cambria Math" w:cs="Times New Roman"/>
                  <w:i/>
                  <w:sz w:val="28"/>
                  <w:szCs w:val="28"/>
                </w:rPr>
              </w:del>
            </m:ctrlPr>
          </m:sSubPr>
          <m:e>
            <m:r>
              <w:del w:id="859" w:author="Борис Гогинян" w:date="2020-05-30T16:28:00Z">
                <w:rPr>
                  <w:rFonts w:ascii="Cambria Math" w:hAnsi="Cambria Math" w:cs="Times New Roman"/>
                  <w:sz w:val="28"/>
                  <w:szCs w:val="28"/>
                </w:rPr>
                <m:t>f</m:t>
              </w:del>
            </m:r>
          </m:e>
          <m:sub>
            <m:r>
              <w:del w:id="860" w:author="Борис Гогинян" w:date="2020-05-30T16:28:00Z">
                <w:rPr>
                  <w:rFonts w:ascii="Cambria Math" w:hAnsi="Cambria Math" w:cs="Times New Roman"/>
                  <w:sz w:val="28"/>
                  <w:szCs w:val="28"/>
                </w:rPr>
                <m:t>s</m:t>
              </w:del>
            </m:r>
          </m:sub>
        </m:sSub>
        <m:r>
          <w:del w:id="861" w:author="Борис Гогинян" w:date="2020-05-30T16:28:00Z">
            <w:rPr>
              <w:rFonts w:ascii="Cambria Math" w:hAnsi="Cambria Math" w:cs="Times New Roman"/>
              <w:sz w:val="28"/>
              <w:szCs w:val="28"/>
            </w:rPr>
            <m:t>-</m:t>
          </w:del>
        </m:r>
      </m:oMath>
      <w:del w:id="862" w:author="Борис Гогинян" w:date="2020-05-30T16:28:00Z">
        <w:r w:rsidR="00A6235B" w:rsidRPr="00AD4BD2" w:rsidDel="0091212B">
          <w:rPr>
            <w:rFonts w:ascii="Times New Roman" w:hAnsi="Times New Roman" w:cs="Times New Roman"/>
            <w:sz w:val="28"/>
            <w:szCs w:val="28"/>
          </w:rPr>
          <w:delText xml:space="preserve"> </w:delText>
        </w:r>
        <w:r w:rsidR="00A6235B" w:rsidRPr="00AD4BD2" w:rsidDel="0091212B">
          <w:rPr>
            <w:rFonts w:ascii="Times New Roman" w:hAnsi="Times New Roman" w:cs="Times New Roman"/>
            <w:sz w:val="28"/>
            <w:szCs w:val="28"/>
            <w:lang w:val="en-US"/>
          </w:rPr>
          <w:delText>BSDF</w:delText>
        </w:r>
        <w:r w:rsidR="00A6235B" w:rsidRPr="00AD4BD2" w:rsidDel="0091212B">
          <w:rPr>
            <w:rFonts w:ascii="Times New Roman" w:hAnsi="Times New Roman" w:cs="Times New Roman"/>
            <w:sz w:val="28"/>
            <w:szCs w:val="28"/>
          </w:rPr>
          <w:delText>,</w:delText>
        </w:r>
        <w:r w:rsidR="00782022" w:rsidRPr="00AD4BD2" w:rsidDel="0091212B">
          <w:rPr>
            <w:rFonts w:ascii="Times New Roman" w:hAnsi="Times New Roman" w:cs="Times New Roman"/>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00A6235B" w:rsidRPr="00AD4BD2" w:rsidDel="0091212B">
          <w:rPr>
            <w:rFonts w:ascii="Times New Roman" w:hAnsi="Times New Roman" w:cs="Times New Roman"/>
            <w:sz w:val="28"/>
            <w:szCs w:val="28"/>
          </w:rPr>
          <w:delText xml:space="preserve"> </w:delText>
        </w:r>
        <w:r w:rsidR="00A6235B" w:rsidRPr="00AD4BD2" w:rsidDel="0091212B">
          <w:rPr>
            <w:rFonts w:ascii="Times New Roman" w:hAnsi="Times New Roman" w:cs="Times New Roman"/>
            <w:sz w:val="28"/>
            <w:szCs w:val="28"/>
            <w:lang w:val="en-US"/>
          </w:rPr>
          <w:delText>BRDF</w:delText>
        </w:r>
        <w:r w:rsidR="00A6235B" w:rsidRPr="00AD4BD2" w:rsidDel="0091212B">
          <w:rPr>
            <w:rFonts w:ascii="Times New Roman" w:hAnsi="Times New Roman" w:cs="Times New Roman"/>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A6235B" w:rsidRPr="00AD4BD2" w:rsidDel="0091212B">
          <w:rPr>
            <w:rFonts w:ascii="Times New Roman" w:hAnsi="Times New Roman" w:cs="Times New Roman"/>
            <w:sz w:val="28"/>
            <w:szCs w:val="28"/>
            <w:lang w:val="en-US"/>
          </w:rPr>
          <w:delText>BTDF</w:delText>
        </w:r>
        <w:r w:rsidR="00242C26" w:rsidRPr="00AD4BD2" w:rsidDel="0091212B">
          <w:rPr>
            <w:rFonts w:ascii="Times New Roman" w:hAnsi="Times New Roman" w:cs="Times New Roman"/>
            <w:sz w:val="28"/>
            <w:szCs w:val="28"/>
          </w:rPr>
          <w:delText>.</w:delText>
        </w:r>
      </w:del>
    </w:p>
    <w:p w14:paraId="63BDF9CB" w14:textId="34E49153" w:rsidR="00A6235B" w:rsidRPr="00AD4BD2" w:rsidDel="0091212B" w:rsidRDefault="0099704B" w:rsidP="0091212B">
      <w:pPr>
        <w:shd w:val="clear" w:color="auto" w:fill="FFFFFF" w:themeFill="background1"/>
        <w:spacing w:after="0" w:line="240" w:lineRule="auto"/>
        <w:contextualSpacing/>
        <w:jc w:val="center"/>
        <w:rPr>
          <w:del w:id="863" w:author="Борис Гогинян" w:date="2020-05-30T16:28:00Z"/>
          <w:rFonts w:ascii="Times New Roman" w:hAnsi="Times New Roman" w:cs="Times New Roman"/>
          <w:sz w:val="28"/>
          <w:szCs w:val="28"/>
        </w:rPr>
        <w:pPrChange w:id="864" w:author="Борис Гогинян" w:date="2020-05-30T16:28:00Z">
          <w:pPr>
            <w:shd w:val="clear" w:color="auto" w:fill="FFFFFF" w:themeFill="background1"/>
            <w:spacing w:line="240" w:lineRule="auto"/>
          </w:pPr>
        </w:pPrChange>
      </w:pPr>
      <m:oMath>
        <m:sSub>
          <m:sSubPr>
            <m:ctrlPr>
              <w:del w:id="865" w:author="Борис Гогинян" w:date="2020-05-30T16:28:00Z">
                <w:rPr>
                  <w:rFonts w:ascii="Cambria Math" w:hAnsi="Cambria Math" w:cs="Times New Roman"/>
                  <w:i/>
                  <w:sz w:val="28"/>
                  <w:szCs w:val="28"/>
                </w:rPr>
              </w:del>
            </m:ctrlPr>
          </m:sSubPr>
          <m:e>
            <m:r>
              <w:del w:id="866" w:author="Борис Гогинян" w:date="2020-05-30T16:28:00Z">
                <w:rPr>
                  <w:rFonts w:ascii="Cambria Math" w:hAnsi="Cambria Math" w:cs="Times New Roman"/>
                  <w:sz w:val="28"/>
                  <w:szCs w:val="28"/>
                </w:rPr>
                <m:t>f</m:t>
              </w:del>
            </m:r>
          </m:e>
          <m:sub>
            <m:r>
              <w:del w:id="867" w:author="Борис Гогинян" w:date="2020-05-30T16:28:00Z">
                <w:rPr>
                  <w:rFonts w:ascii="Cambria Math" w:hAnsi="Cambria Math" w:cs="Times New Roman"/>
                  <w:sz w:val="28"/>
                  <w:szCs w:val="28"/>
                </w:rPr>
                <m:t>s</m:t>
              </w:del>
            </m:r>
          </m:sub>
        </m:sSub>
        <m:r>
          <w:del w:id="868" w:author="Борис Гогинян" w:date="2020-05-30T16:28:00Z">
            <w:rPr>
              <w:rFonts w:ascii="Cambria Math" w:hAnsi="Cambria Math" w:cs="Times New Roman"/>
              <w:sz w:val="28"/>
              <w:szCs w:val="28"/>
            </w:rPr>
            <m:t>(</m:t>
          </w:del>
        </m:r>
        <m:r>
          <w:del w:id="869" w:author="Борис Гогинян" w:date="2020-05-30T16:28:00Z">
            <m:rPr>
              <m:sty m:val="b"/>
            </m:rPr>
            <w:rPr>
              <w:rFonts w:ascii="Cambria Math" w:hAnsi="Cambria Math" w:cs="Times New Roman"/>
              <w:sz w:val="28"/>
              <w:szCs w:val="28"/>
            </w:rPr>
            <m:t>o, i, m</m:t>
          </w:del>
        </m:r>
        <m:r>
          <w:del w:id="870" w:author="Борис Гогинян" w:date="2020-05-30T16:28:00Z">
            <w:rPr>
              <w:rFonts w:ascii="Cambria Math" w:hAnsi="Cambria Math" w:cs="Times New Roman"/>
              <w:sz w:val="28"/>
              <w:szCs w:val="28"/>
            </w:rPr>
            <m:t>)</m:t>
          </w:del>
        </m:r>
      </m:oMath>
      <w:del w:id="871" w:author="Борис Гогинян" w:date="2020-05-30T16:28:00Z">
        <w:r w:rsidR="00A6235B" w:rsidRPr="00AD4BD2" w:rsidDel="0091212B">
          <w:rPr>
            <w:rFonts w:ascii="Times New Roman" w:hAnsi="Times New Roman" w:cs="Times New Roman"/>
            <w:sz w:val="28"/>
            <w:szCs w:val="28"/>
          </w:rPr>
          <w:delText xml:space="preserve"> =</w:delTex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sidDel="0091212B">
          <w:rPr>
            <w:rFonts w:ascii="Times New Roman" w:hAnsi="Times New Roman" w:cs="Times New Roman"/>
            <w:sz w:val="28"/>
            <w:szCs w:val="28"/>
          </w:rPr>
          <w:delText>, где</w:delText>
        </w:r>
      </w:del>
    </w:p>
    <w:p w14:paraId="0A24D078" w14:textId="0756453E" w:rsidR="00A6235B" w:rsidRPr="00AD4BD2" w:rsidDel="0091212B" w:rsidRDefault="00801B0A" w:rsidP="0091212B">
      <w:pPr>
        <w:shd w:val="clear" w:color="auto" w:fill="FFFFFF" w:themeFill="background1"/>
        <w:spacing w:after="0" w:line="276" w:lineRule="auto"/>
        <w:contextualSpacing/>
        <w:jc w:val="center"/>
        <w:rPr>
          <w:del w:id="872" w:author="Борис Гогинян" w:date="2020-05-30T16:28:00Z"/>
          <w:rFonts w:ascii="Times New Roman" w:hAnsi="Times New Roman" w:cs="Times New Roman"/>
          <w:sz w:val="28"/>
          <w:szCs w:val="28"/>
        </w:rPr>
        <w:pPrChange w:id="873" w:author="Борис Гогинян" w:date="2020-05-30T16:28:00Z">
          <w:pPr>
            <w:shd w:val="clear" w:color="auto" w:fill="FFFFFF" w:themeFill="background1"/>
            <w:spacing w:after="0" w:line="276" w:lineRule="auto"/>
          </w:pPr>
        </w:pPrChange>
      </w:pPr>
      <m:oMath>
        <m:r>
          <w:del w:id="874" w:author="Борис Гогинян" w:date="2020-05-30T16:28:00Z">
            <m:rPr>
              <m:sty m:val="b"/>
            </m:rPr>
            <w:rPr>
              <w:rFonts w:ascii="Cambria Math" w:hAnsi="Cambria Math" w:cs="Times New Roman"/>
              <w:sz w:val="28"/>
              <w:szCs w:val="28"/>
            </w:rPr>
            <m:t>o</m:t>
          </w:del>
        </m:r>
        <m:r>
          <w:del w:id="875" w:author="Борис Гогинян" w:date="2020-05-30T16:28:00Z">
            <w:rPr>
              <w:rFonts w:ascii="Cambria Math" w:hAnsi="Cambria Math" w:cs="Times New Roman"/>
              <w:sz w:val="28"/>
              <w:szCs w:val="28"/>
            </w:rPr>
            <m:t>-</m:t>
          </w:del>
        </m:r>
      </m:oMath>
      <w:del w:id="876" w:author="Борис Гогинян" w:date="2020-05-30T16:28:00Z">
        <w:r w:rsidR="00A6235B" w:rsidRPr="00AD4BD2" w:rsidDel="0091212B">
          <w:rPr>
            <w:rFonts w:ascii="Times New Roman" w:hAnsi="Times New Roman" w:cs="Times New Roman"/>
            <w:sz w:val="28"/>
            <w:szCs w:val="28"/>
          </w:rPr>
          <w:delText xml:space="preserve"> вектор, направленный в сторону отражения</w:delText>
        </w:r>
        <w:r w:rsidR="00782022" w:rsidRPr="00AD4BD2" w:rsidDel="0091212B">
          <w:rPr>
            <w:rFonts w:ascii="Times New Roman" w:hAnsi="Times New Roman" w:cs="Times New Roman"/>
            <w:sz w:val="28"/>
            <w:szCs w:val="28"/>
          </w:rPr>
          <w:delText>;</w:delText>
        </w:r>
      </w:del>
    </w:p>
    <w:p w14:paraId="415E3867" w14:textId="236B6096" w:rsidR="00A6235B" w:rsidRPr="00AD4BD2" w:rsidDel="0091212B" w:rsidRDefault="00801B0A" w:rsidP="0091212B">
      <w:pPr>
        <w:shd w:val="clear" w:color="auto" w:fill="FFFFFF" w:themeFill="background1"/>
        <w:spacing w:after="0" w:line="276" w:lineRule="auto"/>
        <w:contextualSpacing/>
        <w:jc w:val="center"/>
        <w:rPr>
          <w:del w:id="877" w:author="Борис Гогинян" w:date="2020-05-30T16:28:00Z"/>
          <w:rFonts w:ascii="Times New Roman" w:hAnsi="Times New Roman" w:cs="Times New Roman"/>
          <w:sz w:val="28"/>
          <w:szCs w:val="28"/>
        </w:rPr>
        <w:pPrChange w:id="878" w:author="Борис Гогинян" w:date="2020-05-30T16:28:00Z">
          <w:pPr>
            <w:shd w:val="clear" w:color="auto" w:fill="FFFFFF" w:themeFill="background1"/>
            <w:spacing w:after="0" w:line="276" w:lineRule="auto"/>
          </w:pPr>
        </w:pPrChange>
      </w:pPr>
      <m:oMath>
        <m:r>
          <w:del w:id="879" w:author="Борис Гогинян" w:date="2020-05-30T16:28:00Z">
            <m:rPr>
              <m:sty m:val="b"/>
            </m:rPr>
            <w:rPr>
              <w:rFonts w:ascii="Cambria Math" w:hAnsi="Cambria Math" w:cs="Times New Roman"/>
              <w:sz w:val="28"/>
              <w:szCs w:val="28"/>
            </w:rPr>
            <m:t>i</m:t>
          </w:del>
        </m:r>
        <m:r>
          <w:del w:id="880" w:author="Борис Гогинян" w:date="2020-05-30T16:28:00Z">
            <w:rPr>
              <w:rFonts w:ascii="Cambria Math" w:hAnsi="Cambria Math" w:cs="Times New Roman"/>
              <w:sz w:val="28"/>
              <w:szCs w:val="28"/>
            </w:rPr>
            <m:t>-</m:t>
          </w:del>
        </m:r>
      </m:oMath>
      <w:del w:id="881" w:author="Борис Гогинян" w:date="2020-05-30T16:28:00Z">
        <w:r w:rsidR="00A6235B" w:rsidRPr="00AD4BD2" w:rsidDel="0091212B">
          <w:rPr>
            <w:rFonts w:ascii="Times New Roman" w:hAnsi="Times New Roman" w:cs="Times New Roman"/>
            <w:sz w:val="28"/>
            <w:szCs w:val="28"/>
          </w:rPr>
          <w:delText xml:space="preserve"> вектор направления падающего луча</w:delText>
        </w:r>
        <w:r w:rsidR="00782022" w:rsidRPr="00AD4BD2" w:rsidDel="0091212B">
          <w:rPr>
            <w:rFonts w:ascii="Times New Roman" w:hAnsi="Times New Roman" w:cs="Times New Roman"/>
            <w:sz w:val="28"/>
            <w:szCs w:val="28"/>
          </w:rPr>
          <w:delText>;</w:delText>
        </w:r>
      </w:del>
    </w:p>
    <w:p w14:paraId="59960A15" w14:textId="52A2D2B8" w:rsidR="00242C26" w:rsidRPr="00AD4BD2" w:rsidDel="0091212B" w:rsidRDefault="00801B0A" w:rsidP="0091212B">
      <w:pPr>
        <w:shd w:val="clear" w:color="auto" w:fill="FFFFFF" w:themeFill="background1"/>
        <w:spacing w:after="0" w:line="276" w:lineRule="auto"/>
        <w:contextualSpacing/>
        <w:jc w:val="center"/>
        <w:rPr>
          <w:del w:id="882" w:author="Борис Гогинян" w:date="2020-05-30T16:28:00Z"/>
          <w:rFonts w:ascii="Times New Roman" w:hAnsi="Times New Roman" w:cs="Times New Roman"/>
          <w:sz w:val="28"/>
          <w:szCs w:val="28"/>
        </w:rPr>
        <w:pPrChange w:id="883" w:author="Борис Гогинян" w:date="2020-05-30T16:28:00Z">
          <w:pPr>
            <w:shd w:val="clear" w:color="auto" w:fill="FFFFFF" w:themeFill="background1"/>
            <w:spacing w:after="0" w:line="276" w:lineRule="auto"/>
          </w:pPr>
        </w:pPrChange>
      </w:pPr>
      <m:oMath>
        <m:r>
          <w:del w:id="884" w:author="Борис Гогинян" w:date="2020-05-30T16:28:00Z">
            <m:rPr>
              <m:sty m:val="b"/>
            </m:rPr>
            <w:rPr>
              <w:rFonts w:ascii="Cambria Math" w:hAnsi="Cambria Math" w:cs="Times New Roman"/>
              <w:sz w:val="28"/>
              <w:szCs w:val="28"/>
            </w:rPr>
            <m:t>m</m:t>
          </w:del>
        </m:r>
        <m:r>
          <w:del w:id="885" w:author="Борис Гогинян" w:date="2020-05-30T16:28:00Z">
            <w:rPr>
              <w:rFonts w:ascii="Cambria Math" w:hAnsi="Cambria Math" w:cs="Times New Roman"/>
              <w:sz w:val="28"/>
              <w:szCs w:val="28"/>
            </w:rPr>
            <m:t>-</m:t>
          </w:del>
        </m:r>
      </m:oMath>
      <w:del w:id="886" w:author="Борис Гогинян" w:date="2020-05-30T16:28:00Z">
        <w:r w:rsidR="00A6235B" w:rsidRPr="00AD4BD2" w:rsidDel="0091212B">
          <w:rPr>
            <w:rFonts w:ascii="Times New Roman" w:hAnsi="Times New Roman" w:cs="Times New Roman"/>
            <w:sz w:val="28"/>
            <w:szCs w:val="28"/>
          </w:rPr>
          <w:delText xml:space="preserve"> вектор микронормали, т.е. </w:delText>
        </w:r>
        <w:r w:rsidR="00242C26" w:rsidRPr="00AD4BD2" w:rsidDel="0091212B">
          <w:rPr>
            <w:rFonts w:ascii="Times New Roman" w:hAnsi="Times New Roman" w:cs="Times New Roman"/>
            <w:sz w:val="28"/>
            <w:szCs w:val="28"/>
          </w:rPr>
          <w:delText>нормали к конкретной микрограни</w:delText>
        </w:r>
        <w:r w:rsidR="00782022" w:rsidRPr="00AD4BD2" w:rsidDel="0091212B">
          <w:rPr>
            <w:rFonts w:ascii="Times New Roman" w:hAnsi="Times New Roman" w:cs="Times New Roman"/>
            <w:sz w:val="28"/>
            <w:szCs w:val="28"/>
          </w:rPr>
          <w:delText>.</w:delText>
        </w:r>
        <w:r w:rsidR="00242C26" w:rsidRPr="00AD4BD2" w:rsidDel="0091212B">
          <w:rPr>
            <w:rFonts w:ascii="Times New Roman" w:hAnsi="Times New Roman" w:cs="Times New Roman"/>
            <w:sz w:val="28"/>
            <w:szCs w:val="28"/>
          </w:rPr>
          <w:delText xml:space="preserve"> </w:delText>
        </w:r>
      </w:del>
    </w:p>
    <w:p w14:paraId="6CD4DC88" w14:textId="580E0D7B" w:rsidR="00DF6EC8" w:rsidRPr="00AD4BD2" w:rsidDel="0091212B" w:rsidRDefault="0099704B" w:rsidP="0091212B">
      <w:pPr>
        <w:shd w:val="clear" w:color="auto" w:fill="FFFFFF" w:themeFill="background1"/>
        <w:spacing w:after="0" w:line="276" w:lineRule="auto"/>
        <w:contextualSpacing/>
        <w:jc w:val="center"/>
        <w:rPr>
          <w:del w:id="887" w:author="Борис Гогинян" w:date="2020-05-30T16:28:00Z"/>
          <w:rFonts w:ascii="Times New Roman" w:hAnsi="Times New Roman" w:cs="Times New Roman"/>
          <w:sz w:val="28"/>
          <w:szCs w:val="28"/>
        </w:rPr>
        <w:pPrChange w:id="888" w:author="Борис Гогинян" w:date="2020-05-30T16:28:00Z">
          <w:pPr>
            <w:shd w:val="clear" w:color="auto" w:fill="FFFFFF" w:themeFill="background1"/>
            <w:spacing w:after="0" w:line="276" w:lineRule="auto"/>
          </w:pPr>
        </w:pPrChange>
      </w:pPr>
      <m:oMath>
        <m:sSub>
          <m:sSubPr>
            <m:ctrlPr>
              <w:del w:id="889" w:author="Борис Гогинян" w:date="2020-05-30T16:28:00Z">
                <w:rPr>
                  <w:rFonts w:ascii="Cambria Math" w:hAnsi="Cambria Math" w:cs="Times New Roman"/>
                  <w:i/>
                  <w:sz w:val="28"/>
                  <w:szCs w:val="28"/>
                </w:rPr>
              </w:del>
            </m:ctrlPr>
          </m:sSubPr>
          <m:e>
            <m:r>
              <w:del w:id="890" w:author="Борис Гогинян" w:date="2020-05-30T16:28:00Z">
                <w:rPr>
                  <w:rFonts w:ascii="Cambria Math" w:hAnsi="Cambria Math" w:cs="Times New Roman"/>
                  <w:sz w:val="28"/>
                  <w:szCs w:val="28"/>
                </w:rPr>
                <m:t>f</m:t>
              </w:del>
            </m:r>
          </m:e>
          <m:sub>
            <m:r>
              <w:del w:id="891" w:author="Борис Гогинян" w:date="2020-05-30T16:28:00Z">
                <w:rPr>
                  <w:rFonts w:ascii="Cambria Math" w:hAnsi="Cambria Math" w:cs="Times New Roman"/>
                  <w:sz w:val="28"/>
                  <w:szCs w:val="28"/>
                </w:rPr>
                <m:t>r</m:t>
              </w:del>
            </m:r>
          </m:sub>
        </m:sSub>
      </m:oMath>
      <w:del w:id="892" w:author="Борис Гогинян" w:date="2020-05-30T16:28:00Z">
        <w:r w:rsidR="00DF6EC8" w:rsidRPr="00F13D22" w:rsidDel="0091212B">
          <w:rPr>
            <w:rFonts w:ascii="Times New Roman" w:hAnsi="Times New Roman" w:cs="Times New Roman"/>
            <w:sz w:val="28"/>
            <w:szCs w:val="28"/>
          </w:rPr>
          <w:delText xml:space="preserve"> регулирует отраженный свет и имеет вид:</w:delText>
        </w:r>
      </w:del>
    </w:p>
    <w:p w14:paraId="6C98A4E7" w14:textId="1C6D2959" w:rsidR="00A6235B" w:rsidRPr="00F13D22" w:rsidDel="0091212B" w:rsidRDefault="0099704B" w:rsidP="0091212B">
      <w:pPr>
        <w:shd w:val="clear" w:color="auto" w:fill="FFFFFF" w:themeFill="background1"/>
        <w:spacing w:after="0" w:line="240" w:lineRule="auto"/>
        <w:contextualSpacing/>
        <w:jc w:val="center"/>
        <w:rPr>
          <w:del w:id="893" w:author="Борис Гогинян" w:date="2020-05-30T16:28:00Z"/>
          <w:rFonts w:ascii="Times New Roman" w:hAnsi="Times New Roman" w:cs="Times New Roman"/>
          <w:sz w:val="28"/>
          <w:szCs w:val="28"/>
        </w:rPr>
        <w:pPrChange w:id="894" w:author="Борис Гогинян" w:date="2020-05-30T16:28:00Z">
          <w:pPr>
            <w:shd w:val="clear" w:color="auto" w:fill="FFFFFF" w:themeFill="background1"/>
            <w:spacing w:line="240" w:lineRule="auto"/>
          </w:pPr>
        </w:pPrChange>
      </w:pPr>
      <m:oMathPara>
        <m:oMath>
          <m:sSub>
            <m:sSubPr>
              <m:ctrlPr>
                <w:del w:id="895" w:author="Борис Гогинян" w:date="2020-05-30T16:28:00Z">
                  <w:rPr>
                    <w:rFonts w:ascii="Cambria Math" w:hAnsi="Cambria Math" w:cs="Times New Roman"/>
                    <w:i/>
                    <w:sz w:val="28"/>
                    <w:szCs w:val="28"/>
                  </w:rPr>
                </w:del>
              </m:ctrlPr>
            </m:sSubPr>
            <m:e>
              <m:r>
                <w:del w:id="896" w:author="Борис Гогинян" w:date="2020-05-30T16:28:00Z">
                  <w:rPr>
                    <w:rFonts w:ascii="Cambria Math" w:hAnsi="Cambria Math" w:cs="Times New Roman"/>
                    <w:sz w:val="28"/>
                    <w:szCs w:val="28"/>
                  </w:rPr>
                  <m:t>f</m:t>
                </w:del>
              </m:r>
            </m:e>
            <m:sub>
              <m:r>
                <w:del w:id="897" w:author="Борис Гогинян" w:date="2020-05-30T16:28:00Z">
                  <w:rPr>
                    <w:rFonts w:ascii="Cambria Math" w:hAnsi="Cambria Math" w:cs="Times New Roman"/>
                    <w:sz w:val="28"/>
                    <w:szCs w:val="28"/>
                  </w:rPr>
                  <m:t>r</m:t>
                </w:del>
              </m:r>
            </m:sub>
          </m:sSub>
          <m:d>
            <m:dPr>
              <m:ctrlPr>
                <w:del w:id="898" w:author="Борис Гогинян" w:date="2020-05-30T16:28:00Z">
                  <w:rPr>
                    <w:rFonts w:ascii="Cambria Math" w:hAnsi="Cambria Math" w:cs="Times New Roman"/>
                    <w:i/>
                    <w:sz w:val="28"/>
                    <w:szCs w:val="28"/>
                  </w:rPr>
                </w:del>
              </m:ctrlPr>
            </m:dPr>
            <m:e>
              <m:r>
                <w:del w:id="899" w:author="Борис Гогинян" w:date="2020-05-30T16:28:00Z">
                  <m:rPr>
                    <m:sty m:val="b"/>
                  </m:rPr>
                  <w:rPr>
                    <w:rFonts w:ascii="Cambria Math" w:hAnsi="Cambria Math" w:cs="Times New Roman"/>
                    <w:sz w:val="28"/>
                    <w:szCs w:val="28"/>
                  </w:rPr>
                  <m:t>o, i, n</m:t>
                </w:del>
              </m:r>
            </m:e>
          </m:d>
          <m:r>
            <w:del w:id="900" w:author="Борис Гогинян" w:date="2020-05-30T16:28:00Z">
              <w:rPr>
                <w:rFonts w:ascii="Cambria Math" w:hAnsi="Cambria Math" w:cs="Times New Roman"/>
                <w:sz w:val="28"/>
                <w:szCs w:val="28"/>
              </w:rPr>
              <m:t>=</m:t>
            </w:del>
          </m:r>
          <m:f>
            <m:fPr>
              <m:ctrlPr>
                <w:del w:id="901" w:author="Борис Гогинян" w:date="2020-05-30T16:28:00Z">
                  <w:rPr>
                    <w:rFonts w:ascii="Cambria Math" w:hAnsi="Cambria Math" w:cs="Times New Roman"/>
                    <w:i/>
                    <w:sz w:val="28"/>
                    <w:szCs w:val="28"/>
                  </w:rPr>
                </w:del>
              </m:ctrlPr>
            </m:fPr>
            <m:num>
              <m:r>
                <w:del w:id="902" w:author="Борис Гогинян" w:date="2020-05-30T16:28:00Z">
                  <m:rPr>
                    <m:sty m:val="p"/>
                  </m:rPr>
                  <w:rPr>
                    <w:rFonts w:ascii="Cambria Math" w:hAnsi="Cambria Math" w:cs="Times New Roman"/>
                    <w:sz w:val="28"/>
                    <w:szCs w:val="28"/>
                  </w:rPr>
                  <m:t>F</m:t>
                </w:del>
              </m:r>
              <m:d>
                <m:dPr>
                  <m:ctrlPr>
                    <w:del w:id="903" w:author="Борис Гогинян" w:date="2020-05-30T16:28:00Z">
                      <w:rPr>
                        <w:rFonts w:ascii="Cambria Math" w:hAnsi="Cambria Math" w:cs="Times New Roman"/>
                        <w:sz w:val="28"/>
                        <w:szCs w:val="28"/>
                      </w:rPr>
                    </w:del>
                  </m:ctrlPr>
                </m:dPr>
                <m:e>
                  <m:r>
                    <w:del w:id="904" w:author="Борис Гогинян" w:date="2020-05-30T16:28:00Z">
                      <m:rPr>
                        <m:sty m:val="b"/>
                      </m:rPr>
                      <w:rPr>
                        <w:rFonts w:ascii="Cambria Math" w:hAnsi="Cambria Math" w:cs="Times New Roman"/>
                        <w:sz w:val="28"/>
                        <w:szCs w:val="28"/>
                      </w:rPr>
                      <m:t xml:space="preserve">i, </m:t>
                    </w:del>
                  </m:r>
                  <m:sSub>
                    <m:sSubPr>
                      <m:ctrlPr>
                        <w:del w:id="905" w:author="Борис Гогинян" w:date="2020-05-30T16:28:00Z">
                          <w:rPr>
                            <w:rFonts w:ascii="Cambria Math" w:hAnsi="Cambria Math" w:cs="Times New Roman"/>
                            <w:b/>
                            <w:sz w:val="28"/>
                            <w:szCs w:val="28"/>
                          </w:rPr>
                        </w:del>
                      </m:ctrlPr>
                    </m:sSubPr>
                    <m:e>
                      <m:r>
                        <w:del w:id="906" w:author="Борис Гогинян" w:date="2020-05-30T16:28:00Z">
                          <m:rPr>
                            <m:sty m:val="b"/>
                          </m:rPr>
                          <w:rPr>
                            <w:rFonts w:ascii="Cambria Math" w:hAnsi="Cambria Math" w:cs="Times New Roman"/>
                            <w:sz w:val="28"/>
                            <w:szCs w:val="28"/>
                          </w:rPr>
                          <m:t>h</m:t>
                        </w:del>
                      </m:r>
                    </m:e>
                    <m:sub>
                      <m:r>
                        <w:del w:id="907" w:author="Борис Гогинян" w:date="2020-05-30T16:28:00Z">
                          <m:rPr>
                            <m:sty m:val="b"/>
                          </m:rPr>
                          <w:rPr>
                            <w:rFonts w:ascii="Cambria Math" w:hAnsi="Cambria Math" w:cs="Times New Roman"/>
                            <w:sz w:val="28"/>
                            <w:szCs w:val="28"/>
                          </w:rPr>
                          <m:t>r</m:t>
                        </w:del>
                      </m:r>
                    </m:sub>
                  </m:sSub>
                </m:e>
              </m:d>
              <m:r>
                <w:del w:id="908" w:author="Борис Гогинян" w:date="2020-05-30T16:28:00Z">
                  <m:rPr>
                    <m:sty m:val="p"/>
                  </m:rPr>
                  <w:rPr>
                    <w:rFonts w:ascii="Cambria Math" w:hAnsi="Cambria Math" w:cs="Times New Roman"/>
                    <w:sz w:val="28"/>
                    <w:szCs w:val="28"/>
                  </w:rPr>
                  <m:t>G</m:t>
                </w:del>
              </m:r>
              <m:d>
                <m:dPr>
                  <m:ctrlPr>
                    <w:del w:id="909" w:author="Борис Гогинян" w:date="2020-05-30T16:28:00Z">
                      <w:rPr>
                        <w:rFonts w:ascii="Cambria Math" w:hAnsi="Cambria Math" w:cs="Times New Roman"/>
                        <w:sz w:val="28"/>
                        <w:szCs w:val="28"/>
                      </w:rPr>
                    </w:del>
                  </m:ctrlPr>
                </m:dPr>
                <m:e>
                  <m:r>
                    <w:del w:id="910" w:author="Борис Гогинян" w:date="2020-05-30T16:28:00Z">
                      <m:rPr>
                        <m:sty m:val="b"/>
                      </m:rPr>
                      <w:rPr>
                        <w:rFonts w:ascii="Cambria Math" w:hAnsi="Cambria Math" w:cs="Times New Roman"/>
                        <w:sz w:val="28"/>
                        <w:szCs w:val="28"/>
                      </w:rPr>
                      <m:t>i, o,</m:t>
                    </w:del>
                  </m:r>
                  <m:sSub>
                    <m:sSubPr>
                      <m:ctrlPr>
                        <w:del w:id="911" w:author="Борис Гогинян" w:date="2020-05-30T16:28:00Z">
                          <w:rPr>
                            <w:rFonts w:ascii="Cambria Math" w:hAnsi="Cambria Math" w:cs="Times New Roman"/>
                            <w:b/>
                            <w:sz w:val="28"/>
                            <w:szCs w:val="28"/>
                          </w:rPr>
                        </w:del>
                      </m:ctrlPr>
                    </m:sSubPr>
                    <m:e>
                      <m:r>
                        <w:del w:id="912" w:author="Борис Гогинян" w:date="2020-05-30T16:28:00Z">
                          <m:rPr>
                            <m:sty m:val="b"/>
                          </m:rPr>
                          <w:rPr>
                            <w:rFonts w:ascii="Cambria Math" w:hAnsi="Cambria Math" w:cs="Times New Roman"/>
                            <w:sz w:val="28"/>
                            <w:szCs w:val="28"/>
                          </w:rPr>
                          <m:t>h</m:t>
                        </w:del>
                      </m:r>
                    </m:e>
                    <m:sub>
                      <m:r>
                        <w:del w:id="913" w:author="Борис Гогинян" w:date="2020-05-30T16:28:00Z">
                          <m:rPr>
                            <m:sty m:val="b"/>
                          </m:rPr>
                          <w:rPr>
                            <w:rFonts w:ascii="Cambria Math" w:hAnsi="Cambria Math" w:cs="Times New Roman"/>
                            <w:sz w:val="28"/>
                            <w:szCs w:val="28"/>
                          </w:rPr>
                          <m:t>r</m:t>
                        </w:del>
                      </m:r>
                    </m:sub>
                  </m:sSub>
                </m:e>
              </m:d>
              <m:r>
                <w:del w:id="914" w:author="Борис Гогинян" w:date="2020-05-30T16:28:00Z">
                  <m:rPr>
                    <m:sty m:val="p"/>
                  </m:rPr>
                  <w:rPr>
                    <w:rFonts w:ascii="Cambria Math" w:hAnsi="Cambria Math" w:cs="Times New Roman"/>
                    <w:sz w:val="28"/>
                    <w:szCs w:val="28"/>
                  </w:rPr>
                  <m:t>D</m:t>
                </w:del>
              </m:r>
              <m:d>
                <m:dPr>
                  <m:ctrlPr>
                    <w:del w:id="915" w:author="Борис Гогинян" w:date="2020-05-30T16:28:00Z">
                      <w:rPr>
                        <w:rFonts w:ascii="Cambria Math" w:hAnsi="Cambria Math" w:cs="Times New Roman"/>
                        <w:sz w:val="28"/>
                        <w:szCs w:val="28"/>
                      </w:rPr>
                    </w:del>
                  </m:ctrlPr>
                </m:dPr>
                <m:e>
                  <m:sSub>
                    <m:sSubPr>
                      <m:ctrlPr>
                        <w:del w:id="916" w:author="Борис Гогинян" w:date="2020-05-30T16:28:00Z">
                          <w:rPr>
                            <w:rFonts w:ascii="Cambria Math" w:hAnsi="Cambria Math" w:cs="Times New Roman"/>
                            <w:b/>
                            <w:sz w:val="28"/>
                            <w:szCs w:val="28"/>
                          </w:rPr>
                        </w:del>
                      </m:ctrlPr>
                    </m:sSubPr>
                    <m:e>
                      <m:r>
                        <w:del w:id="917" w:author="Борис Гогинян" w:date="2020-05-30T16:28:00Z">
                          <m:rPr>
                            <m:sty m:val="b"/>
                          </m:rPr>
                          <w:rPr>
                            <w:rFonts w:ascii="Cambria Math" w:hAnsi="Cambria Math" w:cs="Times New Roman"/>
                            <w:sz w:val="28"/>
                            <w:szCs w:val="28"/>
                          </w:rPr>
                          <m:t>h</m:t>
                        </w:del>
                      </m:r>
                    </m:e>
                    <m:sub>
                      <m:r>
                        <w:del w:id="918" w:author="Борис Гогинян" w:date="2020-05-30T16:28:00Z">
                          <m:rPr>
                            <m:sty m:val="b"/>
                          </m:rPr>
                          <w:rPr>
                            <w:rFonts w:ascii="Cambria Math" w:hAnsi="Cambria Math" w:cs="Times New Roman"/>
                            <w:sz w:val="28"/>
                            <w:szCs w:val="28"/>
                          </w:rPr>
                          <m:t>r</m:t>
                        </w:del>
                      </m:r>
                    </m:sub>
                  </m:sSub>
                </m:e>
              </m:d>
            </m:num>
            <m:den>
              <m:r>
                <w:del w:id="919" w:author="Борис Гогинян" w:date="2020-05-30T16:28:00Z">
                  <w:rPr>
                    <w:rFonts w:ascii="Cambria Math" w:hAnsi="Cambria Math" w:cs="Times New Roman"/>
                    <w:sz w:val="28"/>
                    <w:szCs w:val="28"/>
                  </w:rPr>
                  <m:t>4</m:t>
                </w:del>
              </m:r>
              <m:d>
                <m:dPr>
                  <m:begChr m:val="|"/>
                  <m:endChr m:val="|"/>
                  <m:ctrlPr>
                    <w:del w:id="920" w:author="Борис Гогинян" w:date="2020-05-30T16:28:00Z">
                      <w:rPr>
                        <w:rFonts w:ascii="Cambria Math" w:hAnsi="Cambria Math" w:cs="Times New Roman"/>
                        <w:b/>
                        <w:sz w:val="28"/>
                        <w:szCs w:val="28"/>
                      </w:rPr>
                    </w:del>
                  </m:ctrlPr>
                </m:dPr>
                <m:e>
                  <m:r>
                    <w:del w:id="921" w:author="Борис Гогинян" w:date="2020-05-30T16:28:00Z">
                      <m:rPr>
                        <m:sty m:val="b"/>
                      </m:rPr>
                      <w:rPr>
                        <w:rFonts w:ascii="Cambria Math" w:hAnsi="Cambria Math" w:cs="Times New Roman"/>
                        <w:sz w:val="28"/>
                        <w:szCs w:val="28"/>
                      </w:rPr>
                      <m:t>i∙n</m:t>
                    </w:del>
                  </m:r>
                </m:e>
              </m:d>
              <m:d>
                <m:dPr>
                  <m:begChr m:val="|"/>
                  <m:endChr m:val="|"/>
                  <m:ctrlPr>
                    <w:del w:id="922" w:author="Борис Гогинян" w:date="2020-05-30T16:28:00Z">
                      <w:rPr>
                        <w:rFonts w:ascii="Cambria Math" w:hAnsi="Cambria Math" w:cs="Times New Roman"/>
                        <w:b/>
                        <w:sz w:val="28"/>
                        <w:szCs w:val="28"/>
                      </w:rPr>
                    </w:del>
                  </m:ctrlPr>
                </m:dPr>
                <m:e>
                  <m:r>
                    <w:del w:id="923" w:author="Борис Гогинян" w:date="2020-05-30T16:28:00Z">
                      <m:rPr>
                        <m:sty m:val="b"/>
                      </m:rPr>
                      <w:rPr>
                        <w:rFonts w:ascii="Cambria Math" w:hAnsi="Cambria Math" w:cs="Times New Roman"/>
                        <w:sz w:val="28"/>
                        <w:szCs w:val="28"/>
                      </w:rPr>
                      <m:t>o∙n</m:t>
                    </w:del>
                  </m:r>
                </m:e>
              </m:d>
            </m:den>
          </m:f>
        </m:oMath>
      </m:oMathPara>
    </w:p>
    <w:p w14:paraId="36FB2A8E" w14:textId="1124422A" w:rsidR="00A6235B" w:rsidRPr="00AD4BD2" w:rsidDel="0091212B" w:rsidRDefault="00801B0A" w:rsidP="0091212B">
      <w:pPr>
        <w:shd w:val="clear" w:color="auto" w:fill="FFFFFF" w:themeFill="background1"/>
        <w:spacing w:after="0" w:line="240" w:lineRule="auto"/>
        <w:contextualSpacing/>
        <w:jc w:val="center"/>
        <w:rPr>
          <w:del w:id="924" w:author="Борис Гогинян" w:date="2020-05-30T16:28:00Z"/>
          <w:rFonts w:ascii="Times New Roman" w:hAnsi="Times New Roman" w:cs="Times New Roman"/>
          <w:sz w:val="28"/>
          <w:szCs w:val="28"/>
        </w:rPr>
        <w:pPrChange w:id="925" w:author="Борис Гогинян" w:date="2020-05-30T16:28:00Z">
          <w:pPr>
            <w:shd w:val="clear" w:color="auto" w:fill="FFFFFF" w:themeFill="background1"/>
            <w:spacing w:line="240" w:lineRule="auto"/>
          </w:pPr>
        </w:pPrChange>
      </w:pPr>
      <m:oMath>
        <m:r>
          <w:del w:id="926" w:author="Борис Гогинян" w:date="2020-05-30T16:28:00Z">
            <m:rPr>
              <m:sty m:val="b"/>
            </m:rPr>
            <w:rPr>
              <w:rFonts w:ascii="Cambria Math" w:hAnsi="Cambria Math" w:cs="Times New Roman"/>
              <w:sz w:val="28"/>
              <w:szCs w:val="28"/>
            </w:rPr>
            <m:t>n</m:t>
          </w:del>
        </m:r>
        <m:r>
          <w:del w:id="927" w:author="Борис Гогинян" w:date="2020-05-30T16:28:00Z">
            <w:rPr>
              <w:rFonts w:ascii="Cambria Math" w:hAnsi="Cambria Math" w:cs="Times New Roman"/>
              <w:sz w:val="28"/>
              <w:szCs w:val="28"/>
            </w:rPr>
            <m:t>-</m:t>
          </w:del>
        </m:r>
      </m:oMath>
      <w:del w:id="928" w:author="Борис Гогинян" w:date="2020-05-30T16:28:00Z">
        <w:r w:rsidR="00A6235B" w:rsidRPr="00AD4BD2" w:rsidDel="0091212B">
          <w:rPr>
            <w:rFonts w:ascii="Times New Roman" w:hAnsi="Times New Roman" w:cs="Times New Roman"/>
            <w:sz w:val="28"/>
            <w:szCs w:val="28"/>
          </w:rPr>
          <w:delText>усредненный, по сути, обычный вектор нормали к поверхности</w:delText>
        </w:r>
        <w:r w:rsidR="00782022" w:rsidRPr="00AD4BD2" w:rsidDel="0091212B">
          <w:rPr>
            <w:rFonts w:ascii="Times New Roman" w:hAnsi="Times New Roman" w:cs="Times New Roman"/>
            <w:sz w:val="28"/>
            <w:szCs w:val="28"/>
          </w:rPr>
          <w:delText>;</w:delText>
        </w:r>
      </w:del>
    </w:p>
    <w:p w14:paraId="5C9C4E25" w14:textId="777AF686" w:rsidR="00A6235B" w:rsidRPr="00AD4BD2" w:rsidDel="0091212B" w:rsidRDefault="0099704B" w:rsidP="0091212B">
      <w:pPr>
        <w:shd w:val="clear" w:color="auto" w:fill="FFFFFF" w:themeFill="background1"/>
        <w:spacing w:after="0" w:line="240" w:lineRule="auto"/>
        <w:contextualSpacing/>
        <w:jc w:val="center"/>
        <w:rPr>
          <w:del w:id="929" w:author="Борис Гогинян" w:date="2020-05-30T16:28:00Z"/>
          <w:rFonts w:ascii="Times New Roman" w:hAnsi="Times New Roman" w:cs="Times New Roman"/>
          <w:sz w:val="28"/>
          <w:szCs w:val="28"/>
        </w:rPr>
        <w:pPrChange w:id="930" w:author="Борис Гогинян" w:date="2020-05-30T16:28:00Z">
          <w:pPr>
            <w:shd w:val="clear" w:color="auto" w:fill="FFFFFF" w:themeFill="background1"/>
            <w:spacing w:line="240" w:lineRule="auto"/>
          </w:pPr>
        </w:pPrChange>
      </w:pPr>
      <m:oMath>
        <m:sSub>
          <m:sSubPr>
            <m:ctrlPr>
              <w:del w:id="931" w:author="Борис Гогинян" w:date="2020-05-30T16:28:00Z">
                <w:rPr>
                  <w:rFonts w:ascii="Cambria Math" w:hAnsi="Cambria Math" w:cs="Times New Roman"/>
                  <w:b/>
                  <w:sz w:val="28"/>
                  <w:szCs w:val="28"/>
                </w:rPr>
              </w:del>
            </m:ctrlPr>
          </m:sSubPr>
          <m:e>
            <m:r>
              <w:del w:id="932" w:author="Борис Гогинян" w:date="2020-05-30T16:28:00Z">
                <m:rPr>
                  <m:sty m:val="b"/>
                </m:rPr>
                <w:rPr>
                  <w:rFonts w:ascii="Cambria Math" w:hAnsi="Cambria Math" w:cs="Times New Roman"/>
                  <w:sz w:val="28"/>
                  <w:szCs w:val="28"/>
                </w:rPr>
                <m:t>h</m:t>
              </w:del>
            </m:r>
          </m:e>
          <m:sub>
            <m:r>
              <w:del w:id="933" w:author="Борис Гогинян" w:date="2020-05-30T16:28:00Z">
                <m:rPr>
                  <m:sty m:val="b"/>
                </m:rPr>
                <w:rPr>
                  <w:rFonts w:ascii="Cambria Math" w:hAnsi="Cambria Math" w:cs="Times New Roman"/>
                  <w:sz w:val="28"/>
                  <w:szCs w:val="28"/>
                </w:rPr>
                <m:t>r</m:t>
              </w:del>
            </m:r>
          </m:sub>
        </m:sSub>
        <m:r>
          <w:del w:id="934" w:author="Борис Гогинян" w:date="2020-05-30T16:28:00Z">
            <w:rPr>
              <w:rFonts w:ascii="Cambria Math" w:hAnsi="Cambria Math" w:cs="Times New Roman"/>
              <w:sz w:val="28"/>
              <w:szCs w:val="28"/>
            </w:rPr>
            <m:t>=</m:t>
          </w:del>
        </m:r>
        <m:sSub>
          <m:sSubPr>
            <m:ctrlPr>
              <w:del w:id="935" w:author="Борис Гогинян" w:date="2020-05-30T16:28:00Z">
                <w:rPr>
                  <w:rFonts w:ascii="Cambria Math" w:hAnsi="Cambria Math" w:cs="Times New Roman"/>
                  <w:b/>
                  <w:sz w:val="28"/>
                  <w:szCs w:val="28"/>
                </w:rPr>
              </w:del>
            </m:ctrlPr>
          </m:sSubPr>
          <m:e>
            <m:r>
              <w:del w:id="936" w:author="Борис Гогинян" w:date="2020-05-30T16:28:00Z">
                <m:rPr>
                  <m:sty m:val="b"/>
                </m:rPr>
                <w:rPr>
                  <w:rFonts w:ascii="Cambria Math" w:hAnsi="Cambria Math" w:cs="Times New Roman"/>
                  <w:sz w:val="28"/>
                  <w:szCs w:val="28"/>
                </w:rPr>
                <m:t>h</m:t>
              </w:del>
            </m:r>
          </m:e>
          <m:sub>
            <m:r>
              <w:del w:id="937" w:author="Борис Гогинян" w:date="2020-05-30T16:28:00Z">
                <m:rPr>
                  <m:sty m:val="b"/>
                </m:rPr>
                <w:rPr>
                  <w:rFonts w:ascii="Cambria Math" w:hAnsi="Cambria Math" w:cs="Times New Roman"/>
                  <w:sz w:val="28"/>
                  <w:szCs w:val="28"/>
                </w:rPr>
                <m:t>r</m:t>
              </w:del>
            </m:r>
          </m:sub>
        </m:sSub>
        <m:d>
          <m:dPr>
            <m:ctrlPr>
              <w:del w:id="938" w:author="Борис Гогинян" w:date="2020-05-30T16:28:00Z">
                <w:rPr>
                  <w:rFonts w:ascii="Cambria Math" w:hAnsi="Cambria Math" w:cs="Times New Roman"/>
                  <w:i/>
                  <w:sz w:val="28"/>
                  <w:szCs w:val="28"/>
                </w:rPr>
              </w:del>
            </m:ctrlPr>
          </m:dPr>
          <m:e>
            <m:r>
              <w:del w:id="939" w:author="Борис Гогинян" w:date="2020-05-30T16:28:00Z">
                <m:rPr>
                  <m:sty m:val="b"/>
                </m:rPr>
                <w:rPr>
                  <w:rFonts w:ascii="Cambria Math" w:hAnsi="Cambria Math" w:cs="Times New Roman"/>
                  <w:sz w:val="28"/>
                  <w:szCs w:val="28"/>
                  <w:lang w:val="en-US"/>
                </w:rPr>
                <m:t>i</m:t>
              </w:del>
            </m:r>
            <m:r>
              <w:del w:id="940" w:author="Борис Гогинян" w:date="2020-05-30T16:28:00Z">
                <m:rPr>
                  <m:sty m:val="b"/>
                </m:rPr>
                <w:rPr>
                  <w:rFonts w:ascii="Cambria Math" w:hAnsi="Cambria Math" w:cs="Times New Roman"/>
                  <w:sz w:val="28"/>
                  <w:szCs w:val="28"/>
                </w:rPr>
                <m:t>,</m:t>
              </w:del>
            </m:r>
            <m:r>
              <w:del w:id="941" w:author="Борис Гогинян" w:date="2020-05-30T16:28:00Z">
                <m:rPr>
                  <m:sty m:val="b"/>
                </m:rPr>
                <w:rPr>
                  <w:rFonts w:ascii="Cambria Math" w:hAnsi="Cambria Math" w:cs="Times New Roman"/>
                  <w:sz w:val="28"/>
                  <w:szCs w:val="28"/>
                  <w:lang w:val="en-US"/>
                </w:rPr>
                <m:t>o</m:t>
              </w:del>
            </m:r>
          </m:e>
        </m:d>
        <m:r>
          <w:del w:id="942" w:author="Борис Гогинян" w:date="2020-05-30T16:28:00Z">
            <w:rPr>
              <w:rFonts w:ascii="Cambria Math" w:hAnsi="Cambria Math" w:cs="Times New Roman"/>
              <w:sz w:val="28"/>
              <w:szCs w:val="28"/>
            </w:rPr>
            <m:t>=</m:t>
          </w:del>
        </m:r>
        <m:f>
          <m:fPr>
            <m:ctrlPr>
              <w:del w:id="943" w:author="Борис Гогинян" w:date="2020-05-30T16:28:00Z">
                <w:rPr>
                  <w:rFonts w:ascii="Cambria Math" w:hAnsi="Cambria Math" w:cs="Times New Roman"/>
                  <w:i/>
                  <w:sz w:val="28"/>
                  <w:szCs w:val="28"/>
                  <w:lang w:val="en-US"/>
                </w:rPr>
              </w:del>
            </m:ctrlPr>
          </m:fPr>
          <m:num>
            <m:acc>
              <m:accPr>
                <m:chr m:val="⃗"/>
                <m:ctrlPr>
                  <w:del w:id="944" w:author="Борис Гогинян" w:date="2020-05-30T16:28:00Z">
                    <w:rPr>
                      <w:rFonts w:ascii="Cambria Math" w:hAnsi="Cambria Math" w:cs="Times New Roman"/>
                      <w:i/>
                      <w:sz w:val="28"/>
                      <w:szCs w:val="28"/>
                      <w:lang w:val="en-US"/>
                    </w:rPr>
                  </w:del>
                </m:ctrlPr>
              </m:accPr>
              <m:e>
                <m:sSub>
                  <m:sSubPr>
                    <m:ctrlPr>
                      <w:del w:id="945" w:author="Борис Гогинян" w:date="2020-05-30T16:28:00Z">
                        <w:rPr>
                          <w:rFonts w:ascii="Cambria Math" w:hAnsi="Cambria Math" w:cs="Times New Roman"/>
                          <w:sz w:val="28"/>
                          <w:szCs w:val="28"/>
                        </w:rPr>
                      </w:del>
                    </m:ctrlPr>
                  </m:sSubPr>
                  <m:e>
                    <m:r>
                      <w:del w:id="946" w:author="Борис Гогинян" w:date="2020-05-30T16:28:00Z">
                        <m:rPr>
                          <m:sty m:val="p"/>
                        </m:rPr>
                        <w:rPr>
                          <w:rFonts w:ascii="Cambria Math" w:hAnsi="Cambria Math" w:cs="Times New Roman"/>
                          <w:sz w:val="28"/>
                          <w:szCs w:val="28"/>
                        </w:rPr>
                        <m:t>h</m:t>
                      </w:del>
                    </m:r>
                  </m:e>
                  <m:sub>
                    <m:r>
                      <w:del w:id="947" w:author="Борис Гогинян" w:date="2020-05-30T16:28:00Z">
                        <m:rPr>
                          <m:sty m:val="p"/>
                        </m:rPr>
                        <w:rPr>
                          <w:rFonts w:ascii="Cambria Math" w:hAnsi="Cambria Math" w:cs="Times New Roman"/>
                          <w:sz w:val="28"/>
                          <w:szCs w:val="28"/>
                        </w:rPr>
                        <m:t>r</m:t>
                      </w:del>
                    </m:r>
                  </m:sub>
                </m:sSub>
              </m:e>
            </m:acc>
          </m:num>
          <m:den>
            <m:d>
              <m:dPr>
                <m:begChr m:val="‖"/>
                <m:endChr m:val="‖"/>
                <m:ctrlPr>
                  <w:del w:id="948" w:author="Борис Гогинян" w:date="2020-05-30T16:28:00Z">
                    <w:rPr>
                      <w:rFonts w:ascii="Cambria Math" w:hAnsi="Cambria Math" w:cs="Times New Roman"/>
                      <w:i/>
                      <w:sz w:val="28"/>
                      <w:szCs w:val="28"/>
                      <w:lang w:val="en-US"/>
                    </w:rPr>
                  </w:del>
                </m:ctrlPr>
              </m:dPr>
              <m:e>
                <m:sSub>
                  <m:sSubPr>
                    <m:ctrlPr>
                      <w:del w:id="949" w:author="Борис Гогинян" w:date="2020-05-30T16:28:00Z">
                        <w:rPr>
                          <w:rFonts w:ascii="Cambria Math" w:hAnsi="Cambria Math" w:cs="Times New Roman"/>
                          <w:sz w:val="28"/>
                          <w:szCs w:val="28"/>
                        </w:rPr>
                      </w:del>
                    </m:ctrlPr>
                  </m:sSubPr>
                  <m:e>
                    <m:r>
                      <w:del w:id="950" w:author="Борис Гогинян" w:date="2020-05-30T16:28:00Z">
                        <m:rPr>
                          <m:sty m:val="p"/>
                        </m:rPr>
                        <w:rPr>
                          <w:rFonts w:ascii="Cambria Math" w:hAnsi="Cambria Math" w:cs="Times New Roman"/>
                          <w:sz w:val="28"/>
                          <w:szCs w:val="28"/>
                        </w:rPr>
                        <m:t>h</m:t>
                      </w:del>
                    </m:r>
                  </m:e>
                  <m:sub>
                    <m:r>
                      <w:del w:id="951" w:author="Борис Гогинян" w:date="2020-05-30T16:28:00Z">
                        <m:rPr>
                          <m:sty m:val="p"/>
                        </m:rPr>
                        <w:rPr>
                          <w:rFonts w:ascii="Cambria Math" w:hAnsi="Cambria Math" w:cs="Times New Roman"/>
                          <w:sz w:val="28"/>
                          <w:szCs w:val="28"/>
                        </w:rPr>
                        <m:t>r</m:t>
                      </w:del>
                    </m:r>
                  </m:sub>
                </m:sSub>
              </m:e>
            </m:d>
          </m:den>
        </m:f>
      </m:oMath>
      <w:del w:id="952" w:author="Борис Гогинян" w:date="2020-05-30T16:28:00Z">
        <w:r w:rsidR="00A6235B" w:rsidRPr="00F13D22" w:rsidDel="0091212B">
          <w:rPr>
            <w:rFonts w:ascii="Times New Roman" w:hAnsi="Times New Roman" w:cs="Times New Roman"/>
            <w:sz w:val="28"/>
            <w:szCs w:val="28"/>
          </w:rPr>
          <w:delText xml:space="preserve"> , где </w:delTex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r>
            <w:rPr>
              <w:rFonts w:ascii="Cambria Math" w:hAnsi="Cambria Math" w:cs="Times New Roman"/>
              <w:sz w:val="28"/>
              <w:szCs w:val="28"/>
            </w:rPr>
            <m:t>=</m:t>
          </m:r>
          <m:r>
            <m:rPr>
              <m:sty m:val="p"/>
            </m:rPr>
            <w:rPr>
              <w:rFonts w:ascii="Cambria Math" w:hAnsi="Cambria Math" w:cs="Times New Roman"/>
              <w:sz w:val="28"/>
              <w:szCs w:val="28"/>
              <w:lang w:val="en-US"/>
            </w:rPr>
            <m:t>sign</m:t>
          </m:r>
          <m: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n</m:t>
          </m:r>
          <m:r>
            <m:rPr>
              <m:sty m:val="b"/>
            </m:rP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r>
            <w:rPr>
              <w:rFonts w:ascii="Cambria Math" w:hAnsi="Cambria Math" w:cs="Times New Roman"/>
              <w:sz w:val="28"/>
              <w:szCs w:val="28"/>
            </w:rPr>
            <m:t>)</m:t>
          </m:r>
        </m:oMath>
        <w:r w:rsidR="00A6235B" w:rsidRPr="00AD4BD2" w:rsidDel="0091212B">
          <w:rPr>
            <w:rFonts w:ascii="Times New Roman" w:hAnsi="Times New Roman" w:cs="Times New Roman"/>
            <w:sz w:val="28"/>
            <w:szCs w:val="28"/>
          </w:rPr>
          <w:delText xml:space="preserve"> – </w:delText>
        </w:r>
        <w:r w:rsidR="00BE3A6A" w:rsidRPr="00AD4BD2" w:rsidDel="0091212B">
          <w:rPr>
            <w:rFonts w:ascii="Times New Roman" w:hAnsi="Times New Roman" w:cs="Times New Roman"/>
            <w:sz w:val="28"/>
            <w:szCs w:val="28"/>
          </w:rPr>
          <w:delText>нормализованный</w:delText>
        </w:r>
        <w:r w:rsidR="00A6235B" w:rsidRPr="00AD4BD2" w:rsidDel="0091212B">
          <w:rPr>
            <w:rFonts w:ascii="Times New Roman" w:hAnsi="Times New Roman" w:cs="Times New Roman"/>
            <w:sz w:val="28"/>
            <w:szCs w:val="28"/>
          </w:rPr>
          <w:delText xml:space="preserve"> вектор</w:delText>
        </w:r>
        <w:r w:rsidR="00782022" w:rsidRPr="00AD4BD2" w:rsidDel="0091212B">
          <w:rPr>
            <w:rFonts w:ascii="Times New Roman" w:hAnsi="Times New Roman" w:cs="Times New Roman"/>
            <w:sz w:val="28"/>
            <w:szCs w:val="28"/>
          </w:rPr>
          <w:delText>;</w:delText>
        </w:r>
      </w:del>
    </w:p>
    <w:p w14:paraId="5A7AB885" w14:textId="4CB09052" w:rsidR="00BE3A6A" w:rsidRPr="00AD4BD2" w:rsidDel="0091212B" w:rsidRDefault="0099704B" w:rsidP="0091212B">
      <w:pPr>
        <w:shd w:val="clear" w:color="auto" w:fill="FFFFFF" w:themeFill="background1"/>
        <w:spacing w:after="0" w:line="240" w:lineRule="auto"/>
        <w:contextualSpacing/>
        <w:jc w:val="center"/>
        <w:rPr>
          <w:del w:id="953" w:author="Борис Гогинян" w:date="2020-05-30T16:28:00Z"/>
          <w:rFonts w:ascii="Times New Roman" w:hAnsi="Times New Roman" w:cs="Times New Roman"/>
          <w:sz w:val="28"/>
          <w:szCs w:val="28"/>
        </w:rPr>
        <w:pPrChange w:id="954" w:author="Борис Гогинян" w:date="2020-05-30T16:28:00Z">
          <w:pPr>
            <w:shd w:val="clear" w:color="auto" w:fill="FFFFFF" w:themeFill="background1"/>
            <w:spacing w:line="240" w:lineRule="auto"/>
          </w:pPr>
        </w:pPrChange>
      </w:pPr>
      <m:oMath>
        <m:acc>
          <m:accPr>
            <m:chr m:val="⃗"/>
            <m:ctrlPr>
              <w:del w:id="955" w:author="Борис Гогинян" w:date="2020-05-30T16:28:00Z">
                <w:rPr>
                  <w:rFonts w:ascii="Cambria Math" w:hAnsi="Cambria Math" w:cs="Times New Roman"/>
                  <w:i/>
                  <w:sz w:val="28"/>
                  <w:szCs w:val="28"/>
                  <w:lang w:val="en-US"/>
                </w:rPr>
              </w:del>
            </m:ctrlPr>
          </m:accPr>
          <m:e>
            <m:sSub>
              <m:sSubPr>
                <m:ctrlPr>
                  <w:del w:id="956" w:author="Борис Гогинян" w:date="2020-05-30T16:28:00Z">
                    <w:rPr>
                      <w:rFonts w:ascii="Cambria Math" w:hAnsi="Cambria Math" w:cs="Times New Roman"/>
                      <w:sz w:val="28"/>
                      <w:szCs w:val="28"/>
                    </w:rPr>
                  </w:del>
                </m:ctrlPr>
              </m:sSubPr>
              <m:e>
                <m:r>
                  <w:del w:id="957" w:author="Борис Гогинян" w:date="2020-05-30T16:28:00Z">
                    <m:rPr>
                      <m:sty m:val="p"/>
                    </m:rPr>
                    <w:rPr>
                      <w:rFonts w:ascii="Cambria Math" w:hAnsi="Cambria Math" w:cs="Times New Roman"/>
                      <w:sz w:val="28"/>
                      <w:szCs w:val="28"/>
                    </w:rPr>
                    <m:t>h</m:t>
                  </w:del>
                </m:r>
              </m:e>
              <m:sub>
                <m:r>
                  <w:del w:id="958" w:author="Борис Гогинян" w:date="2020-05-30T16:28:00Z">
                    <m:rPr>
                      <m:sty m:val="p"/>
                    </m:rPr>
                    <w:rPr>
                      <w:rFonts w:ascii="Cambria Math" w:hAnsi="Cambria Math" w:cs="Times New Roman"/>
                      <w:sz w:val="28"/>
                      <w:szCs w:val="28"/>
                    </w:rPr>
                    <m:t>r</m:t>
                  </w:del>
                </m:r>
              </m:sub>
            </m:sSub>
          </m:e>
        </m:acc>
      </m:oMath>
      <w:del w:id="959" w:author="Борис Гогинян" w:date="2020-05-30T16:28:00Z">
        <w:r w:rsidR="00BE3A6A" w:rsidRPr="00F13D22" w:rsidDel="0091212B">
          <w:rPr>
            <w:rFonts w:ascii="Times New Roman" w:hAnsi="Times New Roman" w:cs="Times New Roman"/>
            <w:sz w:val="28"/>
            <w:szCs w:val="28"/>
          </w:rPr>
          <w:delText xml:space="preserve"> – вектор направления</w:delText>
        </w:r>
        <w:r w:rsidR="00782022" w:rsidRPr="00AD4BD2" w:rsidDel="0091212B">
          <w:rPr>
            <w:rFonts w:ascii="Times New Roman" w:hAnsi="Times New Roman" w:cs="Times New Roman"/>
            <w:sz w:val="28"/>
            <w:szCs w:val="28"/>
          </w:rPr>
          <w:delText xml:space="preserve"> отраженного</w:delText>
        </w:r>
        <w:r w:rsidR="00BE3A6A" w:rsidRPr="00AD4BD2" w:rsidDel="0091212B">
          <w:rPr>
            <w:rFonts w:ascii="Times New Roman" w:hAnsi="Times New Roman" w:cs="Times New Roman"/>
            <w:sz w:val="28"/>
            <w:szCs w:val="28"/>
          </w:rPr>
          <w:delText xml:space="preserve"> </w:delText>
        </w:r>
        <w:r w:rsidR="00782022" w:rsidRPr="00AD4BD2" w:rsidDel="0091212B">
          <w:rPr>
            <w:rFonts w:ascii="Times New Roman" w:hAnsi="Times New Roman" w:cs="Times New Roman"/>
            <w:sz w:val="28"/>
            <w:szCs w:val="28"/>
          </w:rPr>
          <w:delText>луча.</w:delText>
        </w:r>
      </w:del>
    </w:p>
    <w:p w14:paraId="4718F833" w14:textId="4156504F" w:rsidR="00DF6EC8" w:rsidRPr="00AD4BD2" w:rsidDel="0091212B" w:rsidRDefault="00DF6EC8" w:rsidP="0091212B">
      <w:pPr>
        <w:shd w:val="clear" w:color="auto" w:fill="FFFFFF" w:themeFill="background1"/>
        <w:spacing w:after="0" w:line="240" w:lineRule="auto"/>
        <w:contextualSpacing/>
        <w:jc w:val="center"/>
        <w:rPr>
          <w:del w:id="960" w:author="Борис Гогинян" w:date="2020-05-30T16:28:00Z"/>
          <w:rFonts w:ascii="Times New Roman" w:hAnsi="Times New Roman" w:cs="Times New Roman"/>
          <w:sz w:val="28"/>
          <w:szCs w:val="28"/>
        </w:rPr>
        <w:pPrChange w:id="961" w:author="Борис Гогинян" w:date="2020-05-30T16:28:00Z">
          <w:pPr>
            <w:shd w:val="clear" w:color="auto" w:fill="FFFFFF" w:themeFill="background1"/>
            <w:spacing w:line="240" w:lineRule="auto"/>
          </w:pPr>
        </w:pPrChange>
      </w:pPr>
      <w:del w:id="962" w:author="Борис Гогинян" w:date="2020-05-30T16:28:00Z">
        <w:r w:rsidRPr="00AD4BD2" w:rsidDel="0091212B">
          <w:rPr>
            <w:rFonts w:ascii="Times New Roman" w:hAnsi="Times New Roman" w:cs="Times New Roman"/>
            <w:sz w:val="28"/>
            <w:szCs w:val="28"/>
          </w:rPr>
          <w:delText xml:space="preserve">Данная модель функции называется </w:delText>
        </w:r>
        <w:r w:rsidRPr="00AD4BD2" w:rsidDel="0091212B">
          <w:rPr>
            <w:rFonts w:ascii="Times New Roman" w:hAnsi="Times New Roman" w:cs="Times New Roman"/>
            <w:sz w:val="28"/>
            <w:szCs w:val="28"/>
            <w:lang w:val="en-US"/>
          </w:rPr>
          <w:delText>BRDF</w:delText>
        </w:r>
        <w:r w:rsidRPr="00AD4BD2" w:rsidDel="0091212B">
          <w:rPr>
            <w:rFonts w:ascii="Times New Roman" w:hAnsi="Times New Roman" w:cs="Times New Roman"/>
            <w:sz w:val="28"/>
            <w:szCs w:val="28"/>
          </w:rPr>
          <w:delText xml:space="preserve"> Кука-Торренса. [17] </w:delText>
        </w:r>
      </w:del>
    </w:p>
    <w:p w14:paraId="1E8DB7F1" w14:textId="66ECD6D4" w:rsidR="00DF6EC8" w:rsidRPr="00AD4BD2" w:rsidDel="0091212B" w:rsidRDefault="0099704B" w:rsidP="0091212B">
      <w:pPr>
        <w:shd w:val="clear" w:color="auto" w:fill="FFFFFF" w:themeFill="background1"/>
        <w:spacing w:after="0" w:line="240" w:lineRule="auto"/>
        <w:contextualSpacing/>
        <w:jc w:val="center"/>
        <w:rPr>
          <w:del w:id="963" w:author="Борис Гогинян" w:date="2020-05-30T16:28:00Z"/>
          <w:rFonts w:ascii="Times New Roman" w:hAnsi="Times New Roman" w:cs="Times New Roman"/>
          <w:sz w:val="28"/>
          <w:szCs w:val="28"/>
        </w:rPr>
        <w:pPrChange w:id="964" w:author="Борис Гогинян" w:date="2020-05-30T16:28:00Z">
          <w:pPr>
            <w:shd w:val="clear" w:color="auto" w:fill="FFFFFF" w:themeFill="background1"/>
            <w:spacing w:line="240" w:lineRule="auto"/>
          </w:pPr>
        </w:pPrChange>
      </w:pPr>
      <m:oMath>
        <m:sSub>
          <m:sSubPr>
            <m:ctrlPr>
              <w:del w:id="965" w:author="Борис Гогинян" w:date="2020-05-30T16:28:00Z">
                <w:rPr>
                  <w:rFonts w:ascii="Cambria Math" w:hAnsi="Cambria Math" w:cs="Times New Roman"/>
                  <w:i/>
                  <w:sz w:val="28"/>
                  <w:szCs w:val="28"/>
                </w:rPr>
              </w:del>
            </m:ctrlPr>
          </m:sSubPr>
          <m:e>
            <m:r>
              <w:del w:id="966" w:author="Борис Гогинян" w:date="2020-05-30T16:28:00Z">
                <w:rPr>
                  <w:rFonts w:ascii="Cambria Math" w:hAnsi="Cambria Math" w:cs="Times New Roman"/>
                  <w:sz w:val="28"/>
                  <w:szCs w:val="28"/>
                </w:rPr>
                <m:t>f</m:t>
              </w:del>
            </m:r>
          </m:e>
          <m:sub>
            <m:r>
              <w:del w:id="967" w:author="Борис Гогинян" w:date="2020-05-30T16:28:00Z">
                <w:rPr>
                  <w:rFonts w:ascii="Cambria Math" w:hAnsi="Cambria Math" w:cs="Times New Roman"/>
                  <w:sz w:val="28"/>
                  <w:szCs w:val="28"/>
                  <w:lang w:val="en-US"/>
                </w:rPr>
                <m:t>t</m:t>
              </w:del>
            </m:r>
          </m:sub>
        </m:sSub>
      </m:oMath>
      <w:del w:id="968" w:author="Борис Гогинян" w:date="2020-05-30T16:28:00Z">
        <w:r w:rsidR="00DF6EC8" w:rsidRPr="00F13D22" w:rsidDel="0091212B">
          <w:rPr>
            <w:rFonts w:ascii="Times New Roman" w:hAnsi="Times New Roman" w:cs="Times New Roman"/>
            <w:sz w:val="28"/>
            <w:szCs w:val="28"/>
          </w:rPr>
          <w:delText xml:space="preserve"> регулирует преломленные лучи и имеет вид:</w:delText>
        </w:r>
      </w:del>
    </w:p>
    <w:p w14:paraId="062BEC12" w14:textId="40524AE7" w:rsidR="00721994" w:rsidRPr="00F13D22" w:rsidDel="0091212B" w:rsidRDefault="0099704B" w:rsidP="0091212B">
      <w:pPr>
        <w:shd w:val="clear" w:color="auto" w:fill="FFFFFF" w:themeFill="background1"/>
        <w:spacing w:after="0" w:line="240" w:lineRule="auto"/>
        <w:contextualSpacing/>
        <w:jc w:val="center"/>
        <w:rPr>
          <w:del w:id="969" w:author="Борис Гогинян" w:date="2020-05-30T16:28:00Z"/>
          <w:rFonts w:ascii="Times New Roman" w:hAnsi="Times New Roman" w:cs="Times New Roman"/>
          <w:sz w:val="28"/>
          <w:szCs w:val="28"/>
        </w:rPr>
        <w:pPrChange w:id="970" w:author="Борис Гогинян" w:date="2020-05-30T16:28:00Z">
          <w:pPr>
            <w:shd w:val="clear" w:color="auto" w:fill="FFFFFF" w:themeFill="background1"/>
            <w:spacing w:line="240" w:lineRule="auto"/>
          </w:pPr>
        </w:pPrChange>
      </w:pPr>
      <m:oMathPara>
        <m:oMath>
          <m:sSub>
            <m:sSubPr>
              <m:ctrlPr>
                <w:del w:id="971" w:author="Борис Гогинян" w:date="2020-05-30T16:28:00Z">
                  <w:rPr>
                    <w:rFonts w:ascii="Cambria Math" w:hAnsi="Cambria Math" w:cs="Times New Roman"/>
                    <w:i/>
                    <w:sz w:val="28"/>
                    <w:szCs w:val="28"/>
                  </w:rPr>
                </w:del>
              </m:ctrlPr>
            </m:sSubPr>
            <m:e>
              <m:r>
                <w:del w:id="972" w:author="Борис Гогинян" w:date="2020-05-30T16:28:00Z">
                  <w:rPr>
                    <w:rFonts w:ascii="Cambria Math" w:hAnsi="Cambria Math" w:cs="Times New Roman"/>
                    <w:sz w:val="28"/>
                    <w:szCs w:val="28"/>
                  </w:rPr>
                  <m:t>f</m:t>
                </w:del>
              </m:r>
            </m:e>
            <m:sub>
              <m:r>
                <w:del w:id="973" w:author="Борис Гогинян" w:date="2020-05-30T16:28:00Z">
                  <w:rPr>
                    <w:rFonts w:ascii="Cambria Math" w:hAnsi="Cambria Math" w:cs="Times New Roman"/>
                    <w:sz w:val="28"/>
                    <w:szCs w:val="28"/>
                  </w:rPr>
                  <m:t>t</m:t>
                </w:del>
              </m:r>
            </m:sub>
          </m:sSub>
          <m:d>
            <m:dPr>
              <m:ctrlPr>
                <w:del w:id="974" w:author="Борис Гогинян" w:date="2020-05-30T16:28:00Z">
                  <w:rPr>
                    <w:rFonts w:ascii="Cambria Math" w:hAnsi="Cambria Math" w:cs="Times New Roman"/>
                    <w:i/>
                    <w:sz w:val="28"/>
                    <w:szCs w:val="28"/>
                  </w:rPr>
                </w:del>
              </m:ctrlPr>
            </m:dPr>
            <m:e>
              <m:r>
                <w:del w:id="975" w:author="Борис Гогинян" w:date="2020-05-30T16:28:00Z">
                  <m:rPr>
                    <m:sty m:val="b"/>
                  </m:rPr>
                  <w:rPr>
                    <w:rFonts w:ascii="Cambria Math" w:hAnsi="Cambria Math" w:cs="Times New Roman"/>
                    <w:sz w:val="28"/>
                    <w:szCs w:val="28"/>
                  </w:rPr>
                  <m:t>o, i, n</m:t>
                </w:del>
              </m:r>
            </m:e>
          </m:d>
          <m:r>
            <w:del w:id="976" w:author="Борис Гогинян" w:date="2020-05-30T16:28:00Z">
              <w:rPr>
                <w:rFonts w:ascii="Cambria Math" w:hAnsi="Cambria Math" w:cs="Times New Roman"/>
                <w:sz w:val="28"/>
                <w:szCs w:val="28"/>
              </w:rPr>
              <m:t>=</m:t>
            </w:del>
          </m:r>
          <m:f>
            <m:fPr>
              <m:ctrlPr>
                <w:del w:id="977" w:author="Борис Гогинян" w:date="2020-05-30T16:28:00Z">
                  <w:rPr>
                    <w:rFonts w:ascii="Cambria Math" w:hAnsi="Cambria Math" w:cs="Times New Roman"/>
                    <w:i/>
                    <w:sz w:val="28"/>
                    <w:szCs w:val="28"/>
                  </w:rPr>
                </w:del>
              </m:ctrlPr>
            </m:fPr>
            <m:num>
              <m:d>
                <m:dPr>
                  <m:begChr m:val="|"/>
                  <m:endChr m:val="|"/>
                  <m:ctrlPr>
                    <w:del w:id="978" w:author="Борис Гогинян" w:date="2020-05-30T16:28:00Z">
                      <w:rPr>
                        <w:rFonts w:ascii="Cambria Math" w:hAnsi="Cambria Math" w:cs="Times New Roman"/>
                        <w:b/>
                        <w:sz w:val="28"/>
                        <w:szCs w:val="28"/>
                      </w:rPr>
                    </w:del>
                  </m:ctrlPr>
                </m:dPr>
                <m:e>
                  <m:r>
                    <w:del w:id="979" w:author="Борис Гогинян" w:date="2020-05-30T16:28:00Z">
                      <m:rPr>
                        <m:sty m:val="b"/>
                      </m:rPr>
                      <w:rPr>
                        <w:rFonts w:ascii="Cambria Math" w:hAnsi="Cambria Math" w:cs="Times New Roman"/>
                        <w:sz w:val="28"/>
                        <w:szCs w:val="28"/>
                      </w:rPr>
                      <m:t>i∙</m:t>
                    </w:del>
                  </m:r>
                  <m:sSub>
                    <m:sSubPr>
                      <m:ctrlPr>
                        <w:del w:id="980" w:author="Борис Гогинян" w:date="2020-05-30T16:28:00Z">
                          <w:rPr>
                            <w:rFonts w:ascii="Cambria Math" w:hAnsi="Cambria Math" w:cs="Times New Roman"/>
                            <w:b/>
                            <w:sz w:val="28"/>
                            <w:szCs w:val="28"/>
                          </w:rPr>
                        </w:del>
                      </m:ctrlPr>
                    </m:sSubPr>
                    <m:e>
                      <m:r>
                        <w:del w:id="981" w:author="Борис Гогинян" w:date="2020-05-30T16:28:00Z">
                          <m:rPr>
                            <m:sty m:val="b"/>
                          </m:rPr>
                          <w:rPr>
                            <w:rFonts w:ascii="Cambria Math" w:hAnsi="Cambria Math" w:cs="Times New Roman"/>
                            <w:sz w:val="28"/>
                            <w:szCs w:val="28"/>
                          </w:rPr>
                          <m:t>h</m:t>
                        </w:del>
                      </m:r>
                    </m:e>
                    <m:sub>
                      <m:r>
                        <w:del w:id="982" w:author="Борис Гогинян" w:date="2020-05-30T16:28:00Z">
                          <m:rPr>
                            <m:sty m:val="b"/>
                          </m:rPr>
                          <w:rPr>
                            <w:rFonts w:ascii="Cambria Math" w:hAnsi="Cambria Math" w:cs="Times New Roman"/>
                            <w:sz w:val="28"/>
                            <w:szCs w:val="28"/>
                          </w:rPr>
                          <m:t>t</m:t>
                        </w:del>
                      </m:r>
                    </m:sub>
                  </m:sSub>
                </m:e>
              </m:d>
              <m:d>
                <m:dPr>
                  <m:begChr m:val="|"/>
                  <m:endChr m:val="|"/>
                  <m:ctrlPr>
                    <w:del w:id="983" w:author="Борис Гогинян" w:date="2020-05-30T16:28:00Z">
                      <w:rPr>
                        <w:rFonts w:ascii="Cambria Math" w:hAnsi="Cambria Math" w:cs="Times New Roman"/>
                        <w:b/>
                        <w:sz w:val="28"/>
                        <w:szCs w:val="28"/>
                      </w:rPr>
                    </w:del>
                  </m:ctrlPr>
                </m:dPr>
                <m:e>
                  <m:r>
                    <w:del w:id="984" w:author="Борис Гогинян" w:date="2020-05-30T16:28:00Z">
                      <m:rPr>
                        <m:sty m:val="b"/>
                      </m:rPr>
                      <w:rPr>
                        <w:rFonts w:ascii="Cambria Math" w:hAnsi="Cambria Math" w:cs="Times New Roman"/>
                        <w:sz w:val="28"/>
                        <w:szCs w:val="28"/>
                      </w:rPr>
                      <m:t>o∙</m:t>
                    </w:del>
                  </m:r>
                  <m:sSub>
                    <m:sSubPr>
                      <m:ctrlPr>
                        <w:del w:id="985" w:author="Борис Гогинян" w:date="2020-05-30T16:28:00Z">
                          <w:rPr>
                            <w:rFonts w:ascii="Cambria Math" w:hAnsi="Cambria Math" w:cs="Times New Roman"/>
                            <w:b/>
                            <w:sz w:val="28"/>
                            <w:szCs w:val="28"/>
                          </w:rPr>
                        </w:del>
                      </m:ctrlPr>
                    </m:sSubPr>
                    <m:e>
                      <m:r>
                        <w:del w:id="986" w:author="Борис Гогинян" w:date="2020-05-30T16:28:00Z">
                          <m:rPr>
                            <m:sty m:val="b"/>
                          </m:rPr>
                          <w:rPr>
                            <w:rFonts w:ascii="Cambria Math" w:hAnsi="Cambria Math" w:cs="Times New Roman"/>
                            <w:sz w:val="28"/>
                            <w:szCs w:val="28"/>
                          </w:rPr>
                          <m:t>h</m:t>
                        </w:del>
                      </m:r>
                    </m:e>
                    <m:sub>
                      <m:r>
                        <w:del w:id="987" w:author="Борис Гогинян" w:date="2020-05-30T16:28:00Z">
                          <m:rPr>
                            <m:sty m:val="b"/>
                          </m:rPr>
                          <w:rPr>
                            <w:rFonts w:ascii="Cambria Math" w:hAnsi="Cambria Math" w:cs="Times New Roman"/>
                            <w:sz w:val="28"/>
                            <w:szCs w:val="28"/>
                          </w:rPr>
                          <m:t>t</m:t>
                        </w:del>
                      </m:r>
                    </m:sub>
                  </m:sSub>
                </m:e>
              </m:d>
            </m:num>
            <m:den>
              <m:d>
                <m:dPr>
                  <m:begChr m:val="|"/>
                  <m:endChr m:val="|"/>
                  <m:ctrlPr>
                    <w:del w:id="988" w:author="Борис Гогинян" w:date="2020-05-30T16:28:00Z">
                      <w:rPr>
                        <w:rFonts w:ascii="Cambria Math" w:hAnsi="Cambria Math" w:cs="Times New Roman"/>
                        <w:b/>
                        <w:sz w:val="28"/>
                        <w:szCs w:val="28"/>
                      </w:rPr>
                    </w:del>
                  </m:ctrlPr>
                </m:dPr>
                <m:e>
                  <m:r>
                    <w:del w:id="989" w:author="Борис Гогинян" w:date="2020-05-30T16:28:00Z">
                      <m:rPr>
                        <m:sty m:val="b"/>
                      </m:rPr>
                      <w:rPr>
                        <w:rFonts w:ascii="Cambria Math" w:hAnsi="Cambria Math" w:cs="Times New Roman"/>
                        <w:sz w:val="28"/>
                        <w:szCs w:val="28"/>
                      </w:rPr>
                      <m:t>i∙n</m:t>
                    </w:del>
                  </m:r>
                </m:e>
              </m:d>
              <m:d>
                <m:dPr>
                  <m:begChr m:val="|"/>
                  <m:endChr m:val="|"/>
                  <m:ctrlPr>
                    <w:del w:id="990" w:author="Борис Гогинян" w:date="2020-05-30T16:28:00Z">
                      <w:rPr>
                        <w:rFonts w:ascii="Cambria Math" w:hAnsi="Cambria Math" w:cs="Times New Roman"/>
                        <w:b/>
                        <w:sz w:val="28"/>
                        <w:szCs w:val="28"/>
                      </w:rPr>
                    </w:del>
                  </m:ctrlPr>
                </m:dPr>
                <m:e>
                  <m:r>
                    <w:del w:id="991" w:author="Борис Гогинян" w:date="2020-05-30T16:28:00Z">
                      <m:rPr>
                        <m:sty m:val="b"/>
                      </m:rPr>
                      <w:rPr>
                        <w:rFonts w:ascii="Cambria Math" w:hAnsi="Cambria Math" w:cs="Times New Roman"/>
                        <w:sz w:val="28"/>
                        <w:szCs w:val="28"/>
                      </w:rPr>
                      <m:t>o∙n</m:t>
                    </w:del>
                  </m:r>
                </m:e>
              </m:d>
            </m:den>
          </m:f>
          <m:f>
            <m:fPr>
              <m:ctrlPr>
                <w:del w:id="992" w:author="Борис Гогинян" w:date="2020-05-30T16:28:00Z">
                  <w:rPr>
                    <w:rFonts w:ascii="Cambria Math" w:hAnsi="Cambria Math" w:cs="Times New Roman"/>
                    <w:i/>
                    <w:sz w:val="28"/>
                    <w:szCs w:val="28"/>
                  </w:rPr>
                </w:del>
              </m:ctrlPr>
            </m:fPr>
            <m:num>
              <m:sSubSup>
                <m:sSubSupPr>
                  <m:ctrlPr>
                    <w:del w:id="993" w:author="Борис Гогинян" w:date="2020-05-30T16:28:00Z">
                      <w:rPr>
                        <w:rFonts w:ascii="Cambria Math" w:hAnsi="Cambria Math" w:cs="Times New Roman"/>
                        <w:sz w:val="28"/>
                        <w:szCs w:val="28"/>
                      </w:rPr>
                    </w:del>
                  </m:ctrlPr>
                </m:sSubSupPr>
                <m:e>
                  <m:r>
                    <w:del w:id="994" w:author="Борис Гогинян" w:date="2020-05-30T16:28:00Z">
                      <w:rPr>
                        <w:rFonts w:ascii="Cambria Math" w:hAnsi="Cambria Math" w:cs="Times New Roman"/>
                        <w:sz w:val="28"/>
                        <w:szCs w:val="28"/>
                      </w:rPr>
                      <m:t>η</m:t>
                    </w:del>
                  </m:r>
                </m:e>
                <m:sub>
                  <m:r>
                    <w:del w:id="995" w:author="Борис Гогинян" w:date="2020-05-30T16:28:00Z">
                      <w:rPr>
                        <w:rFonts w:ascii="Cambria Math" w:hAnsi="Cambria Math" w:cs="Times New Roman"/>
                        <w:sz w:val="28"/>
                        <w:szCs w:val="28"/>
                      </w:rPr>
                      <m:t>o</m:t>
                    </w:del>
                  </m:r>
                </m:sub>
                <m:sup>
                  <m:r>
                    <w:del w:id="996" w:author="Борис Гогинян" w:date="2020-05-30T16:28:00Z">
                      <w:rPr>
                        <w:rFonts w:ascii="Cambria Math" w:hAnsi="Cambria Math" w:cs="Times New Roman"/>
                        <w:sz w:val="28"/>
                        <w:szCs w:val="28"/>
                      </w:rPr>
                      <m:t>2</m:t>
                    </w:del>
                  </m:r>
                </m:sup>
              </m:sSubSup>
              <m:r>
                <w:del w:id="997" w:author="Борис Гогинян" w:date="2020-05-30T16:28:00Z">
                  <m:rPr>
                    <m:sty m:val="p"/>
                  </m:rPr>
                  <w:rPr>
                    <w:rFonts w:ascii="Cambria Math" w:hAnsi="Cambria Math" w:cs="Times New Roman"/>
                    <w:sz w:val="28"/>
                    <w:szCs w:val="28"/>
                  </w:rPr>
                  <m:t>(1-F</m:t>
                </w:del>
              </m:r>
              <m:d>
                <m:dPr>
                  <m:ctrlPr>
                    <w:del w:id="998" w:author="Борис Гогинян" w:date="2020-05-30T16:28:00Z">
                      <w:rPr>
                        <w:rFonts w:ascii="Cambria Math" w:hAnsi="Cambria Math" w:cs="Times New Roman"/>
                        <w:sz w:val="28"/>
                        <w:szCs w:val="28"/>
                      </w:rPr>
                    </w:del>
                  </m:ctrlPr>
                </m:dPr>
                <m:e>
                  <m:r>
                    <w:del w:id="999" w:author="Борис Гогинян" w:date="2020-05-30T16:28:00Z">
                      <m:rPr>
                        <m:sty m:val="b"/>
                      </m:rPr>
                      <w:rPr>
                        <w:rFonts w:ascii="Cambria Math" w:hAnsi="Cambria Math" w:cs="Times New Roman"/>
                        <w:sz w:val="28"/>
                        <w:szCs w:val="28"/>
                      </w:rPr>
                      <m:t xml:space="preserve">i, </m:t>
                    </w:del>
                  </m:r>
                  <m:sSub>
                    <m:sSubPr>
                      <m:ctrlPr>
                        <w:del w:id="1000" w:author="Борис Гогинян" w:date="2020-05-30T16:28:00Z">
                          <w:rPr>
                            <w:rFonts w:ascii="Cambria Math" w:hAnsi="Cambria Math" w:cs="Times New Roman"/>
                            <w:b/>
                            <w:sz w:val="28"/>
                            <w:szCs w:val="28"/>
                          </w:rPr>
                        </w:del>
                      </m:ctrlPr>
                    </m:sSubPr>
                    <m:e>
                      <m:r>
                        <w:del w:id="1001" w:author="Борис Гогинян" w:date="2020-05-30T16:28:00Z">
                          <m:rPr>
                            <m:sty m:val="b"/>
                          </m:rPr>
                          <w:rPr>
                            <w:rFonts w:ascii="Cambria Math" w:hAnsi="Cambria Math" w:cs="Times New Roman"/>
                            <w:sz w:val="28"/>
                            <w:szCs w:val="28"/>
                          </w:rPr>
                          <m:t>h</m:t>
                        </w:del>
                      </m:r>
                    </m:e>
                    <m:sub>
                      <m:r>
                        <w:del w:id="1002" w:author="Борис Гогинян" w:date="2020-05-30T16:28:00Z">
                          <m:rPr>
                            <m:sty m:val="b"/>
                          </m:rPr>
                          <w:rPr>
                            <w:rFonts w:ascii="Cambria Math" w:hAnsi="Cambria Math" w:cs="Times New Roman"/>
                            <w:sz w:val="28"/>
                            <w:szCs w:val="28"/>
                          </w:rPr>
                          <m:t>t</m:t>
                        </w:del>
                      </m:r>
                    </m:sub>
                  </m:sSub>
                </m:e>
              </m:d>
              <m:r>
                <w:del w:id="1003" w:author="Борис Гогинян" w:date="2020-05-30T16:28:00Z">
                  <m:rPr>
                    <m:sty m:val="p"/>
                  </m:rPr>
                  <w:rPr>
                    <w:rFonts w:ascii="Cambria Math" w:hAnsi="Cambria Math" w:cs="Times New Roman"/>
                    <w:sz w:val="28"/>
                    <w:szCs w:val="28"/>
                  </w:rPr>
                  <m:t>)G</m:t>
                </w:del>
              </m:r>
              <m:d>
                <m:dPr>
                  <m:ctrlPr>
                    <w:del w:id="1004" w:author="Борис Гогинян" w:date="2020-05-30T16:28:00Z">
                      <w:rPr>
                        <w:rFonts w:ascii="Cambria Math" w:hAnsi="Cambria Math" w:cs="Times New Roman"/>
                        <w:sz w:val="28"/>
                        <w:szCs w:val="28"/>
                      </w:rPr>
                    </w:del>
                  </m:ctrlPr>
                </m:dPr>
                <m:e>
                  <m:r>
                    <w:del w:id="1005" w:author="Борис Гогинян" w:date="2020-05-30T16:28:00Z">
                      <m:rPr>
                        <m:sty m:val="b"/>
                      </m:rPr>
                      <w:rPr>
                        <w:rFonts w:ascii="Cambria Math" w:hAnsi="Cambria Math" w:cs="Times New Roman"/>
                        <w:sz w:val="28"/>
                        <w:szCs w:val="28"/>
                      </w:rPr>
                      <m:t>i, o,</m:t>
                    </w:del>
                  </m:r>
                  <m:sSub>
                    <m:sSubPr>
                      <m:ctrlPr>
                        <w:del w:id="1006" w:author="Борис Гогинян" w:date="2020-05-30T16:28:00Z">
                          <w:rPr>
                            <w:rFonts w:ascii="Cambria Math" w:hAnsi="Cambria Math" w:cs="Times New Roman"/>
                            <w:b/>
                            <w:sz w:val="28"/>
                            <w:szCs w:val="28"/>
                          </w:rPr>
                        </w:del>
                      </m:ctrlPr>
                    </m:sSubPr>
                    <m:e>
                      <m:r>
                        <w:del w:id="1007" w:author="Борис Гогинян" w:date="2020-05-30T16:28:00Z">
                          <m:rPr>
                            <m:sty m:val="b"/>
                          </m:rPr>
                          <w:rPr>
                            <w:rFonts w:ascii="Cambria Math" w:hAnsi="Cambria Math" w:cs="Times New Roman"/>
                            <w:sz w:val="28"/>
                            <w:szCs w:val="28"/>
                          </w:rPr>
                          <m:t>h</m:t>
                        </w:del>
                      </m:r>
                    </m:e>
                    <m:sub>
                      <m:r>
                        <w:del w:id="1008" w:author="Борис Гогинян" w:date="2020-05-30T16:28:00Z">
                          <m:rPr>
                            <m:sty m:val="b"/>
                          </m:rPr>
                          <w:rPr>
                            <w:rFonts w:ascii="Cambria Math" w:hAnsi="Cambria Math" w:cs="Times New Roman"/>
                            <w:sz w:val="28"/>
                            <w:szCs w:val="28"/>
                          </w:rPr>
                          <m:t>t</m:t>
                        </w:del>
                      </m:r>
                    </m:sub>
                  </m:sSub>
                </m:e>
              </m:d>
              <m:r>
                <w:del w:id="1009" w:author="Борис Гогинян" w:date="2020-05-30T16:28:00Z">
                  <m:rPr>
                    <m:sty m:val="p"/>
                  </m:rPr>
                  <w:rPr>
                    <w:rFonts w:ascii="Cambria Math" w:hAnsi="Cambria Math" w:cs="Times New Roman"/>
                    <w:sz w:val="28"/>
                    <w:szCs w:val="28"/>
                  </w:rPr>
                  <m:t>D</m:t>
                </w:del>
              </m:r>
              <m:d>
                <m:dPr>
                  <m:ctrlPr>
                    <w:del w:id="1010" w:author="Борис Гогинян" w:date="2020-05-30T16:28:00Z">
                      <w:rPr>
                        <w:rFonts w:ascii="Cambria Math" w:hAnsi="Cambria Math" w:cs="Times New Roman"/>
                        <w:sz w:val="28"/>
                        <w:szCs w:val="28"/>
                      </w:rPr>
                    </w:del>
                  </m:ctrlPr>
                </m:dPr>
                <m:e>
                  <m:sSub>
                    <m:sSubPr>
                      <m:ctrlPr>
                        <w:del w:id="1011" w:author="Борис Гогинян" w:date="2020-05-30T16:28:00Z">
                          <w:rPr>
                            <w:rFonts w:ascii="Cambria Math" w:hAnsi="Cambria Math" w:cs="Times New Roman"/>
                            <w:b/>
                            <w:sz w:val="28"/>
                            <w:szCs w:val="28"/>
                          </w:rPr>
                        </w:del>
                      </m:ctrlPr>
                    </m:sSubPr>
                    <m:e>
                      <m:r>
                        <w:del w:id="1012" w:author="Борис Гогинян" w:date="2020-05-30T16:28:00Z">
                          <m:rPr>
                            <m:sty m:val="b"/>
                          </m:rPr>
                          <w:rPr>
                            <w:rFonts w:ascii="Cambria Math" w:hAnsi="Cambria Math" w:cs="Times New Roman"/>
                            <w:sz w:val="28"/>
                            <w:szCs w:val="28"/>
                          </w:rPr>
                          <m:t>h</m:t>
                        </w:del>
                      </m:r>
                    </m:e>
                    <m:sub>
                      <m:r>
                        <w:del w:id="1013" w:author="Борис Гогинян" w:date="2020-05-30T16:28:00Z">
                          <m:rPr>
                            <m:sty m:val="b"/>
                          </m:rPr>
                          <w:rPr>
                            <w:rFonts w:ascii="Cambria Math" w:hAnsi="Cambria Math" w:cs="Times New Roman"/>
                            <w:sz w:val="28"/>
                            <w:szCs w:val="28"/>
                          </w:rPr>
                          <m:t>t</m:t>
                        </w:del>
                      </m:r>
                    </m:sub>
                  </m:sSub>
                </m:e>
              </m:d>
            </m:num>
            <m:den>
              <m:r>
                <w:del w:id="1014" w:author="Борис Гогинян" w:date="2020-05-30T16:28:00Z">
                  <w:rPr>
                    <w:rFonts w:ascii="Cambria Math" w:hAnsi="Cambria Math" w:cs="Times New Roman"/>
                    <w:sz w:val="28"/>
                    <w:szCs w:val="28"/>
                  </w:rPr>
                  <m:t>(</m:t>
                </w:del>
              </m:r>
              <m:sSub>
                <m:sSubPr>
                  <m:ctrlPr>
                    <w:del w:id="1015" w:author="Борис Гогинян" w:date="2020-05-30T16:28:00Z">
                      <w:rPr>
                        <w:rFonts w:ascii="Cambria Math" w:hAnsi="Cambria Math" w:cs="Times New Roman"/>
                        <w:sz w:val="28"/>
                        <w:szCs w:val="28"/>
                      </w:rPr>
                    </w:del>
                  </m:ctrlPr>
                </m:sSubPr>
                <m:e>
                  <m:r>
                    <w:del w:id="1016" w:author="Борис Гогинян" w:date="2020-05-30T16:28:00Z">
                      <m:rPr>
                        <m:sty m:val="p"/>
                      </m:rPr>
                      <w:rPr>
                        <w:rFonts w:ascii="Cambria Math" w:hAnsi="Cambria Math" w:cs="Times New Roman"/>
                        <w:sz w:val="28"/>
                        <w:szCs w:val="28"/>
                      </w:rPr>
                      <m:t>η</m:t>
                    </w:del>
                  </m:r>
                </m:e>
                <m:sub>
                  <m:r>
                    <w:del w:id="1017" w:author="Борис Гогинян" w:date="2020-05-30T16:28:00Z">
                      <m:rPr>
                        <m:sty m:val="p"/>
                      </m:rPr>
                      <w:rPr>
                        <w:rFonts w:ascii="Cambria Math" w:hAnsi="Cambria Math" w:cs="Times New Roman"/>
                        <w:sz w:val="28"/>
                        <w:szCs w:val="28"/>
                      </w:rPr>
                      <m:t>i</m:t>
                    </w:del>
                  </m:r>
                </m:sub>
              </m:sSub>
              <m:d>
                <m:dPr>
                  <m:ctrlPr>
                    <w:del w:id="1018" w:author="Борис Гогинян" w:date="2020-05-30T16:28:00Z">
                      <w:rPr>
                        <w:rFonts w:ascii="Cambria Math" w:hAnsi="Cambria Math" w:cs="Times New Roman"/>
                        <w:sz w:val="28"/>
                        <w:szCs w:val="28"/>
                      </w:rPr>
                    </w:del>
                  </m:ctrlPr>
                </m:dPr>
                <m:e>
                  <m:r>
                    <w:del w:id="1019" w:author="Борис Гогинян" w:date="2020-05-30T16:28:00Z">
                      <m:rPr>
                        <m:sty m:val="b"/>
                      </m:rPr>
                      <w:rPr>
                        <w:rFonts w:ascii="Cambria Math" w:hAnsi="Cambria Math" w:cs="Times New Roman"/>
                        <w:sz w:val="28"/>
                        <w:szCs w:val="28"/>
                      </w:rPr>
                      <m:t>i∙</m:t>
                    </w:del>
                  </m:r>
                  <m:sSub>
                    <m:sSubPr>
                      <m:ctrlPr>
                        <w:del w:id="1020" w:author="Борис Гогинян" w:date="2020-05-30T16:28:00Z">
                          <w:rPr>
                            <w:rFonts w:ascii="Cambria Math" w:hAnsi="Cambria Math" w:cs="Times New Roman"/>
                            <w:b/>
                            <w:sz w:val="28"/>
                            <w:szCs w:val="28"/>
                          </w:rPr>
                        </w:del>
                      </m:ctrlPr>
                    </m:sSubPr>
                    <m:e>
                      <m:r>
                        <w:del w:id="1021" w:author="Борис Гогинян" w:date="2020-05-30T16:28:00Z">
                          <m:rPr>
                            <m:sty m:val="b"/>
                          </m:rPr>
                          <w:rPr>
                            <w:rFonts w:ascii="Cambria Math" w:hAnsi="Cambria Math" w:cs="Times New Roman"/>
                            <w:sz w:val="28"/>
                            <w:szCs w:val="28"/>
                          </w:rPr>
                          <m:t>h</m:t>
                        </w:del>
                      </m:r>
                    </m:e>
                    <m:sub>
                      <m:r>
                        <w:del w:id="1022" w:author="Борис Гогинян" w:date="2020-05-30T16:28:00Z">
                          <m:rPr>
                            <m:sty m:val="b"/>
                          </m:rPr>
                          <w:rPr>
                            <w:rFonts w:ascii="Cambria Math" w:hAnsi="Cambria Math" w:cs="Times New Roman"/>
                            <w:sz w:val="28"/>
                            <w:szCs w:val="28"/>
                          </w:rPr>
                          <m:t>t</m:t>
                        </w:del>
                      </m:r>
                    </m:sub>
                  </m:sSub>
                </m:e>
              </m:d>
              <m:r>
                <w:del w:id="1023" w:author="Борис Гогинян" w:date="2020-05-30T16:28:00Z">
                  <m:rPr>
                    <m:sty m:val="p"/>
                  </m:rPr>
                  <w:rPr>
                    <w:rFonts w:ascii="Cambria Math" w:hAnsi="Cambria Math" w:cs="Times New Roman"/>
                    <w:sz w:val="28"/>
                    <w:szCs w:val="28"/>
                  </w:rPr>
                  <m:t xml:space="preserve"> +</m:t>
                </w:del>
              </m:r>
              <m:sSub>
                <m:sSubPr>
                  <m:ctrlPr>
                    <w:del w:id="1024" w:author="Борис Гогинян" w:date="2020-05-30T16:28:00Z">
                      <w:rPr>
                        <w:rFonts w:ascii="Cambria Math" w:hAnsi="Cambria Math" w:cs="Times New Roman"/>
                        <w:sz w:val="28"/>
                        <w:szCs w:val="28"/>
                      </w:rPr>
                    </w:del>
                  </m:ctrlPr>
                </m:sSubPr>
                <m:e>
                  <m:r>
                    <w:del w:id="1025" w:author="Борис Гогинян" w:date="2020-05-30T16:28:00Z">
                      <m:rPr>
                        <m:sty m:val="p"/>
                      </m:rPr>
                      <w:rPr>
                        <w:rFonts w:ascii="Cambria Math" w:hAnsi="Cambria Math" w:cs="Times New Roman"/>
                        <w:sz w:val="28"/>
                        <w:szCs w:val="28"/>
                      </w:rPr>
                      <m:t>η</m:t>
                    </w:del>
                  </m:r>
                </m:e>
                <m:sub>
                  <m:r>
                    <w:del w:id="1026" w:author="Борис Гогинян" w:date="2020-05-30T16:28:00Z">
                      <m:rPr>
                        <m:sty m:val="p"/>
                      </m:rPr>
                      <w:rPr>
                        <w:rFonts w:ascii="Cambria Math" w:hAnsi="Cambria Math" w:cs="Times New Roman"/>
                        <w:sz w:val="28"/>
                        <w:szCs w:val="28"/>
                      </w:rPr>
                      <m:t>o</m:t>
                    </w:del>
                  </m:r>
                </m:sub>
              </m:sSub>
              <m:r>
                <w:del w:id="1027" w:author="Борис Гогинян" w:date="2020-05-30T16:28:00Z">
                  <m:rPr>
                    <m:sty m:val="p"/>
                  </m:rPr>
                  <w:rPr>
                    <w:rFonts w:ascii="Cambria Math" w:hAnsi="Cambria Math" w:cs="Times New Roman"/>
                    <w:sz w:val="28"/>
                    <w:szCs w:val="28"/>
                  </w:rPr>
                  <m:t>(</m:t>
                </w:del>
              </m:r>
              <m:r>
                <w:del w:id="1028" w:author="Борис Гогинян" w:date="2020-05-30T16:28:00Z">
                  <m:rPr>
                    <m:sty m:val="b"/>
                  </m:rPr>
                  <w:rPr>
                    <w:rFonts w:ascii="Cambria Math" w:hAnsi="Cambria Math" w:cs="Times New Roman"/>
                    <w:sz w:val="28"/>
                    <w:szCs w:val="28"/>
                  </w:rPr>
                  <m:t>o∙</m:t>
                </w:del>
              </m:r>
              <m:sSub>
                <m:sSubPr>
                  <m:ctrlPr>
                    <w:del w:id="1029" w:author="Борис Гогинян" w:date="2020-05-30T16:28:00Z">
                      <w:rPr>
                        <w:rFonts w:ascii="Cambria Math" w:hAnsi="Cambria Math" w:cs="Times New Roman"/>
                        <w:b/>
                        <w:sz w:val="28"/>
                        <w:szCs w:val="28"/>
                      </w:rPr>
                    </w:del>
                  </m:ctrlPr>
                </m:sSubPr>
                <m:e>
                  <m:r>
                    <w:del w:id="1030" w:author="Борис Гогинян" w:date="2020-05-30T16:28:00Z">
                      <m:rPr>
                        <m:sty m:val="b"/>
                      </m:rPr>
                      <w:rPr>
                        <w:rFonts w:ascii="Cambria Math" w:hAnsi="Cambria Math" w:cs="Times New Roman"/>
                        <w:sz w:val="28"/>
                        <w:szCs w:val="28"/>
                      </w:rPr>
                      <m:t>h</m:t>
                    </w:del>
                  </m:r>
                </m:e>
                <m:sub>
                  <m:r>
                    <w:del w:id="1031" w:author="Борис Гогинян" w:date="2020-05-30T16:28:00Z">
                      <m:rPr>
                        <m:sty m:val="b"/>
                      </m:rPr>
                      <w:rPr>
                        <w:rFonts w:ascii="Cambria Math" w:hAnsi="Cambria Math" w:cs="Times New Roman"/>
                        <w:sz w:val="28"/>
                        <w:szCs w:val="28"/>
                      </w:rPr>
                      <m:t>t</m:t>
                    </w:del>
                  </m:r>
                </m:sub>
              </m:sSub>
              <m:r>
                <w:del w:id="1032" w:author="Борис Гогинян" w:date="2020-05-30T16:28:00Z">
                  <m:rPr>
                    <m:sty m:val="p"/>
                  </m:rPr>
                  <w:rPr>
                    <w:rFonts w:ascii="Cambria Math" w:hAnsi="Cambria Math" w:cs="Times New Roman"/>
                    <w:sz w:val="28"/>
                    <w:szCs w:val="28"/>
                  </w:rPr>
                  <m:t>)</m:t>
                </w:del>
              </m:r>
              <m:r>
                <w:del w:id="1033" w:author="Борис Гогинян" w:date="2020-05-30T16:28:00Z">
                  <w:rPr>
                    <w:rFonts w:ascii="Cambria Math" w:hAnsi="Cambria Math" w:cs="Times New Roman"/>
                    <w:sz w:val="28"/>
                    <w:szCs w:val="28"/>
                  </w:rPr>
                  <m:t>)</m:t>
                </w:del>
              </m:r>
            </m:den>
          </m:f>
        </m:oMath>
      </m:oMathPara>
    </w:p>
    <w:p w14:paraId="196A8EC8" w14:textId="4642A0FB" w:rsidR="00721994" w:rsidRPr="00AD4BD2" w:rsidDel="0091212B" w:rsidRDefault="0099704B" w:rsidP="0091212B">
      <w:pPr>
        <w:shd w:val="clear" w:color="auto" w:fill="FFFFFF" w:themeFill="background1"/>
        <w:spacing w:after="0" w:line="276" w:lineRule="auto"/>
        <w:contextualSpacing/>
        <w:jc w:val="center"/>
        <w:rPr>
          <w:del w:id="1034" w:author="Борис Гогинян" w:date="2020-05-30T16:28:00Z"/>
          <w:rFonts w:ascii="Times New Roman" w:hAnsi="Times New Roman" w:cs="Times New Roman"/>
          <w:sz w:val="28"/>
          <w:szCs w:val="28"/>
        </w:rPr>
        <w:pPrChange w:id="1035" w:author="Борис Гогинян" w:date="2020-05-30T16:28:00Z">
          <w:pPr>
            <w:shd w:val="clear" w:color="auto" w:fill="FFFFFF" w:themeFill="background1"/>
            <w:spacing w:line="276" w:lineRule="auto"/>
          </w:pPr>
        </w:pPrChange>
      </w:pPr>
      <m:oMath>
        <m:sSub>
          <m:sSubPr>
            <m:ctrlPr>
              <w:del w:id="1036" w:author="Борис Гогинян" w:date="2020-05-30T16:28:00Z">
                <w:rPr>
                  <w:rFonts w:ascii="Cambria Math" w:hAnsi="Cambria Math" w:cs="Times New Roman"/>
                  <w:sz w:val="28"/>
                  <w:szCs w:val="28"/>
                </w:rPr>
              </w:del>
            </m:ctrlPr>
          </m:sSubPr>
          <m:e>
            <m:r>
              <w:del w:id="1037" w:author="Борис Гогинян" w:date="2020-05-30T16:28:00Z">
                <m:rPr>
                  <m:sty m:val="p"/>
                </m:rPr>
                <w:rPr>
                  <w:rFonts w:ascii="Cambria Math" w:hAnsi="Cambria Math" w:cs="Times New Roman"/>
                  <w:sz w:val="28"/>
                  <w:szCs w:val="28"/>
                </w:rPr>
                <m:t>η</m:t>
              </w:del>
            </m:r>
          </m:e>
          <m:sub>
            <m:r>
              <w:del w:id="1038" w:author="Борис Гогинян" w:date="2020-05-30T16:28:00Z">
                <m:rPr>
                  <m:sty m:val="p"/>
                </m:rPr>
                <w:rPr>
                  <w:rFonts w:ascii="Cambria Math" w:hAnsi="Cambria Math" w:cs="Times New Roman"/>
                  <w:sz w:val="28"/>
                  <w:szCs w:val="28"/>
                </w:rPr>
                <m:t>o</m:t>
              </w:del>
            </m:r>
          </m:sub>
        </m:sSub>
      </m:oMath>
      <w:del w:id="1039" w:author="Борис Гогинян" w:date="2020-05-30T16:28:00Z">
        <w:r w:rsidR="00721994" w:rsidRPr="00F13D22" w:rsidDel="0091212B">
          <w:rPr>
            <w:rFonts w:ascii="Times New Roman" w:hAnsi="Times New Roman" w:cs="Times New Roman"/>
            <w:sz w:val="28"/>
            <w:szCs w:val="28"/>
          </w:rPr>
          <w:delText xml:space="preserve"> – Показатель преломления </w:delText>
        </w:r>
        <w:r w:rsidR="00BE3A6A" w:rsidRPr="00AD4BD2" w:rsidDel="0091212B">
          <w:rPr>
            <w:rFonts w:ascii="Times New Roman" w:hAnsi="Times New Roman" w:cs="Times New Roman"/>
            <w:sz w:val="28"/>
            <w:szCs w:val="28"/>
          </w:rPr>
          <w:delText>второй среды, в которую преломился луч</w:delText>
        </w:r>
        <w:r w:rsidR="00782022" w:rsidRPr="00AD4BD2" w:rsidDel="0091212B">
          <w:rPr>
            <w:rFonts w:ascii="Times New Roman" w:hAnsi="Times New Roman" w:cs="Times New Roman"/>
            <w:sz w:val="28"/>
            <w:szCs w:val="28"/>
          </w:rPr>
          <w:delText>;</w:delText>
        </w:r>
      </w:del>
    </w:p>
    <w:p w14:paraId="61B271B1" w14:textId="2C069C2E" w:rsidR="00BE3A6A" w:rsidRPr="00AD4BD2" w:rsidDel="0091212B" w:rsidRDefault="0099704B" w:rsidP="0091212B">
      <w:pPr>
        <w:shd w:val="clear" w:color="auto" w:fill="FFFFFF" w:themeFill="background1"/>
        <w:spacing w:after="0" w:line="276" w:lineRule="auto"/>
        <w:contextualSpacing/>
        <w:jc w:val="center"/>
        <w:rPr>
          <w:del w:id="1040" w:author="Борис Гогинян" w:date="2020-05-30T16:28:00Z"/>
          <w:rFonts w:ascii="Times New Roman" w:hAnsi="Times New Roman" w:cs="Times New Roman"/>
          <w:sz w:val="28"/>
          <w:szCs w:val="28"/>
        </w:rPr>
        <w:pPrChange w:id="1041" w:author="Борис Гогинян" w:date="2020-05-30T16:28:00Z">
          <w:pPr>
            <w:shd w:val="clear" w:color="auto" w:fill="FFFFFF" w:themeFill="background1"/>
            <w:spacing w:line="276" w:lineRule="auto"/>
          </w:pPr>
        </w:pPrChange>
      </w:pPr>
      <m:oMath>
        <m:sSub>
          <m:sSubPr>
            <m:ctrlPr>
              <w:del w:id="1042" w:author="Борис Гогинян" w:date="2020-05-30T16:28:00Z">
                <w:rPr>
                  <w:rFonts w:ascii="Cambria Math" w:hAnsi="Cambria Math" w:cs="Times New Roman"/>
                  <w:sz w:val="28"/>
                  <w:szCs w:val="28"/>
                </w:rPr>
              </w:del>
            </m:ctrlPr>
          </m:sSubPr>
          <m:e>
            <m:r>
              <w:del w:id="1043" w:author="Борис Гогинян" w:date="2020-05-30T16:28:00Z">
                <m:rPr>
                  <m:sty m:val="p"/>
                </m:rPr>
                <w:rPr>
                  <w:rFonts w:ascii="Cambria Math" w:hAnsi="Cambria Math" w:cs="Times New Roman"/>
                  <w:sz w:val="28"/>
                  <w:szCs w:val="28"/>
                </w:rPr>
                <m:t>η</m:t>
              </w:del>
            </m:r>
          </m:e>
          <m:sub>
            <m:r>
              <w:del w:id="1044" w:author="Борис Гогинян" w:date="2020-05-30T16:28:00Z">
                <m:rPr>
                  <m:sty m:val="p"/>
                </m:rPr>
                <w:rPr>
                  <w:rFonts w:ascii="Cambria Math" w:hAnsi="Cambria Math" w:cs="Times New Roman"/>
                  <w:sz w:val="28"/>
                  <w:szCs w:val="28"/>
                  <w:lang w:val="en-US"/>
                </w:rPr>
                <m:t>i</m:t>
              </w:del>
            </m:r>
          </m:sub>
        </m:sSub>
      </m:oMath>
      <w:del w:id="1045" w:author="Борис Гогинян" w:date="2020-05-30T16:28:00Z">
        <w:r w:rsidR="00BE3A6A" w:rsidRPr="00F13D22" w:rsidDel="0091212B">
          <w:rPr>
            <w:rFonts w:ascii="Times New Roman" w:hAnsi="Times New Roman" w:cs="Times New Roman"/>
            <w:sz w:val="28"/>
            <w:szCs w:val="28"/>
          </w:rPr>
          <w:delText xml:space="preserve"> – Показатель преломления первой среды, в которую луч отразился</w:delText>
        </w:r>
        <w:r w:rsidR="00782022" w:rsidRPr="00AD4BD2" w:rsidDel="0091212B">
          <w:rPr>
            <w:rFonts w:ascii="Times New Roman" w:hAnsi="Times New Roman" w:cs="Times New Roman"/>
            <w:sz w:val="28"/>
            <w:szCs w:val="28"/>
          </w:rPr>
          <w:delText>;</w:delText>
        </w:r>
      </w:del>
    </w:p>
    <w:p w14:paraId="5E48AEE5" w14:textId="7A035D3E" w:rsidR="00BE3A6A" w:rsidRPr="00AD4BD2" w:rsidDel="0091212B" w:rsidRDefault="0099704B" w:rsidP="0091212B">
      <w:pPr>
        <w:shd w:val="clear" w:color="auto" w:fill="FFFFFF" w:themeFill="background1"/>
        <w:spacing w:after="0" w:line="276" w:lineRule="auto"/>
        <w:contextualSpacing/>
        <w:jc w:val="center"/>
        <w:rPr>
          <w:del w:id="1046" w:author="Борис Гогинян" w:date="2020-05-30T16:28:00Z"/>
          <w:rFonts w:ascii="Times New Roman" w:hAnsi="Times New Roman" w:cs="Times New Roman"/>
          <w:sz w:val="28"/>
          <w:szCs w:val="28"/>
        </w:rPr>
        <w:pPrChange w:id="1047" w:author="Борис Гогинян" w:date="2020-05-30T16:28:00Z">
          <w:pPr>
            <w:shd w:val="clear" w:color="auto" w:fill="FFFFFF" w:themeFill="background1"/>
            <w:spacing w:line="276" w:lineRule="auto"/>
          </w:pPr>
        </w:pPrChange>
      </w:pPr>
      <m:oMath>
        <m:sSub>
          <m:sSubPr>
            <m:ctrlPr>
              <w:del w:id="1048" w:author="Борис Гогинян" w:date="2020-05-30T16:28:00Z">
                <w:rPr>
                  <w:rFonts w:ascii="Cambria Math" w:hAnsi="Cambria Math" w:cs="Times New Roman"/>
                  <w:b/>
                  <w:sz w:val="28"/>
                  <w:szCs w:val="28"/>
                </w:rPr>
              </w:del>
            </m:ctrlPr>
          </m:sSubPr>
          <m:e>
            <m:r>
              <w:del w:id="1049" w:author="Борис Гогинян" w:date="2020-05-30T16:28:00Z">
                <m:rPr>
                  <m:sty m:val="b"/>
                </m:rPr>
                <w:rPr>
                  <w:rFonts w:ascii="Cambria Math" w:hAnsi="Cambria Math" w:cs="Times New Roman"/>
                  <w:sz w:val="28"/>
                  <w:szCs w:val="28"/>
                </w:rPr>
                <m:t>h</m:t>
              </w:del>
            </m:r>
          </m:e>
          <m:sub>
            <m:r>
              <w:del w:id="1050" w:author="Борис Гогинян" w:date="2020-05-30T16:28:00Z">
                <m:rPr>
                  <m:sty m:val="b"/>
                </m:rPr>
                <w:rPr>
                  <w:rFonts w:ascii="Cambria Math" w:hAnsi="Cambria Math" w:cs="Times New Roman"/>
                  <w:sz w:val="28"/>
                  <w:szCs w:val="28"/>
                </w:rPr>
                <m:t>t</m:t>
              </w:del>
            </m:r>
          </m:sub>
        </m:sSub>
        <m:r>
          <w:del w:id="1051" w:author="Борис Гогинян" w:date="2020-05-30T16:28:00Z">
            <m:rPr>
              <m:sty m:val="bi"/>
            </m:rPr>
            <w:rPr>
              <w:rFonts w:ascii="Cambria Math" w:hAnsi="Cambria Math" w:cs="Times New Roman"/>
              <w:sz w:val="28"/>
              <w:szCs w:val="28"/>
            </w:rPr>
            <m:t xml:space="preserve">= </m:t>
          </w:del>
        </m:r>
        <m:sSub>
          <m:sSubPr>
            <m:ctrlPr>
              <w:del w:id="1052" w:author="Борис Гогинян" w:date="2020-05-30T16:28:00Z">
                <w:rPr>
                  <w:rFonts w:ascii="Cambria Math" w:hAnsi="Cambria Math" w:cs="Times New Roman"/>
                  <w:b/>
                  <w:sz w:val="28"/>
                  <w:szCs w:val="28"/>
                </w:rPr>
              </w:del>
            </m:ctrlPr>
          </m:sSubPr>
          <m:e>
            <m:r>
              <w:del w:id="1053" w:author="Борис Гогинян" w:date="2020-05-30T16:28:00Z">
                <m:rPr>
                  <m:sty m:val="b"/>
                </m:rPr>
                <w:rPr>
                  <w:rFonts w:ascii="Cambria Math" w:hAnsi="Cambria Math" w:cs="Times New Roman"/>
                  <w:sz w:val="28"/>
                  <w:szCs w:val="28"/>
                </w:rPr>
                <m:t>h</m:t>
              </w:del>
            </m:r>
          </m:e>
          <m:sub>
            <m:r>
              <w:del w:id="1054" w:author="Борис Гогинян" w:date="2020-05-30T16:28:00Z">
                <m:rPr>
                  <m:sty m:val="bi"/>
                </m:rPr>
                <w:rPr>
                  <w:rFonts w:ascii="Cambria Math" w:hAnsi="Cambria Math" w:cs="Times New Roman"/>
                  <w:sz w:val="28"/>
                  <w:szCs w:val="28"/>
                  <w:lang w:val="en-US"/>
                </w:rPr>
                <m:t>t</m:t>
              </w:del>
            </m:r>
          </m:sub>
        </m:sSub>
        <m:d>
          <m:dPr>
            <m:ctrlPr>
              <w:del w:id="1055" w:author="Борис Гогинян" w:date="2020-05-30T16:28:00Z">
                <w:rPr>
                  <w:rFonts w:ascii="Cambria Math" w:hAnsi="Cambria Math" w:cs="Times New Roman"/>
                  <w:i/>
                  <w:sz w:val="28"/>
                  <w:szCs w:val="28"/>
                </w:rPr>
              </w:del>
            </m:ctrlPr>
          </m:dPr>
          <m:e>
            <m:r>
              <w:del w:id="1056" w:author="Борис Гогинян" w:date="2020-05-30T16:28:00Z">
                <m:rPr>
                  <m:sty m:val="b"/>
                </m:rPr>
                <w:rPr>
                  <w:rFonts w:ascii="Cambria Math" w:hAnsi="Cambria Math" w:cs="Times New Roman"/>
                  <w:sz w:val="28"/>
                  <w:szCs w:val="28"/>
                  <w:lang w:val="en-US"/>
                </w:rPr>
                <m:t>i</m:t>
              </w:del>
            </m:r>
            <m:r>
              <w:del w:id="1057" w:author="Борис Гогинян" w:date="2020-05-30T16:28:00Z">
                <m:rPr>
                  <m:sty m:val="b"/>
                </m:rPr>
                <w:rPr>
                  <w:rFonts w:ascii="Cambria Math" w:hAnsi="Cambria Math" w:cs="Times New Roman"/>
                  <w:sz w:val="28"/>
                  <w:szCs w:val="28"/>
                </w:rPr>
                <m:t>,</m:t>
              </w:del>
            </m:r>
            <m:r>
              <w:del w:id="1058" w:author="Борис Гогинян" w:date="2020-05-30T16:28:00Z">
                <m:rPr>
                  <m:sty m:val="b"/>
                </m:rPr>
                <w:rPr>
                  <w:rFonts w:ascii="Cambria Math" w:hAnsi="Cambria Math" w:cs="Times New Roman"/>
                  <w:sz w:val="28"/>
                  <w:szCs w:val="28"/>
                  <w:lang w:val="en-US"/>
                </w:rPr>
                <m:t>o</m:t>
              </w:del>
            </m:r>
          </m:e>
        </m:d>
        <m:r>
          <w:del w:id="1059" w:author="Борис Гогинян" w:date="2020-05-30T16:28:00Z">
            <w:rPr>
              <w:rFonts w:ascii="Cambria Math" w:hAnsi="Cambria Math" w:cs="Times New Roman"/>
              <w:sz w:val="28"/>
              <w:szCs w:val="28"/>
            </w:rPr>
            <m:t>=</m:t>
          </w:del>
        </m:r>
        <m:f>
          <m:fPr>
            <m:ctrlPr>
              <w:del w:id="1060" w:author="Борис Гогинян" w:date="2020-05-30T16:28:00Z">
                <w:rPr>
                  <w:rFonts w:ascii="Cambria Math" w:hAnsi="Cambria Math" w:cs="Times New Roman"/>
                  <w:i/>
                  <w:sz w:val="28"/>
                  <w:szCs w:val="28"/>
                  <w:lang w:val="en-US"/>
                </w:rPr>
              </w:del>
            </m:ctrlPr>
          </m:fPr>
          <m:num>
            <m:acc>
              <m:accPr>
                <m:chr m:val="⃗"/>
                <m:ctrlPr>
                  <w:del w:id="1061" w:author="Борис Гогинян" w:date="2020-05-30T16:28:00Z">
                    <w:rPr>
                      <w:rFonts w:ascii="Cambria Math" w:hAnsi="Cambria Math" w:cs="Times New Roman"/>
                      <w:i/>
                      <w:sz w:val="28"/>
                      <w:szCs w:val="28"/>
                      <w:lang w:val="en-US"/>
                    </w:rPr>
                  </w:del>
                </m:ctrlPr>
              </m:accPr>
              <m:e>
                <m:sSub>
                  <m:sSubPr>
                    <m:ctrlPr>
                      <w:del w:id="1062" w:author="Борис Гогинян" w:date="2020-05-30T16:28:00Z">
                        <w:rPr>
                          <w:rFonts w:ascii="Cambria Math" w:hAnsi="Cambria Math" w:cs="Times New Roman"/>
                          <w:sz w:val="28"/>
                          <w:szCs w:val="28"/>
                        </w:rPr>
                      </w:del>
                    </m:ctrlPr>
                  </m:sSubPr>
                  <m:e>
                    <m:r>
                      <w:del w:id="1063" w:author="Борис Гогинян" w:date="2020-05-30T16:28:00Z">
                        <m:rPr>
                          <m:sty m:val="p"/>
                        </m:rPr>
                        <w:rPr>
                          <w:rFonts w:ascii="Cambria Math" w:hAnsi="Cambria Math" w:cs="Times New Roman"/>
                          <w:sz w:val="28"/>
                          <w:szCs w:val="28"/>
                        </w:rPr>
                        <m:t>h</m:t>
                      </w:del>
                    </m:r>
                  </m:e>
                  <m:sub>
                    <m:r>
                      <w:del w:id="1064" w:author="Борис Гогинян" w:date="2020-05-30T16:28:00Z">
                        <m:rPr>
                          <m:sty m:val="p"/>
                        </m:rPr>
                        <w:rPr>
                          <w:rFonts w:ascii="Cambria Math" w:hAnsi="Cambria Math" w:cs="Times New Roman"/>
                          <w:sz w:val="28"/>
                          <w:szCs w:val="28"/>
                        </w:rPr>
                        <m:t>t</m:t>
                      </w:del>
                    </m:r>
                  </m:sub>
                </m:sSub>
              </m:e>
            </m:acc>
          </m:num>
          <m:den>
            <m:d>
              <m:dPr>
                <m:begChr m:val="‖"/>
                <m:endChr m:val="‖"/>
                <m:ctrlPr>
                  <w:del w:id="1065" w:author="Борис Гогинян" w:date="2020-05-30T16:28:00Z">
                    <w:rPr>
                      <w:rFonts w:ascii="Cambria Math" w:hAnsi="Cambria Math" w:cs="Times New Roman"/>
                      <w:i/>
                      <w:sz w:val="28"/>
                      <w:szCs w:val="28"/>
                      <w:lang w:val="en-US"/>
                    </w:rPr>
                  </w:del>
                </m:ctrlPr>
              </m:dPr>
              <m:e>
                <m:sSub>
                  <m:sSubPr>
                    <m:ctrlPr>
                      <w:del w:id="1066" w:author="Борис Гогинян" w:date="2020-05-30T16:28:00Z">
                        <w:rPr>
                          <w:rFonts w:ascii="Cambria Math" w:hAnsi="Cambria Math" w:cs="Times New Roman"/>
                          <w:sz w:val="28"/>
                          <w:szCs w:val="28"/>
                        </w:rPr>
                      </w:del>
                    </m:ctrlPr>
                  </m:sSubPr>
                  <m:e>
                    <m:r>
                      <w:del w:id="1067" w:author="Борис Гогинян" w:date="2020-05-30T16:28:00Z">
                        <m:rPr>
                          <m:sty m:val="p"/>
                        </m:rPr>
                        <w:rPr>
                          <w:rFonts w:ascii="Cambria Math" w:hAnsi="Cambria Math" w:cs="Times New Roman"/>
                          <w:sz w:val="28"/>
                          <w:szCs w:val="28"/>
                        </w:rPr>
                        <m:t>h</m:t>
                      </w:del>
                    </m:r>
                  </m:e>
                  <m:sub>
                    <m:r>
                      <w:del w:id="1068" w:author="Борис Гогинян" w:date="2020-05-30T16:28:00Z">
                        <m:rPr>
                          <m:sty m:val="p"/>
                        </m:rPr>
                        <w:rPr>
                          <w:rFonts w:ascii="Cambria Math" w:hAnsi="Cambria Math" w:cs="Times New Roman"/>
                          <w:sz w:val="28"/>
                          <w:szCs w:val="28"/>
                        </w:rPr>
                        <m:t>t</m:t>
                      </w:del>
                    </m:r>
                  </m:sub>
                </m:sSub>
              </m:e>
            </m:d>
          </m:den>
        </m:f>
      </m:oMath>
      <w:del w:id="1069" w:author="Борис Гогинян" w:date="2020-05-30T16:28:00Z">
        <w:r w:rsidR="00BE3A6A" w:rsidRPr="00F13D22" w:rsidDel="0091212B">
          <w:rPr>
            <w:rFonts w:ascii="Times New Roman" w:hAnsi="Times New Roman" w:cs="Times New Roman"/>
            <w:sz w:val="28"/>
            <w:szCs w:val="28"/>
          </w:rPr>
          <w:delText xml:space="preserve">, где </w:delTex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r>
            <w:rPr>
              <w:rFonts w:ascii="Cambria Math" w:hAnsi="Cambria Math" w:cs="Times New Roman"/>
              <w:sz w:val="28"/>
              <w:szCs w:val="28"/>
            </w:rPr>
            <m:t>=</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i</m:t>
              </m:r>
            </m:sub>
          </m:sSub>
          <m:r>
            <m:rPr>
              <m:sty m:val="b"/>
            </m:rPr>
            <w:rPr>
              <w:rFonts w:ascii="Cambria Math" w:hAnsi="Cambria Math" w:cs="Times New Roman"/>
              <w:sz w:val="28"/>
              <w:szCs w:val="28"/>
            </w:rPr>
            <m:t>i</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o</m:t>
              </m:r>
            </m:sub>
          </m:sSub>
          <m:r>
            <m:rPr>
              <m:sty m:val="b"/>
            </m:rPr>
            <w:rPr>
              <w:rFonts w:ascii="Cambria Math" w:hAnsi="Cambria Math" w:cs="Times New Roman"/>
              <w:sz w:val="28"/>
              <w:szCs w:val="28"/>
            </w:rPr>
            <m:t>o</m:t>
          </m:r>
          <m:r>
            <m:rPr>
              <m:sty m:val="p"/>
            </m:rPr>
            <w:rPr>
              <w:rFonts w:ascii="Cambria Math" w:hAnsi="Cambria Math" w:cs="Times New Roman"/>
              <w:sz w:val="28"/>
              <w:szCs w:val="28"/>
            </w:rPr>
            <m:t xml:space="preserve">) </m:t>
          </m:r>
        </m:oMath>
        <w:r w:rsidR="00BE3A6A" w:rsidRPr="00AD4BD2" w:rsidDel="0091212B">
          <w:rPr>
            <w:rFonts w:ascii="Times New Roman" w:hAnsi="Times New Roman" w:cs="Times New Roman"/>
            <w:sz w:val="28"/>
            <w:szCs w:val="28"/>
          </w:rPr>
          <w:delText xml:space="preserve"> – нормализованный вектор</w:delText>
        </w:r>
        <w:r w:rsidR="00782022" w:rsidRPr="00AD4BD2" w:rsidDel="0091212B">
          <w:rPr>
            <w:rFonts w:ascii="Times New Roman" w:hAnsi="Times New Roman" w:cs="Times New Roman"/>
            <w:sz w:val="28"/>
            <w:szCs w:val="28"/>
          </w:rPr>
          <w:delText>;</w:delText>
        </w:r>
      </w:del>
    </w:p>
    <w:p w14:paraId="6E78DD67" w14:textId="49609958" w:rsidR="00721994" w:rsidRPr="00AD4BD2" w:rsidDel="0091212B" w:rsidRDefault="0099704B" w:rsidP="0091212B">
      <w:pPr>
        <w:shd w:val="clear" w:color="auto" w:fill="FFFFFF" w:themeFill="background1"/>
        <w:spacing w:after="0" w:line="276" w:lineRule="auto"/>
        <w:contextualSpacing/>
        <w:jc w:val="center"/>
        <w:rPr>
          <w:del w:id="1070" w:author="Борис Гогинян" w:date="2020-05-30T16:28:00Z"/>
          <w:rFonts w:ascii="Times New Roman" w:hAnsi="Times New Roman" w:cs="Times New Roman"/>
          <w:sz w:val="28"/>
          <w:szCs w:val="28"/>
        </w:rPr>
        <w:pPrChange w:id="1071" w:author="Борис Гогинян" w:date="2020-05-30T16:28:00Z">
          <w:pPr>
            <w:shd w:val="clear" w:color="auto" w:fill="FFFFFF" w:themeFill="background1"/>
            <w:spacing w:line="276" w:lineRule="auto"/>
          </w:pPr>
        </w:pPrChange>
      </w:pPr>
      <m:oMath>
        <m:acc>
          <m:accPr>
            <m:chr m:val="⃗"/>
            <m:ctrlPr>
              <w:del w:id="1072" w:author="Борис Гогинян" w:date="2020-05-30T16:28:00Z">
                <w:rPr>
                  <w:rFonts w:ascii="Cambria Math" w:hAnsi="Cambria Math" w:cs="Times New Roman"/>
                  <w:i/>
                  <w:sz w:val="28"/>
                  <w:szCs w:val="28"/>
                  <w:lang w:val="en-US"/>
                </w:rPr>
              </w:del>
            </m:ctrlPr>
          </m:accPr>
          <m:e>
            <m:sSub>
              <m:sSubPr>
                <m:ctrlPr>
                  <w:del w:id="1073" w:author="Борис Гогинян" w:date="2020-05-30T16:28:00Z">
                    <w:rPr>
                      <w:rFonts w:ascii="Cambria Math" w:hAnsi="Cambria Math" w:cs="Times New Roman"/>
                      <w:sz w:val="28"/>
                      <w:szCs w:val="28"/>
                    </w:rPr>
                  </w:del>
                </m:ctrlPr>
              </m:sSubPr>
              <m:e>
                <m:r>
                  <w:del w:id="1074" w:author="Борис Гогинян" w:date="2020-05-30T16:28:00Z">
                    <m:rPr>
                      <m:sty m:val="p"/>
                    </m:rPr>
                    <w:rPr>
                      <w:rFonts w:ascii="Cambria Math" w:hAnsi="Cambria Math" w:cs="Times New Roman"/>
                      <w:sz w:val="28"/>
                      <w:szCs w:val="28"/>
                    </w:rPr>
                    <m:t>h</m:t>
                  </w:del>
                </m:r>
              </m:e>
              <m:sub>
                <m:r>
                  <w:del w:id="1075" w:author="Борис Гогинян" w:date="2020-05-30T16:28:00Z">
                    <m:rPr>
                      <m:sty m:val="p"/>
                    </m:rPr>
                    <w:rPr>
                      <w:rFonts w:ascii="Cambria Math" w:hAnsi="Cambria Math" w:cs="Times New Roman"/>
                      <w:sz w:val="28"/>
                      <w:szCs w:val="28"/>
                    </w:rPr>
                    <m:t>t</m:t>
                  </w:del>
                </m:r>
              </m:sub>
            </m:sSub>
          </m:e>
        </m:acc>
      </m:oMath>
      <w:del w:id="1076" w:author="Борис Гогинян" w:date="2020-05-30T16:28:00Z">
        <w:r w:rsidR="00782022" w:rsidRPr="00F13D22" w:rsidDel="0091212B">
          <w:rPr>
            <w:rFonts w:ascii="Times New Roman" w:hAnsi="Times New Roman" w:cs="Times New Roman"/>
            <w:sz w:val="28"/>
            <w:szCs w:val="28"/>
          </w:rPr>
          <w:delText xml:space="preserve"> – вектор направления преломленного луча.</w:delText>
        </w:r>
      </w:del>
    </w:p>
    <w:p w14:paraId="42D1A2AB" w14:textId="3A6542EF" w:rsidR="00242C26" w:rsidRPr="00AD4BD2" w:rsidDel="0091212B" w:rsidRDefault="00B23E02" w:rsidP="0091212B">
      <w:pPr>
        <w:shd w:val="clear" w:color="auto" w:fill="FFFFFF" w:themeFill="background1"/>
        <w:spacing w:after="0" w:line="276" w:lineRule="auto"/>
        <w:contextualSpacing/>
        <w:jc w:val="center"/>
        <w:rPr>
          <w:del w:id="1077" w:author="Борис Гогинян" w:date="2020-05-30T16:28:00Z"/>
          <w:rFonts w:ascii="Times New Roman" w:hAnsi="Times New Roman" w:cs="Times New Roman"/>
          <w:sz w:val="28"/>
          <w:szCs w:val="28"/>
        </w:rPr>
        <w:pPrChange w:id="1078" w:author="Борис Гогинян" w:date="2020-05-30T16:28:00Z">
          <w:pPr>
            <w:shd w:val="clear" w:color="auto" w:fill="FFFFFF" w:themeFill="background1"/>
            <w:spacing w:after="0" w:line="276" w:lineRule="auto"/>
          </w:pPr>
        </w:pPrChange>
      </w:pPr>
      <m:oMath>
        <m:r>
          <w:del w:id="1079" w:author="Борис Гогинян" w:date="2020-05-30T16:28:00Z">
            <m:rPr>
              <m:sty m:val="p"/>
            </m:rPr>
            <w:rPr>
              <w:rFonts w:ascii="Cambria Math" w:hAnsi="Cambria Math" w:cs="Times New Roman"/>
              <w:sz w:val="28"/>
              <w:szCs w:val="28"/>
            </w:rPr>
            <m:t>F</m:t>
          </w:del>
        </m:r>
        <m:d>
          <m:dPr>
            <m:ctrlPr>
              <w:del w:id="1080" w:author="Борис Гогинян" w:date="2020-05-30T16:28:00Z">
                <w:rPr>
                  <w:rFonts w:ascii="Cambria Math" w:hAnsi="Cambria Math" w:cs="Times New Roman"/>
                  <w:sz w:val="28"/>
                  <w:szCs w:val="28"/>
                </w:rPr>
              </w:del>
            </m:ctrlPr>
          </m:dPr>
          <m:e>
            <m:r>
              <w:del w:id="1081" w:author="Борис Гогинян" w:date="2020-05-30T16:28:00Z">
                <m:rPr>
                  <m:sty m:val="p"/>
                </m:rPr>
                <w:rPr>
                  <w:rFonts w:ascii="Cambria Math" w:hAnsi="Cambria Math" w:cs="Times New Roman"/>
                  <w:sz w:val="28"/>
                  <w:szCs w:val="28"/>
                </w:rPr>
                <m:t xml:space="preserve">i, </m:t>
              </w:del>
            </m:r>
            <m:sSub>
              <m:sSubPr>
                <m:ctrlPr>
                  <w:del w:id="1082" w:author="Борис Гогинян" w:date="2020-05-30T16:28:00Z">
                    <w:rPr>
                      <w:rFonts w:ascii="Cambria Math" w:hAnsi="Cambria Math" w:cs="Times New Roman"/>
                      <w:sz w:val="28"/>
                      <w:szCs w:val="28"/>
                    </w:rPr>
                  </w:del>
                </m:ctrlPr>
              </m:sSubPr>
              <m:e>
                <m:r>
                  <w:del w:id="1083" w:author="Борис Гогинян" w:date="2020-05-30T16:28:00Z">
                    <m:rPr>
                      <m:sty m:val="p"/>
                    </m:rPr>
                    <w:rPr>
                      <w:rFonts w:ascii="Cambria Math" w:hAnsi="Cambria Math" w:cs="Times New Roman"/>
                      <w:sz w:val="28"/>
                      <w:szCs w:val="28"/>
                    </w:rPr>
                    <m:t>h</m:t>
                  </w:del>
                </m:r>
              </m:e>
              <m:sub>
                <m:r>
                  <w:del w:id="1084" w:author="Борис Гогинян" w:date="2020-05-30T16:28:00Z">
                    <m:rPr>
                      <m:sty m:val="p"/>
                    </m:rPr>
                    <w:rPr>
                      <w:rFonts w:ascii="Cambria Math" w:hAnsi="Cambria Math" w:cs="Times New Roman"/>
                      <w:sz w:val="28"/>
                      <w:szCs w:val="28"/>
                    </w:rPr>
                    <m:t xml:space="preserve"> </m:t>
                  </w:del>
                </m:r>
              </m:sub>
            </m:sSub>
          </m:e>
        </m:d>
        <m:r>
          <w:del w:id="1085" w:author="Борис Гогинян" w:date="2020-05-30T16:28:00Z">
            <w:rPr>
              <w:rFonts w:ascii="Cambria Math" w:hAnsi="Cambria Math" w:cs="Times New Roman"/>
              <w:sz w:val="28"/>
              <w:szCs w:val="28"/>
            </w:rPr>
            <m:t>-</m:t>
          </w:del>
        </m:r>
      </m:oMath>
      <w:del w:id="1086" w:author="Борис Гогинян" w:date="2020-05-30T16:28:00Z">
        <w:r w:rsidR="00A6235B" w:rsidRPr="00AD4BD2" w:rsidDel="0091212B">
          <w:rPr>
            <w:rFonts w:ascii="Times New Roman" w:hAnsi="Times New Roman" w:cs="Times New Roman"/>
            <w:sz w:val="28"/>
            <w:szCs w:val="28"/>
          </w:rPr>
          <w:delText xml:space="preserve"> </w:delText>
        </w:r>
        <w:r w:rsidR="009869D5" w:rsidRPr="00AD4BD2" w:rsidDel="0091212B">
          <w:rPr>
            <w:rFonts w:ascii="Times New Roman" w:hAnsi="Times New Roman" w:cs="Times New Roman"/>
            <w:sz w:val="28"/>
            <w:szCs w:val="28"/>
          </w:rPr>
          <w:delText>ф</w:delText>
        </w:r>
        <w:r w:rsidR="00A6235B" w:rsidRPr="00AD4BD2" w:rsidDel="0091212B">
          <w:rPr>
            <w:rFonts w:ascii="Times New Roman" w:hAnsi="Times New Roman" w:cs="Times New Roman"/>
            <w:sz w:val="28"/>
            <w:szCs w:val="28"/>
          </w:rPr>
          <w:delText>ункция уравнения Френеля (</w:delText>
        </w:r>
        <w:r w:rsidR="00A6235B" w:rsidRPr="00AD4BD2" w:rsidDel="0091212B">
          <w:rPr>
            <w:rFonts w:ascii="Times New Roman" w:hAnsi="Times New Roman" w:cs="Times New Roman"/>
            <w:sz w:val="28"/>
            <w:szCs w:val="28"/>
            <w:lang w:val="en-US"/>
          </w:rPr>
          <w:delText>Fresnel</w:delText>
        </w:r>
        <w:r w:rsidR="00A6235B" w:rsidRPr="00AD4BD2" w:rsidDel="0091212B">
          <w:rPr>
            <w:rFonts w:ascii="Times New Roman" w:hAnsi="Times New Roman" w:cs="Times New Roman"/>
            <w:sz w:val="28"/>
            <w:szCs w:val="28"/>
          </w:rPr>
          <w:delText xml:space="preserve"> </w:delText>
        </w:r>
        <w:r w:rsidR="00A6235B" w:rsidRPr="00AD4BD2" w:rsidDel="0091212B">
          <w:rPr>
            <w:rFonts w:ascii="Times New Roman" w:hAnsi="Times New Roman" w:cs="Times New Roman"/>
            <w:sz w:val="28"/>
            <w:szCs w:val="28"/>
            <w:lang w:val="en-US"/>
          </w:rPr>
          <w:delText>equation</w:delText>
        </w:r>
        <w:r w:rsidR="00242C26" w:rsidRPr="00AD4BD2" w:rsidDel="0091212B">
          <w:rPr>
            <w:rFonts w:ascii="Times New Roman" w:hAnsi="Times New Roman" w:cs="Times New Roman"/>
            <w:sz w:val="28"/>
            <w:szCs w:val="28"/>
          </w:rPr>
          <w:delText xml:space="preserve">). </w:delText>
        </w:r>
      </w:del>
    </w:p>
    <w:p w14:paraId="736EC2FF" w14:textId="68730B21" w:rsidR="00A6235B" w:rsidRPr="00AD4BD2" w:rsidDel="0091212B" w:rsidRDefault="00242C26" w:rsidP="0091212B">
      <w:pPr>
        <w:shd w:val="clear" w:color="auto" w:fill="FFFFFF" w:themeFill="background1"/>
        <w:spacing w:after="0" w:line="276" w:lineRule="auto"/>
        <w:contextualSpacing/>
        <w:jc w:val="center"/>
        <w:rPr>
          <w:del w:id="1087" w:author="Борис Гогинян" w:date="2020-05-30T16:28:00Z"/>
          <w:rFonts w:ascii="Times New Roman" w:hAnsi="Times New Roman" w:cs="Times New Roman"/>
          <w:sz w:val="28"/>
          <w:szCs w:val="28"/>
        </w:rPr>
        <w:pPrChange w:id="1088" w:author="Борис Гогинян" w:date="2020-05-30T16:28:00Z">
          <w:pPr>
            <w:shd w:val="clear" w:color="auto" w:fill="FFFFFF" w:themeFill="background1"/>
            <w:spacing w:after="0" w:line="276" w:lineRule="auto"/>
          </w:pPr>
        </w:pPrChange>
      </w:pPr>
      <w:del w:id="1089" w:author="Борис Гогинян" w:date="2020-05-30T16:28:00Z">
        <w:r w:rsidRPr="00AD4BD2" w:rsidDel="0091212B">
          <w:rPr>
            <w:rFonts w:ascii="Times New Roman" w:hAnsi="Times New Roman" w:cs="Times New Roman"/>
            <w:sz w:val="28"/>
            <w:szCs w:val="28"/>
          </w:rPr>
          <w:delText>Уравнения Френеля описываю</w:delText>
        </w:r>
        <w:r w:rsidR="00A6235B" w:rsidRPr="00AD4BD2" w:rsidDel="0091212B">
          <w:rPr>
            <w:rFonts w:ascii="Times New Roman" w:hAnsi="Times New Roman" w:cs="Times New Roman"/>
            <w:sz w:val="28"/>
            <w:szCs w:val="28"/>
          </w:rPr>
          <w:delText>т отношение отраженного и преломленного света, которое зависит от угла, под который мы смотрим на поверхность.</w:delText>
        </w:r>
        <w:r w:rsidRPr="00AD4BD2" w:rsidDel="0091212B">
          <w:rPr>
            <w:rFonts w:ascii="Times New Roman" w:hAnsi="Times New Roman" w:cs="Times New Roman"/>
            <w:sz w:val="28"/>
            <w:szCs w:val="28"/>
          </w:rPr>
          <w:delText xml:space="preserve"> Так как они слишком сложны для вычислений, функция </w:delText>
        </w:r>
        <w:r w:rsidRPr="00AD4BD2" w:rsidDel="0091212B">
          <w:rPr>
            <w:rFonts w:ascii="Times New Roman" w:hAnsi="Times New Roman" w:cs="Times New Roman"/>
            <w:sz w:val="28"/>
            <w:szCs w:val="28"/>
            <w:lang w:val="en-US"/>
          </w:rPr>
          <w:delText>F</w:delText>
        </w:r>
        <w:r w:rsidRPr="00AD4BD2" w:rsidDel="0091212B">
          <w:rPr>
            <w:rFonts w:ascii="Times New Roman" w:hAnsi="Times New Roman" w:cs="Times New Roman"/>
            <w:sz w:val="28"/>
            <w:szCs w:val="28"/>
          </w:rPr>
          <w:delText xml:space="preserve"> является аппроксимацией. </w:delText>
        </w:r>
        <w:r w:rsidR="00A6235B" w:rsidRPr="00AD4BD2" w:rsidDel="0091212B">
          <w:rPr>
            <w:rFonts w:ascii="Times New Roman" w:hAnsi="Times New Roman" w:cs="Times New Roman"/>
            <w:sz w:val="28"/>
            <w:szCs w:val="28"/>
          </w:rPr>
          <w:delText xml:space="preserve">Она возвращает процент отраженного света на основании угла, под которым </w:delText>
        </w:r>
        <w:r w:rsidR="00EE0897" w:rsidRPr="00AD4BD2" w:rsidDel="0091212B">
          <w:rPr>
            <w:rFonts w:ascii="Times New Roman" w:hAnsi="Times New Roman" w:cs="Times New Roman"/>
            <w:sz w:val="28"/>
            <w:szCs w:val="28"/>
          </w:rPr>
          <w:delText>камера</w:delText>
        </w:r>
        <w:r w:rsidR="00A6235B" w:rsidRPr="00AD4BD2" w:rsidDel="0091212B">
          <w:rPr>
            <w:rFonts w:ascii="Times New Roman" w:hAnsi="Times New Roman" w:cs="Times New Roman"/>
            <w:sz w:val="28"/>
            <w:szCs w:val="28"/>
          </w:rPr>
          <w:delText xml:space="preserve"> видит эту поверхность. </w:delText>
        </w:r>
        <w:r w:rsidR="00EE0897" w:rsidRPr="00AD4BD2" w:rsidDel="0091212B">
          <w:rPr>
            <w:rFonts w:ascii="Times New Roman" w:hAnsi="Times New Roman" w:cs="Times New Roman"/>
            <w:sz w:val="28"/>
            <w:szCs w:val="28"/>
          </w:rPr>
          <w:delText>Следующее выражение является удобной точной формулировкой для диэлектриков и неполяризованного света:</w:delText>
        </w:r>
      </w:del>
    </w:p>
    <w:p w14:paraId="5EB839EC" w14:textId="207ED59F" w:rsidR="00EE0897" w:rsidRPr="00AD4BD2" w:rsidDel="0091212B" w:rsidRDefault="00EE0897" w:rsidP="0091212B">
      <w:pPr>
        <w:shd w:val="clear" w:color="auto" w:fill="FFFFFF" w:themeFill="background1"/>
        <w:spacing w:after="0" w:line="240" w:lineRule="auto"/>
        <w:contextualSpacing/>
        <w:jc w:val="center"/>
        <w:rPr>
          <w:del w:id="1090" w:author="Борис Гогинян" w:date="2020-05-30T16:28:00Z"/>
          <w:rFonts w:ascii="Times New Roman" w:hAnsi="Times New Roman" w:cs="Times New Roman"/>
          <w:sz w:val="28"/>
          <w:szCs w:val="28"/>
        </w:rPr>
        <w:pPrChange w:id="1091" w:author="Борис Гогинян" w:date="2020-05-30T16:28:00Z">
          <w:pPr>
            <w:shd w:val="clear" w:color="auto" w:fill="FFFFFF" w:themeFill="background1"/>
            <w:spacing w:after="0" w:line="240" w:lineRule="auto"/>
          </w:pPr>
        </w:pPrChange>
      </w:pPr>
    </w:p>
    <w:p w14:paraId="49DAA644" w14:textId="4F3167BC" w:rsidR="00EE0897" w:rsidRPr="00AD4BD2" w:rsidDel="0091212B" w:rsidRDefault="00B23E02" w:rsidP="0091212B">
      <w:pPr>
        <w:shd w:val="clear" w:color="auto" w:fill="FFFFFF" w:themeFill="background1"/>
        <w:spacing w:after="0" w:line="240" w:lineRule="auto"/>
        <w:contextualSpacing/>
        <w:jc w:val="center"/>
        <w:rPr>
          <w:del w:id="1092" w:author="Борис Гогинян" w:date="2020-05-30T16:28:00Z"/>
          <w:rFonts w:ascii="Times New Roman" w:hAnsi="Times New Roman" w:cs="Times New Roman"/>
          <w:sz w:val="28"/>
          <w:szCs w:val="28"/>
          <w:lang w:val="en-US"/>
        </w:rPr>
        <w:pPrChange w:id="1093" w:author="Борис Гогинян" w:date="2020-05-30T16:28:00Z">
          <w:pPr>
            <w:shd w:val="clear" w:color="auto" w:fill="FFFFFF" w:themeFill="background1"/>
            <w:spacing w:after="0" w:line="240" w:lineRule="auto"/>
          </w:pPr>
        </w:pPrChange>
      </w:pPr>
      <m:oMathPara>
        <m:oMath>
          <m:r>
            <w:del w:id="1094" w:author="Борис Гогинян" w:date="2020-05-30T16:28:00Z">
              <m:rPr>
                <m:sty m:val="p"/>
              </m:rPr>
              <w:rPr>
                <w:rFonts w:ascii="Cambria Math" w:hAnsi="Cambria Math" w:cs="Times New Roman"/>
                <w:sz w:val="28"/>
                <w:szCs w:val="28"/>
              </w:rPr>
              <m:t>F</m:t>
            </w:del>
          </m:r>
          <m:d>
            <m:dPr>
              <m:ctrlPr>
                <w:del w:id="1095" w:author="Борис Гогинян" w:date="2020-05-30T16:28:00Z">
                  <w:rPr>
                    <w:rFonts w:ascii="Cambria Math" w:hAnsi="Cambria Math" w:cs="Times New Roman"/>
                    <w:sz w:val="28"/>
                    <w:szCs w:val="28"/>
                  </w:rPr>
                </w:del>
              </m:ctrlPr>
            </m:dPr>
            <m:e>
              <m:r>
                <w:del w:id="1096" w:author="Борис Гогинян" w:date="2020-05-30T16:28:00Z">
                  <m:rPr>
                    <m:sty m:val="b"/>
                  </m:rPr>
                  <w:rPr>
                    <w:rFonts w:ascii="Cambria Math" w:hAnsi="Cambria Math" w:cs="Times New Roman"/>
                    <w:sz w:val="28"/>
                    <w:szCs w:val="28"/>
                  </w:rPr>
                  <m:t>i,m</m:t>
                </w:del>
              </m:r>
            </m:e>
          </m:d>
          <m:r>
            <w:del w:id="1097" w:author="Борис Гогинян" w:date="2020-05-30T16:28:00Z">
              <w:rPr>
                <w:rFonts w:ascii="Cambria Math" w:hAnsi="Cambria Math" w:cs="Times New Roman"/>
                <w:sz w:val="28"/>
                <w:szCs w:val="28"/>
              </w:rPr>
              <m:t>=</m:t>
            </w:del>
          </m:r>
          <m:f>
            <m:fPr>
              <m:ctrlPr>
                <w:del w:id="1098" w:author="Борис Гогинян" w:date="2020-05-30T16:28:00Z">
                  <w:rPr>
                    <w:rFonts w:ascii="Cambria Math" w:hAnsi="Cambria Math" w:cs="Times New Roman"/>
                    <w:i/>
                    <w:sz w:val="28"/>
                    <w:szCs w:val="28"/>
                  </w:rPr>
                </w:del>
              </m:ctrlPr>
            </m:fPr>
            <m:num>
              <m:sSup>
                <m:sSupPr>
                  <m:ctrlPr>
                    <w:del w:id="1099" w:author="Борис Гогинян" w:date="2020-05-30T16:28:00Z">
                      <w:rPr>
                        <w:rFonts w:ascii="Cambria Math" w:hAnsi="Cambria Math" w:cs="Times New Roman"/>
                        <w:i/>
                        <w:sz w:val="28"/>
                        <w:szCs w:val="28"/>
                      </w:rPr>
                    </w:del>
                  </m:ctrlPr>
                </m:sSupPr>
                <m:e>
                  <m:r>
                    <w:del w:id="1100" w:author="Борис Гогинян" w:date="2020-05-30T16:28:00Z">
                      <w:rPr>
                        <w:rFonts w:ascii="Cambria Math" w:hAnsi="Cambria Math" w:cs="Times New Roman"/>
                        <w:sz w:val="28"/>
                        <w:szCs w:val="28"/>
                      </w:rPr>
                      <m:t>(g-c)</m:t>
                    </w:del>
                  </m:r>
                </m:e>
                <m:sup>
                  <m:r>
                    <w:del w:id="1101" w:author="Борис Гогинян" w:date="2020-05-30T16:28:00Z">
                      <w:rPr>
                        <w:rFonts w:ascii="Cambria Math" w:hAnsi="Cambria Math" w:cs="Times New Roman"/>
                        <w:sz w:val="28"/>
                        <w:szCs w:val="28"/>
                      </w:rPr>
                      <m:t>2</m:t>
                    </w:del>
                  </m:r>
                </m:sup>
              </m:sSup>
            </m:num>
            <m:den>
              <m:sSup>
                <m:sSupPr>
                  <m:ctrlPr>
                    <w:del w:id="1102" w:author="Борис Гогинян" w:date="2020-05-30T16:28:00Z">
                      <w:rPr>
                        <w:rFonts w:ascii="Cambria Math" w:hAnsi="Cambria Math" w:cs="Times New Roman"/>
                        <w:i/>
                        <w:sz w:val="28"/>
                        <w:szCs w:val="28"/>
                      </w:rPr>
                    </w:del>
                  </m:ctrlPr>
                </m:sSupPr>
                <m:e>
                  <m:r>
                    <w:del w:id="1103" w:author="Борис Гогинян" w:date="2020-05-30T16:28:00Z">
                      <w:rPr>
                        <w:rFonts w:ascii="Cambria Math" w:hAnsi="Cambria Math" w:cs="Times New Roman"/>
                        <w:sz w:val="28"/>
                        <w:szCs w:val="28"/>
                      </w:rPr>
                      <m:t>2(g+c)</m:t>
                    </w:del>
                  </m:r>
                </m:e>
                <m:sup>
                  <m:r>
                    <w:del w:id="1104" w:author="Борис Гогинян" w:date="2020-05-30T16:28:00Z">
                      <w:rPr>
                        <w:rFonts w:ascii="Cambria Math" w:hAnsi="Cambria Math" w:cs="Times New Roman"/>
                        <w:sz w:val="28"/>
                        <w:szCs w:val="28"/>
                      </w:rPr>
                      <m:t>2</m:t>
                    </w:del>
                  </m:r>
                </m:sup>
              </m:sSup>
            </m:den>
          </m:f>
          <m:d>
            <m:dPr>
              <m:ctrlPr>
                <w:del w:id="1105" w:author="Борис Гогинян" w:date="2020-05-30T16:28:00Z">
                  <w:rPr>
                    <w:rFonts w:ascii="Cambria Math" w:hAnsi="Cambria Math" w:cs="Times New Roman"/>
                    <w:i/>
                    <w:sz w:val="28"/>
                    <w:szCs w:val="28"/>
                  </w:rPr>
                </w:del>
              </m:ctrlPr>
            </m:dPr>
            <m:e>
              <m:r>
                <w:del w:id="1106" w:author="Борис Гогинян" w:date="2020-05-30T16:28:00Z">
                  <w:rPr>
                    <w:rFonts w:ascii="Cambria Math" w:hAnsi="Cambria Math" w:cs="Times New Roman"/>
                    <w:sz w:val="28"/>
                    <w:szCs w:val="28"/>
                  </w:rPr>
                  <m:t>1+</m:t>
                </w:del>
              </m:r>
              <m:f>
                <m:fPr>
                  <m:ctrlPr>
                    <w:del w:id="1107" w:author="Борис Гогинян" w:date="2020-05-30T16:28:00Z">
                      <w:rPr>
                        <w:rFonts w:ascii="Cambria Math" w:hAnsi="Cambria Math" w:cs="Times New Roman"/>
                        <w:i/>
                        <w:sz w:val="28"/>
                        <w:szCs w:val="28"/>
                      </w:rPr>
                    </w:del>
                  </m:ctrlPr>
                </m:fPr>
                <m:num>
                  <m:sSup>
                    <m:sSupPr>
                      <m:ctrlPr>
                        <w:del w:id="1108" w:author="Борис Гогинян" w:date="2020-05-30T16:28:00Z">
                          <w:rPr>
                            <w:rFonts w:ascii="Cambria Math" w:hAnsi="Cambria Math" w:cs="Times New Roman"/>
                            <w:i/>
                            <w:sz w:val="28"/>
                            <w:szCs w:val="28"/>
                          </w:rPr>
                        </w:del>
                      </m:ctrlPr>
                    </m:sSupPr>
                    <m:e>
                      <m:r>
                        <w:del w:id="1109" w:author="Борис Гогинян" w:date="2020-05-30T16:28:00Z">
                          <w:rPr>
                            <w:rFonts w:ascii="Cambria Math" w:hAnsi="Cambria Math" w:cs="Times New Roman"/>
                            <w:sz w:val="28"/>
                            <w:szCs w:val="28"/>
                          </w:rPr>
                          <m:t>(c(g+c)-1)</m:t>
                        </w:del>
                      </m:r>
                    </m:e>
                    <m:sup>
                      <m:r>
                        <w:del w:id="1110" w:author="Борис Гогинян" w:date="2020-05-30T16:28:00Z">
                          <w:rPr>
                            <w:rFonts w:ascii="Cambria Math" w:hAnsi="Cambria Math" w:cs="Times New Roman"/>
                            <w:sz w:val="28"/>
                            <w:szCs w:val="28"/>
                          </w:rPr>
                          <m:t>2</m:t>
                        </w:del>
                      </m:r>
                    </m:sup>
                  </m:sSup>
                </m:num>
                <m:den>
                  <m:sSup>
                    <m:sSupPr>
                      <m:ctrlPr>
                        <w:del w:id="1111" w:author="Борис Гогинян" w:date="2020-05-30T16:28:00Z">
                          <w:rPr>
                            <w:rFonts w:ascii="Cambria Math" w:hAnsi="Cambria Math" w:cs="Times New Roman"/>
                            <w:i/>
                            <w:sz w:val="28"/>
                            <w:szCs w:val="28"/>
                          </w:rPr>
                        </w:del>
                      </m:ctrlPr>
                    </m:sSupPr>
                    <m:e>
                      <m:r>
                        <w:del w:id="1112" w:author="Борис Гогинян" w:date="2020-05-30T16:28:00Z">
                          <w:rPr>
                            <w:rFonts w:ascii="Cambria Math" w:hAnsi="Cambria Math" w:cs="Times New Roman"/>
                            <w:sz w:val="28"/>
                            <w:szCs w:val="28"/>
                          </w:rPr>
                          <m:t>(c</m:t>
                        </w:del>
                      </m:r>
                      <m:d>
                        <m:dPr>
                          <m:ctrlPr>
                            <w:del w:id="1113" w:author="Борис Гогинян" w:date="2020-05-30T16:28:00Z">
                              <w:rPr>
                                <w:rFonts w:ascii="Cambria Math" w:hAnsi="Cambria Math" w:cs="Times New Roman"/>
                                <w:i/>
                                <w:sz w:val="28"/>
                                <w:szCs w:val="28"/>
                              </w:rPr>
                            </w:del>
                          </m:ctrlPr>
                        </m:dPr>
                        <m:e>
                          <m:r>
                            <w:del w:id="1114" w:author="Борис Гогинян" w:date="2020-05-30T16:28:00Z">
                              <w:rPr>
                                <w:rFonts w:ascii="Cambria Math" w:hAnsi="Cambria Math" w:cs="Times New Roman"/>
                                <w:sz w:val="28"/>
                                <w:szCs w:val="28"/>
                              </w:rPr>
                              <m:t>g-c</m:t>
                            </w:del>
                          </m:r>
                        </m:e>
                      </m:d>
                      <m:r>
                        <w:del w:id="1115" w:author="Борис Гогинян" w:date="2020-05-30T16:28:00Z">
                          <w:rPr>
                            <w:rFonts w:ascii="Cambria Math" w:hAnsi="Cambria Math" w:cs="Times New Roman"/>
                            <w:sz w:val="28"/>
                            <w:szCs w:val="28"/>
                          </w:rPr>
                          <m:t>+1)</m:t>
                        </w:del>
                      </m:r>
                    </m:e>
                    <m:sup>
                      <m:r>
                        <w:del w:id="1116" w:author="Борис Гогинян" w:date="2020-05-30T16:28:00Z">
                          <w:rPr>
                            <w:rFonts w:ascii="Cambria Math" w:hAnsi="Cambria Math" w:cs="Times New Roman"/>
                            <w:sz w:val="28"/>
                            <w:szCs w:val="28"/>
                          </w:rPr>
                          <m:t>2</m:t>
                        </w:del>
                      </m:r>
                    </m:sup>
                  </m:sSup>
                </m:den>
              </m:f>
            </m:e>
          </m:d>
          <m:r>
            <w:del w:id="1117" w:author="Борис Гогинян" w:date="2020-05-30T16:28:00Z">
              <w:rPr>
                <w:rFonts w:ascii="Cambria Math" w:hAnsi="Cambria Math" w:cs="Times New Roman"/>
                <w:sz w:val="28"/>
                <w:szCs w:val="28"/>
                <w:lang w:val="en-US"/>
              </w:rPr>
              <m:t>,</m:t>
            </w:del>
          </m:r>
        </m:oMath>
      </m:oMathPara>
    </w:p>
    <w:p w14:paraId="17CA1CCA" w14:textId="6F58DCE9" w:rsidR="00EE0897" w:rsidRPr="00AD4BD2" w:rsidDel="0091212B" w:rsidRDefault="00EE0897" w:rsidP="0091212B">
      <w:pPr>
        <w:shd w:val="clear" w:color="auto" w:fill="FFFFFF" w:themeFill="background1"/>
        <w:spacing w:after="0" w:line="240" w:lineRule="auto"/>
        <w:contextualSpacing/>
        <w:jc w:val="center"/>
        <w:rPr>
          <w:del w:id="1118" w:author="Борис Гогинян" w:date="2020-05-30T16:28:00Z"/>
          <w:rFonts w:ascii="Times New Roman" w:hAnsi="Times New Roman" w:cs="Times New Roman"/>
          <w:sz w:val="28"/>
          <w:szCs w:val="28"/>
        </w:rPr>
        <w:pPrChange w:id="1119" w:author="Борис Гогинян" w:date="2020-05-30T16:28:00Z">
          <w:pPr>
            <w:shd w:val="clear" w:color="auto" w:fill="FFFFFF" w:themeFill="background1"/>
            <w:spacing w:after="0" w:line="240" w:lineRule="auto"/>
          </w:pPr>
        </w:pPrChange>
      </w:pPr>
      <w:del w:id="1120" w:author="Борис Гогинян" w:date="2020-05-30T16:28:00Z">
        <w:r w:rsidRPr="00AD4BD2" w:rsidDel="0091212B">
          <w:rPr>
            <w:rFonts w:ascii="Times New Roman" w:hAnsi="Times New Roman" w:cs="Times New Roman"/>
            <w:sz w:val="28"/>
            <w:szCs w:val="28"/>
          </w:rPr>
          <w:delText xml:space="preserve">где </w:delText>
        </w:r>
        <m:oMath>
          <m:r>
            <w:rPr>
              <w:rFonts w:ascii="Cambria Math" w:hAnsi="Cambria Math" w:cs="Times New Roman"/>
              <w:sz w:val="28"/>
              <w:szCs w:val="28"/>
            </w:rPr>
            <m:t>g=</m:t>
          </m:r>
          <m:rad>
            <m:radPr>
              <m:degHide m:val="1"/>
              <m:ctrlPr>
                <w:rPr>
                  <w:rFonts w:ascii="Cambria Math" w:hAnsi="Cambria Math" w:cs="Times New Roman"/>
                  <w:i/>
                  <w:sz w:val="28"/>
                  <w:szCs w:val="28"/>
                </w:rPr>
              </m:ctrlPr>
            </m:radPr>
            <m:deg/>
            <m:e>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2</m:t>
                      </m:r>
                    </m:sup>
                  </m:sSubSup>
                </m:num>
                <m:den>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2</m:t>
                      </m:r>
                    </m:sup>
                  </m:sSubSup>
                </m:den>
              </m:f>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e>
          </m:rad>
          <m:r>
            <w:rPr>
              <w:rFonts w:ascii="Cambria Math" w:hAnsi="Cambria Math" w:cs="Times New Roman"/>
              <w:sz w:val="28"/>
              <w:szCs w:val="28"/>
            </w:rPr>
            <m:t>; c=</m:t>
          </m:r>
          <m:r>
            <m:rPr>
              <m:sty m:val="b"/>
            </m:rPr>
            <w:rPr>
              <w:rFonts w:ascii="Cambria Math" w:hAnsi="Cambria Math" w:cs="Times New Roman"/>
              <w:sz w:val="28"/>
              <w:szCs w:val="28"/>
            </w:rPr>
            <m:t>|i∙m|</m:t>
          </m:r>
        </m:oMath>
        <w:r w:rsidR="00B23E02" w:rsidRPr="00AD4BD2" w:rsidDel="0091212B">
          <w:rPr>
            <w:rFonts w:ascii="Times New Roman" w:hAnsi="Times New Roman" w:cs="Times New Roman"/>
            <w:sz w:val="28"/>
            <w:szCs w:val="28"/>
          </w:rPr>
          <w:delText>;</w:delText>
        </w:r>
      </w:del>
    </w:p>
    <w:p w14:paraId="7B3B9D81" w14:textId="39EBE28C" w:rsidR="00A6235B" w:rsidRPr="00AD4BD2" w:rsidDel="0091212B" w:rsidRDefault="0099704B" w:rsidP="0091212B">
      <w:pPr>
        <w:shd w:val="clear" w:color="auto" w:fill="FFFFFF" w:themeFill="background1"/>
        <w:spacing w:after="0" w:line="276" w:lineRule="auto"/>
        <w:contextualSpacing/>
        <w:jc w:val="center"/>
        <w:rPr>
          <w:del w:id="1121" w:author="Борис Гогинян" w:date="2020-05-30T16:28:00Z"/>
          <w:rFonts w:ascii="Times New Roman" w:hAnsi="Times New Roman" w:cs="Times New Roman"/>
          <w:sz w:val="28"/>
          <w:szCs w:val="28"/>
        </w:rPr>
        <w:pPrChange w:id="1122" w:author="Борис Гогинян" w:date="2020-05-30T16:28:00Z">
          <w:pPr>
            <w:shd w:val="clear" w:color="auto" w:fill="FFFFFF" w:themeFill="background1"/>
            <w:spacing w:after="0" w:line="276" w:lineRule="auto"/>
          </w:pPr>
        </w:pPrChange>
      </w:pPr>
      <m:oMath>
        <m:sSub>
          <m:sSubPr>
            <m:ctrlPr>
              <w:del w:id="1123" w:author="Борис Гогинян" w:date="2020-05-30T16:28:00Z">
                <w:rPr>
                  <w:rFonts w:ascii="Cambria Math" w:hAnsi="Cambria Math" w:cs="Times New Roman"/>
                  <w:sz w:val="28"/>
                  <w:szCs w:val="28"/>
                </w:rPr>
              </w:del>
            </m:ctrlPr>
          </m:sSubPr>
          <m:e>
            <m:r>
              <w:del w:id="1124" w:author="Борис Гогинян" w:date="2020-05-30T16:28:00Z">
                <m:rPr>
                  <m:sty m:val="p"/>
                </m:rPr>
                <w:rPr>
                  <w:rFonts w:ascii="Cambria Math" w:hAnsi="Cambria Math" w:cs="Times New Roman"/>
                  <w:sz w:val="28"/>
                  <w:szCs w:val="28"/>
                </w:rPr>
                <m:t>η</m:t>
              </w:del>
            </m:r>
          </m:e>
          <m:sub>
            <m:r>
              <w:del w:id="1125" w:author="Борис Гогинян" w:date="2020-05-30T16:28:00Z">
                <m:rPr>
                  <m:sty m:val="p"/>
                </m:rPr>
                <w:rPr>
                  <w:rFonts w:ascii="Cambria Math" w:hAnsi="Cambria Math" w:cs="Times New Roman"/>
                  <w:sz w:val="28"/>
                  <w:szCs w:val="28"/>
                  <w:lang w:val="en-US"/>
                </w:rPr>
                <m:t>t</m:t>
              </w:del>
            </m:r>
          </m:sub>
        </m:sSub>
      </m:oMath>
      <w:del w:id="1126" w:author="Борис Гогинян" w:date="2020-05-30T16:28:00Z">
        <w:r w:rsidR="00B23E02" w:rsidRPr="00B5325E" w:rsidDel="0091212B">
          <w:rPr>
            <w:rFonts w:ascii="Times New Roman" w:hAnsi="Times New Roman" w:cs="Times New Roman"/>
            <w:sz w:val="28"/>
            <w:szCs w:val="28"/>
          </w:rPr>
          <w:delText xml:space="preserve"> – </w:delText>
        </w:r>
        <w:r w:rsidR="00B23E02" w:rsidRPr="00F13D22" w:rsidDel="0091212B">
          <w:rPr>
            <w:rFonts w:ascii="Times New Roman" w:hAnsi="Times New Roman" w:cs="Times New Roman"/>
            <w:sz w:val="28"/>
            <w:szCs w:val="28"/>
          </w:rPr>
          <w:delText xml:space="preserve">Показатель преломления </w:delText>
        </w:r>
        <w:r w:rsidR="00801B0A" w:rsidRPr="00AD4BD2" w:rsidDel="0091212B">
          <w:rPr>
            <w:rFonts w:ascii="Times New Roman" w:hAnsi="Times New Roman" w:cs="Times New Roman"/>
            <w:sz w:val="28"/>
            <w:szCs w:val="28"/>
          </w:rPr>
          <w:delText xml:space="preserve">второй </w:delText>
        </w:r>
        <w:r w:rsidR="00B23E02" w:rsidRPr="00AD4BD2" w:rsidDel="0091212B">
          <w:rPr>
            <w:rFonts w:ascii="Times New Roman" w:hAnsi="Times New Roman" w:cs="Times New Roman"/>
            <w:sz w:val="28"/>
            <w:szCs w:val="28"/>
          </w:rPr>
          <w:delText>среды</w:delText>
        </w:r>
        <w:r w:rsidR="00801B0A" w:rsidRPr="00AD4BD2" w:rsidDel="0091212B">
          <w:rPr>
            <w:rFonts w:ascii="Times New Roman" w:hAnsi="Times New Roman" w:cs="Times New Roman"/>
            <w:sz w:val="28"/>
            <w:szCs w:val="28"/>
          </w:rPr>
          <w:delText xml:space="preserve">, </w:delText>
        </w:r>
        <w:r w:rsidR="00782022" w:rsidRPr="00AD4BD2" w:rsidDel="0091212B">
          <w:rPr>
            <w:rFonts w:ascii="Times New Roman" w:hAnsi="Times New Roman" w:cs="Times New Roman"/>
            <w:sz w:val="28"/>
            <w:szCs w:val="28"/>
          </w:rPr>
          <w:delText>в которую преломился луч;</w:delText>
        </w:r>
      </w:del>
    </w:p>
    <w:p w14:paraId="5ACE198B" w14:textId="03336B77" w:rsidR="00782022" w:rsidRPr="00AD4BD2" w:rsidDel="0091212B" w:rsidRDefault="0099704B" w:rsidP="0091212B">
      <w:pPr>
        <w:shd w:val="clear" w:color="auto" w:fill="FFFFFF" w:themeFill="background1"/>
        <w:spacing w:after="0" w:line="276" w:lineRule="auto"/>
        <w:contextualSpacing/>
        <w:jc w:val="center"/>
        <w:rPr>
          <w:del w:id="1127" w:author="Борис Гогинян" w:date="2020-05-30T16:28:00Z"/>
          <w:rFonts w:ascii="Times New Roman" w:hAnsi="Times New Roman" w:cs="Times New Roman"/>
          <w:sz w:val="28"/>
          <w:szCs w:val="28"/>
        </w:rPr>
        <w:pPrChange w:id="1128" w:author="Борис Гогинян" w:date="2020-05-30T16:28:00Z">
          <w:pPr>
            <w:shd w:val="clear" w:color="auto" w:fill="FFFFFF" w:themeFill="background1"/>
            <w:spacing w:after="0" w:line="276" w:lineRule="auto"/>
          </w:pPr>
        </w:pPrChange>
      </w:pPr>
      <m:oMath>
        <m:sSub>
          <m:sSubPr>
            <m:ctrlPr>
              <w:del w:id="1129" w:author="Борис Гогинян" w:date="2020-05-30T16:28:00Z">
                <w:rPr>
                  <w:rFonts w:ascii="Cambria Math" w:hAnsi="Cambria Math" w:cs="Times New Roman"/>
                  <w:sz w:val="28"/>
                  <w:szCs w:val="28"/>
                </w:rPr>
              </w:del>
            </m:ctrlPr>
          </m:sSubPr>
          <m:e>
            <m:r>
              <w:del w:id="1130" w:author="Борис Гогинян" w:date="2020-05-30T16:28:00Z">
                <m:rPr>
                  <m:sty m:val="p"/>
                </m:rPr>
                <w:rPr>
                  <w:rFonts w:ascii="Cambria Math" w:hAnsi="Cambria Math" w:cs="Times New Roman"/>
                  <w:sz w:val="28"/>
                  <w:szCs w:val="28"/>
                </w:rPr>
                <m:t>η</m:t>
              </w:del>
            </m:r>
          </m:e>
          <m:sub>
            <m:r>
              <w:del w:id="1131" w:author="Борис Гогинян" w:date="2020-05-30T16:28:00Z">
                <m:rPr>
                  <m:sty m:val="p"/>
                </m:rPr>
                <w:rPr>
                  <w:rFonts w:ascii="Cambria Math" w:hAnsi="Cambria Math" w:cs="Times New Roman"/>
                  <w:sz w:val="28"/>
                  <w:szCs w:val="28"/>
                  <w:lang w:val="en-US"/>
                </w:rPr>
                <m:t>i</m:t>
              </w:del>
            </m:r>
          </m:sub>
        </m:sSub>
      </m:oMath>
      <w:del w:id="1132" w:author="Борис Гогинян" w:date="2020-05-30T16:28:00Z">
        <w:r w:rsidR="00782022" w:rsidRPr="00F13D22" w:rsidDel="0091212B">
          <w:rPr>
            <w:rFonts w:ascii="Times New Roman" w:hAnsi="Times New Roman" w:cs="Times New Roman"/>
            <w:sz w:val="28"/>
            <w:szCs w:val="28"/>
          </w:rPr>
          <w:delText xml:space="preserve"> – Показатель преломления первой среды.</w:delText>
        </w:r>
      </w:del>
    </w:p>
    <w:p w14:paraId="08B084B7" w14:textId="66AE6229" w:rsidR="00782022" w:rsidRPr="00AD4BD2" w:rsidDel="0091212B" w:rsidRDefault="00782022" w:rsidP="0091212B">
      <w:pPr>
        <w:shd w:val="clear" w:color="auto" w:fill="FFFFFF" w:themeFill="background1"/>
        <w:spacing w:after="0" w:line="276" w:lineRule="auto"/>
        <w:contextualSpacing/>
        <w:jc w:val="center"/>
        <w:rPr>
          <w:del w:id="1133" w:author="Борис Гогинян" w:date="2020-05-30T16:28:00Z"/>
          <w:rFonts w:ascii="Times New Roman" w:hAnsi="Times New Roman" w:cs="Times New Roman"/>
          <w:sz w:val="28"/>
          <w:szCs w:val="28"/>
        </w:rPr>
        <w:pPrChange w:id="1134" w:author="Борис Гогинян" w:date="2020-05-30T16:28:00Z">
          <w:pPr>
            <w:shd w:val="clear" w:color="auto" w:fill="FFFFFF" w:themeFill="background1"/>
            <w:spacing w:after="0" w:line="276" w:lineRule="auto"/>
          </w:pPr>
        </w:pPrChange>
      </w:pPr>
    </w:p>
    <w:p w14:paraId="39165B38" w14:textId="7C36AB7C" w:rsidR="00A6235B" w:rsidRPr="00B12333" w:rsidDel="0091212B" w:rsidRDefault="00B23E02" w:rsidP="0091212B">
      <w:pPr>
        <w:shd w:val="clear" w:color="auto" w:fill="FFFFFF" w:themeFill="background1"/>
        <w:spacing w:after="0" w:line="276" w:lineRule="auto"/>
        <w:contextualSpacing/>
        <w:jc w:val="center"/>
        <w:rPr>
          <w:del w:id="1135" w:author="Борис Гогинян" w:date="2020-05-30T16:28:00Z"/>
          <w:rFonts w:ascii="Times New Roman" w:hAnsi="Times New Roman" w:cs="Times New Roman"/>
          <w:sz w:val="28"/>
          <w:szCs w:val="28"/>
        </w:rPr>
        <w:pPrChange w:id="1136" w:author="Борис Гогинян" w:date="2020-05-30T16:28:00Z">
          <w:pPr>
            <w:shd w:val="clear" w:color="auto" w:fill="FFFFFF" w:themeFill="background1"/>
            <w:spacing w:line="276" w:lineRule="auto"/>
          </w:pPr>
        </w:pPrChange>
      </w:pPr>
      <m:oMath>
        <m:r>
          <w:del w:id="1137" w:author="Борис Гогинян" w:date="2020-05-30T16:28:00Z">
            <m:rPr>
              <m:sty m:val="p"/>
            </m:rPr>
            <w:rPr>
              <w:rFonts w:ascii="Cambria Math" w:hAnsi="Cambria Math" w:cs="Times New Roman"/>
              <w:sz w:val="28"/>
              <w:szCs w:val="28"/>
            </w:rPr>
            <m:t>G</m:t>
          </w:del>
        </m:r>
        <m:d>
          <m:dPr>
            <m:ctrlPr>
              <w:del w:id="1138" w:author="Борис Гогинян" w:date="2020-05-30T16:28:00Z">
                <w:rPr>
                  <w:rFonts w:ascii="Cambria Math" w:hAnsi="Cambria Math" w:cs="Times New Roman"/>
                  <w:sz w:val="28"/>
                  <w:szCs w:val="28"/>
                </w:rPr>
              </w:del>
            </m:ctrlPr>
          </m:dPr>
          <m:e>
            <m:r>
              <w:del w:id="1139" w:author="Борис Гогинян" w:date="2020-05-30T16:28:00Z">
                <m:rPr>
                  <m:sty m:val="p"/>
                </m:rPr>
                <w:rPr>
                  <w:rFonts w:ascii="Cambria Math" w:hAnsi="Cambria Math" w:cs="Times New Roman"/>
                  <w:sz w:val="28"/>
                  <w:szCs w:val="28"/>
                </w:rPr>
                <m:t>i, o,</m:t>
              </w:del>
            </m:r>
            <m:sSub>
              <m:sSubPr>
                <m:ctrlPr>
                  <w:del w:id="1140" w:author="Борис Гогинян" w:date="2020-05-30T16:28:00Z">
                    <w:rPr>
                      <w:rFonts w:ascii="Cambria Math" w:hAnsi="Cambria Math" w:cs="Times New Roman"/>
                      <w:sz w:val="28"/>
                      <w:szCs w:val="28"/>
                    </w:rPr>
                  </w:del>
                </m:ctrlPr>
              </m:sSubPr>
              <m:e>
                <m:r>
                  <w:del w:id="1141" w:author="Борис Гогинян" w:date="2020-05-30T16:28:00Z">
                    <m:rPr>
                      <m:sty m:val="p"/>
                    </m:rPr>
                    <w:rPr>
                      <w:rFonts w:ascii="Cambria Math" w:hAnsi="Cambria Math" w:cs="Times New Roman"/>
                      <w:sz w:val="28"/>
                      <w:szCs w:val="28"/>
                    </w:rPr>
                    <m:t>h</m:t>
                  </w:del>
                </m:r>
              </m:e>
              <m:sub>
                <m:r>
                  <w:del w:id="1142" w:author="Борис Гогинян" w:date="2020-05-30T16:28:00Z">
                    <m:rPr>
                      <m:sty m:val="p"/>
                    </m:rPr>
                    <w:rPr>
                      <w:rFonts w:ascii="Cambria Math" w:hAnsi="Cambria Math" w:cs="Times New Roman"/>
                      <w:sz w:val="28"/>
                      <w:szCs w:val="28"/>
                    </w:rPr>
                    <m:t xml:space="preserve"> </m:t>
                  </w:del>
                </m:r>
              </m:sub>
            </m:sSub>
          </m:e>
        </m:d>
        <m:r>
          <w:del w:id="1143" w:author="Борис Гогинян" w:date="2020-05-30T16:28:00Z">
            <m:rPr>
              <m:sty m:val="p"/>
            </m:rPr>
            <w:rPr>
              <w:rFonts w:ascii="Cambria Math" w:hAnsi="Cambria Math" w:cs="Times New Roman"/>
              <w:sz w:val="28"/>
              <w:szCs w:val="28"/>
            </w:rPr>
            <m:t>-</m:t>
          </w:del>
        </m:r>
        <m:r>
          <w:del w:id="1144" w:author="Борис Гогинян" w:date="2020-05-30T16:28:00Z">
            <w:rPr>
              <w:rFonts w:ascii="Cambria Math" w:hAnsi="Cambria Math" w:cs="Times New Roman"/>
              <w:sz w:val="28"/>
              <w:szCs w:val="28"/>
            </w:rPr>
            <m:t xml:space="preserve"> </m:t>
          </w:del>
        </m:r>
      </m:oMath>
      <w:del w:id="1145" w:author="Борис Гогинян" w:date="2020-05-30T16:28:00Z">
        <w:r w:rsidR="009869D5" w:rsidRPr="00B12333" w:rsidDel="0091212B">
          <w:rPr>
            <w:rFonts w:ascii="Times New Roman" w:hAnsi="Times New Roman" w:cs="Times New Roman"/>
            <w:sz w:val="28"/>
            <w:szCs w:val="28"/>
          </w:rPr>
          <w:delText>ф</w:delText>
        </w:r>
        <w:r w:rsidR="00A6235B" w:rsidRPr="00B12333" w:rsidDel="0091212B">
          <w:rPr>
            <w:rFonts w:ascii="Times New Roman" w:hAnsi="Times New Roman" w:cs="Times New Roman"/>
            <w:sz w:val="28"/>
            <w:szCs w:val="28"/>
          </w:rPr>
          <w:delText>ункция геометрии (</w:delText>
        </w:r>
        <w:r w:rsidR="00A6235B" w:rsidRPr="00B12333" w:rsidDel="0091212B">
          <w:rPr>
            <w:rFonts w:ascii="Times New Roman" w:hAnsi="Times New Roman" w:cs="Times New Roman"/>
            <w:sz w:val="28"/>
            <w:szCs w:val="28"/>
            <w:lang w:val="en-US"/>
          </w:rPr>
          <w:delText>Geometry</w:delText>
        </w:r>
        <w:r w:rsidR="00A6235B" w:rsidRPr="00B12333" w:rsidDel="0091212B">
          <w:rPr>
            <w:rFonts w:ascii="Times New Roman" w:hAnsi="Times New Roman" w:cs="Times New Roman"/>
            <w:sz w:val="28"/>
            <w:szCs w:val="28"/>
          </w:rPr>
          <w:delText xml:space="preserve"> </w:delText>
        </w:r>
        <w:r w:rsidR="00A6235B" w:rsidRPr="00B12333" w:rsidDel="0091212B">
          <w:rPr>
            <w:rFonts w:ascii="Times New Roman" w:hAnsi="Times New Roman" w:cs="Times New Roman"/>
            <w:sz w:val="28"/>
            <w:szCs w:val="28"/>
            <w:lang w:val="en-US"/>
          </w:rPr>
          <w:delText>function</w:delText>
        </w:r>
        <w:r w:rsidR="00A6235B" w:rsidRPr="00B12333" w:rsidDel="0091212B">
          <w:rPr>
            <w:rFonts w:ascii="Times New Roman" w:hAnsi="Times New Roman" w:cs="Times New Roman"/>
            <w:sz w:val="28"/>
            <w:szCs w:val="28"/>
          </w:rPr>
          <w:delTex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delText>
        </w:r>
        <w:r w:rsidR="00A6235B" w:rsidRPr="00B12333" w:rsidDel="0091212B">
          <w:rPr>
            <w:rFonts w:ascii="Times New Roman" w:hAnsi="Times New Roman" w:cs="Times New Roman"/>
            <w:sz w:val="28"/>
            <w:szCs w:val="28"/>
            <w:lang w:val="en-US"/>
          </w:rPr>
          <w:delText>D</w:delText>
        </w:r>
        <w:r w:rsidR="00A6235B" w:rsidRPr="00B12333" w:rsidDel="0091212B">
          <w:rPr>
            <w:rFonts w:ascii="Times New Roman" w:hAnsi="Times New Roman" w:cs="Times New Roman"/>
            <w:sz w:val="28"/>
            <w:szCs w:val="28"/>
          </w:rPr>
          <w:delText xml:space="preserve"> и деталей микроповерхности. В общем случае используется приближение Смита</w:delText>
        </w:r>
        <w:r w:rsidR="005F3124" w:rsidRPr="00B12333" w:rsidDel="0091212B">
          <w:rPr>
            <w:rFonts w:ascii="Times New Roman" w:hAnsi="Times New Roman" w:cs="Times New Roman"/>
            <w:sz w:val="28"/>
            <w:szCs w:val="28"/>
          </w:rPr>
          <w:delText xml:space="preserve"> [10]</w:delText>
        </w:r>
        <w:r w:rsidR="007F2605" w:rsidRPr="00B12333" w:rsidDel="0091212B">
          <w:rPr>
            <w:rFonts w:ascii="Times New Roman" w:hAnsi="Times New Roman" w:cs="Times New Roman"/>
            <w:sz w:val="28"/>
            <w:szCs w:val="28"/>
          </w:rPr>
          <w:delText xml:space="preserve">, которое аппроксимирует двунаправленное самозатенение и перекрытие с помощью двух однонаправленных коэффициентов, возвращаемых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12333" w:rsidDel="0091212B">
          <w:rPr>
            <w:rFonts w:ascii="Times New Roman" w:hAnsi="Times New Roman" w:cs="Times New Roman"/>
            <w:sz w:val="28"/>
            <w:szCs w:val="28"/>
          </w:rPr>
          <w:delText xml:space="preserve"> </w:delText>
        </w:r>
        <w:r w:rsidR="005F3124" w:rsidRPr="00B12333" w:rsidDel="0091212B">
          <w:rPr>
            <w:rFonts w:ascii="Times New Roman" w:hAnsi="Times New Roman" w:cs="Times New Roman"/>
            <w:sz w:val="28"/>
            <w:szCs w:val="28"/>
          </w:rPr>
          <w:delText>:</w:delText>
        </w:r>
      </w:del>
    </w:p>
    <w:p w14:paraId="6491E8F0" w14:textId="728B5A11" w:rsidR="00B23E02" w:rsidRPr="00B12333" w:rsidDel="0091212B" w:rsidRDefault="00B23E02" w:rsidP="0091212B">
      <w:pPr>
        <w:shd w:val="clear" w:color="auto" w:fill="FFFFFF" w:themeFill="background1"/>
        <w:spacing w:after="0" w:line="276" w:lineRule="auto"/>
        <w:contextualSpacing/>
        <w:jc w:val="center"/>
        <w:rPr>
          <w:del w:id="1146" w:author="Борис Гогинян" w:date="2020-05-30T16:28:00Z"/>
          <w:rFonts w:ascii="Times New Roman" w:hAnsi="Times New Roman" w:cs="Times New Roman"/>
          <w:sz w:val="28"/>
          <w:szCs w:val="28"/>
        </w:rPr>
        <w:pPrChange w:id="1147" w:author="Борис Гогинян" w:date="2020-05-30T16:28:00Z">
          <w:pPr>
            <w:shd w:val="clear" w:color="auto" w:fill="FFFFFF" w:themeFill="background1"/>
            <w:spacing w:line="276" w:lineRule="auto"/>
          </w:pPr>
        </w:pPrChange>
      </w:pPr>
      <m:oMathPara>
        <m:oMath>
          <m:r>
            <w:del w:id="1148" w:author="Борис Гогинян" w:date="2020-05-30T16:28:00Z">
              <m:rPr>
                <m:sty m:val="p"/>
              </m:rPr>
              <w:rPr>
                <w:rFonts w:ascii="Cambria Math" w:hAnsi="Cambria Math" w:cs="Times New Roman"/>
                <w:sz w:val="28"/>
                <w:szCs w:val="28"/>
              </w:rPr>
              <m:t>G</m:t>
            </w:del>
          </m:r>
          <m:d>
            <m:dPr>
              <m:ctrlPr>
                <w:del w:id="1149" w:author="Борис Гогинян" w:date="2020-05-30T16:28:00Z">
                  <w:rPr>
                    <w:rFonts w:ascii="Cambria Math" w:hAnsi="Cambria Math" w:cs="Times New Roman"/>
                    <w:sz w:val="28"/>
                    <w:szCs w:val="28"/>
                  </w:rPr>
                </w:del>
              </m:ctrlPr>
            </m:dPr>
            <m:e>
              <m:r>
                <w:del w:id="1150" w:author="Борис Гогинян" w:date="2020-05-30T16:28:00Z">
                  <m:rPr>
                    <m:sty m:val="b"/>
                  </m:rPr>
                  <w:rPr>
                    <w:rFonts w:ascii="Cambria Math" w:hAnsi="Cambria Math" w:cs="Times New Roman"/>
                    <w:sz w:val="28"/>
                    <w:szCs w:val="28"/>
                  </w:rPr>
                  <m:t>i, o, m</m:t>
                </w:del>
              </m:r>
            </m:e>
          </m:d>
          <m:r>
            <w:del w:id="1151" w:author="Борис Гогинян" w:date="2020-05-30T16:28:00Z">
              <m:rPr>
                <m:sty m:val="p"/>
              </m:rPr>
              <w:rPr>
                <w:rFonts w:ascii="Cambria Math" w:hAnsi="Cambria Math" w:cs="Times New Roman"/>
                <w:sz w:val="28"/>
                <w:szCs w:val="28"/>
              </w:rPr>
              <m:t>≈</m:t>
            </w:del>
          </m:r>
          <m:sSub>
            <m:sSubPr>
              <m:ctrlPr>
                <w:del w:id="1152" w:author="Борис Гогинян" w:date="2020-05-30T16:28:00Z">
                  <w:rPr>
                    <w:rFonts w:ascii="Cambria Math" w:hAnsi="Cambria Math" w:cs="Times New Roman"/>
                    <w:sz w:val="28"/>
                    <w:szCs w:val="28"/>
                  </w:rPr>
                </w:del>
              </m:ctrlPr>
            </m:sSubPr>
            <m:e>
              <m:r>
                <w:del w:id="1153" w:author="Борис Гогинян" w:date="2020-05-30T16:28:00Z">
                  <m:rPr>
                    <m:sty m:val="p"/>
                  </m:rPr>
                  <w:rPr>
                    <w:rFonts w:ascii="Cambria Math" w:hAnsi="Cambria Math" w:cs="Times New Roman"/>
                    <w:sz w:val="28"/>
                    <w:szCs w:val="28"/>
                  </w:rPr>
                  <m:t>G</m:t>
                </w:del>
              </m:r>
            </m:e>
            <m:sub>
              <m:r>
                <w:del w:id="1154" w:author="Борис Гогинян" w:date="2020-05-30T16:28:00Z">
                  <m:rPr>
                    <m:sty m:val="p"/>
                  </m:rPr>
                  <w:rPr>
                    <w:rFonts w:ascii="Cambria Math" w:hAnsi="Cambria Math" w:cs="Times New Roman"/>
                    <w:sz w:val="28"/>
                    <w:szCs w:val="28"/>
                  </w:rPr>
                  <m:t>1</m:t>
                </w:del>
              </m:r>
            </m:sub>
          </m:sSub>
          <m:r>
            <w:del w:id="1155" w:author="Борис Гогинян" w:date="2020-05-30T16:28:00Z">
              <m:rPr>
                <m:sty m:val="p"/>
              </m:rPr>
              <w:rPr>
                <w:rFonts w:ascii="Cambria Math" w:hAnsi="Cambria Math" w:cs="Times New Roman"/>
                <w:sz w:val="28"/>
                <w:szCs w:val="28"/>
              </w:rPr>
              <m:t>(</m:t>
            </w:del>
          </m:r>
          <m:r>
            <w:del w:id="1156" w:author="Борис Гогинян" w:date="2020-05-30T16:28:00Z">
              <m:rPr>
                <m:sty m:val="b"/>
              </m:rPr>
              <w:rPr>
                <w:rFonts w:ascii="Cambria Math" w:hAnsi="Cambria Math" w:cs="Times New Roman"/>
                <w:sz w:val="28"/>
                <w:szCs w:val="28"/>
              </w:rPr>
              <m:t>i,m</m:t>
            </w:del>
          </m:r>
          <m:r>
            <w:del w:id="1157" w:author="Борис Гогинян" w:date="2020-05-30T16:28:00Z">
              <m:rPr>
                <m:sty m:val="p"/>
              </m:rPr>
              <w:rPr>
                <w:rFonts w:ascii="Cambria Math" w:hAnsi="Cambria Math" w:cs="Times New Roman"/>
                <w:sz w:val="28"/>
                <w:szCs w:val="28"/>
              </w:rPr>
              <m:t>)</m:t>
            </w:del>
          </m:r>
          <m:sSub>
            <m:sSubPr>
              <m:ctrlPr>
                <w:del w:id="1158" w:author="Борис Гогинян" w:date="2020-05-30T16:28:00Z">
                  <w:rPr>
                    <w:rFonts w:ascii="Cambria Math" w:hAnsi="Cambria Math" w:cs="Times New Roman"/>
                    <w:sz w:val="28"/>
                    <w:szCs w:val="28"/>
                  </w:rPr>
                </w:del>
              </m:ctrlPr>
            </m:sSubPr>
            <m:e>
              <m:r>
                <w:del w:id="1159" w:author="Борис Гогинян" w:date="2020-05-30T16:28:00Z">
                  <m:rPr>
                    <m:sty m:val="p"/>
                  </m:rPr>
                  <w:rPr>
                    <w:rFonts w:ascii="Cambria Math" w:hAnsi="Cambria Math" w:cs="Times New Roman"/>
                    <w:sz w:val="28"/>
                    <w:szCs w:val="28"/>
                  </w:rPr>
                  <m:t>G</m:t>
                </w:del>
              </m:r>
            </m:e>
            <m:sub>
              <m:r>
                <w:del w:id="1160" w:author="Борис Гогинян" w:date="2020-05-30T16:28:00Z">
                  <m:rPr>
                    <m:sty m:val="p"/>
                  </m:rPr>
                  <w:rPr>
                    <w:rFonts w:ascii="Cambria Math" w:hAnsi="Cambria Math" w:cs="Times New Roman"/>
                    <w:sz w:val="28"/>
                    <w:szCs w:val="28"/>
                  </w:rPr>
                  <m:t>1</m:t>
                </w:del>
              </m:r>
            </m:sub>
          </m:sSub>
          <m:r>
            <w:del w:id="1161" w:author="Борис Гогинян" w:date="2020-05-30T16:28:00Z">
              <m:rPr>
                <m:sty m:val="p"/>
              </m:rPr>
              <w:rPr>
                <w:rFonts w:ascii="Cambria Math" w:hAnsi="Cambria Math" w:cs="Times New Roman"/>
                <w:sz w:val="28"/>
                <w:szCs w:val="28"/>
              </w:rPr>
              <m:t>(</m:t>
            </w:del>
          </m:r>
          <m:r>
            <w:del w:id="1162" w:author="Борис Гогинян" w:date="2020-05-30T16:28:00Z">
              <m:rPr>
                <m:sty m:val="b"/>
              </m:rPr>
              <w:rPr>
                <w:rFonts w:ascii="Cambria Math" w:hAnsi="Cambria Math" w:cs="Times New Roman"/>
                <w:sz w:val="28"/>
                <w:szCs w:val="28"/>
              </w:rPr>
              <m:t>o,m</m:t>
            </w:del>
          </m:r>
          <m:r>
            <w:del w:id="1163" w:author="Борис Гогинян" w:date="2020-05-30T16:28:00Z">
              <m:rPr>
                <m:sty m:val="p"/>
              </m:rPr>
              <w:rPr>
                <w:rFonts w:ascii="Cambria Math" w:hAnsi="Cambria Math" w:cs="Times New Roman"/>
                <w:sz w:val="28"/>
                <w:szCs w:val="28"/>
              </w:rPr>
              <m:t>)</m:t>
            </w:del>
          </m:r>
        </m:oMath>
      </m:oMathPara>
    </w:p>
    <w:p w14:paraId="3B62BB6F" w14:textId="06FBCC9E" w:rsidR="00331079" w:rsidRPr="00B12333" w:rsidDel="0091212B" w:rsidRDefault="007F2605" w:rsidP="0091212B">
      <w:pPr>
        <w:shd w:val="clear" w:color="auto" w:fill="FFFFFF" w:themeFill="background1"/>
        <w:spacing w:after="0" w:line="276" w:lineRule="auto"/>
        <w:contextualSpacing/>
        <w:jc w:val="center"/>
        <w:rPr>
          <w:del w:id="1164" w:author="Борис Гогинян" w:date="2020-05-30T16:28:00Z"/>
          <w:rFonts w:ascii="Times New Roman" w:hAnsi="Times New Roman" w:cs="Times New Roman"/>
          <w:sz w:val="28"/>
          <w:szCs w:val="28"/>
        </w:rPr>
        <w:pPrChange w:id="1165" w:author="Борис Гогинян" w:date="2020-05-30T16:28:00Z">
          <w:pPr>
            <w:shd w:val="clear" w:color="auto" w:fill="FFFFFF" w:themeFill="background1"/>
            <w:spacing w:line="276" w:lineRule="auto"/>
          </w:pPr>
        </w:pPrChange>
      </w:pPr>
      <w:del w:id="1166" w:author="Борис Гогинян" w:date="2020-05-30T16:28:00Z">
        <w:r w:rsidRPr="00B12333" w:rsidDel="0091212B">
          <w:rPr>
            <w:rFonts w:ascii="Times New Roman" w:hAnsi="Times New Roman" w:cs="Times New Roman"/>
            <w:sz w:val="28"/>
            <w:szCs w:val="28"/>
          </w:rPr>
          <w:delText xml:space="preserve">где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12333" w:rsidDel="0091212B">
          <w:rPr>
            <w:rFonts w:ascii="Times New Roman" w:hAnsi="Times New Roman" w:cs="Times New Roman"/>
            <w:sz w:val="28"/>
            <w:szCs w:val="28"/>
          </w:rPr>
          <w:delText xml:space="preserve">зависит от функции нормального распределения </w:delText>
        </w:r>
        <w:r w:rsidRPr="00B12333" w:rsidDel="0091212B">
          <w:rPr>
            <w:rFonts w:ascii="Times New Roman" w:hAnsi="Times New Roman" w:cs="Times New Roman"/>
            <w:sz w:val="28"/>
            <w:szCs w:val="28"/>
            <w:lang w:val="en-US"/>
          </w:rPr>
          <w:delText>D</w:delText>
        </w:r>
      </w:del>
    </w:p>
    <w:p w14:paraId="5996C4F1" w14:textId="57BBFB54" w:rsidR="00A6235B" w:rsidRPr="00B12333" w:rsidDel="0091212B" w:rsidRDefault="007F2605" w:rsidP="0091212B">
      <w:pPr>
        <w:shd w:val="clear" w:color="auto" w:fill="FFFFFF" w:themeFill="background1"/>
        <w:spacing w:after="0" w:line="276" w:lineRule="auto"/>
        <w:contextualSpacing/>
        <w:jc w:val="center"/>
        <w:rPr>
          <w:del w:id="1167" w:author="Борис Гогинян" w:date="2020-05-30T16:28:00Z"/>
          <w:rFonts w:ascii="Times New Roman" w:hAnsi="Times New Roman" w:cs="Times New Roman"/>
          <w:sz w:val="28"/>
          <w:szCs w:val="28"/>
        </w:rPr>
        <w:pPrChange w:id="1168" w:author="Борис Гогинян" w:date="2020-05-30T16:28:00Z">
          <w:pPr>
            <w:shd w:val="clear" w:color="auto" w:fill="FFFFFF" w:themeFill="background1"/>
            <w:spacing w:line="276" w:lineRule="auto"/>
          </w:pPr>
        </w:pPrChange>
      </w:pPr>
      <m:oMath>
        <m:r>
          <w:del w:id="1169" w:author="Борис Гогинян" w:date="2020-05-30T16:28:00Z">
            <m:rPr>
              <m:sty m:val="p"/>
            </m:rPr>
            <w:rPr>
              <w:rFonts w:ascii="Cambria Math" w:hAnsi="Cambria Math" w:cs="Times New Roman"/>
              <w:sz w:val="28"/>
              <w:szCs w:val="28"/>
            </w:rPr>
            <m:t>D</m:t>
          </w:del>
        </m:r>
        <m:d>
          <m:dPr>
            <m:ctrlPr>
              <w:del w:id="1170" w:author="Борис Гогинян" w:date="2020-05-30T16:28:00Z">
                <w:rPr>
                  <w:rFonts w:ascii="Cambria Math" w:hAnsi="Cambria Math" w:cs="Times New Roman"/>
                  <w:sz w:val="28"/>
                  <w:szCs w:val="28"/>
                </w:rPr>
              </w:del>
            </m:ctrlPr>
          </m:dPr>
          <m:e>
            <m:sSub>
              <m:sSubPr>
                <m:ctrlPr>
                  <w:del w:id="1171" w:author="Борис Гогинян" w:date="2020-05-30T16:28:00Z">
                    <w:rPr>
                      <w:rFonts w:ascii="Cambria Math" w:hAnsi="Cambria Math" w:cs="Times New Roman"/>
                      <w:sz w:val="28"/>
                      <w:szCs w:val="28"/>
                    </w:rPr>
                  </w:del>
                </m:ctrlPr>
              </m:sSubPr>
              <m:e>
                <m:r>
                  <w:del w:id="1172" w:author="Борис Гогинян" w:date="2020-05-30T16:28:00Z">
                    <m:rPr>
                      <m:sty m:val="p"/>
                    </m:rPr>
                    <w:rPr>
                      <w:rFonts w:ascii="Cambria Math" w:hAnsi="Cambria Math" w:cs="Times New Roman"/>
                      <w:sz w:val="28"/>
                      <w:szCs w:val="28"/>
                    </w:rPr>
                    <m:t>h</m:t>
                  </w:del>
                </m:r>
              </m:e>
              <m:sub>
                <m:r>
                  <w:del w:id="1173" w:author="Борис Гогинян" w:date="2020-05-30T16:28:00Z">
                    <m:rPr>
                      <m:sty m:val="p"/>
                    </m:rPr>
                    <w:rPr>
                      <w:rFonts w:ascii="Cambria Math" w:hAnsi="Cambria Math" w:cs="Times New Roman"/>
                      <w:sz w:val="28"/>
                      <w:szCs w:val="28"/>
                    </w:rPr>
                    <m:t xml:space="preserve"> </m:t>
                  </w:del>
                </m:r>
              </m:sub>
            </m:sSub>
          </m:e>
        </m:d>
        <m:r>
          <w:del w:id="1174" w:author="Борис Гогинян" w:date="2020-05-30T16:28:00Z">
            <w:rPr>
              <w:rFonts w:ascii="Cambria Math" w:hAnsi="Cambria Math" w:cs="Times New Roman"/>
              <w:sz w:val="28"/>
              <w:szCs w:val="28"/>
            </w:rPr>
            <m:t xml:space="preserve">- </m:t>
          </w:del>
        </m:r>
      </m:oMath>
      <w:del w:id="1175" w:author="Борис Гогинян" w:date="2020-05-30T16:28:00Z">
        <w:r w:rsidR="009869D5" w:rsidRPr="00B12333" w:rsidDel="0091212B">
          <w:rPr>
            <w:rFonts w:ascii="Times New Roman" w:hAnsi="Times New Roman" w:cs="Times New Roman"/>
            <w:sz w:val="28"/>
            <w:szCs w:val="28"/>
          </w:rPr>
          <w:delText>ф</w:delText>
        </w:r>
        <w:r w:rsidR="00A6235B" w:rsidRPr="00B12333" w:rsidDel="0091212B">
          <w:rPr>
            <w:rFonts w:ascii="Times New Roman" w:hAnsi="Times New Roman" w:cs="Times New Roman"/>
            <w:sz w:val="28"/>
            <w:szCs w:val="28"/>
          </w:rPr>
          <w:delText>ункция нормального распределения (</w:delText>
        </w:r>
        <w:r w:rsidR="00A6235B" w:rsidRPr="00B12333" w:rsidDel="0091212B">
          <w:rPr>
            <w:rFonts w:ascii="Times New Roman" w:hAnsi="Times New Roman" w:cs="Times New Roman"/>
            <w:sz w:val="28"/>
            <w:szCs w:val="28"/>
            <w:lang w:val="en-US"/>
          </w:rPr>
          <w:delText>Normal</w:delText>
        </w:r>
        <w:r w:rsidR="00A6235B" w:rsidRPr="00B12333" w:rsidDel="0091212B">
          <w:rPr>
            <w:sz w:val="28"/>
            <w:szCs w:val="28"/>
          </w:rPr>
          <w:delText xml:space="preserve"> </w:delText>
        </w:r>
        <w:r w:rsidR="00A6235B" w:rsidRPr="00B12333" w:rsidDel="0091212B">
          <w:rPr>
            <w:rFonts w:ascii="Times New Roman" w:hAnsi="Times New Roman" w:cs="Times New Roman"/>
            <w:sz w:val="28"/>
            <w:szCs w:val="28"/>
            <w:lang w:val="en-US"/>
          </w:rPr>
          <w:delText>Distributions</w:delText>
        </w:r>
        <w:r w:rsidR="00A6235B" w:rsidRPr="00B12333" w:rsidDel="0091212B">
          <w:rPr>
            <w:rFonts w:ascii="Times New Roman" w:hAnsi="Times New Roman" w:cs="Times New Roman"/>
            <w:sz w:val="28"/>
            <w:szCs w:val="28"/>
          </w:rPr>
          <w:delText xml:space="preserve"> </w:delText>
        </w:r>
        <w:r w:rsidR="00A6235B" w:rsidRPr="00B12333" w:rsidDel="0091212B">
          <w:rPr>
            <w:rFonts w:ascii="Times New Roman" w:hAnsi="Times New Roman" w:cs="Times New Roman"/>
            <w:sz w:val="28"/>
            <w:szCs w:val="28"/>
            <w:lang w:val="en-US"/>
          </w:rPr>
          <w:delText>Functions</w:delText>
        </w:r>
        <w:r w:rsidR="00A6235B" w:rsidRPr="00B12333" w:rsidDel="0091212B">
          <w:rPr>
            <w:rFonts w:ascii="Times New Roman" w:hAnsi="Times New Roman" w:cs="Times New Roman"/>
            <w:sz w:val="28"/>
            <w:szCs w:val="28"/>
          </w:rPr>
          <w:delText>)</w:delText>
        </w:r>
        <w:r w:rsidRPr="00B12333" w:rsidDel="0091212B">
          <w:rPr>
            <w:rFonts w:ascii="Times New Roman" w:hAnsi="Times New Roman" w:cs="Times New Roman"/>
            <w:sz w:val="28"/>
            <w:szCs w:val="28"/>
          </w:rPr>
          <w:delText>.</w:delText>
        </w:r>
        <w:r w:rsidR="00A6235B"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 xml:space="preserve">Она </w:delText>
        </w:r>
        <w:r w:rsidR="00A6235B" w:rsidRPr="00B12333" w:rsidDel="0091212B">
          <w:rPr>
            <w:rFonts w:ascii="Times New Roman" w:hAnsi="Times New Roman" w:cs="Times New Roman"/>
            <w:sz w:val="28"/>
            <w:szCs w:val="28"/>
          </w:rPr>
          <w:delText>аппроксимирует количество микрограней поверхности, ориентированных по медианному вектору, основывая</w:delText>
        </w:r>
        <w:r w:rsidR="00331079" w:rsidRPr="00B12333" w:rsidDel="0091212B">
          <w:rPr>
            <w:rFonts w:ascii="Times New Roman" w:hAnsi="Times New Roman" w:cs="Times New Roman"/>
            <w:sz w:val="28"/>
            <w:szCs w:val="28"/>
          </w:rPr>
          <w:delText>сь на шероховатости поверхности (</w:delText>
        </w:r>
        <w:r w:rsidR="00A6235B" w:rsidRPr="00B12333" w:rsidDel="0091212B">
          <w:rPr>
            <w:rFonts w:ascii="Times New Roman" w:hAnsi="Times New Roman" w:cs="Times New Roman"/>
            <w:sz w:val="28"/>
            <w:szCs w:val="28"/>
          </w:rPr>
          <w:delText>это основная функция, аппроксимирующая микрограни</w:delText>
        </w:r>
        <w:r w:rsidR="00331079" w:rsidRPr="00B12333" w:rsidDel="0091212B">
          <w:rPr>
            <w:rFonts w:ascii="Times New Roman" w:hAnsi="Times New Roman" w:cs="Times New Roman"/>
            <w:sz w:val="28"/>
            <w:szCs w:val="28"/>
          </w:rPr>
          <w:delText>)</w:delText>
        </w:r>
        <w:r w:rsidR="00A6235B" w:rsidRPr="00B12333" w:rsidDel="0091212B">
          <w:rPr>
            <w:rFonts w:ascii="Times New Roman" w:hAnsi="Times New Roman" w:cs="Times New Roman"/>
            <w:sz w:val="28"/>
            <w:szCs w:val="28"/>
          </w:rPr>
          <w:delText xml:space="preserve">. Существует несколько </w:delText>
        </w:r>
        <w:r w:rsidR="00331079" w:rsidRPr="00B12333" w:rsidDel="0091212B">
          <w:rPr>
            <w:rFonts w:ascii="Times New Roman" w:hAnsi="Times New Roman" w:cs="Times New Roman"/>
            <w:sz w:val="28"/>
            <w:szCs w:val="28"/>
          </w:rPr>
          <w:delText xml:space="preserve">вариантов </w:delText>
        </w:r>
        <w:r w:rsidR="00A6235B" w:rsidRPr="00B12333" w:rsidDel="0091212B">
          <w:rPr>
            <w:rFonts w:ascii="Times New Roman" w:hAnsi="Times New Roman" w:cs="Times New Roman"/>
            <w:sz w:val="28"/>
            <w:szCs w:val="28"/>
          </w:rPr>
          <w:delText>функций распределения, которы</w:delText>
        </w:r>
        <w:r w:rsidR="00782022" w:rsidRPr="00B12333" w:rsidDel="0091212B">
          <w:rPr>
            <w:rFonts w:ascii="Times New Roman" w:hAnsi="Times New Roman" w:cs="Times New Roman"/>
            <w:sz w:val="28"/>
            <w:szCs w:val="28"/>
          </w:rPr>
          <w:delText>е дают немного разный результат. В шейдере можно выбрать какой-нибудь из них.</w:delText>
        </w:r>
        <w:r w:rsidR="00A6235B" w:rsidRPr="00B12333" w:rsidDel="0091212B">
          <w:rPr>
            <w:rFonts w:ascii="Times New Roman" w:hAnsi="Times New Roman" w:cs="Times New Roman"/>
            <w:sz w:val="28"/>
            <w:szCs w:val="28"/>
          </w:rPr>
          <w:delText xml:space="preserve"> </w:delText>
        </w:r>
      </w:del>
    </w:p>
    <w:p w14:paraId="3708628C" w14:textId="63B64562" w:rsidR="007F2605" w:rsidRPr="00B12333" w:rsidDel="0091212B" w:rsidRDefault="00A6235B" w:rsidP="0091212B">
      <w:pPr>
        <w:pStyle w:val="a5"/>
        <w:numPr>
          <w:ilvl w:val="0"/>
          <w:numId w:val="11"/>
        </w:numPr>
        <w:shd w:val="clear" w:color="auto" w:fill="FFFFFF" w:themeFill="background1"/>
        <w:spacing w:after="0" w:line="276" w:lineRule="auto"/>
        <w:jc w:val="center"/>
        <w:rPr>
          <w:del w:id="1176" w:author="Борис Гогинян" w:date="2020-05-30T16:28:00Z"/>
          <w:rFonts w:ascii="Times New Roman" w:hAnsi="Times New Roman" w:cs="Times New Roman"/>
          <w:sz w:val="28"/>
          <w:szCs w:val="28"/>
        </w:rPr>
        <w:pPrChange w:id="1177" w:author="Борис Гогинян" w:date="2020-05-30T16:28:00Z">
          <w:pPr>
            <w:pStyle w:val="a5"/>
            <w:numPr>
              <w:numId w:val="11"/>
            </w:numPr>
            <w:shd w:val="clear" w:color="auto" w:fill="FFFFFF" w:themeFill="background1"/>
            <w:spacing w:line="276" w:lineRule="auto"/>
            <w:ind w:hanging="360"/>
          </w:pPr>
        </w:pPrChange>
      </w:pPr>
      <w:del w:id="1178" w:author="Борис Гогинян" w:date="2020-05-30T16:28:00Z">
        <w:r w:rsidRPr="00B12333" w:rsidDel="0091212B">
          <w:rPr>
            <w:rFonts w:ascii="Times New Roman" w:hAnsi="Times New Roman" w:cs="Times New Roman"/>
            <w:sz w:val="28"/>
            <w:szCs w:val="28"/>
          </w:rPr>
          <w:delText>Распределение Бэкманна (Beckmann)</w:delText>
        </w:r>
        <w:r w:rsidR="007F2605" w:rsidRPr="00B12333" w:rsidDel="0091212B">
          <w:rPr>
            <w:rFonts w:ascii="Times New Roman" w:hAnsi="Times New Roman" w:cs="Times New Roman"/>
            <w:sz w:val="28"/>
            <w:szCs w:val="28"/>
          </w:rPr>
          <w:delText>:</w:delText>
        </w:r>
      </w:del>
    </w:p>
    <w:p w14:paraId="0C0F8359" w14:textId="634543F4" w:rsidR="00331079" w:rsidRPr="00B12333" w:rsidDel="0091212B" w:rsidRDefault="007F2605" w:rsidP="0091212B">
      <w:pPr>
        <w:pStyle w:val="a5"/>
        <w:shd w:val="clear" w:color="auto" w:fill="FFFFFF" w:themeFill="background1"/>
        <w:spacing w:after="0" w:line="276" w:lineRule="auto"/>
        <w:jc w:val="center"/>
        <w:rPr>
          <w:del w:id="1179" w:author="Борис Гогинян" w:date="2020-05-30T16:28:00Z"/>
          <w:rFonts w:ascii="Times New Roman" w:hAnsi="Times New Roman" w:cs="Times New Roman"/>
          <w:sz w:val="28"/>
          <w:szCs w:val="28"/>
        </w:rPr>
        <w:pPrChange w:id="1180" w:author="Борис Гогинян" w:date="2020-05-30T16:28:00Z">
          <w:pPr>
            <w:pStyle w:val="a5"/>
            <w:shd w:val="clear" w:color="auto" w:fill="FFFFFF" w:themeFill="background1"/>
            <w:spacing w:line="276" w:lineRule="auto"/>
          </w:pPr>
        </w:pPrChange>
      </w:pPr>
      <m:oMath>
        <m:r>
          <w:del w:id="1181" w:author="Борис Гогинян" w:date="2020-05-30T16:28:00Z">
            <w:rPr>
              <w:rFonts w:ascii="Cambria Math" w:hAnsi="Cambria Math" w:cs="Times New Roman"/>
              <w:sz w:val="28"/>
              <w:szCs w:val="28"/>
            </w:rPr>
            <m:t>D</m:t>
          </w:del>
        </m:r>
        <m:d>
          <m:dPr>
            <m:ctrlPr>
              <w:del w:id="1182" w:author="Борис Гогинян" w:date="2020-05-30T16:28:00Z">
                <w:rPr>
                  <w:rFonts w:ascii="Cambria Math" w:hAnsi="Cambria Math" w:cs="Times New Roman"/>
                  <w:sz w:val="28"/>
                  <w:szCs w:val="28"/>
                </w:rPr>
              </w:del>
            </m:ctrlPr>
          </m:dPr>
          <m:e>
            <m:r>
              <w:del w:id="1183" w:author="Борис Гогинян" w:date="2020-05-30T16:28:00Z">
                <m:rPr>
                  <m:sty m:val="b"/>
                </m:rPr>
                <w:rPr>
                  <w:rFonts w:ascii="Cambria Math" w:hAnsi="Cambria Math" w:cs="Times New Roman"/>
                  <w:sz w:val="28"/>
                  <w:szCs w:val="28"/>
                </w:rPr>
                <m:t>m</m:t>
              </w:del>
            </m:r>
          </m:e>
        </m:d>
        <m:r>
          <w:del w:id="1184" w:author="Борис Гогинян" w:date="2020-05-30T16:28:00Z">
            <m:rPr>
              <m:sty m:val="p"/>
            </m:rPr>
            <w:rPr>
              <w:rFonts w:ascii="Cambria Math" w:hAnsi="Cambria Math" w:cs="Times New Roman"/>
              <w:sz w:val="28"/>
              <w:szCs w:val="28"/>
            </w:rPr>
            <m:t>=</m:t>
          </w:del>
        </m:r>
        <m:f>
          <m:fPr>
            <m:ctrlPr>
              <w:del w:id="1185" w:author="Борис Гогинян" w:date="2020-05-30T16:28:00Z">
                <w:rPr>
                  <w:rFonts w:ascii="Cambria Math" w:hAnsi="Cambria Math" w:cs="Times New Roman"/>
                  <w:sz w:val="28"/>
                  <w:szCs w:val="28"/>
                </w:rPr>
              </w:del>
            </m:ctrlPr>
          </m:fPr>
          <m:num>
            <m:sSup>
              <m:sSupPr>
                <m:ctrlPr>
                  <w:del w:id="1186" w:author="Борис Гогинян" w:date="2020-05-30T16:28:00Z">
                    <w:rPr>
                      <w:rFonts w:ascii="Cambria Math" w:hAnsi="Cambria Math" w:cs="Times New Roman"/>
                      <w:sz w:val="28"/>
                      <w:szCs w:val="28"/>
                    </w:rPr>
                  </w:del>
                </m:ctrlPr>
              </m:sSupPr>
              <m:e>
                <m:r>
                  <w:del w:id="1187" w:author="Борис Гогинян" w:date="2020-05-30T16:28:00Z">
                    <m:rPr>
                      <m:sty m:val="p"/>
                    </m:rPr>
                    <w:rPr>
                      <w:rFonts w:ascii="Cambria Math" w:hAnsi="Cambria Math" w:cs="Times New Roman"/>
                      <w:sz w:val="28"/>
                      <w:szCs w:val="28"/>
                    </w:rPr>
                    <m:t>χ</m:t>
                  </w:del>
                </m:r>
              </m:e>
              <m:sup>
                <m:r>
                  <w:del w:id="1188" w:author="Борис Гогинян" w:date="2020-05-30T16:28:00Z">
                    <m:rPr>
                      <m:sty m:val="p"/>
                    </m:rPr>
                    <w:rPr>
                      <w:rFonts w:ascii="Cambria Math" w:hAnsi="Cambria Math" w:cs="Times New Roman"/>
                      <w:sz w:val="28"/>
                      <w:szCs w:val="28"/>
                    </w:rPr>
                    <m:t>+</m:t>
                  </w:del>
                </m:r>
              </m:sup>
            </m:sSup>
            <m:r>
              <w:del w:id="1189" w:author="Борис Гогинян" w:date="2020-05-30T16:28:00Z">
                <m:rPr>
                  <m:sty m:val="p"/>
                </m:rPr>
                <w:rPr>
                  <w:rFonts w:ascii="Cambria Math" w:hAnsi="Cambria Math" w:cs="Times New Roman"/>
                  <w:sz w:val="28"/>
                  <w:szCs w:val="28"/>
                </w:rPr>
                <m:t>(</m:t>
              </w:del>
            </m:r>
            <m:r>
              <w:del w:id="1190" w:author="Борис Гогинян" w:date="2020-05-30T16:28:00Z">
                <m:rPr>
                  <m:sty m:val="b"/>
                </m:rPr>
                <w:rPr>
                  <w:rFonts w:ascii="Cambria Math" w:hAnsi="Cambria Math" w:cs="Times New Roman"/>
                  <w:sz w:val="28"/>
                  <w:szCs w:val="28"/>
                </w:rPr>
                <m:t>m∙n</m:t>
              </w:del>
            </m:r>
            <m:r>
              <w:del w:id="1191" w:author="Борис Гогинян" w:date="2020-05-30T16:28:00Z">
                <m:rPr>
                  <m:sty m:val="p"/>
                </m:rPr>
                <w:rPr>
                  <w:rFonts w:ascii="Cambria Math" w:hAnsi="Cambria Math" w:cs="Times New Roman"/>
                  <w:sz w:val="28"/>
                  <w:szCs w:val="28"/>
                </w:rPr>
                <m:t>)</m:t>
              </w:del>
            </m:r>
          </m:num>
          <m:den>
            <m:r>
              <w:del w:id="1192" w:author="Борис Гогинян" w:date="2020-05-30T16:28:00Z">
                <m:rPr>
                  <m:sty m:val="p"/>
                </m:rPr>
                <w:rPr>
                  <w:rFonts w:ascii="Cambria Math" w:hAnsi="Cambria Math" w:cs="Times New Roman"/>
                  <w:sz w:val="28"/>
                  <w:szCs w:val="28"/>
                </w:rPr>
                <m:t>π</m:t>
              </w:del>
            </m:r>
            <m:sSubSup>
              <m:sSubSupPr>
                <m:ctrlPr>
                  <w:del w:id="1193" w:author="Борис Гогинян" w:date="2020-05-30T16:28:00Z">
                    <w:rPr>
                      <w:rFonts w:ascii="Cambria Math" w:hAnsi="Cambria Math" w:cs="Times New Roman"/>
                      <w:i/>
                      <w:sz w:val="28"/>
                      <w:szCs w:val="28"/>
                    </w:rPr>
                  </w:del>
                </m:ctrlPr>
              </m:sSubSupPr>
              <m:e>
                <m:r>
                  <w:del w:id="1194" w:author="Борис Гогинян" w:date="2020-05-30T16:28:00Z">
                    <w:rPr>
                      <w:rFonts w:ascii="Cambria Math" w:hAnsi="Cambria Math" w:cs="Times New Roman"/>
                      <w:sz w:val="28"/>
                      <w:szCs w:val="28"/>
                    </w:rPr>
                    <m:t>α</m:t>
                  </w:del>
                </m:r>
              </m:e>
              <m:sub>
                <m:r>
                  <w:del w:id="1195" w:author="Борис Гогинян" w:date="2020-05-30T16:28:00Z">
                    <w:rPr>
                      <w:rFonts w:ascii="Cambria Math" w:hAnsi="Cambria Math" w:cs="Times New Roman"/>
                      <w:sz w:val="28"/>
                      <w:szCs w:val="28"/>
                    </w:rPr>
                    <m:t>b</m:t>
                  </w:del>
                </m:r>
              </m:sub>
              <m:sup>
                <m:r>
                  <w:del w:id="1196" w:author="Борис Гогинян" w:date="2020-05-30T16:28:00Z">
                    <w:rPr>
                      <w:rFonts w:ascii="Cambria Math" w:hAnsi="Cambria Math" w:cs="Times New Roman"/>
                      <w:sz w:val="28"/>
                      <w:szCs w:val="28"/>
                    </w:rPr>
                    <m:t>2</m:t>
                  </w:del>
                </m:r>
              </m:sup>
            </m:sSubSup>
            <m:r>
              <w:del w:id="1197" w:author="Борис Гогинян" w:date="2020-05-30T16:28:00Z">
                <m:rPr>
                  <m:sty m:val="p"/>
                </m:rPr>
                <w:rPr>
                  <w:rFonts w:ascii="Cambria Math" w:hAnsi="Cambria Math" w:cs="Times New Roman"/>
                  <w:sz w:val="28"/>
                  <w:szCs w:val="28"/>
                </w:rPr>
                <m:t>co</m:t>
              </w:del>
            </m:r>
            <m:sSup>
              <m:sSupPr>
                <m:ctrlPr>
                  <w:del w:id="1198" w:author="Борис Гогинян" w:date="2020-05-30T16:28:00Z">
                    <w:rPr>
                      <w:rFonts w:ascii="Cambria Math" w:hAnsi="Cambria Math" w:cs="Times New Roman"/>
                      <w:sz w:val="28"/>
                      <w:szCs w:val="28"/>
                    </w:rPr>
                  </w:del>
                </m:ctrlPr>
              </m:sSupPr>
              <m:e>
                <m:r>
                  <w:del w:id="1199" w:author="Борис Гогинян" w:date="2020-05-30T16:28:00Z">
                    <m:rPr>
                      <m:sty m:val="p"/>
                    </m:rPr>
                    <w:rPr>
                      <w:rFonts w:ascii="Cambria Math" w:hAnsi="Cambria Math" w:cs="Times New Roman"/>
                      <w:sz w:val="28"/>
                      <w:szCs w:val="28"/>
                    </w:rPr>
                    <m:t>s</m:t>
                  </w:del>
                </m:r>
              </m:e>
              <m:sup>
                <m:r>
                  <w:del w:id="1200" w:author="Борис Гогинян" w:date="2020-05-30T16:28:00Z">
                    <m:rPr>
                      <m:sty m:val="p"/>
                    </m:rPr>
                    <w:rPr>
                      <w:rFonts w:ascii="Cambria Math" w:hAnsi="Cambria Math" w:cs="Times New Roman"/>
                      <w:sz w:val="28"/>
                      <w:szCs w:val="28"/>
                    </w:rPr>
                    <m:t>4</m:t>
                  </w:del>
                </m:r>
              </m:sup>
            </m:sSup>
            <m:sSub>
              <m:sSubPr>
                <m:ctrlPr>
                  <w:del w:id="1201" w:author="Борис Гогинян" w:date="2020-05-30T16:28:00Z">
                    <w:rPr>
                      <w:rFonts w:ascii="Cambria Math" w:hAnsi="Cambria Math" w:cs="Times New Roman"/>
                      <w:sz w:val="28"/>
                      <w:szCs w:val="28"/>
                    </w:rPr>
                  </w:del>
                </m:ctrlPr>
              </m:sSubPr>
              <m:e>
                <m:r>
                  <w:del w:id="1202" w:author="Борис Гогинян" w:date="2020-05-30T16:28:00Z">
                    <m:rPr>
                      <m:sty m:val="p"/>
                    </m:rPr>
                    <w:rPr>
                      <w:rFonts w:ascii="Cambria Math" w:hAnsi="Cambria Math" w:cs="Times New Roman"/>
                      <w:sz w:val="28"/>
                      <w:szCs w:val="28"/>
                    </w:rPr>
                    <m:t>θ</m:t>
                  </w:del>
                </m:r>
              </m:e>
              <m:sub>
                <m:r>
                  <w:del w:id="1203" w:author="Борис Гогинян" w:date="2020-05-30T16:28:00Z">
                    <w:rPr>
                      <w:rFonts w:ascii="Cambria Math" w:hAnsi="Cambria Math" w:cs="Times New Roman"/>
                      <w:sz w:val="28"/>
                      <w:szCs w:val="28"/>
                    </w:rPr>
                    <m:t>m</m:t>
                  </w:del>
                </m:r>
              </m:sub>
            </m:sSub>
          </m:den>
        </m:f>
        <m:r>
          <w:del w:id="1204" w:author="Борис Гогинян" w:date="2020-05-30T16:28:00Z">
            <m:rPr>
              <m:sty m:val="p"/>
            </m:rPr>
            <w:rPr>
              <w:rFonts w:ascii="Cambria Math" w:hAnsi="Cambria Math" w:cs="Times New Roman"/>
              <w:sz w:val="28"/>
              <w:szCs w:val="28"/>
            </w:rPr>
            <m:t xml:space="preserve"> </m:t>
          </w:del>
        </m:r>
        <m:sSup>
          <m:sSupPr>
            <m:ctrlPr>
              <w:del w:id="1205" w:author="Борис Гогинян" w:date="2020-05-30T16:28:00Z">
                <w:rPr>
                  <w:rFonts w:ascii="Cambria Math" w:hAnsi="Cambria Math" w:cs="Times New Roman"/>
                  <w:sz w:val="28"/>
                  <w:szCs w:val="28"/>
                </w:rPr>
              </w:del>
            </m:ctrlPr>
          </m:sSupPr>
          <m:e>
            <m:r>
              <w:del w:id="1206" w:author="Борис Гогинян" w:date="2020-05-30T16:28:00Z">
                <w:rPr>
                  <w:rFonts w:ascii="Cambria Math" w:hAnsi="Cambria Math" w:cs="Times New Roman"/>
                  <w:sz w:val="28"/>
                  <w:szCs w:val="28"/>
                </w:rPr>
                <m:t>e</m:t>
              </w:del>
            </m:r>
          </m:e>
          <m:sup>
            <m:f>
              <m:fPr>
                <m:ctrlPr>
                  <w:del w:id="1207" w:author="Борис Гогинян" w:date="2020-05-30T16:28:00Z">
                    <w:rPr>
                      <w:rFonts w:ascii="Cambria Math" w:hAnsi="Cambria Math" w:cs="Times New Roman"/>
                      <w:sz w:val="28"/>
                      <w:szCs w:val="28"/>
                    </w:rPr>
                  </w:del>
                </m:ctrlPr>
              </m:fPr>
              <m:num>
                <m:r>
                  <w:del w:id="1208" w:author="Борис Гогинян" w:date="2020-05-30T16:28:00Z">
                    <m:rPr>
                      <m:sty m:val="p"/>
                    </m:rPr>
                    <w:rPr>
                      <w:rFonts w:ascii="Cambria Math" w:hAnsi="Cambria Math" w:cs="Times New Roman"/>
                      <w:sz w:val="28"/>
                      <w:szCs w:val="28"/>
                    </w:rPr>
                    <m:t>-ta</m:t>
                  </w:del>
                </m:r>
                <m:sSup>
                  <m:sSupPr>
                    <m:ctrlPr>
                      <w:del w:id="1209" w:author="Борис Гогинян" w:date="2020-05-30T16:28:00Z">
                        <w:rPr>
                          <w:rFonts w:ascii="Cambria Math" w:hAnsi="Cambria Math" w:cs="Times New Roman"/>
                          <w:sz w:val="28"/>
                          <w:szCs w:val="28"/>
                        </w:rPr>
                      </w:del>
                    </m:ctrlPr>
                  </m:sSupPr>
                  <m:e>
                    <m:r>
                      <w:del w:id="1210" w:author="Борис Гогинян" w:date="2020-05-30T16:28:00Z">
                        <m:rPr>
                          <m:sty m:val="p"/>
                        </m:rPr>
                        <w:rPr>
                          <w:rFonts w:ascii="Cambria Math" w:hAnsi="Cambria Math" w:cs="Times New Roman"/>
                          <w:sz w:val="28"/>
                          <w:szCs w:val="28"/>
                        </w:rPr>
                        <m:t>n</m:t>
                      </w:del>
                    </m:r>
                  </m:e>
                  <m:sup>
                    <m:r>
                      <w:del w:id="1211" w:author="Борис Гогинян" w:date="2020-05-30T16:28:00Z">
                        <m:rPr>
                          <m:sty m:val="p"/>
                        </m:rPr>
                        <w:rPr>
                          <w:rFonts w:ascii="Cambria Math" w:hAnsi="Cambria Math" w:cs="Times New Roman"/>
                          <w:sz w:val="28"/>
                          <w:szCs w:val="28"/>
                        </w:rPr>
                        <m:t>2</m:t>
                      </w:del>
                    </m:r>
                  </m:sup>
                </m:sSup>
                <m:sSub>
                  <m:sSubPr>
                    <m:ctrlPr>
                      <w:del w:id="1212" w:author="Борис Гогинян" w:date="2020-05-30T16:28:00Z">
                        <w:rPr>
                          <w:rFonts w:ascii="Cambria Math" w:hAnsi="Cambria Math" w:cs="Times New Roman"/>
                          <w:sz w:val="28"/>
                          <w:szCs w:val="28"/>
                        </w:rPr>
                      </w:del>
                    </m:ctrlPr>
                  </m:sSubPr>
                  <m:e>
                    <m:r>
                      <w:del w:id="1213" w:author="Борис Гогинян" w:date="2020-05-30T16:28:00Z">
                        <m:rPr>
                          <m:sty m:val="p"/>
                        </m:rPr>
                        <w:rPr>
                          <w:rFonts w:ascii="Cambria Math" w:hAnsi="Cambria Math" w:cs="Times New Roman"/>
                          <w:sz w:val="28"/>
                          <w:szCs w:val="28"/>
                        </w:rPr>
                        <m:t>θ</m:t>
                      </w:del>
                    </m:r>
                  </m:e>
                  <m:sub>
                    <m:r>
                      <w:del w:id="1214" w:author="Борис Гогинян" w:date="2020-05-30T16:28:00Z">
                        <w:rPr>
                          <w:rFonts w:ascii="Cambria Math" w:hAnsi="Cambria Math" w:cs="Times New Roman"/>
                          <w:sz w:val="28"/>
                          <w:szCs w:val="28"/>
                        </w:rPr>
                        <m:t>m</m:t>
                      </w:del>
                    </m:r>
                  </m:sub>
                </m:sSub>
              </m:num>
              <m:den>
                <m:sSubSup>
                  <m:sSubSupPr>
                    <m:ctrlPr>
                      <w:del w:id="1215" w:author="Борис Гогинян" w:date="2020-05-30T16:28:00Z">
                        <w:rPr>
                          <w:rFonts w:ascii="Cambria Math" w:hAnsi="Cambria Math" w:cs="Times New Roman"/>
                          <w:i/>
                          <w:sz w:val="28"/>
                          <w:szCs w:val="28"/>
                        </w:rPr>
                      </w:del>
                    </m:ctrlPr>
                  </m:sSubSupPr>
                  <m:e>
                    <m:r>
                      <w:del w:id="1216" w:author="Борис Гогинян" w:date="2020-05-30T16:28:00Z">
                        <w:rPr>
                          <w:rFonts w:ascii="Cambria Math" w:hAnsi="Cambria Math" w:cs="Times New Roman"/>
                          <w:sz w:val="28"/>
                          <w:szCs w:val="28"/>
                        </w:rPr>
                        <m:t>α</m:t>
                      </w:del>
                    </m:r>
                  </m:e>
                  <m:sub>
                    <m:r>
                      <w:del w:id="1217" w:author="Борис Гогинян" w:date="2020-05-30T16:28:00Z">
                        <w:rPr>
                          <w:rFonts w:ascii="Cambria Math" w:hAnsi="Cambria Math" w:cs="Times New Roman"/>
                          <w:sz w:val="28"/>
                          <w:szCs w:val="28"/>
                        </w:rPr>
                        <m:t>b</m:t>
                      </w:del>
                    </m:r>
                  </m:sub>
                  <m:sup>
                    <m:r>
                      <w:del w:id="1218" w:author="Борис Гогинян" w:date="2020-05-30T16:28:00Z">
                        <w:rPr>
                          <w:rFonts w:ascii="Cambria Math" w:hAnsi="Cambria Math" w:cs="Times New Roman"/>
                          <w:sz w:val="28"/>
                          <w:szCs w:val="28"/>
                        </w:rPr>
                        <m:t>2</m:t>
                      </w:del>
                    </m:r>
                  </m:sup>
                </m:sSubSup>
              </m:den>
            </m:f>
          </m:sup>
        </m:sSup>
      </m:oMath>
      <w:del w:id="1219" w:author="Борис Гогинян" w:date="2020-05-30T16:28:00Z">
        <w:r w:rsidRPr="00B12333" w:rsidDel="0091212B">
          <w:rPr>
            <w:rFonts w:ascii="Times New Roman" w:hAnsi="Times New Roman" w:cs="Times New Roman"/>
            <w:sz w:val="28"/>
            <w:szCs w:val="28"/>
          </w:rPr>
          <w:delText xml:space="preserve"> </w:delText>
        </w:r>
        <w:r w:rsidR="00331079" w:rsidRPr="00B12333" w:rsidDel="0091212B">
          <w:rPr>
            <w:rFonts w:ascii="Times New Roman" w:hAnsi="Times New Roman" w:cs="Times New Roman"/>
            <w:sz w:val="28"/>
            <w:szCs w:val="28"/>
          </w:rPr>
          <w:delText>,</w:delText>
        </w:r>
      </w:del>
    </w:p>
    <w:p w14:paraId="2A4E0843" w14:textId="739558DE" w:rsidR="00331079" w:rsidRPr="00B12333" w:rsidDel="0091212B" w:rsidRDefault="00331079" w:rsidP="0091212B">
      <w:pPr>
        <w:shd w:val="clear" w:color="auto" w:fill="FFFFFF" w:themeFill="background1"/>
        <w:spacing w:after="0" w:line="276" w:lineRule="auto"/>
        <w:ind w:firstLine="708"/>
        <w:contextualSpacing/>
        <w:jc w:val="center"/>
        <w:rPr>
          <w:del w:id="1220" w:author="Борис Гогинян" w:date="2020-05-30T16:28:00Z"/>
          <w:rFonts w:ascii="Times New Roman" w:hAnsi="Times New Roman" w:cs="Times New Roman"/>
          <w:sz w:val="28"/>
          <w:szCs w:val="28"/>
        </w:rPr>
        <w:pPrChange w:id="1221" w:author="Борис Гогинян" w:date="2020-05-30T16:28:00Z">
          <w:pPr>
            <w:shd w:val="clear" w:color="auto" w:fill="FFFFFF" w:themeFill="background1"/>
            <w:spacing w:line="276" w:lineRule="auto"/>
            <w:ind w:firstLine="708"/>
          </w:pPr>
        </w:pPrChange>
      </w:pPr>
      <w:del w:id="1222" w:author="Борис Гогинян" w:date="2020-05-30T16:28:00Z">
        <w:r w:rsidRPr="00B12333" w:rsidDel="0091212B">
          <w:rPr>
            <w:rFonts w:ascii="Times New Roman" w:hAnsi="Times New Roman" w:cs="Times New Roman"/>
            <w:sz w:val="28"/>
            <w:szCs w:val="28"/>
          </w:rPr>
          <w:delText xml:space="preserve">где </w:delTex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12333" w:rsidDel="0091212B">
          <w:rPr>
            <w:rFonts w:ascii="Times New Roman" w:hAnsi="Times New Roman" w:cs="Times New Roman"/>
            <w:sz w:val="28"/>
            <w:szCs w:val="28"/>
          </w:rPr>
          <w:delText xml:space="preserve"> ;</w:delText>
        </w:r>
        <w:r w:rsidR="00960D2F" w:rsidRPr="00B12333" w:rsidDel="0091212B">
          <w:rPr>
            <w:rFonts w:ascii="Times New Roman" w:hAnsi="Times New Roman" w:cs="Times New Roman"/>
            <w:sz w:val="28"/>
            <w:szCs w:val="28"/>
          </w:rPr>
          <w:delText xml:space="preserve"> (т.е. </w:delText>
        </w:r>
        <w:r w:rsidR="00960D2F" w:rsidRPr="00B12333" w:rsidDel="0091212B">
          <w:rPr>
            <w:rFonts w:ascii="Times New Roman" w:hAnsi="Times New Roman" w:cs="Times New Roman"/>
            <w:sz w:val="28"/>
            <w:szCs w:val="28"/>
            <w:lang w:val="en-US"/>
          </w:rPr>
          <w:delText>D</w:delText>
        </w:r>
        <w:r w:rsidR="00960D2F" w:rsidRPr="00B12333" w:rsidDel="0091212B">
          <w:rPr>
            <w:rFonts w:ascii="Times New Roman" w:hAnsi="Times New Roman" w:cs="Times New Roman"/>
            <w:sz w:val="28"/>
            <w:szCs w:val="28"/>
          </w:rPr>
          <w:delText>(</w:delText>
        </w:r>
        <w:r w:rsidR="00960D2F" w:rsidRPr="00B12333" w:rsidDel="0091212B">
          <w:rPr>
            <w:rFonts w:ascii="Times New Roman" w:hAnsi="Times New Roman" w:cs="Times New Roman"/>
            <w:b/>
            <w:sz w:val="28"/>
            <w:szCs w:val="28"/>
            <w:lang w:val="en-US"/>
          </w:rPr>
          <w:delText>m</w:delText>
        </w:r>
        <w:r w:rsidR="00960D2F" w:rsidRPr="00B12333" w:rsidDel="0091212B">
          <w:rPr>
            <w:rFonts w:ascii="Times New Roman" w:hAnsi="Times New Roman" w:cs="Times New Roman"/>
            <w:sz w:val="28"/>
            <w:szCs w:val="28"/>
          </w:rPr>
          <w:delText xml:space="preserve">)=0 если </w:delText>
        </w:r>
        <w:r w:rsidR="00960D2F" w:rsidRPr="00B12333" w:rsidDel="0091212B">
          <w:rPr>
            <w:rFonts w:ascii="Times New Roman" w:hAnsi="Times New Roman" w:cs="Times New Roman"/>
            <w:b/>
            <w:sz w:val="28"/>
            <w:szCs w:val="28"/>
            <w:lang w:val="en-US"/>
          </w:rPr>
          <w:delText>m</w:delText>
        </w:r>
        <m:oMath>
          <m:r>
            <m:rPr>
              <m:sty m:val="bi"/>
            </m:rPr>
            <w:rPr>
              <w:rFonts w:ascii="Cambria Math" w:hAnsi="Cambria Math" w:cs="Times New Roman"/>
              <w:sz w:val="28"/>
              <w:szCs w:val="28"/>
            </w:rPr>
            <m:t xml:space="preserve"> ∙ </m:t>
          </m:r>
        </m:oMath>
        <w:r w:rsidR="00960D2F" w:rsidRPr="00B12333" w:rsidDel="0091212B">
          <w:rPr>
            <w:rFonts w:ascii="Times New Roman" w:hAnsi="Times New Roman" w:cs="Times New Roman"/>
            <w:b/>
            <w:sz w:val="28"/>
            <w:szCs w:val="28"/>
            <w:lang w:val="en-US"/>
          </w:rPr>
          <w:delText>n</w:delTex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12333" w:rsidDel="0091212B">
          <w:rPr>
            <w:rFonts w:ascii="Times New Roman" w:hAnsi="Times New Roman" w:cs="Times New Roman"/>
            <w:sz w:val="28"/>
            <w:szCs w:val="28"/>
          </w:rPr>
          <w:delText>)</w:delText>
        </w:r>
      </w:del>
    </w:p>
    <w:p w14:paraId="26F418A4" w14:textId="42CFEF8F" w:rsidR="00331079" w:rsidRPr="00B12333" w:rsidDel="0091212B" w:rsidRDefault="0099704B" w:rsidP="0091212B">
      <w:pPr>
        <w:shd w:val="clear" w:color="auto" w:fill="FFFFFF" w:themeFill="background1"/>
        <w:spacing w:after="0" w:line="276" w:lineRule="auto"/>
        <w:ind w:firstLine="708"/>
        <w:contextualSpacing/>
        <w:jc w:val="center"/>
        <w:rPr>
          <w:del w:id="1223" w:author="Борис Гогинян" w:date="2020-05-30T16:28:00Z"/>
          <w:rFonts w:ascii="Times New Roman" w:hAnsi="Times New Roman" w:cs="Times New Roman"/>
          <w:sz w:val="28"/>
          <w:szCs w:val="28"/>
        </w:rPr>
        <w:pPrChange w:id="1224" w:author="Борис Гогинян" w:date="2020-05-30T16:28:00Z">
          <w:pPr>
            <w:shd w:val="clear" w:color="auto" w:fill="FFFFFF" w:themeFill="background1"/>
            <w:spacing w:line="276" w:lineRule="auto"/>
            <w:ind w:firstLine="708"/>
          </w:pPr>
        </w:pPrChange>
      </w:pPr>
      <m:oMath>
        <m:sSub>
          <m:sSubPr>
            <m:ctrlPr>
              <w:del w:id="1225" w:author="Борис Гогинян" w:date="2020-05-30T16:28:00Z">
                <w:rPr>
                  <w:rFonts w:ascii="Cambria Math" w:hAnsi="Cambria Math" w:cs="Times New Roman"/>
                  <w:sz w:val="28"/>
                  <w:szCs w:val="28"/>
                </w:rPr>
              </w:del>
            </m:ctrlPr>
          </m:sSubPr>
          <m:e>
            <m:r>
              <w:del w:id="1226" w:author="Борис Гогинян" w:date="2020-05-30T16:28:00Z">
                <m:rPr>
                  <m:sty m:val="p"/>
                </m:rPr>
                <w:rPr>
                  <w:rFonts w:ascii="Cambria Math" w:hAnsi="Cambria Math" w:cs="Times New Roman"/>
                  <w:sz w:val="28"/>
                  <w:szCs w:val="28"/>
                </w:rPr>
                <m:t>θ</m:t>
              </w:del>
            </m:r>
          </m:e>
          <m:sub>
            <m:r>
              <w:del w:id="1227" w:author="Борис Гогинян" w:date="2020-05-30T16:28:00Z">
                <w:rPr>
                  <w:rFonts w:ascii="Cambria Math" w:hAnsi="Cambria Math" w:cs="Times New Roman"/>
                  <w:sz w:val="28"/>
                  <w:szCs w:val="28"/>
                </w:rPr>
                <m:t>m</m:t>
              </w:del>
            </m:r>
          </m:sub>
        </m:sSub>
        <m:r>
          <w:del w:id="1228" w:author="Борис Гогинян" w:date="2020-05-30T16:28:00Z">
            <w:rPr>
              <w:rFonts w:ascii="Cambria Math" w:hAnsi="Cambria Math" w:cs="Times New Roman"/>
              <w:sz w:val="28"/>
              <w:szCs w:val="28"/>
            </w:rPr>
            <m:t>=</m:t>
          </w:del>
        </m:r>
        <m:r>
          <w:del w:id="1229" w:author="Борис Гогинян" w:date="2020-05-30T16:28:00Z">
            <m:rPr>
              <m:sty m:val="p"/>
            </m:rPr>
            <w:rPr>
              <w:rFonts w:ascii="Cambria Math" w:hAnsi="Cambria Math" w:cs="Times New Roman"/>
              <w:sz w:val="28"/>
              <w:szCs w:val="28"/>
            </w:rPr>
            <m:t>arctan</m:t>
          </w:del>
        </m:r>
        <m:rad>
          <m:radPr>
            <m:degHide m:val="1"/>
            <m:ctrlPr>
              <w:del w:id="1230" w:author="Борис Гогинян" w:date="2020-05-30T16:28:00Z">
                <w:rPr>
                  <w:rFonts w:ascii="Cambria Math" w:hAnsi="Cambria Math" w:cs="Times New Roman"/>
                  <w:i/>
                  <w:sz w:val="28"/>
                  <w:szCs w:val="28"/>
                </w:rPr>
              </w:del>
            </m:ctrlPr>
          </m:radPr>
          <m:deg/>
          <m:e>
            <m:sSubSup>
              <m:sSubSupPr>
                <m:ctrlPr>
                  <w:del w:id="1231" w:author="Борис Гогинян" w:date="2020-05-30T16:28:00Z">
                    <w:rPr>
                      <w:rFonts w:ascii="Cambria Math" w:hAnsi="Cambria Math" w:cs="Times New Roman"/>
                      <w:i/>
                      <w:sz w:val="28"/>
                      <w:szCs w:val="28"/>
                    </w:rPr>
                  </w:del>
                </m:ctrlPr>
              </m:sSubSupPr>
              <m:e>
                <m:r>
                  <w:del w:id="1232" w:author="Борис Гогинян" w:date="2020-05-30T16:28:00Z">
                    <w:rPr>
                      <w:rFonts w:ascii="Cambria Math" w:hAnsi="Cambria Math" w:cs="Times New Roman"/>
                      <w:sz w:val="28"/>
                      <w:szCs w:val="28"/>
                    </w:rPr>
                    <m:t>-α</m:t>
                  </w:del>
                </m:r>
              </m:e>
              <m:sub>
                <m:r>
                  <w:del w:id="1233" w:author="Борис Гогинян" w:date="2020-05-30T16:28:00Z">
                    <w:rPr>
                      <w:rFonts w:ascii="Cambria Math" w:hAnsi="Cambria Math" w:cs="Times New Roman"/>
                      <w:sz w:val="28"/>
                      <w:szCs w:val="28"/>
                    </w:rPr>
                    <m:t>b</m:t>
                  </w:del>
                </m:r>
              </m:sub>
              <m:sup>
                <m:r>
                  <w:del w:id="1234" w:author="Борис Гогинян" w:date="2020-05-30T16:28:00Z">
                    <w:rPr>
                      <w:rFonts w:ascii="Cambria Math" w:hAnsi="Cambria Math" w:cs="Times New Roman"/>
                      <w:sz w:val="28"/>
                      <w:szCs w:val="28"/>
                    </w:rPr>
                    <m:t>2</m:t>
                  </w:del>
                </m:r>
              </m:sup>
            </m:sSubSup>
            <m:r>
              <w:del w:id="1235" w:author="Борис Гогинян" w:date="2020-05-30T16:28:00Z">
                <m:rPr>
                  <m:sty m:val="p"/>
                </m:rPr>
                <w:rPr>
                  <w:rFonts w:ascii="Cambria Math" w:hAnsi="Cambria Math" w:cs="Times New Roman"/>
                  <w:sz w:val="28"/>
                  <w:szCs w:val="28"/>
                </w:rPr>
                <m:t>log⁡</m:t>
              </w:del>
            </m:r>
            <m:r>
              <w:del w:id="1236" w:author="Борис Гогинян" w:date="2020-05-30T16:28:00Z">
                <w:rPr>
                  <w:rFonts w:ascii="Cambria Math" w:hAnsi="Cambria Math" w:cs="Times New Roman"/>
                  <w:sz w:val="28"/>
                  <w:szCs w:val="28"/>
                </w:rPr>
                <m:t>(1-</m:t>
              </w:del>
            </m:r>
            <m:sSub>
              <m:sSubPr>
                <m:ctrlPr>
                  <w:del w:id="1237" w:author="Борис Гогинян" w:date="2020-05-30T16:28:00Z">
                    <w:rPr>
                      <w:rFonts w:ascii="Cambria Math" w:hAnsi="Cambria Math" w:cs="Times New Roman"/>
                      <w:i/>
                      <w:sz w:val="28"/>
                      <w:szCs w:val="28"/>
                    </w:rPr>
                  </w:del>
                </m:ctrlPr>
              </m:sSubPr>
              <m:e>
                <m:r>
                  <w:del w:id="1238" w:author="Борис Гогинян" w:date="2020-05-30T16:28:00Z">
                    <w:rPr>
                      <w:rFonts w:ascii="Cambria Math" w:hAnsi="Cambria Math" w:cs="Times New Roman"/>
                      <w:sz w:val="28"/>
                      <w:szCs w:val="28"/>
                    </w:rPr>
                    <m:t>ξ</m:t>
                  </w:del>
                </m:r>
              </m:e>
              <m:sub>
                <m:r>
                  <w:del w:id="1239" w:author="Борис Гогинян" w:date="2020-05-30T16:28:00Z">
                    <w:rPr>
                      <w:rFonts w:ascii="Cambria Math" w:hAnsi="Cambria Math" w:cs="Times New Roman"/>
                      <w:sz w:val="28"/>
                      <w:szCs w:val="28"/>
                    </w:rPr>
                    <m:t>1</m:t>
                  </w:del>
                </m:r>
              </m:sub>
            </m:sSub>
            <m:r>
              <w:del w:id="1240" w:author="Борис Гогинян" w:date="2020-05-30T16:28:00Z">
                <w:rPr>
                  <w:rFonts w:ascii="Cambria Math" w:hAnsi="Cambria Math" w:cs="Times New Roman"/>
                  <w:sz w:val="28"/>
                  <w:szCs w:val="28"/>
                </w:rPr>
                <m:t>)</m:t>
              </w:del>
            </m:r>
          </m:e>
        </m:rad>
      </m:oMath>
      <w:del w:id="1241" w:author="Борис Гогинян" w:date="2020-05-30T16:28:00Z">
        <w:r w:rsidR="00331079" w:rsidRPr="00B12333" w:rsidDel="0091212B">
          <w:rPr>
            <w:rFonts w:ascii="Times New Roman" w:hAnsi="Times New Roman" w:cs="Times New Roman"/>
            <w:sz w:val="28"/>
            <w:szCs w:val="28"/>
          </w:rPr>
          <w:delText xml:space="preserve"> – угол между </w:delText>
        </w:r>
        <w:r w:rsidR="00960D2F" w:rsidRPr="00B12333" w:rsidDel="0091212B">
          <w:rPr>
            <w:rFonts w:ascii="Times New Roman" w:hAnsi="Times New Roman" w:cs="Times New Roman"/>
            <w:b/>
            <w:sz w:val="28"/>
            <w:szCs w:val="28"/>
            <w:lang w:val="en-US"/>
          </w:rPr>
          <w:delText>m</w:delText>
        </w:r>
        <w:r w:rsidR="00960D2F" w:rsidRPr="00B12333" w:rsidDel="0091212B">
          <w:rPr>
            <w:rFonts w:ascii="Times New Roman" w:hAnsi="Times New Roman" w:cs="Times New Roman"/>
            <w:sz w:val="28"/>
            <w:szCs w:val="28"/>
          </w:rPr>
          <w:delText xml:space="preserve"> </w:delText>
        </w:r>
        <w:r w:rsidR="00331079" w:rsidRPr="00B12333" w:rsidDel="0091212B">
          <w:rPr>
            <w:rFonts w:ascii="Times New Roman" w:hAnsi="Times New Roman" w:cs="Times New Roman"/>
            <w:sz w:val="28"/>
            <w:szCs w:val="28"/>
          </w:rPr>
          <w:delText>и</w:delText>
        </w:r>
        <w:r w:rsidR="00960D2F" w:rsidRPr="00B12333" w:rsidDel="0091212B">
          <w:rPr>
            <w:rFonts w:ascii="Times New Roman" w:hAnsi="Times New Roman" w:cs="Times New Roman"/>
            <w:sz w:val="28"/>
            <w:szCs w:val="28"/>
          </w:rPr>
          <w:delText xml:space="preserve"> </w:delText>
        </w:r>
        <w:r w:rsidR="00960D2F" w:rsidRPr="00B12333" w:rsidDel="0091212B">
          <w:rPr>
            <w:rFonts w:ascii="Times New Roman" w:hAnsi="Times New Roman" w:cs="Times New Roman"/>
            <w:b/>
            <w:sz w:val="28"/>
            <w:szCs w:val="28"/>
            <w:lang w:val="en-US"/>
          </w:rPr>
          <w:delText>n</w:delText>
        </w:r>
        <w:r w:rsidR="00960D2F" w:rsidRPr="00B12333" w:rsidDel="0091212B">
          <w:rPr>
            <w:rFonts w:ascii="Times New Roman" w:hAnsi="Times New Roman" w:cs="Times New Roman"/>
            <w:sz w:val="28"/>
            <w:szCs w:val="28"/>
          </w:rPr>
          <w:delText>;</w:delText>
        </w:r>
      </w:del>
    </w:p>
    <w:p w14:paraId="7C7DF062" w14:textId="50DAB40E" w:rsidR="00846316" w:rsidRPr="00B12333" w:rsidDel="0091212B" w:rsidRDefault="0099704B" w:rsidP="0091212B">
      <w:pPr>
        <w:shd w:val="clear" w:color="auto" w:fill="FFFFFF" w:themeFill="background1"/>
        <w:spacing w:after="0" w:line="276" w:lineRule="auto"/>
        <w:ind w:firstLine="708"/>
        <w:contextualSpacing/>
        <w:jc w:val="center"/>
        <w:rPr>
          <w:del w:id="1242" w:author="Борис Гогинян" w:date="2020-05-30T16:28:00Z"/>
          <w:rFonts w:ascii="Times New Roman" w:hAnsi="Times New Roman" w:cs="Times New Roman"/>
          <w:sz w:val="28"/>
          <w:szCs w:val="28"/>
        </w:rPr>
        <w:pPrChange w:id="1243" w:author="Борис Гогинян" w:date="2020-05-30T16:28:00Z">
          <w:pPr>
            <w:shd w:val="clear" w:color="auto" w:fill="FFFFFF" w:themeFill="background1"/>
            <w:spacing w:line="276" w:lineRule="auto"/>
            <w:ind w:firstLine="708"/>
          </w:pPr>
        </w:pPrChange>
      </w:pPr>
      <m:oMath>
        <m:sSub>
          <m:sSubPr>
            <m:ctrlPr>
              <w:del w:id="1244" w:author="Борис Гогинян" w:date="2020-05-30T16:28:00Z">
                <w:rPr>
                  <w:rFonts w:ascii="Cambria Math" w:hAnsi="Cambria Math" w:cs="Times New Roman"/>
                  <w:i/>
                  <w:sz w:val="28"/>
                  <w:szCs w:val="28"/>
                </w:rPr>
              </w:del>
            </m:ctrlPr>
          </m:sSubPr>
          <m:e>
            <m:r>
              <w:del w:id="1245" w:author="Борис Гогинян" w:date="2020-05-30T16:28:00Z">
                <w:rPr>
                  <w:rFonts w:ascii="Cambria Math" w:hAnsi="Cambria Math" w:cs="Times New Roman"/>
                  <w:sz w:val="28"/>
                  <w:szCs w:val="28"/>
                </w:rPr>
                <m:t>ξ</m:t>
              </w:del>
            </m:r>
          </m:e>
          <m:sub>
            <m:r>
              <w:del w:id="1246" w:author="Борис Гогинян" w:date="2020-05-30T16:28:00Z">
                <w:rPr>
                  <w:rFonts w:ascii="Cambria Math" w:hAnsi="Cambria Math" w:cs="Times New Roman"/>
                  <w:sz w:val="28"/>
                  <w:szCs w:val="28"/>
                </w:rPr>
                <m:t>1</m:t>
              </w:del>
            </m:r>
          </m:sub>
        </m:sSub>
      </m:oMath>
      <w:del w:id="1247" w:author="Борис Гогинян" w:date="2020-05-30T16:28:00Z">
        <w:r w:rsidR="00846316" w:rsidRPr="00B12333" w:rsidDel="0091212B">
          <w:rPr>
            <w:rFonts w:ascii="Times New Roman" w:hAnsi="Times New Roman" w:cs="Times New Roman"/>
            <w:sz w:val="28"/>
            <w:szCs w:val="28"/>
          </w:rPr>
          <w:delText xml:space="preserve"> – равномерно распределенная случайная величина на интервале (0, 1]</w:delText>
        </w:r>
      </w:del>
    </w:p>
    <w:p w14:paraId="061F2FF9" w14:textId="05B78086" w:rsidR="00960D2F" w:rsidRPr="00B12333" w:rsidDel="0091212B" w:rsidRDefault="0099704B" w:rsidP="0091212B">
      <w:pPr>
        <w:shd w:val="clear" w:color="auto" w:fill="FFFFFF" w:themeFill="background1"/>
        <w:spacing w:after="0" w:line="276" w:lineRule="auto"/>
        <w:ind w:firstLine="708"/>
        <w:contextualSpacing/>
        <w:jc w:val="center"/>
        <w:rPr>
          <w:del w:id="1248" w:author="Борис Гогинян" w:date="2020-05-30T16:28:00Z"/>
          <w:rFonts w:ascii="Times New Roman" w:hAnsi="Times New Roman" w:cs="Times New Roman"/>
          <w:sz w:val="28"/>
          <w:szCs w:val="28"/>
        </w:rPr>
        <w:pPrChange w:id="1249" w:author="Борис Гогинян" w:date="2020-05-30T16:28:00Z">
          <w:pPr>
            <w:shd w:val="clear" w:color="auto" w:fill="FFFFFF" w:themeFill="background1"/>
            <w:spacing w:line="276" w:lineRule="auto"/>
            <w:ind w:firstLine="708"/>
          </w:pPr>
        </w:pPrChange>
      </w:pPr>
      <m:oMath>
        <m:sSubSup>
          <m:sSubSupPr>
            <m:ctrlPr>
              <w:del w:id="1250" w:author="Борис Гогинян" w:date="2020-05-30T16:28:00Z">
                <w:rPr>
                  <w:rFonts w:ascii="Cambria Math" w:hAnsi="Cambria Math" w:cs="Times New Roman"/>
                  <w:i/>
                  <w:sz w:val="28"/>
                  <w:szCs w:val="28"/>
                </w:rPr>
              </w:del>
            </m:ctrlPr>
          </m:sSubSupPr>
          <m:e>
            <m:r>
              <w:del w:id="1251" w:author="Борис Гогинян" w:date="2020-05-30T16:28:00Z">
                <w:rPr>
                  <w:rFonts w:ascii="Cambria Math" w:hAnsi="Cambria Math" w:cs="Times New Roman"/>
                  <w:sz w:val="28"/>
                  <w:szCs w:val="28"/>
                </w:rPr>
                <m:t>α</m:t>
              </w:del>
            </m:r>
          </m:e>
          <m:sub>
            <m:r>
              <w:del w:id="1252" w:author="Борис Гогинян" w:date="2020-05-30T16:28:00Z">
                <w:rPr>
                  <w:rFonts w:ascii="Cambria Math" w:hAnsi="Cambria Math" w:cs="Times New Roman"/>
                  <w:sz w:val="28"/>
                  <w:szCs w:val="28"/>
                </w:rPr>
                <m:t>b</m:t>
              </w:del>
            </m:r>
          </m:sub>
          <m:sup>
            <m:r>
              <w:del w:id="1253" w:author="Борис Гогинян" w:date="2020-05-30T16:28:00Z">
                <w:rPr>
                  <w:rFonts w:ascii="Cambria Math" w:hAnsi="Cambria Math" w:cs="Times New Roman"/>
                  <w:sz w:val="28"/>
                  <w:szCs w:val="28"/>
                </w:rPr>
                <m:t xml:space="preserve"> </m:t>
              </w:del>
            </m:r>
          </m:sup>
        </m:sSubSup>
      </m:oMath>
      <w:del w:id="1254" w:author="Борис Гогинян" w:date="2020-05-30T16:28:00Z">
        <w:r w:rsidR="00960D2F" w:rsidRPr="00B12333" w:rsidDel="0091212B">
          <w:rPr>
            <w:rFonts w:ascii="Times New Roman" w:hAnsi="Times New Roman" w:cs="Times New Roman"/>
            <w:sz w:val="28"/>
            <w:szCs w:val="28"/>
          </w:rPr>
          <w:delText xml:space="preserve"> – </w:delText>
        </w:r>
        <w:r w:rsidR="00544912" w:rsidRPr="00B12333" w:rsidDel="0091212B">
          <w:rPr>
            <w:rFonts w:ascii="Times New Roman" w:hAnsi="Times New Roman" w:cs="Times New Roman"/>
            <w:sz w:val="28"/>
            <w:szCs w:val="28"/>
          </w:rPr>
          <w:delText>параметр шероховатости для распр. Бэкманна;</w:delText>
        </w:r>
      </w:del>
    </w:p>
    <w:p w14:paraId="359A5545" w14:textId="2D539572" w:rsidR="00544912" w:rsidRPr="00B12333" w:rsidDel="0091212B" w:rsidRDefault="00544912" w:rsidP="0091212B">
      <w:pPr>
        <w:shd w:val="clear" w:color="auto" w:fill="FFFFFF" w:themeFill="background1"/>
        <w:spacing w:after="0" w:line="276" w:lineRule="auto"/>
        <w:ind w:firstLine="708"/>
        <w:contextualSpacing/>
        <w:jc w:val="center"/>
        <w:rPr>
          <w:del w:id="1255" w:author="Борис Гогинян" w:date="2020-05-30T16:28:00Z"/>
          <w:rFonts w:ascii="Times New Roman" w:hAnsi="Times New Roman" w:cs="Times New Roman"/>
          <w:sz w:val="28"/>
          <w:szCs w:val="28"/>
        </w:rPr>
        <w:pPrChange w:id="1256" w:author="Борис Гогинян" w:date="2020-05-30T16:28:00Z">
          <w:pPr>
            <w:shd w:val="clear" w:color="auto" w:fill="FFFFFF" w:themeFill="background1"/>
            <w:spacing w:line="276" w:lineRule="auto"/>
            <w:ind w:firstLine="708"/>
          </w:pPr>
        </w:pPrChange>
      </w:pPr>
      <w:del w:id="1257" w:author="Борис Гогинян" w:date="2020-05-30T16:28:00Z">
        <w:r w:rsidRPr="00B12333" w:rsidDel="0091212B">
          <w:rPr>
            <w:rFonts w:ascii="Times New Roman" w:hAnsi="Times New Roman" w:cs="Times New Roman"/>
            <w:sz w:val="28"/>
            <w:szCs w:val="28"/>
          </w:rPr>
          <w:delText xml:space="preserve">Соответствующая </w:delText>
        </w:r>
        <w:r w:rsidRPr="00B12333" w:rsidDel="0091212B">
          <w:rPr>
            <w:rFonts w:ascii="Times New Roman" w:hAnsi="Times New Roman" w:cs="Times New Roman"/>
            <w:sz w:val="28"/>
            <w:szCs w:val="28"/>
            <w:lang w:val="en-US"/>
          </w:rPr>
          <w:delText>D</w:delText>
        </w:r>
        <w:r w:rsidRPr="00B12333" w:rsidDel="0091212B">
          <w:rPr>
            <w:rFonts w:ascii="Times New Roman" w:hAnsi="Times New Roman" w:cs="Times New Roman"/>
            <w:sz w:val="28"/>
            <w:szCs w:val="28"/>
          </w:rPr>
          <w:delText xml:space="preserve"> функция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del>
    </w:p>
    <w:p w14:paraId="164F94B5" w14:textId="063AF779" w:rsidR="00544912" w:rsidRPr="00B12333" w:rsidDel="0091212B" w:rsidRDefault="0099704B" w:rsidP="0091212B">
      <w:pPr>
        <w:shd w:val="clear" w:color="auto" w:fill="FFFFFF" w:themeFill="background1"/>
        <w:spacing w:after="0" w:line="276" w:lineRule="auto"/>
        <w:ind w:firstLine="708"/>
        <w:contextualSpacing/>
        <w:jc w:val="center"/>
        <w:rPr>
          <w:del w:id="1258" w:author="Борис Гогинян" w:date="2020-05-30T16:28:00Z"/>
          <w:rFonts w:ascii="Times New Roman" w:hAnsi="Times New Roman" w:cs="Times New Roman"/>
          <w:i/>
          <w:sz w:val="28"/>
          <w:szCs w:val="28"/>
          <w:lang w:val="en-US"/>
        </w:rPr>
        <w:pPrChange w:id="1259" w:author="Борис Гогинян" w:date="2020-05-30T16:28:00Z">
          <w:pPr>
            <w:shd w:val="clear" w:color="auto" w:fill="FFFFFF" w:themeFill="background1"/>
            <w:spacing w:line="276" w:lineRule="auto"/>
            <w:ind w:firstLine="708"/>
          </w:pPr>
        </w:pPrChange>
      </w:pPr>
      <m:oMathPara>
        <m:oMath>
          <m:sSub>
            <m:sSubPr>
              <m:ctrlPr>
                <w:del w:id="1260" w:author="Борис Гогинян" w:date="2020-05-30T16:28:00Z">
                  <w:rPr>
                    <w:rFonts w:ascii="Cambria Math" w:hAnsi="Cambria Math" w:cs="Times New Roman"/>
                    <w:sz w:val="28"/>
                    <w:szCs w:val="28"/>
                  </w:rPr>
                </w:del>
              </m:ctrlPr>
            </m:sSubPr>
            <m:e>
              <m:r>
                <w:del w:id="1261" w:author="Борис Гогинян" w:date="2020-05-30T16:28:00Z">
                  <m:rPr>
                    <m:sty m:val="p"/>
                  </m:rPr>
                  <w:rPr>
                    <w:rFonts w:ascii="Cambria Math" w:hAnsi="Cambria Math" w:cs="Times New Roman"/>
                    <w:sz w:val="28"/>
                    <w:szCs w:val="28"/>
                  </w:rPr>
                  <m:t>G</m:t>
                </w:del>
              </m:r>
            </m:e>
            <m:sub>
              <m:r>
                <w:del w:id="1262" w:author="Борис Гогинян" w:date="2020-05-30T16:28:00Z">
                  <m:rPr>
                    <m:sty m:val="p"/>
                  </m:rPr>
                  <w:rPr>
                    <w:rFonts w:ascii="Cambria Math" w:hAnsi="Cambria Math" w:cs="Times New Roman"/>
                    <w:sz w:val="28"/>
                    <w:szCs w:val="28"/>
                  </w:rPr>
                  <m:t>1</m:t>
                </w:del>
              </m:r>
            </m:sub>
          </m:sSub>
          <m:d>
            <m:dPr>
              <m:ctrlPr>
                <w:del w:id="1263" w:author="Борис Гогинян" w:date="2020-05-30T16:28:00Z">
                  <w:rPr>
                    <w:rFonts w:ascii="Cambria Math" w:hAnsi="Cambria Math" w:cs="Times New Roman"/>
                    <w:sz w:val="28"/>
                    <w:szCs w:val="28"/>
                  </w:rPr>
                </w:del>
              </m:ctrlPr>
            </m:dPr>
            <m:e>
              <m:r>
                <w:del w:id="1264" w:author="Борис Гогинян" w:date="2020-05-30T16:28:00Z">
                  <m:rPr>
                    <m:sty m:val="b"/>
                  </m:rPr>
                  <w:rPr>
                    <w:rFonts w:ascii="Cambria Math" w:hAnsi="Cambria Math" w:cs="Times New Roman"/>
                    <w:sz w:val="28"/>
                    <w:szCs w:val="28"/>
                  </w:rPr>
                  <m:t>v, m</m:t>
                </w:del>
              </m:r>
            </m:e>
          </m:d>
          <m:r>
            <w:del w:id="1265" w:author="Борис Гогинян" w:date="2020-05-30T16:28:00Z">
              <w:rPr>
                <w:rFonts w:ascii="Cambria Math" w:hAnsi="Cambria Math" w:cs="Times New Roman"/>
                <w:sz w:val="28"/>
                <w:szCs w:val="28"/>
              </w:rPr>
              <m:t xml:space="preserve">= </m:t>
            </w:del>
          </m:r>
          <m:sSup>
            <m:sSupPr>
              <m:ctrlPr>
                <w:del w:id="1266" w:author="Борис Гогинян" w:date="2020-05-30T16:28:00Z">
                  <w:rPr>
                    <w:rFonts w:ascii="Cambria Math" w:hAnsi="Cambria Math" w:cs="Times New Roman"/>
                    <w:sz w:val="28"/>
                    <w:szCs w:val="28"/>
                  </w:rPr>
                </w:del>
              </m:ctrlPr>
            </m:sSupPr>
            <m:e>
              <m:r>
                <w:del w:id="1267" w:author="Борис Гогинян" w:date="2020-05-30T16:28:00Z">
                  <m:rPr>
                    <m:sty m:val="p"/>
                  </m:rPr>
                  <w:rPr>
                    <w:rFonts w:ascii="Cambria Math" w:hAnsi="Cambria Math" w:cs="Times New Roman"/>
                    <w:sz w:val="28"/>
                    <w:szCs w:val="28"/>
                  </w:rPr>
                  <m:t>χ</m:t>
                </w:del>
              </m:r>
            </m:e>
            <m:sup>
              <m:r>
                <w:del w:id="1268" w:author="Борис Гогинян" w:date="2020-05-30T16:28:00Z">
                  <m:rPr>
                    <m:sty m:val="p"/>
                  </m:rPr>
                  <w:rPr>
                    <w:rFonts w:ascii="Cambria Math" w:hAnsi="Cambria Math" w:cs="Times New Roman"/>
                    <w:sz w:val="28"/>
                    <w:szCs w:val="28"/>
                  </w:rPr>
                  <m:t>+</m:t>
                </w:del>
              </m:r>
            </m:sup>
          </m:sSup>
          <m:d>
            <m:dPr>
              <m:ctrlPr>
                <w:del w:id="1269" w:author="Борис Гогинян" w:date="2020-05-30T16:28:00Z">
                  <w:rPr>
                    <w:rFonts w:ascii="Cambria Math" w:hAnsi="Cambria Math" w:cs="Times New Roman"/>
                    <w:b/>
                    <w:sz w:val="28"/>
                    <w:szCs w:val="28"/>
                  </w:rPr>
                </w:del>
              </m:ctrlPr>
            </m:dPr>
            <m:e>
              <m:f>
                <m:fPr>
                  <m:ctrlPr>
                    <w:del w:id="1270" w:author="Борис Гогинян" w:date="2020-05-30T16:28:00Z">
                      <w:rPr>
                        <w:rFonts w:ascii="Cambria Math" w:hAnsi="Cambria Math" w:cs="Times New Roman"/>
                        <w:b/>
                        <w:sz w:val="28"/>
                        <w:szCs w:val="28"/>
                        <w:lang w:val="en-US"/>
                      </w:rPr>
                    </w:del>
                  </m:ctrlPr>
                </m:fPr>
                <m:num>
                  <m:r>
                    <w:del w:id="1271" w:author="Борис Гогинян" w:date="2020-05-30T16:28:00Z">
                      <m:rPr>
                        <m:sty m:val="b"/>
                      </m:rPr>
                      <w:rPr>
                        <w:rFonts w:ascii="Cambria Math" w:hAnsi="Cambria Math" w:cs="Times New Roman"/>
                        <w:sz w:val="28"/>
                        <w:szCs w:val="28"/>
                        <w:lang w:val="en-US"/>
                      </w:rPr>
                      <m:t>v∙m</m:t>
                    </w:del>
                  </m:r>
                </m:num>
                <m:den>
                  <m:r>
                    <w:del w:id="1272" w:author="Борис Гогинян" w:date="2020-05-30T16:28:00Z">
                      <m:rPr>
                        <m:sty m:val="b"/>
                      </m:rPr>
                      <w:rPr>
                        <w:rFonts w:ascii="Cambria Math" w:hAnsi="Cambria Math" w:cs="Times New Roman"/>
                        <w:sz w:val="28"/>
                        <w:szCs w:val="28"/>
                        <w:lang w:val="en-US"/>
                      </w:rPr>
                      <m:t>v∙n</m:t>
                    </w:del>
                  </m:r>
                </m:den>
              </m:f>
            </m:e>
          </m:d>
          <m:r>
            <w:del w:id="1273" w:author="Борис Гогинян" w:date="2020-05-30T16:28:00Z">
              <w:rPr>
                <w:rFonts w:ascii="Cambria Math" w:hAnsi="Cambria Math" w:cs="Times New Roman"/>
                <w:sz w:val="28"/>
                <w:szCs w:val="28"/>
              </w:rPr>
              <m:t xml:space="preserve"> </m:t>
            </w:del>
          </m:r>
          <m:f>
            <m:fPr>
              <m:ctrlPr>
                <w:del w:id="1274" w:author="Борис Гогинян" w:date="2020-05-30T16:28:00Z">
                  <w:rPr>
                    <w:rFonts w:ascii="Cambria Math" w:hAnsi="Cambria Math" w:cs="Times New Roman"/>
                    <w:i/>
                    <w:sz w:val="28"/>
                    <w:szCs w:val="28"/>
                  </w:rPr>
                </w:del>
              </m:ctrlPr>
            </m:fPr>
            <m:num>
              <m:r>
                <w:del w:id="1275" w:author="Борис Гогинян" w:date="2020-05-30T16:28:00Z">
                  <w:rPr>
                    <w:rFonts w:ascii="Cambria Math" w:hAnsi="Cambria Math" w:cs="Times New Roman"/>
                    <w:sz w:val="28"/>
                    <w:szCs w:val="28"/>
                  </w:rPr>
                  <m:t>2</m:t>
                </w:del>
              </m:r>
            </m:num>
            <m:den>
              <m:r>
                <w:del w:id="1276" w:author="Борис Гогинян" w:date="2020-05-30T16:28:00Z">
                  <w:rPr>
                    <w:rFonts w:ascii="Cambria Math" w:hAnsi="Cambria Math" w:cs="Times New Roman"/>
                    <w:sz w:val="28"/>
                    <w:szCs w:val="28"/>
                  </w:rPr>
                  <m:t>1+</m:t>
                </w:del>
              </m:r>
              <m:func>
                <m:funcPr>
                  <m:ctrlPr>
                    <w:del w:id="1277" w:author="Борис Гогинян" w:date="2020-05-30T16:28:00Z">
                      <w:rPr>
                        <w:rFonts w:ascii="Cambria Math" w:hAnsi="Cambria Math" w:cs="Times New Roman"/>
                        <w:i/>
                        <w:sz w:val="28"/>
                        <w:szCs w:val="28"/>
                      </w:rPr>
                    </w:del>
                  </m:ctrlPr>
                </m:funcPr>
                <m:fName>
                  <m:r>
                    <w:del w:id="1278" w:author="Борис Гогинян" w:date="2020-05-30T16:28:00Z">
                      <m:rPr>
                        <m:sty m:val="p"/>
                      </m:rPr>
                      <w:rPr>
                        <w:rFonts w:ascii="Cambria Math" w:hAnsi="Cambria Math" w:cs="Times New Roman"/>
                        <w:sz w:val="28"/>
                        <w:szCs w:val="28"/>
                      </w:rPr>
                      <m:t>erf</m:t>
                    </w:del>
                  </m:r>
                </m:fName>
                <m:e>
                  <m:d>
                    <m:dPr>
                      <m:ctrlPr>
                        <w:del w:id="1279" w:author="Борис Гогинян" w:date="2020-05-30T16:28:00Z">
                          <w:rPr>
                            <w:rFonts w:ascii="Cambria Math" w:hAnsi="Cambria Math" w:cs="Times New Roman"/>
                            <w:i/>
                            <w:sz w:val="28"/>
                            <w:szCs w:val="28"/>
                          </w:rPr>
                        </w:del>
                      </m:ctrlPr>
                    </m:dPr>
                    <m:e>
                      <m:r>
                        <w:del w:id="1280" w:author="Борис Гогинян" w:date="2020-05-30T16:28:00Z">
                          <w:rPr>
                            <w:rFonts w:ascii="Cambria Math" w:hAnsi="Cambria Math" w:cs="Times New Roman"/>
                            <w:sz w:val="28"/>
                            <w:szCs w:val="28"/>
                          </w:rPr>
                          <m:t>a</m:t>
                        </w:del>
                      </m:r>
                    </m:e>
                  </m:d>
                </m:e>
              </m:func>
              <m:r>
                <w:del w:id="1281" w:author="Борис Гогинян" w:date="2020-05-30T16:28:00Z">
                  <w:rPr>
                    <w:rFonts w:ascii="Cambria Math" w:hAnsi="Cambria Math" w:cs="Times New Roman"/>
                    <w:sz w:val="28"/>
                    <w:szCs w:val="28"/>
                  </w:rPr>
                  <m:t xml:space="preserve">+ </m:t>
                </w:del>
              </m:r>
              <m:f>
                <m:fPr>
                  <m:ctrlPr>
                    <w:del w:id="1282" w:author="Борис Гогинян" w:date="2020-05-30T16:28:00Z">
                      <w:rPr>
                        <w:rFonts w:ascii="Cambria Math" w:hAnsi="Cambria Math" w:cs="Times New Roman"/>
                        <w:i/>
                        <w:sz w:val="28"/>
                        <w:szCs w:val="28"/>
                      </w:rPr>
                    </w:del>
                  </m:ctrlPr>
                </m:fPr>
                <m:num>
                  <m:r>
                    <w:del w:id="1283" w:author="Борис Гогинян" w:date="2020-05-30T16:28:00Z">
                      <w:rPr>
                        <w:rFonts w:ascii="Cambria Math" w:hAnsi="Cambria Math" w:cs="Times New Roman"/>
                        <w:sz w:val="28"/>
                        <w:szCs w:val="28"/>
                      </w:rPr>
                      <m:t>1</m:t>
                    </w:del>
                  </m:r>
                </m:num>
                <m:den>
                  <m:r>
                    <w:del w:id="1284" w:author="Борис Гогинян" w:date="2020-05-30T16:28:00Z">
                      <w:rPr>
                        <w:rFonts w:ascii="Cambria Math" w:hAnsi="Cambria Math" w:cs="Times New Roman"/>
                        <w:sz w:val="28"/>
                        <w:szCs w:val="28"/>
                      </w:rPr>
                      <m:t>a</m:t>
                    </w:del>
                  </m:r>
                  <m:rad>
                    <m:radPr>
                      <m:degHide m:val="1"/>
                      <m:ctrlPr>
                        <w:del w:id="1285" w:author="Борис Гогинян" w:date="2020-05-30T16:28:00Z">
                          <w:rPr>
                            <w:rFonts w:ascii="Cambria Math" w:hAnsi="Cambria Math" w:cs="Times New Roman"/>
                            <w:i/>
                            <w:sz w:val="28"/>
                            <w:szCs w:val="28"/>
                          </w:rPr>
                        </w:del>
                      </m:ctrlPr>
                    </m:radPr>
                    <m:deg/>
                    <m:e>
                      <m:r>
                        <w:del w:id="1286" w:author="Борис Гогинян" w:date="2020-05-30T16:28:00Z">
                          <w:rPr>
                            <w:rFonts w:ascii="Cambria Math" w:hAnsi="Cambria Math" w:cs="Times New Roman"/>
                            <w:sz w:val="28"/>
                            <w:szCs w:val="28"/>
                          </w:rPr>
                          <m:t>π</m:t>
                        </w:del>
                      </m:r>
                    </m:e>
                  </m:rad>
                </m:den>
              </m:f>
              <m:r>
                <w:del w:id="1287" w:author="Борис Гогинян" w:date="2020-05-30T16:28:00Z">
                  <w:rPr>
                    <w:rFonts w:ascii="Cambria Math" w:hAnsi="Cambria Math" w:cs="Times New Roman"/>
                    <w:sz w:val="28"/>
                    <w:szCs w:val="28"/>
                  </w:rPr>
                  <m:t xml:space="preserve"> </m:t>
                </w:del>
              </m:r>
              <m:sSup>
                <m:sSupPr>
                  <m:ctrlPr>
                    <w:del w:id="1288" w:author="Борис Гогинян" w:date="2020-05-30T16:28:00Z">
                      <w:rPr>
                        <w:rFonts w:ascii="Cambria Math" w:hAnsi="Cambria Math" w:cs="Times New Roman"/>
                        <w:i/>
                        <w:sz w:val="28"/>
                        <w:szCs w:val="28"/>
                      </w:rPr>
                    </w:del>
                  </m:ctrlPr>
                </m:sSupPr>
                <m:e>
                  <m:r>
                    <w:del w:id="1289" w:author="Борис Гогинян" w:date="2020-05-30T16:28:00Z">
                      <w:rPr>
                        <w:rFonts w:ascii="Cambria Math" w:hAnsi="Cambria Math" w:cs="Times New Roman"/>
                        <w:sz w:val="28"/>
                        <w:szCs w:val="28"/>
                      </w:rPr>
                      <m:t>e</m:t>
                    </w:del>
                  </m:r>
                </m:e>
                <m:sup>
                  <m:r>
                    <w:del w:id="1290" w:author="Борис Гогинян" w:date="2020-05-30T16:28:00Z">
                      <w:rPr>
                        <w:rFonts w:ascii="Cambria Math" w:hAnsi="Cambria Math" w:cs="Times New Roman"/>
                        <w:sz w:val="28"/>
                        <w:szCs w:val="28"/>
                      </w:rPr>
                      <m:t>-</m:t>
                    </w:del>
                  </m:r>
                  <m:sSup>
                    <m:sSupPr>
                      <m:ctrlPr>
                        <w:del w:id="1291" w:author="Борис Гогинян" w:date="2020-05-30T16:28:00Z">
                          <w:rPr>
                            <w:rFonts w:ascii="Cambria Math" w:hAnsi="Cambria Math" w:cs="Times New Roman"/>
                            <w:i/>
                            <w:sz w:val="28"/>
                            <w:szCs w:val="28"/>
                          </w:rPr>
                        </w:del>
                      </m:ctrlPr>
                    </m:sSupPr>
                    <m:e>
                      <m:r>
                        <w:del w:id="1292" w:author="Борис Гогинян" w:date="2020-05-30T16:28:00Z">
                          <w:rPr>
                            <w:rFonts w:ascii="Cambria Math" w:hAnsi="Cambria Math" w:cs="Times New Roman"/>
                            <w:sz w:val="28"/>
                            <w:szCs w:val="28"/>
                          </w:rPr>
                          <m:t>a</m:t>
                        </w:del>
                      </m:r>
                    </m:e>
                    <m:sup>
                      <m:r>
                        <w:del w:id="1293" w:author="Борис Гогинян" w:date="2020-05-30T16:28:00Z">
                          <w:rPr>
                            <w:rFonts w:ascii="Cambria Math" w:hAnsi="Cambria Math" w:cs="Times New Roman"/>
                            <w:sz w:val="28"/>
                            <w:szCs w:val="28"/>
                          </w:rPr>
                          <m:t>2</m:t>
                        </w:del>
                      </m:r>
                    </m:sup>
                  </m:sSup>
                </m:sup>
              </m:sSup>
            </m:den>
          </m:f>
          <m:r>
            <w:del w:id="1294" w:author="Борис Гогинян" w:date="2020-05-30T16:28:00Z">
              <w:rPr>
                <w:rFonts w:ascii="Cambria Math" w:hAnsi="Cambria Math" w:cs="Times New Roman"/>
                <w:sz w:val="28"/>
                <w:szCs w:val="28"/>
                <w:lang w:val="en-US"/>
              </w:rPr>
              <m:t xml:space="preserve"> ,</m:t>
            </w:del>
          </m:r>
        </m:oMath>
      </m:oMathPara>
    </w:p>
    <w:p w14:paraId="4836BF22" w14:textId="131A9981" w:rsidR="00544912" w:rsidRPr="00B12333" w:rsidDel="0091212B" w:rsidRDefault="00544912" w:rsidP="0091212B">
      <w:pPr>
        <w:shd w:val="clear" w:color="auto" w:fill="FFFFFF" w:themeFill="background1"/>
        <w:spacing w:after="0" w:line="276" w:lineRule="auto"/>
        <w:ind w:firstLine="708"/>
        <w:contextualSpacing/>
        <w:jc w:val="center"/>
        <w:rPr>
          <w:del w:id="1295" w:author="Борис Гогинян" w:date="2020-05-30T16:28:00Z"/>
          <w:rFonts w:ascii="Times New Roman" w:hAnsi="Times New Roman" w:cs="Times New Roman"/>
          <w:sz w:val="28"/>
          <w:szCs w:val="28"/>
        </w:rPr>
        <w:pPrChange w:id="1296" w:author="Борис Гогинян" w:date="2020-05-30T16:28:00Z">
          <w:pPr>
            <w:shd w:val="clear" w:color="auto" w:fill="FFFFFF" w:themeFill="background1"/>
            <w:spacing w:line="276" w:lineRule="auto"/>
            <w:ind w:firstLine="708"/>
          </w:pPr>
        </w:pPrChange>
      </w:pPr>
      <w:del w:id="1297" w:author="Борис Гогинян" w:date="2020-05-30T16:28:00Z">
        <w:r w:rsidRPr="00B12333" w:rsidDel="0091212B">
          <w:rPr>
            <w:rFonts w:ascii="Times New Roman" w:hAnsi="Times New Roman" w:cs="Times New Roman"/>
            <w:sz w:val="28"/>
            <w:szCs w:val="28"/>
          </w:rPr>
          <w:delText xml:space="preserve">где </w:delTex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12333" w:rsidDel="0091212B">
          <w:rPr>
            <w:rFonts w:ascii="Times New Roman" w:hAnsi="Times New Roman" w:cs="Times New Roman"/>
            <w:sz w:val="28"/>
            <w:szCs w:val="28"/>
          </w:rPr>
          <w:delText>;</w:delText>
        </w:r>
      </w:del>
    </w:p>
    <w:p w14:paraId="33BBCC1E" w14:textId="19FC7001" w:rsidR="00544912" w:rsidRPr="00B12333" w:rsidDel="0091212B" w:rsidRDefault="00D11BD4" w:rsidP="0091212B">
      <w:pPr>
        <w:shd w:val="clear" w:color="auto" w:fill="FFFFFF" w:themeFill="background1"/>
        <w:spacing w:after="0" w:line="276" w:lineRule="auto"/>
        <w:ind w:firstLine="708"/>
        <w:contextualSpacing/>
        <w:jc w:val="center"/>
        <w:rPr>
          <w:del w:id="1298" w:author="Борис Гогинян" w:date="2020-05-30T16:28:00Z"/>
          <w:rFonts w:ascii="Times New Roman" w:hAnsi="Times New Roman" w:cs="Times New Roman"/>
          <w:sz w:val="28"/>
          <w:szCs w:val="28"/>
        </w:rPr>
        <w:pPrChange w:id="1299" w:author="Борис Гогинян" w:date="2020-05-30T16:28:00Z">
          <w:pPr>
            <w:shd w:val="clear" w:color="auto" w:fill="FFFFFF" w:themeFill="background1"/>
            <w:spacing w:line="276" w:lineRule="auto"/>
            <w:ind w:firstLine="708"/>
          </w:pPr>
        </w:pPrChange>
      </w:pPr>
      <m:oMath>
        <m:r>
          <w:del w:id="1300" w:author="Борис Гогинян" w:date="2020-05-30T16:28:00Z">
            <m:rPr>
              <m:sty m:val="p"/>
            </m:rPr>
            <w:rPr>
              <w:rFonts w:ascii="Cambria Math" w:hAnsi="Cambria Math" w:cs="Times New Roman"/>
              <w:sz w:val="28"/>
              <w:szCs w:val="28"/>
              <w:lang w:val="en-US"/>
            </w:rPr>
            <m:t>erf</m:t>
          </w:del>
        </m:r>
        <m:d>
          <m:dPr>
            <m:ctrlPr>
              <w:del w:id="1301" w:author="Борис Гогинян" w:date="2020-05-30T16:28:00Z">
                <w:rPr>
                  <w:rFonts w:ascii="Cambria Math" w:hAnsi="Cambria Math" w:cs="Times New Roman"/>
                  <w:sz w:val="28"/>
                  <w:szCs w:val="28"/>
                  <w:lang w:val="en-US"/>
                </w:rPr>
              </w:del>
            </m:ctrlPr>
          </m:dPr>
          <m:e>
            <m:r>
              <w:del w:id="1302" w:author="Борис Гогинян" w:date="2020-05-30T16:28:00Z">
                <m:rPr>
                  <m:sty m:val="p"/>
                </m:rPr>
                <w:rPr>
                  <w:rFonts w:ascii="Cambria Math" w:hAnsi="Cambria Math" w:cs="Times New Roman"/>
                  <w:sz w:val="28"/>
                  <w:szCs w:val="28"/>
                  <w:lang w:val="en-US"/>
                </w:rPr>
                <m:t>x</m:t>
              </w:del>
            </m:r>
          </m:e>
        </m:d>
        <m:r>
          <w:del w:id="1303" w:author="Борис Гогинян" w:date="2020-05-30T16:28:00Z">
            <m:rPr>
              <m:sty m:val="p"/>
            </m:rPr>
            <w:rPr>
              <w:rFonts w:ascii="Cambria Math" w:hAnsi="Cambria Math" w:cs="Times New Roman"/>
              <w:sz w:val="28"/>
              <w:szCs w:val="28"/>
            </w:rPr>
            <m:t>=</m:t>
          </w:del>
        </m:r>
        <m:f>
          <m:fPr>
            <m:ctrlPr>
              <w:del w:id="1304" w:author="Борис Гогинян" w:date="2020-05-30T16:28:00Z">
                <w:rPr>
                  <w:rFonts w:ascii="Cambria Math" w:hAnsi="Cambria Math" w:cs="Times New Roman"/>
                  <w:sz w:val="28"/>
                  <w:szCs w:val="28"/>
                  <w:lang w:val="en-US"/>
                </w:rPr>
              </w:del>
            </m:ctrlPr>
          </m:fPr>
          <m:num>
            <m:r>
              <w:del w:id="1305" w:author="Борис Гогинян" w:date="2020-05-30T16:28:00Z">
                <w:rPr>
                  <w:rFonts w:ascii="Cambria Math" w:hAnsi="Cambria Math" w:cs="Times New Roman"/>
                  <w:sz w:val="28"/>
                  <w:szCs w:val="28"/>
                </w:rPr>
                <m:t>2</m:t>
              </w:del>
            </m:r>
          </m:num>
          <m:den>
            <m:rad>
              <m:radPr>
                <m:degHide m:val="1"/>
                <m:ctrlPr>
                  <w:del w:id="1306" w:author="Борис Гогинян" w:date="2020-05-30T16:28:00Z">
                    <w:rPr>
                      <w:rFonts w:ascii="Cambria Math" w:hAnsi="Cambria Math" w:cs="Times New Roman"/>
                      <w:i/>
                      <w:sz w:val="28"/>
                      <w:szCs w:val="28"/>
                      <w:lang w:val="en-US"/>
                    </w:rPr>
                  </w:del>
                </m:ctrlPr>
              </m:radPr>
              <m:deg/>
              <m:e>
                <m:r>
                  <w:del w:id="1307" w:author="Борис Гогинян" w:date="2020-05-30T16:28:00Z">
                    <w:rPr>
                      <w:rFonts w:ascii="Cambria Math" w:hAnsi="Cambria Math" w:cs="Times New Roman"/>
                      <w:sz w:val="28"/>
                      <w:szCs w:val="28"/>
                      <w:lang w:val="en-US"/>
                    </w:rPr>
                    <m:t>π</m:t>
                  </w:del>
                </m:r>
              </m:e>
            </m:rad>
          </m:den>
        </m:f>
        <m:nary>
          <m:naryPr>
            <m:limLoc m:val="undOvr"/>
            <m:ctrlPr>
              <w:del w:id="1308" w:author="Борис Гогинян" w:date="2020-05-30T16:28:00Z">
                <w:rPr>
                  <w:rFonts w:ascii="Cambria Math" w:hAnsi="Cambria Math" w:cs="Times New Roman"/>
                  <w:sz w:val="28"/>
                  <w:szCs w:val="28"/>
                  <w:lang w:val="en-US"/>
                </w:rPr>
              </w:del>
            </m:ctrlPr>
          </m:naryPr>
          <m:sub>
            <m:r>
              <w:del w:id="1309" w:author="Борис Гогинян" w:date="2020-05-30T16:28:00Z">
                <w:rPr>
                  <w:rFonts w:ascii="Cambria Math" w:hAnsi="Cambria Math" w:cs="Times New Roman"/>
                  <w:sz w:val="28"/>
                  <w:szCs w:val="28"/>
                </w:rPr>
                <m:t>0</m:t>
              </w:del>
            </m:r>
          </m:sub>
          <m:sup>
            <m:r>
              <w:del w:id="1310" w:author="Борис Гогинян" w:date="2020-05-30T16:28:00Z">
                <w:rPr>
                  <w:rFonts w:ascii="Cambria Math" w:hAnsi="Cambria Math" w:cs="Times New Roman"/>
                  <w:sz w:val="28"/>
                  <w:szCs w:val="28"/>
                  <w:lang w:val="en-US"/>
                </w:rPr>
                <m:t>x</m:t>
              </w:del>
            </m:r>
          </m:sup>
          <m:e>
            <m:sSup>
              <m:sSupPr>
                <m:ctrlPr>
                  <w:del w:id="1311" w:author="Борис Гогинян" w:date="2020-05-30T16:28:00Z">
                    <w:rPr>
                      <w:rFonts w:ascii="Cambria Math" w:hAnsi="Cambria Math" w:cs="Times New Roman"/>
                      <w:i/>
                      <w:sz w:val="28"/>
                      <w:szCs w:val="28"/>
                      <w:lang w:val="en-US"/>
                    </w:rPr>
                  </w:del>
                </m:ctrlPr>
              </m:sSupPr>
              <m:e>
                <m:r>
                  <w:del w:id="1312" w:author="Борис Гогинян" w:date="2020-05-30T16:28:00Z">
                    <w:rPr>
                      <w:rFonts w:ascii="Cambria Math" w:hAnsi="Cambria Math" w:cs="Times New Roman"/>
                      <w:sz w:val="28"/>
                      <w:szCs w:val="28"/>
                      <w:lang w:val="en-US"/>
                    </w:rPr>
                    <m:t>e</m:t>
                  </w:del>
                </m:r>
              </m:e>
              <m:sup>
                <m:r>
                  <w:del w:id="1313" w:author="Борис Гогинян" w:date="2020-05-30T16:28:00Z">
                    <w:rPr>
                      <w:rFonts w:ascii="Cambria Math" w:hAnsi="Cambria Math" w:cs="Times New Roman"/>
                      <w:sz w:val="28"/>
                      <w:szCs w:val="28"/>
                    </w:rPr>
                    <m:t>-</m:t>
                  </w:del>
                </m:r>
                <m:sSup>
                  <m:sSupPr>
                    <m:ctrlPr>
                      <w:del w:id="1314" w:author="Борис Гогинян" w:date="2020-05-30T16:28:00Z">
                        <w:rPr>
                          <w:rFonts w:ascii="Cambria Math" w:hAnsi="Cambria Math" w:cs="Times New Roman"/>
                          <w:i/>
                          <w:sz w:val="28"/>
                          <w:szCs w:val="28"/>
                          <w:lang w:val="en-US"/>
                        </w:rPr>
                      </w:del>
                    </m:ctrlPr>
                  </m:sSupPr>
                  <m:e>
                    <m:r>
                      <w:del w:id="1315" w:author="Борис Гогинян" w:date="2020-05-30T16:28:00Z">
                        <w:rPr>
                          <w:rFonts w:ascii="Cambria Math" w:hAnsi="Cambria Math" w:cs="Times New Roman"/>
                          <w:sz w:val="28"/>
                          <w:szCs w:val="28"/>
                          <w:lang w:val="en-US"/>
                        </w:rPr>
                        <m:t>x</m:t>
                      </w:del>
                    </m:r>
                  </m:e>
                  <m:sup>
                    <m:r>
                      <w:del w:id="1316" w:author="Борис Гогинян" w:date="2020-05-30T16:28:00Z">
                        <w:rPr>
                          <w:rFonts w:ascii="Cambria Math" w:hAnsi="Cambria Math" w:cs="Times New Roman"/>
                          <w:sz w:val="28"/>
                          <w:szCs w:val="28"/>
                        </w:rPr>
                        <m:t>2</m:t>
                      </w:del>
                    </m:r>
                  </m:sup>
                </m:sSup>
              </m:sup>
            </m:sSup>
            <m:r>
              <w:del w:id="1317" w:author="Борис Гогинян" w:date="2020-05-30T16:28:00Z">
                <w:rPr>
                  <w:rFonts w:ascii="Cambria Math" w:hAnsi="Cambria Math" w:cs="Times New Roman"/>
                  <w:sz w:val="28"/>
                  <w:szCs w:val="28"/>
                  <w:lang w:val="en-US"/>
                </w:rPr>
                <m:t>dx</m:t>
              </w:del>
            </m:r>
          </m:e>
        </m:nary>
      </m:oMath>
      <w:del w:id="1318" w:author="Борис Гогинян" w:date="2020-05-30T16:28:00Z">
        <w:r w:rsidRPr="00B12333" w:rsidDel="0091212B">
          <w:rPr>
            <w:rFonts w:ascii="Times New Roman" w:hAnsi="Times New Roman" w:cs="Times New Roman"/>
            <w:sz w:val="28"/>
            <w:szCs w:val="28"/>
          </w:rPr>
          <w:delText xml:space="preserve"> – функция </w:delText>
        </w:r>
        <w:r w:rsidR="00A5397F" w:rsidRPr="00B12333" w:rsidDel="0091212B">
          <w:rPr>
            <w:rFonts w:ascii="Times New Roman" w:hAnsi="Times New Roman" w:cs="Times New Roman"/>
            <w:sz w:val="28"/>
            <w:szCs w:val="28"/>
          </w:rPr>
          <w:delText>погрешности</w:delText>
        </w:r>
        <w:r w:rsidRPr="00B12333" w:rsidDel="0091212B">
          <w:rPr>
            <w:rFonts w:ascii="Times New Roman" w:hAnsi="Times New Roman" w:cs="Times New Roman"/>
            <w:sz w:val="28"/>
            <w:szCs w:val="28"/>
          </w:rPr>
          <w:delText>;</w:delText>
        </w:r>
      </w:del>
    </w:p>
    <w:p w14:paraId="3B8CC82F" w14:textId="5C1F14F2" w:rsidR="00D11BD4" w:rsidRPr="00B12333" w:rsidDel="0091212B" w:rsidRDefault="0099704B" w:rsidP="0091212B">
      <w:pPr>
        <w:shd w:val="clear" w:color="auto" w:fill="FFFFFF" w:themeFill="background1"/>
        <w:spacing w:after="0" w:line="276" w:lineRule="auto"/>
        <w:ind w:left="708"/>
        <w:contextualSpacing/>
        <w:jc w:val="center"/>
        <w:rPr>
          <w:del w:id="1319" w:author="Борис Гогинян" w:date="2020-05-30T16:28:00Z"/>
          <w:rFonts w:ascii="Times New Roman" w:hAnsi="Times New Roman" w:cs="Times New Roman"/>
          <w:sz w:val="28"/>
          <w:szCs w:val="28"/>
        </w:rPr>
        <w:pPrChange w:id="1320" w:author="Борис Гогинян" w:date="2020-05-30T16:28:00Z">
          <w:pPr>
            <w:shd w:val="clear" w:color="auto" w:fill="FFFFFF" w:themeFill="background1"/>
            <w:spacing w:line="276" w:lineRule="auto"/>
            <w:ind w:left="708"/>
          </w:pPr>
        </w:pPrChange>
      </w:pPr>
      <m:oMath>
        <m:sSup>
          <m:sSupPr>
            <m:ctrlPr>
              <w:del w:id="1321" w:author="Борис Гогинян" w:date="2020-05-30T16:28:00Z">
                <w:rPr>
                  <w:rFonts w:ascii="Cambria Math" w:hAnsi="Cambria Math" w:cs="Times New Roman"/>
                  <w:i/>
                  <w:sz w:val="28"/>
                  <w:szCs w:val="28"/>
                </w:rPr>
              </w:del>
            </m:ctrlPr>
          </m:sSupPr>
          <m:e>
            <m:r>
              <w:del w:id="1322" w:author="Борис Гогинян" w:date="2020-05-30T16:28:00Z">
                <m:rPr>
                  <m:sty m:val="p"/>
                </m:rPr>
                <w:rPr>
                  <w:rFonts w:ascii="Cambria Math" w:hAnsi="Cambria Math" w:cs="Times New Roman"/>
                  <w:sz w:val="28"/>
                  <w:szCs w:val="28"/>
                </w:rPr>
                <m:t>χ</m:t>
              </w:del>
            </m:r>
          </m:e>
          <m:sup>
            <m:r>
              <w:del w:id="1323" w:author="Борис Гогинян" w:date="2020-05-30T16:28:00Z">
                <w:rPr>
                  <w:rFonts w:ascii="Cambria Math" w:hAnsi="Cambria Math" w:cs="Times New Roman"/>
                  <w:sz w:val="28"/>
                  <w:szCs w:val="28"/>
                </w:rPr>
                <m:t>+</m:t>
              </w:del>
            </m:r>
          </m:sup>
        </m:sSup>
        <m:r>
          <w:del w:id="1324" w:author="Борис Гогинян" w:date="2020-05-30T16:28:00Z">
            <m:rPr>
              <m:sty m:val="bi"/>
            </m:rPr>
            <w:rPr>
              <w:rFonts w:ascii="Cambria Math" w:hAnsi="Cambria Math" w:cs="Times New Roman"/>
              <w:sz w:val="28"/>
              <w:szCs w:val="28"/>
            </w:rPr>
            <m:t>-</m:t>
          </w:del>
        </m:r>
      </m:oMath>
      <w:del w:id="1325" w:author="Борис Гогинян" w:date="2020-05-30T16:28:00Z">
        <w:r w:rsidR="00D11BD4" w:rsidRPr="00B12333" w:rsidDel="0091212B">
          <w:rPr>
            <w:rFonts w:ascii="Times New Roman" w:hAnsi="Times New Roman" w:cs="Times New Roman"/>
            <w:b/>
            <w:sz w:val="28"/>
            <w:szCs w:val="28"/>
          </w:rPr>
          <w:delText xml:space="preserve"> </w:delText>
        </w:r>
        <w:r w:rsidR="00D11BD4" w:rsidRPr="00B12333" w:rsidDel="0091212B">
          <w:rPr>
            <w:rFonts w:ascii="Times New Roman" w:hAnsi="Times New Roman" w:cs="Times New Roman"/>
            <w:sz w:val="28"/>
            <w:szCs w:val="28"/>
          </w:rPr>
          <w:delText xml:space="preserve">выполняет условие однонаправленность (т.е. вектор </w:delText>
        </w:r>
        <w:r w:rsidR="00D11BD4" w:rsidRPr="00B12333" w:rsidDel="0091212B">
          <w:rPr>
            <w:rFonts w:ascii="Times New Roman" w:hAnsi="Times New Roman" w:cs="Times New Roman"/>
            <w:b/>
            <w:sz w:val="28"/>
            <w:szCs w:val="28"/>
            <w:lang w:val="en-US"/>
          </w:rPr>
          <w:delText>v</w:delText>
        </w:r>
        <w:r w:rsidR="00D11BD4" w:rsidRPr="00B12333" w:rsidDel="0091212B">
          <w:rPr>
            <w:rFonts w:ascii="Times New Roman" w:hAnsi="Times New Roman" w:cs="Times New Roman"/>
            <w:sz w:val="28"/>
            <w:szCs w:val="28"/>
          </w:rPr>
          <w:delText xml:space="preserve"> находится на одной стороне микро- и макроповерхности)</w:delText>
        </w:r>
      </w:del>
    </w:p>
    <w:p w14:paraId="24A8D5B9" w14:textId="135AF3C4" w:rsidR="00A6235B" w:rsidRPr="00B12333" w:rsidDel="0091212B" w:rsidRDefault="00A5397F" w:rsidP="0091212B">
      <w:pPr>
        <w:shd w:val="clear" w:color="auto" w:fill="FFFFFF" w:themeFill="background1"/>
        <w:spacing w:after="0" w:line="276" w:lineRule="auto"/>
        <w:ind w:left="705"/>
        <w:contextualSpacing/>
        <w:jc w:val="center"/>
        <w:rPr>
          <w:del w:id="1326" w:author="Борис Гогинян" w:date="2020-05-30T16:28:00Z"/>
          <w:rFonts w:ascii="Times New Roman" w:hAnsi="Times New Roman" w:cs="Times New Roman"/>
          <w:sz w:val="28"/>
          <w:szCs w:val="28"/>
        </w:rPr>
        <w:pPrChange w:id="1327" w:author="Борис Гогинян" w:date="2020-05-30T16:28:00Z">
          <w:pPr>
            <w:shd w:val="clear" w:color="auto" w:fill="FFFFFF" w:themeFill="background1"/>
            <w:spacing w:line="276" w:lineRule="auto"/>
            <w:ind w:left="705"/>
          </w:pPr>
        </w:pPrChange>
      </w:pPr>
      <w:del w:id="1328" w:author="Борис Гогинян" w:date="2020-05-30T16:28:00Z">
        <w:r w:rsidRPr="00B12333" w:rsidDel="0091212B">
          <w:rPr>
            <w:rFonts w:ascii="Times New Roman" w:hAnsi="Times New Roman" w:cs="Times New Roman"/>
            <w:sz w:val="28"/>
            <w:szCs w:val="28"/>
          </w:rPr>
          <w:delText>Существует аппроксимация, которая приводится в стат</w:delText>
        </w:r>
        <w:r w:rsidR="00CC128D" w:rsidRPr="00B12333" w:rsidDel="0091212B">
          <w:rPr>
            <w:rFonts w:ascii="Times New Roman" w:hAnsi="Times New Roman" w:cs="Times New Roman"/>
            <w:sz w:val="28"/>
            <w:szCs w:val="28"/>
          </w:rPr>
          <w:delText>ье, с погрешностью менее 0.35 %</w:delText>
        </w:r>
        <w:r w:rsidR="002D3A91" w:rsidRPr="00B12333" w:rsidDel="0091212B">
          <w:rPr>
            <w:rFonts w:ascii="Times New Roman" w:hAnsi="Times New Roman" w:cs="Times New Roman"/>
            <w:sz w:val="28"/>
            <w:szCs w:val="28"/>
          </w:rPr>
          <w:delText>:</w:delText>
        </w:r>
      </w:del>
    </w:p>
    <w:p w14:paraId="04369BBF" w14:textId="0F24ED83" w:rsidR="00A6235B" w:rsidRPr="00B12333" w:rsidDel="0091212B" w:rsidRDefault="0099704B" w:rsidP="0091212B">
      <w:pPr>
        <w:shd w:val="clear" w:color="auto" w:fill="FFFFFF" w:themeFill="background1"/>
        <w:spacing w:after="0" w:line="276" w:lineRule="auto"/>
        <w:contextualSpacing/>
        <w:jc w:val="center"/>
        <w:rPr>
          <w:del w:id="1329" w:author="Борис Гогинян" w:date="2020-05-30T16:28:00Z"/>
          <w:rFonts w:ascii="Times New Roman" w:hAnsi="Times New Roman" w:cs="Times New Roman"/>
          <w:sz w:val="28"/>
          <w:szCs w:val="28"/>
        </w:rPr>
        <w:pPrChange w:id="1330" w:author="Борис Гогинян" w:date="2020-05-30T16:28:00Z">
          <w:pPr>
            <w:shd w:val="clear" w:color="auto" w:fill="FFFFFF" w:themeFill="background1"/>
            <w:spacing w:line="276" w:lineRule="auto"/>
          </w:pPr>
        </w:pPrChange>
      </w:pPr>
      <m:oMathPara>
        <m:oMath>
          <m:sSub>
            <m:sSubPr>
              <m:ctrlPr>
                <w:del w:id="1331" w:author="Борис Гогинян" w:date="2020-05-30T16:28:00Z">
                  <w:rPr>
                    <w:rFonts w:ascii="Cambria Math" w:hAnsi="Cambria Math" w:cs="Times New Roman"/>
                    <w:sz w:val="28"/>
                    <w:szCs w:val="28"/>
                  </w:rPr>
                </w:del>
              </m:ctrlPr>
            </m:sSubPr>
            <m:e>
              <m:r>
                <w:del w:id="1332" w:author="Борис Гогинян" w:date="2020-05-30T16:28:00Z">
                  <m:rPr>
                    <m:sty m:val="p"/>
                  </m:rPr>
                  <w:rPr>
                    <w:rFonts w:ascii="Cambria Math" w:hAnsi="Cambria Math" w:cs="Times New Roman"/>
                    <w:sz w:val="28"/>
                    <w:szCs w:val="28"/>
                  </w:rPr>
                  <m:t>G</m:t>
                </w:del>
              </m:r>
            </m:e>
            <m:sub>
              <m:r>
                <w:del w:id="1333" w:author="Борис Гогинян" w:date="2020-05-30T16:28:00Z">
                  <m:rPr>
                    <m:sty m:val="p"/>
                  </m:rPr>
                  <w:rPr>
                    <w:rFonts w:ascii="Cambria Math" w:hAnsi="Cambria Math" w:cs="Times New Roman"/>
                    <w:sz w:val="28"/>
                    <w:szCs w:val="28"/>
                  </w:rPr>
                  <m:t>1</m:t>
                </w:del>
              </m:r>
            </m:sub>
          </m:sSub>
          <m:d>
            <m:dPr>
              <m:ctrlPr>
                <w:del w:id="1334" w:author="Борис Гогинян" w:date="2020-05-30T16:28:00Z">
                  <w:rPr>
                    <w:rFonts w:ascii="Cambria Math" w:hAnsi="Cambria Math" w:cs="Times New Roman"/>
                    <w:sz w:val="28"/>
                    <w:szCs w:val="28"/>
                  </w:rPr>
                </w:del>
              </m:ctrlPr>
            </m:dPr>
            <m:e>
              <m:r>
                <w:del w:id="1335" w:author="Борис Гогинян" w:date="2020-05-30T16:28:00Z">
                  <m:rPr>
                    <m:sty m:val="b"/>
                  </m:rPr>
                  <w:rPr>
                    <w:rFonts w:ascii="Cambria Math" w:hAnsi="Cambria Math" w:cs="Times New Roman"/>
                    <w:sz w:val="28"/>
                    <w:szCs w:val="28"/>
                  </w:rPr>
                  <m:t>v, m</m:t>
                </w:del>
              </m:r>
            </m:e>
          </m:d>
          <m:r>
            <w:del w:id="1336" w:author="Борис Гогинян" w:date="2020-05-30T16:28:00Z">
              <w:rPr>
                <w:rFonts w:ascii="Cambria Math" w:hAnsi="Cambria Math" w:cs="Times New Roman"/>
                <w:sz w:val="28"/>
                <w:szCs w:val="28"/>
              </w:rPr>
              <m:t xml:space="preserve">= </m:t>
            </w:del>
          </m:r>
          <m:sSup>
            <m:sSupPr>
              <m:ctrlPr>
                <w:del w:id="1337" w:author="Борис Гогинян" w:date="2020-05-30T16:28:00Z">
                  <w:rPr>
                    <w:rFonts w:ascii="Cambria Math" w:hAnsi="Cambria Math" w:cs="Times New Roman"/>
                    <w:sz w:val="28"/>
                    <w:szCs w:val="28"/>
                  </w:rPr>
                </w:del>
              </m:ctrlPr>
            </m:sSupPr>
            <m:e>
              <m:r>
                <w:del w:id="1338" w:author="Борис Гогинян" w:date="2020-05-30T16:28:00Z">
                  <m:rPr>
                    <m:sty m:val="p"/>
                  </m:rPr>
                  <w:rPr>
                    <w:rFonts w:ascii="Cambria Math" w:hAnsi="Cambria Math" w:cs="Times New Roman"/>
                    <w:sz w:val="28"/>
                    <w:szCs w:val="28"/>
                  </w:rPr>
                  <m:t>χ</m:t>
                </w:del>
              </m:r>
            </m:e>
            <m:sup>
              <m:r>
                <w:del w:id="1339" w:author="Борис Гогинян" w:date="2020-05-30T16:28:00Z">
                  <m:rPr>
                    <m:sty m:val="p"/>
                  </m:rPr>
                  <w:rPr>
                    <w:rFonts w:ascii="Cambria Math" w:hAnsi="Cambria Math" w:cs="Times New Roman"/>
                    <w:sz w:val="28"/>
                    <w:szCs w:val="28"/>
                  </w:rPr>
                  <m:t>+</m:t>
                </w:del>
              </m:r>
            </m:sup>
          </m:sSup>
          <m:d>
            <m:dPr>
              <m:ctrlPr>
                <w:del w:id="1340" w:author="Борис Гогинян" w:date="2020-05-30T16:28:00Z">
                  <w:rPr>
                    <w:rFonts w:ascii="Cambria Math" w:hAnsi="Cambria Math" w:cs="Times New Roman"/>
                    <w:b/>
                    <w:sz w:val="28"/>
                    <w:szCs w:val="28"/>
                  </w:rPr>
                </w:del>
              </m:ctrlPr>
            </m:dPr>
            <m:e>
              <m:f>
                <m:fPr>
                  <m:ctrlPr>
                    <w:del w:id="1341" w:author="Борис Гогинян" w:date="2020-05-30T16:28:00Z">
                      <w:rPr>
                        <w:rFonts w:ascii="Cambria Math" w:hAnsi="Cambria Math" w:cs="Times New Roman"/>
                        <w:b/>
                        <w:sz w:val="28"/>
                        <w:szCs w:val="28"/>
                        <w:lang w:val="en-US"/>
                      </w:rPr>
                    </w:del>
                  </m:ctrlPr>
                </m:fPr>
                <m:num>
                  <m:r>
                    <w:del w:id="1342" w:author="Борис Гогинян" w:date="2020-05-30T16:28:00Z">
                      <m:rPr>
                        <m:sty m:val="b"/>
                      </m:rPr>
                      <w:rPr>
                        <w:rFonts w:ascii="Cambria Math" w:hAnsi="Cambria Math" w:cs="Times New Roman"/>
                        <w:sz w:val="28"/>
                        <w:szCs w:val="28"/>
                        <w:lang w:val="en-US"/>
                      </w:rPr>
                      <m:t>v∙m</m:t>
                    </w:del>
                  </m:r>
                </m:num>
                <m:den>
                  <m:r>
                    <w:del w:id="1343" w:author="Борис Гогинян" w:date="2020-05-30T16:28:00Z">
                      <m:rPr>
                        <m:sty m:val="b"/>
                      </m:rPr>
                      <w:rPr>
                        <w:rFonts w:ascii="Cambria Math" w:hAnsi="Cambria Math" w:cs="Times New Roman"/>
                        <w:sz w:val="28"/>
                        <w:szCs w:val="28"/>
                        <w:lang w:val="en-US"/>
                      </w:rPr>
                      <m:t>v∙n</m:t>
                    </w:del>
                  </m:r>
                </m:den>
              </m:f>
            </m:e>
          </m:d>
          <m:r>
            <w:del w:id="1344" w:author="Борис Гогинян" w:date="2020-05-30T16:28:00Z">
              <w:rPr>
                <w:rFonts w:ascii="Cambria Math" w:hAnsi="Cambria Math" w:cs="Times New Roman"/>
                <w:sz w:val="28"/>
                <w:szCs w:val="28"/>
              </w:rPr>
              <m:t xml:space="preserve"> </m:t>
            </w:del>
          </m:r>
          <m:d>
            <m:dPr>
              <m:begChr m:val="{"/>
              <m:endChr m:val=""/>
              <m:ctrlPr>
                <w:del w:id="1345" w:author="Борис Гогинян" w:date="2020-05-30T16:28:00Z">
                  <w:rPr>
                    <w:rFonts w:ascii="Cambria Math" w:hAnsi="Cambria Math" w:cs="Times New Roman"/>
                    <w:i/>
                    <w:sz w:val="28"/>
                    <w:szCs w:val="28"/>
                  </w:rPr>
                </w:del>
              </m:ctrlPr>
            </m:dPr>
            <m:e>
              <m:eqArr>
                <m:eqArrPr>
                  <m:ctrlPr>
                    <w:del w:id="1346" w:author="Борис Гогинян" w:date="2020-05-30T16:28:00Z">
                      <w:rPr>
                        <w:rFonts w:ascii="Cambria Math" w:hAnsi="Cambria Math" w:cs="Times New Roman"/>
                        <w:i/>
                        <w:sz w:val="28"/>
                        <w:szCs w:val="28"/>
                      </w:rPr>
                    </w:del>
                  </m:ctrlPr>
                </m:eqArrPr>
                <m:e>
                  <m:f>
                    <m:fPr>
                      <m:ctrlPr>
                        <w:del w:id="1347" w:author="Борис Гогинян" w:date="2020-05-30T16:28:00Z">
                          <w:rPr>
                            <w:rFonts w:ascii="Cambria Math" w:hAnsi="Cambria Math" w:cs="Times New Roman"/>
                            <w:i/>
                            <w:sz w:val="28"/>
                            <w:szCs w:val="28"/>
                          </w:rPr>
                        </w:del>
                      </m:ctrlPr>
                    </m:fPr>
                    <m:num>
                      <m:r>
                        <w:del w:id="1348" w:author="Борис Гогинян" w:date="2020-05-30T16:28:00Z">
                          <w:rPr>
                            <w:rFonts w:ascii="Cambria Math" w:hAnsi="Cambria Math" w:cs="Times New Roman"/>
                            <w:sz w:val="28"/>
                            <w:szCs w:val="28"/>
                          </w:rPr>
                          <m:t>3.535a+2.181</m:t>
                        </w:del>
                      </m:r>
                      <m:sSup>
                        <m:sSupPr>
                          <m:ctrlPr>
                            <w:del w:id="1349" w:author="Борис Гогинян" w:date="2020-05-30T16:28:00Z">
                              <w:rPr>
                                <w:rFonts w:ascii="Cambria Math" w:hAnsi="Cambria Math" w:cs="Times New Roman"/>
                                <w:i/>
                                <w:sz w:val="28"/>
                                <w:szCs w:val="28"/>
                              </w:rPr>
                            </w:del>
                          </m:ctrlPr>
                        </m:sSupPr>
                        <m:e>
                          <m:r>
                            <w:del w:id="1350" w:author="Борис Гогинян" w:date="2020-05-30T16:28:00Z">
                              <w:rPr>
                                <w:rFonts w:ascii="Cambria Math" w:hAnsi="Cambria Math" w:cs="Times New Roman"/>
                                <w:sz w:val="28"/>
                                <w:szCs w:val="28"/>
                                <w:lang w:val="en-US"/>
                              </w:rPr>
                              <m:t>a</m:t>
                            </w:del>
                          </m:r>
                        </m:e>
                        <m:sup>
                          <m:r>
                            <w:del w:id="1351" w:author="Борис Гогинян" w:date="2020-05-30T16:28:00Z">
                              <w:rPr>
                                <w:rFonts w:ascii="Cambria Math" w:hAnsi="Cambria Math" w:cs="Times New Roman"/>
                                <w:sz w:val="28"/>
                                <w:szCs w:val="28"/>
                              </w:rPr>
                              <m:t>2</m:t>
                            </w:del>
                          </m:r>
                        </m:sup>
                      </m:sSup>
                    </m:num>
                    <m:den>
                      <m:r>
                        <w:del w:id="1352" w:author="Борис Гогинян" w:date="2020-05-30T16:28:00Z">
                          <w:rPr>
                            <w:rFonts w:ascii="Cambria Math" w:hAnsi="Cambria Math" w:cs="Times New Roman"/>
                            <w:sz w:val="28"/>
                            <w:szCs w:val="28"/>
                          </w:rPr>
                          <m:t>1+2.276a+2.577</m:t>
                        </w:del>
                      </m:r>
                      <m:sSup>
                        <m:sSupPr>
                          <m:ctrlPr>
                            <w:del w:id="1353" w:author="Борис Гогинян" w:date="2020-05-30T16:28:00Z">
                              <w:rPr>
                                <w:rFonts w:ascii="Cambria Math" w:hAnsi="Cambria Math" w:cs="Times New Roman"/>
                                <w:i/>
                                <w:sz w:val="28"/>
                                <w:szCs w:val="28"/>
                              </w:rPr>
                            </w:del>
                          </m:ctrlPr>
                        </m:sSupPr>
                        <m:e>
                          <m:r>
                            <w:del w:id="1354" w:author="Борис Гогинян" w:date="2020-05-30T16:28:00Z">
                              <w:rPr>
                                <w:rFonts w:ascii="Cambria Math" w:hAnsi="Cambria Math" w:cs="Times New Roman"/>
                                <w:sz w:val="28"/>
                                <w:szCs w:val="28"/>
                                <w:lang w:val="en-US"/>
                              </w:rPr>
                              <m:t>a</m:t>
                            </w:del>
                          </m:r>
                        </m:e>
                        <m:sup>
                          <m:r>
                            <w:del w:id="1355" w:author="Борис Гогинян" w:date="2020-05-30T16:28:00Z">
                              <w:rPr>
                                <w:rFonts w:ascii="Cambria Math" w:hAnsi="Cambria Math" w:cs="Times New Roman"/>
                                <w:sz w:val="28"/>
                                <w:szCs w:val="28"/>
                              </w:rPr>
                              <m:t>2</m:t>
                            </w:del>
                          </m:r>
                        </m:sup>
                      </m:sSup>
                    </m:den>
                  </m:f>
                  <m:r>
                    <w:del w:id="1356" w:author="Борис Гогинян" w:date="2020-05-30T16:28:00Z">
                      <w:rPr>
                        <w:rFonts w:ascii="Cambria Math" w:hAnsi="Cambria Math" w:cs="Times New Roman"/>
                        <w:sz w:val="28"/>
                        <w:szCs w:val="28"/>
                      </w:rPr>
                      <m:t xml:space="preserve">,  </m:t>
                    </w:del>
                  </m:r>
                  <m:r>
                    <w:del w:id="1357" w:author="Борис Гогинян" w:date="2020-05-30T16:28:00Z">
                      <w:rPr>
                        <w:rFonts w:ascii="Cambria Math" w:hAnsi="Cambria Math" w:cs="Times New Roman"/>
                        <w:sz w:val="28"/>
                        <w:szCs w:val="28"/>
                        <w:lang w:val="en-US"/>
                      </w:rPr>
                      <m:t>a&lt;1.6</m:t>
                    </w:del>
                  </m:r>
                </m:e>
                <m:e>
                  <m:r>
                    <w:del w:id="1358" w:author="Борис Гогинян" w:date="2020-05-30T16:28:00Z">
                      <w:rPr>
                        <w:rFonts w:ascii="Cambria Math" w:hAnsi="Cambria Math" w:cs="Times New Roman"/>
                        <w:sz w:val="28"/>
                        <w:szCs w:val="28"/>
                      </w:rPr>
                      <m:t>1,  в другом случае</m:t>
                    </w:del>
                  </m:r>
                </m:e>
              </m:eqArr>
            </m:e>
          </m:d>
        </m:oMath>
      </m:oMathPara>
    </w:p>
    <w:p w14:paraId="3E01A0D0" w14:textId="16B87782" w:rsidR="00A6235B" w:rsidRPr="00B12333" w:rsidDel="0091212B" w:rsidRDefault="00A6235B" w:rsidP="0091212B">
      <w:pPr>
        <w:pStyle w:val="a5"/>
        <w:shd w:val="clear" w:color="auto" w:fill="FFFFFF" w:themeFill="background1"/>
        <w:spacing w:after="0" w:line="276" w:lineRule="auto"/>
        <w:jc w:val="center"/>
        <w:rPr>
          <w:del w:id="1359" w:author="Борис Гогинян" w:date="2020-05-30T16:28:00Z"/>
          <w:rFonts w:ascii="Times New Roman" w:hAnsi="Times New Roman" w:cs="Times New Roman"/>
          <w:sz w:val="28"/>
          <w:szCs w:val="28"/>
        </w:rPr>
        <w:pPrChange w:id="1360" w:author="Борис Гогинян" w:date="2020-05-30T16:28:00Z">
          <w:pPr>
            <w:pStyle w:val="a5"/>
            <w:shd w:val="clear" w:color="auto" w:fill="FFFFFF" w:themeFill="background1"/>
            <w:spacing w:line="276" w:lineRule="auto"/>
          </w:pPr>
        </w:pPrChange>
      </w:pPr>
    </w:p>
    <w:p w14:paraId="5F832EC4" w14:textId="19D144F5" w:rsidR="00A6235B" w:rsidRPr="00B12333" w:rsidDel="0091212B" w:rsidRDefault="00A6235B" w:rsidP="0091212B">
      <w:pPr>
        <w:pStyle w:val="a5"/>
        <w:numPr>
          <w:ilvl w:val="0"/>
          <w:numId w:val="11"/>
        </w:numPr>
        <w:shd w:val="clear" w:color="auto" w:fill="FFFFFF" w:themeFill="background1"/>
        <w:spacing w:after="0" w:line="276" w:lineRule="auto"/>
        <w:jc w:val="center"/>
        <w:rPr>
          <w:del w:id="1361" w:author="Борис Гогинян" w:date="2020-05-30T16:28:00Z"/>
          <w:rFonts w:ascii="Times New Roman" w:hAnsi="Times New Roman" w:cs="Times New Roman"/>
          <w:sz w:val="28"/>
          <w:szCs w:val="28"/>
        </w:rPr>
        <w:pPrChange w:id="1362" w:author="Борис Гогинян" w:date="2020-05-30T16:28:00Z">
          <w:pPr>
            <w:pStyle w:val="a5"/>
            <w:numPr>
              <w:numId w:val="11"/>
            </w:numPr>
            <w:shd w:val="clear" w:color="auto" w:fill="FFFFFF" w:themeFill="background1"/>
            <w:spacing w:line="276" w:lineRule="auto"/>
            <w:ind w:hanging="360"/>
          </w:pPr>
        </w:pPrChange>
      </w:pPr>
      <w:del w:id="1363" w:author="Борис Гогинян" w:date="2020-05-30T16:28:00Z">
        <w:r w:rsidRPr="00B12333" w:rsidDel="0091212B">
          <w:rPr>
            <w:rFonts w:ascii="Times New Roman" w:hAnsi="Times New Roman" w:cs="Times New Roman"/>
            <w:sz w:val="28"/>
            <w:szCs w:val="28"/>
          </w:rPr>
          <w:delText>Распределение Фонга (</w:delText>
        </w:r>
        <w:r w:rsidRPr="00B12333" w:rsidDel="0091212B">
          <w:rPr>
            <w:rFonts w:ascii="Times New Roman" w:hAnsi="Times New Roman" w:cs="Times New Roman"/>
            <w:sz w:val="28"/>
            <w:szCs w:val="28"/>
            <w:lang w:val="en-US"/>
          </w:rPr>
          <w:delText>Phong</w:delText>
        </w:r>
        <w:r w:rsidRPr="00B12333" w:rsidDel="0091212B">
          <w:rPr>
            <w:rFonts w:ascii="Times New Roman" w:hAnsi="Times New Roman" w:cs="Times New Roman"/>
            <w:sz w:val="28"/>
            <w:szCs w:val="28"/>
          </w:rPr>
          <w:delText>)</w:delText>
        </w:r>
        <w:r w:rsidR="00CB7533" w:rsidRPr="00B12333" w:rsidDel="0091212B">
          <w:rPr>
            <w:rFonts w:ascii="Times New Roman" w:hAnsi="Times New Roman" w:cs="Times New Roman"/>
            <w:sz w:val="28"/>
            <w:szCs w:val="28"/>
            <w:lang w:val="en-US"/>
          </w:rPr>
          <w:delText>:</w:delText>
        </w:r>
      </w:del>
    </w:p>
    <w:p w14:paraId="349B098F" w14:textId="1860E5AB" w:rsidR="00B06873" w:rsidRPr="00B12333" w:rsidDel="0091212B" w:rsidRDefault="00CB7533" w:rsidP="0091212B">
      <w:pPr>
        <w:pStyle w:val="a5"/>
        <w:shd w:val="clear" w:color="auto" w:fill="FFFFFF" w:themeFill="background1"/>
        <w:spacing w:after="0" w:line="276" w:lineRule="auto"/>
        <w:jc w:val="center"/>
        <w:rPr>
          <w:del w:id="1364" w:author="Борис Гогинян" w:date="2020-05-30T16:28:00Z"/>
          <w:rFonts w:ascii="Times New Roman" w:hAnsi="Times New Roman" w:cs="Times New Roman"/>
          <w:sz w:val="28"/>
          <w:szCs w:val="28"/>
        </w:rPr>
        <w:pPrChange w:id="1365" w:author="Борис Гогинян" w:date="2020-05-30T16:28:00Z">
          <w:pPr>
            <w:pStyle w:val="a5"/>
            <w:shd w:val="clear" w:color="auto" w:fill="FFFFFF" w:themeFill="background1"/>
            <w:spacing w:line="276" w:lineRule="auto"/>
          </w:pPr>
        </w:pPrChange>
      </w:pPr>
      <m:oMathPara>
        <m:oMath>
          <m:r>
            <w:del w:id="1366" w:author="Борис Гогинян" w:date="2020-05-30T16:28:00Z">
              <w:rPr>
                <w:rFonts w:ascii="Cambria Math" w:hAnsi="Cambria Math" w:cs="Times New Roman"/>
                <w:sz w:val="28"/>
                <w:szCs w:val="28"/>
              </w:rPr>
              <m:t>D</m:t>
            </w:del>
          </m:r>
          <m:d>
            <m:dPr>
              <m:ctrlPr>
                <w:del w:id="1367" w:author="Борис Гогинян" w:date="2020-05-30T16:28:00Z">
                  <w:rPr>
                    <w:rFonts w:ascii="Cambria Math" w:hAnsi="Cambria Math" w:cs="Times New Roman"/>
                    <w:sz w:val="28"/>
                    <w:szCs w:val="28"/>
                  </w:rPr>
                </w:del>
              </m:ctrlPr>
            </m:dPr>
            <m:e>
              <m:r>
                <w:del w:id="1368" w:author="Борис Гогинян" w:date="2020-05-30T16:28:00Z">
                  <m:rPr>
                    <m:sty m:val="b"/>
                  </m:rPr>
                  <w:rPr>
                    <w:rFonts w:ascii="Cambria Math" w:hAnsi="Cambria Math" w:cs="Times New Roman"/>
                    <w:sz w:val="28"/>
                    <w:szCs w:val="28"/>
                  </w:rPr>
                  <m:t>m</m:t>
                </w:del>
              </m:r>
            </m:e>
          </m:d>
          <m:r>
            <w:del w:id="1369" w:author="Борис Гогинян" w:date="2020-05-30T16:28:00Z">
              <m:rPr>
                <m:sty m:val="p"/>
              </m:rPr>
              <w:rPr>
                <w:rFonts w:ascii="Cambria Math" w:hAnsi="Cambria Math" w:cs="Times New Roman"/>
                <w:sz w:val="28"/>
                <w:szCs w:val="28"/>
              </w:rPr>
              <m:t xml:space="preserve">= </m:t>
            </w:del>
          </m:r>
          <m:sSup>
            <m:sSupPr>
              <m:ctrlPr>
                <w:del w:id="1370" w:author="Борис Гогинян" w:date="2020-05-30T16:28:00Z">
                  <w:rPr>
                    <w:rFonts w:ascii="Cambria Math" w:hAnsi="Cambria Math" w:cs="Times New Roman"/>
                    <w:sz w:val="28"/>
                    <w:szCs w:val="28"/>
                  </w:rPr>
                </w:del>
              </m:ctrlPr>
            </m:sSupPr>
            <m:e>
              <m:r>
                <w:del w:id="1371" w:author="Борис Гогинян" w:date="2020-05-30T16:28:00Z">
                  <m:rPr>
                    <m:sty m:val="p"/>
                  </m:rPr>
                  <w:rPr>
                    <w:rFonts w:ascii="Cambria Math" w:hAnsi="Cambria Math" w:cs="Times New Roman"/>
                    <w:sz w:val="28"/>
                    <w:szCs w:val="28"/>
                  </w:rPr>
                  <m:t>χ</m:t>
                </w:del>
              </m:r>
            </m:e>
            <m:sup>
              <m:r>
                <w:del w:id="1372" w:author="Борис Гогинян" w:date="2020-05-30T16:28:00Z">
                  <m:rPr>
                    <m:sty m:val="p"/>
                  </m:rPr>
                  <w:rPr>
                    <w:rFonts w:ascii="Cambria Math" w:hAnsi="Cambria Math" w:cs="Times New Roman"/>
                    <w:sz w:val="28"/>
                    <w:szCs w:val="28"/>
                  </w:rPr>
                  <m:t>+</m:t>
                </w:del>
              </m:r>
            </m:sup>
          </m:sSup>
          <m:d>
            <m:dPr>
              <m:ctrlPr>
                <w:del w:id="1373" w:author="Борис Гогинян" w:date="2020-05-30T16:28:00Z">
                  <w:rPr>
                    <w:rFonts w:ascii="Cambria Math" w:hAnsi="Cambria Math" w:cs="Times New Roman"/>
                    <w:b/>
                    <w:sz w:val="28"/>
                    <w:szCs w:val="28"/>
                  </w:rPr>
                </w:del>
              </m:ctrlPr>
            </m:dPr>
            <m:e>
              <m:r>
                <w:del w:id="1374" w:author="Борис Гогинян" w:date="2020-05-30T16:28:00Z">
                  <m:rPr>
                    <m:sty m:val="b"/>
                  </m:rPr>
                  <w:rPr>
                    <w:rFonts w:ascii="Cambria Math" w:hAnsi="Cambria Math" w:cs="Times New Roman"/>
                    <w:sz w:val="28"/>
                    <w:szCs w:val="28"/>
                    <w:lang w:val="en-US"/>
                  </w:rPr>
                  <m:t>m∙n</m:t>
                </w:del>
              </m:r>
            </m:e>
          </m:d>
          <m:f>
            <m:fPr>
              <m:ctrlPr>
                <w:del w:id="1375" w:author="Борис Гогинян" w:date="2020-05-30T16:28:00Z">
                  <w:rPr>
                    <w:rFonts w:ascii="Cambria Math" w:hAnsi="Cambria Math" w:cs="Times New Roman"/>
                    <w:i/>
                    <w:sz w:val="28"/>
                    <w:szCs w:val="28"/>
                  </w:rPr>
                </w:del>
              </m:ctrlPr>
            </m:fPr>
            <m:num>
              <m:sSub>
                <m:sSubPr>
                  <m:ctrlPr>
                    <w:del w:id="1376" w:author="Борис Гогинян" w:date="2020-05-30T16:28:00Z">
                      <w:rPr>
                        <w:rFonts w:ascii="Cambria Math" w:hAnsi="Cambria Math" w:cs="Times New Roman"/>
                        <w:i/>
                        <w:sz w:val="28"/>
                        <w:szCs w:val="28"/>
                      </w:rPr>
                    </w:del>
                  </m:ctrlPr>
                </m:sSubPr>
                <m:e>
                  <m:r>
                    <w:del w:id="1377" w:author="Борис Гогинян" w:date="2020-05-30T16:28:00Z">
                      <w:rPr>
                        <w:rFonts w:ascii="Cambria Math" w:hAnsi="Cambria Math" w:cs="Times New Roman"/>
                        <w:sz w:val="28"/>
                        <w:szCs w:val="28"/>
                      </w:rPr>
                      <m:t>α</m:t>
                    </w:del>
                  </m:r>
                </m:e>
                <m:sub>
                  <m:r>
                    <w:del w:id="1378" w:author="Борис Гогинян" w:date="2020-05-30T16:28:00Z">
                      <w:rPr>
                        <w:rFonts w:ascii="Cambria Math" w:hAnsi="Cambria Math" w:cs="Times New Roman"/>
                        <w:sz w:val="28"/>
                        <w:szCs w:val="28"/>
                      </w:rPr>
                      <m:t>p</m:t>
                    </w:del>
                  </m:r>
                </m:sub>
              </m:sSub>
              <m:r>
                <w:del w:id="1379" w:author="Борис Гогинян" w:date="2020-05-30T16:28:00Z">
                  <w:rPr>
                    <w:rFonts w:ascii="Cambria Math" w:hAnsi="Cambria Math" w:cs="Times New Roman"/>
                    <w:sz w:val="28"/>
                    <w:szCs w:val="28"/>
                  </w:rPr>
                  <m:t>+2</m:t>
                </w:del>
              </m:r>
            </m:num>
            <m:den>
              <m:r>
                <w:del w:id="1380" w:author="Борис Гогинян" w:date="2020-05-30T16:28:00Z">
                  <w:rPr>
                    <w:rFonts w:ascii="Cambria Math" w:hAnsi="Cambria Math" w:cs="Times New Roman"/>
                    <w:sz w:val="28"/>
                    <w:szCs w:val="28"/>
                  </w:rPr>
                  <m:t>2π</m:t>
                </w:del>
              </m:r>
            </m:den>
          </m:f>
          <m:sSup>
            <m:sSupPr>
              <m:ctrlPr>
                <w:del w:id="1381" w:author="Борис Гогинян" w:date="2020-05-30T16:28:00Z">
                  <w:rPr>
                    <w:rFonts w:ascii="Cambria Math" w:hAnsi="Cambria Math" w:cs="Times New Roman"/>
                    <w:i/>
                    <w:sz w:val="28"/>
                    <w:szCs w:val="28"/>
                  </w:rPr>
                </w:del>
              </m:ctrlPr>
            </m:sSupPr>
            <m:e>
              <m:r>
                <w:del w:id="1382" w:author="Борис Гогинян" w:date="2020-05-30T16:28:00Z">
                  <w:rPr>
                    <w:rFonts w:ascii="Cambria Math" w:hAnsi="Cambria Math" w:cs="Times New Roman"/>
                    <w:sz w:val="28"/>
                    <w:szCs w:val="28"/>
                  </w:rPr>
                  <m:t>(cos</m:t>
                </w:del>
              </m:r>
              <m:sSub>
                <m:sSubPr>
                  <m:ctrlPr>
                    <w:del w:id="1383" w:author="Борис Гогинян" w:date="2020-05-30T16:28:00Z">
                      <w:rPr>
                        <w:rFonts w:ascii="Cambria Math" w:hAnsi="Cambria Math" w:cs="Times New Roman"/>
                        <w:sz w:val="28"/>
                        <w:szCs w:val="28"/>
                      </w:rPr>
                    </w:del>
                  </m:ctrlPr>
                </m:sSubPr>
                <m:e>
                  <m:r>
                    <w:del w:id="1384" w:author="Борис Гогинян" w:date="2020-05-30T16:28:00Z">
                      <m:rPr>
                        <m:sty m:val="p"/>
                      </m:rPr>
                      <w:rPr>
                        <w:rFonts w:ascii="Cambria Math" w:hAnsi="Cambria Math" w:cs="Times New Roman"/>
                        <w:sz w:val="28"/>
                        <w:szCs w:val="28"/>
                      </w:rPr>
                      <m:t>θ</m:t>
                    </w:del>
                  </m:r>
                </m:e>
                <m:sub>
                  <m:r>
                    <w:del w:id="1385" w:author="Борис Гогинян" w:date="2020-05-30T16:28:00Z">
                      <w:rPr>
                        <w:rFonts w:ascii="Cambria Math" w:hAnsi="Cambria Math" w:cs="Times New Roman"/>
                        <w:sz w:val="28"/>
                        <w:szCs w:val="28"/>
                      </w:rPr>
                      <m:t>m</m:t>
                    </w:del>
                  </m:r>
                </m:sub>
              </m:sSub>
              <m:r>
                <w:del w:id="1386" w:author="Борис Гогинян" w:date="2020-05-30T16:28:00Z">
                  <w:rPr>
                    <w:rFonts w:ascii="Cambria Math" w:hAnsi="Cambria Math" w:cs="Times New Roman"/>
                    <w:sz w:val="28"/>
                    <w:szCs w:val="28"/>
                  </w:rPr>
                  <m:t>)</m:t>
                </w:del>
              </m:r>
            </m:e>
            <m:sup>
              <m:sSub>
                <m:sSubPr>
                  <m:ctrlPr>
                    <w:del w:id="1387" w:author="Борис Гогинян" w:date="2020-05-30T16:28:00Z">
                      <w:rPr>
                        <w:rFonts w:ascii="Cambria Math" w:hAnsi="Cambria Math" w:cs="Times New Roman"/>
                        <w:i/>
                        <w:sz w:val="28"/>
                        <w:szCs w:val="28"/>
                      </w:rPr>
                    </w:del>
                  </m:ctrlPr>
                </m:sSubPr>
                <m:e>
                  <m:r>
                    <w:del w:id="1388" w:author="Борис Гогинян" w:date="2020-05-30T16:28:00Z">
                      <w:rPr>
                        <w:rFonts w:ascii="Cambria Math" w:hAnsi="Cambria Math" w:cs="Times New Roman"/>
                        <w:sz w:val="28"/>
                        <w:szCs w:val="28"/>
                      </w:rPr>
                      <m:t>α</m:t>
                    </w:del>
                  </m:r>
                </m:e>
                <m:sub>
                  <m:r>
                    <w:del w:id="1389" w:author="Борис Гогинян" w:date="2020-05-30T16:28:00Z">
                      <w:rPr>
                        <w:rFonts w:ascii="Cambria Math" w:hAnsi="Cambria Math" w:cs="Times New Roman"/>
                        <w:sz w:val="28"/>
                        <w:szCs w:val="28"/>
                      </w:rPr>
                      <m:t>p</m:t>
                    </w:del>
                  </m:r>
                </m:sub>
              </m:sSub>
            </m:sup>
          </m:sSup>
        </m:oMath>
      </m:oMathPara>
    </w:p>
    <w:p w14:paraId="1D89D4D1" w14:textId="515F36AA" w:rsidR="00846316" w:rsidRPr="00B12333" w:rsidDel="0091212B" w:rsidRDefault="0099704B" w:rsidP="0091212B">
      <w:pPr>
        <w:pStyle w:val="a5"/>
        <w:shd w:val="clear" w:color="auto" w:fill="FFFFFF" w:themeFill="background1"/>
        <w:spacing w:after="0" w:line="276" w:lineRule="auto"/>
        <w:jc w:val="center"/>
        <w:rPr>
          <w:del w:id="1390" w:author="Борис Гогинян" w:date="2020-05-30T16:28:00Z"/>
          <w:rFonts w:ascii="Times New Roman" w:hAnsi="Times New Roman" w:cs="Times New Roman"/>
          <w:sz w:val="28"/>
          <w:szCs w:val="28"/>
        </w:rPr>
        <w:pPrChange w:id="1391" w:author="Борис Гогинян" w:date="2020-05-30T16:28:00Z">
          <w:pPr>
            <w:pStyle w:val="a5"/>
            <w:shd w:val="clear" w:color="auto" w:fill="FFFFFF" w:themeFill="background1"/>
            <w:spacing w:line="276" w:lineRule="auto"/>
          </w:pPr>
        </w:pPrChange>
      </w:pPr>
      <m:oMath>
        <m:sSub>
          <m:sSubPr>
            <m:ctrlPr>
              <w:del w:id="1392" w:author="Борис Гогинян" w:date="2020-05-30T16:28:00Z">
                <w:rPr>
                  <w:rFonts w:ascii="Cambria Math" w:hAnsi="Cambria Math" w:cs="Times New Roman"/>
                  <w:i/>
                  <w:sz w:val="28"/>
                  <w:szCs w:val="28"/>
                </w:rPr>
              </w:del>
            </m:ctrlPr>
          </m:sSubPr>
          <m:e>
            <m:r>
              <w:del w:id="1393" w:author="Борис Гогинян" w:date="2020-05-30T16:28:00Z">
                <w:rPr>
                  <w:rFonts w:ascii="Cambria Math" w:hAnsi="Cambria Math" w:cs="Times New Roman"/>
                  <w:sz w:val="28"/>
                  <w:szCs w:val="28"/>
                </w:rPr>
                <m:t>α</m:t>
              </w:del>
            </m:r>
          </m:e>
          <m:sub>
            <m:r>
              <w:del w:id="1394" w:author="Борис Гогинян" w:date="2020-05-30T16:28:00Z">
                <w:rPr>
                  <w:rFonts w:ascii="Cambria Math" w:hAnsi="Cambria Math" w:cs="Times New Roman"/>
                  <w:sz w:val="28"/>
                  <w:szCs w:val="28"/>
                </w:rPr>
                <m:t>p</m:t>
              </w:del>
            </m:r>
          </m:sub>
        </m:sSub>
      </m:oMath>
      <w:del w:id="1395" w:author="Борис Гогинян" w:date="2020-05-30T16:28:00Z">
        <w:r w:rsidR="00846316" w:rsidRPr="00B12333" w:rsidDel="0091212B">
          <w:rPr>
            <w:rFonts w:ascii="Times New Roman" w:hAnsi="Times New Roman" w:cs="Times New Roman"/>
            <w:sz w:val="28"/>
            <w:szCs w:val="28"/>
          </w:rPr>
          <w:delText xml:space="preserve"> - параметр шероховатости для распр. Фонга; </w:delText>
        </w:r>
      </w:del>
    </w:p>
    <w:p w14:paraId="69A4AA13" w14:textId="4BB2C3F8" w:rsidR="00A6235B" w:rsidRPr="00B12333" w:rsidDel="0091212B" w:rsidRDefault="00CB7143" w:rsidP="0091212B">
      <w:pPr>
        <w:shd w:val="clear" w:color="auto" w:fill="FFFFFF" w:themeFill="background1"/>
        <w:spacing w:after="0" w:line="276" w:lineRule="auto"/>
        <w:ind w:left="708"/>
        <w:contextualSpacing/>
        <w:jc w:val="center"/>
        <w:rPr>
          <w:del w:id="1396" w:author="Борис Гогинян" w:date="2020-05-30T16:28:00Z"/>
          <w:rFonts w:ascii="Times New Roman" w:hAnsi="Times New Roman" w:cs="Times New Roman"/>
          <w:sz w:val="28"/>
          <w:szCs w:val="28"/>
        </w:rPr>
        <w:pPrChange w:id="1397" w:author="Борис Гогинян" w:date="2020-05-30T16:28:00Z">
          <w:pPr>
            <w:shd w:val="clear" w:color="auto" w:fill="FFFFFF" w:themeFill="background1"/>
            <w:spacing w:line="276" w:lineRule="auto"/>
            <w:ind w:left="708"/>
          </w:pPr>
        </w:pPrChange>
      </w:pPr>
      <w:del w:id="1398" w:author="Борис Гогинян" w:date="2020-05-30T16:28:00Z">
        <w:r w:rsidRPr="00B12333" w:rsidDel="0091212B">
          <w:rPr>
            <w:rFonts w:ascii="Times New Roman" w:hAnsi="Times New Roman" w:cs="Times New Roman"/>
            <w:sz w:val="28"/>
            <w:szCs w:val="28"/>
          </w:rPr>
          <w:delText xml:space="preserve">Функция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12333" w:rsidDel="0091212B">
          <w:rPr>
            <w:rFonts w:ascii="Times New Roman" w:hAnsi="Times New Roman" w:cs="Times New Roman"/>
            <w:sz w:val="28"/>
            <w:szCs w:val="28"/>
          </w:rPr>
          <w:delText xml:space="preserve"> такая же, ка и в распределении Бэкманна, за исключением того, что </w:delTex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12333" w:rsidDel="0091212B">
          <w:rPr>
            <w:rFonts w:ascii="Times New Roman" w:hAnsi="Times New Roman" w:cs="Times New Roman"/>
            <w:sz w:val="28"/>
            <w:szCs w:val="28"/>
          </w:rPr>
          <w:delText xml:space="preserve">; </w:del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12333" w:rsidDel="0091212B">
          <w:rPr>
            <w:rFonts w:ascii="Times New Roman" w:hAnsi="Times New Roman" w:cs="Times New Roman"/>
            <w:sz w:val="28"/>
            <w:szCs w:val="28"/>
          </w:rPr>
          <w:delText>.</w:delText>
        </w:r>
      </w:del>
    </w:p>
    <w:p w14:paraId="549A20EB" w14:textId="2414D8D6" w:rsidR="00CB7143" w:rsidRPr="00B12333" w:rsidDel="0091212B" w:rsidRDefault="00CB7143" w:rsidP="0091212B">
      <w:pPr>
        <w:shd w:val="clear" w:color="auto" w:fill="FFFFFF" w:themeFill="background1"/>
        <w:spacing w:after="0" w:line="276" w:lineRule="auto"/>
        <w:ind w:left="708"/>
        <w:contextualSpacing/>
        <w:jc w:val="center"/>
        <w:rPr>
          <w:del w:id="1399" w:author="Борис Гогинян" w:date="2020-05-30T16:28:00Z"/>
          <w:rFonts w:ascii="Times New Roman" w:hAnsi="Times New Roman" w:cs="Times New Roman"/>
          <w:sz w:val="28"/>
          <w:szCs w:val="28"/>
        </w:rPr>
        <w:pPrChange w:id="1400" w:author="Борис Гогинян" w:date="2020-05-30T16:28:00Z">
          <w:pPr>
            <w:shd w:val="clear" w:color="auto" w:fill="FFFFFF" w:themeFill="background1"/>
            <w:spacing w:line="276" w:lineRule="auto"/>
            <w:ind w:left="708"/>
          </w:pPr>
        </w:pPrChange>
      </w:pPr>
    </w:p>
    <w:p w14:paraId="6D1D97F5" w14:textId="20447498" w:rsidR="00A6235B" w:rsidRPr="00B12333" w:rsidDel="0091212B" w:rsidRDefault="00A6235B" w:rsidP="0091212B">
      <w:pPr>
        <w:pStyle w:val="a5"/>
        <w:numPr>
          <w:ilvl w:val="0"/>
          <w:numId w:val="11"/>
        </w:numPr>
        <w:shd w:val="clear" w:color="auto" w:fill="FFFFFF" w:themeFill="background1"/>
        <w:spacing w:after="0" w:line="276" w:lineRule="auto"/>
        <w:jc w:val="center"/>
        <w:rPr>
          <w:del w:id="1401" w:author="Борис Гогинян" w:date="2020-05-30T16:28:00Z"/>
          <w:rFonts w:ascii="Times New Roman" w:hAnsi="Times New Roman" w:cs="Times New Roman"/>
          <w:sz w:val="28"/>
          <w:szCs w:val="28"/>
        </w:rPr>
        <w:pPrChange w:id="1402" w:author="Борис Гогинян" w:date="2020-05-30T16:28:00Z">
          <w:pPr>
            <w:pStyle w:val="a5"/>
            <w:numPr>
              <w:numId w:val="11"/>
            </w:numPr>
            <w:shd w:val="clear" w:color="auto" w:fill="FFFFFF" w:themeFill="background1"/>
            <w:spacing w:line="276" w:lineRule="auto"/>
            <w:ind w:hanging="360"/>
          </w:pPr>
        </w:pPrChange>
      </w:pPr>
      <w:del w:id="1403" w:author="Борис Гогинян" w:date="2020-05-30T16:28:00Z">
        <w:r w:rsidRPr="00B12333" w:rsidDel="0091212B">
          <w:rPr>
            <w:rFonts w:ascii="Times New Roman" w:hAnsi="Times New Roman" w:cs="Times New Roman"/>
            <w:sz w:val="28"/>
            <w:szCs w:val="28"/>
          </w:rPr>
          <w:delText xml:space="preserve">Распределение </w:delText>
        </w:r>
        <w:r w:rsidRPr="00B12333" w:rsidDel="0091212B">
          <w:rPr>
            <w:rFonts w:ascii="Times New Roman" w:hAnsi="Times New Roman" w:cs="Times New Roman"/>
            <w:sz w:val="28"/>
            <w:szCs w:val="28"/>
            <w:lang w:val="en-US"/>
          </w:rPr>
          <w:delText>GGX</w:delText>
        </w:r>
      </w:del>
    </w:p>
    <w:p w14:paraId="5EFB6CF1" w14:textId="7D39A67C" w:rsidR="00CB7143" w:rsidRPr="00B12333" w:rsidDel="0091212B" w:rsidRDefault="00CB7143" w:rsidP="0091212B">
      <w:pPr>
        <w:pStyle w:val="a5"/>
        <w:shd w:val="clear" w:color="auto" w:fill="FFFFFF" w:themeFill="background1"/>
        <w:spacing w:after="0" w:line="276" w:lineRule="auto"/>
        <w:jc w:val="center"/>
        <w:rPr>
          <w:del w:id="1404" w:author="Борис Гогинян" w:date="2020-05-30T16:28:00Z"/>
          <w:rFonts w:ascii="Times New Roman" w:hAnsi="Times New Roman" w:cs="Times New Roman"/>
          <w:sz w:val="28"/>
          <w:szCs w:val="28"/>
          <w:lang w:val="en-US"/>
        </w:rPr>
        <w:pPrChange w:id="1405" w:author="Борис Гогинян" w:date="2020-05-30T16:28:00Z">
          <w:pPr>
            <w:pStyle w:val="a5"/>
            <w:shd w:val="clear" w:color="auto" w:fill="FFFFFF" w:themeFill="background1"/>
            <w:spacing w:line="276" w:lineRule="auto"/>
          </w:pPr>
        </w:pPrChange>
      </w:pPr>
    </w:p>
    <w:p w14:paraId="61E98ACB" w14:textId="7E5DAF83" w:rsidR="00CB7143" w:rsidRPr="00B12333" w:rsidDel="0091212B" w:rsidRDefault="00CB7143" w:rsidP="0091212B">
      <w:pPr>
        <w:pStyle w:val="a5"/>
        <w:shd w:val="clear" w:color="auto" w:fill="FFFFFF" w:themeFill="background1"/>
        <w:spacing w:after="0" w:line="276" w:lineRule="auto"/>
        <w:jc w:val="center"/>
        <w:rPr>
          <w:del w:id="1406" w:author="Борис Гогинян" w:date="2020-05-30T16:28:00Z"/>
          <w:rFonts w:ascii="Times New Roman" w:hAnsi="Times New Roman" w:cs="Times New Roman"/>
          <w:sz w:val="28"/>
          <w:szCs w:val="28"/>
        </w:rPr>
        <w:pPrChange w:id="1407" w:author="Борис Гогинян" w:date="2020-05-30T16:28:00Z">
          <w:pPr>
            <w:pStyle w:val="a5"/>
            <w:shd w:val="clear" w:color="auto" w:fill="FFFFFF" w:themeFill="background1"/>
            <w:spacing w:line="276" w:lineRule="auto"/>
          </w:pPr>
        </w:pPrChange>
      </w:pPr>
      <m:oMathPara>
        <m:oMath>
          <m:r>
            <w:del w:id="1408" w:author="Борис Гогинян" w:date="2020-05-30T16:28:00Z">
              <w:rPr>
                <w:rFonts w:ascii="Cambria Math" w:hAnsi="Cambria Math" w:cs="Times New Roman"/>
                <w:sz w:val="28"/>
                <w:szCs w:val="28"/>
              </w:rPr>
              <m:t>D</m:t>
            </w:del>
          </m:r>
          <m:d>
            <m:dPr>
              <m:ctrlPr>
                <w:del w:id="1409" w:author="Борис Гогинян" w:date="2020-05-30T16:28:00Z">
                  <w:rPr>
                    <w:rFonts w:ascii="Cambria Math" w:hAnsi="Cambria Math" w:cs="Times New Roman"/>
                    <w:sz w:val="28"/>
                    <w:szCs w:val="28"/>
                  </w:rPr>
                </w:del>
              </m:ctrlPr>
            </m:dPr>
            <m:e>
              <m:r>
                <w:del w:id="1410" w:author="Борис Гогинян" w:date="2020-05-30T16:28:00Z">
                  <m:rPr>
                    <m:sty m:val="b"/>
                  </m:rPr>
                  <w:rPr>
                    <w:rFonts w:ascii="Cambria Math" w:hAnsi="Cambria Math" w:cs="Times New Roman"/>
                    <w:sz w:val="28"/>
                    <w:szCs w:val="28"/>
                  </w:rPr>
                  <m:t>m</m:t>
                </w:del>
              </m:r>
            </m:e>
          </m:d>
          <m:r>
            <w:del w:id="1411" w:author="Борис Гогинян" w:date="2020-05-30T16:28:00Z">
              <m:rPr>
                <m:sty m:val="p"/>
              </m:rPr>
              <w:rPr>
                <w:rFonts w:ascii="Cambria Math" w:hAnsi="Cambria Math" w:cs="Times New Roman"/>
                <w:sz w:val="28"/>
                <w:szCs w:val="28"/>
                <w:lang w:val="en-US"/>
              </w:rPr>
              <m:t xml:space="preserve">= </m:t>
            </w:del>
          </m:r>
          <m:f>
            <m:fPr>
              <m:ctrlPr>
                <w:del w:id="1412" w:author="Борис Гогинян" w:date="2020-05-30T16:28:00Z">
                  <w:rPr>
                    <w:rFonts w:ascii="Cambria Math" w:hAnsi="Cambria Math" w:cs="Times New Roman"/>
                    <w:i/>
                    <w:sz w:val="28"/>
                    <w:szCs w:val="28"/>
                  </w:rPr>
                </w:del>
              </m:ctrlPr>
            </m:fPr>
            <m:num>
              <m:sSubSup>
                <m:sSubSupPr>
                  <m:ctrlPr>
                    <w:del w:id="1413" w:author="Борис Гогинян" w:date="2020-05-30T16:28:00Z">
                      <w:rPr>
                        <w:rFonts w:ascii="Cambria Math" w:hAnsi="Cambria Math" w:cs="Times New Roman"/>
                        <w:i/>
                        <w:sz w:val="28"/>
                        <w:szCs w:val="28"/>
                      </w:rPr>
                    </w:del>
                  </m:ctrlPr>
                </m:sSubSupPr>
                <m:e>
                  <m:r>
                    <w:del w:id="1414" w:author="Борис Гогинян" w:date="2020-05-30T16:28:00Z">
                      <w:rPr>
                        <w:rFonts w:ascii="Cambria Math" w:hAnsi="Cambria Math" w:cs="Times New Roman"/>
                        <w:sz w:val="28"/>
                        <w:szCs w:val="28"/>
                      </w:rPr>
                      <m:t>α</m:t>
                    </w:del>
                  </m:r>
                </m:e>
                <m:sub>
                  <m:r>
                    <w:del w:id="1415" w:author="Борис Гогинян" w:date="2020-05-30T16:28:00Z">
                      <m:rPr>
                        <m:sty m:val="p"/>
                      </m:rPr>
                      <w:rPr>
                        <w:rFonts w:ascii="Cambria Math" w:hAnsi="Cambria Math" w:cs="Times New Roman"/>
                        <w:sz w:val="28"/>
                        <w:szCs w:val="28"/>
                      </w:rPr>
                      <m:t>g</m:t>
                    </w:del>
                  </m:r>
                </m:sub>
                <m:sup>
                  <m:r>
                    <w:del w:id="1416" w:author="Борис Гогинян" w:date="2020-05-30T16:28:00Z">
                      <w:rPr>
                        <w:rFonts w:ascii="Cambria Math" w:hAnsi="Cambria Math" w:cs="Times New Roman"/>
                        <w:sz w:val="28"/>
                        <w:szCs w:val="28"/>
                      </w:rPr>
                      <m:t>2</m:t>
                    </w:del>
                  </m:r>
                </m:sup>
              </m:sSubSup>
              <m:r>
                <w:del w:id="1417" w:author="Борис Гогинян" w:date="2020-05-30T16:28:00Z">
                  <w:rPr>
                    <w:rFonts w:ascii="Cambria Math" w:hAnsi="Cambria Math" w:cs="Times New Roman"/>
                    <w:sz w:val="28"/>
                    <w:szCs w:val="28"/>
                  </w:rPr>
                  <m:t xml:space="preserve"> </m:t>
                </w:del>
              </m:r>
              <m:sSup>
                <m:sSupPr>
                  <m:ctrlPr>
                    <w:del w:id="1418" w:author="Борис Гогинян" w:date="2020-05-30T16:28:00Z">
                      <w:rPr>
                        <w:rFonts w:ascii="Cambria Math" w:hAnsi="Cambria Math" w:cs="Times New Roman"/>
                        <w:sz w:val="28"/>
                        <w:szCs w:val="28"/>
                      </w:rPr>
                    </w:del>
                  </m:ctrlPr>
                </m:sSupPr>
                <m:e>
                  <m:r>
                    <w:del w:id="1419" w:author="Борис Гогинян" w:date="2020-05-30T16:28:00Z">
                      <m:rPr>
                        <m:sty m:val="p"/>
                      </m:rPr>
                      <w:rPr>
                        <w:rFonts w:ascii="Cambria Math" w:hAnsi="Cambria Math" w:cs="Times New Roman"/>
                        <w:sz w:val="28"/>
                        <w:szCs w:val="28"/>
                      </w:rPr>
                      <m:t>χ</m:t>
                    </w:del>
                  </m:r>
                </m:e>
                <m:sup>
                  <m:r>
                    <w:del w:id="1420" w:author="Борис Гогинян" w:date="2020-05-30T16:28:00Z">
                      <m:rPr>
                        <m:sty m:val="p"/>
                      </m:rPr>
                      <w:rPr>
                        <w:rFonts w:ascii="Cambria Math" w:hAnsi="Cambria Math" w:cs="Times New Roman"/>
                        <w:sz w:val="28"/>
                        <w:szCs w:val="28"/>
                      </w:rPr>
                      <m:t>+</m:t>
                    </w:del>
                  </m:r>
                </m:sup>
              </m:sSup>
              <m:d>
                <m:dPr>
                  <m:ctrlPr>
                    <w:del w:id="1421" w:author="Борис Гогинян" w:date="2020-05-30T16:28:00Z">
                      <w:rPr>
                        <w:rFonts w:ascii="Cambria Math" w:hAnsi="Cambria Math" w:cs="Times New Roman"/>
                        <w:b/>
                        <w:sz w:val="28"/>
                        <w:szCs w:val="28"/>
                      </w:rPr>
                    </w:del>
                  </m:ctrlPr>
                </m:dPr>
                <m:e>
                  <m:r>
                    <w:del w:id="1422" w:author="Борис Гогинян" w:date="2020-05-30T16:28:00Z">
                      <m:rPr>
                        <m:sty m:val="b"/>
                      </m:rPr>
                      <w:rPr>
                        <w:rFonts w:ascii="Cambria Math" w:hAnsi="Cambria Math" w:cs="Times New Roman"/>
                        <w:sz w:val="28"/>
                        <w:szCs w:val="28"/>
                        <w:lang w:val="en-US"/>
                      </w:rPr>
                      <m:t>m∙n</m:t>
                    </w:del>
                  </m:r>
                </m:e>
              </m:d>
            </m:num>
            <m:den>
              <m:r>
                <w:del w:id="1423" w:author="Борис Гогинян" w:date="2020-05-30T16:28:00Z">
                  <w:rPr>
                    <w:rFonts w:ascii="Cambria Math" w:hAnsi="Cambria Math" w:cs="Times New Roman"/>
                    <w:sz w:val="28"/>
                    <w:szCs w:val="28"/>
                  </w:rPr>
                  <m:t>πco</m:t>
                </w:del>
              </m:r>
              <m:sSup>
                <m:sSupPr>
                  <m:ctrlPr>
                    <w:del w:id="1424" w:author="Борис Гогинян" w:date="2020-05-30T16:28:00Z">
                      <w:rPr>
                        <w:rFonts w:ascii="Cambria Math" w:hAnsi="Cambria Math" w:cs="Times New Roman"/>
                        <w:i/>
                        <w:sz w:val="28"/>
                        <w:szCs w:val="28"/>
                      </w:rPr>
                    </w:del>
                  </m:ctrlPr>
                </m:sSupPr>
                <m:e>
                  <m:r>
                    <w:del w:id="1425" w:author="Борис Гогинян" w:date="2020-05-30T16:28:00Z">
                      <w:rPr>
                        <w:rFonts w:ascii="Cambria Math" w:hAnsi="Cambria Math" w:cs="Times New Roman"/>
                        <w:sz w:val="28"/>
                        <w:szCs w:val="28"/>
                      </w:rPr>
                      <m:t>s</m:t>
                    </w:del>
                  </m:r>
                </m:e>
                <m:sup>
                  <m:r>
                    <w:del w:id="1426" w:author="Борис Гогинян" w:date="2020-05-30T16:28:00Z">
                      <w:rPr>
                        <w:rFonts w:ascii="Cambria Math" w:hAnsi="Cambria Math" w:cs="Times New Roman"/>
                        <w:sz w:val="28"/>
                        <w:szCs w:val="28"/>
                      </w:rPr>
                      <m:t>4</m:t>
                    </w:del>
                  </m:r>
                </m:sup>
              </m:sSup>
              <m:sSub>
                <m:sSubPr>
                  <m:ctrlPr>
                    <w:del w:id="1427" w:author="Борис Гогинян" w:date="2020-05-30T16:28:00Z">
                      <w:rPr>
                        <w:rFonts w:ascii="Cambria Math" w:hAnsi="Cambria Math" w:cs="Times New Roman"/>
                        <w:sz w:val="28"/>
                        <w:szCs w:val="28"/>
                      </w:rPr>
                    </w:del>
                  </m:ctrlPr>
                </m:sSubPr>
                <m:e>
                  <m:r>
                    <w:del w:id="1428" w:author="Борис Гогинян" w:date="2020-05-30T16:28:00Z">
                      <m:rPr>
                        <m:sty m:val="p"/>
                      </m:rPr>
                      <w:rPr>
                        <w:rFonts w:ascii="Cambria Math" w:hAnsi="Cambria Math" w:cs="Times New Roman"/>
                        <w:sz w:val="28"/>
                        <w:szCs w:val="28"/>
                      </w:rPr>
                      <m:t>θ</m:t>
                    </w:del>
                  </m:r>
                </m:e>
                <m:sub>
                  <m:r>
                    <w:del w:id="1429" w:author="Борис Гогинян" w:date="2020-05-30T16:28:00Z">
                      <w:rPr>
                        <w:rFonts w:ascii="Cambria Math" w:hAnsi="Cambria Math" w:cs="Times New Roman"/>
                        <w:sz w:val="28"/>
                        <w:szCs w:val="28"/>
                      </w:rPr>
                      <m:t>m</m:t>
                    </w:del>
                  </m:r>
                </m:sub>
              </m:sSub>
              <m:sSup>
                <m:sSupPr>
                  <m:ctrlPr>
                    <w:del w:id="1430" w:author="Борис Гогинян" w:date="2020-05-30T16:28:00Z">
                      <w:rPr>
                        <w:rFonts w:ascii="Cambria Math" w:hAnsi="Cambria Math" w:cs="Times New Roman"/>
                        <w:i/>
                        <w:sz w:val="28"/>
                        <w:szCs w:val="28"/>
                      </w:rPr>
                    </w:del>
                  </m:ctrlPr>
                </m:sSupPr>
                <m:e>
                  <m:d>
                    <m:dPr>
                      <m:ctrlPr>
                        <w:del w:id="1431" w:author="Борис Гогинян" w:date="2020-05-30T16:28:00Z">
                          <w:rPr>
                            <w:rFonts w:ascii="Cambria Math" w:hAnsi="Cambria Math" w:cs="Times New Roman"/>
                            <w:i/>
                            <w:sz w:val="28"/>
                            <w:szCs w:val="28"/>
                          </w:rPr>
                        </w:del>
                      </m:ctrlPr>
                    </m:dPr>
                    <m:e>
                      <m:sSubSup>
                        <m:sSubSupPr>
                          <m:ctrlPr>
                            <w:del w:id="1432" w:author="Борис Гогинян" w:date="2020-05-30T16:28:00Z">
                              <w:rPr>
                                <w:rFonts w:ascii="Cambria Math" w:hAnsi="Cambria Math" w:cs="Times New Roman"/>
                                <w:i/>
                                <w:sz w:val="28"/>
                                <w:szCs w:val="28"/>
                              </w:rPr>
                            </w:del>
                          </m:ctrlPr>
                        </m:sSubSupPr>
                        <m:e>
                          <m:r>
                            <w:del w:id="1433" w:author="Борис Гогинян" w:date="2020-05-30T16:28:00Z">
                              <w:rPr>
                                <w:rFonts w:ascii="Cambria Math" w:hAnsi="Cambria Math" w:cs="Times New Roman"/>
                                <w:sz w:val="28"/>
                                <w:szCs w:val="28"/>
                              </w:rPr>
                              <m:t>α</m:t>
                            </w:del>
                          </m:r>
                        </m:e>
                        <m:sub>
                          <m:r>
                            <w:del w:id="1434" w:author="Борис Гогинян" w:date="2020-05-30T16:28:00Z">
                              <m:rPr>
                                <m:sty m:val="p"/>
                              </m:rPr>
                              <w:rPr>
                                <w:rFonts w:ascii="Cambria Math" w:hAnsi="Cambria Math" w:cs="Times New Roman"/>
                                <w:sz w:val="28"/>
                                <w:szCs w:val="28"/>
                              </w:rPr>
                              <m:t>g</m:t>
                            </w:del>
                          </m:r>
                        </m:sub>
                        <m:sup>
                          <m:r>
                            <w:del w:id="1435" w:author="Борис Гогинян" w:date="2020-05-30T16:28:00Z">
                              <w:rPr>
                                <w:rFonts w:ascii="Cambria Math" w:hAnsi="Cambria Math" w:cs="Times New Roman"/>
                                <w:sz w:val="28"/>
                                <w:szCs w:val="28"/>
                              </w:rPr>
                              <m:t>2</m:t>
                            </w:del>
                          </m:r>
                        </m:sup>
                      </m:sSubSup>
                      <m:r>
                        <w:del w:id="1436" w:author="Борис Гогинян" w:date="2020-05-30T16:28:00Z">
                          <w:rPr>
                            <w:rFonts w:ascii="Cambria Math" w:hAnsi="Cambria Math" w:cs="Times New Roman"/>
                            <w:sz w:val="28"/>
                            <w:szCs w:val="28"/>
                          </w:rPr>
                          <m:t>+</m:t>
                        </w:del>
                      </m:r>
                      <m:func>
                        <m:funcPr>
                          <m:ctrlPr>
                            <w:del w:id="1437" w:author="Борис Гогинян" w:date="2020-05-30T16:28:00Z">
                              <w:rPr>
                                <w:rFonts w:ascii="Cambria Math" w:hAnsi="Cambria Math" w:cs="Times New Roman"/>
                                <w:sz w:val="28"/>
                                <w:szCs w:val="28"/>
                              </w:rPr>
                            </w:del>
                          </m:ctrlPr>
                        </m:funcPr>
                        <m:fName>
                          <m:r>
                            <w:del w:id="1438" w:author="Борис Гогинян" w:date="2020-05-30T16:28:00Z">
                              <m:rPr>
                                <m:sty m:val="p"/>
                              </m:rPr>
                              <w:rPr>
                                <w:rFonts w:ascii="Cambria Math" w:hAnsi="Cambria Math" w:cs="Times New Roman"/>
                                <w:sz w:val="28"/>
                                <w:szCs w:val="28"/>
                              </w:rPr>
                              <m:t>ta</m:t>
                            </w:del>
                          </m:r>
                          <m:sSup>
                            <m:sSupPr>
                              <m:ctrlPr>
                                <w:del w:id="1439" w:author="Борис Гогинян" w:date="2020-05-30T16:28:00Z">
                                  <w:rPr>
                                    <w:rFonts w:ascii="Cambria Math" w:hAnsi="Cambria Math" w:cs="Times New Roman"/>
                                    <w:sz w:val="28"/>
                                    <w:szCs w:val="28"/>
                                  </w:rPr>
                                </w:del>
                              </m:ctrlPr>
                            </m:sSupPr>
                            <m:e>
                              <m:r>
                                <w:del w:id="1440" w:author="Борис Гогинян" w:date="2020-05-30T16:28:00Z">
                                  <m:rPr>
                                    <m:sty m:val="p"/>
                                  </m:rPr>
                                  <w:rPr>
                                    <w:rFonts w:ascii="Cambria Math" w:hAnsi="Cambria Math" w:cs="Times New Roman"/>
                                    <w:sz w:val="28"/>
                                    <w:szCs w:val="28"/>
                                  </w:rPr>
                                  <m:t>n</m:t>
                                </w:del>
                              </m:r>
                            </m:e>
                            <m:sup>
                              <m:r>
                                <w:del w:id="1441" w:author="Борис Гогинян" w:date="2020-05-30T16:28:00Z">
                                  <m:rPr>
                                    <m:sty m:val="p"/>
                                  </m:rPr>
                                  <w:rPr>
                                    <w:rFonts w:ascii="Cambria Math" w:hAnsi="Cambria Math" w:cs="Times New Roman"/>
                                    <w:sz w:val="28"/>
                                    <w:szCs w:val="28"/>
                                  </w:rPr>
                                  <m:t>2</m:t>
                                </w:del>
                              </m:r>
                            </m:sup>
                          </m:sSup>
                        </m:fName>
                        <m:e>
                          <m:sSub>
                            <m:sSubPr>
                              <m:ctrlPr>
                                <w:del w:id="1442" w:author="Борис Гогинян" w:date="2020-05-30T16:28:00Z">
                                  <w:rPr>
                                    <w:rFonts w:ascii="Cambria Math" w:hAnsi="Cambria Math" w:cs="Times New Roman"/>
                                    <w:sz w:val="28"/>
                                    <w:szCs w:val="28"/>
                                  </w:rPr>
                                </w:del>
                              </m:ctrlPr>
                            </m:sSubPr>
                            <m:e>
                              <m:r>
                                <w:del w:id="1443" w:author="Борис Гогинян" w:date="2020-05-30T16:28:00Z">
                                  <m:rPr>
                                    <m:sty m:val="p"/>
                                  </m:rPr>
                                  <w:rPr>
                                    <w:rFonts w:ascii="Cambria Math" w:hAnsi="Cambria Math" w:cs="Times New Roman"/>
                                    <w:sz w:val="28"/>
                                    <w:szCs w:val="28"/>
                                  </w:rPr>
                                  <m:t>θ</m:t>
                                </w:del>
                              </m:r>
                            </m:e>
                            <m:sub>
                              <m:r>
                                <w:del w:id="1444" w:author="Борис Гогинян" w:date="2020-05-30T16:28:00Z">
                                  <w:rPr>
                                    <w:rFonts w:ascii="Cambria Math" w:hAnsi="Cambria Math" w:cs="Times New Roman"/>
                                    <w:sz w:val="28"/>
                                    <w:szCs w:val="28"/>
                                  </w:rPr>
                                  <m:t>m</m:t>
                                </w:del>
                              </m:r>
                            </m:sub>
                          </m:sSub>
                        </m:e>
                      </m:func>
                    </m:e>
                  </m:d>
                </m:e>
                <m:sup>
                  <m:r>
                    <w:del w:id="1445" w:author="Борис Гогинян" w:date="2020-05-30T16:28:00Z">
                      <w:rPr>
                        <w:rFonts w:ascii="Cambria Math" w:hAnsi="Cambria Math" w:cs="Times New Roman"/>
                        <w:sz w:val="28"/>
                        <w:szCs w:val="28"/>
                      </w:rPr>
                      <m:t>2</m:t>
                    </w:del>
                  </m:r>
                </m:sup>
              </m:sSup>
            </m:den>
          </m:f>
          <m:r>
            <w:del w:id="1446" w:author="Борис Гогинян" w:date="2020-05-30T16:28:00Z">
              <w:rPr>
                <w:rFonts w:ascii="Cambria Math" w:hAnsi="Cambria Math" w:cs="Times New Roman"/>
                <w:sz w:val="28"/>
                <w:szCs w:val="28"/>
              </w:rPr>
              <m:t xml:space="preserve"> , </m:t>
            </w:del>
          </m:r>
        </m:oMath>
      </m:oMathPara>
    </w:p>
    <w:p w14:paraId="0D9F590F" w14:textId="3D5FA970" w:rsidR="00761D79" w:rsidRPr="00B12333" w:rsidDel="0091212B" w:rsidRDefault="00761D79" w:rsidP="0091212B">
      <w:pPr>
        <w:shd w:val="clear" w:color="auto" w:fill="FFFFFF" w:themeFill="background1"/>
        <w:spacing w:after="0" w:line="276" w:lineRule="auto"/>
        <w:ind w:firstLine="708"/>
        <w:contextualSpacing/>
        <w:jc w:val="center"/>
        <w:rPr>
          <w:del w:id="1447" w:author="Борис Гогинян" w:date="2020-05-30T16:28:00Z"/>
          <w:rFonts w:ascii="Times New Roman" w:hAnsi="Times New Roman" w:cs="Times New Roman"/>
          <w:sz w:val="28"/>
          <w:szCs w:val="28"/>
        </w:rPr>
        <w:pPrChange w:id="1448" w:author="Борис Гогинян" w:date="2020-05-30T16:28:00Z">
          <w:pPr>
            <w:shd w:val="clear" w:color="auto" w:fill="FFFFFF" w:themeFill="background1"/>
            <w:spacing w:line="276" w:lineRule="auto"/>
            <w:ind w:firstLine="708"/>
          </w:pPr>
        </w:pPrChange>
      </w:pPr>
      <w:del w:id="1449" w:author="Борис Гогинян" w:date="2020-05-30T16:28:00Z">
        <w:r w:rsidRPr="00B12333" w:rsidDel="0091212B">
          <w:rPr>
            <w:rFonts w:ascii="Times New Roman" w:hAnsi="Times New Roman" w:cs="Times New Roman"/>
            <w:sz w:val="28"/>
            <w:szCs w:val="28"/>
          </w:rPr>
          <w:delText xml:space="preserve">где </w:delTex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12333" w:rsidDel="0091212B">
          <w:rPr>
            <w:rFonts w:ascii="Times New Roman" w:hAnsi="Times New Roman" w:cs="Times New Roman"/>
            <w:sz w:val="28"/>
            <w:szCs w:val="28"/>
          </w:rPr>
          <w:delText xml:space="preserve"> – параметр шероховатости для распр. </w:delText>
        </w:r>
        <w:r w:rsidRPr="00B12333" w:rsidDel="0091212B">
          <w:rPr>
            <w:rFonts w:ascii="Times New Roman" w:hAnsi="Times New Roman" w:cs="Times New Roman"/>
            <w:sz w:val="28"/>
            <w:szCs w:val="28"/>
            <w:lang w:val="en-US"/>
          </w:rPr>
          <w:delText>GGX</w:delText>
        </w:r>
        <w:r w:rsidRPr="00B12333" w:rsidDel="0091212B">
          <w:rPr>
            <w:rFonts w:ascii="Times New Roman" w:hAnsi="Times New Roman" w:cs="Times New Roman"/>
            <w:sz w:val="28"/>
            <w:szCs w:val="28"/>
          </w:rPr>
          <w:delText xml:space="preserve">; </w:delText>
        </w:r>
      </w:del>
    </w:p>
    <w:p w14:paraId="7AB7416B" w14:textId="4C1886D8" w:rsidR="00761D79" w:rsidRPr="00B12333" w:rsidDel="0091212B" w:rsidRDefault="0099704B" w:rsidP="0091212B">
      <w:pPr>
        <w:shd w:val="clear" w:color="auto" w:fill="FFFFFF" w:themeFill="background1"/>
        <w:spacing w:after="0" w:line="276" w:lineRule="auto"/>
        <w:ind w:left="708" w:firstLine="708"/>
        <w:contextualSpacing/>
        <w:jc w:val="center"/>
        <w:rPr>
          <w:del w:id="1450" w:author="Борис Гогинян" w:date="2020-05-30T16:28:00Z"/>
          <w:rFonts w:ascii="Times New Roman" w:hAnsi="Times New Roman" w:cs="Times New Roman"/>
          <w:sz w:val="28"/>
          <w:szCs w:val="28"/>
        </w:rPr>
        <w:pPrChange w:id="1451" w:author="Борис Гогинян" w:date="2020-05-30T16:28:00Z">
          <w:pPr>
            <w:shd w:val="clear" w:color="auto" w:fill="FFFFFF" w:themeFill="background1"/>
            <w:spacing w:line="276" w:lineRule="auto"/>
            <w:ind w:left="708" w:firstLine="708"/>
          </w:pPr>
        </w:pPrChange>
      </w:pPr>
      <m:oMathPara>
        <m:oMathParaPr>
          <m:jc m:val="left"/>
        </m:oMathParaPr>
        <m:oMath>
          <m:sSub>
            <m:sSubPr>
              <m:ctrlPr>
                <w:del w:id="1452" w:author="Борис Гогинян" w:date="2020-05-30T16:28:00Z">
                  <w:rPr>
                    <w:rFonts w:ascii="Cambria Math" w:hAnsi="Cambria Math" w:cs="Times New Roman"/>
                    <w:sz w:val="28"/>
                    <w:szCs w:val="28"/>
                  </w:rPr>
                </w:del>
              </m:ctrlPr>
            </m:sSubPr>
            <m:e>
              <m:r>
                <w:del w:id="1453" w:author="Борис Гогинян" w:date="2020-05-30T16:28:00Z">
                  <m:rPr>
                    <m:sty m:val="p"/>
                  </m:rPr>
                  <w:rPr>
                    <w:rFonts w:ascii="Cambria Math" w:hAnsi="Cambria Math" w:cs="Times New Roman"/>
                    <w:sz w:val="28"/>
                    <w:szCs w:val="28"/>
                  </w:rPr>
                  <m:t>G</m:t>
                </w:del>
              </m:r>
            </m:e>
            <m:sub>
              <m:r>
                <w:del w:id="1454" w:author="Борис Гогинян" w:date="2020-05-30T16:28:00Z">
                  <m:rPr>
                    <m:sty m:val="p"/>
                  </m:rPr>
                  <w:rPr>
                    <w:rFonts w:ascii="Cambria Math" w:hAnsi="Cambria Math" w:cs="Times New Roman"/>
                    <w:sz w:val="28"/>
                    <w:szCs w:val="28"/>
                  </w:rPr>
                  <m:t>1</m:t>
                </w:del>
              </m:r>
            </m:sub>
          </m:sSub>
          <m:d>
            <m:dPr>
              <m:ctrlPr>
                <w:del w:id="1455" w:author="Борис Гогинян" w:date="2020-05-30T16:28:00Z">
                  <w:rPr>
                    <w:rFonts w:ascii="Cambria Math" w:hAnsi="Cambria Math" w:cs="Times New Roman"/>
                    <w:sz w:val="28"/>
                    <w:szCs w:val="28"/>
                  </w:rPr>
                </w:del>
              </m:ctrlPr>
            </m:dPr>
            <m:e>
              <m:r>
                <w:del w:id="1456" w:author="Борис Гогинян" w:date="2020-05-30T16:28:00Z">
                  <m:rPr>
                    <m:sty m:val="b"/>
                  </m:rPr>
                  <w:rPr>
                    <w:rFonts w:ascii="Cambria Math" w:hAnsi="Cambria Math" w:cs="Times New Roman"/>
                    <w:sz w:val="28"/>
                    <w:szCs w:val="28"/>
                  </w:rPr>
                  <m:t>v, m</m:t>
                </w:del>
              </m:r>
            </m:e>
          </m:d>
          <m:r>
            <w:del w:id="1457" w:author="Борис Гогинян" w:date="2020-05-30T16:28:00Z">
              <w:rPr>
                <w:rFonts w:ascii="Cambria Math" w:hAnsi="Cambria Math" w:cs="Times New Roman"/>
                <w:sz w:val="28"/>
                <w:szCs w:val="28"/>
              </w:rPr>
              <m:t xml:space="preserve">= </m:t>
            </w:del>
          </m:r>
          <m:sSup>
            <m:sSupPr>
              <m:ctrlPr>
                <w:del w:id="1458" w:author="Борис Гогинян" w:date="2020-05-30T16:28:00Z">
                  <w:rPr>
                    <w:rFonts w:ascii="Cambria Math" w:hAnsi="Cambria Math" w:cs="Times New Roman"/>
                    <w:sz w:val="28"/>
                    <w:szCs w:val="28"/>
                  </w:rPr>
                </w:del>
              </m:ctrlPr>
            </m:sSupPr>
            <m:e>
              <m:r>
                <w:del w:id="1459" w:author="Борис Гогинян" w:date="2020-05-30T16:28:00Z">
                  <m:rPr>
                    <m:sty m:val="p"/>
                  </m:rPr>
                  <w:rPr>
                    <w:rFonts w:ascii="Cambria Math" w:hAnsi="Cambria Math" w:cs="Times New Roman"/>
                    <w:sz w:val="28"/>
                    <w:szCs w:val="28"/>
                  </w:rPr>
                  <m:t>χ</m:t>
                </w:del>
              </m:r>
            </m:e>
            <m:sup>
              <m:r>
                <w:del w:id="1460" w:author="Борис Гогинян" w:date="2020-05-30T16:28:00Z">
                  <m:rPr>
                    <m:sty m:val="p"/>
                  </m:rPr>
                  <w:rPr>
                    <w:rFonts w:ascii="Cambria Math" w:hAnsi="Cambria Math" w:cs="Times New Roman"/>
                    <w:sz w:val="28"/>
                    <w:szCs w:val="28"/>
                  </w:rPr>
                  <m:t>+</m:t>
                </w:del>
              </m:r>
            </m:sup>
          </m:sSup>
          <m:d>
            <m:dPr>
              <m:ctrlPr>
                <w:del w:id="1461" w:author="Борис Гогинян" w:date="2020-05-30T16:28:00Z">
                  <w:rPr>
                    <w:rFonts w:ascii="Cambria Math" w:hAnsi="Cambria Math" w:cs="Times New Roman"/>
                    <w:b/>
                    <w:sz w:val="28"/>
                    <w:szCs w:val="28"/>
                  </w:rPr>
                </w:del>
              </m:ctrlPr>
            </m:dPr>
            <m:e>
              <m:f>
                <m:fPr>
                  <m:ctrlPr>
                    <w:del w:id="1462" w:author="Борис Гогинян" w:date="2020-05-30T16:28:00Z">
                      <w:rPr>
                        <w:rFonts w:ascii="Cambria Math" w:hAnsi="Cambria Math" w:cs="Times New Roman"/>
                        <w:b/>
                        <w:sz w:val="28"/>
                        <w:szCs w:val="28"/>
                        <w:lang w:val="en-US"/>
                      </w:rPr>
                    </w:del>
                  </m:ctrlPr>
                </m:fPr>
                <m:num>
                  <m:r>
                    <w:del w:id="1463" w:author="Борис Гогинян" w:date="2020-05-30T16:28:00Z">
                      <m:rPr>
                        <m:sty m:val="b"/>
                      </m:rPr>
                      <w:rPr>
                        <w:rFonts w:ascii="Cambria Math" w:hAnsi="Cambria Math" w:cs="Times New Roman"/>
                        <w:sz w:val="28"/>
                        <w:szCs w:val="28"/>
                        <w:lang w:val="en-US"/>
                      </w:rPr>
                      <m:t>v∙m</m:t>
                    </w:del>
                  </m:r>
                </m:num>
                <m:den>
                  <m:r>
                    <w:del w:id="1464" w:author="Борис Гогинян" w:date="2020-05-30T16:28:00Z">
                      <m:rPr>
                        <m:sty m:val="b"/>
                      </m:rPr>
                      <w:rPr>
                        <w:rFonts w:ascii="Cambria Math" w:hAnsi="Cambria Math" w:cs="Times New Roman"/>
                        <w:sz w:val="28"/>
                        <w:szCs w:val="28"/>
                        <w:lang w:val="en-US"/>
                      </w:rPr>
                      <m:t>v∙n</m:t>
                    </w:del>
                  </m:r>
                </m:den>
              </m:f>
            </m:e>
          </m:d>
          <m:f>
            <m:fPr>
              <m:ctrlPr>
                <w:del w:id="1465" w:author="Борис Гогинян" w:date="2020-05-30T16:28:00Z">
                  <w:rPr>
                    <w:rFonts w:ascii="Cambria Math" w:hAnsi="Cambria Math" w:cs="Times New Roman"/>
                    <w:i/>
                    <w:sz w:val="28"/>
                    <w:szCs w:val="28"/>
                  </w:rPr>
                </w:del>
              </m:ctrlPr>
            </m:fPr>
            <m:num>
              <m:r>
                <w:del w:id="1466" w:author="Борис Гогинян" w:date="2020-05-30T16:28:00Z">
                  <w:rPr>
                    <w:rFonts w:ascii="Cambria Math" w:hAnsi="Cambria Math" w:cs="Times New Roman"/>
                    <w:sz w:val="28"/>
                    <w:szCs w:val="28"/>
                  </w:rPr>
                  <m:t>2</m:t>
                </w:del>
              </m:r>
            </m:num>
            <m:den>
              <m:r>
                <w:del w:id="1467" w:author="Борис Гогинян" w:date="2020-05-30T16:28:00Z">
                  <w:rPr>
                    <w:rFonts w:ascii="Cambria Math" w:hAnsi="Cambria Math" w:cs="Times New Roman"/>
                    <w:sz w:val="28"/>
                    <w:szCs w:val="28"/>
                  </w:rPr>
                  <m:t>1+</m:t>
                </w:del>
              </m:r>
              <m:rad>
                <m:radPr>
                  <m:degHide m:val="1"/>
                  <m:ctrlPr>
                    <w:del w:id="1468" w:author="Борис Гогинян" w:date="2020-05-30T16:28:00Z">
                      <w:rPr>
                        <w:rFonts w:ascii="Cambria Math" w:hAnsi="Cambria Math" w:cs="Times New Roman"/>
                        <w:i/>
                        <w:sz w:val="28"/>
                        <w:szCs w:val="28"/>
                      </w:rPr>
                    </w:del>
                  </m:ctrlPr>
                </m:radPr>
                <m:deg/>
                <m:e>
                  <m:r>
                    <w:del w:id="1469" w:author="Борис Гогинян" w:date="2020-05-30T16:28:00Z">
                      <w:rPr>
                        <w:rFonts w:ascii="Cambria Math" w:hAnsi="Cambria Math" w:cs="Times New Roman"/>
                        <w:sz w:val="28"/>
                        <w:szCs w:val="28"/>
                      </w:rPr>
                      <m:t xml:space="preserve">1+ </m:t>
                    </w:del>
                  </m:r>
                  <m:sSubSup>
                    <m:sSubSupPr>
                      <m:ctrlPr>
                        <w:del w:id="1470" w:author="Борис Гогинян" w:date="2020-05-30T16:28:00Z">
                          <w:rPr>
                            <w:rFonts w:ascii="Cambria Math" w:hAnsi="Cambria Math" w:cs="Times New Roman"/>
                            <w:i/>
                            <w:sz w:val="28"/>
                            <w:szCs w:val="28"/>
                          </w:rPr>
                        </w:del>
                      </m:ctrlPr>
                    </m:sSubSupPr>
                    <m:e>
                      <m:r>
                        <w:del w:id="1471" w:author="Борис Гогинян" w:date="2020-05-30T16:28:00Z">
                          <w:rPr>
                            <w:rFonts w:ascii="Cambria Math" w:hAnsi="Cambria Math" w:cs="Times New Roman"/>
                            <w:sz w:val="28"/>
                            <w:szCs w:val="28"/>
                          </w:rPr>
                          <m:t>α</m:t>
                        </w:del>
                      </m:r>
                    </m:e>
                    <m:sub>
                      <m:r>
                        <w:del w:id="1472" w:author="Борис Гогинян" w:date="2020-05-30T16:28:00Z">
                          <m:rPr>
                            <m:sty m:val="p"/>
                          </m:rPr>
                          <w:rPr>
                            <w:rFonts w:ascii="Cambria Math" w:hAnsi="Cambria Math" w:cs="Times New Roman"/>
                            <w:sz w:val="28"/>
                            <w:szCs w:val="28"/>
                          </w:rPr>
                          <m:t>g</m:t>
                        </w:del>
                      </m:r>
                    </m:sub>
                    <m:sup>
                      <m:r>
                        <w:del w:id="1473" w:author="Борис Гогинян" w:date="2020-05-30T16:28:00Z">
                          <w:rPr>
                            <w:rFonts w:ascii="Cambria Math" w:hAnsi="Cambria Math" w:cs="Times New Roman"/>
                            <w:sz w:val="28"/>
                            <w:szCs w:val="28"/>
                          </w:rPr>
                          <m:t>2</m:t>
                        </w:del>
                      </m:r>
                    </m:sup>
                  </m:sSubSup>
                  <m:func>
                    <m:funcPr>
                      <m:ctrlPr>
                        <w:del w:id="1474" w:author="Борис Гогинян" w:date="2020-05-30T16:28:00Z">
                          <w:rPr>
                            <w:rFonts w:ascii="Cambria Math" w:hAnsi="Cambria Math" w:cs="Times New Roman"/>
                            <w:sz w:val="28"/>
                            <w:szCs w:val="28"/>
                          </w:rPr>
                        </w:del>
                      </m:ctrlPr>
                    </m:funcPr>
                    <m:fName>
                      <m:r>
                        <w:del w:id="1475" w:author="Борис Гогинян" w:date="2020-05-30T16:28:00Z">
                          <m:rPr>
                            <m:sty m:val="p"/>
                          </m:rPr>
                          <w:rPr>
                            <w:rFonts w:ascii="Cambria Math" w:hAnsi="Cambria Math" w:cs="Times New Roman"/>
                            <w:sz w:val="28"/>
                            <w:szCs w:val="28"/>
                          </w:rPr>
                          <m:t>ta</m:t>
                        </w:del>
                      </m:r>
                      <m:sSup>
                        <m:sSupPr>
                          <m:ctrlPr>
                            <w:del w:id="1476" w:author="Борис Гогинян" w:date="2020-05-30T16:28:00Z">
                              <w:rPr>
                                <w:rFonts w:ascii="Cambria Math" w:hAnsi="Cambria Math" w:cs="Times New Roman"/>
                                <w:sz w:val="28"/>
                                <w:szCs w:val="28"/>
                              </w:rPr>
                            </w:del>
                          </m:ctrlPr>
                        </m:sSupPr>
                        <m:e>
                          <m:r>
                            <w:del w:id="1477" w:author="Борис Гогинян" w:date="2020-05-30T16:28:00Z">
                              <m:rPr>
                                <m:sty m:val="p"/>
                              </m:rPr>
                              <w:rPr>
                                <w:rFonts w:ascii="Cambria Math" w:hAnsi="Cambria Math" w:cs="Times New Roman"/>
                                <w:sz w:val="28"/>
                                <w:szCs w:val="28"/>
                              </w:rPr>
                              <m:t>n</m:t>
                            </w:del>
                          </m:r>
                        </m:e>
                        <m:sup>
                          <m:r>
                            <w:del w:id="1478" w:author="Борис Гогинян" w:date="2020-05-30T16:28:00Z">
                              <m:rPr>
                                <m:sty m:val="p"/>
                              </m:rPr>
                              <w:rPr>
                                <w:rFonts w:ascii="Cambria Math" w:hAnsi="Cambria Math" w:cs="Times New Roman"/>
                                <w:sz w:val="28"/>
                                <w:szCs w:val="28"/>
                              </w:rPr>
                              <m:t>2</m:t>
                            </w:del>
                          </m:r>
                        </m:sup>
                      </m:sSup>
                    </m:fName>
                    <m:e>
                      <m:sSub>
                        <m:sSubPr>
                          <m:ctrlPr>
                            <w:del w:id="1479" w:author="Борис Гогинян" w:date="2020-05-30T16:28:00Z">
                              <w:rPr>
                                <w:rFonts w:ascii="Cambria Math" w:hAnsi="Cambria Math" w:cs="Times New Roman"/>
                                <w:sz w:val="28"/>
                                <w:szCs w:val="28"/>
                              </w:rPr>
                            </w:del>
                          </m:ctrlPr>
                        </m:sSubPr>
                        <m:e>
                          <m:r>
                            <w:del w:id="1480" w:author="Борис Гогинян" w:date="2020-05-30T16:28:00Z">
                              <m:rPr>
                                <m:sty m:val="p"/>
                              </m:rPr>
                              <w:rPr>
                                <w:rFonts w:ascii="Cambria Math" w:hAnsi="Cambria Math" w:cs="Times New Roman"/>
                                <w:sz w:val="28"/>
                                <w:szCs w:val="28"/>
                              </w:rPr>
                              <m:t>θ</m:t>
                            </w:del>
                          </m:r>
                        </m:e>
                        <m:sub>
                          <m:r>
                            <w:del w:id="1481" w:author="Борис Гогинян" w:date="2020-05-30T16:28:00Z">
                              <w:rPr>
                                <w:rFonts w:ascii="Cambria Math" w:hAnsi="Cambria Math" w:cs="Times New Roman"/>
                                <w:sz w:val="28"/>
                                <w:szCs w:val="28"/>
                              </w:rPr>
                              <m:t>v</m:t>
                            </w:del>
                          </m:r>
                        </m:sub>
                      </m:sSub>
                    </m:e>
                  </m:func>
                </m:e>
              </m:rad>
            </m:den>
          </m:f>
        </m:oMath>
      </m:oMathPara>
    </w:p>
    <w:p w14:paraId="66DFDD9A" w14:textId="1F8B37C1" w:rsidR="00761D79" w:rsidRPr="00B12333" w:rsidDel="0091212B" w:rsidRDefault="0099704B" w:rsidP="0091212B">
      <w:pPr>
        <w:shd w:val="clear" w:color="auto" w:fill="FFFFFF" w:themeFill="background1"/>
        <w:spacing w:after="0" w:line="276" w:lineRule="auto"/>
        <w:ind w:left="720" w:firstLine="696"/>
        <w:contextualSpacing/>
        <w:jc w:val="center"/>
        <w:rPr>
          <w:del w:id="1482" w:author="Борис Гогинян" w:date="2020-05-30T16:28:00Z"/>
          <w:rFonts w:ascii="Times New Roman" w:hAnsi="Times New Roman" w:cs="Times New Roman"/>
          <w:i/>
          <w:sz w:val="28"/>
          <w:szCs w:val="28"/>
        </w:rPr>
        <w:pPrChange w:id="1483" w:author="Борис Гогинян" w:date="2020-05-30T16:28:00Z">
          <w:pPr>
            <w:shd w:val="clear" w:color="auto" w:fill="FFFFFF" w:themeFill="background1"/>
            <w:spacing w:line="276" w:lineRule="auto"/>
            <w:ind w:left="720" w:firstLine="696"/>
          </w:pPr>
        </w:pPrChange>
      </w:pPr>
      <m:oMathPara>
        <m:oMathParaPr>
          <m:jc m:val="left"/>
        </m:oMathParaPr>
        <m:oMath>
          <m:sSub>
            <m:sSubPr>
              <m:ctrlPr>
                <w:del w:id="1484" w:author="Борис Гогинян" w:date="2020-05-30T16:28:00Z">
                  <w:rPr>
                    <w:rFonts w:ascii="Cambria Math" w:hAnsi="Cambria Math" w:cs="Times New Roman"/>
                    <w:sz w:val="28"/>
                    <w:szCs w:val="28"/>
                  </w:rPr>
                </w:del>
              </m:ctrlPr>
            </m:sSubPr>
            <m:e>
              <m:r>
                <w:del w:id="1485" w:author="Борис Гогинян" w:date="2020-05-30T16:28:00Z">
                  <m:rPr>
                    <m:sty m:val="p"/>
                  </m:rPr>
                  <w:rPr>
                    <w:rFonts w:ascii="Cambria Math" w:hAnsi="Cambria Math" w:cs="Times New Roman"/>
                    <w:sz w:val="28"/>
                    <w:szCs w:val="28"/>
                  </w:rPr>
                  <m:t>θ</m:t>
                </w:del>
              </m:r>
            </m:e>
            <m:sub>
              <m:r>
                <w:del w:id="1486" w:author="Борис Гогинян" w:date="2020-05-30T16:28:00Z">
                  <w:rPr>
                    <w:rFonts w:ascii="Cambria Math" w:hAnsi="Cambria Math" w:cs="Times New Roman"/>
                    <w:sz w:val="28"/>
                    <w:szCs w:val="28"/>
                  </w:rPr>
                  <m:t>m</m:t>
                </w:del>
              </m:r>
            </m:sub>
          </m:sSub>
          <m:r>
            <w:del w:id="1487" w:author="Борис Гогинян" w:date="2020-05-30T16:28:00Z">
              <w:rPr>
                <w:rFonts w:ascii="Cambria Math" w:hAnsi="Cambria Math" w:cs="Times New Roman"/>
                <w:sz w:val="28"/>
                <w:szCs w:val="28"/>
              </w:rPr>
              <m:t xml:space="preserve">= </m:t>
            </w:del>
          </m:r>
          <m:r>
            <w:del w:id="1488" w:author="Борис Гогинян" w:date="2020-05-30T16:28:00Z">
              <m:rPr>
                <m:sty m:val="p"/>
              </m:rPr>
              <w:rPr>
                <w:rFonts w:ascii="Cambria Math" w:hAnsi="Cambria Math" w:cs="Times New Roman"/>
                <w:sz w:val="28"/>
                <w:szCs w:val="28"/>
              </w:rPr>
              <m:t>arctan</m:t>
            </w:del>
          </m:r>
          <m:d>
            <m:dPr>
              <m:ctrlPr>
                <w:del w:id="1489" w:author="Борис Гогинян" w:date="2020-05-30T16:28:00Z">
                  <w:rPr>
                    <w:rFonts w:ascii="Cambria Math" w:hAnsi="Cambria Math" w:cs="Times New Roman"/>
                    <w:sz w:val="28"/>
                    <w:szCs w:val="28"/>
                  </w:rPr>
                </w:del>
              </m:ctrlPr>
            </m:dPr>
            <m:e>
              <m:f>
                <m:fPr>
                  <m:ctrlPr>
                    <w:del w:id="1490" w:author="Борис Гогинян" w:date="2020-05-30T16:28:00Z">
                      <w:rPr>
                        <w:rFonts w:ascii="Cambria Math" w:hAnsi="Cambria Math" w:cs="Times New Roman"/>
                        <w:i/>
                        <w:sz w:val="28"/>
                        <w:szCs w:val="28"/>
                      </w:rPr>
                    </w:del>
                  </m:ctrlPr>
                </m:fPr>
                <m:num>
                  <m:sSub>
                    <m:sSubPr>
                      <m:ctrlPr>
                        <w:del w:id="1491" w:author="Борис Гогинян" w:date="2020-05-30T16:28:00Z">
                          <w:rPr>
                            <w:rFonts w:ascii="Cambria Math" w:hAnsi="Cambria Math" w:cs="Times New Roman"/>
                            <w:i/>
                            <w:sz w:val="28"/>
                            <w:szCs w:val="28"/>
                          </w:rPr>
                        </w:del>
                      </m:ctrlPr>
                    </m:sSubPr>
                    <m:e>
                      <m:r>
                        <w:del w:id="1492" w:author="Борис Гогинян" w:date="2020-05-30T16:28:00Z">
                          <w:rPr>
                            <w:rFonts w:ascii="Cambria Math" w:hAnsi="Cambria Math" w:cs="Times New Roman"/>
                            <w:sz w:val="28"/>
                            <w:szCs w:val="28"/>
                          </w:rPr>
                          <m:t>α</m:t>
                        </w:del>
                      </m:r>
                    </m:e>
                    <m:sub>
                      <m:r>
                        <w:del w:id="1493" w:author="Борис Гогинян" w:date="2020-05-30T16:28:00Z">
                          <m:rPr>
                            <m:sty m:val="p"/>
                          </m:rPr>
                          <w:rPr>
                            <w:rFonts w:ascii="Cambria Math" w:hAnsi="Cambria Math" w:cs="Times New Roman"/>
                            <w:sz w:val="28"/>
                            <w:szCs w:val="28"/>
                            <w:lang w:val="en-US"/>
                          </w:rPr>
                          <m:t>g</m:t>
                        </w:del>
                      </m:r>
                    </m:sub>
                  </m:sSub>
                  <m:rad>
                    <m:radPr>
                      <m:degHide m:val="1"/>
                      <m:ctrlPr>
                        <w:del w:id="1494" w:author="Борис Гогинян" w:date="2020-05-30T16:28:00Z">
                          <w:rPr>
                            <w:rFonts w:ascii="Cambria Math" w:hAnsi="Cambria Math" w:cs="Times New Roman"/>
                            <w:i/>
                            <w:sz w:val="28"/>
                            <w:szCs w:val="28"/>
                          </w:rPr>
                        </w:del>
                      </m:ctrlPr>
                    </m:radPr>
                    <m:deg/>
                    <m:e>
                      <m:sSub>
                        <m:sSubPr>
                          <m:ctrlPr>
                            <w:del w:id="1495" w:author="Борис Гогинян" w:date="2020-05-30T16:28:00Z">
                              <w:rPr>
                                <w:rFonts w:ascii="Cambria Math" w:hAnsi="Cambria Math" w:cs="Times New Roman"/>
                                <w:i/>
                                <w:sz w:val="28"/>
                                <w:szCs w:val="28"/>
                              </w:rPr>
                            </w:del>
                          </m:ctrlPr>
                        </m:sSubPr>
                        <m:e>
                          <m:r>
                            <w:del w:id="1496" w:author="Борис Гогинян" w:date="2020-05-30T16:28:00Z">
                              <w:rPr>
                                <w:rFonts w:ascii="Cambria Math" w:hAnsi="Cambria Math" w:cs="Times New Roman"/>
                                <w:sz w:val="28"/>
                                <w:szCs w:val="28"/>
                              </w:rPr>
                              <m:t>ξ</m:t>
                            </w:del>
                          </m:r>
                        </m:e>
                        <m:sub>
                          <m:r>
                            <w:del w:id="1497" w:author="Борис Гогинян" w:date="2020-05-30T16:28:00Z">
                              <w:rPr>
                                <w:rFonts w:ascii="Cambria Math" w:hAnsi="Cambria Math" w:cs="Times New Roman"/>
                                <w:sz w:val="28"/>
                                <w:szCs w:val="28"/>
                              </w:rPr>
                              <m:t>1</m:t>
                            </w:del>
                          </m:r>
                        </m:sub>
                      </m:sSub>
                    </m:e>
                  </m:rad>
                </m:num>
                <m:den>
                  <m:rad>
                    <m:radPr>
                      <m:degHide m:val="1"/>
                      <m:ctrlPr>
                        <w:del w:id="1498" w:author="Борис Гогинян" w:date="2020-05-30T16:28:00Z">
                          <w:rPr>
                            <w:rFonts w:ascii="Cambria Math" w:hAnsi="Cambria Math" w:cs="Times New Roman"/>
                            <w:i/>
                            <w:sz w:val="28"/>
                            <w:szCs w:val="28"/>
                          </w:rPr>
                        </w:del>
                      </m:ctrlPr>
                    </m:radPr>
                    <m:deg/>
                    <m:e>
                      <m:r>
                        <w:del w:id="1499" w:author="Борис Гогинян" w:date="2020-05-30T16:28:00Z">
                          <w:rPr>
                            <w:rFonts w:ascii="Cambria Math" w:hAnsi="Cambria Math" w:cs="Times New Roman"/>
                            <w:sz w:val="28"/>
                            <w:szCs w:val="28"/>
                          </w:rPr>
                          <m:t>1-</m:t>
                        </w:del>
                      </m:r>
                      <m:sSub>
                        <m:sSubPr>
                          <m:ctrlPr>
                            <w:del w:id="1500" w:author="Борис Гогинян" w:date="2020-05-30T16:28:00Z">
                              <w:rPr>
                                <w:rFonts w:ascii="Cambria Math" w:hAnsi="Cambria Math" w:cs="Times New Roman"/>
                                <w:i/>
                                <w:sz w:val="28"/>
                                <w:szCs w:val="28"/>
                              </w:rPr>
                            </w:del>
                          </m:ctrlPr>
                        </m:sSubPr>
                        <m:e>
                          <m:r>
                            <w:del w:id="1501" w:author="Борис Гогинян" w:date="2020-05-30T16:28:00Z">
                              <w:rPr>
                                <w:rFonts w:ascii="Cambria Math" w:hAnsi="Cambria Math" w:cs="Times New Roman"/>
                                <w:sz w:val="28"/>
                                <w:szCs w:val="28"/>
                              </w:rPr>
                              <m:t>ξ</m:t>
                            </w:del>
                          </m:r>
                        </m:e>
                        <m:sub>
                          <m:r>
                            <w:del w:id="1502" w:author="Борис Гогинян" w:date="2020-05-30T16:28:00Z">
                              <w:rPr>
                                <w:rFonts w:ascii="Cambria Math" w:hAnsi="Cambria Math" w:cs="Times New Roman"/>
                                <w:sz w:val="28"/>
                                <w:szCs w:val="28"/>
                              </w:rPr>
                              <m:t>1</m:t>
                            </w:del>
                          </m:r>
                        </m:sub>
                      </m:sSub>
                    </m:e>
                  </m:rad>
                </m:den>
              </m:f>
            </m:e>
          </m:d>
        </m:oMath>
      </m:oMathPara>
    </w:p>
    <w:p w14:paraId="062DE4AB" w14:textId="2475E24A" w:rsidR="00A6235B" w:rsidRPr="00AD4BD2" w:rsidDel="0091212B" w:rsidRDefault="00A80359" w:rsidP="0091212B">
      <w:pPr>
        <w:shd w:val="clear" w:color="auto" w:fill="FFFFFF" w:themeFill="background1"/>
        <w:spacing w:after="0" w:line="276" w:lineRule="auto"/>
        <w:contextualSpacing/>
        <w:jc w:val="center"/>
        <w:rPr>
          <w:del w:id="1503" w:author="Борис Гогинян" w:date="2020-05-30T16:28:00Z"/>
          <w:rFonts w:ascii="Times New Roman" w:hAnsi="Times New Roman" w:cs="Times New Roman"/>
          <w:i/>
          <w:sz w:val="28"/>
          <w:szCs w:val="28"/>
        </w:rPr>
        <w:pPrChange w:id="1504" w:author="Борис Гогинян" w:date="2020-05-30T16:28:00Z">
          <w:pPr>
            <w:shd w:val="clear" w:color="auto" w:fill="FFFFFF" w:themeFill="background1"/>
            <w:spacing w:line="276" w:lineRule="auto"/>
          </w:pPr>
        </w:pPrChange>
      </w:pPr>
      <w:del w:id="1505" w:author="Борис Гогинян" w:date="2020-05-30T16:28:00Z">
        <w:r w:rsidRPr="00F13D22" w:rsidDel="0091212B">
          <w:rPr>
            <w:rFonts w:ascii="Times New Roman" w:hAnsi="Times New Roman" w:cs="Times New Roman"/>
            <w:sz w:val="28"/>
            <w:szCs w:val="28"/>
          </w:rPr>
          <w:delText xml:space="preserve">Замечание. </w:delText>
        </w:r>
        <w:r w:rsidRPr="00AD4BD2" w:rsidDel="0091212B">
          <w:rPr>
            <w:rFonts w:ascii="Times New Roman" w:hAnsi="Times New Roman" w:cs="Times New Roman"/>
            <w:i/>
            <w:sz w:val="28"/>
            <w:szCs w:val="28"/>
          </w:rPr>
          <w:delText xml:space="preserve">Все </w:delText>
        </w:r>
        <w:r w:rsidR="00E226F3" w:rsidRPr="00AD4BD2" w:rsidDel="0091212B">
          <w:rPr>
            <w:rFonts w:ascii="Times New Roman" w:hAnsi="Times New Roman" w:cs="Times New Roman"/>
            <w:i/>
            <w:sz w:val="28"/>
            <w:szCs w:val="28"/>
          </w:rPr>
          <w:delText>описываемые далее материалы</w:delText>
        </w:r>
        <w:r w:rsidRPr="00AD4BD2" w:rsidDel="0091212B">
          <w:rPr>
            <w:rFonts w:ascii="Times New Roman" w:hAnsi="Times New Roman" w:cs="Times New Roman"/>
            <w:i/>
            <w:sz w:val="28"/>
            <w:szCs w:val="28"/>
          </w:rPr>
          <w:delText xml:space="preserve"> поверхностей имеют похожую на вышеописанную структуру: в них так же используются функции </w:delTex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Pr="00AD4BD2" w:rsidDel="0091212B">
          <w:rPr>
            <w:rFonts w:ascii="Times New Roman" w:hAnsi="Times New Roman" w:cs="Times New Roman"/>
            <w:i/>
            <w:sz w:val="28"/>
            <w:szCs w:val="28"/>
          </w:rPr>
          <w:delText xml:space="preserve"> </w:delText>
        </w:r>
        <w:r w:rsidRPr="00AD4BD2" w:rsidDel="0091212B">
          <w:rPr>
            <w:rFonts w:ascii="Times New Roman" w:hAnsi="Times New Roman" w:cs="Times New Roman"/>
            <w:i/>
            <w:sz w:val="28"/>
            <w:szCs w:val="28"/>
            <w:lang w:val="en-US"/>
          </w:rPr>
          <w:delText>BSDF</w:delText>
        </w:r>
        <w:r w:rsidRPr="00AD4BD2" w:rsidDel="0091212B">
          <w:rPr>
            <w:rFonts w:ascii="Times New Roman" w:hAnsi="Times New Roman" w:cs="Times New Roman"/>
            <w:i/>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Pr="00AD4BD2" w:rsidDel="0091212B">
          <w:rPr>
            <w:rFonts w:ascii="Times New Roman" w:hAnsi="Times New Roman" w:cs="Times New Roman"/>
            <w:i/>
            <w:sz w:val="28"/>
            <w:szCs w:val="28"/>
          </w:rPr>
          <w:delText xml:space="preserve"> </w:delText>
        </w:r>
        <w:r w:rsidRPr="00AD4BD2" w:rsidDel="0091212B">
          <w:rPr>
            <w:rFonts w:ascii="Times New Roman" w:hAnsi="Times New Roman" w:cs="Times New Roman"/>
            <w:i/>
            <w:sz w:val="28"/>
            <w:szCs w:val="28"/>
            <w:lang w:val="en-US"/>
          </w:rPr>
          <w:delText>BRDF</w:delText>
        </w:r>
        <w:r w:rsidRPr="00AD4BD2" w:rsidDel="0091212B">
          <w:rPr>
            <w:rFonts w:ascii="Times New Roman" w:hAnsi="Times New Roman" w:cs="Times New Roman"/>
            <w:i/>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AD4BD2" w:rsidDel="0091212B">
          <w:rPr>
            <w:rFonts w:ascii="Times New Roman" w:hAnsi="Times New Roman" w:cs="Times New Roman"/>
            <w:i/>
            <w:sz w:val="28"/>
            <w:szCs w:val="28"/>
            <w:lang w:val="en-US"/>
          </w:rPr>
          <w:delText>BTDF</w:delText>
        </w:r>
        <w:r w:rsidRPr="00AD4BD2" w:rsidDel="0091212B">
          <w:rPr>
            <w:rFonts w:ascii="Times New Roman" w:hAnsi="Times New Roman" w:cs="Times New Roman"/>
            <w:i/>
            <w:sz w:val="28"/>
            <w:szCs w:val="28"/>
          </w:rPr>
          <w:delText xml:space="preserve">, а также функции </w:delText>
        </w:r>
        <w:r w:rsidRPr="00AD4BD2" w:rsidDel="0091212B">
          <w:rPr>
            <w:rFonts w:ascii="Times New Roman" w:hAnsi="Times New Roman" w:cs="Times New Roman"/>
            <w:i/>
            <w:sz w:val="28"/>
            <w:szCs w:val="28"/>
            <w:lang w:val="en-US"/>
          </w:rPr>
          <w:delText>D</w:delText>
        </w:r>
        <w:r w:rsidRPr="00AD4BD2" w:rsidDel="0091212B">
          <w:rPr>
            <w:rFonts w:ascii="Times New Roman" w:hAnsi="Times New Roman" w:cs="Times New Roman"/>
            <w:i/>
            <w:sz w:val="28"/>
            <w:szCs w:val="28"/>
          </w:rPr>
          <w:delText xml:space="preserve">, F и </w:delText>
        </w:r>
        <w:r w:rsidRPr="00AD4BD2" w:rsidDel="0091212B">
          <w:rPr>
            <w:rFonts w:ascii="Times New Roman" w:hAnsi="Times New Roman" w:cs="Times New Roman"/>
            <w:i/>
            <w:sz w:val="28"/>
            <w:szCs w:val="28"/>
            <w:lang w:val="en-US"/>
          </w:rPr>
          <w:delText>G</w:delText>
        </w:r>
        <w:r w:rsidRPr="00AD4BD2" w:rsidDel="0091212B">
          <w:rPr>
            <w:rFonts w:ascii="Times New Roman" w:hAnsi="Times New Roman" w:cs="Times New Roman"/>
            <w:i/>
            <w:sz w:val="28"/>
            <w:szCs w:val="28"/>
          </w:rPr>
          <w:delText xml:space="preserve"> и различается только их реализация. Поэтому следующие модели будут описаны коротко с ссылками на литературу.</w:delText>
        </w:r>
      </w:del>
    </w:p>
    <w:p w14:paraId="70005C9E" w14:textId="5976ECE6" w:rsidR="00F30B64" w:rsidRPr="00B5325E" w:rsidDel="0091212B" w:rsidRDefault="00F30B64" w:rsidP="0091212B">
      <w:pPr>
        <w:shd w:val="clear" w:color="auto" w:fill="FFFFFF" w:themeFill="background1"/>
        <w:spacing w:after="0" w:line="240" w:lineRule="auto"/>
        <w:contextualSpacing/>
        <w:jc w:val="center"/>
        <w:rPr>
          <w:del w:id="1506" w:author="Борис Гогинян" w:date="2020-05-30T16:28:00Z"/>
          <w:rFonts w:ascii="Helvetica" w:hAnsi="Helvetica"/>
          <w:color w:val="222222"/>
          <w:sz w:val="28"/>
          <w:szCs w:val="28"/>
          <w:shd w:val="clear" w:color="auto" w:fill="FFFFFF"/>
        </w:rPr>
        <w:pPrChange w:id="1507" w:author="Борис Гогинян" w:date="2020-05-30T16:28:00Z">
          <w:pPr>
            <w:shd w:val="clear" w:color="auto" w:fill="FFFFFF" w:themeFill="background1"/>
            <w:spacing w:line="240" w:lineRule="auto"/>
          </w:pPr>
        </w:pPrChange>
      </w:pPr>
    </w:p>
    <w:p w14:paraId="7FA87A2C" w14:textId="77B74882" w:rsidR="00782022" w:rsidRPr="00AD4BD2" w:rsidDel="0091212B" w:rsidRDefault="00782022" w:rsidP="0091212B">
      <w:pPr>
        <w:pStyle w:val="a5"/>
        <w:numPr>
          <w:ilvl w:val="0"/>
          <w:numId w:val="4"/>
        </w:numPr>
        <w:shd w:val="clear" w:color="auto" w:fill="FFFFFF" w:themeFill="background1"/>
        <w:spacing w:after="0" w:line="276" w:lineRule="auto"/>
        <w:jc w:val="center"/>
        <w:rPr>
          <w:del w:id="1508" w:author="Борис Гогинян" w:date="2020-05-30T16:28:00Z"/>
          <w:rFonts w:ascii="Times New Roman" w:hAnsi="Times New Roman" w:cs="Times New Roman"/>
          <w:sz w:val="28"/>
          <w:szCs w:val="28"/>
          <w:lang w:val="en-US"/>
        </w:rPr>
        <w:pPrChange w:id="1509" w:author="Борис Гогинян" w:date="2020-05-30T16:28:00Z">
          <w:pPr>
            <w:pStyle w:val="a5"/>
            <w:numPr>
              <w:numId w:val="4"/>
            </w:numPr>
            <w:shd w:val="clear" w:color="auto" w:fill="FFFFFF" w:themeFill="background1"/>
            <w:spacing w:line="276" w:lineRule="auto"/>
            <w:ind w:left="501" w:hanging="360"/>
          </w:pPr>
        </w:pPrChange>
      </w:pPr>
      <w:del w:id="1510" w:author="Борис Гогинян" w:date="2020-05-30T16:28:00Z">
        <w:r w:rsidRPr="00F13D22" w:rsidDel="0091212B">
          <w:rPr>
            <w:rFonts w:ascii="Times New Roman" w:hAnsi="Times New Roman" w:cs="Times New Roman"/>
            <w:sz w:val="28"/>
            <w:szCs w:val="28"/>
            <w:lang w:val="en-US"/>
          </w:rPr>
          <w:delText>Disney's principled, layered BRDF</w:delText>
        </w:r>
        <w:r w:rsidR="00FB0CBB" w:rsidRPr="00AD4BD2" w:rsidDel="0091212B">
          <w:rPr>
            <w:rFonts w:ascii="Times New Roman" w:hAnsi="Times New Roman" w:cs="Times New Roman"/>
            <w:sz w:val="28"/>
            <w:szCs w:val="28"/>
            <w:lang w:val="en-US"/>
          </w:rPr>
          <w:delText xml:space="preserve"> [32]</w:delText>
        </w:r>
      </w:del>
    </w:p>
    <w:p w14:paraId="2FA89FAB" w14:textId="31CBD872" w:rsidR="00200DB6" w:rsidRPr="00AD4BD2" w:rsidDel="0091212B" w:rsidRDefault="00851E27" w:rsidP="0091212B">
      <w:pPr>
        <w:shd w:val="clear" w:color="auto" w:fill="FFFFFF" w:themeFill="background1"/>
        <w:spacing w:after="0" w:line="276" w:lineRule="auto"/>
        <w:ind w:left="360" w:firstLine="348"/>
        <w:contextualSpacing/>
        <w:jc w:val="center"/>
        <w:rPr>
          <w:del w:id="1511" w:author="Борис Гогинян" w:date="2020-05-30T16:28:00Z"/>
          <w:rFonts w:ascii="Times New Roman" w:hAnsi="Times New Roman" w:cs="Times New Roman"/>
          <w:sz w:val="28"/>
          <w:szCs w:val="28"/>
        </w:rPr>
        <w:pPrChange w:id="1512" w:author="Борис Гогинян" w:date="2020-05-30T16:28:00Z">
          <w:pPr>
            <w:shd w:val="clear" w:color="auto" w:fill="FFFFFF" w:themeFill="background1"/>
            <w:spacing w:line="276" w:lineRule="auto"/>
            <w:ind w:left="360" w:firstLine="348"/>
          </w:pPr>
        </w:pPrChange>
      </w:pPr>
      <w:del w:id="1513" w:author="Борис Гогинян" w:date="2020-05-30T16:28:00Z">
        <w:r w:rsidRPr="00AD4BD2" w:rsidDel="0091212B">
          <w:rPr>
            <w:rFonts w:ascii="Times New Roman" w:hAnsi="Times New Roman" w:cs="Times New Roman"/>
            <w:sz w:val="28"/>
            <w:szCs w:val="28"/>
          </w:rPr>
          <w:delText xml:space="preserve">Данный материал основан на разработке компании </w:delText>
        </w:r>
        <w:r w:rsidRPr="00AD4BD2" w:rsidDel="0091212B">
          <w:rPr>
            <w:rFonts w:ascii="Times New Roman" w:hAnsi="Times New Roman" w:cs="Times New Roman"/>
            <w:sz w:val="28"/>
            <w:szCs w:val="28"/>
            <w:lang w:val="en-US"/>
          </w:rPr>
          <w:delText>Disney</w:delText>
        </w:r>
        <w:r w:rsidR="00AD72BB" w:rsidRPr="00AD4BD2" w:rsidDel="0091212B">
          <w:rPr>
            <w:rFonts w:ascii="Times New Roman" w:hAnsi="Times New Roman" w:cs="Times New Roman"/>
            <w:sz w:val="28"/>
            <w:szCs w:val="28"/>
          </w:rPr>
          <w:delText xml:space="preserve">, которая искала </w:delText>
        </w:r>
        <w:r w:rsidR="006B5481" w:rsidRPr="00AD4BD2" w:rsidDel="0091212B">
          <w:rPr>
            <w:rFonts w:ascii="Times New Roman" w:hAnsi="Times New Roman" w:cs="Times New Roman"/>
            <w:sz w:val="28"/>
            <w:szCs w:val="28"/>
          </w:rPr>
          <w:delText>оптимальный способ физически-корректно</w:delText>
        </w:r>
        <w:r w:rsidRPr="00AD4BD2" w:rsidDel="0091212B">
          <w:rPr>
            <w:rFonts w:ascii="Times New Roman" w:hAnsi="Times New Roman" w:cs="Times New Roman"/>
            <w:sz w:val="28"/>
            <w:szCs w:val="28"/>
          </w:rPr>
          <w:delText xml:space="preserve"> симулировать </w:delText>
        </w:r>
        <w:r w:rsidR="00E16551" w:rsidRPr="00AD4BD2" w:rsidDel="0091212B">
          <w:rPr>
            <w:rFonts w:ascii="Times New Roman" w:hAnsi="Times New Roman" w:cs="Times New Roman"/>
            <w:sz w:val="28"/>
            <w:szCs w:val="28"/>
          </w:rPr>
          <w:delText>практически любую</w:delText>
        </w:r>
        <w:r w:rsidRPr="00AD4BD2" w:rsidDel="0091212B">
          <w:rPr>
            <w:rFonts w:ascii="Times New Roman" w:hAnsi="Times New Roman" w:cs="Times New Roman"/>
            <w:sz w:val="28"/>
            <w:szCs w:val="28"/>
          </w:rPr>
          <w:delText xml:space="preserve"> поверхность</w:delText>
        </w:r>
        <w:r w:rsidR="009C4D81" w:rsidRPr="00AD4BD2" w:rsidDel="0091212B">
          <w:rPr>
            <w:rFonts w:ascii="Times New Roman" w:hAnsi="Times New Roman" w:cs="Times New Roman"/>
            <w:sz w:val="28"/>
            <w:szCs w:val="28"/>
          </w:rPr>
          <w:delText>, сохр</w:delText>
        </w:r>
        <w:r w:rsidR="007406A0" w:rsidRPr="00AD4BD2" w:rsidDel="0091212B">
          <w:rPr>
            <w:rFonts w:ascii="Times New Roman" w:hAnsi="Times New Roman" w:cs="Times New Roman"/>
            <w:sz w:val="28"/>
            <w:szCs w:val="28"/>
          </w:rPr>
          <w:delText>аняя простоту в использовании</w:delText>
        </w:r>
        <w:r w:rsidRPr="00AD4BD2" w:rsidDel="0091212B">
          <w:rPr>
            <w:rFonts w:ascii="Times New Roman" w:hAnsi="Times New Roman" w:cs="Times New Roman"/>
            <w:sz w:val="28"/>
            <w:szCs w:val="28"/>
          </w:rPr>
          <w:delText>.</w:delText>
        </w:r>
        <w:r w:rsidR="002179D1" w:rsidRPr="00AD4BD2" w:rsidDel="0091212B">
          <w:rPr>
            <w:rFonts w:ascii="Times New Roman" w:hAnsi="Times New Roman" w:cs="Times New Roman"/>
            <w:sz w:val="28"/>
            <w:szCs w:val="28"/>
          </w:rPr>
          <w:delText xml:space="preserve"> </w:delText>
        </w:r>
      </w:del>
    </w:p>
    <w:p w14:paraId="03873FC4" w14:textId="12B88525" w:rsidR="00200DB6" w:rsidRPr="00AD4BD2" w:rsidDel="0091212B" w:rsidRDefault="00200DB6" w:rsidP="0091212B">
      <w:pPr>
        <w:shd w:val="clear" w:color="auto" w:fill="FFFFFF" w:themeFill="background1"/>
        <w:spacing w:after="0" w:line="276" w:lineRule="auto"/>
        <w:ind w:left="360"/>
        <w:contextualSpacing/>
        <w:jc w:val="center"/>
        <w:rPr>
          <w:del w:id="1514" w:author="Борис Гогинян" w:date="2020-05-30T16:28:00Z"/>
          <w:rFonts w:ascii="Times New Roman" w:hAnsi="Times New Roman" w:cs="Times New Roman"/>
          <w:sz w:val="28"/>
          <w:szCs w:val="28"/>
        </w:rPr>
        <w:pPrChange w:id="1515" w:author="Борис Гогинян" w:date="2020-05-30T16:28:00Z">
          <w:pPr>
            <w:shd w:val="clear" w:color="auto" w:fill="FFFFFF" w:themeFill="background1"/>
            <w:spacing w:line="276" w:lineRule="auto"/>
            <w:ind w:left="360"/>
          </w:pPr>
        </w:pPrChange>
      </w:pPr>
      <w:del w:id="1516" w:author="Борис Гогинян" w:date="2020-05-30T16:28:00Z">
        <w:r w:rsidRPr="00AD4BD2" w:rsidDel="0091212B">
          <w:rPr>
            <w:rFonts w:ascii="Times New Roman" w:hAnsi="Times New Roman" w:cs="Times New Roman"/>
            <w:sz w:val="28"/>
            <w:szCs w:val="28"/>
            <w:lang w:val="en-US"/>
          </w:rPr>
          <w:delText>Principled</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BRDF</w:delText>
        </w:r>
        <w:r w:rsidRPr="00AD4BD2" w:rsidDel="0091212B">
          <w:rPr>
            <w:rFonts w:ascii="Times New Roman" w:hAnsi="Times New Roman" w:cs="Times New Roman"/>
            <w:sz w:val="28"/>
            <w:szCs w:val="28"/>
          </w:rPr>
          <w:delText xml:space="preserve"> основан на 5 принципах:</w:delText>
        </w:r>
      </w:del>
    </w:p>
    <w:p w14:paraId="1D115839" w14:textId="4FCAE862" w:rsidR="007406A0" w:rsidRPr="00AD4BD2" w:rsidDel="0091212B" w:rsidRDefault="007406A0" w:rsidP="0091212B">
      <w:pPr>
        <w:pStyle w:val="a5"/>
        <w:numPr>
          <w:ilvl w:val="0"/>
          <w:numId w:val="16"/>
        </w:numPr>
        <w:shd w:val="clear" w:color="auto" w:fill="FFFFFF" w:themeFill="background1"/>
        <w:spacing w:after="0" w:line="276" w:lineRule="auto"/>
        <w:jc w:val="center"/>
        <w:rPr>
          <w:del w:id="1517" w:author="Борис Гогинян" w:date="2020-05-30T16:28:00Z"/>
          <w:rFonts w:ascii="Times New Roman" w:hAnsi="Times New Roman" w:cs="Times New Roman"/>
          <w:sz w:val="28"/>
          <w:szCs w:val="28"/>
        </w:rPr>
        <w:pPrChange w:id="1518" w:author="Борис Гогинян" w:date="2020-05-30T16:28:00Z">
          <w:pPr>
            <w:pStyle w:val="a5"/>
            <w:numPr>
              <w:numId w:val="16"/>
            </w:numPr>
            <w:shd w:val="clear" w:color="auto" w:fill="FFFFFF" w:themeFill="background1"/>
            <w:spacing w:line="276" w:lineRule="auto"/>
            <w:ind w:hanging="360"/>
          </w:pPr>
        </w:pPrChange>
      </w:pPr>
      <w:del w:id="1519" w:author="Борис Гогинян" w:date="2020-05-30T16:28:00Z">
        <w:r w:rsidRPr="00AD4BD2" w:rsidDel="0091212B">
          <w:rPr>
            <w:rFonts w:ascii="Times New Roman" w:hAnsi="Times New Roman" w:cs="Times New Roman"/>
            <w:sz w:val="28"/>
            <w:szCs w:val="28"/>
          </w:rPr>
          <w:delText>Следует использовать интуитивные понятные, а не физические параметры.</w:delText>
        </w:r>
      </w:del>
    </w:p>
    <w:p w14:paraId="3D723EA6" w14:textId="18693AA5" w:rsidR="007406A0" w:rsidRPr="00AD4BD2" w:rsidDel="0091212B" w:rsidRDefault="007406A0" w:rsidP="0091212B">
      <w:pPr>
        <w:pStyle w:val="a5"/>
        <w:numPr>
          <w:ilvl w:val="0"/>
          <w:numId w:val="16"/>
        </w:numPr>
        <w:shd w:val="clear" w:color="auto" w:fill="FFFFFF" w:themeFill="background1"/>
        <w:spacing w:after="0" w:line="276" w:lineRule="auto"/>
        <w:jc w:val="center"/>
        <w:rPr>
          <w:del w:id="1520" w:author="Борис Гогинян" w:date="2020-05-30T16:28:00Z"/>
          <w:rFonts w:ascii="Times New Roman" w:hAnsi="Times New Roman" w:cs="Times New Roman"/>
          <w:sz w:val="28"/>
          <w:szCs w:val="28"/>
        </w:rPr>
        <w:pPrChange w:id="1521" w:author="Борис Гогинян" w:date="2020-05-30T16:28:00Z">
          <w:pPr>
            <w:pStyle w:val="a5"/>
            <w:numPr>
              <w:numId w:val="16"/>
            </w:numPr>
            <w:shd w:val="clear" w:color="auto" w:fill="FFFFFF" w:themeFill="background1"/>
            <w:spacing w:line="276" w:lineRule="auto"/>
            <w:ind w:hanging="360"/>
          </w:pPr>
        </w:pPrChange>
      </w:pPr>
      <w:del w:id="1522" w:author="Борис Гогинян" w:date="2020-05-30T16:28:00Z">
        <w:r w:rsidRPr="00AD4BD2" w:rsidDel="0091212B">
          <w:rPr>
            <w:rFonts w:ascii="Times New Roman" w:hAnsi="Times New Roman" w:cs="Times New Roman"/>
            <w:sz w:val="28"/>
            <w:szCs w:val="28"/>
          </w:rPr>
          <w:delText>Должно использоваться как можно меньше параметров.</w:delText>
        </w:r>
      </w:del>
    </w:p>
    <w:p w14:paraId="62DA4C21" w14:textId="26511DAD" w:rsidR="007406A0" w:rsidRPr="00AD4BD2" w:rsidDel="0091212B" w:rsidRDefault="007406A0" w:rsidP="0091212B">
      <w:pPr>
        <w:pStyle w:val="a5"/>
        <w:numPr>
          <w:ilvl w:val="0"/>
          <w:numId w:val="16"/>
        </w:numPr>
        <w:shd w:val="clear" w:color="auto" w:fill="FFFFFF" w:themeFill="background1"/>
        <w:spacing w:after="0" w:line="276" w:lineRule="auto"/>
        <w:jc w:val="center"/>
        <w:rPr>
          <w:del w:id="1523" w:author="Борис Гогинян" w:date="2020-05-30T16:28:00Z"/>
          <w:rFonts w:ascii="Times New Roman" w:hAnsi="Times New Roman" w:cs="Times New Roman"/>
          <w:sz w:val="28"/>
          <w:szCs w:val="28"/>
        </w:rPr>
        <w:pPrChange w:id="1524" w:author="Борис Гогинян" w:date="2020-05-30T16:28:00Z">
          <w:pPr>
            <w:pStyle w:val="a5"/>
            <w:numPr>
              <w:numId w:val="16"/>
            </w:numPr>
            <w:shd w:val="clear" w:color="auto" w:fill="FFFFFF" w:themeFill="background1"/>
            <w:spacing w:line="276" w:lineRule="auto"/>
            <w:ind w:hanging="360"/>
          </w:pPr>
        </w:pPrChange>
      </w:pPr>
      <w:del w:id="1525" w:author="Борис Гогинян" w:date="2020-05-30T16:28:00Z">
        <w:r w:rsidRPr="00AD4BD2" w:rsidDel="0091212B">
          <w:rPr>
            <w:rFonts w:ascii="Times New Roman" w:hAnsi="Times New Roman" w:cs="Times New Roman"/>
            <w:sz w:val="28"/>
            <w:szCs w:val="28"/>
          </w:rPr>
          <w:delText>Параметры должны варьироваться в диапазоне от нуля до единицы.</w:delText>
        </w:r>
      </w:del>
    </w:p>
    <w:p w14:paraId="6BA7886B" w14:textId="4F87007D" w:rsidR="007406A0" w:rsidRPr="00AD4BD2" w:rsidDel="0091212B" w:rsidRDefault="007406A0" w:rsidP="0091212B">
      <w:pPr>
        <w:pStyle w:val="a5"/>
        <w:numPr>
          <w:ilvl w:val="0"/>
          <w:numId w:val="16"/>
        </w:numPr>
        <w:shd w:val="clear" w:color="auto" w:fill="FFFFFF" w:themeFill="background1"/>
        <w:spacing w:after="0" w:line="276" w:lineRule="auto"/>
        <w:jc w:val="center"/>
        <w:rPr>
          <w:del w:id="1526" w:author="Борис Гогинян" w:date="2020-05-30T16:28:00Z"/>
          <w:rFonts w:ascii="Times New Roman" w:hAnsi="Times New Roman" w:cs="Times New Roman"/>
          <w:sz w:val="28"/>
          <w:szCs w:val="28"/>
        </w:rPr>
        <w:pPrChange w:id="1527" w:author="Борис Гогинян" w:date="2020-05-30T16:28:00Z">
          <w:pPr>
            <w:pStyle w:val="a5"/>
            <w:numPr>
              <w:numId w:val="16"/>
            </w:numPr>
            <w:shd w:val="clear" w:color="auto" w:fill="FFFFFF" w:themeFill="background1"/>
            <w:spacing w:line="276" w:lineRule="auto"/>
            <w:ind w:hanging="360"/>
          </w:pPr>
        </w:pPrChange>
      </w:pPr>
      <w:del w:id="1528" w:author="Борис Гогинян" w:date="2020-05-30T16:28:00Z">
        <w:r w:rsidRPr="00AD4BD2" w:rsidDel="0091212B">
          <w:rPr>
            <w:rFonts w:ascii="Times New Roman" w:hAnsi="Times New Roman" w:cs="Times New Roman"/>
            <w:sz w:val="28"/>
            <w:szCs w:val="28"/>
          </w:rPr>
          <w:delText>Параметры должны позволять выходить из диапазона, обеспечивающего реалистичность, там, где это имеет смысл.</w:delText>
        </w:r>
      </w:del>
    </w:p>
    <w:p w14:paraId="31BB1EC4" w14:textId="5F8E48EB" w:rsidR="00200DB6" w:rsidRPr="00AD4BD2" w:rsidDel="0091212B" w:rsidRDefault="007406A0" w:rsidP="0091212B">
      <w:pPr>
        <w:pStyle w:val="a5"/>
        <w:numPr>
          <w:ilvl w:val="0"/>
          <w:numId w:val="16"/>
        </w:numPr>
        <w:shd w:val="clear" w:color="auto" w:fill="FFFFFF" w:themeFill="background1"/>
        <w:spacing w:after="0" w:line="276" w:lineRule="auto"/>
        <w:jc w:val="center"/>
        <w:rPr>
          <w:del w:id="1529" w:author="Борис Гогинян" w:date="2020-05-30T16:28:00Z"/>
          <w:rFonts w:ascii="Times New Roman" w:hAnsi="Times New Roman" w:cs="Times New Roman"/>
          <w:sz w:val="28"/>
          <w:szCs w:val="28"/>
        </w:rPr>
        <w:pPrChange w:id="1530" w:author="Борис Гогинян" w:date="2020-05-30T16:28:00Z">
          <w:pPr>
            <w:pStyle w:val="a5"/>
            <w:numPr>
              <w:numId w:val="16"/>
            </w:numPr>
            <w:shd w:val="clear" w:color="auto" w:fill="FFFFFF" w:themeFill="background1"/>
            <w:spacing w:line="276" w:lineRule="auto"/>
            <w:ind w:hanging="360"/>
          </w:pPr>
        </w:pPrChange>
      </w:pPr>
      <w:del w:id="1531" w:author="Борис Гогинян" w:date="2020-05-30T16:28:00Z">
        <w:r w:rsidRPr="00AD4BD2" w:rsidDel="0091212B">
          <w:rPr>
            <w:rFonts w:ascii="Times New Roman" w:hAnsi="Times New Roman" w:cs="Times New Roman"/>
            <w:sz w:val="28"/>
            <w:szCs w:val="28"/>
          </w:rPr>
          <w:delText xml:space="preserve">Любые комбинации параметров должны </w:delText>
        </w:r>
        <w:r w:rsidR="00CB5B4E" w:rsidRPr="00AD4BD2" w:rsidDel="0091212B">
          <w:rPr>
            <w:rFonts w:ascii="Times New Roman" w:hAnsi="Times New Roman" w:cs="Times New Roman"/>
            <w:sz w:val="28"/>
            <w:szCs w:val="28"/>
          </w:rPr>
          <w:delText>также давать максимально реалистичный результат.</w:delText>
        </w:r>
        <w:r w:rsidR="00DC7846" w:rsidRPr="00AD4BD2" w:rsidDel="0091212B">
          <w:rPr>
            <w:rFonts w:ascii="Times New Roman" w:hAnsi="Times New Roman" w:cs="Times New Roman"/>
            <w:sz w:val="28"/>
            <w:szCs w:val="28"/>
          </w:rPr>
          <w:delText xml:space="preserve"> 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delText>
        </w:r>
      </w:del>
    </w:p>
    <w:p w14:paraId="699DCE38" w14:textId="2367C16E" w:rsidR="002179D1" w:rsidRPr="00AD4BD2" w:rsidDel="0091212B" w:rsidRDefault="00DC7846" w:rsidP="0091212B">
      <w:pPr>
        <w:shd w:val="clear" w:color="auto" w:fill="FFFFFF" w:themeFill="background1"/>
        <w:spacing w:after="0" w:line="276" w:lineRule="auto"/>
        <w:ind w:left="360" w:firstLine="348"/>
        <w:contextualSpacing/>
        <w:jc w:val="center"/>
        <w:rPr>
          <w:del w:id="1532" w:author="Борис Гогинян" w:date="2020-05-30T16:28:00Z"/>
          <w:rFonts w:ascii="Times New Roman" w:hAnsi="Times New Roman" w:cs="Times New Roman"/>
          <w:sz w:val="28"/>
          <w:szCs w:val="28"/>
        </w:rPr>
        <w:pPrChange w:id="1533" w:author="Борис Гогинян" w:date="2020-05-30T16:28:00Z">
          <w:pPr>
            <w:shd w:val="clear" w:color="auto" w:fill="FFFFFF" w:themeFill="background1"/>
            <w:spacing w:line="276" w:lineRule="auto"/>
            <w:ind w:left="360" w:firstLine="348"/>
          </w:pPr>
        </w:pPrChange>
      </w:pPr>
      <w:del w:id="1534" w:author="Борис Гогинян" w:date="2020-05-30T16:28:00Z">
        <w:r w:rsidRPr="00AD4BD2" w:rsidDel="0091212B">
          <w:rPr>
            <w:rFonts w:ascii="Times New Roman" w:hAnsi="Times New Roman" w:cs="Times New Roman"/>
            <w:sz w:val="28"/>
            <w:szCs w:val="28"/>
          </w:rPr>
          <w:delText>В качестве диффузной модели используется [20]:</w:delText>
        </w:r>
      </w:del>
    </w:p>
    <w:p w14:paraId="6BC38312" w14:textId="225BC96D" w:rsidR="00DC7846" w:rsidRPr="00F13D22" w:rsidDel="0091212B" w:rsidRDefault="0099704B" w:rsidP="0091212B">
      <w:pPr>
        <w:shd w:val="clear" w:color="auto" w:fill="FFFFFF" w:themeFill="background1"/>
        <w:spacing w:after="0" w:line="276" w:lineRule="auto"/>
        <w:ind w:left="360" w:firstLine="348"/>
        <w:contextualSpacing/>
        <w:jc w:val="center"/>
        <w:rPr>
          <w:del w:id="1535" w:author="Борис Гогинян" w:date="2020-05-30T16:28:00Z"/>
          <w:rFonts w:ascii="Times New Roman" w:hAnsi="Times New Roman" w:cs="Times New Roman"/>
          <w:sz w:val="28"/>
          <w:szCs w:val="28"/>
        </w:rPr>
        <w:pPrChange w:id="1536" w:author="Борис Гогинян" w:date="2020-05-30T16:28:00Z">
          <w:pPr>
            <w:shd w:val="clear" w:color="auto" w:fill="FFFFFF" w:themeFill="background1"/>
            <w:spacing w:line="276" w:lineRule="auto"/>
            <w:ind w:left="360" w:firstLine="348"/>
          </w:pPr>
        </w:pPrChange>
      </w:pPr>
      <m:oMathPara>
        <m:oMath>
          <m:sSub>
            <m:sSubPr>
              <m:ctrlPr>
                <w:del w:id="1537" w:author="Борис Гогинян" w:date="2020-05-30T16:28:00Z">
                  <w:rPr>
                    <w:rFonts w:ascii="Cambria Math" w:hAnsi="Cambria Math" w:cs="Times New Roman"/>
                    <w:i/>
                    <w:sz w:val="28"/>
                    <w:szCs w:val="28"/>
                  </w:rPr>
                </w:del>
              </m:ctrlPr>
            </m:sSubPr>
            <m:e>
              <m:r>
                <w:del w:id="1538" w:author="Борис Гогинян" w:date="2020-05-30T16:28:00Z">
                  <w:rPr>
                    <w:rFonts w:ascii="Cambria Math" w:hAnsi="Cambria Math" w:cs="Times New Roman"/>
                    <w:sz w:val="28"/>
                    <w:szCs w:val="28"/>
                  </w:rPr>
                  <m:t>f</m:t>
                </w:del>
              </m:r>
            </m:e>
            <m:sub>
              <m:r>
                <w:del w:id="1539" w:author="Борис Гогинян" w:date="2020-05-30T16:28:00Z">
                  <w:rPr>
                    <w:rFonts w:ascii="Cambria Math" w:hAnsi="Cambria Math" w:cs="Times New Roman"/>
                    <w:sz w:val="28"/>
                    <w:szCs w:val="28"/>
                  </w:rPr>
                  <m:t>r</m:t>
                </w:del>
              </m:r>
            </m:sub>
          </m:sSub>
          <m:r>
            <w:del w:id="1540" w:author="Борис Гогинян" w:date="2020-05-30T16:28:00Z">
              <w:rPr>
                <w:rFonts w:ascii="Cambria Math" w:hAnsi="Cambria Math" w:cs="Times New Roman"/>
                <w:sz w:val="28"/>
                <w:szCs w:val="28"/>
              </w:rPr>
              <m:t>=</m:t>
            </w:del>
          </m:r>
          <m:f>
            <m:fPr>
              <m:ctrlPr>
                <w:del w:id="1541" w:author="Борис Гогинян" w:date="2020-05-30T16:28:00Z">
                  <w:rPr>
                    <w:rFonts w:ascii="Cambria Math" w:hAnsi="Cambria Math" w:cs="Times New Roman"/>
                    <w:i/>
                    <w:sz w:val="28"/>
                    <w:szCs w:val="28"/>
                  </w:rPr>
                </w:del>
              </m:ctrlPr>
            </m:fPr>
            <m:num>
              <m:r>
                <w:del w:id="1542" w:author="Борис Гогинян" w:date="2020-05-30T16:28:00Z">
                  <w:rPr>
                    <w:rFonts w:ascii="Cambria Math" w:hAnsi="Cambria Math" w:cs="Times New Roman"/>
                    <w:sz w:val="28"/>
                    <w:szCs w:val="28"/>
                  </w:rPr>
                  <m:t>c</m:t>
                </w:del>
              </m:r>
            </m:num>
            <m:den>
              <m:r>
                <w:del w:id="1543" w:author="Борис Гогинян" w:date="2020-05-30T16:28:00Z">
                  <w:rPr>
                    <w:rFonts w:ascii="Cambria Math" w:hAnsi="Cambria Math" w:cs="Times New Roman"/>
                    <w:sz w:val="28"/>
                    <w:szCs w:val="28"/>
                  </w:rPr>
                  <m:t>π</m:t>
                </w:del>
              </m:r>
            </m:den>
          </m:f>
          <m:d>
            <m:dPr>
              <m:ctrlPr>
                <w:del w:id="1544" w:author="Борис Гогинян" w:date="2020-05-30T16:28:00Z">
                  <w:rPr>
                    <w:rFonts w:ascii="Cambria Math" w:hAnsi="Cambria Math" w:cs="Times New Roman"/>
                    <w:i/>
                    <w:sz w:val="28"/>
                    <w:szCs w:val="28"/>
                  </w:rPr>
                </w:del>
              </m:ctrlPr>
            </m:dPr>
            <m:e>
              <m:r>
                <w:del w:id="1545" w:author="Борис Гогинян" w:date="2020-05-30T16:28:00Z">
                  <w:rPr>
                    <w:rFonts w:ascii="Cambria Math" w:hAnsi="Cambria Math" w:cs="Times New Roman"/>
                    <w:sz w:val="28"/>
                    <w:szCs w:val="28"/>
                  </w:rPr>
                  <m:t>1+</m:t>
                </w:del>
              </m:r>
              <m:d>
                <m:dPr>
                  <m:ctrlPr>
                    <w:del w:id="1546" w:author="Борис Гогинян" w:date="2020-05-30T16:28:00Z">
                      <w:rPr>
                        <w:rFonts w:ascii="Cambria Math" w:hAnsi="Cambria Math" w:cs="Times New Roman"/>
                        <w:i/>
                        <w:sz w:val="28"/>
                        <w:szCs w:val="28"/>
                      </w:rPr>
                    </w:del>
                  </m:ctrlPr>
                </m:dPr>
                <m:e>
                  <m:sSub>
                    <m:sSubPr>
                      <m:ctrlPr>
                        <w:del w:id="1547" w:author="Борис Гогинян" w:date="2020-05-30T16:28:00Z">
                          <w:rPr>
                            <w:rFonts w:ascii="Cambria Math" w:hAnsi="Cambria Math" w:cs="Times New Roman"/>
                            <w:i/>
                            <w:sz w:val="28"/>
                            <w:szCs w:val="28"/>
                          </w:rPr>
                        </w:del>
                      </m:ctrlPr>
                    </m:sSubPr>
                    <m:e>
                      <m:r>
                        <w:del w:id="1548" w:author="Борис Гогинян" w:date="2020-05-30T16:28:00Z">
                          <w:rPr>
                            <w:rFonts w:ascii="Cambria Math" w:hAnsi="Cambria Math" w:cs="Times New Roman"/>
                            <w:sz w:val="28"/>
                            <w:szCs w:val="28"/>
                          </w:rPr>
                          <m:t>F</m:t>
                        </w:del>
                      </m:r>
                    </m:e>
                    <m:sub>
                      <m:r>
                        <w:del w:id="1549" w:author="Борис Гогинян" w:date="2020-05-30T16:28:00Z">
                          <w:rPr>
                            <w:rFonts w:ascii="Cambria Math" w:hAnsi="Cambria Math" w:cs="Times New Roman"/>
                            <w:sz w:val="28"/>
                            <w:szCs w:val="28"/>
                          </w:rPr>
                          <m:t>D90</m:t>
                        </w:del>
                      </m:r>
                    </m:sub>
                  </m:sSub>
                  <m:r>
                    <w:del w:id="1550" w:author="Борис Гогинян" w:date="2020-05-30T16:28:00Z">
                      <w:rPr>
                        <w:rFonts w:ascii="Cambria Math" w:hAnsi="Cambria Math" w:cs="Times New Roman"/>
                        <w:sz w:val="28"/>
                        <w:szCs w:val="28"/>
                      </w:rPr>
                      <m:t>-1</m:t>
                    </w:del>
                  </m:r>
                </m:e>
              </m:d>
              <m:sSup>
                <m:sSupPr>
                  <m:ctrlPr>
                    <w:del w:id="1551" w:author="Борис Гогинян" w:date="2020-05-30T16:28:00Z">
                      <w:rPr>
                        <w:rFonts w:ascii="Cambria Math" w:hAnsi="Cambria Math" w:cs="Times New Roman"/>
                        <w:i/>
                        <w:sz w:val="28"/>
                        <w:szCs w:val="28"/>
                      </w:rPr>
                    </w:del>
                  </m:ctrlPr>
                </m:sSupPr>
                <m:e>
                  <m:d>
                    <m:dPr>
                      <m:ctrlPr>
                        <w:del w:id="1552" w:author="Борис Гогинян" w:date="2020-05-30T16:28:00Z">
                          <w:rPr>
                            <w:rFonts w:ascii="Cambria Math" w:hAnsi="Cambria Math" w:cs="Times New Roman"/>
                            <w:i/>
                            <w:sz w:val="28"/>
                            <w:szCs w:val="28"/>
                          </w:rPr>
                        </w:del>
                      </m:ctrlPr>
                    </m:dPr>
                    <m:e>
                      <m:r>
                        <w:del w:id="1553" w:author="Борис Гогинян" w:date="2020-05-30T16:28:00Z">
                          <w:rPr>
                            <w:rFonts w:ascii="Cambria Math" w:hAnsi="Cambria Math" w:cs="Times New Roman"/>
                            <w:sz w:val="28"/>
                            <w:szCs w:val="28"/>
                          </w:rPr>
                          <m:t>1-</m:t>
                        </w:del>
                      </m:r>
                      <m:func>
                        <m:funcPr>
                          <m:ctrlPr>
                            <w:del w:id="1554" w:author="Борис Гогинян" w:date="2020-05-30T16:28:00Z">
                              <w:rPr>
                                <w:rFonts w:ascii="Cambria Math" w:hAnsi="Cambria Math" w:cs="Times New Roman"/>
                                <w:i/>
                                <w:sz w:val="28"/>
                                <w:szCs w:val="28"/>
                              </w:rPr>
                            </w:del>
                          </m:ctrlPr>
                        </m:funcPr>
                        <m:fName>
                          <m:r>
                            <w:del w:id="1555" w:author="Борис Гогинян" w:date="2020-05-30T16:28:00Z">
                              <m:rPr>
                                <m:sty m:val="p"/>
                              </m:rPr>
                              <w:rPr>
                                <w:rFonts w:ascii="Cambria Math" w:hAnsi="Cambria Math" w:cs="Times New Roman"/>
                                <w:sz w:val="28"/>
                                <w:szCs w:val="28"/>
                              </w:rPr>
                              <m:t>cos</m:t>
                            </w:del>
                          </m:r>
                        </m:fName>
                        <m:e>
                          <m:sSub>
                            <m:sSubPr>
                              <m:ctrlPr>
                                <w:del w:id="1556" w:author="Борис Гогинян" w:date="2020-05-30T16:28:00Z">
                                  <w:rPr>
                                    <w:rFonts w:ascii="Cambria Math" w:hAnsi="Cambria Math" w:cs="Times New Roman"/>
                                    <w:i/>
                                    <w:sz w:val="28"/>
                                    <w:szCs w:val="28"/>
                                  </w:rPr>
                                </w:del>
                              </m:ctrlPr>
                            </m:sSubPr>
                            <m:e>
                              <m:r>
                                <w:del w:id="1557" w:author="Борис Гогинян" w:date="2020-05-30T16:28:00Z">
                                  <w:rPr>
                                    <w:rFonts w:ascii="Cambria Math" w:hAnsi="Cambria Math" w:cs="Times New Roman"/>
                                    <w:sz w:val="28"/>
                                    <w:szCs w:val="28"/>
                                  </w:rPr>
                                  <m:t>θ</m:t>
                                </w:del>
                              </m:r>
                            </m:e>
                            <m:sub>
                              <m:r>
                                <w:del w:id="1558" w:author="Борис Гогинян" w:date="2020-05-30T16:28:00Z">
                                  <w:rPr>
                                    <w:rFonts w:ascii="Cambria Math" w:hAnsi="Cambria Math" w:cs="Times New Roman"/>
                                    <w:sz w:val="28"/>
                                    <w:szCs w:val="28"/>
                                  </w:rPr>
                                  <m:t>r</m:t>
                                </w:del>
                              </m:r>
                            </m:sub>
                          </m:sSub>
                        </m:e>
                      </m:func>
                    </m:e>
                  </m:d>
                </m:e>
                <m:sup>
                  <m:r>
                    <w:del w:id="1559" w:author="Борис Гогинян" w:date="2020-05-30T16:28:00Z">
                      <w:rPr>
                        <w:rFonts w:ascii="Cambria Math" w:hAnsi="Cambria Math" w:cs="Times New Roman"/>
                        <w:sz w:val="28"/>
                        <w:szCs w:val="28"/>
                      </w:rPr>
                      <m:t>5</m:t>
                    </w:del>
                  </m:r>
                </m:sup>
              </m:sSup>
            </m:e>
          </m:d>
          <m:d>
            <m:dPr>
              <m:ctrlPr>
                <w:del w:id="1560" w:author="Борис Гогинян" w:date="2020-05-30T16:28:00Z">
                  <w:rPr>
                    <w:rFonts w:ascii="Cambria Math" w:hAnsi="Cambria Math" w:cs="Times New Roman"/>
                    <w:i/>
                    <w:sz w:val="28"/>
                    <w:szCs w:val="28"/>
                  </w:rPr>
                </w:del>
              </m:ctrlPr>
            </m:dPr>
            <m:e>
              <m:r>
                <w:del w:id="1561" w:author="Борис Гогинян" w:date="2020-05-30T16:28:00Z">
                  <w:rPr>
                    <w:rFonts w:ascii="Cambria Math" w:hAnsi="Cambria Math" w:cs="Times New Roman"/>
                    <w:sz w:val="28"/>
                    <w:szCs w:val="28"/>
                  </w:rPr>
                  <m:t>1+</m:t>
                </w:del>
              </m:r>
              <m:d>
                <m:dPr>
                  <m:ctrlPr>
                    <w:del w:id="1562" w:author="Борис Гогинян" w:date="2020-05-30T16:28:00Z">
                      <w:rPr>
                        <w:rFonts w:ascii="Cambria Math" w:hAnsi="Cambria Math" w:cs="Times New Roman"/>
                        <w:i/>
                        <w:sz w:val="28"/>
                        <w:szCs w:val="28"/>
                      </w:rPr>
                    </w:del>
                  </m:ctrlPr>
                </m:dPr>
                <m:e>
                  <m:sSub>
                    <m:sSubPr>
                      <m:ctrlPr>
                        <w:del w:id="1563" w:author="Борис Гогинян" w:date="2020-05-30T16:28:00Z">
                          <w:rPr>
                            <w:rFonts w:ascii="Cambria Math" w:hAnsi="Cambria Math" w:cs="Times New Roman"/>
                            <w:i/>
                            <w:sz w:val="28"/>
                            <w:szCs w:val="28"/>
                          </w:rPr>
                        </w:del>
                      </m:ctrlPr>
                    </m:sSubPr>
                    <m:e>
                      <m:r>
                        <w:del w:id="1564" w:author="Борис Гогинян" w:date="2020-05-30T16:28:00Z">
                          <w:rPr>
                            <w:rFonts w:ascii="Cambria Math" w:hAnsi="Cambria Math" w:cs="Times New Roman"/>
                            <w:sz w:val="28"/>
                            <w:szCs w:val="28"/>
                          </w:rPr>
                          <m:t>F</m:t>
                        </w:del>
                      </m:r>
                    </m:e>
                    <m:sub>
                      <m:r>
                        <w:del w:id="1565" w:author="Борис Гогинян" w:date="2020-05-30T16:28:00Z">
                          <w:rPr>
                            <w:rFonts w:ascii="Cambria Math" w:hAnsi="Cambria Math" w:cs="Times New Roman"/>
                            <w:sz w:val="28"/>
                            <w:szCs w:val="28"/>
                          </w:rPr>
                          <m:t>D90</m:t>
                        </w:del>
                      </m:r>
                    </m:sub>
                  </m:sSub>
                  <m:r>
                    <w:del w:id="1566" w:author="Борис Гогинян" w:date="2020-05-30T16:28:00Z">
                      <w:rPr>
                        <w:rFonts w:ascii="Cambria Math" w:hAnsi="Cambria Math" w:cs="Times New Roman"/>
                        <w:sz w:val="28"/>
                        <w:szCs w:val="28"/>
                      </w:rPr>
                      <m:t>-1</m:t>
                    </w:del>
                  </m:r>
                </m:e>
              </m:d>
              <m:sSup>
                <m:sSupPr>
                  <m:ctrlPr>
                    <w:del w:id="1567" w:author="Борис Гогинян" w:date="2020-05-30T16:28:00Z">
                      <w:rPr>
                        <w:rFonts w:ascii="Cambria Math" w:hAnsi="Cambria Math" w:cs="Times New Roman"/>
                        <w:i/>
                        <w:sz w:val="28"/>
                        <w:szCs w:val="28"/>
                      </w:rPr>
                    </w:del>
                  </m:ctrlPr>
                </m:sSupPr>
                <m:e>
                  <m:d>
                    <m:dPr>
                      <m:ctrlPr>
                        <w:del w:id="1568" w:author="Борис Гогинян" w:date="2020-05-30T16:28:00Z">
                          <w:rPr>
                            <w:rFonts w:ascii="Cambria Math" w:hAnsi="Cambria Math" w:cs="Times New Roman"/>
                            <w:i/>
                            <w:sz w:val="28"/>
                            <w:szCs w:val="28"/>
                          </w:rPr>
                        </w:del>
                      </m:ctrlPr>
                    </m:dPr>
                    <m:e>
                      <m:r>
                        <w:del w:id="1569" w:author="Борис Гогинян" w:date="2020-05-30T16:28:00Z">
                          <w:rPr>
                            <w:rFonts w:ascii="Cambria Math" w:hAnsi="Cambria Math" w:cs="Times New Roman"/>
                            <w:sz w:val="28"/>
                            <w:szCs w:val="28"/>
                          </w:rPr>
                          <m:t>1-</m:t>
                        </w:del>
                      </m:r>
                      <m:func>
                        <m:funcPr>
                          <m:ctrlPr>
                            <w:del w:id="1570" w:author="Борис Гогинян" w:date="2020-05-30T16:28:00Z">
                              <w:rPr>
                                <w:rFonts w:ascii="Cambria Math" w:hAnsi="Cambria Math" w:cs="Times New Roman"/>
                                <w:i/>
                                <w:sz w:val="28"/>
                                <w:szCs w:val="28"/>
                              </w:rPr>
                            </w:del>
                          </m:ctrlPr>
                        </m:funcPr>
                        <m:fName>
                          <m:r>
                            <w:del w:id="1571" w:author="Борис Гогинян" w:date="2020-05-30T16:28:00Z">
                              <m:rPr>
                                <m:sty m:val="p"/>
                              </m:rPr>
                              <w:rPr>
                                <w:rFonts w:ascii="Cambria Math" w:hAnsi="Cambria Math" w:cs="Times New Roman"/>
                                <w:sz w:val="28"/>
                                <w:szCs w:val="28"/>
                              </w:rPr>
                              <m:t>cos</m:t>
                            </w:del>
                          </m:r>
                        </m:fName>
                        <m:e>
                          <m:sSub>
                            <m:sSubPr>
                              <m:ctrlPr>
                                <w:del w:id="1572" w:author="Борис Гогинян" w:date="2020-05-30T16:28:00Z">
                                  <w:rPr>
                                    <w:rFonts w:ascii="Cambria Math" w:hAnsi="Cambria Math" w:cs="Times New Roman"/>
                                    <w:i/>
                                    <w:sz w:val="28"/>
                                    <w:szCs w:val="28"/>
                                  </w:rPr>
                                </w:del>
                              </m:ctrlPr>
                            </m:sSubPr>
                            <m:e>
                              <m:r>
                                <w:del w:id="1573" w:author="Борис Гогинян" w:date="2020-05-30T16:28:00Z">
                                  <w:rPr>
                                    <w:rFonts w:ascii="Cambria Math" w:hAnsi="Cambria Math" w:cs="Times New Roman"/>
                                    <w:sz w:val="28"/>
                                    <w:szCs w:val="28"/>
                                  </w:rPr>
                                  <m:t>θ</m:t>
                                </w:del>
                              </m:r>
                            </m:e>
                            <m:sub>
                              <m:r>
                                <w:del w:id="1574" w:author="Борис Гогинян" w:date="2020-05-30T16:28:00Z">
                                  <w:rPr>
                                    <w:rFonts w:ascii="Cambria Math" w:hAnsi="Cambria Math" w:cs="Times New Roman"/>
                                    <w:sz w:val="28"/>
                                    <w:szCs w:val="28"/>
                                  </w:rPr>
                                  <m:t>i</m:t>
                                </w:del>
                              </m:r>
                            </m:sub>
                          </m:sSub>
                        </m:e>
                      </m:func>
                    </m:e>
                  </m:d>
                </m:e>
                <m:sup>
                  <m:r>
                    <w:del w:id="1575" w:author="Борис Гогинян" w:date="2020-05-30T16:28:00Z">
                      <w:rPr>
                        <w:rFonts w:ascii="Cambria Math" w:hAnsi="Cambria Math" w:cs="Times New Roman"/>
                        <w:sz w:val="28"/>
                        <w:szCs w:val="28"/>
                      </w:rPr>
                      <m:t>5</m:t>
                    </w:del>
                  </m:r>
                </m:sup>
              </m:sSup>
            </m:e>
          </m:d>
        </m:oMath>
      </m:oMathPara>
    </w:p>
    <w:p w14:paraId="389E5E81" w14:textId="20F8A22D" w:rsidR="00DC7846" w:rsidRPr="00AD4BD2" w:rsidDel="0091212B" w:rsidRDefault="00DC7846" w:rsidP="0091212B">
      <w:pPr>
        <w:shd w:val="clear" w:color="auto" w:fill="FFFFFF" w:themeFill="background1"/>
        <w:spacing w:after="0" w:line="276" w:lineRule="auto"/>
        <w:ind w:firstLine="708"/>
        <w:contextualSpacing/>
        <w:jc w:val="center"/>
        <w:rPr>
          <w:del w:id="1576" w:author="Борис Гогинян" w:date="2020-05-30T16:28:00Z"/>
          <w:rFonts w:ascii="Times New Roman" w:hAnsi="Times New Roman" w:cs="Times New Roman"/>
          <w:sz w:val="28"/>
          <w:szCs w:val="28"/>
        </w:rPr>
        <w:pPrChange w:id="1577" w:author="Борис Гогинян" w:date="2020-05-30T16:28:00Z">
          <w:pPr>
            <w:shd w:val="clear" w:color="auto" w:fill="FFFFFF" w:themeFill="background1"/>
            <w:spacing w:line="276" w:lineRule="auto"/>
            <w:ind w:firstLine="708"/>
          </w:pPr>
        </w:pPrChange>
      </w:pPr>
      <w:del w:id="1578" w:author="Борис Гогинян" w:date="2020-05-30T16:28:00Z">
        <w:r w:rsidRPr="00AD4BD2" w:rsidDel="0091212B">
          <w:rPr>
            <w:rFonts w:ascii="Times New Roman" w:hAnsi="Times New Roman" w:cs="Times New Roman"/>
            <w:sz w:val="28"/>
            <w:szCs w:val="28"/>
          </w:rPr>
          <w:delText xml:space="preserve">где </w:delText>
        </w:r>
        <w:r w:rsidRPr="00AD4BD2" w:rsidDel="0091212B">
          <w:rPr>
            <w:rFonts w:ascii="Times New Roman" w:hAnsi="Times New Roman" w:cs="Times New Roman"/>
            <w:sz w:val="28"/>
            <w:szCs w:val="28"/>
            <w:lang w:val="en-US"/>
          </w:rPr>
          <w:delText>c</w:delText>
        </w:r>
        <w:r w:rsidRPr="00AD4BD2" w:rsidDel="0091212B">
          <w:rPr>
            <w:rFonts w:ascii="Times New Roman" w:hAnsi="Times New Roman" w:cs="Times New Roman"/>
            <w:sz w:val="28"/>
            <w:szCs w:val="28"/>
          </w:rPr>
          <w:delText xml:space="preserve"> – альбедо;</w:delText>
        </w:r>
      </w:del>
    </w:p>
    <w:p w14:paraId="5E5B7E5D" w14:textId="3890FD71" w:rsidR="00DC7846" w:rsidRPr="00AD4BD2" w:rsidDel="0091212B" w:rsidRDefault="0099704B" w:rsidP="0091212B">
      <w:pPr>
        <w:shd w:val="clear" w:color="auto" w:fill="FFFFFF" w:themeFill="background1"/>
        <w:spacing w:after="0" w:line="276" w:lineRule="auto"/>
        <w:ind w:firstLine="708"/>
        <w:contextualSpacing/>
        <w:jc w:val="center"/>
        <w:rPr>
          <w:del w:id="1579" w:author="Борис Гогинян" w:date="2020-05-30T16:28:00Z"/>
          <w:rFonts w:ascii="Times New Roman" w:hAnsi="Times New Roman" w:cs="Times New Roman"/>
          <w:sz w:val="28"/>
          <w:szCs w:val="28"/>
        </w:rPr>
        <w:pPrChange w:id="1580" w:author="Борис Гогинян" w:date="2020-05-30T16:28:00Z">
          <w:pPr>
            <w:shd w:val="clear" w:color="auto" w:fill="FFFFFF" w:themeFill="background1"/>
            <w:spacing w:line="276" w:lineRule="auto"/>
            <w:ind w:firstLine="708"/>
          </w:pPr>
        </w:pPrChange>
      </w:pPr>
      <m:oMath>
        <m:sSub>
          <m:sSubPr>
            <m:ctrlPr>
              <w:del w:id="1581" w:author="Борис Гогинян" w:date="2020-05-30T16:28:00Z">
                <w:rPr>
                  <w:rFonts w:ascii="Cambria Math" w:hAnsi="Cambria Math" w:cs="Times New Roman"/>
                  <w:i/>
                  <w:sz w:val="28"/>
                  <w:szCs w:val="28"/>
                </w:rPr>
              </w:del>
            </m:ctrlPr>
          </m:sSubPr>
          <m:e>
            <m:r>
              <w:del w:id="1582" w:author="Борис Гогинян" w:date="2020-05-30T16:28:00Z">
                <w:rPr>
                  <w:rFonts w:ascii="Cambria Math" w:hAnsi="Cambria Math" w:cs="Times New Roman"/>
                  <w:sz w:val="28"/>
                  <w:szCs w:val="28"/>
                </w:rPr>
                <m:t>θ</m:t>
              </w:del>
            </m:r>
          </m:e>
          <m:sub>
            <m:r>
              <w:del w:id="1583" w:author="Борис Гогинян" w:date="2020-05-30T16:28:00Z">
                <w:rPr>
                  <w:rFonts w:ascii="Cambria Math" w:hAnsi="Cambria Math" w:cs="Times New Roman"/>
                  <w:sz w:val="28"/>
                  <w:szCs w:val="28"/>
                </w:rPr>
                <m:t>r</m:t>
              </w:del>
            </m:r>
          </m:sub>
        </m:sSub>
      </m:oMath>
      <w:del w:id="1584" w:author="Борис Гогинян" w:date="2020-05-30T16:28:00Z">
        <w:r w:rsidR="00DC7846" w:rsidRPr="00F13D22" w:rsidDel="0091212B">
          <w:rPr>
            <w:rFonts w:ascii="Times New Roman" w:hAnsi="Times New Roman" w:cs="Times New Roman"/>
            <w:sz w:val="28"/>
            <w:szCs w:val="28"/>
          </w:rPr>
          <w:delText xml:space="preserve"> - угол между нормалью </w:delText>
        </w:r>
        <m:oMath>
          <m:r>
            <w:rPr>
              <w:rFonts w:ascii="Cambria Math" w:hAnsi="Cambria Math" w:cs="Times New Roman"/>
              <w:sz w:val="28"/>
              <w:szCs w:val="28"/>
            </w:rPr>
            <m:t>n</m:t>
          </m:r>
        </m:oMath>
        <w:r w:rsidR="00DC7846" w:rsidRPr="00AD4BD2" w:rsidDel="0091212B">
          <w:rPr>
            <w:rFonts w:ascii="Times New Roman" w:hAnsi="Times New Roman" w:cs="Times New Roman"/>
            <w:sz w:val="28"/>
            <w:szCs w:val="28"/>
          </w:rPr>
          <w:delText xml:space="preserve"> и вектором </w:delText>
        </w:r>
        <m:oMath>
          <m:r>
            <w:rPr>
              <w:rFonts w:ascii="Cambria Math" w:hAnsi="Cambria Math" w:cs="Times New Roman"/>
              <w:sz w:val="28"/>
              <w:szCs w:val="28"/>
            </w:rPr>
            <m:t>r</m:t>
          </m:r>
        </m:oMath>
        <w:r w:rsidR="00CE254F" w:rsidRPr="00AD4BD2" w:rsidDel="0091212B">
          <w:rPr>
            <w:rFonts w:ascii="Times New Roman" w:hAnsi="Times New Roman" w:cs="Times New Roman"/>
            <w:sz w:val="28"/>
            <w:szCs w:val="28"/>
          </w:rPr>
          <w:delText>, направленным в камеру</w:delText>
        </w:r>
        <w:r w:rsidR="00DC7846" w:rsidRPr="00AD4BD2" w:rsidDel="0091212B">
          <w:rPr>
            <w:rFonts w:ascii="Times New Roman" w:hAnsi="Times New Roman" w:cs="Times New Roman"/>
            <w:sz w:val="28"/>
            <w:szCs w:val="28"/>
          </w:rPr>
          <w:delText xml:space="preserve">; </w:delText>
        </w:r>
      </w:del>
    </w:p>
    <w:p w14:paraId="7FCCEF3C" w14:textId="1CB3BFB3" w:rsidR="00DC7846" w:rsidRPr="00AD4BD2" w:rsidDel="0091212B" w:rsidRDefault="0099704B" w:rsidP="0091212B">
      <w:pPr>
        <w:shd w:val="clear" w:color="auto" w:fill="FFFFFF" w:themeFill="background1"/>
        <w:spacing w:after="0" w:line="276" w:lineRule="auto"/>
        <w:ind w:firstLine="708"/>
        <w:contextualSpacing/>
        <w:jc w:val="center"/>
        <w:rPr>
          <w:del w:id="1585" w:author="Борис Гогинян" w:date="2020-05-30T16:28:00Z"/>
          <w:rFonts w:ascii="Times New Roman" w:hAnsi="Times New Roman" w:cs="Times New Roman"/>
          <w:sz w:val="28"/>
          <w:szCs w:val="28"/>
        </w:rPr>
        <w:pPrChange w:id="1586" w:author="Борис Гогинян" w:date="2020-05-30T16:28:00Z">
          <w:pPr>
            <w:shd w:val="clear" w:color="auto" w:fill="FFFFFF" w:themeFill="background1"/>
            <w:spacing w:line="276" w:lineRule="auto"/>
            <w:ind w:firstLine="708"/>
          </w:pPr>
        </w:pPrChange>
      </w:pPr>
      <m:oMath>
        <m:sSub>
          <m:sSubPr>
            <m:ctrlPr>
              <w:del w:id="1587" w:author="Борис Гогинян" w:date="2020-05-30T16:28:00Z">
                <w:rPr>
                  <w:rFonts w:ascii="Cambria Math" w:hAnsi="Cambria Math" w:cs="Times New Roman"/>
                  <w:i/>
                  <w:sz w:val="28"/>
                  <w:szCs w:val="28"/>
                </w:rPr>
              </w:del>
            </m:ctrlPr>
          </m:sSubPr>
          <m:e>
            <m:r>
              <w:del w:id="1588" w:author="Борис Гогинян" w:date="2020-05-30T16:28:00Z">
                <w:rPr>
                  <w:rFonts w:ascii="Cambria Math" w:hAnsi="Cambria Math" w:cs="Times New Roman"/>
                  <w:sz w:val="28"/>
                  <w:szCs w:val="28"/>
                </w:rPr>
                <m:t>θ</m:t>
              </w:del>
            </m:r>
          </m:e>
          <m:sub>
            <m:r>
              <w:del w:id="1589" w:author="Борис Гогинян" w:date="2020-05-30T16:28:00Z">
                <w:rPr>
                  <w:rFonts w:ascii="Cambria Math" w:hAnsi="Cambria Math" w:cs="Times New Roman"/>
                  <w:sz w:val="28"/>
                  <w:szCs w:val="28"/>
                </w:rPr>
                <m:t>i</m:t>
              </w:del>
            </m:r>
          </m:sub>
        </m:sSub>
      </m:oMath>
      <w:del w:id="1590" w:author="Борис Гогинян" w:date="2020-05-30T16:28:00Z">
        <w:r w:rsidR="00DC7846" w:rsidRPr="00F13D22" w:rsidDel="0091212B">
          <w:rPr>
            <w:rFonts w:ascii="Times New Roman" w:hAnsi="Times New Roman" w:cs="Times New Roman"/>
            <w:sz w:val="28"/>
            <w:szCs w:val="28"/>
          </w:rPr>
          <w:delText xml:space="preserve"> – угол между нормалью </w:delText>
        </w:r>
        <m:oMath>
          <m:r>
            <w:rPr>
              <w:rFonts w:ascii="Cambria Math" w:hAnsi="Cambria Math" w:cs="Times New Roman"/>
              <w:sz w:val="28"/>
              <w:szCs w:val="28"/>
            </w:rPr>
            <m:t>n</m:t>
          </m:r>
        </m:oMath>
        <w:r w:rsidR="00DC7846" w:rsidRPr="00AD4BD2" w:rsidDel="0091212B">
          <w:rPr>
            <w:rFonts w:ascii="Times New Roman" w:hAnsi="Times New Roman" w:cs="Times New Roman"/>
            <w:sz w:val="28"/>
            <w:szCs w:val="28"/>
          </w:rPr>
          <w:delText xml:space="preserve"> и вектором </w:delText>
        </w:r>
        <m:oMath>
          <m:r>
            <w:rPr>
              <w:rFonts w:ascii="Cambria Math" w:hAnsi="Cambria Math" w:cs="Times New Roman"/>
              <w:sz w:val="28"/>
              <w:szCs w:val="28"/>
            </w:rPr>
            <m:t>i</m:t>
          </m:r>
        </m:oMath>
        <w:r w:rsidR="00CE254F" w:rsidRPr="00AD4BD2" w:rsidDel="0091212B">
          <w:rPr>
            <w:rFonts w:ascii="Times New Roman" w:hAnsi="Times New Roman" w:cs="Times New Roman"/>
            <w:sz w:val="28"/>
            <w:szCs w:val="28"/>
          </w:rPr>
          <w:delText>, направленным на источник света</w:delText>
        </w:r>
        <w:r w:rsidR="00DC7846" w:rsidRPr="00AD4BD2" w:rsidDel="0091212B">
          <w:rPr>
            <w:rFonts w:ascii="Times New Roman" w:hAnsi="Times New Roman" w:cs="Times New Roman"/>
            <w:sz w:val="28"/>
            <w:szCs w:val="28"/>
          </w:rPr>
          <w:delText>;</w:delText>
        </w:r>
      </w:del>
    </w:p>
    <w:p w14:paraId="6CE36DAF" w14:textId="090CDF95" w:rsidR="00DC7846" w:rsidRPr="00AD4BD2" w:rsidDel="0091212B" w:rsidRDefault="0099704B" w:rsidP="0091212B">
      <w:pPr>
        <w:shd w:val="clear" w:color="auto" w:fill="FFFFFF" w:themeFill="background1"/>
        <w:spacing w:after="0" w:line="276" w:lineRule="auto"/>
        <w:ind w:left="708"/>
        <w:contextualSpacing/>
        <w:jc w:val="center"/>
        <w:rPr>
          <w:del w:id="1591" w:author="Борис Гогинян" w:date="2020-05-30T16:28:00Z"/>
          <w:rFonts w:ascii="Times New Roman" w:hAnsi="Times New Roman" w:cs="Times New Roman"/>
          <w:sz w:val="28"/>
          <w:szCs w:val="28"/>
        </w:rPr>
        <w:pPrChange w:id="1592" w:author="Борис Гогинян" w:date="2020-05-30T16:28:00Z">
          <w:pPr>
            <w:shd w:val="clear" w:color="auto" w:fill="FFFFFF" w:themeFill="background1"/>
            <w:spacing w:line="276" w:lineRule="auto"/>
            <w:ind w:left="708"/>
          </w:pPr>
        </w:pPrChange>
      </w:pPr>
      <m:oMath>
        <m:sSub>
          <m:sSubPr>
            <m:ctrlPr>
              <w:del w:id="1593" w:author="Борис Гогинян" w:date="2020-05-30T16:28:00Z">
                <w:rPr>
                  <w:rFonts w:ascii="Cambria Math" w:hAnsi="Cambria Math" w:cs="Times New Roman"/>
                  <w:i/>
                  <w:sz w:val="28"/>
                  <w:szCs w:val="28"/>
                </w:rPr>
              </w:del>
            </m:ctrlPr>
          </m:sSubPr>
          <m:e>
            <m:r>
              <w:del w:id="1594" w:author="Борис Гогинян" w:date="2020-05-30T16:28:00Z">
                <w:rPr>
                  <w:rFonts w:ascii="Cambria Math" w:hAnsi="Cambria Math" w:cs="Times New Roman"/>
                  <w:sz w:val="28"/>
                  <w:szCs w:val="28"/>
                </w:rPr>
                <m:t>F</m:t>
              </w:del>
            </m:r>
          </m:e>
          <m:sub>
            <m:r>
              <w:del w:id="1595" w:author="Борис Гогинян" w:date="2020-05-30T16:28:00Z">
                <w:rPr>
                  <w:rFonts w:ascii="Cambria Math" w:hAnsi="Cambria Math" w:cs="Times New Roman"/>
                  <w:sz w:val="28"/>
                  <w:szCs w:val="28"/>
                </w:rPr>
                <m:t>D90</m:t>
              </w:del>
            </m:r>
          </m:sub>
        </m:sSub>
        <m:r>
          <w:del w:id="1596" w:author="Борис Гогинян" w:date="2020-05-30T16:28:00Z">
            <w:rPr>
              <w:rFonts w:ascii="Cambria Math" w:hAnsi="Cambria Math" w:cs="Times New Roman"/>
              <w:sz w:val="28"/>
              <w:szCs w:val="28"/>
            </w:rPr>
            <m:t>=</m:t>
          </w:del>
        </m:r>
        <m:f>
          <m:fPr>
            <m:ctrlPr>
              <w:del w:id="1597" w:author="Борис Гогинян" w:date="2020-05-30T16:28:00Z">
                <w:rPr>
                  <w:rFonts w:ascii="Cambria Math" w:hAnsi="Cambria Math" w:cs="Times New Roman"/>
                  <w:i/>
                  <w:sz w:val="28"/>
                  <w:szCs w:val="28"/>
                </w:rPr>
              </w:del>
            </m:ctrlPr>
          </m:fPr>
          <m:num>
            <m:r>
              <w:del w:id="1598" w:author="Борис Гогинян" w:date="2020-05-30T16:28:00Z">
                <w:rPr>
                  <w:rFonts w:ascii="Cambria Math" w:hAnsi="Cambria Math" w:cs="Times New Roman"/>
                  <w:sz w:val="28"/>
                  <w:szCs w:val="28"/>
                </w:rPr>
                <m:t>1</m:t>
              </w:del>
            </m:r>
          </m:num>
          <m:den>
            <m:r>
              <w:del w:id="1599" w:author="Борис Гогинян" w:date="2020-05-30T16:28:00Z">
                <w:rPr>
                  <w:rFonts w:ascii="Cambria Math" w:hAnsi="Cambria Math" w:cs="Times New Roman"/>
                  <w:sz w:val="28"/>
                  <w:szCs w:val="28"/>
                </w:rPr>
                <m:t>2</m:t>
              </w:del>
            </m:r>
          </m:den>
        </m:f>
        <m:r>
          <w:del w:id="1600" w:author="Борис Гогинян" w:date="2020-05-30T16:28:00Z">
            <w:rPr>
              <w:rFonts w:ascii="Cambria Math" w:hAnsi="Cambria Math" w:cs="Times New Roman"/>
              <w:sz w:val="28"/>
              <w:szCs w:val="28"/>
            </w:rPr>
            <m:t>+2</m:t>
          </w:del>
        </m:r>
        <m:sSup>
          <m:sSupPr>
            <m:ctrlPr>
              <w:del w:id="1601" w:author="Борис Гогинян" w:date="2020-05-30T16:28:00Z">
                <w:rPr>
                  <w:rFonts w:ascii="Cambria Math" w:hAnsi="Cambria Math" w:cs="Times New Roman"/>
                  <w:i/>
                  <w:sz w:val="28"/>
                  <w:szCs w:val="28"/>
                </w:rPr>
              </w:del>
            </m:ctrlPr>
          </m:sSupPr>
          <m:e>
            <m:func>
              <m:funcPr>
                <m:ctrlPr>
                  <w:del w:id="1602" w:author="Борис Гогинян" w:date="2020-05-30T16:28:00Z">
                    <w:rPr>
                      <w:rFonts w:ascii="Cambria Math" w:hAnsi="Cambria Math" w:cs="Times New Roman"/>
                      <w:i/>
                      <w:sz w:val="28"/>
                      <w:szCs w:val="28"/>
                    </w:rPr>
                  </w:del>
                </m:ctrlPr>
              </m:funcPr>
              <m:fName>
                <m:r>
                  <w:del w:id="1603" w:author="Борис Гогинян" w:date="2020-05-30T16:28:00Z">
                    <m:rPr>
                      <m:sty m:val="p"/>
                    </m:rPr>
                    <w:rPr>
                      <w:rFonts w:ascii="Cambria Math" w:hAnsi="Cambria Math" w:cs="Times New Roman"/>
                      <w:sz w:val="28"/>
                      <w:szCs w:val="28"/>
                    </w:rPr>
                    <m:t>(cos</m:t>
                  </w:del>
                </m:r>
              </m:fName>
              <m:e>
                <m:sSub>
                  <m:sSubPr>
                    <m:ctrlPr>
                      <w:del w:id="1604" w:author="Борис Гогинян" w:date="2020-05-30T16:28:00Z">
                        <w:rPr>
                          <w:rFonts w:ascii="Cambria Math" w:hAnsi="Cambria Math" w:cs="Times New Roman"/>
                          <w:i/>
                          <w:sz w:val="28"/>
                          <w:szCs w:val="28"/>
                        </w:rPr>
                      </w:del>
                    </m:ctrlPr>
                  </m:sSubPr>
                  <m:e>
                    <m:r>
                      <w:del w:id="1605" w:author="Борис Гогинян" w:date="2020-05-30T16:28:00Z">
                        <w:rPr>
                          <w:rFonts w:ascii="Cambria Math" w:hAnsi="Cambria Math" w:cs="Times New Roman"/>
                          <w:sz w:val="28"/>
                          <w:szCs w:val="28"/>
                        </w:rPr>
                        <m:t>θ</m:t>
                      </w:del>
                    </m:r>
                  </m:e>
                  <m:sub>
                    <m:r>
                      <w:del w:id="1606" w:author="Борис Гогинян" w:date="2020-05-30T16:28:00Z">
                        <w:rPr>
                          <w:rFonts w:ascii="Cambria Math" w:hAnsi="Cambria Math" w:cs="Times New Roman"/>
                          <w:sz w:val="28"/>
                          <w:szCs w:val="28"/>
                        </w:rPr>
                        <m:t>d</m:t>
                      </w:del>
                    </m:r>
                  </m:sub>
                </m:sSub>
              </m:e>
            </m:func>
            <m:r>
              <w:del w:id="1607" w:author="Борис Гогинян" w:date="2020-05-30T16:28:00Z">
                <w:rPr>
                  <w:rFonts w:ascii="Cambria Math" w:hAnsi="Cambria Math" w:cs="Times New Roman"/>
                  <w:sz w:val="28"/>
                  <w:szCs w:val="28"/>
                </w:rPr>
                <m:t>)</m:t>
              </w:del>
            </m:r>
          </m:e>
          <m:sup>
            <m:r>
              <w:del w:id="1608" w:author="Борис Гогинян" w:date="2020-05-30T16:28:00Z">
                <w:rPr>
                  <w:rFonts w:ascii="Cambria Math" w:hAnsi="Cambria Math" w:cs="Times New Roman"/>
                  <w:sz w:val="28"/>
                  <w:szCs w:val="28"/>
                </w:rPr>
                <m:t>2</m:t>
              </w:del>
            </m:r>
          </m:sup>
        </m:sSup>
        <m:r>
          <w:del w:id="1609" w:author="Борис Гогинян" w:date="2020-05-30T16:28:00Z">
            <w:rPr>
              <w:rFonts w:ascii="Cambria Math" w:hAnsi="Cambria Math" w:cs="Times New Roman"/>
              <w:sz w:val="28"/>
              <w:szCs w:val="28"/>
            </w:rPr>
            <m:t>∙α</m:t>
          </w:del>
        </m:r>
      </m:oMath>
      <w:del w:id="1610" w:author="Борис Гогинян" w:date="2020-05-30T16:28:00Z">
        <w:r w:rsidR="00DC7846" w:rsidRPr="00AD4BD2" w:rsidDel="0091212B">
          <w:rPr>
            <w:rFonts w:ascii="Times New Roman" w:hAnsi="Times New Roman" w:cs="Times New Roman"/>
            <w:sz w:val="28"/>
            <w:szCs w:val="28"/>
          </w:rPr>
          <w:delText>, где</w:delText>
        </w:r>
      </w:del>
    </w:p>
    <w:p w14:paraId="14520D79" w14:textId="6AABCB48" w:rsidR="00DC7846" w:rsidRPr="00AD4BD2" w:rsidDel="0091212B" w:rsidRDefault="0099704B" w:rsidP="0091212B">
      <w:pPr>
        <w:shd w:val="clear" w:color="auto" w:fill="FFFFFF" w:themeFill="background1"/>
        <w:spacing w:after="0" w:line="276" w:lineRule="auto"/>
        <w:ind w:firstLine="708"/>
        <w:contextualSpacing/>
        <w:jc w:val="center"/>
        <w:rPr>
          <w:del w:id="1611" w:author="Борис Гогинян" w:date="2020-05-30T16:28:00Z"/>
          <w:rFonts w:ascii="Times New Roman" w:hAnsi="Times New Roman" w:cs="Times New Roman"/>
          <w:sz w:val="28"/>
          <w:szCs w:val="28"/>
        </w:rPr>
        <w:pPrChange w:id="1612" w:author="Борис Гогинян" w:date="2020-05-30T16:28:00Z">
          <w:pPr>
            <w:shd w:val="clear" w:color="auto" w:fill="FFFFFF" w:themeFill="background1"/>
            <w:spacing w:line="276" w:lineRule="auto"/>
            <w:ind w:firstLine="708"/>
          </w:pPr>
        </w:pPrChange>
      </w:pPr>
      <m:oMath>
        <m:sSub>
          <m:sSubPr>
            <m:ctrlPr>
              <w:del w:id="1613" w:author="Борис Гогинян" w:date="2020-05-30T16:28:00Z">
                <w:rPr>
                  <w:rFonts w:ascii="Cambria Math" w:hAnsi="Cambria Math" w:cs="Times New Roman"/>
                  <w:i/>
                  <w:sz w:val="28"/>
                  <w:szCs w:val="28"/>
                </w:rPr>
              </w:del>
            </m:ctrlPr>
          </m:sSubPr>
          <m:e>
            <m:r>
              <w:del w:id="1614" w:author="Борис Гогинян" w:date="2020-05-30T16:28:00Z">
                <w:rPr>
                  <w:rFonts w:ascii="Cambria Math" w:hAnsi="Cambria Math" w:cs="Times New Roman"/>
                  <w:sz w:val="28"/>
                  <w:szCs w:val="28"/>
                </w:rPr>
                <m:t>θ</m:t>
              </w:del>
            </m:r>
          </m:e>
          <m:sub>
            <m:r>
              <w:del w:id="1615" w:author="Борис Гогинян" w:date="2020-05-30T16:28:00Z">
                <w:rPr>
                  <w:rFonts w:ascii="Cambria Math" w:hAnsi="Cambria Math" w:cs="Times New Roman"/>
                  <w:sz w:val="28"/>
                  <w:szCs w:val="28"/>
                </w:rPr>
                <m:t>d</m:t>
              </w:del>
            </m:r>
          </m:sub>
        </m:sSub>
        <m:r>
          <w:del w:id="1616" w:author="Борис Гогинян" w:date="2020-05-30T16:28:00Z">
            <w:rPr>
              <w:rFonts w:ascii="Cambria Math" w:hAnsi="Cambria Math" w:cs="Times New Roman"/>
              <w:sz w:val="28"/>
              <w:szCs w:val="28"/>
            </w:rPr>
            <m:t xml:space="preserve"> </m:t>
          </w:del>
        </m:r>
      </m:oMath>
      <w:del w:id="1617" w:author="Борис Гогинян" w:date="2020-05-30T16:28:00Z">
        <w:r w:rsidR="00DC7846" w:rsidRPr="00AD4BD2" w:rsidDel="0091212B">
          <w:rPr>
            <w:rFonts w:ascii="Times New Roman" w:hAnsi="Times New Roman" w:cs="Times New Roman"/>
            <w:sz w:val="28"/>
            <w:szCs w:val="28"/>
          </w:rPr>
          <w:delText>– это угол между векторам</w:delText>
        </w:r>
        <m:oMath>
          <m:r>
            <w:rPr>
              <w:rFonts w:ascii="Cambria Math" w:hAnsi="Cambria Math" w:cs="Times New Roman"/>
              <w:sz w:val="28"/>
              <w:szCs w:val="28"/>
            </w:rPr>
            <m:t xml:space="preserve"> </m:t>
          </m:r>
          <m:r>
            <w:rPr>
              <w:rFonts w:ascii="Cambria Math" w:hAnsi="Cambria Math" w:cs="Times New Roman"/>
              <w:sz w:val="28"/>
              <w:szCs w:val="28"/>
              <w:lang w:val="en-US"/>
            </w:rPr>
            <m:t>i</m:t>
          </m:r>
        </m:oMath>
        <w:r w:rsidR="00DC7846" w:rsidRPr="00AD4BD2" w:rsidDel="0091212B">
          <w:rPr>
            <w:rFonts w:ascii="Times New Roman" w:hAnsi="Times New Roman" w:cs="Times New Roman"/>
            <w:sz w:val="28"/>
            <w:szCs w:val="28"/>
          </w:rPr>
          <w:delText xml:space="preserve"> и нормалью микрограни </w:delText>
        </w:r>
        <m:oMath>
          <m:r>
            <w:rPr>
              <w:rFonts w:ascii="Cambria Math" w:hAnsi="Cambria Math" w:cs="Times New Roman"/>
              <w:sz w:val="28"/>
              <w:szCs w:val="28"/>
            </w:rPr>
            <m:t>h</m:t>
          </m:r>
        </m:oMath>
        <w:r w:rsidR="00DC7846" w:rsidRPr="00AD4BD2" w:rsidDel="0091212B">
          <w:rPr>
            <w:rFonts w:ascii="Times New Roman" w:hAnsi="Times New Roman" w:cs="Times New Roman"/>
            <w:sz w:val="28"/>
            <w:szCs w:val="28"/>
          </w:rPr>
          <w:delText xml:space="preserve">; </w:delText>
        </w:r>
      </w:del>
    </w:p>
    <w:p w14:paraId="6BD727B6" w14:textId="42387C9C" w:rsidR="00DC7846" w:rsidRPr="00AD4BD2" w:rsidDel="0091212B" w:rsidRDefault="00DC7846" w:rsidP="0091212B">
      <w:pPr>
        <w:shd w:val="clear" w:color="auto" w:fill="FFFFFF" w:themeFill="background1"/>
        <w:spacing w:after="0" w:line="276" w:lineRule="auto"/>
        <w:ind w:left="708"/>
        <w:contextualSpacing/>
        <w:jc w:val="center"/>
        <w:rPr>
          <w:del w:id="1618" w:author="Борис Гогинян" w:date="2020-05-30T16:28:00Z"/>
          <w:rFonts w:ascii="Times New Roman" w:hAnsi="Times New Roman" w:cs="Times New Roman"/>
          <w:sz w:val="28"/>
          <w:szCs w:val="28"/>
        </w:rPr>
        <w:pPrChange w:id="1619" w:author="Борис Гогинян" w:date="2020-05-30T16:28:00Z">
          <w:pPr>
            <w:shd w:val="clear" w:color="auto" w:fill="FFFFFF" w:themeFill="background1"/>
            <w:spacing w:line="276" w:lineRule="auto"/>
            <w:ind w:left="708"/>
          </w:pPr>
        </w:pPrChange>
      </w:pPr>
      <m:oMath>
        <m:r>
          <w:del w:id="1620" w:author="Борис Гогинян" w:date="2020-05-30T16:28:00Z">
            <w:rPr>
              <w:rFonts w:ascii="Cambria Math" w:hAnsi="Cambria Math" w:cs="Times New Roman"/>
              <w:sz w:val="28"/>
              <w:szCs w:val="28"/>
            </w:rPr>
            <m:t>α</m:t>
          </w:del>
        </m:r>
      </m:oMath>
      <w:del w:id="1621" w:author="Борис Гогинян" w:date="2020-05-30T16:28:00Z">
        <w:r w:rsidRPr="00AD4BD2" w:rsidDel="0091212B">
          <w:rPr>
            <w:rFonts w:ascii="Times New Roman" w:hAnsi="Times New Roman" w:cs="Times New Roman"/>
            <w:sz w:val="28"/>
            <w:szCs w:val="28"/>
          </w:rPr>
          <w:delText xml:space="preserve"> – коэффициент шероховатости.</w:delText>
        </w:r>
        <w:r w:rsidR="00CE254F" w:rsidRPr="00AD4BD2" w:rsidDel="0091212B">
          <w:rPr>
            <w:rFonts w:ascii="Times New Roman" w:hAnsi="Times New Roman" w:cs="Times New Roman"/>
            <w:sz w:val="28"/>
            <w:szCs w:val="28"/>
          </w:rPr>
          <w:br/>
        </w:r>
        <w:r w:rsidR="00CE254F" w:rsidRPr="00AD4BD2" w:rsidDel="0091212B">
          <w:rPr>
            <w:rFonts w:ascii="Times New Roman" w:hAnsi="Times New Roman" w:cs="Times New Roman"/>
            <w:sz w:val="28"/>
            <w:szCs w:val="28"/>
          </w:rPr>
          <w:tab/>
          <w:delText>Для этой модели освещения не выполнен закон сохранения энергии, но это было сознательным решением, направленным на удобство художников.</w:delText>
        </w:r>
      </w:del>
    </w:p>
    <w:p w14:paraId="78ADC013" w14:textId="299627BB" w:rsidR="00851E27" w:rsidRPr="00AD4BD2" w:rsidDel="0091212B" w:rsidRDefault="009F1AC6" w:rsidP="0091212B">
      <w:pPr>
        <w:shd w:val="clear" w:color="auto" w:fill="FFFFFF" w:themeFill="background1"/>
        <w:spacing w:after="0" w:line="276" w:lineRule="auto"/>
        <w:ind w:left="360"/>
        <w:contextualSpacing/>
        <w:jc w:val="center"/>
        <w:rPr>
          <w:del w:id="1622" w:author="Борис Гогинян" w:date="2020-05-30T16:28:00Z"/>
          <w:rFonts w:ascii="Times New Roman" w:hAnsi="Times New Roman" w:cs="Times New Roman"/>
          <w:sz w:val="28"/>
          <w:szCs w:val="28"/>
        </w:rPr>
        <w:pPrChange w:id="1623" w:author="Борис Гогинян" w:date="2020-05-30T16:28:00Z">
          <w:pPr>
            <w:shd w:val="clear" w:color="auto" w:fill="FFFFFF" w:themeFill="background1"/>
            <w:spacing w:line="276" w:lineRule="auto"/>
            <w:ind w:left="360"/>
          </w:pPr>
        </w:pPrChange>
      </w:pPr>
      <w:del w:id="1624" w:author="Борис Гогинян" w:date="2020-05-30T16:28:00Z">
        <w:r w:rsidRPr="00AD4BD2" w:rsidDel="0091212B">
          <w:rPr>
            <w:rFonts w:ascii="Times New Roman" w:hAnsi="Times New Roman" w:cs="Times New Roman"/>
            <w:sz w:val="28"/>
            <w:szCs w:val="28"/>
          </w:rPr>
          <w:delText xml:space="preserve">В </w:delText>
        </w:r>
        <w:r w:rsidR="00851E27" w:rsidRPr="00AD4BD2" w:rsidDel="0091212B">
          <w:rPr>
            <w:rFonts w:ascii="Times New Roman" w:hAnsi="Times New Roman" w:cs="Times New Roman"/>
            <w:sz w:val="28"/>
            <w:szCs w:val="28"/>
          </w:rPr>
          <w:delText>число его параметров входит:</w:delText>
        </w:r>
      </w:del>
    </w:p>
    <w:p w14:paraId="7599D9CB" w14:textId="4F9BB645" w:rsidR="00851E27" w:rsidRPr="00AD4BD2" w:rsidDel="0091212B" w:rsidRDefault="00851E27" w:rsidP="0091212B">
      <w:pPr>
        <w:pStyle w:val="a5"/>
        <w:numPr>
          <w:ilvl w:val="0"/>
          <w:numId w:val="15"/>
        </w:numPr>
        <w:shd w:val="clear" w:color="auto" w:fill="FFFFFF" w:themeFill="background1"/>
        <w:spacing w:after="0" w:line="276" w:lineRule="auto"/>
        <w:jc w:val="center"/>
        <w:rPr>
          <w:del w:id="1625" w:author="Борис Гогинян" w:date="2020-05-30T16:28:00Z"/>
          <w:rFonts w:ascii="Times New Roman" w:hAnsi="Times New Roman" w:cs="Times New Roman"/>
          <w:sz w:val="28"/>
          <w:szCs w:val="28"/>
        </w:rPr>
        <w:pPrChange w:id="1626" w:author="Борис Гогинян" w:date="2020-05-30T16:28:00Z">
          <w:pPr>
            <w:pStyle w:val="a5"/>
            <w:numPr>
              <w:numId w:val="15"/>
            </w:numPr>
            <w:shd w:val="clear" w:color="auto" w:fill="FFFFFF" w:themeFill="background1"/>
            <w:spacing w:line="276" w:lineRule="auto"/>
            <w:ind w:left="1080" w:hanging="360"/>
          </w:pPr>
        </w:pPrChange>
      </w:pPr>
      <w:del w:id="1627" w:author="Борис Гогинян" w:date="2020-05-30T16:28:00Z">
        <w:r w:rsidRPr="00AD4BD2" w:rsidDel="0091212B">
          <w:rPr>
            <w:rFonts w:ascii="Times New Roman" w:hAnsi="Times New Roman" w:cs="Times New Roman"/>
            <w:sz w:val="28"/>
            <w:szCs w:val="28"/>
          </w:rPr>
          <w:delText>Surface Color</w:delText>
        </w:r>
        <w:r w:rsidR="008C22A0" w:rsidRPr="00AD4BD2" w:rsidDel="0091212B">
          <w:rPr>
            <w:rFonts w:ascii="Times New Roman" w:hAnsi="Times New Roman" w:cs="Times New Roman"/>
            <w:sz w:val="28"/>
            <w:szCs w:val="28"/>
          </w:rPr>
          <w:delText xml:space="preserve"> – цвет поверхности, обычно поставляемый текстурными картами;</w:delText>
        </w:r>
      </w:del>
    </w:p>
    <w:p w14:paraId="70903C43" w14:textId="00F21FE8" w:rsidR="00851E27" w:rsidRPr="00AD4BD2" w:rsidDel="0091212B" w:rsidRDefault="00851E27" w:rsidP="0091212B">
      <w:pPr>
        <w:pStyle w:val="a5"/>
        <w:numPr>
          <w:ilvl w:val="0"/>
          <w:numId w:val="15"/>
        </w:numPr>
        <w:shd w:val="clear" w:color="auto" w:fill="FFFFFF" w:themeFill="background1"/>
        <w:spacing w:after="0" w:line="276" w:lineRule="auto"/>
        <w:jc w:val="center"/>
        <w:rPr>
          <w:del w:id="1628" w:author="Борис Гогинян" w:date="2020-05-30T16:28:00Z"/>
          <w:rFonts w:ascii="Times New Roman" w:hAnsi="Times New Roman" w:cs="Times New Roman"/>
          <w:sz w:val="28"/>
          <w:szCs w:val="28"/>
        </w:rPr>
        <w:pPrChange w:id="1629" w:author="Борис Гогинян" w:date="2020-05-30T16:28:00Z">
          <w:pPr>
            <w:pStyle w:val="a5"/>
            <w:numPr>
              <w:numId w:val="15"/>
            </w:numPr>
            <w:shd w:val="clear" w:color="auto" w:fill="FFFFFF" w:themeFill="background1"/>
            <w:spacing w:line="276" w:lineRule="auto"/>
            <w:ind w:left="1080" w:hanging="360"/>
          </w:pPr>
        </w:pPrChange>
      </w:pPr>
      <w:del w:id="1630" w:author="Борис Гогинян" w:date="2020-05-30T16:28:00Z">
        <w:r w:rsidRPr="00AD4BD2" w:rsidDel="0091212B">
          <w:rPr>
            <w:rFonts w:ascii="Times New Roman" w:hAnsi="Times New Roman" w:cs="Times New Roman"/>
            <w:sz w:val="28"/>
            <w:szCs w:val="28"/>
          </w:rPr>
          <w:delText>Subsurface Amount</w:delText>
        </w:r>
        <w:r w:rsidR="008C22A0" w:rsidRPr="00AD4BD2" w:rsidDel="0091212B">
          <w:rPr>
            <w:rFonts w:ascii="Times New Roman" w:hAnsi="Times New Roman" w:cs="Times New Roman"/>
            <w:sz w:val="28"/>
            <w:szCs w:val="28"/>
          </w:rPr>
          <w:delText xml:space="preserve"> – управляет диффузной формой с использованием подповерхностного приближения;</w:delText>
        </w:r>
      </w:del>
    </w:p>
    <w:p w14:paraId="071E1125" w14:textId="42C85B2D" w:rsidR="00851E27" w:rsidRPr="00AD4BD2" w:rsidDel="0091212B" w:rsidRDefault="00851E27" w:rsidP="0091212B">
      <w:pPr>
        <w:pStyle w:val="a5"/>
        <w:numPr>
          <w:ilvl w:val="0"/>
          <w:numId w:val="15"/>
        </w:numPr>
        <w:shd w:val="clear" w:color="auto" w:fill="FFFFFF" w:themeFill="background1"/>
        <w:spacing w:after="0" w:line="276" w:lineRule="auto"/>
        <w:jc w:val="center"/>
        <w:rPr>
          <w:del w:id="1631" w:author="Борис Гогинян" w:date="2020-05-30T16:28:00Z"/>
          <w:rFonts w:ascii="Times New Roman" w:hAnsi="Times New Roman" w:cs="Times New Roman"/>
          <w:sz w:val="28"/>
          <w:szCs w:val="28"/>
        </w:rPr>
        <w:pPrChange w:id="1632" w:author="Борис Гогинян" w:date="2020-05-30T16:28:00Z">
          <w:pPr>
            <w:pStyle w:val="a5"/>
            <w:numPr>
              <w:numId w:val="15"/>
            </w:numPr>
            <w:shd w:val="clear" w:color="auto" w:fill="FFFFFF" w:themeFill="background1"/>
            <w:spacing w:line="276" w:lineRule="auto"/>
            <w:ind w:left="1080" w:hanging="360"/>
          </w:pPr>
        </w:pPrChange>
      </w:pPr>
      <w:del w:id="1633" w:author="Борис Гогинян" w:date="2020-05-30T16:28:00Z">
        <w:r w:rsidRPr="00AD4BD2" w:rsidDel="0091212B">
          <w:rPr>
            <w:rFonts w:ascii="Times New Roman" w:hAnsi="Times New Roman" w:cs="Times New Roman"/>
            <w:sz w:val="28"/>
            <w:szCs w:val="28"/>
          </w:rPr>
          <w:delText>Specular Amount</w:delText>
        </w:r>
        <w:r w:rsidR="008C22A0" w:rsidRPr="00AD4BD2" w:rsidDel="0091212B">
          <w:rPr>
            <w:rFonts w:ascii="Times New Roman" w:hAnsi="Times New Roman" w:cs="Times New Roman"/>
            <w:sz w:val="28"/>
            <w:szCs w:val="28"/>
          </w:rPr>
          <w:delText xml:space="preserve"> – </w:delText>
        </w:r>
        <w:r w:rsidR="00E1373F" w:rsidRPr="00AD4BD2" w:rsidDel="0091212B">
          <w:rPr>
            <w:rFonts w:ascii="Times New Roman" w:hAnsi="Times New Roman" w:cs="Times New Roman"/>
            <w:sz w:val="28"/>
            <w:szCs w:val="28"/>
          </w:rPr>
          <w:delText>с</w:delText>
        </w:r>
        <w:r w:rsidR="008C22A0" w:rsidRPr="00AD4BD2" w:rsidDel="0091212B">
          <w:rPr>
            <w:rFonts w:ascii="Times New Roman" w:hAnsi="Times New Roman" w:cs="Times New Roman"/>
            <w:sz w:val="28"/>
            <w:szCs w:val="28"/>
          </w:rPr>
          <w:delText>тепень гладкости поверхности;</w:delText>
        </w:r>
      </w:del>
    </w:p>
    <w:p w14:paraId="50E28BF8" w14:textId="643DC837" w:rsidR="00851E27" w:rsidRPr="00AD4BD2" w:rsidDel="0091212B" w:rsidRDefault="00851E27" w:rsidP="0091212B">
      <w:pPr>
        <w:pStyle w:val="a5"/>
        <w:numPr>
          <w:ilvl w:val="0"/>
          <w:numId w:val="15"/>
        </w:numPr>
        <w:shd w:val="clear" w:color="auto" w:fill="FFFFFF" w:themeFill="background1"/>
        <w:spacing w:after="0" w:line="276" w:lineRule="auto"/>
        <w:jc w:val="center"/>
        <w:rPr>
          <w:del w:id="1634" w:author="Борис Гогинян" w:date="2020-05-30T16:28:00Z"/>
          <w:rFonts w:ascii="Times New Roman" w:hAnsi="Times New Roman" w:cs="Times New Roman"/>
          <w:sz w:val="28"/>
          <w:szCs w:val="28"/>
        </w:rPr>
        <w:pPrChange w:id="1635" w:author="Борис Гогинян" w:date="2020-05-30T16:28:00Z">
          <w:pPr>
            <w:pStyle w:val="a5"/>
            <w:numPr>
              <w:numId w:val="15"/>
            </w:numPr>
            <w:shd w:val="clear" w:color="auto" w:fill="FFFFFF" w:themeFill="background1"/>
            <w:spacing w:line="276" w:lineRule="auto"/>
            <w:ind w:left="1080" w:hanging="360"/>
          </w:pPr>
        </w:pPrChange>
      </w:pPr>
      <w:del w:id="1636" w:author="Борис Гогинян" w:date="2020-05-30T16:28:00Z">
        <w:r w:rsidRPr="00AD4BD2" w:rsidDel="0091212B">
          <w:rPr>
            <w:rFonts w:ascii="Times New Roman" w:hAnsi="Times New Roman" w:cs="Times New Roman"/>
            <w:sz w:val="28"/>
            <w:szCs w:val="28"/>
          </w:rPr>
          <w:delText>Specular Roughness</w:delText>
        </w:r>
        <w:r w:rsidR="008C22A0" w:rsidRPr="00AD4BD2" w:rsidDel="0091212B">
          <w:rPr>
            <w:rFonts w:ascii="Times New Roman" w:hAnsi="Times New Roman" w:cs="Times New Roman"/>
            <w:sz w:val="28"/>
            <w:szCs w:val="28"/>
          </w:rPr>
          <w:delText xml:space="preserve"> – </w:delText>
        </w:r>
        <w:r w:rsidR="00E1373F" w:rsidRPr="00AD4BD2" w:rsidDel="0091212B">
          <w:rPr>
            <w:rFonts w:ascii="Times New Roman" w:hAnsi="Times New Roman" w:cs="Times New Roman"/>
            <w:sz w:val="28"/>
            <w:szCs w:val="28"/>
          </w:rPr>
          <w:delText>к</w:delText>
        </w:r>
        <w:r w:rsidR="008C22A0" w:rsidRPr="00AD4BD2" w:rsidDel="0091212B">
          <w:rPr>
            <w:rFonts w:ascii="Times New Roman" w:hAnsi="Times New Roman" w:cs="Times New Roman"/>
            <w:sz w:val="28"/>
            <w:szCs w:val="28"/>
          </w:rPr>
          <w:delText>ажущаяся шероховатость поверхности, влияет на зеркальные блики;</w:delText>
        </w:r>
      </w:del>
    </w:p>
    <w:p w14:paraId="77CCCF44" w14:textId="197F0F24" w:rsidR="00851E27" w:rsidRPr="00AD4BD2" w:rsidDel="0091212B" w:rsidRDefault="00851E27" w:rsidP="0091212B">
      <w:pPr>
        <w:pStyle w:val="a5"/>
        <w:numPr>
          <w:ilvl w:val="0"/>
          <w:numId w:val="15"/>
        </w:numPr>
        <w:shd w:val="clear" w:color="auto" w:fill="FFFFFF" w:themeFill="background1"/>
        <w:spacing w:after="0" w:line="276" w:lineRule="auto"/>
        <w:jc w:val="center"/>
        <w:rPr>
          <w:del w:id="1637" w:author="Борис Гогинян" w:date="2020-05-30T16:28:00Z"/>
          <w:rFonts w:ascii="Times New Roman" w:hAnsi="Times New Roman" w:cs="Times New Roman"/>
          <w:sz w:val="28"/>
          <w:szCs w:val="28"/>
        </w:rPr>
        <w:pPrChange w:id="1638" w:author="Борис Гогинян" w:date="2020-05-30T16:28:00Z">
          <w:pPr>
            <w:pStyle w:val="a5"/>
            <w:numPr>
              <w:numId w:val="15"/>
            </w:numPr>
            <w:shd w:val="clear" w:color="auto" w:fill="FFFFFF" w:themeFill="background1"/>
            <w:spacing w:line="276" w:lineRule="auto"/>
            <w:ind w:left="1080" w:hanging="360"/>
          </w:pPr>
        </w:pPrChange>
      </w:pPr>
      <w:del w:id="1639" w:author="Борис Гогинян" w:date="2020-05-30T16:28:00Z">
        <w:r w:rsidRPr="00AD4BD2" w:rsidDel="0091212B">
          <w:rPr>
            <w:rFonts w:ascii="Times New Roman" w:hAnsi="Times New Roman" w:cs="Times New Roman"/>
            <w:sz w:val="28"/>
            <w:szCs w:val="28"/>
          </w:rPr>
          <w:delText>Specular Tint</w:delText>
        </w:r>
        <w:r w:rsidR="008C22A0" w:rsidRPr="00AD4BD2" w:rsidDel="0091212B">
          <w:rPr>
            <w:rFonts w:ascii="Times New Roman" w:hAnsi="Times New Roman" w:cs="Times New Roman"/>
            <w:sz w:val="28"/>
            <w:szCs w:val="28"/>
          </w:rPr>
          <w:delText xml:space="preserve"> – </w:delText>
        </w:r>
        <w:r w:rsidR="00E1373F" w:rsidRPr="00AD4BD2" w:rsidDel="0091212B">
          <w:rPr>
            <w:rFonts w:ascii="Times New Roman" w:hAnsi="Times New Roman" w:cs="Times New Roman"/>
            <w:sz w:val="28"/>
            <w:szCs w:val="28"/>
          </w:rPr>
          <w:delText>к</w:delText>
        </w:r>
        <w:r w:rsidR="008C22A0" w:rsidRPr="00AD4BD2" w:rsidDel="0091212B">
          <w:rPr>
            <w:rFonts w:ascii="Times New Roman" w:hAnsi="Times New Roman" w:cs="Times New Roman"/>
            <w:sz w:val="28"/>
            <w:szCs w:val="28"/>
          </w:rPr>
          <w:delText>оличество оттенков зеркальных бликов. Значение 0 соотв. существованию ахроматических бликов, и значение 1.0 – сохраняет цвет поверхности.</w:delText>
        </w:r>
      </w:del>
    </w:p>
    <w:p w14:paraId="55113E49" w14:textId="4F456DBE" w:rsidR="00851E27" w:rsidRPr="00AD4BD2" w:rsidDel="0091212B" w:rsidRDefault="00851E27" w:rsidP="0091212B">
      <w:pPr>
        <w:pStyle w:val="a5"/>
        <w:numPr>
          <w:ilvl w:val="0"/>
          <w:numId w:val="15"/>
        </w:numPr>
        <w:shd w:val="clear" w:color="auto" w:fill="FFFFFF" w:themeFill="background1"/>
        <w:spacing w:after="0" w:line="276" w:lineRule="auto"/>
        <w:jc w:val="center"/>
        <w:rPr>
          <w:del w:id="1640" w:author="Борис Гогинян" w:date="2020-05-30T16:28:00Z"/>
          <w:rFonts w:ascii="Times New Roman" w:hAnsi="Times New Roman" w:cs="Times New Roman"/>
          <w:sz w:val="28"/>
          <w:szCs w:val="28"/>
        </w:rPr>
        <w:pPrChange w:id="1641" w:author="Борис Гогинян" w:date="2020-05-30T16:28:00Z">
          <w:pPr>
            <w:pStyle w:val="a5"/>
            <w:numPr>
              <w:numId w:val="15"/>
            </w:numPr>
            <w:shd w:val="clear" w:color="auto" w:fill="FFFFFF" w:themeFill="background1"/>
            <w:spacing w:line="276" w:lineRule="auto"/>
            <w:ind w:left="1080" w:hanging="360"/>
          </w:pPr>
        </w:pPrChange>
      </w:pPr>
      <w:del w:id="1642" w:author="Борис Гогинян" w:date="2020-05-30T16:28:00Z">
        <w:r w:rsidRPr="00AD4BD2" w:rsidDel="0091212B">
          <w:rPr>
            <w:rFonts w:ascii="Times New Roman" w:hAnsi="Times New Roman" w:cs="Times New Roman"/>
            <w:sz w:val="28"/>
            <w:szCs w:val="28"/>
          </w:rPr>
          <w:delText>Metallicness</w:delText>
        </w:r>
        <w:r w:rsidR="008C22A0" w:rsidRPr="00AD4BD2" w:rsidDel="0091212B">
          <w:rPr>
            <w:rFonts w:ascii="Times New Roman" w:hAnsi="Times New Roman" w:cs="Times New Roman"/>
            <w:sz w:val="28"/>
            <w:szCs w:val="28"/>
          </w:rPr>
          <w:delText xml:space="preserve"> – металлическое </w:delText>
        </w:r>
        <w:r w:rsidR="0062428C" w:rsidRPr="00AD4BD2" w:rsidDel="0091212B">
          <w:rPr>
            <w:rFonts w:ascii="Times New Roman" w:hAnsi="Times New Roman" w:cs="Times New Roman"/>
            <w:sz w:val="28"/>
            <w:szCs w:val="28"/>
          </w:rPr>
          <w:delText>состояние (0 – диэлектрик, 1 –</w:delText>
        </w:r>
        <w:r w:rsidR="00E1373F" w:rsidRPr="00AD4BD2" w:rsidDel="0091212B">
          <w:rPr>
            <w:rFonts w:ascii="Times New Roman" w:hAnsi="Times New Roman" w:cs="Times New Roman"/>
            <w:sz w:val="28"/>
            <w:szCs w:val="28"/>
          </w:rPr>
          <w:delText xml:space="preserve"> м</w:delText>
        </w:r>
        <w:r w:rsidR="008C22A0" w:rsidRPr="00AD4BD2" w:rsidDel="0091212B">
          <w:rPr>
            <w:rFonts w:ascii="Times New Roman" w:hAnsi="Times New Roman" w:cs="Times New Roman"/>
            <w:sz w:val="28"/>
            <w:szCs w:val="28"/>
          </w:rPr>
          <w:delText xml:space="preserve">еталл). Это линейная смесь между двумя различными моделями. Металлическая </w:delText>
        </w:r>
        <w:r w:rsidR="00E1373F" w:rsidRPr="00AD4BD2" w:rsidDel="0091212B">
          <w:rPr>
            <w:rFonts w:ascii="Times New Roman" w:hAnsi="Times New Roman" w:cs="Times New Roman"/>
            <w:sz w:val="28"/>
            <w:szCs w:val="28"/>
          </w:rPr>
          <w:delText>поверхность</w:delText>
        </w:r>
        <w:r w:rsidR="009F17F0" w:rsidRPr="00AD4BD2" w:rsidDel="0091212B">
          <w:rPr>
            <w:rFonts w:ascii="Times New Roman" w:hAnsi="Times New Roman" w:cs="Times New Roman"/>
            <w:sz w:val="28"/>
            <w:szCs w:val="28"/>
          </w:rPr>
          <w:delText>, как об этом говорилось ранее,</w:delText>
        </w:r>
        <w:r w:rsidR="008C22A0" w:rsidRPr="00AD4BD2" w:rsidDel="0091212B">
          <w:rPr>
            <w:rFonts w:ascii="Times New Roman" w:hAnsi="Times New Roman" w:cs="Times New Roman"/>
            <w:sz w:val="28"/>
            <w:szCs w:val="28"/>
          </w:rPr>
          <w:delText xml:space="preserve"> </w:delText>
        </w:r>
        <w:r w:rsidR="00E1373F" w:rsidRPr="00AD4BD2" w:rsidDel="0091212B">
          <w:rPr>
            <w:rFonts w:ascii="Times New Roman" w:hAnsi="Times New Roman" w:cs="Times New Roman"/>
            <w:sz w:val="28"/>
            <w:szCs w:val="28"/>
          </w:rPr>
          <w:delText>не имеет диффузного компонента, так ка</w:delText>
        </w:r>
        <w:r w:rsidR="009F17F0" w:rsidRPr="00AD4BD2" w:rsidDel="0091212B">
          <w:rPr>
            <w:rFonts w:ascii="Times New Roman" w:hAnsi="Times New Roman" w:cs="Times New Roman"/>
            <w:sz w:val="28"/>
            <w:szCs w:val="28"/>
          </w:rPr>
          <w:delText>к</w:delText>
        </w:r>
        <w:r w:rsidR="00E1373F" w:rsidRPr="00AD4BD2" w:rsidDel="0091212B">
          <w:rPr>
            <w:rFonts w:ascii="Times New Roman" w:hAnsi="Times New Roman" w:cs="Times New Roman"/>
            <w:sz w:val="28"/>
            <w:szCs w:val="28"/>
          </w:rPr>
          <w:delText xml:space="preserve"> весь преломленный свет затухает. Остается только зеркально-отраженный свет.</w:delText>
        </w:r>
      </w:del>
    </w:p>
    <w:p w14:paraId="7CCDFAE9" w14:textId="3A3FD200" w:rsidR="00851E27" w:rsidRPr="00AD4BD2" w:rsidDel="0091212B" w:rsidRDefault="00851E27" w:rsidP="0091212B">
      <w:pPr>
        <w:pStyle w:val="a5"/>
        <w:numPr>
          <w:ilvl w:val="0"/>
          <w:numId w:val="15"/>
        </w:numPr>
        <w:shd w:val="clear" w:color="auto" w:fill="FFFFFF" w:themeFill="background1"/>
        <w:spacing w:after="0" w:line="276" w:lineRule="auto"/>
        <w:jc w:val="center"/>
        <w:rPr>
          <w:del w:id="1643" w:author="Борис Гогинян" w:date="2020-05-30T16:28:00Z"/>
          <w:rFonts w:ascii="Times New Roman" w:hAnsi="Times New Roman" w:cs="Times New Roman"/>
          <w:sz w:val="28"/>
          <w:szCs w:val="28"/>
        </w:rPr>
        <w:pPrChange w:id="1644" w:author="Борис Гогинян" w:date="2020-05-30T16:28:00Z">
          <w:pPr>
            <w:pStyle w:val="a5"/>
            <w:numPr>
              <w:numId w:val="15"/>
            </w:numPr>
            <w:shd w:val="clear" w:color="auto" w:fill="FFFFFF" w:themeFill="background1"/>
            <w:spacing w:line="276" w:lineRule="auto"/>
            <w:ind w:left="1080" w:hanging="360"/>
          </w:pPr>
        </w:pPrChange>
      </w:pPr>
      <w:del w:id="1645" w:author="Борис Гогинян" w:date="2020-05-30T16:28:00Z">
        <w:r w:rsidRPr="00AD4BD2" w:rsidDel="0091212B">
          <w:rPr>
            <w:rFonts w:ascii="Times New Roman" w:hAnsi="Times New Roman" w:cs="Times New Roman"/>
            <w:sz w:val="28"/>
            <w:szCs w:val="28"/>
          </w:rPr>
          <w:delText>Anisotropy Amount</w:delText>
        </w:r>
        <w:r w:rsidR="00E1373F" w:rsidRPr="00AD4BD2" w:rsidDel="0091212B">
          <w:rPr>
            <w:rFonts w:ascii="Times New Roman" w:hAnsi="Times New Roman" w:cs="Times New Roman"/>
            <w:sz w:val="28"/>
            <w:szCs w:val="28"/>
          </w:rPr>
          <w:delText xml:space="preserve"> – величина анизотропности поверхности, влияющая на зеркальные блики: при значении 0.0 создает изотропные блики, а при значении 1.0 – полностью анизотропные блики.</w:delText>
        </w:r>
      </w:del>
    </w:p>
    <w:p w14:paraId="63B371FE" w14:textId="679CBCB2" w:rsidR="00851E27" w:rsidRPr="00AD4BD2" w:rsidDel="0091212B" w:rsidRDefault="00851E27" w:rsidP="0091212B">
      <w:pPr>
        <w:pStyle w:val="a5"/>
        <w:numPr>
          <w:ilvl w:val="0"/>
          <w:numId w:val="15"/>
        </w:numPr>
        <w:shd w:val="clear" w:color="auto" w:fill="FFFFFF" w:themeFill="background1"/>
        <w:spacing w:after="0" w:line="276" w:lineRule="auto"/>
        <w:jc w:val="center"/>
        <w:rPr>
          <w:del w:id="1646" w:author="Борис Гогинян" w:date="2020-05-30T16:28:00Z"/>
          <w:rFonts w:ascii="Times New Roman" w:hAnsi="Times New Roman" w:cs="Times New Roman"/>
          <w:sz w:val="28"/>
          <w:szCs w:val="28"/>
        </w:rPr>
        <w:pPrChange w:id="1647" w:author="Борис Гогинян" w:date="2020-05-30T16:28:00Z">
          <w:pPr>
            <w:pStyle w:val="a5"/>
            <w:numPr>
              <w:numId w:val="15"/>
            </w:numPr>
            <w:shd w:val="clear" w:color="auto" w:fill="FFFFFF" w:themeFill="background1"/>
            <w:spacing w:line="276" w:lineRule="auto"/>
            <w:ind w:left="1080" w:hanging="360"/>
          </w:pPr>
        </w:pPrChange>
      </w:pPr>
      <w:del w:id="1648" w:author="Борис Гогинян" w:date="2020-05-30T16:28:00Z">
        <w:r w:rsidRPr="00AD4BD2" w:rsidDel="0091212B">
          <w:rPr>
            <w:rFonts w:ascii="Times New Roman" w:hAnsi="Times New Roman" w:cs="Times New Roman"/>
            <w:sz w:val="28"/>
            <w:szCs w:val="28"/>
          </w:rPr>
          <w:delText>Anisotropy Angle</w:delText>
        </w:r>
        <w:r w:rsidR="00E1373F" w:rsidRPr="00AD4BD2" w:rsidDel="0091212B">
          <w:rPr>
            <w:rFonts w:ascii="Times New Roman" w:hAnsi="Times New Roman" w:cs="Times New Roman"/>
            <w:sz w:val="28"/>
            <w:szCs w:val="28"/>
          </w:rPr>
          <w:delText xml:space="preserve"> – угол поворота анизотропных бликов. Отображает значения из диапазона [0,1] в диапазон [0,360].</w:delText>
        </w:r>
      </w:del>
    </w:p>
    <w:p w14:paraId="76A7E371" w14:textId="2BC371CD" w:rsidR="009F17F0" w:rsidRPr="00B5325E" w:rsidDel="0091212B" w:rsidRDefault="00851E27" w:rsidP="0091212B">
      <w:pPr>
        <w:shd w:val="clear" w:color="auto" w:fill="FFFFFF" w:themeFill="background1"/>
        <w:spacing w:after="0" w:line="276" w:lineRule="auto"/>
        <w:ind w:firstLine="708"/>
        <w:contextualSpacing/>
        <w:jc w:val="center"/>
        <w:rPr>
          <w:del w:id="1649" w:author="Борис Гогинян" w:date="2020-05-30T16:28:00Z"/>
          <w:sz w:val="28"/>
          <w:szCs w:val="28"/>
        </w:rPr>
        <w:pPrChange w:id="1650" w:author="Борис Гогинян" w:date="2020-05-30T16:28:00Z">
          <w:pPr>
            <w:shd w:val="clear" w:color="auto" w:fill="FFFFFF" w:themeFill="background1"/>
            <w:spacing w:line="276" w:lineRule="auto"/>
            <w:ind w:firstLine="708"/>
          </w:pPr>
        </w:pPrChange>
      </w:pPr>
      <w:del w:id="1651" w:author="Борис Гогинян" w:date="2020-05-30T16:28:00Z">
        <w:r w:rsidRPr="00AD4BD2" w:rsidDel="0091212B">
          <w:rPr>
            <w:rFonts w:ascii="Times New Roman" w:hAnsi="Times New Roman" w:cs="Times New Roman"/>
            <w:sz w:val="28"/>
            <w:szCs w:val="28"/>
          </w:rPr>
          <w:delText xml:space="preserve">Здесь описаны только некоторые из них, задействованные в </w:delText>
        </w:r>
        <w:r w:rsidR="00FF4AF2" w:rsidRPr="00AD4BD2" w:rsidDel="0091212B">
          <w:rPr>
            <w:rFonts w:ascii="Times New Roman" w:hAnsi="Times New Roman" w:cs="Times New Roman"/>
            <w:sz w:val="28"/>
            <w:szCs w:val="28"/>
          </w:rPr>
          <w:delText>материалах сравниваемых моделей</w:delText>
        </w:r>
        <w:r w:rsidRPr="00AD4BD2" w:rsidDel="0091212B">
          <w:rPr>
            <w:rFonts w:ascii="Times New Roman" w:hAnsi="Times New Roman" w:cs="Times New Roman"/>
            <w:sz w:val="28"/>
            <w:szCs w:val="28"/>
          </w:rPr>
          <w:delText xml:space="preserve">. Данная функция реализована в шейдере </w:delText>
        </w:r>
        <w:r w:rsidRPr="00AD4BD2" w:rsidDel="0091212B">
          <w:rPr>
            <w:rFonts w:ascii="Times New Roman" w:hAnsi="Times New Roman" w:cs="Times New Roman"/>
            <w:sz w:val="28"/>
            <w:szCs w:val="28"/>
            <w:lang w:val="en-US"/>
          </w:rPr>
          <w:delText>asDisneyMaterial</w:delText>
        </w:r>
        <w:r w:rsidRPr="00AD4BD2" w:rsidDel="0091212B">
          <w:rPr>
            <w:rFonts w:ascii="Times New Roman" w:hAnsi="Times New Roman" w:cs="Times New Roman"/>
            <w:sz w:val="28"/>
            <w:szCs w:val="28"/>
          </w:rPr>
          <w:delText xml:space="preserve">. Она основана на </w:delText>
        </w:r>
        <w:r w:rsidR="009F1AC6" w:rsidRPr="00AD4BD2" w:rsidDel="0091212B">
          <w:rPr>
            <w:rFonts w:ascii="Times New Roman" w:hAnsi="Times New Roman" w:cs="Times New Roman"/>
            <w:sz w:val="28"/>
            <w:szCs w:val="28"/>
          </w:rPr>
          <w:delText>курсе лекций и соответствующих статьях, представленных на конференции ACM SIGGRAPH 2012</w:delText>
        </w:r>
        <w:r w:rsidR="00C35899" w:rsidRPr="00AD4BD2" w:rsidDel="0091212B">
          <w:rPr>
            <w:rFonts w:ascii="Times New Roman" w:hAnsi="Times New Roman" w:cs="Times New Roman"/>
            <w:sz w:val="28"/>
            <w:szCs w:val="28"/>
          </w:rPr>
          <w:delText>.</w:delText>
        </w:r>
        <w:r w:rsidR="009F1AC6" w:rsidRPr="00AD4BD2" w:rsidDel="0091212B">
          <w:rPr>
            <w:rFonts w:ascii="Times New Roman" w:hAnsi="Times New Roman" w:cs="Times New Roman"/>
            <w:sz w:val="28"/>
            <w:szCs w:val="28"/>
          </w:rPr>
          <w:delText xml:space="preserve"> </w:delText>
        </w:r>
        <w:r w:rsidR="00E1373F" w:rsidRPr="00AD4BD2" w:rsidDel="0091212B">
          <w:rPr>
            <w:rFonts w:ascii="Times New Roman" w:hAnsi="Times New Roman" w:cs="Times New Roman"/>
            <w:sz w:val="28"/>
            <w:szCs w:val="28"/>
            <w:lang w:val="en-US"/>
          </w:rPr>
          <w:delText>[</w:delText>
        </w:r>
        <w:r w:rsidR="00700D50" w:rsidRPr="00AD4BD2" w:rsidDel="0091212B">
          <w:rPr>
            <w:rFonts w:ascii="Times New Roman" w:hAnsi="Times New Roman" w:cs="Times New Roman"/>
            <w:sz w:val="28"/>
            <w:szCs w:val="28"/>
            <w:lang w:val="en-US"/>
          </w:rPr>
          <w:delText>11</w:delText>
        </w:r>
        <w:r w:rsidR="00E1373F" w:rsidRPr="00AD4BD2" w:rsidDel="0091212B">
          <w:rPr>
            <w:rFonts w:ascii="Times New Roman" w:hAnsi="Times New Roman" w:cs="Times New Roman"/>
            <w:sz w:val="28"/>
            <w:szCs w:val="28"/>
            <w:lang w:val="en-US"/>
          </w:rPr>
          <w:delText>]</w:delText>
        </w:r>
        <w:r w:rsidR="00C35899" w:rsidRPr="00AD4BD2" w:rsidDel="0091212B">
          <w:rPr>
            <w:rFonts w:ascii="Times New Roman" w:hAnsi="Times New Roman" w:cs="Times New Roman"/>
            <w:sz w:val="28"/>
            <w:szCs w:val="28"/>
            <w:lang w:val="en-US"/>
          </w:rPr>
          <w:br/>
        </w:r>
      </w:del>
    </w:p>
    <w:p w14:paraId="685B28A9" w14:textId="614BDEE7" w:rsidR="003C10E2" w:rsidRPr="00B5325E" w:rsidDel="0091212B" w:rsidRDefault="00942342" w:rsidP="0091212B">
      <w:pPr>
        <w:pStyle w:val="a5"/>
        <w:numPr>
          <w:ilvl w:val="0"/>
          <w:numId w:val="4"/>
        </w:numPr>
        <w:shd w:val="clear" w:color="auto" w:fill="FFFFFF" w:themeFill="background1"/>
        <w:spacing w:after="0" w:line="276" w:lineRule="auto"/>
        <w:jc w:val="center"/>
        <w:rPr>
          <w:del w:id="1652" w:author="Борис Гогинян" w:date="2020-05-30T16:28:00Z"/>
          <w:rFonts w:ascii="Times New Roman" w:hAnsi="Times New Roman" w:cs="Times New Roman"/>
          <w:sz w:val="28"/>
          <w:szCs w:val="28"/>
        </w:rPr>
        <w:pPrChange w:id="1653" w:author="Борис Гогинян" w:date="2020-05-30T16:28:00Z">
          <w:pPr>
            <w:pStyle w:val="a5"/>
            <w:numPr>
              <w:numId w:val="4"/>
            </w:numPr>
            <w:shd w:val="clear" w:color="auto" w:fill="FFFFFF" w:themeFill="background1"/>
            <w:spacing w:line="276" w:lineRule="auto"/>
            <w:ind w:left="501" w:hanging="360"/>
          </w:pPr>
        </w:pPrChange>
      </w:pPr>
      <w:del w:id="1654" w:author="Борис Гогинян" w:date="2020-05-30T16:28:00Z">
        <w:r w:rsidRPr="00B5325E" w:rsidDel="0091212B">
          <w:rPr>
            <w:rFonts w:ascii="Times New Roman" w:hAnsi="Times New Roman" w:cs="Times New Roman"/>
            <w:sz w:val="28"/>
            <w:szCs w:val="28"/>
          </w:rPr>
          <w:delText>Physically-based metal BRDF</w:delText>
        </w:r>
        <w:r w:rsidR="00700D50" w:rsidRPr="00B5325E" w:rsidDel="0091212B">
          <w:rPr>
            <w:rFonts w:ascii="Times New Roman" w:hAnsi="Times New Roman" w:cs="Times New Roman"/>
            <w:sz w:val="28"/>
            <w:szCs w:val="28"/>
            <w:lang w:val="en-US"/>
          </w:rPr>
          <w:delText xml:space="preserve"> [12]</w:delText>
        </w:r>
      </w:del>
    </w:p>
    <w:p w14:paraId="23A608C8" w14:textId="629C4FB0" w:rsidR="0031522E" w:rsidRPr="00AD4BD2" w:rsidDel="0091212B" w:rsidRDefault="00CE5312" w:rsidP="0091212B">
      <w:pPr>
        <w:shd w:val="clear" w:color="auto" w:fill="FFFFFF" w:themeFill="background1"/>
        <w:spacing w:after="0" w:line="276" w:lineRule="auto"/>
        <w:contextualSpacing/>
        <w:jc w:val="center"/>
        <w:rPr>
          <w:del w:id="1655" w:author="Борис Гогинян" w:date="2020-05-30T16:28:00Z"/>
          <w:rFonts w:ascii="Times New Roman" w:hAnsi="Times New Roman" w:cs="Times New Roman"/>
          <w:sz w:val="28"/>
          <w:szCs w:val="28"/>
        </w:rPr>
        <w:pPrChange w:id="1656" w:author="Борис Гогинян" w:date="2020-05-30T16:28:00Z">
          <w:pPr>
            <w:shd w:val="clear" w:color="auto" w:fill="FFFFFF" w:themeFill="background1"/>
            <w:spacing w:line="276" w:lineRule="auto"/>
          </w:pPr>
        </w:pPrChange>
      </w:pPr>
      <w:commentRangeStart w:id="1657"/>
      <w:del w:id="1658" w:author="Борис Гогинян" w:date="2020-05-30T16:28:00Z">
        <w:r w:rsidRPr="00F13D22" w:rsidDel="0091212B">
          <w:rPr>
            <w:rFonts w:ascii="Times New Roman" w:hAnsi="Times New Roman" w:cs="Times New Roman"/>
            <w:sz w:val="28"/>
            <w:szCs w:val="28"/>
          </w:rPr>
          <w:delText>Свет, отражающийся от металлических поверхностей, описывается уравн</w:delText>
        </w:r>
        <w:r w:rsidR="00700D50" w:rsidRPr="00AD4BD2" w:rsidDel="0091212B">
          <w:rPr>
            <w:rFonts w:ascii="Times New Roman" w:hAnsi="Times New Roman" w:cs="Times New Roman"/>
            <w:sz w:val="28"/>
            <w:szCs w:val="28"/>
          </w:rPr>
          <w:delText>ениями Френеля</w:delText>
        </w:r>
        <w:r w:rsidRPr="00AD4BD2" w:rsidDel="0091212B">
          <w:rPr>
            <w:rFonts w:ascii="Times New Roman" w:hAnsi="Times New Roman" w:cs="Times New Roman"/>
            <w:sz w:val="28"/>
            <w:szCs w:val="28"/>
          </w:rPr>
          <w:delText xml:space="preserve">, которые управляются комплексным показателем преломления </w:delText>
        </w:r>
        <w:r w:rsidRPr="00AD4BD2" w:rsidDel="0091212B">
          <w:rPr>
            <w:rFonts w:ascii="Times New Roman" w:hAnsi="Times New Roman" w:cs="Times New Roman"/>
            <w:sz w:val="28"/>
            <w:szCs w:val="28"/>
            <w:lang w:val="en-US"/>
          </w:rPr>
          <w:delText>η</w:delText>
        </w:r>
        <w:r w:rsidRPr="00AD4BD2" w:rsidDel="0091212B">
          <w:rPr>
            <w:rFonts w:ascii="Times New Roman" w:hAnsi="Times New Roman" w:cs="Times New Roman"/>
            <w:i/>
            <w:sz w:val="28"/>
            <w:szCs w:val="28"/>
          </w:rPr>
          <w:delText xml:space="preserve"> = </w:delText>
        </w:r>
        <w:r w:rsidRPr="00AD4BD2" w:rsidDel="0091212B">
          <w:rPr>
            <w:rFonts w:ascii="Times New Roman" w:hAnsi="Times New Roman" w:cs="Times New Roman"/>
            <w:i/>
            <w:sz w:val="28"/>
            <w:szCs w:val="28"/>
            <w:lang w:val="en-US"/>
          </w:rPr>
          <w:delText>n</w:delText>
        </w:r>
        <w:r w:rsidRPr="00AD4BD2" w:rsidDel="0091212B">
          <w:rPr>
            <w:rFonts w:ascii="Times New Roman" w:hAnsi="Times New Roman" w:cs="Times New Roman"/>
            <w:i/>
            <w:sz w:val="28"/>
            <w:szCs w:val="28"/>
          </w:rPr>
          <w:delText>+</w:delText>
        </w:r>
        <w:r w:rsidRPr="00AD4BD2" w:rsidDel="0091212B">
          <w:rPr>
            <w:rFonts w:ascii="Times New Roman" w:hAnsi="Times New Roman" w:cs="Times New Roman"/>
            <w:i/>
            <w:sz w:val="28"/>
            <w:szCs w:val="28"/>
            <w:lang w:val="en-US"/>
          </w:rPr>
          <w:delText>ik</w:delText>
        </w:r>
        <w:r w:rsidR="0031653B" w:rsidRPr="00AD4BD2" w:rsidDel="0091212B">
          <w:rPr>
            <w:rFonts w:ascii="Times New Roman" w:hAnsi="Times New Roman" w:cs="Times New Roman"/>
            <w:sz w:val="28"/>
            <w:szCs w:val="28"/>
          </w:rPr>
          <w:delText>.</w:delText>
        </w:r>
        <w:r w:rsidR="0031653B" w:rsidRPr="00AD4BD2" w:rsidDel="0091212B">
          <w:rPr>
            <w:rFonts w:ascii="Times New Roman" w:hAnsi="Times New Roman" w:cs="Times New Roman"/>
            <w:i/>
            <w:sz w:val="28"/>
            <w:szCs w:val="28"/>
          </w:rPr>
          <w:delText xml:space="preserve"> </w:delText>
        </w:r>
        <w:r w:rsidRPr="00AD4BD2" w:rsidDel="0091212B">
          <w:rPr>
            <w:rFonts w:ascii="Times New Roman" w:hAnsi="Times New Roman" w:cs="Times New Roman"/>
            <w:sz w:val="28"/>
            <w:szCs w:val="28"/>
          </w:rPr>
          <w:delText xml:space="preserve">Вместе </w:delText>
        </w:r>
        <w:r w:rsidRPr="00AD4BD2" w:rsidDel="0091212B">
          <w:rPr>
            <w:rFonts w:ascii="Times New Roman" w:hAnsi="Times New Roman" w:cs="Times New Roman"/>
            <w:i/>
            <w:sz w:val="28"/>
            <w:szCs w:val="28"/>
            <w:lang w:val="en-US"/>
          </w:rPr>
          <w:delText>n</w:delText>
        </w:r>
        <w:r w:rsidRPr="00AD4BD2" w:rsidDel="0091212B">
          <w:rPr>
            <w:rFonts w:ascii="Times New Roman" w:hAnsi="Times New Roman" w:cs="Times New Roman"/>
            <w:sz w:val="28"/>
            <w:szCs w:val="28"/>
          </w:rPr>
          <w:delText xml:space="preserve"> и </w:delText>
        </w:r>
        <w:r w:rsidRPr="00AD4BD2" w:rsidDel="0091212B">
          <w:rPr>
            <w:rFonts w:ascii="Times New Roman" w:hAnsi="Times New Roman" w:cs="Times New Roman"/>
            <w:i/>
            <w:sz w:val="28"/>
            <w:szCs w:val="28"/>
            <w:lang w:val="en-US"/>
          </w:rPr>
          <w:delText>k</w:delText>
        </w:r>
        <w:r w:rsidRPr="00AD4BD2" w:rsidDel="0091212B">
          <w:rPr>
            <w:rFonts w:ascii="Times New Roman" w:hAnsi="Times New Roman" w:cs="Times New Roman"/>
            <w:sz w:val="28"/>
            <w:szCs w:val="28"/>
          </w:rPr>
          <w:delText xml:space="preserve"> определяют две характеристики кривой Френеля для материала: отражательную способность </w:delText>
        </w:r>
        <w:r w:rsidR="0031653B" w:rsidRPr="00AD4BD2" w:rsidDel="0091212B">
          <w:rPr>
            <w:rFonts w:ascii="Times New Roman" w:hAnsi="Times New Roman" w:cs="Times New Roman"/>
            <w:sz w:val="28"/>
            <w:szCs w:val="28"/>
          </w:rPr>
          <w:delText xml:space="preserve">материала при прямом </w:delText>
        </w:r>
        <w:r w:rsidR="005C5060" w:rsidRPr="00AD4BD2" w:rsidDel="0091212B">
          <w:rPr>
            <w:rFonts w:ascii="Times New Roman" w:hAnsi="Times New Roman" w:cs="Times New Roman"/>
            <w:sz w:val="28"/>
            <w:szCs w:val="28"/>
          </w:rPr>
          <w:delText>просмотре поверхности, когда нормаль направлена в камеру</w:delText>
        </w:r>
        <w:r w:rsidR="0031653B"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 xml:space="preserve">и </w:delText>
        </w:r>
        <w:r w:rsidR="0031653B" w:rsidRPr="00AD4BD2" w:rsidDel="0091212B">
          <w:rPr>
            <w:rFonts w:ascii="Times New Roman" w:hAnsi="Times New Roman" w:cs="Times New Roman"/>
            <w:sz w:val="28"/>
            <w:szCs w:val="28"/>
          </w:rPr>
          <w:delText xml:space="preserve">скорость перехода </w:delText>
        </w:r>
        <w:r w:rsidR="005C5060" w:rsidRPr="00AD4BD2" w:rsidDel="0091212B">
          <w:rPr>
            <w:rFonts w:ascii="Times New Roman" w:hAnsi="Times New Roman" w:cs="Times New Roman"/>
            <w:sz w:val="28"/>
            <w:szCs w:val="28"/>
          </w:rPr>
          <w:delText>к зеркальному отражению</w:delText>
        </w:r>
        <w:r w:rsidR="0031653B" w:rsidRPr="00AD4BD2" w:rsidDel="0091212B">
          <w:rPr>
            <w:rFonts w:ascii="Times New Roman" w:hAnsi="Times New Roman" w:cs="Times New Roman"/>
            <w:sz w:val="28"/>
            <w:szCs w:val="28"/>
          </w:rPr>
          <w:delText xml:space="preserve"> света в зависимости от угла просмотра.</w:delText>
        </w:r>
        <w:r w:rsidRPr="00AD4BD2" w:rsidDel="0091212B">
          <w:rPr>
            <w:rFonts w:ascii="Times New Roman" w:hAnsi="Times New Roman" w:cs="Times New Roman"/>
            <w:sz w:val="28"/>
            <w:szCs w:val="28"/>
          </w:rPr>
          <w:delText xml:space="preserve"> Однако, поскольку обе </w:delText>
        </w:r>
        <w:r w:rsidR="00F3176E" w:rsidRPr="00AD4BD2" w:rsidDel="0091212B">
          <w:rPr>
            <w:rFonts w:ascii="Times New Roman" w:hAnsi="Times New Roman" w:cs="Times New Roman"/>
            <w:sz w:val="28"/>
            <w:szCs w:val="28"/>
          </w:rPr>
          <w:delText xml:space="preserve">этих </w:delText>
        </w:r>
        <w:r w:rsidRPr="00AD4BD2" w:rsidDel="0091212B">
          <w:rPr>
            <w:rFonts w:ascii="Times New Roman" w:hAnsi="Times New Roman" w:cs="Times New Roman"/>
            <w:sz w:val="28"/>
            <w:szCs w:val="28"/>
          </w:rPr>
          <w:delText>характеристики зависят от обоих параметров</w:delText>
        </w:r>
        <w:r w:rsidR="00F3176E" w:rsidRPr="00AD4BD2" w:rsidDel="0091212B">
          <w:rPr>
            <w:rFonts w:ascii="Times New Roman" w:hAnsi="Times New Roman" w:cs="Times New Roman"/>
            <w:sz w:val="28"/>
            <w:szCs w:val="28"/>
          </w:rPr>
          <w:delText xml:space="preserve"> </w:delText>
        </w:r>
        <w:r w:rsidR="00F3176E" w:rsidRPr="00AD4BD2" w:rsidDel="0091212B">
          <w:rPr>
            <w:rFonts w:ascii="Times New Roman" w:hAnsi="Times New Roman" w:cs="Times New Roman"/>
            <w:i/>
            <w:sz w:val="28"/>
            <w:szCs w:val="28"/>
            <w:lang w:val="en-US"/>
          </w:rPr>
          <w:delText>n</w:delText>
        </w:r>
        <w:r w:rsidR="00F3176E" w:rsidRPr="00AD4BD2" w:rsidDel="0091212B">
          <w:rPr>
            <w:rFonts w:ascii="Times New Roman" w:hAnsi="Times New Roman" w:cs="Times New Roman"/>
            <w:sz w:val="28"/>
            <w:szCs w:val="28"/>
          </w:rPr>
          <w:delText xml:space="preserve"> и </w:delText>
        </w:r>
        <w:r w:rsidR="00F3176E" w:rsidRPr="00AD4BD2" w:rsidDel="0091212B">
          <w:rPr>
            <w:rFonts w:ascii="Times New Roman" w:hAnsi="Times New Roman" w:cs="Times New Roman"/>
            <w:i/>
            <w:sz w:val="28"/>
            <w:szCs w:val="28"/>
            <w:lang w:val="en-US"/>
          </w:rPr>
          <w:delText>k</w:delText>
        </w:r>
        <w:r w:rsidR="0031653B" w:rsidRPr="00AD4BD2" w:rsidDel="0091212B">
          <w:rPr>
            <w:rFonts w:ascii="Times New Roman" w:hAnsi="Times New Roman" w:cs="Times New Roman"/>
            <w:sz w:val="28"/>
            <w:szCs w:val="28"/>
          </w:rPr>
          <w:delText>, это затрудняет настройку материала</w:delText>
        </w:r>
        <w:r w:rsidRPr="00AD4BD2" w:rsidDel="0091212B">
          <w:rPr>
            <w:rFonts w:ascii="Times New Roman" w:hAnsi="Times New Roman" w:cs="Times New Roman"/>
            <w:sz w:val="28"/>
            <w:szCs w:val="28"/>
          </w:rPr>
          <w:delText>.</w:delText>
        </w:r>
        <w:commentRangeEnd w:id="1657"/>
        <w:r w:rsidR="0062428C" w:rsidRPr="00B5325E" w:rsidDel="0091212B">
          <w:rPr>
            <w:rStyle w:val="af1"/>
            <w:sz w:val="28"/>
            <w:szCs w:val="28"/>
          </w:rPr>
          <w:commentReference w:id="1657"/>
        </w:r>
        <w:r w:rsidR="0031653B" w:rsidRPr="00F13D22" w:rsidDel="0091212B">
          <w:rPr>
            <w:rFonts w:ascii="Times New Roman" w:hAnsi="Times New Roman" w:cs="Times New Roman"/>
            <w:sz w:val="28"/>
            <w:szCs w:val="28"/>
          </w:rPr>
          <w:delText xml:space="preserve"> В статье [</w:delText>
        </w:r>
        <w:r w:rsidR="00700D50" w:rsidRPr="00AD4BD2" w:rsidDel="0091212B">
          <w:rPr>
            <w:rFonts w:ascii="Times New Roman" w:hAnsi="Times New Roman" w:cs="Times New Roman"/>
            <w:sz w:val="28"/>
            <w:szCs w:val="28"/>
          </w:rPr>
          <w:delText>12</w:delText>
        </w:r>
        <w:r w:rsidR="0031653B" w:rsidRPr="00AD4BD2" w:rsidDel="0091212B">
          <w:rPr>
            <w:rFonts w:ascii="Times New Roman" w:hAnsi="Times New Roman" w:cs="Times New Roman"/>
            <w:sz w:val="28"/>
            <w:szCs w:val="28"/>
          </w:rPr>
          <w:delText>] описан и реализован метод</w:delText>
        </w:r>
        <w:r w:rsidRPr="00AD4BD2" w:rsidDel="0091212B">
          <w:rPr>
            <w:rFonts w:ascii="Times New Roman" w:hAnsi="Times New Roman" w:cs="Times New Roman"/>
            <w:sz w:val="28"/>
            <w:szCs w:val="28"/>
          </w:rPr>
          <w:delText xml:space="preserve"> </w:delText>
        </w:r>
        <w:r w:rsidR="005C5060" w:rsidRPr="00AD4BD2" w:rsidDel="0091212B">
          <w:rPr>
            <w:rFonts w:ascii="Times New Roman" w:hAnsi="Times New Roman" w:cs="Times New Roman"/>
            <w:sz w:val="28"/>
            <w:szCs w:val="28"/>
          </w:rPr>
          <w:delText>переназначения</w:delText>
        </w:r>
        <w:r w:rsidRPr="00AD4BD2" w:rsidDel="0091212B">
          <w:rPr>
            <w:rFonts w:ascii="Times New Roman" w:hAnsi="Times New Roman" w:cs="Times New Roman"/>
            <w:sz w:val="28"/>
            <w:szCs w:val="28"/>
          </w:rPr>
          <w:delText xml:space="preserve"> аппроксимированных уравнений Френеля </w:delText>
        </w:r>
        <w:r w:rsidR="005C5060" w:rsidRPr="00AD4BD2" w:rsidDel="0091212B">
          <w:rPr>
            <w:rFonts w:ascii="Times New Roman" w:hAnsi="Times New Roman" w:cs="Times New Roman"/>
            <w:sz w:val="28"/>
            <w:szCs w:val="28"/>
          </w:rPr>
          <w:delText xml:space="preserve">для неполяризованных волн с параметрами </w:delText>
        </w:r>
        <w:r w:rsidRPr="00AD4BD2" w:rsidDel="0091212B">
          <w:rPr>
            <w:rFonts w:ascii="Times New Roman" w:hAnsi="Times New Roman" w:cs="Times New Roman"/>
            <w:i/>
            <w:sz w:val="28"/>
            <w:szCs w:val="28"/>
            <w:lang w:val="en-US"/>
          </w:rPr>
          <w:delText>n</w:delText>
        </w:r>
        <w:r w:rsidRPr="00AD4BD2" w:rsidDel="0091212B">
          <w:rPr>
            <w:rFonts w:ascii="Times New Roman" w:hAnsi="Times New Roman" w:cs="Times New Roman"/>
            <w:sz w:val="28"/>
            <w:szCs w:val="28"/>
          </w:rPr>
          <w:delText xml:space="preserve"> и </w:delText>
        </w:r>
        <w:r w:rsidRPr="00AD4BD2" w:rsidDel="0091212B">
          <w:rPr>
            <w:rFonts w:ascii="Times New Roman" w:hAnsi="Times New Roman" w:cs="Times New Roman"/>
            <w:i/>
            <w:sz w:val="28"/>
            <w:szCs w:val="28"/>
            <w:lang w:val="en-US"/>
          </w:rPr>
          <w:delText>k</w:delText>
        </w:r>
        <w:r w:rsidR="005C5060" w:rsidRPr="00AD4BD2" w:rsidDel="0091212B">
          <w:rPr>
            <w:rFonts w:ascii="Times New Roman" w:hAnsi="Times New Roman" w:cs="Times New Roman"/>
            <w:sz w:val="28"/>
            <w:szCs w:val="28"/>
          </w:rPr>
          <w:delText xml:space="preserve"> на более интуитивные параметры</w:delText>
        </w:r>
        <w:r w:rsidRPr="00AD4BD2" w:rsidDel="0091212B">
          <w:rPr>
            <w:rFonts w:ascii="Times New Roman" w:hAnsi="Times New Roman" w:cs="Times New Roman"/>
            <w:sz w:val="28"/>
            <w:szCs w:val="28"/>
          </w:rPr>
          <w:delText xml:space="preserve"> </w:delText>
        </w:r>
        <w:r w:rsidR="005C5060" w:rsidRPr="00AD4BD2" w:rsidDel="0091212B">
          <w:rPr>
            <w:rFonts w:ascii="Times New Roman" w:hAnsi="Times New Roman" w:cs="Times New Roman"/>
            <w:i/>
            <w:sz w:val="28"/>
            <w:szCs w:val="28"/>
            <w:lang w:val="en-US"/>
          </w:rPr>
          <w:delText>r</w:delText>
        </w:r>
        <w:r w:rsidR="005C5060" w:rsidRPr="00AD4BD2" w:rsidDel="0091212B">
          <w:rPr>
            <w:rFonts w:ascii="Times New Roman" w:hAnsi="Times New Roman" w:cs="Times New Roman"/>
            <w:sz w:val="28"/>
            <w:szCs w:val="28"/>
          </w:rPr>
          <w:delText xml:space="preserve"> и </w:delText>
        </w:r>
        <w:r w:rsidR="005C5060" w:rsidRPr="00AD4BD2" w:rsidDel="0091212B">
          <w:rPr>
            <w:rFonts w:ascii="Times New Roman" w:hAnsi="Times New Roman" w:cs="Times New Roman"/>
            <w:sz w:val="28"/>
            <w:szCs w:val="28"/>
            <w:lang w:val="en-US"/>
          </w:rPr>
          <w:delText>g</w:delText>
        </w:r>
        <w:r w:rsidR="005C5060" w:rsidRPr="00AD4BD2" w:rsidDel="0091212B">
          <w:rPr>
            <w:rFonts w:ascii="Times New Roman" w:hAnsi="Times New Roman" w:cs="Times New Roman"/>
            <w:sz w:val="28"/>
            <w:szCs w:val="28"/>
          </w:rPr>
          <w:delText xml:space="preserve">, которые характеризуют цвет поверхности </w:delText>
        </w:r>
        <w:r w:rsidR="0031522E" w:rsidRPr="00AD4BD2" w:rsidDel="0091212B">
          <w:rPr>
            <w:rFonts w:ascii="Times New Roman" w:hAnsi="Times New Roman" w:cs="Times New Roman"/>
            <w:sz w:val="28"/>
            <w:szCs w:val="28"/>
          </w:rPr>
          <w:delText>прямом падении лучей</w:delText>
        </w:r>
        <w:r w:rsidRPr="00AD4BD2" w:rsidDel="0091212B">
          <w:rPr>
            <w:rFonts w:ascii="Times New Roman" w:hAnsi="Times New Roman" w:cs="Times New Roman"/>
            <w:sz w:val="28"/>
            <w:szCs w:val="28"/>
          </w:rPr>
          <w:delText xml:space="preserve"> </w:delText>
        </w:r>
        <w:r w:rsidR="005C5060" w:rsidRPr="00AD4BD2" w:rsidDel="0091212B">
          <w:rPr>
            <w:rFonts w:ascii="Times New Roman" w:hAnsi="Times New Roman" w:cs="Times New Roman"/>
            <w:sz w:val="28"/>
            <w:szCs w:val="28"/>
          </w:rPr>
          <w:delText xml:space="preserve">и </w:delText>
        </w:r>
        <w:r w:rsidR="0031522E" w:rsidRPr="00AD4BD2" w:rsidDel="0091212B">
          <w:rPr>
            <w:rFonts w:ascii="Times New Roman" w:hAnsi="Times New Roman" w:cs="Times New Roman"/>
            <w:sz w:val="28"/>
            <w:szCs w:val="28"/>
          </w:rPr>
          <w:delText xml:space="preserve">при косвенном соответственно. </w:delText>
        </w:r>
      </w:del>
    </w:p>
    <w:p w14:paraId="4B757011" w14:textId="235A6DAC" w:rsidR="0031522E" w:rsidRPr="00AD4BD2" w:rsidDel="0091212B" w:rsidRDefault="0031522E" w:rsidP="0091212B">
      <w:pPr>
        <w:shd w:val="clear" w:color="auto" w:fill="FFFFFF" w:themeFill="background1"/>
        <w:spacing w:after="0" w:line="276" w:lineRule="auto"/>
        <w:contextualSpacing/>
        <w:jc w:val="center"/>
        <w:rPr>
          <w:del w:id="1659" w:author="Борис Гогинян" w:date="2020-05-30T16:28:00Z"/>
          <w:rFonts w:ascii="Times New Roman" w:hAnsi="Times New Roman" w:cs="Times New Roman"/>
          <w:sz w:val="28"/>
          <w:szCs w:val="28"/>
        </w:rPr>
        <w:pPrChange w:id="1660" w:author="Борис Гогинян" w:date="2020-05-30T16:28:00Z">
          <w:pPr>
            <w:shd w:val="clear" w:color="auto" w:fill="FFFFFF" w:themeFill="background1"/>
            <w:spacing w:line="276" w:lineRule="auto"/>
          </w:pPr>
        </w:pPrChange>
      </w:pPr>
      <w:del w:id="1661" w:author="Борис Гогинян" w:date="2020-05-30T16:28:00Z">
        <w:r w:rsidRPr="00AD4BD2" w:rsidDel="0091212B">
          <w:rPr>
            <w:rFonts w:ascii="Times New Roman" w:hAnsi="Times New Roman" w:cs="Times New Roman"/>
            <w:sz w:val="28"/>
            <w:szCs w:val="28"/>
          </w:rPr>
          <w:delText xml:space="preserve">Данная функция реализована в шейдере </w:delText>
        </w:r>
        <w:r w:rsidRPr="00AD4BD2" w:rsidDel="0091212B">
          <w:rPr>
            <w:rFonts w:ascii="Times New Roman" w:hAnsi="Times New Roman" w:cs="Times New Roman"/>
            <w:sz w:val="28"/>
            <w:szCs w:val="28"/>
            <w:lang w:val="en-US"/>
          </w:rPr>
          <w:delText>as</w:delText>
        </w:r>
        <w:r w:rsidRPr="00AD4BD2" w:rsidDel="0091212B">
          <w:rPr>
            <w:rFonts w:ascii="Times New Roman" w:hAnsi="Times New Roman" w:cs="Times New Roman"/>
            <w:sz w:val="28"/>
            <w:szCs w:val="28"/>
          </w:rPr>
          <w:delText>_</w:delText>
        </w:r>
        <w:r w:rsidRPr="00AD4BD2" w:rsidDel="0091212B">
          <w:rPr>
            <w:rFonts w:ascii="Times New Roman" w:hAnsi="Times New Roman" w:cs="Times New Roman"/>
            <w:sz w:val="28"/>
            <w:szCs w:val="28"/>
            <w:lang w:val="en-US"/>
          </w:rPr>
          <w:delText>Metal</w:delText>
        </w:r>
        <w:r w:rsidRPr="00AD4BD2" w:rsidDel="0091212B">
          <w:rPr>
            <w:rFonts w:ascii="Times New Roman" w:hAnsi="Times New Roman" w:cs="Times New Roman"/>
            <w:sz w:val="28"/>
            <w:szCs w:val="28"/>
          </w:rPr>
          <w:delText xml:space="preserve">, где параметр </w:delText>
        </w:r>
        <w:r w:rsidRPr="00AD4BD2" w:rsidDel="0091212B">
          <w:rPr>
            <w:rFonts w:ascii="Times New Roman" w:hAnsi="Times New Roman" w:cs="Times New Roman"/>
            <w:sz w:val="28"/>
            <w:szCs w:val="28"/>
            <w:lang w:val="en-US"/>
          </w:rPr>
          <w:delText>r</w:delText>
        </w:r>
        <w:r w:rsidRPr="00AD4BD2" w:rsidDel="0091212B">
          <w:rPr>
            <w:rFonts w:ascii="Times New Roman" w:hAnsi="Times New Roman" w:cs="Times New Roman"/>
            <w:sz w:val="28"/>
            <w:szCs w:val="28"/>
          </w:rPr>
          <w:delText xml:space="preserve"> называется Face Reflectance, а </w:delText>
        </w:r>
        <w:r w:rsidRPr="00AD4BD2" w:rsidDel="0091212B">
          <w:rPr>
            <w:rFonts w:ascii="Times New Roman" w:hAnsi="Times New Roman" w:cs="Times New Roman"/>
            <w:sz w:val="28"/>
            <w:szCs w:val="28"/>
            <w:lang w:val="en-US"/>
          </w:rPr>
          <w:delText>g</w:delText>
        </w:r>
        <w:r w:rsidRPr="00AD4BD2" w:rsidDel="0091212B">
          <w:rPr>
            <w:rFonts w:ascii="Times New Roman" w:hAnsi="Times New Roman" w:cs="Times New Roman"/>
            <w:sz w:val="28"/>
            <w:szCs w:val="28"/>
          </w:rPr>
          <w:delText xml:space="preserve"> –  Edge Reflectance. Оба принимают значения в диапазоне</w:delText>
        </w:r>
        <w:r w:rsidR="00CE5312" w:rsidRPr="00AD4BD2" w:rsidDel="0091212B">
          <w:rPr>
            <w:rFonts w:ascii="Times New Roman" w:hAnsi="Times New Roman" w:cs="Times New Roman"/>
            <w:sz w:val="28"/>
            <w:szCs w:val="28"/>
          </w:rPr>
          <w:delText xml:space="preserve"> от 0 до 1</w:delText>
        </w:r>
        <w:r w:rsidR="005C5060"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rPr>
          <w:br/>
          <w:delText xml:space="preserve">Также у шейдера </w:delText>
        </w:r>
        <w:r w:rsidR="0062428C" w:rsidRPr="00AD4BD2" w:rsidDel="0091212B">
          <w:rPr>
            <w:rFonts w:ascii="Times New Roman" w:hAnsi="Times New Roman" w:cs="Times New Roman"/>
            <w:sz w:val="28"/>
            <w:szCs w:val="28"/>
          </w:rPr>
          <w:delText>важно отметить</w:delText>
        </w:r>
        <w:r w:rsidRPr="00AD4BD2" w:rsidDel="0091212B">
          <w:rPr>
            <w:rFonts w:ascii="Times New Roman" w:hAnsi="Times New Roman" w:cs="Times New Roman"/>
            <w:sz w:val="28"/>
            <w:szCs w:val="28"/>
          </w:rPr>
          <w:delText xml:space="preserve"> параметр </w:delText>
        </w:r>
        <w:r w:rsidRPr="00AD4BD2" w:rsidDel="0091212B">
          <w:rPr>
            <w:rFonts w:ascii="Times New Roman" w:hAnsi="Times New Roman" w:cs="Times New Roman"/>
            <w:sz w:val="28"/>
            <w:szCs w:val="28"/>
            <w:lang w:val="en-US"/>
          </w:rPr>
          <w:delText>roughness</w:delText>
        </w:r>
        <w:r w:rsidRPr="00AD4BD2" w:rsidDel="0091212B">
          <w:rPr>
            <w:rFonts w:ascii="Times New Roman" w:hAnsi="Times New Roman" w:cs="Times New Roman"/>
            <w:sz w:val="28"/>
            <w:szCs w:val="28"/>
          </w:rPr>
          <w:delText xml:space="preserve">, который определяет шероховатость поверхности. При низком значении, например, 0.001 </w:delText>
        </w:r>
        <w:r w:rsidR="00F207D5" w:rsidRPr="00AD4BD2" w:rsidDel="0091212B">
          <w:rPr>
            <w:rFonts w:ascii="Times New Roman" w:hAnsi="Times New Roman" w:cs="Times New Roman"/>
            <w:sz w:val="28"/>
            <w:szCs w:val="28"/>
          </w:rPr>
          <w:delText>получается идеальное отражение, т.е.</w:delText>
        </w:r>
        <w:r w:rsidRPr="00AD4BD2" w:rsidDel="0091212B">
          <w:rPr>
            <w:rFonts w:ascii="Times New Roman" w:hAnsi="Times New Roman" w:cs="Times New Roman"/>
            <w:sz w:val="28"/>
            <w:szCs w:val="28"/>
          </w:rPr>
          <w:delText xml:space="preserve"> зеркальн</w:delText>
        </w:r>
        <w:r w:rsidR="00F207D5" w:rsidRPr="00AD4BD2" w:rsidDel="0091212B">
          <w:rPr>
            <w:rFonts w:ascii="Times New Roman" w:hAnsi="Times New Roman" w:cs="Times New Roman"/>
            <w:sz w:val="28"/>
            <w:szCs w:val="28"/>
          </w:rPr>
          <w:delText>ая</w:delText>
        </w:r>
        <w:r w:rsidRPr="00AD4BD2" w:rsidDel="0091212B">
          <w:rPr>
            <w:rFonts w:ascii="Times New Roman" w:hAnsi="Times New Roman" w:cs="Times New Roman"/>
            <w:sz w:val="28"/>
            <w:szCs w:val="28"/>
          </w:rPr>
          <w:delText xml:space="preserve"> поверхность. </w:delText>
        </w:r>
      </w:del>
    </w:p>
    <w:p w14:paraId="142EE4EC" w14:textId="5F2E1D60" w:rsidR="00700D50" w:rsidRPr="00B5325E" w:rsidDel="0091212B" w:rsidRDefault="00700D50" w:rsidP="0091212B">
      <w:pPr>
        <w:shd w:val="clear" w:color="auto" w:fill="FFFFFF" w:themeFill="background1"/>
        <w:spacing w:after="0" w:line="276" w:lineRule="auto"/>
        <w:contextualSpacing/>
        <w:jc w:val="center"/>
        <w:rPr>
          <w:del w:id="1662" w:author="Борис Гогинян" w:date="2020-05-30T16:28:00Z"/>
          <w:sz w:val="28"/>
          <w:szCs w:val="28"/>
        </w:rPr>
        <w:pPrChange w:id="1663" w:author="Борис Гогинян" w:date="2020-05-30T16:28:00Z">
          <w:pPr>
            <w:shd w:val="clear" w:color="auto" w:fill="FFFFFF" w:themeFill="background1"/>
            <w:spacing w:line="276" w:lineRule="auto"/>
          </w:pPr>
        </w:pPrChange>
      </w:pPr>
    </w:p>
    <w:p w14:paraId="51B0DC1B" w14:textId="24155697" w:rsidR="00C52476" w:rsidRPr="00F13D22" w:rsidDel="0091212B" w:rsidRDefault="005E5EDC" w:rsidP="0091212B">
      <w:pPr>
        <w:pStyle w:val="a5"/>
        <w:numPr>
          <w:ilvl w:val="0"/>
          <w:numId w:val="4"/>
        </w:numPr>
        <w:shd w:val="clear" w:color="auto" w:fill="FFFFFF" w:themeFill="background1"/>
        <w:spacing w:after="0" w:line="276" w:lineRule="auto"/>
        <w:jc w:val="center"/>
        <w:rPr>
          <w:del w:id="1664" w:author="Борис Гогинян" w:date="2020-05-30T16:28:00Z"/>
          <w:rFonts w:ascii="Times New Roman" w:hAnsi="Times New Roman" w:cs="Times New Roman"/>
          <w:sz w:val="28"/>
          <w:szCs w:val="28"/>
        </w:rPr>
        <w:pPrChange w:id="1665" w:author="Борис Гогинян" w:date="2020-05-30T16:28:00Z">
          <w:pPr>
            <w:pStyle w:val="a5"/>
            <w:numPr>
              <w:numId w:val="4"/>
            </w:numPr>
            <w:shd w:val="clear" w:color="auto" w:fill="FFFFFF" w:themeFill="background1"/>
            <w:spacing w:line="276" w:lineRule="auto"/>
            <w:ind w:left="501" w:hanging="360"/>
          </w:pPr>
        </w:pPrChange>
      </w:pPr>
      <w:del w:id="1666" w:author="Борис Гогинян" w:date="2020-05-30T16:28:00Z">
        <w:r w:rsidRPr="00B5325E" w:rsidDel="0091212B">
          <w:rPr>
            <w:rFonts w:ascii="Times New Roman" w:hAnsi="Times New Roman" w:cs="Times New Roman"/>
            <w:sz w:val="28"/>
            <w:szCs w:val="28"/>
          </w:rPr>
          <w:delText>Шейдер asStandardSurface</w:delText>
        </w:r>
      </w:del>
    </w:p>
    <w:p w14:paraId="7E75F164" w14:textId="79AA7EBD" w:rsidR="005E5EDC" w:rsidRPr="00B5325E" w:rsidDel="0091212B" w:rsidRDefault="005E5EDC" w:rsidP="0091212B">
      <w:pPr>
        <w:shd w:val="clear" w:color="auto" w:fill="FFFFFF" w:themeFill="background1"/>
        <w:spacing w:after="0" w:line="276" w:lineRule="auto"/>
        <w:ind w:left="141"/>
        <w:contextualSpacing/>
        <w:jc w:val="center"/>
        <w:rPr>
          <w:del w:id="1667" w:author="Борис Гогинян" w:date="2020-05-30T16:28:00Z"/>
          <w:rFonts w:ascii="Times New Roman" w:hAnsi="Times New Roman" w:cs="Times New Roman"/>
          <w:sz w:val="28"/>
          <w:szCs w:val="28"/>
        </w:rPr>
        <w:pPrChange w:id="1668" w:author="Борис Гогинян" w:date="2020-05-30T16:28:00Z">
          <w:pPr>
            <w:shd w:val="clear" w:color="auto" w:fill="FFFFFF" w:themeFill="background1"/>
            <w:spacing w:line="276" w:lineRule="auto"/>
            <w:ind w:left="141"/>
          </w:pPr>
        </w:pPrChange>
      </w:pPr>
      <w:del w:id="1669" w:author="Борис Гогинян" w:date="2020-05-30T16:28:00Z">
        <w:r w:rsidRPr="00B5325E" w:rsidDel="0091212B">
          <w:rPr>
            <w:rFonts w:ascii="Times New Roman" w:hAnsi="Times New Roman" w:cs="Times New Roman"/>
            <w:sz w:val="28"/>
            <w:szCs w:val="28"/>
          </w:rPr>
          <w:delText>В данном шейдере поддерживается большое количество разных параметров:</w:delText>
        </w:r>
      </w:del>
    </w:p>
    <w:p w14:paraId="13AE3A83" w14:textId="0185B54D" w:rsidR="005E5EDC" w:rsidRPr="00AD4BD2" w:rsidDel="0091212B" w:rsidRDefault="005E5EDC" w:rsidP="0091212B">
      <w:pPr>
        <w:pStyle w:val="a5"/>
        <w:numPr>
          <w:ilvl w:val="0"/>
          <w:numId w:val="18"/>
        </w:numPr>
        <w:shd w:val="clear" w:color="auto" w:fill="FFFFFF" w:themeFill="background1"/>
        <w:spacing w:after="0" w:line="276" w:lineRule="auto"/>
        <w:jc w:val="center"/>
        <w:rPr>
          <w:del w:id="1670" w:author="Борис Гогинян" w:date="2020-05-30T16:28:00Z"/>
          <w:rFonts w:ascii="Times New Roman" w:hAnsi="Times New Roman" w:cs="Times New Roman"/>
          <w:sz w:val="28"/>
          <w:szCs w:val="28"/>
        </w:rPr>
        <w:pPrChange w:id="1671" w:author="Борис Гогинян" w:date="2020-05-30T16:28:00Z">
          <w:pPr>
            <w:pStyle w:val="a5"/>
            <w:numPr>
              <w:numId w:val="18"/>
            </w:numPr>
            <w:shd w:val="clear" w:color="auto" w:fill="FFFFFF" w:themeFill="background1"/>
            <w:spacing w:line="276" w:lineRule="auto"/>
            <w:ind w:hanging="360"/>
          </w:pPr>
        </w:pPrChange>
      </w:pPr>
      <w:del w:id="1672" w:author="Борис Гогинян" w:date="2020-05-30T16:28:00Z">
        <w:r w:rsidRPr="00F13D22" w:rsidDel="0091212B">
          <w:rPr>
            <w:rFonts w:ascii="Times New Roman" w:hAnsi="Times New Roman" w:cs="Times New Roman"/>
            <w:sz w:val="28"/>
            <w:szCs w:val="28"/>
          </w:rPr>
          <w:delText>Diffuse Parameters – диффузные свойства поверхности</w:delText>
        </w:r>
        <w:r w:rsidR="000620F3" w:rsidRPr="00AD4BD2" w:rsidDel="0091212B">
          <w:rPr>
            <w:rFonts w:ascii="Times New Roman" w:hAnsi="Times New Roman" w:cs="Times New Roman"/>
            <w:sz w:val="28"/>
            <w:szCs w:val="28"/>
          </w:rPr>
          <w:delText xml:space="preserve"> </w:delText>
        </w:r>
        <w:r w:rsidR="002522FB" w:rsidRPr="00AD4BD2" w:rsidDel="0091212B">
          <w:rPr>
            <w:rFonts w:ascii="Times New Roman" w:hAnsi="Times New Roman" w:cs="Times New Roman"/>
            <w:sz w:val="28"/>
            <w:szCs w:val="28"/>
          </w:rPr>
          <w:delText>реализуются с помощью модели Орена-Наяра. [14] Т</w:delText>
        </w:r>
        <w:r w:rsidR="0014631C" w:rsidRPr="00AD4BD2" w:rsidDel="0091212B">
          <w:rPr>
            <w:rFonts w:ascii="Times New Roman" w:hAnsi="Times New Roman" w:cs="Times New Roman"/>
            <w:sz w:val="28"/>
            <w:szCs w:val="28"/>
          </w:rPr>
          <w:delText>акая</w:delText>
        </w:r>
        <w:r w:rsidR="002522FB" w:rsidRPr="00AD4BD2" w:rsidDel="0091212B">
          <w:rPr>
            <w:rFonts w:ascii="Times New Roman" w:hAnsi="Times New Roman" w:cs="Times New Roman"/>
            <w:sz w:val="28"/>
            <w:szCs w:val="28"/>
          </w:rPr>
          <w:delText xml:space="preserve"> же модель используется в </w:delText>
        </w:r>
        <w:r w:rsidR="002522FB" w:rsidRPr="00AD4BD2" w:rsidDel="0091212B">
          <w:rPr>
            <w:rFonts w:ascii="Times New Roman" w:hAnsi="Times New Roman" w:cs="Times New Roman"/>
            <w:sz w:val="28"/>
            <w:szCs w:val="28"/>
            <w:lang w:val="en-US"/>
          </w:rPr>
          <w:delText>Cycles</w:delText>
        </w:r>
        <w:r w:rsidR="002522FB" w:rsidRPr="00AD4BD2" w:rsidDel="0091212B">
          <w:rPr>
            <w:rFonts w:ascii="Times New Roman" w:hAnsi="Times New Roman" w:cs="Times New Roman"/>
            <w:sz w:val="28"/>
            <w:szCs w:val="28"/>
          </w:rPr>
          <w:delText xml:space="preserve"> в шейдере </w:delText>
        </w:r>
        <w:r w:rsidR="002522FB" w:rsidRPr="00AD4BD2" w:rsidDel="0091212B">
          <w:rPr>
            <w:rFonts w:ascii="Times New Roman" w:hAnsi="Times New Roman" w:cs="Times New Roman"/>
            <w:sz w:val="28"/>
            <w:szCs w:val="28"/>
            <w:lang w:val="en-US"/>
          </w:rPr>
          <w:delText>Diffuse</w:delText>
        </w:r>
        <w:r w:rsidR="002522FB" w:rsidRPr="00AD4BD2" w:rsidDel="0091212B">
          <w:rPr>
            <w:rFonts w:ascii="Times New Roman" w:hAnsi="Times New Roman" w:cs="Times New Roman"/>
            <w:sz w:val="28"/>
            <w:szCs w:val="28"/>
          </w:rPr>
          <w:delText xml:space="preserve"> </w:delText>
        </w:r>
        <w:r w:rsidR="002522FB" w:rsidRPr="00AD4BD2" w:rsidDel="0091212B">
          <w:rPr>
            <w:rFonts w:ascii="Times New Roman" w:hAnsi="Times New Roman" w:cs="Times New Roman"/>
            <w:sz w:val="28"/>
            <w:szCs w:val="28"/>
            <w:lang w:val="en-US"/>
          </w:rPr>
          <w:delText>BSDF</w:delText>
        </w:r>
        <w:r w:rsidR="0014631C" w:rsidRPr="00AD4BD2" w:rsidDel="0091212B">
          <w:rPr>
            <w:rFonts w:ascii="Times New Roman" w:hAnsi="Times New Roman" w:cs="Times New Roman"/>
            <w:sz w:val="28"/>
            <w:szCs w:val="28"/>
          </w:rPr>
          <w:delText>;</w:delText>
        </w:r>
      </w:del>
    </w:p>
    <w:p w14:paraId="7CBB984E" w14:textId="2048B6AE" w:rsidR="005E5EDC" w:rsidRPr="00AD4BD2" w:rsidDel="0091212B" w:rsidRDefault="005E5EDC" w:rsidP="0091212B">
      <w:pPr>
        <w:pStyle w:val="a5"/>
        <w:numPr>
          <w:ilvl w:val="0"/>
          <w:numId w:val="18"/>
        </w:numPr>
        <w:shd w:val="clear" w:color="auto" w:fill="FFFFFF" w:themeFill="background1"/>
        <w:spacing w:after="0" w:line="276" w:lineRule="auto"/>
        <w:jc w:val="center"/>
        <w:rPr>
          <w:del w:id="1673" w:author="Борис Гогинян" w:date="2020-05-30T16:28:00Z"/>
          <w:rFonts w:ascii="Times New Roman" w:hAnsi="Times New Roman" w:cs="Times New Roman"/>
          <w:sz w:val="28"/>
          <w:szCs w:val="28"/>
        </w:rPr>
        <w:pPrChange w:id="1674" w:author="Борис Гогинян" w:date="2020-05-30T16:28:00Z">
          <w:pPr>
            <w:pStyle w:val="a5"/>
            <w:numPr>
              <w:numId w:val="18"/>
            </w:numPr>
            <w:shd w:val="clear" w:color="auto" w:fill="FFFFFF" w:themeFill="background1"/>
            <w:spacing w:line="276" w:lineRule="auto"/>
            <w:ind w:hanging="360"/>
          </w:pPr>
        </w:pPrChange>
      </w:pPr>
      <w:del w:id="1675" w:author="Борис Гогинян" w:date="2020-05-30T16:28:00Z">
        <w:r w:rsidRPr="00AD4BD2" w:rsidDel="0091212B">
          <w:rPr>
            <w:rFonts w:ascii="Times New Roman" w:hAnsi="Times New Roman" w:cs="Times New Roman"/>
            <w:sz w:val="28"/>
            <w:szCs w:val="28"/>
          </w:rPr>
          <w:delText>Subsurface Parameters – свойства подповерхностного рассеивания</w:delText>
        </w:r>
        <w:r w:rsidR="00F533A9" w:rsidRPr="00AD4BD2" w:rsidDel="0091212B">
          <w:rPr>
            <w:rFonts w:ascii="Times New Roman" w:hAnsi="Times New Roman" w:cs="Times New Roman"/>
            <w:sz w:val="28"/>
            <w:szCs w:val="28"/>
          </w:rPr>
          <w:delText xml:space="preserve"> реализуются с помощью </w:delText>
        </w:r>
        <w:r w:rsidR="0014631C" w:rsidRPr="00AD4BD2" w:rsidDel="0091212B">
          <w:rPr>
            <w:rFonts w:ascii="Times New Roman" w:hAnsi="Times New Roman" w:cs="Times New Roman"/>
            <w:sz w:val="28"/>
            <w:szCs w:val="28"/>
            <w:lang w:val="en-US"/>
          </w:rPr>
          <w:delText>BSSRDF</w:delText>
        </w:r>
        <w:r w:rsidR="000863AF" w:rsidRPr="00AD4BD2" w:rsidDel="0091212B">
          <w:rPr>
            <w:rFonts w:ascii="Times New Roman" w:hAnsi="Times New Roman" w:cs="Times New Roman"/>
            <w:sz w:val="28"/>
            <w:szCs w:val="28"/>
          </w:rPr>
          <w:delText xml:space="preserve"> (двунаправленная функция распределения отражательной способности поверхности рассеяния)</w:delText>
        </w:r>
        <w:r w:rsidR="00F533A9" w:rsidRPr="00AD4BD2" w:rsidDel="0091212B">
          <w:rPr>
            <w:rFonts w:ascii="Times New Roman" w:hAnsi="Times New Roman" w:cs="Times New Roman"/>
            <w:sz w:val="28"/>
            <w:szCs w:val="28"/>
            <w:lang w:val="en-US"/>
          </w:rPr>
          <w:delText xml:space="preserve"> [15]</w:delText>
        </w:r>
        <w:r w:rsidR="0014631C" w:rsidRPr="00AD4BD2" w:rsidDel="0091212B">
          <w:rPr>
            <w:rFonts w:ascii="Times New Roman" w:hAnsi="Times New Roman" w:cs="Times New Roman"/>
            <w:sz w:val="28"/>
            <w:szCs w:val="28"/>
          </w:rPr>
          <w:delText>;</w:delText>
        </w:r>
      </w:del>
    </w:p>
    <w:p w14:paraId="7E6ED314" w14:textId="70A02E25" w:rsidR="005E5EDC" w:rsidRPr="00AD4BD2" w:rsidDel="0091212B" w:rsidRDefault="005E5EDC" w:rsidP="0091212B">
      <w:pPr>
        <w:pStyle w:val="a5"/>
        <w:numPr>
          <w:ilvl w:val="0"/>
          <w:numId w:val="18"/>
        </w:numPr>
        <w:shd w:val="clear" w:color="auto" w:fill="FFFFFF" w:themeFill="background1"/>
        <w:spacing w:after="0" w:line="276" w:lineRule="auto"/>
        <w:jc w:val="center"/>
        <w:rPr>
          <w:del w:id="1676" w:author="Борис Гогинян" w:date="2020-05-30T16:28:00Z"/>
          <w:rFonts w:ascii="Times New Roman" w:hAnsi="Times New Roman" w:cs="Times New Roman"/>
          <w:sz w:val="28"/>
          <w:szCs w:val="28"/>
        </w:rPr>
        <w:pPrChange w:id="1677" w:author="Борис Гогинян" w:date="2020-05-30T16:28:00Z">
          <w:pPr>
            <w:pStyle w:val="a5"/>
            <w:numPr>
              <w:numId w:val="18"/>
            </w:numPr>
            <w:shd w:val="clear" w:color="auto" w:fill="FFFFFF" w:themeFill="background1"/>
            <w:spacing w:line="276" w:lineRule="auto"/>
            <w:ind w:hanging="360"/>
          </w:pPr>
        </w:pPrChange>
      </w:pPr>
      <w:del w:id="1678" w:author="Борис Гогинян" w:date="2020-05-30T16:28:00Z">
        <w:r w:rsidRPr="00AD4BD2" w:rsidDel="0091212B">
          <w:rPr>
            <w:rFonts w:ascii="Times New Roman" w:hAnsi="Times New Roman" w:cs="Times New Roman"/>
            <w:sz w:val="28"/>
            <w:szCs w:val="28"/>
          </w:rPr>
          <w:delText xml:space="preserve">Specular Parameters – </w:delText>
        </w:r>
        <w:r w:rsidR="00EE13F0" w:rsidRPr="00AD4BD2" w:rsidDel="0091212B">
          <w:rPr>
            <w:rFonts w:ascii="Times New Roman" w:hAnsi="Times New Roman" w:cs="Times New Roman"/>
            <w:sz w:val="28"/>
            <w:szCs w:val="28"/>
          </w:rPr>
          <w:delText>регулирование отражательных свойств</w:delText>
        </w:r>
        <w:r w:rsidRPr="00AD4BD2" w:rsidDel="0091212B">
          <w:rPr>
            <w:rFonts w:ascii="Times New Roman" w:hAnsi="Times New Roman" w:cs="Times New Roman"/>
            <w:sz w:val="28"/>
            <w:szCs w:val="28"/>
          </w:rPr>
          <w:delText xml:space="preserve"> поверхности</w:delText>
        </w:r>
        <w:r w:rsidR="00EE13F0" w:rsidRPr="00AD4BD2" w:rsidDel="0091212B">
          <w:rPr>
            <w:rFonts w:ascii="Times New Roman" w:hAnsi="Times New Roman" w:cs="Times New Roman"/>
            <w:sz w:val="28"/>
            <w:szCs w:val="28"/>
          </w:rPr>
          <w:delText xml:space="preserve"> [3]</w:delText>
        </w:r>
        <w:r w:rsidR="0014631C" w:rsidRPr="00AD4BD2" w:rsidDel="0091212B">
          <w:rPr>
            <w:rFonts w:ascii="Times New Roman" w:hAnsi="Times New Roman" w:cs="Times New Roman"/>
            <w:sz w:val="28"/>
            <w:szCs w:val="28"/>
          </w:rPr>
          <w:delText>;</w:delText>
        </w:r>
      </w:del>
    </w:p>
    <w:p w14:paraId="403241F8" w14:textId="1643E2B2" w:rsidR="005E5EDC" w:rsidRPr="00AD4BD2" w:rsidDel="0091212B" w:rsidRDefault="005E5EDC" w:rsidP="0091212B">
      <w:pPr>
        <w:pStyle w:val="a5"/>
        <w:numPr>
          <w:ilvl w:val="0"/>
          <w:numId w:val="18"/>
        </w:numPr>
        <w:shd w:val="clear" w:color="auto" w:fill="FFFFFF" w:themeFill="background1"/>
        <w:spacing w:after="0" w:line="276" w:lineRule="auto"/>
        <w:jc w:val="center"/>
        <w:rPr>
          <w:del w:id="1679" w:author="Борис Гогинян" w:date="2020-05-30T16:28:00Z"/>
          <w:rFonts w:ascii="Times New Roman" w:hAnsi="Times New Roman" w:cs="Times New Roman"/>
          <w:sz w:val="28"/>
          <w:szCs w:val="28"/>
        </w:rPr>
        <w:pPrChange w:id="1680" w:author="Борис Гогинян" w:date="2020-05-30T16:28:00Z">
          <w:pPr>
            <w:pStyle w:val="a5"/>
            <w:numPr>
              <w:numId w:val="18"/>
            </w:numPr>
            <w:shd w:val="clear" w:color="auto" w:fill="FFFFFF" w:themeFill="background1"/>
            <w:spacing w:line="276" w:lineRule="auto"/>
            <w:ind w:hanging="360"/>
          </w:pPr>
        </w:pPrChange>
      </w:pPr>
      <w:del w:id="1681" w:author="Борис Гогинян" w:date="2020-05-30T16:28:00Z">
        <w:r w:rsidRPr="00AD4BD2" w:rsidDel="0091212B">
          <w:rPr>
            <w:rFonts w:ascii="Times New Roman" w:hAnsi="Times New Roman" w:cs="Times New Roman"/>
            <w:sz w:val="28"/>
            <w:szCs w:val="28"/>
          </w:rPr>
          <w:delText>Refraction Parameters – параметры, контролирующие преломленные лучи</w:delText>
        </w:r>
        <w:r w:rsidR="0014631C" w:rsidRPr="00AD4BD2" w:rsidDel="0091212B">
          <w:rPr>
            <w:rFonts w:ascii="Times New Roman" w:hAnsi="Times New Roman" w:cs="Times New Roman"/>
            <w:sz w:val="28"/>
            <w:szCs w:val="28"/>
          </w:rPr>
          <w:delText xml:space="preserve"> [3];</w:delText>
        </w:r>
      </w:del>
    </w:p>
    <w:p w14:paraId="6E4DDB4B" w14:textId="439A762D" w:rsidR="005E5EDC" w:rsidRPr="00AD4BD2" w:rsidDel="0091212B" w:rsidRDefault="005E5EDC" w:rsidP="0091212B">
      <w:pPr>
        <w:pStyle w:val="a5"/>
        <w:numPr>
          <w:ilvl w:val="0"/>
          <w:numId w:val="18"/>
        </w:numPr>
        <w:shd w:val="clear" w:color="auto" w:fill="FFFFFF" w:themeFill="background1"/>
        <w:spacing w:after="0" w:line="276" w:lineRule="auto"/>
        <w:jc w:val="center"/>
        <w:rPr>
          <w:del w:id="1682" w:author="Борис Гогинян" w:date="2020-05-30T16:28:00Z"/>
          <w:rFonts w:ascii="Times New Roman" w:hAnsi="Times New Roman" w:cs="Times New Roman"/>
          <w:sz w:val="28"/>
          <w:szCs w:val="28"/>
        </w:rPr>
        <w:pPrChange w:id="1683" w:author="Борис Гогинян" w:date="2020-05-30T16:28:00Z">
          <w:pPr>
            <w:pStyle w:val="a5"/>
            <w:numPr>
              <w:numId w:val="18"/>
            </w:numPr>
            <w:shd w:val="clear" w:color="auto" w:fill="FFFFFF" w:themeFill="background1"/>
            <w:spacing w:line="276" w:lineRule="auto"/>
            <w:ind w:hanging="360"/>
          </w:pPr>
        </w:pPrChange>
      </w:pPr>
      <w:del w:id="1684" w:author="Борис Гогинян" w:date="2020-05-30T16:28:00Z">
        <w:r w:rsidRPr="00AD4BD2" w:rsidDel="0091212B">
          <w:rPr>
            <w:rFonts w:ascii="Times New Roman" w:hAnsi="Times New Roman" w:cs="Times New Roman"/>
            <w:sz w:val="28"/>
            <w:szCs w:val="28"/>
          </w:rPr>
          <w:delText>Incandescence Parameters</w:delText>
        </w:r>
        <w:r w:rsidR="00CB5B4E" w:rsidRPr="00AD4BD2" w:rsidDel="0091212B">
          <w:rPr>
            <w:rFonts w:ascii="Times New Roman" w:hAnsi="Times New Roman" w:cs="Times New Roman"/>
            <w:sz w:val="28"/>
            <w:szCs w:val="28"/>
          </w:rPr>
          <w:delText xml:space="preserve"> – параметры, позволяющие сделать материал источником света</w:delText>
        </w:r>
        <w:r w:rsidR="0014631C" w:rsidRPr="00AD4BD2" w:rsidDel="0091212B">
          <w:rPr>
            <w:rFonts w:ascii="Times New Roman" w:hAnsi="Times New Roman" w:cs="Times New Roman"/>
            <w:sz w:val="28"/>
            <w:szCs w:val="28"/>
          </w:rPr>
          <w:delText>;</w:delText>
        </w:r>
      </w:del>
    </w:p>
    <w:p w14:paraId="110A6783" w14:textId="05EDECAA" w:rsidR="005E5EDC" w:rsidRPr="00AD4BD2" w:rsidDel="0091212B" w:rsidRDefault="005E5EDC" w:rsidP="0091212B">
      <w:pPr>
        <w:pStyle w:val="a5"/>
        <w:numPr>
          <w:ilvl w:val="0"/>
          <w:numId w:val="18"/>
        </w:numPr>
        <w:shd w:val="clear" w:color="auto" w:fill="FFFFFF" w:themeFill="background1"/>
        <w:spacing w:after="0" w:line="276" w:lineRule="auto"/>
        <w:jc w:val="center"/>
        <w:rPr>
          <w:del w:id="1685" w:author="Борис Гогинян" w:date="2020-05-30T16:28:00Z"/>
          <w:rFonts w:ascii="Times New Roman" w:hAnsi="Times New Roman" w:cs="Times New Roman"/>
          <w:sz w:val="28"/>
          <w:szCs w:val="28"/>
        </w:rPr>
        <w:pPrChange w:id="1686" w:author="Борис Гогинян" w:date="2020-05-30T16:28:00Z">
          <w:pPr>
            <w:pStyle w:val="a5"/>
            <w:numPr>
              <w:numId w:val="18"/>
            </w:numPr>
            <w:shd w:val="clear" w:color="auto" w:fill="FFFFFF" w:themeFill="background1"/>
            <w:spacing w:line="276" w:lineRule="auto"/>
            <w:ind w:hanging="360"/>
          </w:pPr>
        </w:pPrChange>
      </w:pPr>
      <w:del w:id="1687" w:author="Борис Гогинян" w:date="2020-05-30T16:28:00Z">
        <w:r w:rsidRPr="00AD4BD2" w:rsidDel="0091212B">
          <w:rPr>
            <w:rFonts w:ascii="Times New Roman" w:hAnsi="Times New Roman" w:cs="Times New Roman"/>
            <w:sz w:val="28"/>
            <w:szCs w:val="28"/>
          </w:rPr>
          <w:delText>Transparency Parameters</w:delText>
        </w:r>
        <w:r w:rsidR="00CB5B4E" w:rsidRPr="00AD4BD2" w:rsidDel="0091212B">
          <w:rPr>
            <w:rFonts w:ascii="Times New Roman" w:hAnsi="Times New Roman" w:cs="Times New Roman"/>
            <w:sz w:val="28"/>
            <w:szCs w:val="28"/>
          </w:rPr>
          <w:delText xml:space="preserve"> – параметр альфа канала, отвечает за видимость объекта</w:delText>
        </w:r>
        <w:r w:rsidR="0014631C" w:rsidRPr="00AD4BD2" w:rsidDel="0091212B">
          <w:rPr>
            <w:rFonts w:ascii="Times New Roman" w:hAnsi="Times New Roman" w:cs="Times New Roman"/>
            <w:sz w:val="28"/>
            <w:szCs w:val="28"/>
          </w:rPr>
          <w:delText>;</w:delText>
        </w:r>
      </w:del>
    </w:p>
    <w:p w14:paraId="295DD951" w14:textId="5C336FED" w:rsidR="005E5EDC" w:rsidRPr="00AD4BD2" w:rsidDel="0091212B" w:rsidRDefault="005E5EDC" w:rsidP="0091212B">
      <w:pPr>
        <w:pStyle w:val="a5"/>
        <w:numPr>
          <w:ilvl w:val="0"/>
          <w:numId w:val="18"/>
        </w:numPr>
        <w:shd w:val="clear" w:color="auto" w:fill="FFFFFF" w:themeFill="background1"/>
        <w:spacing w:after="0" w:line="276" w:lineRule="auto"/>
        <w:jc w:val="center"/>
        <w:rPr>
          <w:del w:id="1688" w:author="Борис Гогинян" w:date="2020-05-30T16:28:00Z"/>
          <w:rFonts w:ascii="Times New Roman" w:hAnsi="Times New Roman" w:cs="Times New Roman"/>
          <w:sz w:val="28"/>
          <w:szCs w:val="28"/>
        </w:rPr>
        <w:pPrChange w:id="1689" w:author="Борис Гогинян" w:date="2020-05-30T16:28:00Z">
          <w:pPr>
            <w:pStyle w:val="a5"/>
            <w:numPr>
              <w:numId w:val="18"/>
            </w:numPr>
            <w:shd w:val="clear" w:color="auto" w:fill="FFFFFF" w:themeFill="background1"/>
            <w:spacing w:line="276" w:lineRule="auto"/>
            <w:ind w:hanging="360"/>
          </w:pPr>
        </w:pPrChange>
      </w:pPr>
      <w:del w:id="1690" w:author="Борис Гогинян" w:date="2020-05-30T16:28:00Z">
        <w:r w:rsidRPr="00AD4BD2" w:rsidDel="0091212B">
          <w:rPr>
            <w:rFonts w:ascii="Times New Roman" w:hAnsi="Times New Roman" w:cs="Times New Roman"/>
            <w:sz w:val="28"/>
            <w:szCs w:val="28"/>
          </w:rPr>
          <w:delText>Bump Parameters</w:delText>
        </w:r>
        <w:r w:rsidR="00CB5B4E" w:rsidRPr="00AD4BD2" w:rsidDel="0091212B">
          <w:rPr>
            <w:rFonts w:ascii="Times New Roman" w:hAnsi="Times New Roman" w:cs="Times New Roman"/>
            <w:sz w:val="28"/>
            <w:szCs w:val="28"/>
          </w:rPr>
          <w:delText xml:space="preserve"> – параметр </w:delText>
        </w:r>
        <w:r w:rsidR="0014631C" w:rsidRPr="00AD4BD2" w:rsidDel="0091212B">
          <w:rPr>
            <w:rFonts w:ascii="Times New Roman" w:hAnsi="Times New Roman" w:cs="Times New Roman"/>
            <w:sz w:val="28"/>
            <w:szCs w:val="28"/>
          </w:rPr>
          <w:delText xml:space="preserve">тонкой </w:delText>
        </w:r>
        <w:r w:rsidR="00CB5B4E" w:rsidRPr="00AD4BD2" w:rsidDel="0091212B">
          <w:rPr>
            <w:rFonts w:ascii="Times New Roman" w:hAnsi="Times New Roman" w:cs="Times New Roman"/>
            <w:sz w:val="28"/>
            <w:szCs w:val="28"/>
          </w:rPr>
          <w:delText>настройки микронормалей поверхности</w:delText>
        </w:r>
        <w:r w:rsidR="0014631C" w:rsidRPr="00AD4BD2" w:rsidDel="0091212B">
          <w:rPr>
            <w:rFonts w:ascii="Times New Roman" w:hAnsi="Times New Roman" w:cs="Times New Roman"/>
            <w:sz w:val="28"/>
            <w:szCs w:val="28"/>
          </w:rPr>
          <w:delText>. Позволяет подключить карту нормалей.</w:delText>
        </w:r>
      </w:del>
    </w:p>
    <w:p w14:paraId="3382B8FE" w14:textId="5542FFAC" w:rsidR="00AD72BB" w:rsidRPr="00AD4BD2" w:rsidDel="0091212B" w:rsidRDefault="00CB5B4E" w:rsidP="0091212B">
      <w:pPr>
        <w:shd w:val="clear" w:color="auto" w:fill="FFFFFF" w:themeFill="background1"/>
        <w:spacing w:after="0" w:line="276" w:lineRule="auto"/>
        <w:contextualSpacing/>
        <w:jc w:val="center"/>
        <w:rPr>
          <w:del w:id="1691" w:author="Борис Гогинян" w:date="2020-05-30T16:28:00Z"/>
          <w:rFonts w:ascii="Times New Roman" w:hAnsi="Times New Roman" w:cs="Times New Roman"/>
          <w:sz w:val="28"/>
          <w:szCs w:val="28"/>
        </w:rPr>
        <w:pPrChange w:id="1692" w:author="Борис Гогинян" w:date="2020-05-30T16:28:00Z">
          <w:pPr>
            <w:shd w:val="clear" w:color="auto" w:fill="FFFFFF" w:themeFill="background1"/>
            <w:spacing w:line="276" w:lineRule="auto"/>
          </w:pPr>
        </w:pPrChange>
      </w:pPr>
      <w:del w:id="1693" w:author="Борис Гогинян" w:date="2020-05-30T16:28:00Z">
        <w:r w:rsidRPr="00AD4BD2" w:rsidDel="0091212B">
          <w:rPr>
            <w:rFonts w:ascii="Times New Roman" w:hAnsi="Times New Roman" w:cs="Times New Roman"/>
            <w:sz w:val="28"/>
            <w:szCs w:val="28"/>
          </w:rPr>
          <w:delText xml:space="preserve">Здесь приведены некоторые основные параметры, </w:delText>
        </w:r>
        <w:r w:rsidR="0014631C" w:rsidRPr="00AD4BD2" w:rsidDel="0091212B">
          <w:rPr>
            <w:rFonts w:ascii="Times New Roman" w:hAnsi="Times New Roman" w:cs="Times New Roman"/>
            <w:sz w:val="28"/>
            <w:szCs w:val="28"/>
          </w:rPr>
          <w:delText>которые использовались в исследовании.</w:delText>
        </w:r>
        <w:r w:rsidR="00EE13F0" w:rsidRPr="00AD4BD2" w:rsidDel="0091212B">
          <w:rPr>
            <w:rFonts w:ascii="Times New Roman" w:hAnsi="Times New Roman" w:cs="Times New Roman"/>
            <w:sz w:val="28"/>
            <w:szCs w:val="28"/>
          </w:rPr>
          <w:delText xml:space="preserve"> </w:delText>
        </w:r>
        <w:r w:rsidR="00E226F3" w:rsidRPr="00AD4BD2" w:rsidDel="0091212B">
          <w:rPr>
            <w:rFonts w:ascii="Times New Roman" w:hAnsi="Times New Roman" w:cs="Times New Roman"/>
            <w:sz w:val="28"/>
            <w:szCs w:val="28"/>
          </w:rPr>
          <w:delText>Все далее описываемые материалы имеют похожую структуру, поэтому в них б</w:delText>
        </w:r>
        <w:r w:rsidR="00EE13F0" w:rsidRPr="00AD4BD2" w:rsidDel="0091212B">
          <w:rPr>
            <w:rFonts w:ascii="Times New Roman" w:hAnsi="Times New Roman" w:cs="Times New Roman"/>
            <w:sz w:val="28"/>
            <w:szCs w:val="28"/>
          </w:rPr>
          <w:delText>удут описаны только существенные</w:delText>
        </w:r>
        <w:r w:rsidR="00E226F3" w:rsidRPr="00AD4BD2" w:rsidDel="0091212B">
          <w:rPr>
            <w:rFonts w:ascii="Times New Roman" w:hAnsi="Times New Roman" w:cs="Times New Roman"/>
            <w:sz w:val="28"/>
            <w:szCs w:val="28"/>
          </w:rPr>
          <w:delText xml:space="preserve"> различия и список принимаемых параметров.</w:delText>
        </w:r>
        <w:r w:rsidR="00EE13F0" w:rsidRPr="00AD4BD2" w:rsidDel="0091212B">
          <w:rPr>
            <w:rFonts w:ascii="Times New Roman" w:hAnsi="Times New Roman" w:cs="Times New Roman"/>
            <w:sz w:val="28"/>
            <w:szCs w:val="28"/>
          </w:rPr>
          <w:delText xml:space="preserve"> </w:delText>
        </w:r>
        <w:r w:rsidR="0062428C" w:rsidRPr="00AD4BD2" w:rsidDel="0091212B">
          <w:rPr>
            <w:rFonts w:ascii="Times New Roman" w:hAnsi="Times New Roman" w:cs="Times New Roman"/>
            <w:sz w:val="28"/>
            <w:szCs w:val="28"/>
          </w:rPr>
          <w:delText xml:space="preserve">Все </w:delText>
        </w:r>
        <w:r w:rsidR="00700D50" w:rsidRPr="00AD4BD2" w:rsidDel="0091212B">
          <w:rPr>
            <w:rFonts w:ascii="Times New Roman" w:hAnsi="Times New Roman" w:cs="Times New Roman"/>
            <w:sz w:val="28"/>
            <w:szCs w:val="28"/>
          </w:rPr>
          <w:delText xml:space="preserve">шейдеры </w:delText>
        </w:r>
        <w:r w:rsidR="00700D50" w:rsidRPr="00AD4BD2" w:rsidDel="0091212B">
          <w:rPr>
            <w:rFonts w:ascii="Times New Roman" w:hAnsi="Times New Roman" w:cs="Times New Roman"/>
            <w:sz w:val="28"/>
            <w:szCs w:val="28"/>
            <w:lang w:val="en-US"/>
          </w:rPr>
          <w:delText>appleseed</w:delText>
        </w:r>
        <w:r w:rsidR="00700D50" w:rsidRPr="00AD4BD2" w:rsidDel="0091212B">
          <w:rPr>
            <w:rFonts w:ascii="Times New Roman" w:hAnsi="Times New Roman" w:cs="Times New Roman"/>
            <w:sz w:val="28"/>
            <w:szCs w:val="28"/>
          </w:rPr>
          <w:delText xml:space="preserve"> реализованы</w:delText>
        </w:r>
        <w:r w:rsidR="0062428C" w:rsidRPr="00AD4BD2" w:rsidDel="0091212B">
          <w:rPr>
            <w:rFonts w:ascii="Times New Roman" w:hAnsi="Times New Roman" w:cs="Times New Roman"/>
            <w:sz w:val="28"/>
            <w:szCs w:val="28"/>
          </w:rPr>
          <w:delText xml:space="preserve"> на</w:delText>
        </w:r>
        <w:r w:rsidR="00700D50" w:rsidRPr="00AD4BD2" w:rsidDel="0091212B">
          <w:rPr>
            <w:rFonts w:ascii="Times New Roman" w:hAnsi="Times New Roman" w:cs="Times New Roman"/>
            <w:sz w:val="28"/>
            <w:szCs w:val="28"/>
          </w:rPr>
          <w:delText xml:space="preserve"> языке</w:delText>
        </w:r>
        <w:r w:rsidR="0062428C" w:rsidRPr="00AD4BD2" w:rsidDel="0091212B">
          <w:rPr>
            <w:rFonts w:ascii="Times New Roman" w:hAnsi="Times New Roman" w:cs="Times New Roman"/>
            <w:sz w:val="28"/>
            <w:szCs w:val="28"/>
          </w:rPr>
          <w:delText xml:space="preserve"> </w:delText>
        </w:r>
        <w:r w:rsidR="0062428C" w:rsidRPr="00AD4BD2" w:rsidDel="0091212B">
          <w:rPr>
            <w:rFonts w:ascii="Times New Roman" w:hAnsi="Times New Roman" w:cs="Times New Roman"/>
            <w:sz w:val="28"/>
            <w:szCs w:val="28"/>
            <w:lang w:val="en-US"/>
          </w:rPr>
          <w:delText>OSL</w:delText>
        </w:r>
        <w:r w:rsidR="00700D50" w:rsidRPr="00AD4BD2" w:rsidDel="0091212B">
          <w:rPr>
            <w:rFonts w:ascii="Times New Roman" w:hAnsi="Times New Roman" w:cs="Times New Roman"/>
            <w:sz w:val="28"/>
            <w:szCs w:val="28"/>
          </w:rPr>
          <w:delText xml:space="preserve"> и доступны по ссылке [13]</w:delText>
        </w:r>
        <w:r w:rsidR="00091A95" w:rsidRPr="00AD4BD2" w:rsidDel="0091212B">
          <w:rPr>
            <w:rFonts w:ascii="Times New Roman" w:hAnsi="Times New Roman" w:cs="Times New Roman"/>
            <w:sz w:val="28"/>
            <w:szCs w:val="28"/>
          </w:rPr>
          <w:delText>.</w:delText>
        </w:r>
      </w:del>
    </w:p>
    <w:p w14:paraId="3CB8D3D0" w14:textId="06575BC1" w:rsidR="00AE5A12" w:rsidRPr="00AD4BD2" w:rsidDel="0091212B" w:rsidRDefault="00AE5A12" w:rsidP="0091212B">
      <w:pPr>
        <w:shd w:val="clear" w:color="auto" w:fill="FFFFFF" w:themeFill="background1"/>
        <w:spacing w:after="0" w:line="240" w:lineRule="auto"/>
        <w:ind w:left="-120" w:firstLine="120"/>
        <w:contextualSpacing/>
        <w:jc w:val="center"/>
        <w:rPr>
          <w:del w:id="1694" w:author="Борис Гогинян" w:date="2020-05-30T16:28:00Z"/>
          <w:rFonts w:ascii="Times New Roman" w:hAnsi="Times New Roman" w:cs="Times New Roman"/>
          <w:sz w:val="28"/>
          <w:szCs w:val="28"/>
        </w:rPr>
        <w:pPrChange w:id="1695" w:author="Борис Гогинян" w:date="2020-05-30T16:28:00Z">
          <w:pPr>
            <w:shd w:val="clear" w:color="auto" w:fill="FFFFFF" w:themeFill="background1"/>
            <w:spacing w:after="0" w:line="240" w:lineRule="auto"/>
            <w:ind w:left="-120" w:firstLine="120"/>
          </w:pPr>
        </w:pPrChange>
      </w:pPr>
    </w:p>
    <w:p w14:paraId="39FFAA16" w14:textId="0B97BDB5" w:rsidR="0062428C" w:rsidRPr="00AD4BD2" w:rsidDel="0091212B" w:rsidRDefault="00AE5A12" w:rsidP="0091212B">
      <w:pPr>
        <w:spacing w:after="0"/>
        <w:contextualSpacing/>
        <w:jc w:val="center"/>
        <w:rPr>
          <w:del w:id="1696" w:author="Борис Гогинян" w:date="2020-05-30T16:28:00Z"/>
        </w:rPr>
        <w:pPrChange w:id="1697" w:author="Борис Гогинян" w:date="2020-05-30T16:28:00Z">
          <w:pPr/>
        </w:pPrChange>
      </w:pPr>
      <w:del w:id="1698" w:author="Борис Гогинян" w:date="2020-05-30T16:28:00Z">
        <w:r w:rsidRPr="00B5325E" w:rsidDel="0091212B">
          <w:rPr>
            <w:rFonts w:ascii="Times New Roman" w:hAnsi="Times New Roman" w:cs="Times New Roman"/>
            <w:sz w:val="28"/>
            <w:szCs w:val="28"/>
          </w:rPr>
          <w:delText>В</w:delText>
        </w:r>
        <w:r w:rsidR="00E226F3" w:rsidRPr="00B5325E" w:rsidDel="0091212B">
          <w:rPr>
            <w:rFonts w:ascii="Times New Roman" w:hAnsi="Times New Roman" w:cs="Times New Roman"/>
            <w:sz w:val="28"/>
            <w:szCs w:val="28"/>
          </w:rPr>
          <w:delText xml:space="preserve"> рендере</w:delText>
        </w:r>
        <w:r w:rsidR="00A6235B" w:rsidRPr="00B5325E" w:rsidDel="0091212B">
          <w:rPr>
            <w:rFonts w:ascii="Times New Roman" w:hAnsi="Times New Roman" w:cs="Times New Roman"/>
            <w:sz w:val="28"/>
            <w:szCs w:val="28"/>
          </w:rPr>
          <w:delText xml:space="preserve"> </w:delText>
        </w:r>
        <w:r w:rsidR="00A6235B" w:rsidRPr="00B5325E" w:rsidDel="0091212B">
          <w:rPr>
            <w:rFonts w:ascii="Times New Roman" w:hAnsi="Times New Roman" w:cs="Times New Roman"/>
            <w:sz w:val="28"/>
            <w:szCs w:val="28"/>
            <w:lang w:val="en-US"/>
          </w:rPr>
          <w:delText>Cycles</w:delText>
        </w:r>
        <w:r w:rsidR="00A6235B" w:rsidRPr="00B5325E" w:rsidDel="0091212B">
          <w:rPr>
            <w:rFonts w:ascii="Times New Roman" w:hAnsi="Times New Roman" w:cs="Times New Roman"/>
            <w:sz w:val="28"/>
            <w:szCs w:val="28"/>
          </w:rPr>
          <w:delText>:</w:delText>
        </w:r>
      </w:del>
    </w:p>
    <w:p w14:paraId="197300E4" w14:textId="6D686C63" w:rsidR="00A6235B" w:rsidRPr="00AD4BD2" w:rsidDel="0091212B" w:rsidRDefault="0099704B" w:rsidP="0091212B">
      <w:pPr>
        <w:pStyle w:val="a5"/>
        <w:numPr>
          <w:ilvl w:val="0"/>
          <w:numId w:val="19"/>
        </w:numPr>
        <w:shd w:val="clear" w:color="auto" w:fill="FFFFFF" w:themeFill="background1"/>
        <w:spacing w:after="0" w:line="240" w:lineRule="auto"/>
        <w:jc w:val="center"/>
        <w:rPr>
          <w:del w:id="1699" w:author="Борис Гогинян" w:date="2020-05-30T16:28:00Z"/>
          <w:rFonts w:ascii="Times New Roman" w:hAnsi="Times New Roman" w:cs="Times New Roman"/>
          <w:sz w:val="28"/>
          <w:szCs w:val="28"/>
          <w:lang w:val="en-US"/>
        </w:rPr>
        <w:pPrChange w:id="1700" w:author="Борис Гогинян" w:date="2020-05-30T16:28:00Z">
          <w:pPr>
            <w:pStyle w:val="a5"/>
            <w:numPr>
              <w:numId w:val="19"/>
            </w:numPr>
            <w:shd w:val="clear" w:color="auto" w:fill="FFFFFF" w:themeFill="background1"/>
            <w:spacing w:line="240" w:lineRule="auto"/>
            <w:ind w:left="643" w:hanging="360"/>
          </w:pPr>
        </w:pPrChange>
      </w:pPr>
      <w:del w:id="1701" w:author="Борис Гогинян" w:date="2020-05-30T16:28:00Z">
        <w:r w:rsidDel="0091212B">
          <w:fldChar w:fldCharType="begin"/>
        </w:r>
        <w:r w:rsidDel="0091212B">
          <w:delInstrText xml:space="preserve"> HYPERLINK "https://docs.blender.org/manual/en/latest/render/shader_nodes/shader/diffuse.html"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Diffuse BSDF</w:delText>
        </w:r>
        <w:r w:rsidDel="0091212B">
          <w:rPr>
            <w:rStyle w:val="a3"/>
            <w:rFonts w:ascii="Times New Roman" w:hAnsi="Times New Roman" w:cs="Times New Roman"/>
            <w:color w:val="auto"/>
            <w:sz w:val="28"/>
            <w:szCs w:val="28"/>
            <w:u w:val="none"/>
            <w:lang w:val="en-US"/>
          </w:rPr>
          <w:fldChar w:fldCharType="end"/>
        </w:r>
        <w:r w:rsidR="00EE13F0" w:rsidRPr="00F13D22" w:rsidDel="0091212B">
          <w:rPr>
            <w:rFonts w:ascii="Times New Roman" w:hAnsi="Times New Roman" w:cs="Times New Roman"/>
            <w:sz w:val="28"/>
            <w:szCs w:val="28"/>
            <w:lang w:val="en-US"/>
          </w:rPr>
          <w:delText xml:space="preserve"> </w:delText>
        </w:r>
      </w:del>
    </w:p>
    <w:p w14:paraId="179696EC" w14:textId="68BC0E78" w:rsidR="00246CAD" w:rsidRPr="00B5325E" w:rsidDel="0091212B" w:rsidRDefault="003366BA" w:rsidP="0091212B">
      <w:pPr>
        <w:shd w:val="clear" w:color="auto" w:fill="FFFFFF" w:themeFill="background1"/>
        <w:spacing w:after="0" w:line="240" w:lineRule="auto"/>
        <w:ind w:left="360"/>
        <w:contextualSpacing/>
        <w:jc w:val="center"/>
        <w:rPr>
          <w:del w:id="1702" w:author="Борис Гогинян" w:date="2020-05-30T16:28:00Z"/>
          <w:sz w:val="28"/>
          <w:szCs w:val="28"/>
        </w:rPr>
        <w:pPrChange w:id="1703" w:author="Борис Гогинян" w:date="2020-05-30T16:28:00Z">
          <w:pPr>
            <w:shd w:val="clear" w:color="auto" w:fill="FFFFFF" w:themeFill="background1"/>
            <w:spacing w:line="240" w:lineRule="auto"/>
            <w:ind w:left="360"/>
          </w:pPr>
        </w:pPrChange>
      </w:pPr>
      <w:del w:id="1704" w:author="Борис Гогинян" w:date="2020-05-30T16:28:00Z">
        <w:r w:rsidRPr="00AD4BD2" w:rsidDel="0091212B">
          <w:rPr>
            <w:rFonts w:ascii="Times New Roman" w:hAnsi="Times New Roman" w:cs="Times New Roman"/>
            <w:sz w:val="28"/>
            <w:szCs w:val="28"/>
          </w:rPr>
          <w:delText xml:space="preserve">Данная </w:delText>
        </w:r>
        <w:r w:rsidR="00091A95" w:rsidRPr="00AD4BD2" w:rsidDel="0091212B">
          <w:rPr>
            <w:rFonts w:ascii="Times New Roman" w:hAnsi="Times New Roman" w:cs="Times New Roman"/>
            <w:sz w:val="28"/>
            <w:szCs w:val="28"/>
          </w:rPr>
          <w:delText xml:space="preserve">модель </w:delText>
        </w:r>
        <w:r w:rsidR="00091A95" w:rsidRPr="00B5325E" w:rsidDel="0091212B">
          <w:rPr>
            <w:rFonts w:ascii="Times New Roman" w:hAnsi="Times New Roman" w:cs="Times New Roman"/>
            <w:sz w:val="28"/>
            <w:szCs w:val="28"/>
          </w:rPr>
          <w:delText>[16]</w:delText>
        </w:r>
        <w:r w:rsidR="00091A95" w:rsidRPr="00F13D2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использует</w:delText>
        </w:r>
        <w:r w:rsidR="003F7829" w:rsidRPr="00AD4BD2" w:rsidDel="0091212B">
          <w:rPr>
            <w:rFonts w:ascii="Times New Roman" w:hAnsi="Times New Roman" w:cs="Times New Roman"/>
            <w:sz w:val="28"/>
            <w:szCs w:val="28"/>
          </w:rPr>
          <w:delText xml:space="preserve"> диффузную</w:delText>
        </w:r>
        <w:r w:rsidRPr="00AD4BD2" w:rsidDel="0091212B">
          <w:rPr>
            <w:rFonts w:ascii="Times New Roman" w:hAnsi="Times New Roman" w:cs="Times New Roman"/>
            <w:sz w:val="28"/>
            <w:szCs w:val="28"/>
          </w:rPr>
          <w:delText xml:space="preserve"> </w:delText>
        </w:r>
        <w:r w:rsidR="003F7829" w:rsidRPr="00AD4BD2" w:rsidDel="0091212B">
          <w:rPr>
            <w:rFonts w:ascii="Times New Roman" w:hAnsi="Times New Roman" w:cs="Times New Roman"/>
            <w:sz w:val="28"/>
            <w:szCs w:val="28"/>
          </w:rPr>
          <w:delText>модель отражения Ламберта (англ. Lambertian) и Орен-Наяра (англ. Oren-Nayar)</w:delText>
        </w:r>
        <w:r w:rsidR="00DC6590" w:rsidRPr="00AD4BD2" w:rsidDel="0091212B">
          <w:rPr>
            <w:rFonts w:ascii="Times New Roman" w:hAnsi="Times New Roman" w:cs="Times New Roman"/>
            <w:sz w:val="28"/>
            <w:szCs w:val="28"/>
          </w:rPr>
          <w:delText xml:space="preserve"> </w:delText>
        </w:r>
        <w:r w:rsidR="00DC6590" w:rsidRPr="00B5325E" w:rsidDel="0091212B">
          <w:rPr>
            <w:rFonts w:ascii="Times New Roman" w:hAnsi="Times New Roman" w:cs="Times New Roman"/>
            <w:sz w:val="28"/>
            <w:szCs w:val="28"/>
          </w:rPr>
          <w:delText>[14]</w:delText>
        </w:r>
        <w:r w:rsidR="003F7829" w:rsidRPr="00F13D22" w:rsidDel="0091212B">
          <w:rPr>
            <w:rFonts w:ascii="Times New Roman" w:hAnsi="Times New Roman" w:cs="Times New Roman"/>
            <w:sz w:val="28"/>
            <w:szCs w:val="28"/>
          </w:rPr>
          <w:delText>:</w:delText>
        </w:r>
      </w:del>
    </w:p>
    <w:p w14:paraId="4E2D1DA7" w14:textId="42931A8B" w:rsidR="00D10CE1" w:rsidRPr="00F13D22" w:rsidDel="0091212B" w:rsidRDefault="0099704B" w:rsidP="0091212B">
      <w:pPr>
        <w:shd w:val="clear" w:color="auto" w:fill="FFFFFF" w:themeFill="background1"/>
        <w:spacing w:after="0" w:line="240" w:lineRule="auto"/>
        <w:ind w:left="360"/>
        <w:contextualSpacing/>
        <w:jc w:val="center"/>
        <w:rPr>
          <w:del w:id="1705" w:author="Борис Гогинян" w:date="2020-05-30T16:28:00Z"/>
          <w:rFonts w:ascii="Times New Roman" w:hAnsi="Times New Roman" w:cs="Times New Roman"/>
          <w:i/>
          <w:sz w:val="28"/>
          <w:szCs w:val="28"/>
        </w:rPr>
        <w:pPrChange w:id="1706" w:author="Борис Гогинян" w:date="2020-05-30T16:28:00Z">
          <w:pPr>
            <w:shd w:val="clear" w:color="auto" w:fill="FFFFFF" w:themeFill="background1"/>
            <w:spacing w:line="240" w:lineRule="auto"/>
            <w:ind w:left="360"/>
          </w:pPr>
        </w:pPrChange>
      </w:pPr>
      <m:oMathPara>
        <m:oMath>
          <m:sSub>
            <m:sSubPr>
              <m:ctrlPr>
                <w:del w:id="1707" w:author="Борис Гогинян" w:date="2020-05-30T16:28:00Z">
                  <w:rPr>
                    <w:rFonts w:ascii="Cambria Math" w:hAnsi="Cambria Math" w:cs="Times New Roman"/>
                    <w:i/>
                    <w:sz w:val="28"/>
                    <w:szCs w:val="28"/>
                  </w:rPr>
                </w:del>
              </m:ctrlPr>
            </m:sSubPr>
            <m:e>
              <m:r>
                <w:del w:id="1708" w:author="Борис Гогинян" w:date="2020-05-30T16:28:00Z">
                  <w:rPr>
                    <w:rFonts w:ascii="Cambria Math" w:hAnsi="Cambria Math" w:cs="Times New Roman"/>
                    <w:sz w:val="28"/>
                    <w:szCs w:val="28"/>
                  </w:rPr>
                  <m:t>L</m:t>
                </w:del>
              </m:r>
            </m:e>
            <m:sub>
              <m:r>
                <w:del w:id="1709" w:author="Борис Гогинян" w:date="2020-05-30T16:28:00Z">
                  <w:rPr>
                    <w:rFonts w:ascii="Cambria Math" w:hAnsi="Cambria Math" w:cs="Times New Roman"/>
                    <w:sz w:val="28"/>
                    <w:szCs w:val="28"/>
                  </w:rPr>
                  <m:t>r</m:t>
                </w:del>
              </m:r>
            </m:sub>
          </m:sSub>
          <m:d>
            <m:dPr>
              <m:ctrlPr>
                <w:del w:id="1710" w:author="Борис Гогинян" w:date="2020-05-30T16:28:00Z">
                  <w:rPr>
                    <w:rFonts w:ascii="Cambria Math" w:hAnsi="Cambria Math" w:cs="Times New Roman"/>
                    <w:i/>
                    <w:sz w:val="28"/>
                    <w:szCs w:val="28"/>
                  </w:rPr>
                </w:del>
              </m:ctrlPr>
            </m:dPr>
            <m:e>
              <m:sSub>
                <m:sSubPr>
                  <m:ctrlPr>
                    <w:del w:id="1711" w:author="Борис Гогинян" w:date="2020-05-30T16:28:00Z">
                      <w:rPr>
                        <w:rFonts w:ascii="Cambria Math" w:hAnsi="Cambria Math" w:cs="Times New Roman"/>
                        <w:i/>
                        <w:sz w:val="28"/>
                        <w:szCs w:val="28"/>
                      </w:rPr>
                    </w:del>
                  </m:ctrlPr>
                </m:sSubPr>
                <m:e>
                  <m:r>
                    <w:del w:id="1712" w:author="Борис Гогинян" w:date="2020-05-30T16:28:00Z">
                      <w:rPr>
                        <w:rFonts w:ascii="Cambria Math" w:hAnsi="Cambria Math" w:cs="Times New Roman"/>
                        <w:sz w:val="28"/>
                        <w:szCs w:val="28"/>
                      </w:rPr>
                      <m:t>θ</m:t>
                    </w:del>
                  </m:r>
                </m:e>
                <m:sub>
                  <m:r>
                    <w:del w:id="1713" w:author="Борис Гогинян" w:date="2020-05-30T16:28:00Z">
                      <w:rPr>
                        <w:rFonts w:ascii="Cambria Math" w:hAnsi="Cambria Math" w:cs="Times New Roman"/>
                        <w:sz w:val="28"/>
                        <w:szCs w:val="28"/>
                      </w:rPr>
                      <m:t>r</m:t>
                    </w:del>
                  </m:r>
                </m:sub>
              </m:sSub>
              <m:r>
                <w:del w:id="1714" w:author="Борис Гогинян" w:date="2020-05-30T16:28:00Z">
                  <w:rPr>
                    <w:rFonts w:ascii="Cambria Math" w:hAnsi="Cambria Math" w:cs="Times New Roman"/>
                    <w:sz w:val="28"/>
                    <w:szCs w:val="28"/>
                  </w:rPr>
                  <m:t xml:space="preserve">, </m:t>
                </w:del>
              </m:r>
              <m:sSub>
                <m:sSubPr>
                  <m:ctrlPr>
                    <w:del w:id="1715" w:author="Борис Гогинян" w:date="2020-05-30T16:28:00Z">
                      <w:rPr>
                        <w:rFonts w:ascii="Cambria Math" w:hAnsi="Cambria Math" w:cs="Times New Roman"/>
                        <w:i/>
                        <w:sz w:val="28"/>
                        <w:szCs w:val="28"/>
                      </w:rPr>
                    </w:del>
                  </m:ctrlPr>
                </m:sSubPr>
                <m:e>
                  <m:r>
                    <w:del w:id="1716" w:author="Борис Гогинян" w:date="2020-05-30T16:28:00Z">
                      <w:rPr>
                        <w:rFonts w:ascii="Cambria Math" w:hAnsi="Cambria Math" w:cs="Times New Roman"/>
                        <w:sz w:val="28"/>
                        <w:szCs w:val="28"/>
                      </w:rPr>
                      <m:t>θ</m:t>
                    </w:del>
                  </m:r>
                </m:e>
                <m:sub>
                  <m:r>
                    <w:del w:id="1717" w:author="Борис Гогинян" w:date="2020-05-30T16:28:00Z">
                      <w:rPr>
                        <w:rFonts w:ascii="Cambria Math" w:hAnsi="Cambria Math" w:cs="Times New Roman"/>
                        <w:sz w:val="28"/>
                        <w:szCs w:val="28"/>
                      </w:rPr>
                      <m:t>i</m:t>
                    </w:del>
                  </m:r>
                </m:sub>
              </m:sSub>
              <m:r>
                <w:del w:id="1718" w:author="Борис Гогинян" w:date="2020-05-30T16:28:00Z">
                  <w:rPr>
                    <w:rFonts w:ascii="Cambria Math" w:hAnsi="Cambria Math" w:cs="Times New Roman"/>
                    <w:sz w:val="28"/>
                    <w:szCs w:val="28"/>
                  </w:rPr>
                  <m:t xml:space="preserve">, </m:t>
                </w:del>
              </m:r>
              <m:sSub>
                <m:sSubPr>
                  <m:ctrlPr>
                    <w:del w:id="1719" w:author="Борис Гогинян" w:date="2020-05-30T16:28:00Z">
                      <w:rPr>
                        <w:rFonts w:ascii="Cambria Math" w:hAnsi="Cambria Math" w:cs="Times New Roman"/>
                        <w:i/>
                        <w:sz w:val="28"/>
                        <w:szCs w:val="28"/>
                      </w:rPr>
                    </w:del>
                  </m:ctrlPr>
                </m:sSubPr>
                <m:e>
                  <m:r>
                    <w:del w:id="1720" w:author="Борис Гогинян" w:date="2020-05-30T16:28:00Z">
                      <w:rPr>
                        <w:rFonts w:ascii="Cambria Math" w:hAnsi="Cambria Math" w:cs="Times New Roman"/>
                        <w:sz w:val="28"/>
                        <w:szCs w:val="28"/>
                      </w:rPr>
                      <m:t>ϕ</m:t>
                    </w:del>
                  </m:r>
                </m:e>
                <m:sub>
                  <m:r>
                    <w:del w:id="1721" w:author="Борис Гогинян" w:date="2020-05-30T16:28:00Z">
                      <w:rPr>
                        <w:rFonts w:ascii="Cambria Math" w:hAnsi="Cambria Math" w:cs="Times New Roman"/>
                        <w:sz w:val="28"/>
                        <w:szCs w:val="28"/>
                      </w:rPr>
                      <m:t>r</m:t>
                    </w:del>
                  </m:r>
                </m:sub>
              </m:sSub>
              <m:r>
                <w:del w:id="1722" w:author="Борис Гогинян" w:date="2020-05-30T16:28:00Z">
                  <w:rPr>
                    <w:rFonts w:ascii="Cambria Math" w:hAnsi="Cambria Math" w:cs="Times New Roman"/>
                    <w:sz w:val="28"/>
                    <w:szCs w:val="28"/>
                  </w:rPr>
                  <m:t xml:space="preserve">, </m:t>
                </w:del>
              </m:r>
              <m:sSub>
                <m:sSubPr>
                  <m:ctrlPr>
                    <w:del w:id="1723" w:author="Борис Гогинян" w:date="2020-05-30T16:28:00Z">
                      <w:rPr>
                        <w:rFonts w:ascii="Cambria Math" w:hAnsi="Cambria Math" w:cs="Times New Roman"/>
                        <w:i/>
                        <w:sz w:val="28"/>
                        <w:szCs w:val="28"/>
                      </w:rPr>
                    </w:del>
                  </m:ctrlPr>
                </m:sSubPr>
                <m:e>
                  <m:r>
                    <w:del w:id="1724" w:author="Борис Гогинян" w:date="2020-05-30T16:28:00Z">
                      <w:rPr>
                        <w:rFonts w:ascii="Cambria Math" w:hAnsi="Cambria Math" w:cs="Times New Roman"/>
                        <w:sz w:val="28"/>
                        <w:szCs w:val="28"/>
                      </w:rPr>
                      <m:t>ϕ</m:t>
                    </w:del>
                  </m:r>
                </m:e>
                <m:sub>
                  <m:r>
                    <w:del w:id="1725" w:author="Борис Гогинян" w:date="2020-05-30T16:28:00Z">
                      <w:rPr>
                        <w:rFonts w:ascii="Cambria Math" w:hAnsi="Cambria Math" w:cs="Times New Roman"/>
                        <w:sz w:val="28"/>
                        <w:szCs w:val="28"/>
                      </w:rPr>
                      <m:t>i</m:t>
                    </w:del>
                  </m:r>
                </m:sub>
              </m:sSub>
              <m:r>
                <w:del w:id="1726" w:author="Борис Гогинян" w:date="2020-05-30T16:28:00Z">
                  <w:rPr>
                    <w:rFonts w:ascii="Cambria Math" w:hAnsi="Cambria Math" w:cs="Times New Roman"/>
                    <w:sz w:val="28"/>
                    <w:szCs w:val="28"/>
                  </w:rPr>
                  <m:t>, σ</m:t>
                </w:del>
              </m:r>
            </m:e>
          </m:d>
          <m:r>
            <w:del w:id="1727" w:author="Борис Гогинян" w:date="2020-05-30T16:28:00Z">
              <w:rPr>
                <w:rFonts w:ascii="Cambria Math" w:hAnsi="Cambria Math" w:cs="Times New Roman"/>
                <w:sz w:val="28"/>
                <w:szCs w:val="28"/>
              </w:rPr>
              <m:t xml:space="preserve">= </m:t>
            </w:del>
          </m:r>
          <m:f>
            <m:fPr>
              <m:ctrlPr>
                <w:del w:id="1728" w:author="Борис Гогинян" w:date="2020-05-30T16:28:00Z">
                  <w:rPr>
                    <w:rFonts w:ascii="Cambria Math" w:hAnsi="Cambria Math" w:cs="Times New Roman"/>
                    <w:i/>
                    <w:sz w:val="28"/>
                    <w:szCs w:val="28"/>
                  </w:rPr>
                </w:del>
              </m:ctrlPr>
            </m:fPr>
            <m:num>
              <m:r>
                <w:del w:id="1729" w:author="Борис Гогинян" w:date="2020-05-30T16:28:00Z">
                  <w:rPr>
                    <w:rFonts w:ascii="Cambria Math" w:hAnsi="Cambria Math" w:cs="Times New Roman"/>
                    <w:sz w:val="28"/>
                    <w:szCs w:val="28"/>
                  </w:rPr>
                  <m:t>c</m:t>
                </w:del>
              </m:r>
            </m:num>
            <m:den>
              <m:r>
                <w:del w:id="1730" w:author="Борис Гогинян" w:date="2020-05-30T16:28:00Z">
                  <w:rPr>
                    <w:rFonts w:ascii="Cambria Math" w:hAnsi="Cambria Math" w:cs="Times New Roman"/>
                    <w:sz w:val="28"/>
                    <w:szCs w:val="28"/>
                  </w:rPr>
                  <m:t>π</m:t>
                </w:del>
              </m:r>
            </m:den>
          </m:f>
          <m:d>
            <m:dPr>
              <m:ctrlPr>
                <w:del w:id="1731" w:author="Борис Гогинян" w:date="2020-05-30T16:28:00Z">
                  <w:rPr>
                    <w:rFonts w:ascii="Cambria Math" w:hAnsi="Cambria Math" w:cs="Times New Roman"/>
                    <w:i/>
                    <w:sz w:val="28"/>
                    <w:szCs w:val="28"/>
                  </w:rPr>
                </w:del>
              </m:ctrlPr>
            </m:dPr>
            <m:e>
              <m:r>
                <w:del w:id="1732" w:author="Борис Гогинян" w:date="2020-05-30T16:28:00Z">
                  <w:rPr>
                    <w:rFonts w:ascii="Cambria Math" w:hAnsi="Cambria Math" w:cs="Times New Roman"/>
                    <w:sz w:val="28"/>
                    <w:szCs w:val="28"/>
                  </w:rPr>
                  <m:t>A+B</m:t>
                </w:del>
              </m:r>
              <m:func>
                <m:funcPr>
                  <m:ctrlPr>
                    <w:del w:id="1733" w:author="Борис Гогинян" w:date="2020-05-30T16:28:00Z">
                      <w:rPr>
                        <w:rFonts w:ascii="Cambria Math" w:hAnsi="Cambria Math" w:cs="Times New Roman"/>
                        <w:i/>
                        <w:sz w:val="28"/>
                        <w:szCs w:val="28"/>
                      </w:rPr>
                    </w:del>
                  </m:ctrlPr>
                </m:funcPr>
                <m:fName>
                  <m:r>
                    <w:del w:id="1734" w:author="Борис Гогинян" w:date="2020-05-30T16:28:00Z">
                      <m:rPr>
                        <m:sty m:val="p"/>
                      </m:rPr>
                      <w:rPr>
                        <w:rFonts w:ascii="Cambria Math" w:hAnsi="Cambria Math" w:cs="Times New Roman"/>
                        <w:sz w:val="28"/>
                        <w:szCs w:val="28"/>
                      </w:rPr>
                      <m:t>max</m:t>
                    </w:del>
                  </m:r>
                </m:fName>
                <m:e>
                  <m:d>
                    <m:dPr>
                      <m:begChr m:val="["/>
                      <m:endChr m:val="]"/>
                      <m:ctrlPr>
                        <w:del w:id="1735" w:author="Борис Гогинян" w:date="2020-05-30T16:28:00Z">
                          <w:rPr>
                            <w:rFonts w:ascii="Cambria Math" w:hAnsi="Cambria Math" w:cs="Times New Roman"/>
                            <w:i/>
                            <w:sz w:val="28"/>
                            <w:szCs w:val="28"/>
                          </w:rPr>
                        </w:del>
                      </m:ctrlPr>
                    </m:dPr>
                    <m:e>
                      <m:r>
                        <w:del w:id="1736" w:author="Борис Гогинян" w:date="2020-05-30T16:28:00Z">
                          <w:rPr>
                            <w:rFonts w:ascii="Cambria Math" w:hAnsi="Cambria Math" w:cs="Times New Roman"/>
                            <w:sz w:val="28"/>
                            <w:szCs w:val="28"/>
                          </w:rPr>
                          <m:t>0,</m:t>
                        </w:del>
                      </m:r>
                      <m:func>
                        <m:funcPr>
                          <m:ctrlPr>
                            <w:del w:id="1737" w:author="Борис Гогинян" w:date="2020-05-30T16:28:00Z">
                              <w:rPr>
                                <w:rFonts w:ascii="Cambria Math" w:hAnsi="Cambria Math" w:cs="Times New Roman"/>
                                <w:i/>
                                <w:sz w:val="28"/>
                                <w:szCs w:val="28"/>
                              </w:rPr>
                            </w:del>
                          </m:ctrlPr>
                        </m:funcPr>
                        <m:fName>
                          <m:r>
                            <w:del w:id="1738" w:author="Борис Гогинян" w:date="2020-05-30T16:28:00Z">
                              <m:rPr>
                                <m:sty m:val="p"/>
                              </m:rPr>
                              <w:rPr>
                                <w:rFonts w:ascii="Cambria Math" w:hAnsi="Cambria Math" w:cs="Times New Roman"/>
                                <w:sz w:val="28"/>
                                <w:szCs w:val="28"/>
                              </w:rPr>
                              <m:t>cos</m:t>
                            </w:del>
                          </m:r>
                        </m:fName>
                        <m:e>
                          <m:d>
                            <m:dPr>
                              <m:ctrlPr>
                                <w:del w:id="1739" w:author="Борис Гогинян" w:date="2020-05-30T16:28:00Z">
                                  <w:rPr>
                                    <w:rFonts w:ascii="Cambria Math" w:hAnsi="Cambria Math" w:cs="Times New Roman"/>
                                    <w:i/>
                                    <w:sz w:val="28"/>
                                    <w:szCs w:val="28"/>
                                  </w:rPr>
                                </w:del>
                              </m:ctrlPr>
                            </m:dPr>
                            <m:e>
                              <m:sSub>
                                <m:sSubPr>
                                  <m:ctrlPr>
                                    <w:del w:id="1740" w:author="Борис Гогинян" w:date="2020-05-30T16:28:00Z">
                                      <w:rPr>
                                        <w:rFonts w:ascii="Cambria Math" w:hAnsi="Cambria Math" w:cs="Times New Roman"/>
                                        <w:i/>
                                        <w:sz w:val="28"/>
                                        <w:szCs w:val="28"/>
                                      </w:rPr>
                                    </w:del>
                                  </m:ctrlPr>
                                </m:sSubPr>
                                <m:e>
                                  <m:r>
                                    <w:del w:id="1741" w:author="Борис Гогинян" w:date="2020-05-30T16:28:00Z">
                                      <w:rPr>
                                        <w:rFonts w:ascii="Cambria Math" w:hAnsi="Cambria Math" w:cs="Times New Roman"/>
                                        <w:sz w:val="28"/>
                                        <w:szCs w:val="28"/>
                                      </w:rPr>
                                      <m:t>ϕ</m:t>
                                    </w:del>
                                  </m:r>
                                </m:e>
                                <m:sub>
                                  <m:r>
                                    <w:del w:id="1742" w:author="Борис Гогинян" w:date="2020-05-30T16:28:00Z">
                                      <w:rPr>
                                        <w:rFonts w:ascii="Cambria Math" w:hAnsi="Cambria Math" w:cs="Times New Roman"/>
                                        <w:sz w:val="28"/>
                                        <w:szCs w:val="28"/>
                                      </w:rPr>
                                      <m:t>r</m:t>
                                    </w:del>
                                  </m:r>
                                </m:sub>
                              </m:sSub>
                              <m:r>
                                <w:del w:id="1743" w:author="Борис Гогинян" w:date="2020-05-30T16:28:00Z">
                                  <w:rPr>
                                    <w:rFonts w:ascii="Cambria Math" w:hAnsi="Cambria Math" w:cs="Times New Roman"/>
                                    <w:sz w:val="28"/>
                                    <w:szCs w:val="28"/>
                                  </w:rPr>
                                  <m:t xml:space="preserve"> </m:t>
                                </w:del>
                              </m:r>
                              <m:sSub>
                                <m:sSubPr>
                                  <m:ctrlPr>
                                    <w:del w:id="1744" w:author="Борис Гогинян" w:date="2020-05-30T16:28:00Z">
                                      <w:rPr>
                                        <w:rFonts w:ascii="Cambria Math" w:hAnsi="Cambria Math" w:cs="Times New Roman"/>
                                        <w:i/>
                                        <w:sz w:val="28"/>
                                        <w:szCs w:val="28"/>
                                      </w:rPr>
                                    </w:del>
                                  </m:ctrlPr>
                                </m:sSubPr>
                                <m:e>
                                  <m:r>
                                    <w:del w:id="1745" w:author="Борис Гогинян" w:date="2020-05-30T16:28:00Z">
                                      <w:rPr>
                                        <w:rFonts w:ascii="Cambria Math" w:hAnsi="Cambria Math" w:cs="Times New Roman"/>
                                        <w:sz w:val="28"/>
                                        <w:szCs w:val="28"/>
                                      </w:rPr>
                                      <m:t>+ϕ</m:t>
                                    </w:del>
                                  </m:r>
                                </m:e>
                                <m:sub>
                                  <m:r>
                                    <w:del w:id="1746" w:author="Борис Гогинян" w:date="2020-05-30T16:28:00Z">
                                      <w:rPr>
                                        <w:rFonts w:ascii="Cambria Math" w:hAnsi="Cambria Math" w:cs="Times New Roman"/>
                                        <w:sz w:val="28"/>
                                        <w:szCs w:val="28"/>
                                      </w:rPr>
                                      <m:t>i</m:t>
                                    </w:del>
                                  </m:r>
                                </m:sub>
                              </m:sSub>
                            </m:e>
                          </m:d>
                        </m:e>
                      </m:func>
                    </m:e>
                  </m:d>
                </m:e>
              </m:func>
              <m:func>
                <m:funcPr>
                  <m:ctrlPr>
                    <w:del w:id="1747" w:author="Борис Гогинян" w:date="2020-05-30T16:28:00Z">
                      <w:rPr>
                        <w:rFonts w:ascii="Cambria Math" w:hAnsi="Cambria Math" w:cs="Times New Roman"/>
                        <w:i/>
                        <w:sz w:val="28"/>
                        <w:szCs w:val="28"/>
                      </w:rPr>
                    </w:del>
                  </m:ctrlPr>
                </m:funcPr>
                <m:fName>
                  <m:r>
                    <w:del w:id="1748" w:author="Борис Гогинян" w:date="2020-05-30T16:28:00Z">
                      <m:rPr>
                        <m:sty m:val="p"/>
                      </m:rPr>
                      <w:rPr>
                        <w:rFonts w:ascii="Cambria Math" w:hAnsi="Cambria Math" w:cs="Times New Roman"/>
                        <w:sz w:val="28"/>
                        <w:szCs w:val="28"/>
                      </w:rPr>
                      <m:t>sin</m:t>
                    </w:del>
                  </m:r>
                </m:fName>
                <m:e>
                  <m:r>
                    <w:del w:id="1749" w:author="Борис Гогинян" w:date="2020-05-30T16:28:00Z">
                      <w:rPr>
                        <w:rFonts w:ascii="Cambria Math" w:hAnsi="Cambria Math" w:cs="Times New Roman"/>
                        <w:sz w:val="28"/>
                        <w:szCs w:val="28"/>
                      </w:rPr>
                      <m:t>α</m:t>
                    </w:del>
                  </m:r>
                </m:e>
              </m:func>
              <m:func>
                <m:funcPr>
                  <m:ctrlPr>
                    <w:del w:id="1750" w:author="Борис Гогинян" w:date="2020-05-30T16:28:00Z">
                      <w:rPr>
                        <w:rFonts w:ascii="Cambria Math" w:hAnsi="Cambria Math" w:cs="Times New Roman"/>
                        <w:i/>
                        <w:sz w:val="28"/>
                        <w:szCs w:val="28"/>
                      </w:rPr>
                    </w:del>
                  </m:ctrlPr>
                </m:funcPr>
                <m:fName>
                  <m:r>
                    <w:del w:id="1751" w:author="Борис Гогинян" w:date="2020-05-30T16:28:00Z">
                      <m:rPr>
                        <m:sty m:val="p"/>
                      </m:rPr>
                      <w:rPr>
                        <w:rFonts w:ascii="Cambria Math" w:hAnsi="Cambria Math" w:cs="Times New Roman"/>
                        <w:sz w:val="28"/>
                        <w:szCs w:val="28"/>
                      </w:rPr>
                      <m:t>tan</m:t>
                    </w:del>
                  </m:r>
                </m:fName>
                <m:e>
                  <m:r>
                    <w:del w:id="1752" w:author="Борис Гогинян" w:date="2020-05-30T16:28:00Z">
                      <w:rPr>
                        <w:rFonts w:ascii="Cambria Math" w:hAnsi="Cambria Math" w:cs="Times New Roman"/>
                        <w:sz w:val="28"/>
                        <w:szCs w:val="28"/>
                      </w:rPr>
                      <m:t>β</m:t>
                    </w:del>
                  </m:r>
                </m:e>
              </m:func>
            </m:e>
          </m:d>
        </m:oMath>
      </m:oMathPara>
    </w:p>
    <w:p w14:paraId="0B06D9B8" w14:textId="45F92013" w:rsidR="00835256" w:rsidRPr="00B5325E" w:rsidDel="0091212B" w:rsidRDefault="00F03BB0" w:rsidP="0091212B">
      <w:pPr>
        <w:shd w:val="clear" w:color="auto" w:fill="FFFFFF" w:themeFill="background1"/>
        <w:spacing w:after="0" w:line="240" w:lineRule="auto"/>
        <w:ind w:left="360"/>
        <w:contextualSpacing/>
        <w:jc w:val="center"/>
        <w:rPr>
          <w:del w:id="1753" w:author="Борис Гогинян" w:date="2020-05-30T16:28:00Z"/>
          <w:rFonts w:cstheme="minorHAnsi"/>
          <w:sz w:val="28"/>
          <w:szCs w:val="28"/>
        </w:rPr>
        <w:pPrChange w:id="1754" w:author="Борис Гогинян" w:date="2020-05-30T16:28:00Z">
          <w:pPr>
            <w:shd w:val="clear" w:color="auto" w:fill="FFFFFF" w:themeFill="background1"/>
            <w:spacing w:line="240" w:lineRule="auto"/>
            <w:ind w:left="360"/>
          </w:pPr>
        </w:pPrChange>
      </w:pPr>
      <w:del w:id="1755" w:author="Борис Гогинян" w:date="2020-05-30T16:28:00Z">
        <w:r w:rsidRPr="00B5325E" w:rsidDel="0091212B">
          <w:rPr>
            <w:rFonts w:ascii="Times New Roman" w:hAnsi="Times New Roman" w:cs="Times New Roman"/>
            <w:sz w:val="28"/>
            <w:szCs w:val="28"/>
          </w:rPr>
          <w:delText xml:space="preserve">где </w:delText>
        </w:r>
        <m:oMath>
          <m:r>
            <w:rPr>
              <w:rFonts w:ascii="Cambria Math" w:hAnsi="Cambria Math" w:cstheme="minorHAnsi"/>
              <w:sz w:val="28"/>
              <w:szCs w:val="28"/>
            </w:rPr>
            <m:t>A=1.0-0.5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+0.33</m:t>
              </m:r>
            </m:den>
          </m:f>
        </m:oMath>
        <w:r w:rsidR="00835256" w:rsidRPr="00B5325E" w:rsidDel="0091212B">
          <w:rPr>
            <w:rFonts w:cstheme="minorHAnsi"/>
            <w:sz w:val="28"/>
            <w:szCs w:val="28"/>
          </w:rPr>
          <w:delText xml:space="preserve"> </w:delText>
        </w:r>
        <w:r w:rsidRPr="00B5325E" w:rsidDel="0091212B">
          <w:rPr>
            <w:rFonts w:cstheme="minorHAnsi"/>
            <w:sz w:val="28"/>
            <w:szCs w:val="28"/>
          </w:rPr>
          <w:delText>;</w:delText>
        </w:r>
      </w:del>
    </w:p>
    <w:p w14:paraId="5C732067" w14:textId="06B0F7E5" w:rsidR="00F03BB0" w:rsidRPr="00B5325E" w:rsidDel="0091212B" w:rsidRDefault="00F03BB0" w:rsidP="0091212B">
      <w:pPr>
        <w:shd w:val="clear" w:color="auto" w:fill="FFFFFF" w:themeFill="background1"/>
        <w:spacing w:after="0" w:line="240" w:lineRule="auto"/>
        <w:ind w:left="360"/>
        <w:contextualSpacing/>
        <w:jc w:val="center"/>
        <w:rPr>
          <w:del w:id="1756" w:author="Борис Гогинян" w:date="2020-05-30T16:28:00Z"/>
          <w:rFonts w:cstheme="minorHAnsi"/>
          <w:sz w:val="28"/>
          <w:szCs w:val="28"/>
        </w:rPr>
        <w:pPrChange w:id="1757" w:author="Борис Гогинян" w:date="2020-05-30T16:28:00Z">
          <w:pPr>
            <w:shd w:val="clear" w:color="auto" w:fill="FFFFFF" w:themeFill="background1"/>
            <w:spacing w:line="240" w:lineRule="auto"/>
            <w:ind w:left="360"/>
          </w:pPr>
        </w:pPrChange>
      </w:pPr>
      <m:oMath>
        <m:r>
          <w:del w:id="1758" w:author="Борис Гогинян" w:date="2020-05-30T16:28:00Z">
            <w:rPr>
              <w:rFonts w:ascii="Cambria Math" w:hAnsi="Cambria Math" w:cstheme="minorHAnsi"/>
              <w:sz w:val="28"/>
              <w:szCs w:val="28"/>
            </w:rPr>
            <m:t>B=0.45</m:t>
          </w:del>
        </m:r>
        <m:f>
          <m:fPr>
            <m:ctrlPr>
              <w:del w:id="1759" w:author="Борис Гогинян" w:date="2020-05-30T16:28:00Z">
                <w:rPr>
                  <w:rFonts w:ascii="Cambria Math" w:hAnsi="Cambria Math" w:cstheme="minorHAnsi"/>
                  <w:sz w:val="28"/>
                  <w:szCs w:val="28"/>
                </w:rPr>
              </w:del>
            </m:ctrlPr>
          </m:fPr>
          <m:num>
            <m:sSup>
              <m:sSupPr>
                <m:ctrlPr>
                  <w:del w:id="1760" w:author="Борис Гогинян" w:date="2020-05-30T16:28:00Z">
                    <w:rPr>
                      <w:rFonts w:ascii="Cambria Math" w:hAnsi="Cambria Math" w:cstheme="minorHAnsi"/>
                      <w:sz w:val="28"/>
                      <w:szCs w:val="28"/>
                    </w:rPr>
                  </w:del>
                </m:ctrlPr>
              </m:sSupPr>
              <m:e>
                <m:r>
                  <w:del w:id="1761" w:author="Борис Гогинян" w:date="2020-05-30T16:28:00Z">
                    <m:rPr>
                      <m:sty m:val="p"/>
                    </m:rPr>
                    <w:rPr>
                      <w:rFonts w:ascii="Cambria Math" w:hAnsi="Cambria Math" w:cstheme="minorHAnsi"/>
                      <w:sz w:val="28"/>
                      <w:szCs w:val="28"/>
                    </w:rPr>
                    <m:t>σ</m:t>
                  </w:del>
                </m:r>
              </m:e>
              <m:sup>
                <m:r>
                  <w:del w:id="1762" w:author="Борис Гогинян" w:date="2020-05-30T16:28:00Z">
                    <m:rPr>
                      <m:sty m:val="p"/>
                    </m:rPr>
                    <w:rPr>
                      <w:rFonts w:ascii="Cambria Math" w:hAnsi="Cambria Math" w:cstheme="minorHAnsi"/>
                      <w:sz w:val="28"/>
                      <w:szCs w:val="28"/>
                    </w:rPr>
                    <m:t>2</m:t>
                  </w:del>
                </m:r>
              </m:sup>
            </m:sSup>
          </m:num>
          <m:den>
            <m:sSup>
              <m:sSupPr>
                <m:ctrlPr>
                  <w:del w:id="1763" w:author="Борис Гогинян" w:date="2020-05-30T16:28:00Z">
                    <w:rPr>
                      <w:rFonts w:ascii="Cambria Math" w:hAnsi="Cambria Math" w:cstheme="minorHAnsi"/>
                      <w:sz w:val="28"/>
                      <w:szCs w:val="28"/>
                    </w:rPr>
                  </w:del>
                </m:ctrlPr>
              </m:sSupPr>
              <m:e>
                <m:r>
                  <w:del w:id="1764" w:author="Борис Гогинян" w:date="2020-05-30T16:28:00Z">
                    <m:rPr>
                      <m:sty m:val="p"/>
                    </m:rPr>
                    <w:rPr>
                      <w:rFonts w:ascii="Cambria Math" w:hAnsi="Cambria Math" w:cstheme="minorHAnsi"/>
                      <w:sz w:val="28"/>
                      <w:szCs w:val="28"/>
                    </w:rPr>
                    <m:t>σ</m:t>
                  </w:del>
                </m:r>
              </m:e>
              <m:sup>
                <m:r>
                  <w:del w:id="1765" w:author="Борис Гогинян" w:date="2020-05-30T16:28:00Z">
                    <m:rPr>
                      <m:sty m:val="p"/>
                    </m:rPr>
                    <w:rPr>
                      <w:rFonts w:ascii="Cambria Math" w:hAnsi="Cambria Math" w:cstheme="minorHAnsi"/>
                      <w:sz w:val="28"/>
                      <w:szCs w:val="28"/>
                    </w:rPr>
                    <m:t>2</m:t>
                  </w:del>
                </m:r>
              </m:sup>
            </m:sSup>
            <m:r>
              <w:del w:id="1766" w:author="Борис Гогинян" w:date="2020-05-30T16:28:00Z">
                <m:rPr>
                  <m:sty m:val="p"/>
                </m:rPr>
                <w:rPr>
                  <w:rFonts w:ascii="Cambria Math" w:hAnsi="Cambria Math" w:cstheme="minorHAnsi"/>
                  <w:sz w:val="28"/>
                  <w:szCs w:val="28"/>
                </w:rPr>
                <m:t>+0.09</m:t>
              </w:del>
            </m:r>
          </m:den>
        </m:f>
      </m:oMath>
      <w:del w:id="1767" w:author="Борис Гогинян" w:date="2020-05-30T16:28:00Z">
        <w:r w:rsidRPr="00B5325E" w:rsidDel="0091212B">
          <w:rPr>
            <w:rFonts w:cstheme="minorHAnsi"/>
            <w:sz w:val="28"/>
            <w:szCs w:val="28"/>
          </w:rPr>
          <w:delText xml:space="preserve"> ;</w:delText>
        </w:r>
      </w:del>
    </w:p>
    <w:p w14:paraId="5AF2408D" w14:textId="078B2971" w:rsidR="00246CAD" w:rsidRPr="00AD4BD2" w:rsidDel="0091212B" w:rsidRDefault="0099704B" w:rsidP="0091212B">
      <w:pPr>
        <w:shd w:val="clear" w:color="auto" w:fill="FFFFFF" w:themeFill="background1"/>
        <w:spacing w:after="0" w:line="240" w:lineRule="auto"/>
        <w:ind w:left="360"/>
        <w:contextualSpacing/>
        <w:jc w:val="center"/>
        <w:rPr>
          <w:del w:id="1768" w:author="Борис Гогинян" w:date="2020-05-30T16:28:00Z"/>
          <w:rFonts w:ascii="Times New Roman" w:hAnsi="Times New Roman" w:cs="Times New Roman"/>
          <w:sz w:val="28"/>
          <w:szCs w:val="28"/>
        </w:rPr>
        <w:pPrChange w:id="1769" w:author="Борис Гогинян" w:date="2020-05-30T16:28:00Z">
          <w:pPr>
            <w:shd w:val="clear" w:color="auto" w:fill="FFFFFF" w:themeFill="background1"/>
            <w:spacing w:line="240" w:lineRule="auto"/>
            <w:ind w:left="360"/>
          </w:pPr>
        </w:pPrChange>
      </w:pPr>
      <m:oMath>
        <m:sSub>
          <m:sSubPr>
            <m:ctrlPr>
              <w:del w:id="1770" w:author="Борис Гогинян" w:date="2020-05-30T16:28:00Z">
                <w:rPr>
                  <w:rFonts w:ascii="Cambria Math" w:hAnsi="Cambria Math" w:cs="Times New Roman"/>
                  <w:i/>
                  <w:sz w:val="28"/>
                  <w:szCs w:val="28"/>
                </w:rPr>
              </w:del>
            </m:ctrlPr>
          </m:sSubPr>
          <m:e>
            <m:r>
              <w:del w:id="1771" w:author="Борис Гогинян" w:date="2020-05-30T16:28:00Z">
                <w:rPr>
                  <w:rFonts w:ascii="Cambria Math" w:hAnsi="Cambria Math" w:cs="Times New Roman"/>
                  <w:sz w:val="28"/>
                  <w:szCs w:val="28"/>
                </w:rPr>
                <m:t>θ</m:t>
              </w:del>
            </m:r>
          </m:e>
          <m:sub>
            <m:r>
              <w:del w:id="1772" w:author="Борис Гогинян" w:date="2020-05-30T16:28:00Z">
                <w:rPr>
                  <w:rFonts w:ascii="Cambria Math" w:hAnsi="Cambria Math" w:cs="Times New Roman"/>
                  <w:sz w:val="28"/>
                  <w:szCs w:val="28"/>
                </w:rPr>
                <m:t>r</m:t>
              </w:del>
            </m:r>
          </m:sub>
        </m:sSub>
        <m:r>
          <w:del w:id="1773" w:author="Борис Гогинян" w:date="2020-05-30T16:28:00Z">
            <w:rPr>
              <w:rFonts w:ascii="Cambria Math" w:hAnsi="Cambria Math" w:cs="Times New Roman"/>
              <w:sz w:val="28"/>
              <w:szCs w:val="28"/>
            </w:rPr>
            <m:t xml:space="preserve">, </m:t>
          </w:del>
        </m:r>
        <m:sSub>
          <m:sSubPr>
            <m:ctrlPr>
              <w:del w:id="1774" w:author="Борис Гогинян" w:date="2020-05-30T16:28:00Z">
                <w:rPr>
                  <w:rFonts w:ascii="Cambria Math" w:hAnsi="Cambria Math" w:cs="Times New Roman"/>
                  <w:i/>
                  <w:sz w:val="28"/>
                  <w:szCs w:val="28"/>
                </w:rPr>
              </w:del>
            </m:ctrlPr>
          </m:sSubPr>
          <m:e>
            <m:r>
              <w:del w:id="1775" w:author="Борис Гогинян" w:date="2020-05-30T16:28:00Z">
                <w:rPr>
                  <w:rFonts w:ascii="Cambria Math" w:hAnsi="Cambria Math" w:cs="Times New Roman"/>
                  <w:sz w:val="28"/>
                  <w:szCs w:val="28"/>
                </w:rPr>
                <m:t>ϕ</m:t>
              </w:del>
            </m:r>
          </m:e>
          <m:sub>
            <m:r>
              <w:del w:id="1776" w:author="Борис Гогинян" w:date="2020-05-30T16:28:00Z">
                <w:rPr>
                  <w:rFonts w:ascii="Cambria Math" w:hAnsi="Cambria Math" w:cs="Times New Roman"/>
                  <w:sz w:val="28"/>
                  <w:szCs w:val="28"/>
                </w:rPr>
                <m:t>r</m:t>
              </w:del>
            </m:r>
          </m:sub>
        </m:sSub>
      </m:oMath>
      <w:del w:id="1777" w:author="Борис Гогинян" w:date="2020-05-30T16:28:00Z">
        <w:r w:rsidR="00246CAD" w:rsidRPr="00F13D22" w:rsidDel="0091212B">
          <w:rPr>
            <w:rFonts w:ascii="Times New Roman" w:hAnsi="Times New Roman" w:cs="Times New Roman"/>
            <w:sz w:val="28"/>
            <w:szCs w:val="28"/>
          </w:rPr>
          <w:delText xml:space="preserve"> – углы сферической системы координат вектора, направленного в сторону камеры;</w:delText>
        </w:r>
      </w:del>
    </w:p>
    <w:p w14:paraId="1DAF996B" w14:textId="58BE4EFB" w:rsidR="00246CAD" w:rsidRPr="00B5325E" w:rsidDel="0091212B" w:rsidRDefault="0099704B" w:rsidP="0091212B">
      <w:pPr>
        <w:shd w:val="clear" w:color="auto" w:fill="FFFFFF" w:themeFill="background1"/>
        <w:spacing w:after="0" w:line="240" w:lineRule="auto"/>
        <w:ind w:left="360"/>
        <w:contextualSpacing/>
        <w:jc w:val="center"/>
        <w:rPr>
          <w:del w:id="1778" w:author="Борис Гогинян" w:date="2020-05-30T16:28:00Z"/>
          <w:rFonts w:ascii="Times New Roman" w:hAnsi="Times New Roman" w:cs="Times New Roman"/>
          <w:sz w:val="28"/>
          <w:szCs w:val="28"/>
        </w:rPr>
        <w:pPrChange w:id="1779" w:author="Борис Гогинян" w:date="2020-05-30T16:28:00Z">
          <w:pPr>
            <w:shd w:val="clear" w:color="auto" w:fill="FFFFFF" w:themeFill="background1"/>
            <w:spacing w:line="240" w:lineRule="auto"/>
            <w:ind w:left="360"/>
          </w:pPr>
        </w:pPrChange>
      </w:pPr>
      <m:oMath>
        <m:sSub>
          <m:sSubPr>
            <m:ctrlPr>
              <w:del w:id="1780" w:author="Борис Гогинян" w:date="2020-05-30T16:28:00Z">
                <w:rPr>
                  <w:rFonts w:ascii="Cambria Math" w:hAnsi="Cambria Math" w:cs="Times New Roman"/>
                  <w:i/>
                  <w:sz w:val="28"/>
                  <w:szCs w:val="28"/>
                </w:rPr>
              </w:del>
            </m:ctrlPr>
          </m:sSubPr>
          <m:e>
            <m:r>
              <w:del w:id="1781" w:author="Борис Гогинян" w:date="2020-05-30T16:28:00Z">
                <w:rPr>
                  <w:rFonts w:ascii="Cambria Math" w:hAnsi="Cambria Math" w:cs="Times New Roman"/>
                  <w:sz w:val="28"/>
                  <w:szCs w:val="28"/>
                </w:rPr>
                <m:t>θ</m:t>
              </w:del>
            </m:r>
          </m:e>
          <m:sub>
            <m:r>
              <w:del w:id="1782" w:author="Борис Гогинян" w:date="2020-05-30T16:28:00Z">
                <w:rPr>
                  <w:rFonts w:ascii="Cambria Math" w:hAnsi="Cambria Math" w:cs="Times New Roman"/>
                  <w:sz w:val="28"/>
                  <w:szCs w:val="28"/>
                  <w:lang w:val="en-US"/>
                </w:rPr>
                <m:t>i</m:t>
              </w:del>
            </m:r>
          </m:sub>
        </m:sSub>
        <m:r>
          <w:del w:id="1783" w:author="Борис Гогинян" w:date="2020-05-30T16:28:00Z">
            <w:rPr>
              <w:rFonts w:ascii="Cambria Math" w:hAnsi="Cambria Math" w:cs="Times New Roman"/>
              <w:sz w:val="28"/>
              <w:szCs w:val="28"/>
            </w:rPr>
            <m:t xml:space="preserve">, </m:t>
          </w:del>
        </m:r>
        <m:sSub>
          <m:sSubPr>
            <m:ctrlPr>
              <w:del w:id="1784" w:author="Борис Гогинян" w:date="2020-05-30T16:28:00Z">
                <w:rPr>
                  <w:rFonts w:ascii="Cambria Math" w:hAnsi="Cambria Math" w:cs="Times New Roman"/>
                  <w:i/>
                  <w:sz w:val="28"/>
                  <w:szCs w:val="28"/>
                </w:rPr>
              </w:del>
            </m:ctrlPr>
          </m:sSubPr>
          <m:e>
            <m:r>
              <w:del w:id="1785" w:author="Борис Гогинян" w:date="2020-05-30T16:28:00Z">
                <w:rPr>
                  <w:rFonts w:ascii="Cambria Math" w:hAnsi="Cambria Math" w:cs="Times New Roman"/>
                  <w:sz w:val="28"/>
                  <w:szCs w:val="28"/>
                </w:rPr>
                <m:t>ϕ</m:t>
              </w:del>
            </m:r>
          </m:e>
          <m:sub>
            <m:r>
              <w:del w:id="1786" w:author="Борис Гогинян" w:date="2020-05-30T16:28:00Z">
                <w:rPr>
                  <w:rFonts w:ascii="Cambria Math" w:hAnsi="Cambria Math" w:cs="Times New Roman"/>
                  <w:sz w:val="28"/>
                  <w:szCs w:val="28"/>
                </w:rPr>
                <m:t>i</m:t>
              </w:del>
            </m:r>
          </m:sub>
        </m:sSub>
      </m:oMath>
      <w:del w:id="1787" w:author="Борис Гогинян" w:date="2020-05-30T16:28:00Z">
        <w:r w:rsidR="00246CAD" w:rsidRPr="00F13D22" w:rsidDel="0091212B">
          <w:rPr>
            <w:rFonts w:ascii="Times New Roman" w:hAnsi="Times New Roman" w:cs="Times New Roman"/>
            <w:sz w:val="28"/>
            <w:szCs w:val="28"/>
          </w:rPr>
          <w:delText xml:space="preserve"> – углы сферической системы координат вектора, направленного в сторону источника света</w:delText>
        </w:r>
        <w:r w:rsidR="00246CAD" w:rsidRPr="00B5325E" w:rsidDel="0091212B">
          <w:rPr>
            <w:rFonts w:ascii="Times New Roman" w:hAnsi="Times New Roman" w:cs="Times New Roman"/>
            <w:sz w:val="28"/>
            <w:szCs w:val="28"/>
          </w:rPr>
          <w:delText>;</w:delText>
        </w:r>
      </w:del>
    </w:p>
    <w:p w14:paraId="52696958" w14:textId="3C45E115" w:rsidR="00D84ECB" w:rsidRPr="00AD4BD2" w:rsidDel="0091212B" w:rsidRDefault="00D84ECB" w:rsidP="0091212B">
      <w:pPr>
        <w:shd w:val="clear" w:color="auto" w:fill="FFFFFF" w:themeFill="background1"/>
        <w:spacing w:after="0" w:line="240" w:lineRule="auto"/>
        <w:ind w:left="360"/>
        <w:contextualSpacing/>
        <w:jc w:val="center"/>
        <w:rPr>
          <w:del w:id="1788" w:author="Борис Гогинян" w:date="2020-05-30T16:28:00Z"/>
          <w:rFonts w:cstheme="minorHAnsi"/>
          <w:sz w:val="28"/>
          <w:szCs w:val="28"/>
        </w:rPr>
        <w:pPrChange w:id="1789" w:author="Борис Гогинян" w:date="2020-05-30T16:28:00Z">
          <w:pPr>
            <w:shd w:val="clear" w:color="auto" w:fill="FFFFFF" w:themeFill="background1"/>
            <w:spacing w:line="240" w:lineRule="auto"/>
            <w:ind w:left="360"/>
          </w:pPr>
        </w:pPrChange>
      </w:pPr>
      <m:oMath>
        <m:r>
          <w:del w:id="1790" w:author="Борис Гогинян" w:date="2020-05-30T16:28:00Z">
            <w:rPr>
              <w:rFonts w:ascii="Cambria Math" w:hAnsi="Cambria Math" w:cs="Times New Roman"/>
              <w:sz w:val="28"/>
              <w:szCs w:val="28"/>
            </w:rPr>
            <m:t>α=</m:t>
          </w:del>
        </m:r>
        <m:func>
          <m:funcPr>
            <m:ctrlPr>
              <w:del w:id="1791" w:author="Борис Гогинян" w:date="2020-05-30T16:28:00Z">
                <w:rPr>
                  <w:rFonts w:ascii="Cambria Math" w:hAnsi="Cambria Math" w:cs="Times New Roman"/>
                  <w:i/>
                  <w:sz w:val="28"/>
                  <w:szCs w:val="28"/>
                  <w:lang w:val="en-US"/>
                </w:rPr>
              </w:del>
            </m:ctrlPr>
          </m:funcPr>
          <m:fName>
            <m:r>
              <w:del w:id="1792" w:author="Борис Гогинян" w:date="2020-05-30T16:28:00Z">
                <m:rPr>
                  <m:sty m:val="p"/>
                </m:rPr>
                <w:rPr>
                  <w:rFonts w:ascii="Cambria Math" w:hAnsi="Cambria Math" w:cs="Times New Roman"/>
                  <w:sz w:val="28"/>
                  <w:szCs w:val="28"/>
                  <w:lang w:val="en-US"/>
                </w:rPr>
                <m:t>max</m:t>
              </w:del>
            </m:r>
          </m:fName>
          <m:e>
            <m:d>
              <m:dPr>
                <m:begChr m:val="["/>
                <m:endChr m:val="]"/>
                <m:ctrlPr>
                  <w:del w:id="1793" w:author="Борис Гогинян" w:date="2020-05-30T16:28:00Z">
                    <w:rPr>
                      <w:rFonts w:ascii="Cambria Math" w:hAnsi="Cambria Math" w:cs="Times New Roman"/>
                      <w:i/>
                      <w:sz w:val="28"/>
                      <w:szCs w:val="28"/>
                      <w:lang w:val="en-US"/>
                    </w:rPr>
                  </w:del>
                </m:ctrlPr>
              </m:dPr>
              <m:e>
                <m:sSub>
                  <m:sSubPr>
                    <m:ctrlPr>
                      <w:del w:id="1794" w:author="Борис Гогинян" w:date="2020-05-30T16:28:00Z">
                        <w:rPr>
                          <w:rFonts w:ascii="Cambria Math" w:hAnsi="Cambria Math" w:cs="Times New Roman"/>
                          <w:i/>
                          <w:sz w:val="28"/>
                          <w:szCs w:val="28"/>
                        </w:rPr>
                      </w:del>
                    </m:ctrlPr>
                  </m:sSubPr>
                  <m:e>
                    <m:r>
                      <w:del w:id="1795" w:author="Борис Гогинян" w:date="2020-05-30T16:28:00Z">
                        <w:rPr>
                          <w:rFonts w:ascii="Cambria Math" w:hAnsi="Cambria Math" w:cs="Times New Roman"/>
                          <w:sz w:val="28"/>
                          <w:szCs w:val="28"/>
                        </w:rPr>
                        <m:t>θ</m:t>
                      </w:del>
                    </m:r>
                  </m:e>
                  <m:sub>
                    <m:r>
                      <w:del w:id="1796" w:author="Борис Гогинян" w:date="2020-05-30T16:28:00Z">
                        <w:rPr>
                          <w:rFonts w:ascii="Cambria Math" w:hAnsi="Cambria Math" w:cs="Times New Roman"/>
                          <w:sz w:val="28"/>
                          <w:szCs w:val="28"/>
                        </w:rPr>
                        <m:t>r</m:t>
                      </w:del>
                    </m:r>
                  </m:sub>
                </m:sSub>
                <m:r>
                  <w:del w:id="1797" w:author="Борис Гогинян" w:date="2020-05-30T16:28:00Z">
                    <w:rPr>
                      <w:rFonts w:ascii="Cambria Math" w:hAnsi="Cambria Math" w:cs="Times New Roman"/>
                      <w:sz w:val="28"/>
                      <w:szCs w:val="28"/>
                    </w:rPr>
                    <m:t xml:space="preserve">, </m:t>
                  </w:del>
                </m:r>
                <m:sSub>
                  <m:sSubPr>
                    <m:ctrlPr>
                      <w:del w:id="1798" w:author="Борис Гогинян" w:date="2020-05-30T16:28:00Z">
                        <w:rPr>
                          <w:rFonts w:ascii="Cambria Math" w:hAnsi="Cambria Math" w:cs="Times New Roman"/>
                          <w:i/>
                          <w:sz w:val="28"/>
                          <w:szCs w:val="28"/>
                        </w:rPr>
                      </w:del>
                    </m:ctrlPr>
                  </m:sSubPr>
                  <m:e>
                    <m:r>
                      <w:del w:id="1799" w:author="Борис Гогинян" w:date="2020-05-30T16:28:00Z">
                        <w:rPr>
                          <w:rFonts w:ascii="Cambria Math" w:hAnsi="Cambria Math" w:cs="Times New Roman"/>
                          <w:sz w:val="28"/>
                          <w:szCs w:val="28"/>
                        </w:rPr>
                        <m:t>θ</m:t>
                      </w:del>
                    </m:r>
                  </m:e>
                  <m:sub>
                    <m:r>
                      <w:del w:id="1800" w:author="Борис Гогинян" w:date="2020-05-30T16:28:00Z">
                        <w:rPr>
                          <w:rFonts w:ascii="Cambria Math" w:hAnsi="Cambria Math" w:cs="Times New Roman"/>
                          <w:sz w:val="28"/>
                          <w:szCs w:val="28"/>
                        </w:rPr>
                        <m:t>i</m:t>
                      </w:del>
                    </m:r>
                  </m:sub>
                </m:sSub>
              </m:e>
            </m:d>
          </m:e>
        </m:func>
      </m:oMath>
      <w:del w:id="1801" w:author="Борис Гогинян" w:date="2020-05-30T16:28:00Z">
        <w:r w:rsidRPr="00F13D22" w:rsidDel="0091212B">
          <w:rPr>
            <w:rFonts w:cstheme="minorHAnsi"/>
            <w:sz w:val="28"/>
            <w:szCs w:val="28"/>
          </w:rPr>
          <w:delText xml:space="preserve"> ;</w:delText>
        </w:r>
      </w:del>
    </w:p>
    <w:p w14:paraId="54AB1C18" w14:textId="3E0A8089" w:rsidR="00D84ECB" w:rsidRPr="00AD4BD2" w:rsidDel="0091212B" w:rsidRDefault="00D84ECB" w:rsidP="0091212B">
      <w:pPr>
        <w:shd w:val="clear" w:color="auto" w:fill="FFFFFF" w:themeFill="background1"/>
        <w:spacing w:after="0" w:line="240" w:lineRule="auto"/>
        <w:ind w:left="360"/>
        <w:contextualSpacing/>
        <w:jc w:val="center"/>
        <w:rPr>
          <w:del w:id="1802" w:author="Борис Гогинян" w:date="2020-05-30T16:28:00Z"/>
          <w:rFonts w:cstheme="minorHAnsi"/>
          <w:sz w:val="28"/>
          <w:szCs w:val="28"/>
        </w:rPr>
        <w:pPrChange w:id="1803" w:author="Борис Гогинян" w:date="2020-05-30T16:28:00Z">
          <w:pPr>
            <w:shd w:val="clear" w:color="auto" w:fill="FFFFFF" w:themeFill="background1"/>
            <w:spacing w:line="240" w:lineRule="auto"/>
            <w:ind w:left="360"/>
          </w:pPr>
        </w:pPrChange>
      </w:pPr>
      <m:oMath>
        <m:r>
          <w:del w:id="1804" w:author="Борис Гогинян" w:date="2020-05-30T16:28:00Z">
            <w:rPr>
              <w:rFonts w:ascii="Cambria Math" w:hAnsi="Cambria Math" w:cs="Times New Roman"/>
              <w:sz w:val="28"/>
              <w:szCs w:val="28"/>
            </w:rPr>
            <m:t>β=</m:t>
          </w:del>
        </m:r>
        <m:func>
          <m:funcPr>
            <m:ctrlPr>
              <w:del w:id="1805" w:author="Борис Гогинян" w:date="2020-05-30T16:28:00Z">
                <w:rPr>
                  <w:rFonts w:ascii="Cambria Math" w:hAnsi="Cambria Math" w:cs="Times New Roman"/>
                  <w:i/>
                  <w:sz w:val="28"/>
                  <w:szCs w:val="28"/>
                  <w:lang w:val="en-US"/>
                </w:rPr>
              </w:del>
            </m:ctrlPr>
          </m:funcPr>
          <m:fName>
            <m:r>
              <w:del w:id="1806" w:author="Борис Гогинян" w:date="2020-05-30T16:28:00Z">
                <m:rPr>
                  <m:sty m:val="p"/>
                </m:rPr>
                <w:rPr>
                  <w:rFonts w:ascii="Cambria Math" w:hAnsi="Cambria Math" w:cs="Times New Roman"/>
                  <w:sz w:val="28"/>
                  <w:szCs w:val="28"/>
                  <w:lang w:val="en-US"/>
                </w:rPr>
                <m:t>min</m:t>
              </w:del>
            </m:r>
          </m:fName>
          <m:e>
            <m:d>
              <m:dPr>
                <m:begChr m:val="["/>
                <m:endChr m:val="]"/>
                <m:ctrlPr>
                  <w:del w:id="1807" w:author="Борис Гогинян" w:date="2020-05-30T16:28:00Z">
                    <w:rPr>
                      <w:rFonts w:ascii="Cambria Math" w:hAnsi="Cambria Math" w:cs="Times New Roman"/>
                      <w:i/>
                      <w:sz w:val="28"/>
                      <w:szCs w:val="28"/>
                      <w:lang w:val="en-US"/>
                    </w:rPr>
                  </w:del>
                </m:ctrlPr>
              </m:dPr>
              <m:e>
                <m:sSub>
                  <m:sSubPr>
                    <m:ctrlPr>
                      <w:del w:id="1808" w:author="Борис Гогинян" w:date="2020-05-30T16:28:00Z">
                        <w:rPr>
                          <w:rFonts w:ascii="Cambria Math" w:hAnsi="Cambria Math" w:cs="Times New Roman"/>
                          <w:i/>
                          <w:sz w:val="28"/>
                          <w:szCs w:val="28"/>
                        </w:rPr>
                      </w:del>
                    </m:ctrlPr>
                  </m:sSubPr>
                  <m:e>
                    <m:r>
                      <w:del w:id="1809" w:author="Борис Гогинян" w:date="2020-05-30T16:28:00Z">
                        <w:rPr>
                          <w:rFonts w:ascii="Cambria Math" w:hAnsi="Cambria Math" w:cs="Times New Roman"/>
                          <w:sz w:val="28"/>
                          <w:szCs w:val="28"/>
                        </w:rPr>
                        <m:t>θ</m:t>
                      </w:del>
                    </m:r>
                  </m:e>
                  <m:sub>
                    <m:r>
                      <w:del w:id="1810" w:author="Борис Гогинян" w:date="2020-05-30T16:28:00Z">
                        <w:rPr>
                          <w:rFonts w:ascii="Cambria Math" w:hAnsi="Cambria Math" w:cs="Times New Roman"/>
                          <w:sz w:val="28"/>
                          <w:szCs w:val="28"/>
                        </w:rPr>
                        <m:t>r</m:t>
                      </w:del>
                    </m:r>
                  </m:sub>
                </m:sSub>
                <m:r>
                  <w:del w:id="1811" w:author="Борис Гогинян" w:date="2020-05-30T16:28:00Z">
                    <w:rPr>
                      <w:rFonts w:ascii="Cambria Math" w:hAnsi="Cambria Math" w:cs="Times New Roman"/>
                      <w:sz w:val="28"/>
                      <w:szCs w:val="28"/>
                    </w:rPr>
                    <m:t xml:space="preserve">, </m:t>
                  </w:del>
                </m:r>
                <m:sSub>
                  <m:sSubPr>
                    <m:ctrlPr>
                      <w:del w:id="1812" w:author="Борис Гогинян" w:date="2020-05-30T16:28:00Z">
                        <w:rPr>
                          <w:rFonts w:ascii="Cambria Math" w:hAnsi="Cambria Math" w:cs="Times New Roman"/>
                          <w:i/>
                          <w:sz w:val="28"/>
                          <w:szCs w:val="28"/>
                        </w:rPr>
                      </w:del>
                    </m:ctrlPr>
                  </m:sSubPr>
                  <m:e>
                    <m:r>
                      <w:del w:id="1813" w:author="Борис Гогинян" w:date="2020-05-30T16:28:00Z">
                        <w:rPr>
                          <w:rFonts w:ascii="Cambria Math" w:hAnsi="Cambria Math" w:cs="Times New Roman"/>
                          <w:sz w:val="28"/>
                          <w:szCs w:val="28"/>
                        </w:rPr>
                        <m:t>θ</m:t>
                      </w:del>
                    </m:r>
                  </m:e>
                  <m:sub>
                    <m:r>
                      <w:del w:id="1814" w:author="Борис Гогинян" w:date="2020-05-30T16:28:00Z">
                        <w:rPr>
                          <w:rFonts w:ascii="Cambria Math" w:hAnsi="Cambria Math" w:cs="Times New Roman"/>
                          <w:sz w:val="28"/>
                          <w:szCs w:val="28"/>
                        </w:rPr>
                        <m:t>i</m:t>
                      </w:del>
                    </m:r>
                  </m:sub>
                </m:sSub>
              </m:e>
            </m:d>
          </m:e>
        </m:func>
      </m:oMath>
      <w:del w:id="1815" w:author="Борис Гогинян" w:date="2020-05-30T16:28:00Z">
        <w:r w:rsidRPr="00F13D22" w:rsidDel="0091212B">
          <w:rPr>
            <w:rFonts w:cstheme="minorHAnsi"/>
            <w:sz w:val="28"/>
            <w:szCs w:val="28"/>
          </w:rPr>
          <w:delText xml:space="preserve"> ;</w:delText>
        </w:r>
      </w:del>
    </w:p>
    <w:p w14:paraId="5F0D735D" w14:textId="632C47F8" w:rsidR="00434D0C" w:rsidRPr="00AD4BD2" w:rsidDel="0091212B" w:rsidRDefault="00CE254F" w:rsidP="0091212B">
      <w:pPr>
        <w:shd w:val="clear" w:color="auto" w:fill="FFFFFF" w:themeFill="background1"/>
        <w:spacing w:after="0" w:line="276" w:lineRule="auto"/>
        <w:ind w:left="360"/>
        <w:contextualSpacing/>
        <w:jc w:val="center"/>
        <w:rPr>
          <w:del w:id="1816" w:author="Борис Гогинян" w:date="2020-05-30T16:28:00Z"/>
          <w:rFonts w:ascii="Times New Roman" w:hAnsi="Times New Roman" w:cs="Times New Roman"/>
          <w:sz w:val="28"/>
          <w:szCs w:val="28"/>
        </w:rPr>
        <w:pPrChange w:id="1817" w:author="Борис Гогинян" w:date="2020-05-30T16:28:00Z">
          <w:pPr>
            <w:shd w:val="clear" w:color="auto" w:fill="FFFFFF" w:themeFill="background1"/>
            <w:spacing w:line="276" w:lineRule="auto"/>
            <w:ind w:left="360"/>
          </w:pPr>
        </w:pPrChange>
      </w:pPr>
      <m:oMath>
        <m:r>
          <w:del w:id="1818" w:author="Борис Гогинян" w:date="2020-05-30T16:28:00Z">
            <w:rPr>
              <w:rFonts w:ascii="Cambria Math" w:hAnsi="Cambria Math" w:cs="Times New Roman"/>
              <w:sz w:val="28"/>
              <w:szCs w:val="28"/>
            </w:rPr>
            <m:t>c</m:t>
          </w:del>
        </m:r>
      </m:oMath>
      <w:del w:id="1819" w:author="Борис Гогинян" w:date="2020-05-30T16:28:00Z">
        <w:r w:rsidR="00246CAD" w:rsidRPr="00AD4BD2" w:rsidDel="0091212B">
          <w:rPr>
            <w:rFonts w:ascii="Times New Roman" w:hAnsi="Times New Roman" w:cs="Times New Roman"/>
            <w:i/>
            <w:sz w:val="28"/>
            <w:szCs w:val="28"/>
          </w:rPr>
          <w:delText xml:space="preserve"> </w:delText>
        </w:r>
        <w:r w:rsidR="00246CAD" w:rsidRPr="00AD4BD2" w:rsidDel="0091212B">
          <w:rPr>
            <w:rFonts w:ascii="Times New Roman" w:hAnsi="Times New Roman" w:cs="Times New Roman"/>
            <w:sz w:val="28"/>
            <w:szCs w:val="28"/>
          </w:rPr>
          <w:delText xml:space="preserve">– альбедо, </w:delText>
        </w:r>
        <m:oMath>
          <m:r>
            <w:rPr>
              <w:rFonts w:ascii="Cambria Math" w:hAnsi="Cambria Math" w:cs="Times New Roman"/>
              <w:sz w:val="28"/>
              <w:szCs w:val="28"/>
            </w:rPr>
            <m:t>σ</m:t>
          </m:r>
        </m:oMath>
        <w:r w:rsidR="00246CAD" w:rsidRPr="00AD4BD2" w:rsidDel="0091212B">
          <w:rPr>
            <w:rFonts w:ascii="Times New Roman" w:hAnsi="Times New Roman" w:cs="Times New Roman"/>
            <w:sz w:val="28"/>
            <w:szCs w:val="28"/>
          </w:rPr>
          <w:delText xml:space="preserve"> – коэффициент шероховатости.</w:delText>
        </w:r>
        <w:r w:rsidR="00246CAD" w:rsidRPr="00AD4BD2" w:rsidDel="0091212B">
          <w:rPr>
            <w:rFonts w:ascii="Times New Roman" w:hAnsi="Times New Roman" w:cs="Times New Roman"/>
            <w:sz w:val="28"/>
            <w:szCs w:val="28"/>
          </w:rPr>
          <w:br/>
          <w:delText xml:space="preserve">При </w:delText>
        </w:r>
        <m:oMath>
          <m:r>
            <w:rPr>
              <w:rFonts w:ascii="Cambria Math" w:hAnsi="Cambria Math" w:cs="Times New Roman"/>
              <w:sz w:val="28"/>
              <w:szCs w:val="28"/>
            </w:rPr>
            <m:t>σ=0</m:t>
          </m:r>
        </m:oMath>
        <w:r w:rsidR="00246CAD" w:rsidRPr="00AD4BD2" w:rsidDel="0091212B">
          <w:rPr>
            <w:rFonts w:ascii="Times New Roman" w:hAnsi="Times New Roman" w:cs="Times New Roman"/>
            <w:sz w:val="28"/>
            <w:szCs w:val="28"/>
          </w:rPr>
          <w:delText xml:space="preserve">, </w:delText>
        </w:r>
        <w:r w:rsidR="00434D0C" w:rsidRPr="00AD4BD2" w:rsidDel="0091212B">
          <w:rPr>
            <w:rFonts w:ascii="Times New Roman" w:hAnsi="Times New Roman" w:cs="Times New Roman"/>
            <w:sz w:val="28"/>
            <w:szCs w:val="28"/>
          </w:rPr>
          <w:delText xml:space="preserve">уравнение сводится к модели Ламберта: </w:delTex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oMath>
        <w:r w:rsidR="00434D0C" w:rsidRPr="00F13D22" w:rsidDel="0091212B">
          <w:rPr>
            <w:rFonts w:ascii="Times New Roman" w:hAnsi="Times New Roman" w:cs="Times New Roman"/>
            <w:sz w:val="28"/>
            <w:szCs w:val="28"/>
          </w:rPr>
          <w:br/>
          <w:delText xml:space="preserve">В </w:delText>
        </w:r>
        <w:r w:rsidR="00434D0C" w:rsidRPr="00AD4BD2" w:rsidDel="0091212B">
          <w:rPr>
            <w:rFonts w:ascii="Times New Roman" w:hAnsi="Times New Roman" w:cs="Times New Roman"/>
            <w:sz w:val="28"/>
            <w:szCs w:val="28"/>
            <w:lang w:val="en-US"/>
          </w:rPr>
          <w:delText>Cycles</w:delText>
        </w:r>
        <w:r w:rsidR="00434D0C" w:rsidRPr="00AD4BD2" w:rsidDel="0091212B">
          <w:rPr>
            <w:rFonts w:ascii="Times New Roman" w:hAnsi="Times New Roman" w:cs="Times New Roman"/>
            <w:sz w:val="28"/>
            <w:szCs w:val="28"/>
          </w:rPr>
          <w:delText xml:space="preserve"> реализован шейдер </w:delText>
        </w:r>
        <w:r w:rsidR="00434D0C" w:rsidRPr="00AD4BD2" w:rsidDel="0091212B">
          <w:rPr>
            <w:rFonts w:ascii="Times New Roman" w:hAnsi="Times New Roman" w:cs="Times New Roman"/>
            <w:sz w:val="28"/>
            <w:szCs w:val="28"/>
            <w:lang w:val="en-US"/>
          </w:rPr>
          <w:delText>Diffuse</w:delText>
        </w:r>
        <w:r w:rsidR="00434D0C" w:rsidRPr="00AD4BD2" w:rsidDel="0091212B">
          <w:rPr>
            <w:rFonts w:ascii="Times New Roman" w:hAnsi="Times New Roman" w:cs="Times New Roman"/>
            <w:sz w:val="28"/>
            <w:szCs w:val="28"/>
          </w:rPr>
          <w:delText xml:space="preserve"> </w:delText>
        </w:r>
        <w:r w:rsidR="00434D0C" w:rsidRPr="00AD4BD2" w:rsidDel="0091212B">
          <w:rPr>
            <w:rFonts w:ascii="Times New Roman" w:hAnsi="Times New Roman" w:cs="Times New Roman"/>
            <w:sz w:val="28"/>
            <w:szCs w:val="28"/>
            <w:lang w:val="en-US"/>
          </w:rPr>
          <w:delText>BSDF</w:delText>
        </w:r>
        <w:r w:rsidR="00434D0C" w:rsidRPr="00AD4BD2" w:rsidDel="0091212B">
          <w:rPr>
            <w:rFonts w:ascii="Times New Roman" w:hAnsi="Times New Roman" w:cs="Times New Roman"/>
            <w:sz w:val="28"/>
            <w:szCs w:val="28"/>
          </w:rPr>
          <w:delText xml:space="preserve"> с параметрами</w:delText>
        </w:r>
        <w:r w:rsidR="00890A1D" w:rsidRPr="00AD4BD2" w:rsidDel="0091212B">
          <w:rPr>
            <w:rFonts w:ascii="Times New Roman" w:hAnsi="Times New Roman" w:cs="Times New Roman"/>
            <w:sz w:val="28"/>
            <w:szCs w:val="28"/>
          </w:rPr>
          <w:delText>:</w:delText>
        </w:r>
      </w:del>
    </w:p>
    <w:p w14:paraId="2F8ABBCD" w14:textId="45A5B5FB" w:rsidR="00091A95" w:rsidRPr="00F13D22" w:rsidDel="0091212B" w:rsidRDefault="00434D0C" w:rsidP="0091212B">
      <w:pPr>
        <w:pStyle w:val="a5"/>
        <w:numPr>
          <w:ilvl w:val="0"/>
          <w:numId w:val="46"/>
        </w:numPr>
        <w:shd w:val="clear" w:color="auto" w:fill="FFFFFF" w:themeFill="background1"/>
        <w:spacing w:after="0" w:line="276" w:lineRule="auto"/>
        <w:jc w:val="center"/>
        <w:rPr>
          <w:del w:id="1820" w:author="Борис Гогинян" w:date="2020-05-30T16:28:00Z"/>
          <w:rFonts w:ascii="Times New Roman" w:hAnsi="Times New Roman" w:cs="Times New Roman"/>
          <w:sz w:val="28"/>
          <w:szCs w:val="28"/>
        </w:rPr>
        <w:pPrChange w:id="1821" w:author="Борис Гогинян" w:date="2020-05-30T16:28:00Z">
          <w:pPr>
            <w:pStyle w:val="a5"/>
            <w:numPr>
              <w:numId w:val="46"/>
            </w:numPr>
            <w:shd w:val="clear" w:color="auto" w:fill="FFFFFF" w:themeFill="background1"/>
            <w:spacing w:line="276" w:lineRule="auto"/>
            <w:ind w:left="1210" w:hanging="360"/>
          </w:pPr>
        </w:pPrChange>
      </w:pPr>
      <w:del w:id="1822" w:author="Борис Гогинян" w:date="2020-05-30T16:28:00Z">
        <w:r w:rsidRPr="00AD4BD2" w:rsidDel="0091212B">
          <w:rPr>
            <w:rFonts w:ascii="Times New Roman" w:hAnsi="Times New Roman" w:cs="Times New Roman"/>
            <w:sz w:val="28"/>
            <w:szCs w:val="28"/>
            <w:lang w:val="en-US"/>
          </w:rPr>
          <w:delText>Color</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 xml:space="preserve">вектор </w:delText>
        </w:r>
        <w:r w:rsidRPr="00AD4BD2" w:rsidDel="0091212B">
          <w:rPr>
            <w:rFonts w:ascii="Times New Roman" w:hAnsi="Times New Roman" w:cs="Times New Roman"/>
            <w:sz w:val="28"/>
            <w:szCs w:val="28"/>
            <w:lang w:val="en-US"/>
          </w:rPr>
          <w:delText>RGB</w:delText>
        </w:r>
      </w:del>
    </w:p>
    <w:p w14:paraId="4FD60EF3" w14:textId="4D0BE357" w:rsidR="00D10CE1" w:rsidRPr="00B5325E" w:rsidDel="0091212B" w:rsidRDefault="00434D0C" w:rsidP="0091212B">
      <w:pPr>
        <w:pStyle w:val="a5"/>
        <w:numPr>
          <w:ilvl w:val="0"/>
          <w:numId w:val="46"/>
        </w:numPr>
        <w:shd w:val="clear" w:color="auto" w:fill="FFFFFF" w:themeFill="background1"/>
        <w:spacing w:after="0" w:line="276" w:lineRule="auto"/>
        <w:jc w:val="center"/>
        <w:rPr>
          <w:del w:id="1823" w:author="Борис Гогинян" w:date="2020-05-30T16:28:00Z"/>
          <w:rFonts w:ascii="Times New Roman" w:hAnsi="Times New Roman" w:cs="Times New Roman"/>
          <w:sz w:val="28"/>
          <w:szCs w:val="28"/>
        </w:rPr>
        <w:pPrChange w:id="1824" w:author="Борис Гогинян" w:date="2020-05-30T16:28:00Z">
          <w:pPr>
            <w:pStyle w:val="a5"/>
            <w:numPr>
              <w:numId w:val="46"/>
            </w:numPr>
            <w:shd w:val="clear" w:color="auto" w:fill="FFFFFF" w:themeFill="background1"/>
            <w:spacing w:line="276" w:lineRule="auto"/>
            <w:ind w:left="1210" w:hanging="360"/>
          </w:pPr>
        </w:pPrChange>
      </w:pPr>
      <w:del w:id="1825" w:author="Борис Гогинян" w:date="2020-05-30T16:28:00Z">
        <w:r w:rsidRPr="00B5325E" w:rsidDel="0091212B">
          <w:rPr>
            <w:rFonts w:ascii="Times New Roman" w:hAnsi="Times New Roman" w:cs="Times New Roman"/>
            <w:sz w:val="28"/>
            <w:szCs w:val="28"/>
            <w:lang w:val="en-US"/>
          </w:rPr>
          <w:delText>Roughness</w:delText>
        </w:r>
        <w:r w:rsidR="00890A1D" w:rsidRPr="00B5325E" w:rsidDel="0091212B">
          <w:rPr>
            <w:rFonts w:ascii="Times New Roman" w:hAnsi="Times New Roman" w:cs="Times New Roman"/>
            <w:sz w:val="28"/>
            <w:szCs w:val="28"/>
            <w:lang w:val="en-US"/>
          </w:rPr>
          <w:delText xml:space="preserve"> – </w:delText>
        </w:r>
        <w:r w:rsidR="00890A1D" w:rsidRPr="00B5325E" w:rsidDel="0091212B">
          <w:rPr>
            <w:rFonts w:ascii="Times New Roman" w:hAnsi="Times New Roman" w:cs="Times New Roman"/>
            <w:sz w:val="28"/>
            <w:szCs w:val="28"/>
          </w:rPr>
          <w:delText xml:space="preserve">коэффициент шероховатости </w:delText>
        </w:r>
        <m:oMath>
          <m:r>
            <w:rPr>
              <w:rFonts w:ascii="Cambria Math" w:hAnsi="Cambria Math" w:cs="Times New Roman"/>
              <w:sz w:val="28"/>
              <w:szCs w:val="28"/>
            </w:rPr>
            <m:t>σ</m:t>
          </m:r>
        </m:oMath>
      </w:del>
    </w:p>
    <w:p w14:paraId="514FCC9C" w14:textId="2DDC3285" w:rsidR="00B70A1F" w:rsidRPr="00AD4BD2" w:rsidDel="0091212B" w:rsidRDefault="00B70A1F" w:rsidP="0091212B">
      <w:pPr>
        <w:shd w:val="clear" w:color="auto" w:fill="FFFFFF" w:themeFill="background1"/>
        <w:spacing w:after="0" w:line="276" w:lineRule="auto"/>
        <w:ind w:left="283"/>
        <w:contextualSpacing/>
        <w:jc w:val="center"/>
        <w:rPr>
          <w:del w:id="1826" w:author="Борис Гогинян" w:date="2020-05-30T16:28:00Z"/>
          <w:rFonts w:ascii="Times New Roman" w:hAnsi="Times New Roman" w:cs="Times New Roman"/>
          <w:sz w:val="28"/>
          <w:szCs w:val="28"/>
        </w:rPr>
        <w:pPrChange w:id="1827" w:author="Борис Гогинян" w:date="2020-05-30T16:28:00Z">
          <w:pPr>
            <w:shd w:val="clear" w:color="auto" w:fill="FFFFFF" w:themeFill="background1"/>
            <w:spacing w:after="0" w:line="276" w:lineRule="auto"/>
            <w:ind w:left="283"/>
          </w:pPr>
        </w:pPrChange>
      </w:pPr>
      <w:del w:id="1828" w:author="Борис Гогинян" w:date="2020-05-30T16:28:00Z">
        <w:r w:rsidRPr="00F13D22" w:rsidDel="0091212B">
          <w:rPr>
            <w:rFonts w:ascii="Times New Roman" w:hAnsi="Times New Roman" w:cs="Times New Roman"/>
            <w:sz w:val="28"/>
            <w:szCs w:val="28"/>
          </w:rPr>
          <w:delText xml:space="preserve">Также в качестве коэффициента Френеля здесь используется приближение Шлика [19]: </w:delTex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+(1-F(0))</m:t>
          </m:r>
          <m:sSup>
            <m:sSupPr>
              <m:ctrlPr>
                <w:rPr>
                  <w:rFonts w:ascii="Cambria Math" w:hAnsi="Cambria Math" w:cs="Times New Roman"/>
                  <w:i/>
                  <w:sz w:val="28"/>
                  <w:szCs w:val="28"/>
                </w:rPr>
              </m:ctrlPr>
            </m:sSup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sup>
              <m:r>
                <w:rPr>
                  <w:rFonts w:ascii="Cambria Math" w:hAnsi="Cambria Math" w:cs="Times New Roman"/>
                  <w:sz w:val="28"/>
                  <w:szCs w:val="28"/>
                </w:rPr>
                <m:t>5</m:t>
              </m:r>
            </m:sup>
          </m:sSup>
        </m:oMath>
        <w:r w:rsidRPr="00F13D22" w:rsidDel="0091212B">
          <w:rPr>
            <w:rFonts w:ascii="Times New Roman" w:hAnsi="Times New Roman" w:cs="Times New Roman"/>
            <w:sz w:val="28"/>
            <w:szCs w:val="28"/>
          </w:rPr>
          <w:delText xml:space="preserve">, где </w:delText>
        </w:r>
        <m:oMath>
          <m:r>
            <w:rPr>
              <w:rFonts w:ascii="Cambria Math" w:hAnsi="Cambria Math" w:cs="Times New Roman"/>
              <w:sz w:val="28"/>
              <w:szCs w:val="28"/>
            </w:rPr>
            <m:t>θ</m:t>
          </m:r>
        </m:oMath>
        <w:r w:rsidRPr="00AD4BD2" w:rsidDel="0091212B">
          <w:rPr>
            <w:rFonts w:ascii="Times New Roman" w:hAnsi="Times New Roman" w:cs="Times New Roman"/>
            <w:sz w:val="28"/>
            <w:szCs w:val="28"/>
          </w:rPr>
          <w:delText xml:space="preserve"> – угол падающей волны относительно нормали,  </w:delTex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oMath>
        <w:r w:rsidRPr="00F13D22" w:rsidDel="0091212B">
          <w:rPr>
            <w:rFonts w:ascii="Times New Roman" w:hAnsi="Times New Roman" w:cs="Times New Roman"/>
            <w:sz w:val="28"/>
            <w:szCs w:val="28"/>
          </w:rPr>
          <w:delText xml:space="preserve"> – отражение при нормальном падении.</w:delText>
        </w:r>
      </w:del>
    </w:p>
    <w:p w14:paraId="114055EA" w14:textId="738AE27E" w:rsidR="0014631C" w:rsidRPr="00AD4BD2" w:rsidDel="0091212B" w:rsidRDefault="0014631C" w:rsidP="0091212B">
      <w:pPr>
        <w:shd w:val="clear" w:color="auto" w:fill="FFFFFF" w:themeFill="background1"/>
        <w:spacing w:after="0" w:line="276" w:lineRule="auto"/>
        <w:contextualSpacing/>
        <w:jc w:val="center"/>
        <w:rPr>
          <w:del w:id="1829" w:author="Борис Гогинян" w:date="2020-05-30T16:28:00Z"/>
          <w:rFonts w:ascii="Times New Roman" w:hAnsi="Times New Roman" w:cs="Times New Roman"/>
          <w:sz w:val="28"/>
          <w:szCs w:val="28"/>
        </w:rPr>
        <w:pPrChange w:id="1830" w:author="Борис Гогинян" w:date="2020-05-30T16:28:00Z">
          <w:pPr>
            <w:shd w:val="clear" w:color="auto" w:fill="FFFFFF" w:themeFill="background1"/>
            <w:spacing w:after="0" w:line="276" w:lineRule="auto"/>
          </w:pPr>
        </w:pPrChange>
      </w:pPr>
    </w:p>
    <w:p w14:paraId="510396B6" w14:textId="1D69F84C" w:rsidR="004F772F" w:rsidRPr="00F13D22" w:rsidDel="0091212B" w:rsidRDefault="0099704B" w:rsidP="0091212B">
      <w:pPr>
        <w:pStyle w:val="a5"/>
        <w:numPr>
          <w:ilvl w:val="0"/>
          <w:numId w:val="19"/>
        </w:numPr>
        <w:shd w:val="clear" w:color="auto" w:fill="FFFFFF" w:themeFill="background1"/>
        <w:spacing w:after="0" w:line="276" w:lineRule="auto"/>
        <w:jc w:val="center"/>
        <w:rPr>
          <w:del w:id="1831" w:author="Борис Гогинян" w:date="2020-05-30T16:28:00Z"/>
          <w:rFonts w:ascii="Times New Roman" w:hAnsi="Times New Roman" w:cs="Times New Roman"/>
          <w:sz w:val="28"/>
          <w:szCs w:val="28"/>
        </w:rPr>
        <w:pPrChange w:id="1832" w:author="Борис Гогинян" w:date="2020-05-30T16:28:00Z">
          <w:pPr>
            <w:pStyle w:val="a5"/>
            <w:numPr>
              <w:numId w:val="19"/>
            </w:numPr>
            <w:shd w:val="clear" w:color="auto" w:fill="FFFFFF" w:themeFill="background1"/>
            <w:spacing w:after="0" w:line="276" w:lineRule="auto"/>
            <w:ind w:left="643" w:hanging="360"/>
          </w:pPr>
        </w:pPrChange>
      </w:pPr>
      <w:del w:id="1833" w:author="Борис Гогинян" w:date="2020-05-30T16:28:00Z">
        <w:r w:rsidDel="0091212B">
          <w:fldChar w:fldCharType="begin"/>
        </w:r>
        <w:r w:rsidDel="0091212B">
          <w:delInstrText xml:space="preserve"> HYPERLINK "https://docs.blender.org/manual/en/latest/render/shader_nodes/shader/emission.html"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Emission</w:delText>
        </w:r>
        <w:r w:rsidDel="0091212B">
          <w:rPr>
            <w:rStyle w:val="a3"/>
            <w:rFonts w:ascii="Times New Roman" w:hAnsi="Times New Roman" w:cs="Times New Roman"/>
            <w:color w:val="auto"/>
            <w:sz w:val="28"/>
            <w:szCs w:val="28"/>
            <w:u w:val="none"/>
            <w:lang w:val="en-US"/>
          </w:rPr>
          <w:fldChar w:fldCharType="end"/>
        </w:r>
        <w:r w:rsidR="00AE5A12" w:rsidRPr="00F13D22" w:rsidDel="0091212B">
          <w:rPr>
            <w:rFonts w:ascii="Times New Roman" w:hAnsi="Times New Roman" w:cs="Times New Roman"/>
            <w:sz w:val="28"/>
            <w:szCs w:val="28"/>
          </w:rPr>
          <w:br/>
          <w:delText>Шейдер используется для добавления освещения</w:delText>
        </w:r>
        <w:r w:rsidR="004F772F" w:rsidRPr="00AD4BD2" w:rsidDel="0091212B">
          <w:rPr>
            <w:rFonts w:ascii="Times New Roman" w:hAnsi="Times New Roman" w:cs="Times New Roman"/>
            <w:sz w:val="28"/>
            <w:szCs w:val="28"/>
          </w:rPr>
          <w:delText>.</w:delText>
        </w:r>
        <w:r w:rsidR="00E226F3" w:rsidRPr="00AD4BD2" w:rsidDel="0091212B">
          <w:rPr>
            <w:rFonts w:ascii="Times New Roman" w:hAnsi="Times New Roman" w:cs="Times New Roman"/>
            <w:sz w:val="28"/>
            <w:szCs w:val="28"/>
          </w:rPr>
          <w:delText xml:space="preserve"> Материал становится источником освещения</w:delText>
        </w:r>
        <w:r w:rsidR="00EE13F0" w:rsidRPr="00AD4BD2" w:rsidDel="0091212B">
          <w:rPr>
            <w:rFonts w:ascii="Times New Roman" w:hAnsi="Times New Roman" w:cs="Times New Roman"/>
            <w:sz w:val="28"/>
            <w:szCs w:val="28"/>
          </w:rPr>
          <w:delText xml:space="preserve"> </w:delText>
        </w:r>
        <w:r w:rsidR="00EE13F0" w:rsidRPr="00B5325E" w:rsidDel="0091212B">
          <w:rPr>
            <w:rFonts w:ascii="Times New Roman" w:hAnsi="Times New Roman" w:cs="Times New Roman"/>
            <w:sz w:val="28"/>
            <w:szCs w:val="28"/>
          </w:rPr>
          <w:delText>[</w:delText>
        </w:r>
        <w:r w:rsidR="002D3A91" w:rsidRPr="00B5325E" w:rsidDel="0091212B">
          <w:rPr>
            <w:rFonts w:ascii="Times New Roman" w:hAnsi="Times New Roman" w:cs="Times New Roman"/>
            <w:sz w:val="28"/>
            <w:szCs w:val="28"/>
          </w:rPr>
          <w:delText>17</w:delText>
        </w:r>
        <w:r w:rsidR="00EE13F0" w:rsidRPr="00B5325E" w:rsidDel="0091212B">
          <w:rPr>
            <w:rFonts w:ascii="Times New Roman" w:hAnsi="Times New Roman" w:cs="Times New Roman"/>
            <w:sz w:val="28"/>
            <w:szCs w:val="28"/>
          </w:rPr>
          <w:delText>]</w:delText>
        </w:r>
        <w:r w:rsidR="00091A95" w:rsidRPr="00F13D22" w:rsidDel="0091212B">
          <w:rPr>
            <w:rFonts w:ascii="Times New Roman" w:hAnsi="Times New Roman" w:cs="Times New Roman"/>
            <w:sz w:val="28"/>
            <w:szCs w:val="28"/>
          </w:rPr>
          <w:delText>.</w:delText>
        </w:r>
        <w:r w:rsidR="00EE13F0" w:rsidRPr="00B5325E" w:rsidDel="0091212B">
          <w:rPr>
            <w:rFonts w:ascii="Times New Roman" w:hAnsi="Times New Roman" w:cs="Times New Roman"/>
            <w:sz w:val="28"/>
            <w:szCs w:val="28"/>
          </w:rPr>
          <w:delText xml:space="preserve"> </w:delText>
        </w:r>
      </w:del>
    </w:p>
    <w:p w14:paraId="6BF5DC47" w14:textId="662FCA10" w:rsidR="00A6235B" w:rsidRPr="00B5325E" w:rsidDel="0091212B" w:rsidRDefault="00AE5A12" w:rsidP="0091212B">
      <w:pPr>
        <w:shd w:val="clear" w:color="auto" w:fill="FFFFFF" w:themeFill="background1"/>
        <w:spacing w:after="0" w:line="276" w:lineRule="auto"/>
        <w:ind w:firstLine="643"/>
        <w:contextualSpacing/>
        <w:jc w:val="center"/>
        <w:rPr>
          <w:del w:id="1834" w:author="Борис Гогинян" w:date="2020-05-30T16:28:00Z"/>
          <w:rFonts w:ascii="Times New Roman" w:hAnsi="Times New Roman" w:cs="Times New Roman"/>
          <w:sz w:val="28"/>
          <w:szCs w:val="28"/>
        </w:rPr>
        <w:pPrChange w:id="1835" w:author="Борис Гогинян" w:date="2020-05-30T16:28:00Z">
          <w:pPr>
            <w:shd w:val="clear" w:color="auto" w:fill="FFFFFF" w:themeFill="background1"/>
            <w:spacing w:line="276" w:lineRule="auto"/>
            <w:ind w:firstLine="643"/>
          </w:pPr>
        </w:pPrChange>
      </w:pPr>
      <w:del w:id="1836" w:author="Борис Гогинян" w:date="2020-05-30T16:28:00Z">
        <w:r w:rsidRPr="00B5325E" w:rsidDel="0091212B">
          <w:rPr>
            <w:rFonts w:ascii="Times New Roman" w:hAnsi="Times New Roman" w:cs="Times New Roman"/>
            <w:sz w:val="28"/>
            <w:szCs w:val="28"/>
          </w:rPr>
          <w:delText>В качестве параметров принимает</w:delText>
        </w:r>
        <w:r w:rsidR="004F772F" w:rsidRPr="00B5325E" w:rsidDel="0091212B">
          <w:rPr>
            <w:rFonts w:ascii="Times New Roman" w:hAnsi="Times New Roman" w:cs="Times New Roman"/>
            <w:sz w:val="28"/>
            <w:szCs w:val="28"/>
          </w:rPr>
          <w:delText>:</w:delText>
        </w:r>
      </w:del>
    </w:p>
    <w:p w14:paraId="31C1B481" w14:textId="6B262A7A" w:rsidR="004F772F" w:rsidRPr="00AD4BD2" w:rsidDel="0091212B" w:rsidRDefault="004F772F" w:rsidP="0091212B">
      <w:pPr>
        <w:pStyle w:val="a5"/>
        <w:numPr>
          <w:ilvl w:val="0"/>
          <w:numId w:val="44"/>
        </w:numPr>
        <w:shd w:val="clear" w:color="auto" w:fill="FFFFFF" w:themeFill="background1"/>
        <w:spacing w:after="0" w:line="276" w:lineRule="auto"/>
        <w:jc w:val="center"/>
        <w:rPr>
          <w:del w:id="1837" w:author="Борис Гогинян" w:date="2020-05-30T16:28:00Z"/>
          <w:rFonts w:ascii="Times New Roman" w:hAnsi="Times New Roman" w:cs="Times New Roman"/>
          <w:sz w:val="28"/>
          <w:szCs w:val="28"/>
        </w:rPr>
        <w:pPrChange w:id="1838" w:author="Борис Гогинян" w:date="2020-05-30T16:28:00Z">
          <w:pPr>
            <w:pStyle w:val="a5"/>
            <w:numPr>
              <w:numId w:val="44"/>
            </w:numPr>
            <w:shd w:val="clear" w:color="auto" w:fill="FFFFFF" w:themeFill="background1"/>
            <w:spacing w:line="276" w:lineRule="auto"/>
            <w:ind w:left="1080" w:hanging="360"/>
          </w:pPr>
        </w:pPrChange>
      </w:pPr>
      <w:del w:id="1839" w:author="Борис Гогинян" w:date="2020-05-30T16:28:00Z">
        <w:r w:rsidRPr="00F13D22" w:rsidDel="0091212B">
          <w:rPr>
            <w:rFonts w:ascii="Times New Roman" w:hAnsi="Times New Roman" w:cs="Times New Roman"/>
            <w:sz w:val="28"/>
            <w:szCs w:val="28"/>
            <w:lang w:val="en-US"/>
          </w:rPr>
          <w:delText>Color</w:delText>
        </w:r>
        <w:r w:rsidRPr="00B5325E" w:rsidDel="0091212B">
          <w:rPr>
            <w:rFonts w:ascii="Times New Roman" w:hAnsi="Times New Roman" w:cs="Times New Roman"/>
            <w:sz w:val="28"/>
            <w:szCs w:val="28"/>
          </w:rPr>
          <w:delText xml:space="preserve"> – </w:delText>
        </w:r>
        <w:r w:rsidRPr="00F13D22" w:rsidDel="0091212B">
          <w:rPr>
            <w:rFonts w:ascii="Times New Roman" w:hAnsi="Times New Roman" w:cs="Times New Roman"/>
            <w:sz w:val="28"/>
            <w:szCs w:val="28"/>
          </w:rPr>
          <w:delText>цвет источника;</w:delText>
        </w:r>
      </w:del>
    </w:p>
    <w:p w14:paraId="3EA94B8C" w14:textId="029322A5" w:rsidR="00AE5A12" w:rsidRPr="00AD4BD2" w:rsidDel="0091212B" w:rsidRDefault="004F772F" w:rsidP="0091212B">
      <w:pPr>
        <w:pStyle w:val="a5"/>
        <w:numPr>
          <w:ilvl w:val="0"/>
          <w:numId w:val="44"/>
        </w:numPr>
        <w:shd w:val="clear" w:color="auto" w:fill="FFFFFF" w:themeFill="background1"/>
        <w:spacing w:after="0" w:line="276" w:lineRule="auto"/>
        <w:jc w:val="center"/>
        <w:rPr>
          <w:del w:id="1840" w:author="Борис Гогинян" w:date="2020-05-30T16:28:00Z"/>
          <w:rFonts w:ascii="Times New Roman" w:hAnsi="Times New Roman" w:cs="Times New Roman"/>
          <w:sz w:val="28"/>
          <w:szCs w:val="28"/>
        </w:rPr>
        <w:pPrChange w:id="1841" w:author="Борис Гогинян" w:date="2020-05-30T16:28:00Z">
          <w:pPr>
            <w:pStyle w:val="a5"/>
            <w:numPr>
              <w:numId w:val="44"/>
            </w:numPr>
            <w:shd w:val="clear" w:color="auto" w:fill="FFFFFF" w:themeFill="background1"/>
            <w:spacing w:after="0" w:line="276" w:lineRule="auto"/>
            <w:ind w:left="1080" w:hanging="360"/>
          </w:pPr>
        </w:pPrChange>
      </w:pPr>
      <w:del w:id="1842" w:author="Борис Гогинян" w:date="2020-05-30T16:28:00Z">
        <w:r w:rsidRPr="00AD4BD2" w:rsidDel="0091212B">
          <w:rPr>
            <w:rFonts w:ascii="Times New Roman" w:hAnsi="Times New Roman" w:cs="Times New Roman"/>
            <w:sz w:val="28"/>
            <w:szCs w:val="28"/>
          </w:rPr>
          <w:delText>Strength – сила источника света в Ваттах</w:delText>
        </w:r>
        <w:r w:rsidR="00FE0E99" w:rsidRPr="00AD4BD2" w:rsidDel="0091212B">
          <w:rPr>
            <w:rFonts w:ascii="Times New Roman" w:hAnsi="Times New Roman" w:cs="Times New Roman"/>
            <w:sz w:val="28"/>
            <w:szCs w:val="28"/>
          </w:rPr>
          <w:delText>.</w:delText>
        </w:r>
      </w:del>
    </w:p>
    <w:p w14:paraId="6D3DC94A" w14:textId="61A4B296" w:rsidR="00DF6EC8" w:rsidRPr="00AD4BD2" w:rsidDel="0091212B" w:rsidRDefault="00DF6EC8" w:rsidP="0091212B">
      <w:pPr>
        <w:shd w:val="clear" w:color="auto" w:fill="FFFFFF" w:themeFill="background1"/>
        <w:spacing w:after="0" w:line="276" w:lineRule="auto"/>
        <w:ind w:left="720"/>
        <w:contextualSpacing/>
        <w:jc w:val="center"/>
        <w:rPr>
          <w:del w:id="1843" w:author="Борис Гогинян" w:date="2020-05-30T16:28:00Z"/>
          <w:rFonts w:ascii="Times New Roman" w:hAnsi="Times New Roman" w:cs="Times New Roman"/>
          <w:sz w:val="28"/>
          <w:szCs w:val="28"/>
        </w:rPr>
        <w:pPrChange w:id="1844" w:author="Борис Гогинян" w:date="2020-05-30T16:28:00Z">
          <w:pPr>
            <w:shd w:val="clear" w:color="auto" w:fill="FFFFFF" w:themeFill="background1"/>
            <w:spacing w:after="0" w:line="276" w:lineRule="auto"/>
            <w:ind w:left="720"/>
          </w:pPr>
        </w:pPrChange>
      </w:pPr>
    </w:p>
    <w:p w14:paraId="77867F7D" w14:textId="39F08F27" w:rsidR="00041D77" w:rsidRPr="00AD4BD2" w:rsidDel="0091212B" w:rsidRDefault="0099704B" w:rsidP="0091212B">
      <w:pPr>
        <w:pStyle w:val="a5"/>
        <w:numPr>
          <w:ilvl w:val="0"/>
          <w:numId w:val="19"/>
        </w:numPr>
        <w:shd w:val="clear" w:color="auto" w:fill="FFFFFF" w:themeFill="background1"/>
        <w:spacing w:after="0" w:line="276" w:lineRule="auto"/>
        <w:jc w:val="center"/>
        <w:rPr>
          <w:del w:id="1845" w:author="Борис Гогинян" w:date="2020-05-30T16:28:00Z"/>
          <w:rFonts w:ascii="Times New Roman" w:hAnsi="Times New Roman" w:cs="Times New Roman"/>
          <w:sz w:val="28"/>
          <w:szCs w:val="28"/>
          <w:lang w:val="en-US"/>
        </w:rPr>
        <w:pPrChange w:id="1846" w:author="Борис Гогинян" w:date="2020-05-30T16:28:00Z">
          <w:pPr>
            <w:pStyle w:val="a5"/>
            <w:numPr>
              <w:numId w:val="19"/>
            </w:numPr>
            <w:shd w:val="clear" w:color="auto" w:fill="FFFFFF" w:themeFill="background1"/>
            <w:spacing w:after="0" w:line="276" w:lineRule="auto"/>
            <w:ind w:left="643" w:hanging="360"/>
          </w:pPr>
        </w:pPrChange>
      </w:pPr>
      <w:del w:id="1847" w:author="Борис Гогинян" w:date="2020-05-30T16:28:00Z">
        <w:r w:rsidDel="0091212B">
          <w:fldChar w:fldCharType="begin"/>
        </w:r>
        <w:r w:rsidDel="0091212B">
          <w:delInstrText xml:space="preserve"> HYPERLINK "https://docs.blender.org/manual/en/latest/render/shader_nodes/shader/glass.html"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G</w:delText>
        </w:r>
        <w:r w:rsidR="00890A1D" w:rsidRPr="00AD4BD2" w:rsidDel="0091212B">
          <w:rPr>
            <w:rStyle w:val="a3"/>
            <w:rFonts w:ascii="Times New Roman" w:hAnsi="Times New Roman" w:cs="Times New Roman"/>
            <w:color w:val="auto"/>
            <w:sz w:val="28"/>
            <w:szCs w:val="28"/>
            <w:u w:val="none"/>
            <w:lang w:val="en-US"/>
          </w:rPr>
          <w:delText>lossy</w:delText>
        </w:r>
        <w:r w:rsidR="00A6235B" w:rsidRPr="00AD4BD2" w:rsidDel="0091212B">
          <w:rPr>
            <w:rStyle w:val="a3"/>
            <w:rFonts w:ascii="Times New Roman" w:hAnsi="Times New Roman" w:cs="Times New Roman"/>
            <w:color w:val="auto"/>
            <w:sz w:val="28"/>
            <w:szCs w:val="28"/>
            <w:u w:val="none"/>
            <w:lang w:val="en-US"/>
          </w:rPr>
          <w:delText xml:space="preserve"> BSDF</w:delText>
        </w:r>
        <w:r w:rsidDel="0091212B">
          <w:rPr>
            <w:rStyle w:val="a3"/>
            <w:rFonts w:ascii="Times New Roman" w:hAnsi="Times New Roman" w:cs="Times New Roman"/>
            <w:color w:val="auto"/>
            <w:sz w:val="28"/>
            <w:szCs w:val="28"/>
            <w:u w:val="none"/>
            <w:lang w:val="en-US"/>
          </w:rPr>
          <w:fldChar w:fldCharType="end"/>
        </w:r>
        <w:r w:rsidR="00CE254F" w:rsidRPr="00F13D22" w:rsidDel="0091212B">
          <w:rPr>
            <w:rFonts w:ascii="Times New Roman" w:hAnsi="Times New Roman" w:cs="Times New Roman"/>
            <w:sz w:val="28"/>
            <w:szCs w:val="28"/>
            <w:lang w:val="en-US"/>
          </w:rPr>
          <w:delText xml:space="preserve"> </w:delText>
        </w:r>
      </w:del>
    </w:p>
    <w:p w14:paraId="5AB622A2" w14:textId="32A5E04B" w:rsidR="00041D77" w:rsidRPr="00B5325E" w:rsidDel="0091212B" w:rsidRDefault="00DF6EC8" w:rsidP="0091212B">
      <w:pPr>
        <w:shd w:val="clear" w:color="auto" w:fill="FFFFFF" w:themeFill="background1"/>
        <w:spacing w:after="0" w:line="276" w:lineRule="auto"/>
        <w:ind w:left="643"/>
        <w:contextualSpacing/>
        <w:jc w:val="center"/>
        <w:rPr>
          <w:del w:id="1848" w:author="Борис Гогинян" w:date="2020-05-30T16:28:00Z"/>
          <w:rFonts w:ascii="Times New Roman" w:hAnsi="Times New Roman" w:cs="Times New Roman"/>
          <w:sz w:val="28"/>
          <w:szCs w:val="28"/>
        </w:rPr>
        <w:pPrChange w:id="1849" w:author="Борис Гогинян" w:date="2020-05-30T16:28:00Z">
          <w:pPr>
            <w:shd w:val="clear" w:color="auto" w:fill="FFFFFF" w:themeFill="background1"/>
            <w:spacing w:after="0" w:line="276" w:lineRule="auto"/>
            <w:ind w:left="643"/>
          </w:pPr>
        </w:pPrChange>
      </w:pPr>
      <w:del w:id="1850" w:author="Борис Гогинян" w:date="2020-05-30T16:28:00Z">
        <w:r w:rsidRPr="00B5325E" w:rsidDel="0091212B">
          <w:rPr>
            <w:rFonts w:ascii="Times New Roman" w:hAnsi="Times New Roman" w:cs="Times New Roman"/>
            <w:sz w:val="28"/>
            <w:szCs w:val="28"/>
          </w:rPr>
          <w:delText xml:space="preserve">Данный шейдер реализует отражающую свет поверхность, используя модель функции </w:delText>
        </w:r>
        <w:r w:rsidRPr="00B5325E" w:rsidDel="0091212B">
          <w:rPr>
            <w:rFonts w:ascii="Times New Roman" w:hAnsi="Times New Roman" w:cs="Times New Roman"/>
            <w:sz w:val="28"/>
            <w:szCs w:val="28"/>
            <w:lang w:val="en-US"/>
          </w:rPr>
          <w:delText>BRDF</w:delText>
        </w:r>
        <w:r w:rsidRPr="00B5325E" w:rsidDel="0091212B">
          <w:rPr>
            <w:rFonts w:ascii="Times New Roman" w:hAnsi="Times New Roman" w:cs="Times New Roman"/>
            <w:sz w:val="28"/>
            <w:szCs w:val="28"/>
          </w:rPr>
          <w:delText xml:space="preserve"> Кука-Торренса [18]</w:delText>
        </w:r>
        <w:r w:rsidR="00091A95" w:rsidRPr="00F13D22" w:rsidDel="0091212B">
          <w:rPr>
            <w:rFonts w:ascii="Times New Roman" w:hAnsi="Times New Roman" w:cs="Times New Roman"/>
            <w:sz w:val="28"/>
            <w:szCs w:val="28"/>
          </w:rPr>
          <w:delText>,</w:delText>
        </w:r>
        <w:r w:rsidR="00091A95" w:rsidRPr="00B5325E" w:rsidDel="0091212B">
          <w:rPr>
            <w:rFonts w:ascii="Times New Roman" w:hAnsi="Times New Roman" w:cs="Times New Roman"/>
            <w:sz w:val="28"/>
            <w:szCs w:val="28"/>
          </w:rPr>
          <w:delText xml:space="preserve"> [21]</w:delText>
        </w:r>
        <w:r w:rsidR="003C7CDC" w:rsidRPr="00B5325E" w:rsidDel="0091212B">
          <w:rPr>
            <w:rFonts w:ascii="Times New Roman" w:hAnsi="Times New Roman" w:cs="Times New Roman"/>
            <w:sz w:val="28"/>
            <w:szCs w:val="28"/>
          </w:rPr>
          <w:delText>.</w:delText>
        </w:r>
      </w:del>
    </w:p>
    <w:p w14:paraId="0BFE6C46" w14:textId="209A69FA" w:rsidR="00B70A1F" w:rsidRPr="00F13D22" w:rsidDel="0091212B" w:rsidRDefault="00B70A1F" w:rsidP="0091212B">
      <w:pPr>
        <w:pStyle w:val="a5"/>
        <w:shd w:val="clear" w:color="auto" w:fill="FFFFFF" w:themeFill="background1"/>
        <w:spacing w:after="0" w:line="276" w:lineRule="auto"/>
        <w:jc w:val="center"/>
        <w:rPr>
          <w:del w:id="1851" w:author="Борис Гогинян" w:date="2020-05-30T16:28:00Z"/>
          <w:rFonts w:ascii="Times New Roman" w:hAnsi="Times New Roman" w:cs="Times New Roman"/>
          <w:sz w:val="28"/>
          <w:szCs w:val="28"/>
        </w:rPr>
        <w:pPrChange w:id="1852" w:author="Борис Гогинян" w:date="2020-05-30T16:28:00Z">
          <w:pPr>
            <w:pStyle w:val="a5"/>
            <w:shd w:val="clear" w:color="auto" w:fill="FFFFFF" w:themeFill="background1"/>
            <w:spacing w:after="0" w:line="276" w:lineRule="auto"/>
          </w:pPr>
        </w:pPrChange>
      </w:pPr>
    </w:p>
    <w:p w14:paraId="3390443A" w14:textId="72A486AA" w:rsidR="004C2A23" w:rsidRPr="00AD4BD2" w:rsidDel="0091212B" w:rsidRDefault="004C2A23" w:rsidP="0091212B">
      <w:pPr>
        <w:shd w:val="clear" w:color="auto" w:fill="FFFFFF" w:themeFill="background1"/>
        <w:spacing w:after="0" w:line="276" w:lineRule="auto"/>
        <w:ind w:firstLine="708"/>
        <w:contextualSpacing/>
        <w:jc w:val="center"/>
        <w:rPr>
          <w:del w:id="1853" w:author="Борис Гогинян" w:date="2020-05-30T16:28:00Z"/>
          <w:rFonts w:ascii="Times New Roman" w:hAnsi="Times New Roman" w:cs="Times New Roman"/>
          <w:sz w:val="28"/>
          <w:szCs w:val="28"/>
        </w:rPr>
        <w:pPrChange w:id="1854" w:author="Борис Гогинян" w:date="2020-05-30T16:28:00Z">
          <w:pPr>
            <w:shd w:val="clear" w:color="auto" w:fill="FFFFFF" w:themeFill="background1"/>
            <w:spacing w:line="276" w:lineRule="auto"/>
            <w:ind w:firstLine="708"/>
          </w:pPr>
        </w:pPrChange>
      </w:pPr>
      <w:del w:id="1855" w:author="Борис Гогинян" w:date="2020-05-30T16:28:00Z">
        <w:r w:rsidRPr="00AD4BD2" w:rsidDel="0091212B">
          <w:rPr>
            <w:rFonts w:ascii="Times New Roman" w:hAnsi="Times New Roman" w:cs="Times New Roman"/>
            <w:sz w:val="28"/>
            <w:szCs w:val="28"/>
          </w:rPr>
          <w:delText>Нужную функцию</w:delText>
        </w:r>
        <w:r w:rsidR="003C7CDC" w:rsidRPr="00AD4BD2" w:rsidDel="0091212B">
          <w:rPr>
            <w:rFonts w:ascii="Times New Roman" w:hAnsi="Times New Roman" w:cs="Times New Roman"/>
            <w:sz w:val="28"/>
            <w:szCs w:val="28"/>
          </w:rPr>
          <w:delText xml:space="preserve"> распределения нормалей</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D</w:delText>
        </w:r>
        <w:r w:rsidRPr="00AD4BD2" w:rsidDel="0091212B">
          <w:rPr>
            <w:rFonts w:ascii="Times New Roman" w:hAnsi="Times New Roman" w:cs="Times New Roman"/>
            <w:sz w:val="28"/>
            <w:szCs w:val="28"/>
          </w:rPr>
          <w:delText xml:space="preserve"> можно выбрать из</w:delText>
        </w:r>
        <w:r w:rsidR="000D001C" w:rsidRPr="00AD4BD2" w:rsidDel="0091212B">
          <w:rPr>
            <w:rFonts w:ascii="Times New Roman" w:hAnsi="Times New Roman" w:cs="Times New Roman"/>
            <w:sz w:val="28"/>
            <w:szCs w:val="28"/>
          </w:rPr>
          <w:delText>:</w:delText>
        </w:r>
      </w:del>
    </w:p>
    <w:p w14:paraId="4505D9D4" w14:textId="41AC2D69" w:rsidR="004C2A23" w:rsidRPr="00B12333" w:rsidDel="0091212B" w:rsidRDefault="004C2A23" w:rsidP="0091212B">
      <w:pPr>
        <w:pStyle w:val="a5"/>
        <w:numPr>
          <w:ilvl w:val="0"/>
          <w:numId w:val="33"/>
        </w:numPr>
        <w:shd w:val="clear" w:color="auto" w:fill="FFFFFF" w:themeFill="background1"/>
        <w:spacing w:after="0" w:line="276" w:lineRule="auto"/>
        <w:jc w:val="center"/>
        <w:rPr>
          <w:del w:id="1856" w:author="Борис Гогинян" w:date="2020-05-30T16:28:00Z"/>
          <w:rFonts w:ascii="Times New Roman" w:hAnsi="Times New Roman" w:cs="Times New Roman"/>
          <w:sz w:val="28"/>
          <w:szCs w:val="28"/>
        </w:rPr>
        <w:pPrChange w:id="1857" w:author="Борис Гогинян" w:date="2020-05-30T16:28:00Z">
          <w:pPr>
            <w:pStyle w:val="a5"/>
            <w:numPr>
              <w:numId w:val="33"/>
            </w:numPr>
            <w:shd w:val="clear" w:color="auto" w:fill="FFFFFF" w:themeFill="background1"/>
            <w:spacing w:line="276" w:lineRule="auto"/>
            <w:ind w:left="1440" w:hanging="360"/>
          </w:pPr>
        </w:pPrChange>
      </w:pPr>
      <w:del w:id="1858" w:author="Борис Гогинян" w:date="2020-05-30T16:28:00Z">
        <w:r w:rsidRPr="00B12333" w:rsidDel="0091212B">
          <w:rPr>
            <w:rFonts w:ascii="Times New Roman" w:hAnsi="Times New Roman" w:cs="Times New Roman"/>
            <w:sz w:val="28"/>
            <w:szCs w:val="28"/>
            <w:lang w:val="en-US"/>
          </w:rPr>
          <w:delText>Sharp</w:delText>
        </w:r>
        <w:r w:rsidR="000D001C" w:rsidRPr="00B12333" w:rsidDel="0091212B">
          <w:rPr>
            <w:rFonts w:ascii="Times New Roman" w:hAnsi="Times New Roman" w:cs="Times New Roman"/>
            <w:sz w:val="28"/>
            <w:szCs w:val="28"/>
          </w:rPr>
          <w:delText xml:space="preserve"> – идеальное отражение, шероховатость </w:delText>
        </w:r>
        <w:commentRangeStart w:id="1859"/>
        <w:r w:rsidR="000D001C" w:rsidRPr="00B12333" w:rsidDel="0091212B">
          <w:rPr>
            <w:rFonts w:ascii="Times New Roman" w:hAnsi="Times New Roman" w:cs="Times New Roman"/>
            <w:sz w:val="28"/>
            <w:szCs w:val="28"/>
          </w:rPr>
          <w:delText>никак не учитывается</w:delText>
        </w:r>
        <w:commentRangeEnd w:id="1859"/>
        <w:r w:rsidR="00352660" w:rsidRPr="00B12333" w:rsidDel="0091212B">
          <w:rPr>
            <w:rStyle w:val="af1"/>
            <w:rFonts w:ascii="Times New Roman" w:hAnsi="Times New Roman" w:cs="Times New Roman"/>
            <w:sz w:val="28"/>
            <w:szCs w:val="28"/>
          </w:rPr>
          <w:commentReference w:id="1859"/>
        </w:r>
        <w:r w:rsidR="00FE0E99" w:rsidRPr="00B12333" w:rsidDel="0091212B">
          <w:rPr>
            <w:rFonts w:ascii="Times New Roman" w:hAnsi="Times New Roman" w:cs="Times New Roman"/>
            <w:sz w:val="28"/>
            <w:szCs w:val="28"/>
          </w:rPr>
          <w:delText>;</w:delText>
        </w:r>
      </w:del>
    </w:p>
    <w:p w14:paraId="20F3DF29" w14:textId="0736B940" w:rsidR="004C2A23" w:rsidRPr="00B12333" w:rsidDel="0091212B" w:rsidRDefault="004C2A23" w:rsidP="0091212B">
      <w:pPr>
        <w:pStyle w:val="a5"/>
        <w:numPr>
          <w:ilvl w:val="0"/>
          <w:numId w:val="33"/>
        </w:numPr>
        <w:shd w:val="clear" w:color="auto" w:fill="FFFFFF" w:themeFill="background1"/>
        <w:spacing w:after="0" w:line="276" w:lineRule="auto"/>
        <w:jc w:val="center"/>
        <w:rPr>
          <w:del w:id="1860" w:author="Борис Гогинян" w:date="2020-05-30T16:28:00Z"/>
          <w:rFonts w:ascii="Times New Roman" w:hAnsi="Times New Roman" w:cs="Times New Roman"/>
          <w:sz w:val="28"/>
          <w:szCs w:val="28"/>
        </w:rPr>
        <w:pPrChange w:id="1861" w:author="Борис Гогинян" w:date="2020-05-30T16:28:00Z">
          <w:pPr>
            <w:pStyle w:val="a5"/>
            <w:numPr>
              <w:numId w:val="33"/>
            </w:numPr>
            <w:shd w:val="clear" w:color="auto" w:fill="FFFFFF" w:themeFill="background1"/>
            <w:spacing w:line="276" w:lineRule="auto"/>
            <w:ind w:left="1440" w:hanging="360"/>
          </w:pPr>
        </w:pPrChange>
      </w:pPr>
      <w:del w:id="1862" w:author="Борис Гогинян" w:date="2020-05-30T16:28:00Z">
        <w:r w:rsidRPr="00B12333" w:rsidDel="0091212B">
          <w:rPr>
            <w:rFonts w:ascii="Times New Roman" w:hAnsi="Times New Roman" w:cs="Times New Roman"/>
            <w:sz w:val="28"/>
            <w:szCs w:val="28"/>
            <w:lang w:val="en-US"/>
          </w:rPr>
          <w:delText>GGX</w:delText>
        </w:r>
        <w:r w:rsidR="00FE0E99" w:rsidRPr="00B12333" w:rsidDel="0091212B">
          <w:rPr>
            <w:rFonts w:ascii="Times New Roman" w:hAnsi="Times New Roman" w:cs="Times New Roman"/>
            <w:sz w:val="28"/>
            <w:szCs w:val="28"/>
            <w:lang w:val="en-US"/>
          </w:rPr>
          <w:delText>;</w:delText>
        </w:r>
      </w:del>
    </w:p>
    <w:p w14:paraId="60B7CA38" w14:textId="6CFD153B" w:rsidR="004C2A23" w:rsidRPr="00B12333" w:rsidDel="0091212B" w:rsidRDefault="004C2A23" w:rsidP="0091212B">
      <w:pPr>
        <w:pStyle w:val="a5"/>
        <w:numPr>
          <w:ilvl w:val="0"/>
          <w:numId w:val="33"/>
        </w:numPr>
        <w:shd w:val="clear" w:color="auto" w:fill="FFFFFF" w:themeFill="background1"/>
        <w:spacing w:after="0" w:line="276" w:lineRule="auto"/>
        <w:jc w:val="center"/>
        <w:rPr>
          <w:del w:id="1863" w:author="Борис Гогинян" w:date="2020-05-30T16:28:00Z"/>
          <w:rFonts w:ascii="Times New Roman" w:hAnsi="Times New Roman" w:cs="Times New Roman"/>
          <w:sz w:val="28"/>
          <w:szCs w:val="28"/>
        </w:rPr>
        <w:pPrChange w:id="1864" w:author="Борис Гогинян" w:date="2020-05-30T16:28:00Z">
          <w:pPr>
            <w:pStyle w:val="a5"/>
            <w:numPr>
              <w:numId w:val="33"/>
            </w:numPr>
            <w:shd w:val="clear" w:color="auto" w:fill="FFFFFF" w:themeFill="background1"/>
            <w:spacing w:line="276" w:lineRule="auto"/>
            <w:ind w:left="1440" w:hanging="360"/>
          </w:pPr>
        </w:pPrChange>
      </w:pPr>
      <w:del w:id="1865" w:author="Борис Гогинян" w:date="2020-05-30T16:28:00Z">
        <w:r w:rsidRPr="00B12333" w:rsidDel="0091212B">
          <w:rPr>
            <w:rFonts w:ascii="Times New Roman" w:hAnsi="Times New Roman" w:cs="Times New Roman"/>
            <w:sz w:val="28"/>
            <w:szCs w:val="28"/>
            <w:lang w:val="en-US"/>
          </w:rPr>
          <w:delText>Beckmann</w:delText>
        </w:r>
        <w:r w:rsidR="00FE0E99" w:rsidRPr="00B12333" w:rsidDel="0091212B">
          <w:rPr>
            <w:rFonts w:ascii="Times New Roman" w:hAnsi="Times New Roman" w:cs="Times New Roman"/>
            <w:sz w:val="28"/>
            <w:szCs w:val="28"/>
            <w:lang w:val="en-US"/>
          </w:rPr>
          <w:delText>;</w:delText>
        </w:r>
      </w:del>
    </w:p>
    <w:p w14:paraId="2EE2D3B3" w14:textId="2C46DEE7" w:rsidR="00DF6EC8" w:rsidRPr="00B12333" w:rsidDel="0091212B" w:rsidRDefault="004C2A23" w:rsidP="0091212B">
      <w:pPr>
        <w:pStyle w:val="a5"/>
        <w:numPr>
          <w:ilvl w:val="0"/>
          <w:numId w:val="33"/>
        </w:numPr>
        <w:shd w:val="clear" w:color="auto" w:fill="FFFFFF" w:themeFill="background1"/>
        <w:spacing w:after="0" w:line="276" w:lineRule="auto"/>
        <w:jc w:val="center"/>
        <w:rPr>
          <w:del w:id="1866" w:author="Борис Гогинян" w:date="2020-05-30T16:28:00Z"/>
          <w:rFonts w:ascii="Times New Roman" w:hAnsi="Times New Roman" w:cs="Times New Roman"/>
          <w:sz w:val="28"/>
          <w:szCs w:val="28"/>
          <w:lang w:val="en-US"/>
        </w:rPr>
        <w:pPrChange w:id="1867" w:author="Борис Гогинян" w:date="2020-05-30T16:28:00Z">
          <w:pPr>
            <w:pStyle w:val="a5"/>
            <w:numPr>
              <w:numId w:val="33"/>
            </w:numPr>
            <w:shd w:val="clear" w:color="auto" w:fill="FFFFFF" w:themeFill="background1"/>
            <w:spacing w:line="276" w:lineRule="auto"/>
            <w:ind w:left="1440" w:hanging="360"/>
          </w:pPr>
        </w:pPrChange>
      </w:pPr>
      <w:del w:id="1868" w:author="Борис Гогинян" w:date="2020-05-30T16:28:00Z">
        <w:r w:rsidRPr="00B12333" w:rsidDel="0091212B">
          <w:rPr>
            <w:rFonts w:ascii="Times New Roman" w:hAnsi="Times New Roman" w:cs="Times New Roman"/>
            <w:sz w:val="28"/>
            <w:szCs w:val="28"/>
            <w:lang w:val="en-US"/>
          </w:rPr>
          <w:delText>Ashikhmin</w:delText>
        </w:r>
        <w:r w:rsidRPr="00B12333" w:rsidDel="0091212B">
          <w:rPr>
            <w:rFonts w:ascii="Times New Roman" w:hAnsi="Times New Roman" w:cs="Times New Roman"/>
            <w:sz w:val="28"/>
            <w:szCs w:val="28"/>
          </w:rPr>
          <w:delText>-</w:delText>
        </w:r>
        <w:r w:rsidRPr="00B12333" w:rsidDel="0091212B">
          <w:rPr>
            <w:rFonts w:ascii="Times New Roman" w:hAnsi="Times New Roman" w:cs="Times New Roman"/>
            <w:sz w:val="28"/>
            <w:szCs w:val="28"/>
            <w:lang w:val="en-US"/>
          </w:rPr>
          <w:delText>Shirley</w:delText>
        </w:r>
        <w:r w:rsidR="00FE0E99" w:rsidRPr="00B12333" w:rsidDel="0091212B">
          <w:rPr>
            <w:rFonts w:ascii="Times New Roman" w:hAnsi="Times New Roman" w:cs="Times New Roman"/>
            <w:sz w:val="28"/>
            <w:szCs w:val="28"/>
            <w:lang w:val="en-US"/>
          </w:rPr>
          <w:delText>.</w:delText>
        </w:r>
      </w:del>
    </w:p>
    <w:p w14:paraId="79EEBF69" w14:textId="242B11A0" w:rsidR="00352660" w:rsidRPr="00B12333" w:rsidDel="0091212B" w:rsidRDefault="00CE254F" w:rsidP="0091212B">
      <w:pPr>
        <w:shd w:val="clear" w:color="auto" w:fill="FFFFFF" w:themeFill="background1"/>
        <w:spacing w:after="0" w:line="276" w:lineRule="auto"/>
        <w:ind w:left="708"/>
        <w:contextualSpacing/>
        <w:jc w:val="center"/>
        <w:rPr>
          <w:del w:id="1869" w:author="Борис Гогинян" w:date="2020-05-30T16:28:00Z"/>
          <w:rFonts w:ascii="Times New Roman" w:hAnsi="Times New Roman" w:cs="Times New Roman"/>
          <w:sz w:val="28"/>
          <w:szCs w:val="28"/>
        </w:rPr>
        <w:pPrChange w:id="1870" w:author="Борис Гогинян" w:date="2020-05-30T16:28:00Z">
          <w:pPr>
            <w:shd w:val="clear" w:color="auto" w:fill="FFFFFF" w:themeFill="background1"/>
            <w:spacing w:line="276" w:lineRule="auto"/>
            <w:ind w:left="708"/>
          </w:pPr>
        </w:pPrChange>
      </w:pPr>
      <w:del w:id="1871" w:author="Борис Гогинян" w:date="2020-05-30T16:28:00Z">
        <w:r w:rsidRPr="00B12333" w:rsidDel="0091212B">
          <w:rPr>
            <w:rFonts w:ascii="Times New Roman" w:hAnsi="Times New Roman" w:cs="Times New Roman"/>
            <w:sz w:val="28"/>
            <w:szCs w:val="28"/>
          </w:rPr>
          <w:delText>В исследовании использовались модели GGX и Beckmann, которые были описаны ранее. Подробное описание всех моделей функции распределения можно найти в [20]</w:delText>
        </w:r>
        <w:r w:rsidR="00091A95" w:rsidRPr="00B12333" w:rsidDel="0091212B">
          <w:rPr>
            <w:rFonts w:ascii="Times New Roman" w:hAnsi="Times New Roman" w:cs="Times New Roman"/>
            <w:sz w:val="28"/>
            <w:szCs w:val="28"/>
          </w:rPr>
          <w:delText>.</w:delText>
        </w:r>
      </w:del>
    </w:p>
    <w:p w14:paraId="28103412" w14:textId="6E808033" w:rsidR="00890A1D" w:rsidRPr="00AD4BD2" w:rsidDel="0091212B" w:rsidRDefault="0099704B" w:rsidP="0091212B">
      <w:pPr>
        <w:pStyle w:val="a5"/>
        <w:numPr>
          <w:ilvl w:val="0"/>
          <w:numId w:val="19"/>
        </w:numPr>
        <w:shd w:val="clear" w:color="auto" w:fill="FFFFFF" w:themeFill="background1"/>
        <w:spacing w:after="0" w:line="240" w:lineRule="auto"/>
        <w:jc w:val="center"/>
        <w:rPr>
          <w:del w:id="1872" w:author="Борис Гогинян" w:date="2020-05-30T16:28:00Z"/>
          <w:rFonts w:ascii="Times New Roman" w:hAnsi="Times New Roman" w:cs="Times New Roman"/>
          <w:sz w:val="28"/>
          <w:szCs w:val="28"/>
        </w:rPr>
        <w:pPrChange w:id="1873" w:author="Борис Гогинян" w:date="2020-05-30T16:28:00Z">
          <w:pPr>
            <w:pStyle w:val="a5"/>
            <w:numPr>
              <w:numId w:val="19"/>
            </w:numPr>
            <w:shd w:val="clear" w:color="auto" w:fill="FFFFFF" w:themeFill="background1"/>
            <w:spacing w:line="240" w:lineRule="auto"/>
            <w:ind w:left="643" w:hanging="360"/>
          </w:pPr>
        </w:pPrChange>
      </w:pPr>
      <w:del w:id="1874" w:author="Борис Гогинян" w:date="2020-05-30T16:28:00Z">
        <w:r w:rsidDel="0091212B">
          <w:fldChar w:fldCharType="begin"/>
        </w:r>
        <w:r w:rsidDel="0091212B">
          <w:delInstrText xml:space="preserve"> HYPERLINK "https://docs.blender.org/manual/en/latest/render/shader_nodes/shader</w:delInstrText>
        </w:r>
        <w:r w:rsidDel="0091212B">
          <w:delInstrText xml:space="preserve">/glossy.html" </w:delInstrText>
        </w:r>
        <w:r w:rsidDel="0091212B">
          <w:fldChar w:fldCharType="separate"/>
        </w:r>
        <w:r w:rsidR="00352660" w:rsidRPr="00AD4BD2" w:rsidDel="0091212B">
          <w:rPr>
            <w:rStyle w:val="a3"/>
            <w:rFonts w:ascii="Times New Roman" w:hAnsi="Times New Roman" w:cs="Times New Roman"/>
            <w:color w:val="auto"/>
            <w:sz w:val="28"/>
            <w:szCs w:val="28"/>
            <w:u w:val="none"/>
            <w:lang w:val="en-US"/>
          </w:rPr>
          <w:delText>Glass BSDF</w:delText>
        </w:r>
        <w:r w:rsidDel="0091212B">
          <w:rPr>
            <w:rStyle w:val="a3"/>
            <w:rFonts w:ascii="Times New Roman" w:hAnsi="Times New Roman" w:cs="Times New Roman"/>
            <w:color w:val="auto"/>
            <w:sz w:val="28"/>
            <w:szCs w:val="28"/>
            <w:u w:val="none"/>
            <w:lang w:val="en-US"/>
          </w:rPr>
          <w:fldChar w:fldCharType="end"/>
        </w:r>
        <w:r w:rsidR="00CE254F" w:rsidRPr="00F13D22" w:rsidDel="0091212B">
          <w:rPr>
            <w:rFonts w:ascii="Times New Roman" w:hAnsi="Times New Roman" w:cs="Times New Roman"/>
            <w:sz w:val="28"/>
            <w:szCs w:val="28"/>
            <w:lang w:val="en-US"/>
          </w:rPr>
          <w:delText xml:space="preserve"> </w:delText>
        </w:r>
      </w:del>
    </w:p>
    <w:p w14:paraId="5BC37673" w14:textId="6793BA57" w:rsidR="00352660" w:rsidRPr="00AD4BD2" w:rsidDel="0091212B" w:rsidRDefault="00352660" w:rsidP="0091212B">
      <w:pPr>
        <w:shd w:val="clear" w:color="auto" w:fill="FFFFFF" w:themeFill="background1"/>
        <w:spacing w:after="0" w:line="276" w:lineRule="auto"/>
        <w:ind w:left="643"/>
        <w:contextualSpacing/>
        <w:jc w:val="center"/>
        <w:rPr>
          <w:del w:id="1875" w:author="Борис Гогинян" w:date="2020-05-30T16:28:00Z"/>
          <w:rFonts w:ascii="Times New Roman" w:hAnsi="Times New Roman" w:cs="Times New Roman"/>
          <w:sz w:val="28"/>
          <w:szCs w:val="28"/>
        </w:rPr>
        <w:pPrChange w:id="1876" w:author="Борис Гогинян" w:date="2020-05-30T16:28:00Z">
          <w:pPr>
            <w:shd w:val="clear" w:color="auto" w:fill="FFFFFF" w:themeFill="background1"/>
            <w:spacing w:line="276" w:lineRule="auto"/>
            <w:ind w:left="643"/>
          </w:pPr>
        </w:pPrChange>
      </w:pPr>
      <w:del w:id="1877" w:author="Борис Гогинян" w:date="2020-05-30T16:28:00Z">
        <w:r w:rsidRPr="00AD4BD2" w:rsidDel="0091212B">
          <w:rPr>
            <w:rFonts w:ascii="Times New Roman" w:hAnsi="Times New Roman" w:cs="Times New Roman"/>
            <w:sz w:val="28"/>
            <w:szCs w:val="28"/>
          </w:rPr>
          <w:delText>Данная модель оптимизирована под стеклянную поверхность</w:delText>
        </w:r>
        <w:r w:rsidR="00091A95" w:rsidRPr="00AD4BD2" w:rsidDel="0091212B">
          <w:rPr>
            <w:rFonts w:ascii="Times New Roman" w:hAnsi="Times New Roman" w:cs="Times New Roman"/>
            <w:sz w:val="28"/>
            <w:szCs w:val="28"/>
          </w:rPr>
          <w:delText xml:space="preserve"> </w:delText>
        </w:r>
        <w:r w:rsidR="00091A95" w:rsidRPr="00B5325E" w:rsidDel="0091212B">
          <w:rPr>
            <w:rFonts w:ascii="Times New Roman" w:hAnsi="Times New Roman" w:cs="Times New Roman"/>
            <w:sz w:val="28"/>
            <w:szCs w:val="28"/>
          </w:rPr>
          <w:delText>[22]</w:delText>
        </w:r>
        <w:r w:rsidRPr="00F13D22" w:rsidDel="0091212B">
          <w:rPr>
            <w:rFonts w:ascii="Times New Roman" w:hAnsi="Times New Roman" w:cs="Times New Roman"/>
            <w:sz w:val="28"/>
            <w:szCs w:val="28"/>
          </w:rPr>
          <w:delText xml:space="preserve">. </w:delText>
        </w:r>
        <w:r w:rsidR="00CE254F" w:rsidRPr="00AD4BD2" w:rsidDel="0091212B">
          <w:rPr>
            <w:rFonts w:ascii="Times New Roman" w:hAnsi="Times New Roman" w:cs="Times New Roman"/>
            <w:sz w:val="28"/>
            <w:szCs w:val="28"/>
          </w:rPr>
          <w:delText xml:space="preserve">В ней используется </w:delText>
        </w:r>
        <w:r w:rsidR="00CE254F" w:rsidRPr="00AD4BD2" w:rsidDel="0091212B">
          <w:rPr>
            <w:rFonts w:ascii="Times New Roman" w:hAnsi="Times New Roman" w:cs="Times New Roman"/>
            <w:sz w:val="28"/>
            <w:szCs w:val="28"/>
            <w:lang w:val="en-US"/>
          </w:rPr>
          <w:delText>BRDF</w:delText>
        </w:r>
        <w:r w:rsidR="00CE254F" w:rsidRPr="00AD4BD2" w:rsidDel="0091212B">
          <w:rPr>
            <w:rFonts w:ascii="Times New Roman" w:hAnsi="Times New Roman" w:cs="Times New Roman"/>
            <w:sz w:val="28"/>
            <w:szCs w:val="28"/>
          </w:rPr>
          <w:delText xml:space="preserve"> Кука-Торренса [17]</w:delText>
        </w:r>
        <w:r w:rsidR="00441FBD" w:rsidRPr="00AD4BD2" w:rsidDel="0091212B">
          <w:rPr>
            <w:rFonts w:ascii="Times New Roman" w:hAnsi="Times New Roman" w:cs="Times New Roman"/>
            <w:sz w:val="28"/>
            <w:szCs w:val="28"/>
          </w:rPr>
          <w:delText xml:space="preserve"> и есть возможность</w:delText>
        </w:r>
        <w:r w:rsidR="009E4741" w:rsidRPr="00AD4BD2" w:rsidDel="0091212B">
          <w:rPr>
            <w:rFonts w:ascii="Times New Roman" w:hAnsi="Times New Roman" w:cs="Times New Roman"/>
            <w:sz w:val="28"/>
            <w:szCs w:val="28"/>
          </w:rPr>
          <w:delText>,</w:delText>
        </w:r>
        <w:r w:rsidR="00441FBD" w:rsidRPr="00AD4BD2" w:rsidDel="0091212B">
          <w:rPr>
            <w:rFonts w:ascii="Times New Roman" w:hAnsi="Times New Roman" w:cs="Times New Roman"/>
            <w:sz w:val="28"/>
            <w:szCs w:val="28"/>
          </w:rPr>
          <w:delText xml:space="preserve"> так же как в предыдущем шейдере</w:delText>
        </w:r>
        <w:r w:rsidR="009E4741" w:rsidRPr="00AD4BD2" w:rsidDel="0091212B">
          <w:rPr>
            <w:rFonts w:ascii="Times New Roman" w:hAnsi="Times New Roman" w:cs="Times New Roman"/>
            <w:sz w:val="28"/>
            <w:szCs w:val="28"/>
          </w:rPr>
          <w:delText>,</w:delText>
        </w:r>
        <w:r w:rsidR="00441FBD" w:rsidRPr="00AD4BD2" w:rsidDel="0091212B">
          <w:rPr>
            <w:rFonts w:ascii="Times New Roman" w:hAnsi="Times New Roman" w:cs="Times New Roman"/>
            <w:sz w:val="28"/>
            <w:szCs w:val="28"/>
          </w:rPr>
          <w:delText xml:space="preserve"> выбрать используемое распределение для микрограней поверхности</w:delText>
        </w:r>
        <w:r w:rsidR="00CE254F" w:rsidRPr="00AD4BD2" w:rsidDel="0091212B">
          <w:rPr>
            <w:rFonts w:ascii="Times New Roman" w:hAnsi="Times New Roman" w:cs="Times New Roman"/>
            <w:sz w:val="28"/>
            <w:szCs w:val="28"/>
          </w:rPr>
          <w:delText>, чтобы регулировать степень шероховатости стекла</w:delText>
        </w:r>
        <w:r w:rsidR="00441FBD" w:rsidRPr="00AD4BD2" w:rsidDel="0091212B">
          <w:rPr>
            <w:rFonts w:ascii="Times New Roman" w:hAnsi="Times New Roman" w:cs="Times New Roman"/>
            <w:sz w:val="28"/>
            <w:szCs w:val="28"/>
          </w:rPr>
          <w:delText>:</w:delText>
        </w:r>
      </w:del>
    </w:p>
    <w:p w14:paraId="113352F7" w14:textId="13D91BD6" w:rsidR="00441FBD" w:rsidRPr="00AD4BD2" w:rsidDel="0091212B" w:rsidRDefault="00441FBD" w:rsidP="0091212B">
      <w:pPr>
        <w:pStyle w:val="a5"/>
        <w:numPr>
          <w:ilvl w:val="0"/>
          <w:numId w:val="45"/>
        </w:numPr>
        <w:shd w:val="clear" w:color="auto" w:fill="FFFFFF" w:themeFill="background1"/>
        <w:spacing w:after="0" w:line="276" w:lineRule="auto"/>
        <w:jc w:val="center"/>
        <w:rPr>
          <w:del w:id="1878" w:author="Борис Гогинян" w:date="2020-05-30T16:28:00Z"/>
          <w:rFonts w:ascii="Times New Roman" w:hAnsi="Times New Roman" w:cs="Times New Roman"/>
          <w:sz w:val="28"/>
          <w:szCs w:val="28"/>
        </w:rPr>
        <w:pPrChange w:id="1879" w:author="Борис Гогинян" w:date="2020-05-30T16:28:00Z">
          <w:pPr>
            <w:pStyle w:val="a5"/>
            <w:numPr>
              <w:numId w:val="45"/>
            </w:numPr>
            <w:shd w:val="clear" w:color="auto" w:fill="FFFFFF" w:themeFill="background1"/>
            <w:spacing w:line="276" w:lineRule="auto"/>
            <w:ind w:left="1352" w:hanging="360"/>
          </w:pPr>
        </w:pPrChange>
      </w:pPr>
      <w:del w:id="1880" w:author="Борис Гогинян" w:date="2020-05-30T16:28:00Z">
        <w:r w:rsidRPr="00AD4BD2" w:rsidDel="0091212B">
          <w:rPr>
            <w:rFonts w:ascii="Times New Roman" w:hAnsi="Times New Roman" w:cs="Times New Roman"/>
            <w:sz w:val="28"/>
            <w:szCs w:val="28"/>
            <w:lang w:val="en-US"/>
          </w:rPr>
          <w:delText>Sharp</w:delText>
        </w:r>
        <w:r w:rsidR="00FE0E99" w:rsidRPr="00AD4BD2" w:rsidDel="0091212B">
          <w:rPr>
            <w:rFonts w:ascii="Times New Roman" w:hAnsi="Times New Roman" w:cs="Times New Roman"/>
            <w:sz w:val="28"/>
            <w:szCs w:val="28"/>
            <w:lang w:val="en-US"/>
          </w:rPr>
          <w:delText>;</w:delText>
        </w:r>
      </w:del>
    </w:p>
    <w:p w14:paraId="790287A6" w14:textId="2D7621E2" w:rsidR="00441FBD" w:rsidRPr="00AD4BD2" w:rsidDel="0091212B" w:rsidRDefault="00441FBD" w:rsidP="0091212B">
      <w:pPr>
        <w:pStyle w:val="a5"/>
        <w:numPr>
          <w:ilvl w:val="0"/>
          <w:numId w:val="45"/>
        </w:numPr>
        <w:shd w:val="clear" w:color="auto" w:fill="FFFFFF" w:themeFill="background1"/>
        <w:spacing w:after="0" w:line="276" w:lineRule="auto"/>
        <w:ind w:left="1635"/>
        <w:jc w:val="center"/>
        <w:rPr>
          <w:del w:id="1881" w:author="Борис Гогинян" w:date="2020-05-30T16:28:00Z"/>
          <w:rFonts w:ascii="Times New Roman" w:hAnsi="Times New Roman" w:cs="Times New Roman"/>
          <w:sz w:val="28"/>
          <w:szCs w:val="28"/>
        </w:rPr>
        <w:pPrChange w:id="1882" w:author="Борис Гогинян" w:date="2020-05-30T16:28:00Z">
          <w:pPr>
            <w:pStyle w:val="a5"/>
            <w:numPr>
              <w:numId w:val="45"/>
            </w:numPr>
            <w:shd w:val="clear" w:color="auto" w:fill="FFFFFF" w:themeFill="background1"/>
            <w:spacing w:line="276" w:lineRule="auto"/>
            <w:ind w:left="1635" w:hanging="360"/>
          </w:pPr>
        </w:pPrChange>
      </w:pPr>
      <w:del w:id="1883" w:author="Борис Гогинян" w:date="2020-05-30T16:28:00Z">
        <w:r w:rsidRPr="00AD4BD2" w:rsidDel="0091212B">
          <w:rPr>
            <w:rFonts w:ascii="Times New Roman" w:hAnsi="Times New Roman" w:cs="Times New Roman"/>
            <w:sz w:val="28"/>
            <w:szCs w:val="28"/>
            <w:lang w:val="en-US"/>
          </w:rPr>
          <w:delText>GGX</w:delText>
        </w:r>
        <w:r w:rsidR="00FE0E99" w:rsidRPr="00AD4BD2" w:rsidDel="0091212B">
          <w:rPr>
            <w:rFonts w:ascii="Times New Roman" w:hAnsi="Times New Roman" w:cs="Times New Roman"/>
            <w:sz w:val="28"/>
            <w:szCs w:val="28"/>
            <w:lang w:val="en-US"/>
          </w:rPr>
          <w:delText>;</w:delText>
        </w:r>
      </w:del>
    </w:p>
    <w:p w14:paraId="2D62B316" w14:textId="60B1A226" w:rsidR="00441FBD" w:rsidRPr="00AD4BD2" w:rsidDel="0091212B" w:rsidRDefault="00441FBD" w:rsidP="0091212B">
      <w:pPr>
        <w:pStyle w:val="a5"/>
        <w:numPr>
          <w:ilvl w:val="0"/>
          <w:numId w:val="45"/>
        </w:numPr>
        <w:shd w:val="clear" w:color="auto" w:fill="FFFFFF" w:themeFill="background1"/>
        <w:spacing w:after="0" w:line="276" w:lineRule="auto"/>
        <w:ind w:left="1635"/>
        <w:jc w:val="center"/>
        <w:rPr>
          <w:del w:id="1884" w:author="Борис Гогинян" w:date="2020-05-30T16:28:00Z"/>
          <w:rFonts w:ascii="Times New Roman" w:hAnsi="Times New Roman" w:cs="Times New Roman"/>
          <w:sz w:val="28"/>
          <w:szCs w:val="28"/>
        </w:rPr>
        <w:pPrChange w:id="1885" w:author="Борис Гогинян" w:date="2020-05-30T16:28:00Z">
          <w:pPr>
            <w:pStyle w:val="a5"/>
            <w:numPr>
              <w:numId w:val="45"/>
            </w:numPr>
            <w:shd w:val="clear" w:color="auto" w:fill="FFFFFF" w:themeFill="background1"/>
            <w:spacing w:line="276" w:lineRule="auto"/>
            <w:ind w:left="1635" w:hanging="360"/>
          </w:pPr>
        </w:pPrChange>
      </w:pPr>
      <w:commentRangeStart w:id="1886"/>
      <w:del w:id="1887" w:author="Борис Гогинян" w:date="2020-05-30T16:28:00Z">
        <w:r w:rsidRPr="00AD4BD2" w:rsidDel="0091212B">
          <w:rPr>
            <w:rFonts w:ascii="Times New Roman" w:hAnsi="Times New Roman" w:cs="Times New Roman"/>
            <w:sz w:val="28"/>
            <w:szCs w:val="28"/>
            <w:lang w:val="en-US"/>
          </w:rPr>
          <w:delText>Beckmann</w:delText>
        </w:r>
        <w:commentRangeEnd w:id="1886"/>
        <w:r w:rsidR="00AE5A12" w:rsidRPr="00B5325E" w:rsidDel="0091212B">
          <w:rPr>
            <w:rStyle w:val="af1"/>
            <w:sz w:val="28"/>
            <w:szCs w:val="28"/>
          </w:rPr>
          <w:commentReference w:id="1886"/>
        </w:r>
        <w:r w:rsidR="00FE0E99" w:rsidRPr="00F13D22" w:rsidDel="0091212B">
          <w:rPr>
            <w:rFonts w:ascii="Times New Roman" w:hAnsi="Times New Roman" w:cs="Times New Roman"/>
            <w:sz w:val="28"/>
            <w:szCs w:val="28"/>
            <w:lang w:val="en-US"/>
          </w:rPr>
          <w:delText>.</w:delText>
        </w:r>
      </w:del>
    </w:p>
    <w:p w14:paraId="29D43108" w14:textId="22539D0F" w:rsidR="00441FBD" w:rsidRPr="00AD4BD2" w:rsidDel="0091212B" w:rsidRDefault="004F772F" w:rsidP="0091212B">
      <w:pPr>
        <w:shd w:val="clear" w:color="auto" w:fill="FFFFFF" w:themeFill="background1"/>
        <w:spacing w:after="0" w:line="276" w:lineRule="auto"/>
        <w:ind w:left="643"/>
        <w:contextualSpacing/>
        <w:jc w:val="center"/>
        <w:rPr>
          <w:del w:id="1888" w:author="Борис Гогинян" w:date="2020-05-30T16:28:00Z"/>
          <w:rFonts w:ascii="Times New Roman" w:hAnsi="Times New Roman" w:cs="Times New Roman"/>
          <w:sz w:val="28"/>
          <w:szCs w:val="28"/>
        </w:rPr>
        <w:pPrChange w:id="1889" w:author="Борис Гогинян" w:date="2020-05-30T16:28:00Z">
          <w:pPr>
            <w:shd w:val="clear" w:color="auto" w:fill="FFFFFF" w:themeFill="background1"/>
            <w:spacing w:line="276" w:lineRule="auto"/>
            <w:ind w:left="643"/>
          </w:pPr>
        </w:pPrChange>
      </w:pPr>
      <w:del w:id="1890" w:author="Борис Гогинян" w:date="2020-05-30T16:28:00Z">
        <w:r w:rsidRPr="00AD4BD2" w:rsidDel="0091212B">
          <w:rPr>
            <w:rFonts w:ascii="Times New Roman" w:hAnsi="Times New Roman" w:cs="Times New Roman"/>
            <w:sz w:val="28"/>
            <w:szCs w:val="28"/>
          </w:rPr>
          <w:delText>Также через параметры задаются:</w:delText>
        </w:r>
      </w:del>
    </w:p>
    <w:p w14:paraId="566000A3" w14:textId="06ABAA13" w:rsidR="004F772F" w:rsidRPr="00AD4BD2" w:rsidDel="0091212B" w:rsidRDefault="004F772F" w:rsidP="0091212B">
      <w:pPr>
        <w:pStyle w:val="a5"/>
        <w:numPr>
          <w:ilvl w:val="0"/>
          <w:numId w:val="23"/>
        </w:numPr>
        <w:shd w:val="clear" w:color="auto" w:fill="FFFFFF" w:themeFill="background1"/>
        <w:spacing w:after="0" w:line="276" w:lineRule="auto"/>
        <w:ind w:left="1363"/>
        <w:jc w:val="center"/>
        <w:rPr>
          <w:del w:id="1891" w:author="Борис Гогинян" w:date="2020-05-30T16:28:00Z"/>
          <w:rFonts w:ascii="Times New Roman" w:hAnsi="Times New Roman" w:cs="Times New Roman"/>
          <w:sz w:val="28"/>
          <w:szCs w:val="28"/>
        </w:rPr>
        <w:pPrChange w:id="1892" w:author="Борис Гогинян" w:date="2020-05-30T16:28:00Z">
          <w:pPr>
            <w:pStyle w:val="a5"/>
            <w:numPr>
              <w:numId w:val="23"/>
            </w:numPr>
            <w:shd w:val="clear" w:color="auto" w:fill="FFFFFF" w:themeFill="background1"/>
            <w:spacing w:line="276" w:lineRule="auto"/>
            <w:ind w:left="1363" w:hanging="360"/>
          </w:pPr>
        </w:pPrChange>
      </w:pPr>
      <w:del w:id="1893" w:author="Борис Гогинян" w:date="2020-05-30T16:28:00Z">
        <w:r w:rsidRPr="00AD4BD2" w:rsidDel="0091212B">
          <w:rPr>
            <w:rFonts w:ascii="Times New Roman" w:hAnsi="Times New Roman" w:cs="Times New Roman"/>
            <w:sz w:val="28"/>
            <w:szCs w:val="28"/>
          </w:rPr>
          <w:delText>Color</w:delText>
        </w:r>
        <w:r w:rsidR="009E4741" w:rsidRPr="00AD4BD2" w:rsidDel="0091212B">
          <w:rPr>
            <w:rFonts w:ascii="Times New Roman" w:hAnsi="Times New Roman" w:cs="Times New Roman"/>
            <w:sz w:val="28"/>
            <w:szCs w:val="28"/>
          </w:rPr>
          <w:delText xml:space="preserve"> </w:delText>
        </w:r>
        <w:r w:rsidR="00FE0E99" w:rsidRPr="00AD4BD2" w:rsidDel="0091212B">
          <w:rPr>
            <w:rFonts w:ascii="Times New Roman" w:hAnsi="Times New Roman" w:cs="Times New Roman"/>
            <w:sz w:val="28"/>
            <w:szCs w:val="28"/>
            <w:lang w:val="en-US"/>
          </w:rPr>
          <w:delText xml:space="preserve">– </w:delText>
        </w:r>
        <w:r w:rsidR="009E4741" w:rsidRPr="00AD4BD2" w:rsidDel="0091212B">
          <w:rPr>
            <w:rFonts w:ascii="Times New Roman" w:hAnsi="Times New Roman" w:cs="Times New Roman"/>
            <w:sz w:val="28"/>
            <w:szCs w:val="28"/>
          </w:rPr>
          <w:delText>цвет стекла</w:delText>
        </w:r>
        <w:r w:rsidR="00FE0E99" w:rsidRPr="00AD4BD2" w:rsidDel="0091212B">
          <w:rPr>
            <w:rFonts w:ascii="Times New Roman" w:hAnsi="Times New Roman" w:cs="Times New Roman"/>
            <w:sz w:val="28"/>
            <w:szCs w:val="28"/>
            <w:lang w:val="en-US"/>
          </w:rPr>
          <w:delText>;</w:delText>
        </w:r>
      </w:del>
    </w:p>
    <w:p w14:paraId="1B00E13B" w14:textId="2FF7971B" w:rsidR="004F772F" w:rsidRPr="00AD4BD2" w:rsidDel="0091212B" w:rsidRDefault="004F772F" w:rsidP="0091212B">
      <w:pPr>
        <w:pStyle w:val="a5"/>
        <w:numPr>
          <w:ilvl w:val="0"/>
          <w:numId w:val="23"/>
        </w:numPr>
        <w:shd w:val="clear" w:color="auto" w:fill="FFFFFF" w:themeFill="background1"/>
        <w:spacing w:after="0" w:line="276" w:lineRule="auto"/>
        <w:ind w:left="1363"/>
        <w:jc w:val="center"/>
        <w:rPr>
          <w:del w:id="1894" w:author="Борис Гогинян" w:date="2020-05-30T16:28:00Z"/>
          <w:rFonts w:ascii="Times New Roman" w:hAnsi="Times New Roman" w:cs="Times New Roman"/>
          <w:sz w:val="28"/>
          <w:szCs w:val="28"/>
        </w:rPr>
        <w:pPrChange w:id="1895" w:author="Борис Гогинян" w:date="2020-05-30T16:28:00Z">
          <w:pPr>
            <w:pStyle w:val="a5"/>
            <w:numPr>
              <w:numId w:val="23"/>
            </w:numPr>
            <w:shd w:val="clear" w:color="auto" w:fill="FFFFFF" w:themeFill="background1"/>
            <w:spacing w:line="276" w:lineRule="auto"/>
            <w:ind w:left="1363" w:hanging="360"/>
          </w:pPr>
        </w:pPrChange>
      </w:pPr>
      <w:del w:id="1896" w:author="Борис Гогинян" w:date="2020-05-30T16:28:00Z">
        <w:r w:rsidRPr="00AD4BD2" w:rsidDel="0091212B">
          <w:rPr>
            <w:rFonts w:ascii="Times New Roman" w:hAnsi="Times New Roman" w:cs="Times New Roman"/>
            <w:sz w:val="28"/>
            <w:szCs w:val="28"/>
          </w:rPr>
          <w:delText>Roughness</w:delText>
        </w:r>
        <w:r w:rsidR="009E4741" w:rsidRPr="00AD4BD2" w:rsidDel="0091212B">
          <w:rPr>
            <w:rFonts w:ascii="Times New Roman" w:hAnsi="Times New Roman" w:cs="Times New Roman"/>
            <w:sz w:val="28"/>
            <w:szCs w:val="28"/>
          </w:rPr>
          <w:delText xml:space="preserve"> – шероховатость, задается с помощью </w:delText>
        </w:r>
        <w:r w:rsidR="009E4741" w:rsidRPr="00AD4BD2" w:rsidDel="0091212B">
          <w:rPr>
            <w:rFonts w:ascii="Times New Roman" w:hAnsi="Times New Roman" w:cs="Times New Roman"/>
            <w:sz w:val="28"/>
            <w:szCs w:val="28"/>
            <w:lang w:val="en-US"/>
          </w:rPr>
          <w:delText>D</w:delText>
        </w:r>
        <w:r w:rsidR="00FE0E99" w:rsidRPr="00AD4BD2" w:rsidDel="0091212B">
          <w:rPr>
            <w:rFonts w:ascii="Times New Roman" w:hAnsi="Times New Roman" w:cs="Times New Roman"/>
            <w:sz w:val="28"/>
            <w:szCs w:val="28"/>
          </w:rPr>
          <w:delText>;</w:delText>
        </w:r>
      </w:del>
    </w:p>
    <w:p w14:paraId="2733F75C" w14:textId="24C7C89A" w:rsidR="00CE254F" w:rsidRPr="00AD4BD2" w:rsidDel="0091212B" w:rsidRDefault="004F772F" w:rsidP="0091212B">
      <w:pPr>
        <w:pStyle w:val="a5"/>
        <w:numPr>
          <w:ilvl w:val="0"/>
          <w:numId w:val="23"/>
        </w:numPr>
        <w:shd w:val="clear" w:color="auto" w:fill="FFFFFF" w:themeFill="background1"/>
        <w:spacing w:after="0" w:line="276" w:lineRule="auto"/>
        <w:ind w:left="1363"/>
        <w:jc w:val="center"/>
        <w:rPr>
          <w:del w:id="1897" w:author="Борис Гогинян" w:date="2020-05-30T16:28:00Z"/>
          <w:rFonts w:ascii="Times New Roman" w:hAnsi="Times New Roman" w:cs="Times New Roman"/>
          <w:sz w:val="28"/>
          <w:szCs w:val="28"/>
        </w:rPr>
        <w:pPrChange w:id="1898" w:author="Борис Гогинян" w:date="2020-05-30T16:28:00Z">
          <w:pPr>
            <w:pStyle w:val="a5"/>
            <w:numPr>
              <w:numId w:val="23"/>
            </w:numPr>
            <w:shd w:val="clear" w:color="auto" w:fill="FFFFFF" w:themeFill="background1"/>
            <w:spacing w:line="276" w:lineRule="auto"/>
            <w:ind w:left="1363" w:hanging="360"/>
          </w:pPr>
        </w:pPrChange>
      </w:pPr>
      <w:del w:id="1899" w:author="Борис Гогинян" w:date="2020-05-30T16:28:00Z">
        <w:r w:rsidRPr="00AD4BD2" w:rsidDel="0091212B">
          <w:rPr>
            <w:rFonts w:ascii="Times New Roman" w:hAnsi="Times New Roman" w:cs="Times New Roman"/>
            <w:sz w:val="28"/>
            <w:szCs w:val="28"/>
          </w:rPr>
          <w:delText>IOR (</w:delText>
        </w:r>
        <w:r w:rsidRPr="00AD4BD2" w:rsidDel="0091212B">
          <w:rPr>
            <w:rFonts w:ascii="Times New Roman" w:hAnsi="Times New Roman" w:cs="Times New Roman"/>
            <w:sz w:val="28"/>
            <w:szCs w:val="28"/>
            <w:lang w:val="en-US"/>
          </w:rPr>
          <w:delText>Index of refraction</w:delText>
        </w:r>
        <w:r w:rsidRPr="00AD4BD2" w:rsidDel="0091212B">
          <w:rPr>
            <w:rFonts w:ascii="Times New Roman" w:hAnsi="Times New Roman" w:cs="Times New Roman"/>
            <w:sz w:val="28"/>
            <w:szCs w:val="28"/>
          </w:rPr>
          <w:delText>)</w:delText>
        </w:r>
        <w:r w:rsidR="009E4741" w:rsidRPr="00AD4BD2" w:rsidDel="0091212B">
          <w:rPr>
            <w:rFonts w:ascii="Times New Roman" w:hAnsi="Times New Roman" w:cs="Times New Roman"/>
            <w:sz w:val="28"/>
            <w:szCs w:val="28"/>
            <w:lang w:val="en-US"/>
          </w:rPr>
          <w:delText xml:space="preserve"> </w:delText>
        </w:r>
        <w:r w:rsidR="009E4741" w:rsidRPr="00AD4BD2" w:rsidDel="0091212B">
          <w:rPr>
            <w:rFonts w:ascii="Times New Roman" w:hAnsi="Times New Roman" w:cs="Times New Roman"/>
            <w:sz w:val="28"/>
            <w:szCs w:val="28"/>
          </w:rPr>
          <w:delText>– показатель преломления</w:delText>
        </w:r>
        <w:r w:rsidR="00FE0E99" w:rsidRPr="00AD4BD2" w:rsidDel="0091212B">
          <w:rPr>
            <w:rFonts w:ascii="Times New Roman" w:hAnsi="Times New Roman" w:cs="Times New Roman"/>
            <w:sz w:val="28"/>
            <w:szCs w:val="28"/>
            <w:lang w:val="en-US"/>
          </w:rPr>
          <w:delText>.</w:delText>
        </w:r>
      </w:del>
    </w:p>
    <w:p w14:paraId="052B23F6" w14:textId="1F67709F" w:rsidR="00FE0E99" w:rsidRPr="00B5325E" w:rsidDel="0091212B" w:rsidRDefault="00FE0E99" w:rsidP="0091212B">
      <w:pPr>
        <w:shd w:val="clear" w:color="auto" w:fill="FFFFFF" w:themeFill="background1"/>
        <w:spacing w:after="0" w:line="240" w:lineRule="auto"/>
        <w:ind w:left="360"/>
        <w:contextualSpacing/>
        <w:jc w:val="center"/>
        <w:rPr>
          <w:del w:id="1900" w:author="Борис Гогинян" w:date="2020-05-30T16:28:00Z"/>
          <w:sz w:val="28"/>
          <w:szCs w:val="28"/>
        </w:rPr>
        <w:pPrChange w:id="1901" w:author="Борис Гогинян" w:date="2020-05-30T16:28:00Z">
          <w:pPr>
            <w:shd w:val="clear" w:color="auto" w:fill="FFFFFF" w:themeFill="background1"/>
            <w:spacing w:line="240" w:lineRule="auto"/>
            <w:ind w:left="360"/>
          </w:pPr>
        </w:pPrChange>
      </w:pPr>
    </w:p>
    <w:p w14:paraId="10E7ED86" w14:textId="6BDCAC43" w:rsidR="00A6235B" w:rsidRPr="00F13D22" w:rsidDel="0091212B" w:rsidRDefault="0099704B" w:rsidP="0091212B">
      <w:pPr>
        <w:pStyle w:val="a5"/>
        <w:numPr>
          <w:ilvl w:val="0"/>
          <w:numId w:val="19"/>
        </w:numPr>
        <w:shd w:val="clear" w:color="auto" w:fill="FFFFFF" w:themeFill="background1"/>
        <w:spacing w:after="0" w:line="240" w:lineRule="auto"/>
        <w:jc w:val="center"/>
        <w:rPr>
          <w:del w:id="1902" w:author="Борис Гогинян" w:date="2020-05-30T16:28:00Z"/>
          <w:rFonts w:ascii="Times New Roman" w:hAnsi="Times New Roman" w:cs="Times New Roman"/>
          <w:sz w:val="28"/>
          <w:szCs w:val="28"/>
          <w:lang w:val="en-US"/>
        </w:rPr>
        <w:pPrChange w:id="1903" w:author="Борис Гогинян" w:date="2020-05-30T16:28:00Z">
          <w:pPr>
            <w:pStyle w:val="a5"/>
            <w:numPr>
              <w:numId w:val="19"/>
            </w:numPr>
            <w:shd w:val="clear" w:color="auto" w:fill="FFFFFF" w:themeFill="background1"/>
            <w:spacing w:line="240" w:lineRule="auto"/>
            <w:ind w:left="643" w:hanging="360"/>
          </w:pPr>
        </w:pPrChange>
      </w:pPr>
      <w:del w:id="1904" w:author="Борис Гогинян" w:date="2020-05-30T16:28:00Z">
        <w:r w:rsidDel="0091212B">
          <w:fldChar w:fldCharType="begin"/>
        </w:r>
        <w:r w:rsidDel="0091212B">
          <w:delInstrText xml:space="preserve"> HYPERLINK "https://docs.blender.org/manual/en/latest/render/shader_nodes/shader/principled.html"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Principled BSDF</w:delText>
        </w:r>
        <w:r w:rsidDel="0091212B">
          <w:rPr>
            <w:rStyle w:val="a3"/>
            <w:rFonts w:ascii="Times New Roman" w:hAnsi="Times New Roman" w:cs="Times New Roman"/>
            <w:color w:val="auto"/>
            <w:sz w:val="28"/>
            <w:szCs w:val="28"/>
            <w:u w:val="none"/>
            <w:lang w:val="en-US"/>
          </w:rPr>
          <w:fldChar w:fldCharType="end"/>
        </w:r>
      </w:del>
    </w:p>
    <w:p w14:paraId="665C7AB0" w14:textId="685A0147" w:rsidR="009E4741" w:rsidRPr="00AD4BD2" w:rsidDel="0091212B" w:rsidRDefault="009E4741" w:rsidP="0091212B">
      <w:pPr>
        <w:pStyle w:val="a5"/>
        <w:shd w:val="clear" w:color="auto" w:fill="FFFFFF" w:themeFill="background1"/>
        <w:spacing w:after="0" w:line="276" w:lineRule="auto"/>
        <w:jc w:val="center"/>
        <w:rPr>
          <w:del w:id="1905" w:author="Борис Гогинян" w:date="2020-05-30T16:28:00Z"/>
          <w:rFonts w:ascii="Times New Roman" w:hAnsi="Times New Roman" w:cs="Times New Roman"/>
          <w:sz w:val="28"/>
          <w:szCs w:val="28"/>
        </w:rPr>
        <w:pPrChange w:id="1906" w:author="Борис Гогинян" w:date="2020-05-30T16:28:00Z">
          <w:pPr>
            <w:pStyle w:val="a5"/>
            <w:shd w:val="clear" w:color="auto" w:fill="FFFFFF" w:themeFill="background1"/>
            <w:spacing w:line="276" w:lineRule="auto"/>
          </w:pPr>
        </w:pPrChange>
      </w:pPr>
      <w:del w:id="1907" w:author="Борис Гогинян" w:date="2020-05-30T16:28:00Z">
        <w:r w:rsidRPr="00F13D22" w:rsidDel="0091212B">
          <w:rPr>
            <w:rFonts w:ascii="Times New Roman" w:hAnsi="Times New Roman" w:cs="Times New Roman"/>
            <w:sz w:val="28"/>
            <w:szCs w:val="28"/>
          </w:rPr>
          <w:delText xml:space="preserve">Аналог </w:delText>
        </w:r>
        <w:r w:rsidRPr="00AD4BD2" w:rsidDel="0091212B">
          <w:rPr>
            <w:rFonts w:ascii="Times New Roman" w:hAnsi="Times New Roman" w:cs="Times New Roman"/>
            <w:sz w:val="28"/>
            <w:szCs w:val="28"/>
            <w:lang w:val="en-US"/>
          </w:rPr>
          <w:delText>asDisneyMaterial</w:delText>
        </w:r>
        <w:r w:rsidR="00FB0CBB" w:rsidRPr="00AD4BD2" w:rsidDel="0091212B">
          <w:rPr>
            <w:rFonts w:ascii="Times New Roman" w:hAnsi="Times New Roman" w:cs="Times New Roman"/>
            <w:sz w:val="28"/>
            <w:szCs w:val="28"/>
          </w:rPr>
          <w:delText xml:space="preserve"> [33]</w:delText>
        </w:r>
        <w:r w:rsidRPr="00AD4BD2" w:rsidDel="0091212B">
          <w:rPr>
            <w:rFonts w:ascii="Times New Roman" w:hAnsi="Times New Roman" w:cs="Times New Roman"/>
            <w:sz w:val="28"/>
            <w:szCs w:val="28"/>
          </w:rPr>
          <w:delText>. В данном шейдере соблюдаются те же принципы и присутствуют те же параметры, что и в оригинальной статье</w:delText>
        </w:r>
        <w:r w:rsidR="00375796"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w:delText>
        </w:r>
        <w:r w:rsidR="00CE254F" w:rsidRPr="00AD4BD2" w:rsidDel="0091212B">
          <w:rPr>
            <w:rFonts w:ascii="Times New Roman" w:hAnsi="Times New Roman" w:cs="Times New Roman"/>
            <w:sz w:val="28"/>
            <w:szCs w:val="28"/>
          </w:rPr>
          <w:delText>11</w:delText>
        </w:r>
        <w:r w:rsidRPr="00AD4BD2" w:rsidDel="0091212B">
          <w:rPr>
            <w:rFonts w:ascii="Times New Roman" w:hAnsi="Times New Roman" w:cs="Times New Roman"/>
            <w:sz w:val="28"/>
            <w:szCs w:val="28"/>
          </w:rPr>
          <w:delText>]</w:delText>
        </w:r>
        <w:r w:rsidR="00CE254F" w:rsidRPr="00AD4BD2" w:rsidDel="0091212B">
          <w:rPr>
            <w:rFonts w:ascii="Times New Roman" w:hAnsi="Times New Roman" w:cs="Times New Roman"/>
            <w:sz w:val="28"/>
            <w:szCs w:val="28"/>
          </w:rPr>
          <w:delText>, [23]</w:delText>
        </w:r>
        <w:r w:rsidR="00FB0CBB" w:rsidRPr="00AD4BD2" w:rsidDel="0091212B">
          <w:rPr>
            <w:rFonts w:ascii="Times New Roman" w:hAnsi="Times New Roman" w:cs="Times New Roman"/>
            <w:sz w:val="28"/>
            <w:szCs w:val="28"/>
          </w:rPr>
          <w:delText>.</w:delText>
        </w:r>
      </w:del>
    </w:p>
    <w:p w14:paraId="387285F1" w14:textId="5FEFE113" w:rsidR="00CE254F" w:rsidRPr="00AD4BD2" w:rsidDel="0091212B" w:rsidRDefault="00CE254F" w:rsidP="0091212B">
      <w:pPr>
        <w:pStyle w:val="a5"/>
        <w:shd w:val="clear" w:color="auto" w:fill="FFFFFF" w:themeFill="background1"/>
        <w:spacing w:after="0" w:line="276" w:lineRule="auto"/>
        <w:jc w:val="center"/>
        <w:rPr>
          <w:del w:id="1908" w:author="Борис Гогинян" w:date="2020-05-30T16:28:00Z"/>
          <w:rFonts w:ascii="Times New Roman" w:hAnsi="Times New Roman" w:cs="Times New Roman"/>
          <w:sz w:val="28"/>
          <w:szCs w:val="28"/>
        </w:rPr>
        <w:pPrChange w:id="1909" w:author="Борис Гогинян" w:date="2020-05-30T16:28:00Z">
          <w:pPr>
            <w:pStyle w:val="a5"/>
            <w:shd w:val="clear" w:color="auto" w:fill="FFFFFF" w:themeFill="background1"/>
            <w:spacing w:line="276" w:lineRule="auto"/>
          </w:pPr>
        </w:pPrChange>
      </w:pPr>
    </w:p>
    <w:p w14:paraId="26C34CF2" w14:textId="6E2EF439" w:rsidR="00A6235B" w:rsidRPr="00AD4BD2" w:rsidDel="0091212B" w:rsidRDefault="0099704B" w:rsidP="0091212B">
      <w:pPr>
        <w:pStyle w:val="a5"/>
        <w:numPr>
          <w:ilvl w:val="0"/>
          <w:numId w:val="19"/>
        </w:numPr>
        <w:shd w:val="clear" w:color="auto" w:fill="FFFFFF" w:themeFill="background1"/>
        <w:spacing w:after="0" w:line="276" w:lineRule="auto"/>
        <w:jc w:val="center"/>
        <w:rPr>
          <w:del w:id="1910" w:author="Борис Гогинян" w:date="2020-05-30T16:28:00Z"/>
          <w:rFonts w:ascii="Times New Roman" w:hAnsi="Times New Roman" w:cs="Times New Roman"/>
          <w:sz w:val="28"/>
          <w:szCs w:val="28"/>
        </w:rPr>
        <w:pPrChange w:id="1911" w:author="Борис Гогинян" w:date="2020-05-30T16:28:00Z">
          <w:pPr>
            <w:pStyle w:val="a5"/>
            <w:numPr>
              <w:numId w:val="19"/>
            </w:numPr>
            <w:shd w:val="clear" w:color="auto" w:fill="FFFFFF" w:themeFill="background1"/>
            <w:spacing w:line="276" w:lineRule="auto"/>
            <w:ind w:left="643" w:hanging="360"/>
          </w:pPr>
        </w:pPrChange>
      </w:pPr>
      <w:del w:id="1912" w:author="Борис Гогинян" w:date="2020-05-30T16:28:00Z">
        <w:r w:rsidDel="0091212B">
          <w:fldChar w:fldCharType="begin"/>
        </w:r>
        <w:r w:rsidDel="0091212B">
          <w:delInstrText xml:space="preserve"> HYPERLINK "https://docs.blender.org/manual/en/latest/render/shader_nodes/shader/refraction.html"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Refraction</w:delText>
        </w:r>
        <w:r w:rsidR="00A6235B" w:rsidRPr="00AD4BD2" w:rsidDel="0091212B">
          <w:rPr>
            <w:rStyle w:val="a3"/>
            <w:rFonts w:ascii="Times New Roman" w:hAnsi="Times New Roman" w:cs="Times New Roman"/>
            <w:color w:val="auto"/>
            <w:sz w:val="28"/>
            <w:szCs w:val="28"/>
            <w:u w:val="none"/>
          </w:rPr>
          <w:delText xml:space="preserve"> </w:delText>
        </w:r>
        <w:r w:rsidR="00A6235B" w:rsidRPr="00AD4BD2" w:rsidDel="0091212B">
          <w:rPr>
            <w:rStyle w:val="a3"/>
            <w:rFonts w:ascii="Times New Roman" w:hAnsi="Times New Roman" w:cs="Times New Roman"/>
            <w:color w:val="auto"/>
            <w:sz w:val="28"/>
            <w:szCs w:val="28"/>
            <w:u w:val="none"/>
            <w:lang w:val="en-US"/>
          </w:rPr>
          <w:delText>BSDF</w:delText>
        </w:r>
        <w:r w:rsidDel="0091212B">
          <w:rPr>
            <w:rStyle w:val="a3"/>
            <w:rFonts w:ascii="Times New Roman" w:hAnsi="Times New Roman" w:cs="Times New Roman"/>
            <w:color w:val="auto"/>
            <w:sz w:val="28"/>
            <w:szCs w:val="28"/>
            <w:u w:val="none"/>
            <w:lang w:val="en-US"/>
          </w:rPr>
          <w:fldChar w:fldCharType="end"/>
        </w:r>
        <w:r w:rsidR="00FE0E99" w:rsidRPr="00F13D22" w:rsidDel="0091212B">
          <w:rPr>
            <w:rFonts w:ascii="Times New Roman" w:hAnsi="Times New Roman" w:cs="Times New Roman"/>
            <w:sz w:val="28"/>
            <w:szCs w:val="28"/>
          </w:rPr>
          <w:delText xml:space="preserve"> </w:delText>
        </w:r>
        <w:r w:rsidR="009E4741" w:rsidRPr="00AD4BD2" w:rsidDel="0091212B">
          <w:rPr>
            <w:rFonts w:ascii="Times New Roman" w:hAnsi="Times New Roman" w:cs="Times New Roman"/>
            <w:sz w:val="28"/>
            <w:szCs w:val="28"/>
          </w:rPr>
          <w:br/>
          <w:delText xml:space="preserve">Данный шейдер заставляет материал пропускать преломленные лучи </w:delText>
        </w:r>
        <w:r w:rsidR="00091A95" w:rsidRPr="00AD4BD2" w:rsidDel="0091212B">
          <w:rPr>
            <w:rFonts w:ascii="Times New Roman" w:hAnsi="Times New Roman" w:cs="Times New Roman"/>
            <w:sz w:val="28"/>
            <w:szCs w:val="28"/>
          </w:rPr>
          <w:delText>[24].</w:delText>
        </w:r>
      </w:del>
    </w:p>
    <w:p w14:paraId="1A31024E" w14:textId="6BA96E80" w:rsidR="00375796" w:rsidRPr="00B5325E" w:rsidDel="0091212B" w:rsidRDefault="00375796" w:rsidP="0091212B">
      <w:pPr>
        <w:shd w:val="clear" w:color="auto" w:fill="FFFFFF" w:themeFill="background1"/>
        <w:spacing w:after="0" w:line="276" w:lineRule="auto"/>
        <w:ind w:firstLine="643"/>
        <w:contextualSpacing/>
        <w:jc w:val="center"/>
        <w:rPr>
          <w:del w:id="1913" w:author="Борис Гогинян" w:date="2020-05-30T16:28:00Z"/>
          <w:rFonts w:ascii="Times New Roman" w:hAnsi="Times New Roman" w:cs="Times New Roman"/>
          <w:sz w:val="28"/>
          <w:szCs w:val="28"/>
        </w:rPr>
        <w:pPrChange w:id="1914" w:author="Борис Гогинян" w:date="2020-05-30T16:28:00Z">
          <w:pPr>
            <w:shd w:val="clear" w:color="auto" w:fill="FFFFFF" w:themeFill="background1"/>
            <w:spacing w:line="276" w:lineRule="auto"/>
            <w:ind w:firstLine="643"/>
          </w:pPr>
        </w:pPrChange>
      </w:pPr>
      <w:del w:id="1915" w:author="Борис Гогинян" w:date="2020-05-30T16:28:00Z">
        <w:r w:rsidRPr="00B5325E" w:rsidDel="0091212B">
          <w:rPr>
            <w:rFonts w:ascii="Times New Roman" w:hAnsi="Times New Roman" w:cs="Times New Roman"/>
            <w:sz w:val="28"/>
            <w:szCs w:val="28"/>
          </w:rPr>
          <w:delText xml:space="preserve">В нем так же можно выбрать </w:delText>
        </w:r>
        <w:r w:rsidR="00091A95" w:rsidRPr="00F13D22" w:rsidDel="0091212B">
          <w:rPr>
            <w:rFonts w:ascii="Times New Roman" w:hAnsi="Times New Roman" w:cs="Times New Roman"/>
            <w:sz w:val="28"/>
            <w:szCs w:val="28"/>
          </w:rPr>
          <w:delText>модель</w:delText>
        </w:r>
        <w:r w:rsidR="00091A95" w:rsidRPr="00B5325E" w:rsidDel="0091212B">
          <w:rPr>
            <w:rFonts w:ascii="Times New Roman" w:hAnsi="Times New Roman" w:cs="Times New Roman"/>
            <w:sz w:val="28"/>
            <w:szCs w:val="28"/>
          </w:rPr>
          <w:delText xml:space="preserve"> </w:delText>
        </w:r>
        <w:r w:rsidRPr="00B5325E" w:rsidDel="0091212B">
          <w:rPr>
            <w:rFonts w:ascii="Times New Roman" w:hAnsi="Times New Roman" w:cs="Times New Roman"/>
            <w:sz w:val="28"/>
            <w:szCs w:val="28"/>
          </w:rPr>
          <w:delText>распределения:</w:delText>
        </w:r>
      </w:del>
    </w:p>
    <w:p w14:paraId="00A4D829" w14:textId="14A03962" w:rsidR="00375796" w:rsidRPr="00AD4BD2" w:rsidDel="0091212B" w:rsidRDefault="00375796" w:rsidP="0091212B">
      <w:pPr>
        <w:pStyle w:val="a5"/>
        <w:numPr>
          <w:ilvl w:val="0"/>
          <w:numId w:val="24"/>
        </w:numPr>
        <w:shd w:val="clear" w:color="auto" w:fill="FFFFFF" w:themeFill="background1"/>
        <w:spacing w:after="0" w:line="276" w:lineRule="auto"/>
        <w:jc w:val="center"/>
        <w:rPr>
          <w:del w:id="1916" w:author="Борис Гогинян" w:date="2020-05-30T16:28:00Z"/>
          <w:rFonts w:ascii="Times New Roman" w:hAnsi="Times New Roman" w:cs="Times New Roman"/>
          <w:sz w:val="28"/>
          <w:szCs w:val="28"/>
        </w:rPr>
        <w:pPrChange w:id="1917" w:author="Борис Гогинян" w:date="2020-05-30T16:28:00Z">
          <w:pPr>
            <w:pStyle w:val="a5"/>
            <w:numPr>
              <w:numId w:val="24"/>
            </w:numPr>
            <w:shd w:val="clear" w:color="auto" w:fill="FFFFFF" w:themeFill="background1"/>
            <w:spacing w:line="276" w:lineRule="auto"/>
            <w:ind w:left="1440" w:hanging="360"/>
          </w:pPr>
        </w:pPrChange>
      </w:pPr>
      <w:del w:id="1918" w:author="Борис Гогинян" w:date="2020-05-30T16:28:00Z">
        <w:r w:rsidRPr="00F13D22" w:rsidDel="0091212B">
          <w:rPr>
            <w:rFonts w:ascii="Times New Roman" w:hAnsi="Times New Roman" w:cs="Times New Roman"/>
            <w:sz w:val="28"/>
            <w:szCs w:val="28"/>
            <w:lang w:val="en-US"/>
          </w:rPr>
          <w:delText>Sharp</w:delText>
        </w:r>
        <w:r w:rsidR="00FE0E99" w:rsidRPr="00AD4BD2" w:rsidDel="0091212B">
          <w:rPr>
            <w:rFonts w:ascii="Times New Roman" w:hAnsi="Times New Roman" w:cs="Times New Roman"/>
            <w:sz w:val="28"/>
            <w:szCs w:val="28"/>
            <w:lang w:val="en-US"/>
          </w:rPr>
          <w:delText>;</w:delText>
        </w:r>
      </w:del>
    </w:p>
    <w:p w14:paraId="2AC2ABC8" w14:textId="2CF833E5" w:rsidR="00375796" w:rsidRPr="00AD4BD2" w:rsidDel="0091212B" w:rsidRDefault="00375796" w:rsidP="0091212B">
      <w:pPr>
        <w:pStyle w:val="a5"/>
        <w:numPr>
          <w:ilvl w:val="0"/>
          <w:numId w:val="24"/>
        </w:numPr>
        <w:shd w:val="clear" w:color="auto" w:fill="FFFFFF" w:themeFill="background1"/>
        <w:spacing w:after="0" w:line="276" w:lineRule="auto"/>
        <w:jc w:val="center"/>
        <w:rPr>
          <w:del w:id="1919" w:author="Борис Гогинян" w:date="2020-05-30T16:28:00Z"/>
          <w:rFonts w:ascii="Times New Roman" w:hAnsi="Times New Roman" w:cs="Times New Roman"/>
          <w:sz w:val="28"/>
          <w:szCs w:val="28"/>
        </w:rPr>
        <w:pPrChange w:id="1920" w:author="Борис Гогинян" w:date="2020-05-30T16:28:00Z">
          <w:pPr>
            <w:pStyle w:val="a5"/>
            <w:numPr>
              <w:numId w:val="24"/>
            </w:numPr>
            <w:shd w:val="clear" w:color="auto" w:fill="FFFFFF" w:themeFill="background1"/>
            <w:spacing w:line="276" w:lineRule="auto"/>
            <w:ind w:left="1440" w:hanging="360"/>
          </w:pPr>
        </w:pPrChange>
      </w:pPr>
      <w:del w:id="1921" w:author="Борис Гогинян" w:date="2020-05-30T16:28:00Z">
        <w:r w:rsidRPr="00AD4BD2" w:rsidDel="0091212B">
          <w:rPr>
            <w:rFonts w:ascii="Times New Roman" w:hAnsi="Times New Roman" w:cs="Times New Roman"/>
            <w:sz w:val="28"/>
            <w:szCs w:val="28"/>
            <w:lang w:val="en-US"/>
          </w:rPr>
          <w:delText>Beckman</w:delText>
        </w:r>
        <w:r w:rsidR="00FE0E99" w:rsidRPr="00AD4BD2" w:rsidDel="0091212B">
          <w:rPr>
            <w:rFonts w:ascii="Times New Roman" w:hAnsi="Times New Roman" w:cs="Times New Roman"/>
            <w:sz w:val="28"/>
            <w:szCs w:val="28"/>
            <w:lang w:val="en-US"/>
          </w:rPr>
          <w:delText>;</w:delText>
        </w:r>
      </w:del>
    </w:p>
    <w:p w14:paraId="455D53D4" w14:textId="1B5D40AC" w:rsidR="00FE0E99" w:rsidRPr="00AD4BD2" w:rsidDel="0091212B" w:rsidRDefault="00375796" w:rsidP="0091212B">
      <w:pPr>
        <w:pStyle w:val="a5"/>
        <w:numPr>
          <w:ilvl w:val="0"/>
          <w:numId w:val="24"/>
        </w:numPr>
        <w:shd w:val="clear" w:color="auto" w:fill="FFFFFF" w:themeFill="background1"/>
        <w:spacing w:after="0" w:line="276" w:lineRule="auto"/>
        <w:jc w:val="center"/>
        <w:rPr>
          <w:del w:id="1922" w:author="Борис Гогинян" w:date="2020-05-30T16:28:00Z"/>
          <w:rFonts w:ascii="Times New Roman" w:hAnsi="Times New Roman" w:cs="Times New Roman"/>
          <w:sz w:val="28"/>
          <w:szCs w:val="28"/>
        </w:rPr>
        <w:pPrChange w:id="1923" w:author="Борис Гогинян" w:date="2020-05-30T16:28:00Z">
          <w:pPr>
            <w:pStyle w:val="a5"/>
            <w:numPr>
              <w:numId w:val="24"/>
            </w:numPr>
            <w:shd w:val="clear" w:color="auto" w:fill="FFFFFF" w:themeFill="background1"/>
            <w:spacing w:line="276" w:lineRule="auto"/>
            <w:ind w:left="1440" w:hanging="360"/>
          </w:pPr>
        </w:pPrChange>
      </w:pPr>
      <w:del w:id="1924" w:author="Борис Гогинян" w:date="2020-05-30T16:28:00Z">
        <w:r w:rsidRPr="00AD4BD2" w:rsidDel="0091212B">
          <w:rPr>
            <w:rFonts w:ascii="Times New Roman" w:hAnsi="Times New Roman" w:cs="Times New Roman"/>
            <w:sz w:val="28"/>
            <w:szCs w:val="28"/>
            <w:lang w:val="en-US"/>
          </w:rPr>
          <w:delText>GGX</w:delText>
        </w:r>
        <w:r w:rsidR="00FE0E99" w:rsidRPr="00AD4BD2" w:rsidDel="0091212B">
          <w:rPr>
            <w:rFonts w:ascii="Times New Roman" w:hAnsi="Times New Roman" w:cs="Times New Roman"/>
            <w:sz w:val="28"/>
            <w:szCs w:val="28"/>
            <w:lang w:val="en-US"/>
          </w:rPr>
          <w:delText>.</w:delText>
        </w:r>
      </w:del>
    </w:p>
    <w:p w14:paraId="09E54CDA" w14:textId="7F8E8538" w:rsidR="00A6235B" w:rsidRPr="00AD4BD2" w:rsidDel="0091212B" w:rsidRDefault="0099704B" w:rsidP="0091212B">
      <w:pPr>
        <w:pStyle w:val="a5"/>
        <w:numPr>
          <w:ilvl w:val="0"/>
          <w:numId w:val="19"/>
        </w:numPr>
        <w:shd w:val="clear" w:color="auto" w:fill="FFFFFF" w:themeFill="background1"/>
        <w:spacing w:after="0" w:line="276" w:lineRule="auto"/>
        <w:jc w:val="center"/>
        <w:rPr>
          <w:del w:id="1925" w:author="Борис Гогинян" w:date="2020-05-30T16:28:00Z"/>
          <w:rFonts w:ascii="Times New Roman" w:hAnsi="Times New Roman" w:cs="Times New Roman"/>
          <w:sz w:val="28"/>
          <w:szCs w:val="28"/>
          <w:lang w:val="en-US"/>
        </w:rPr>
        <w:pPrChange w:id="1926" w:author="Борис Гогинян" w:date="2020-05-30T16:28:00Z">
          <w:pPr>
            <w:pStyle w:val="a5"/>
            <w:numPr>
              <w:numId w:val="19"/>
            </w:numPr>
            <w:shd w:val="clear" w:color="auto" w:fill="FFFFFF" w:themeFill="background1"/>
            <w:spacing w:line="276" w:lineRule="auto"/>
            <w:ind w:left="643" w:hanging="360"/>
          </w:pPr>
        </w:pPrChange>
      </w:pPr>
      <w:del w:id="1927" w:author="Борис Гогинян" w:date="2020-05-30T16:28:00Z">
        <w:r w:rsidDel="0091212B">
          <w:fldChar w:fldCharType="begin"/>
        </w:r>
        <w:r w:rsidDel="0091212B">
          <w:delInstrText xml:space="preserve"> HYPERLINK "https://docs.blender.org/manual/en/latest/render/shader_nodes/shader/transparent.html" </w:delInstrText>
        </w:r>
        <w:r w:rsidDel="0091212B">
          <w:fldChar w:fldCharType="separate"/>
        </w:r>
        <w:r w:rsidR="00A6235B" w:rsidRPr="00AD4BD2" w:rsidDel="0091212B">
          <w:rPr>
            <w:rStyle w:val="a3"/>
            <w:rFonts w:ascii="Times New Roman" w:hAnsi="Times New Roman" w:cs="Times New Roman"/>
            <w:color w:val="auto"/>
            <w:sz w:val="28"/>
            <w:szCs w:val="28"/>
            <w:u w:val="none"/>
            <w:lang w:val="en-US"/>
          </w:rPr>
          <w:delText>Transparent BSDF</w:delText>
        </w:r>
        <w:r w:rsidDel="0091212B">
          <w:rPr>
            <w:rStyle w:val="a3"/>
            <w:rFonts w:ascii="Times New Roman" w:hAnsi="Times New Roman" w:cs="Times New Roman"/>
            <w:color w:val="auto"/>
            <w:sz w:val="28"/>
            <w:szCs w:val="28"/>
            <w:u w:val="none"/>
            <w:lang w:val="en-US"/>
          </w:rPr>
          <w:fldChar w:fldCharType="end"/>
        </w:r>
        <w:r w:rsidR="00FE0E99" w:rsidRPr="00F13D22" w:rsidDel="0091212B">
          <w:rPr>
            <w:rFonts w:ascii="Times New Roman" w:hAnsi="Times New Roman" w:cs="Times New Roman"/>
            <w:sz w:val="28"/>
            <w:szCs w:val="28"/>
            <w:lang w:val="en-US"/>
          </w:rPr>
          <w:delText xml:space="preserve"> </w:delText>
        </w:r>
      </w:del>
    </w:p>
    <w:p w14:paraId="03E61CA2" w14:textId="54DA2E03" w:rsidR="00375796" w:rsidRPr="00AD4BD2" w:rsidDel="0091212B" w:rsidRDefault="00375796" w:rsidP="0091212B">
      <w:pPr>
        <w:pStyle w:val="a5"/>
        <w:shd w:val="clear" w:color="auto" w:fill="FFFFFF" w:themeFill="background1"/>
        <w:spacing w:after="0" w:line="276" w:lineRule="auto"/>
        <w:jc w:val="center"/>
        <w:rPr>
          <w:del w:id="1928" w:author="Борис Гогинян" w:date="2020-05-30T16:28:00Z"/>
          <w:rFonts w:ascii="Times New Roman" w:hAnsi="Times New Roman" w:cs="Times New Roman"/>
          <w:sz w:val="28"/>
          <w:szCs w:val="28"/>
        </w:rPr>
        <w:pPrChange w:id="1929" w:author="Борис Гогинян" w:date="2020-05-30T16:28:00Z">
          <w:pPr>
            <w:pStyle w:val="a5"/>
            <w:shd w:val="clear" w:color="auto" w:fill="FFFFFF" w:themeFill="background1"/>
            <w:spacing w:line="276" w:lineRule="auto"/>
          </w:pPr>
        </w:pPrChange>
      </w:pPr>
      <w:del w:id="1930" w:author="Борис Гогинян" w:date="2020-05-30T16:28:00Z">
        <w:r w:rsidRPr="00AD4BD2" w:rsidDel="0091212B">
          <w:rPr>
            <w:rFonts w:ascii="Times New Roman" w:hAnsi="Times New Roman" w:cs="Times New Roman"/>
            <w:sz w:val="28"/>
            <w:szCs w:val="28"/>
          </w:rPr>
          <w:delText>Альфа-канал материала</w:delText>
        </w:r>
        <w:r w:rsidR="00091A95" w:rsidRPr="00AD4BD2" w:rsidDel="0091212B">
          <w:rPr>
            <w:rFonts w:ascii="Times New Roman" w:hAnsi="Times New Roman" w:cs="Times New Roman"/>
            <w:sz w:val="28"/>
            <w:szCs w:val="28"/>
          </w:rPr>
          <w:delText xml:space="preserve"> </w:delText>
        </w:r>
        <w:r w:rsidR="00091A95" w:rsidRPr="00B5325E" w:rsidDel="0091212B">
          <w:rPr>
            <w:rFonts w:ascii="Times New Roman" w:hAnsi="Times New Roman" w:cs="Times New Roman"/>
            <w:sz w:val="28"/>
            <w:szCs w:val="28"/>
          </w:rPr>
          <w:delText>[25]</w:delText>
        </w:r>
        <w:r w:rsidRPr="00F13D22" w:rsidDel="0091212B">
          <w:rPr>
            <w:rFonts w:ascii="Times New Roman" w:hAnsi="Times New Roman" w:cs="Times New Roman"/>
            <w:sz w:val="28"/>
            <w:szCs w:val="28"/>
          </w:rPr>
          <w:delText xml:space="preserve">. Заставляет поверхность </w:delText>
        </w:r>
        <w:r w:rsidRPr="00AD4BD2" w:rsidDel="0091212B">
          <w:rPr>
            <w:rFonts w:ascii="Times New Roman" w:hAnsi="Times New Roman" w:cs="Times New Roman"/>
            <w:sz w:val="28"/>
            <w:szCs w:val="28"/>
          </w:rPr>
          <w:delText>«растворяться», пропуская преломленные лучи, никак не влияя на их траекторию.</w:delText>
        </w:r>
      </w:del>
    </w:p>
    <w:p w14:paraId="2235C070" w14:textId="51240180" w:rsidR="00FB0CBB" w:rsidRPr="00AD4BD2" w:rsidDel="0091212B" w:rsidRDefault="00FB0CBB" w:rsidP="0091212B">
      <w:pPr>
        <w:pStyle w:val="a5"/>
        <w:shd w:val="clear" w:color="auto" w:fill="FFFFFF" w:themeFill="background1"/>
        <w:spacing w:after="0" w:line="276" w:lineRule="auto"/>
        <w:jc w:val="center"/>
        <w:rPr>
          <w:del w:id="1931" w:author="Борис Гогинян" w:date="2020-05-30T16:28:00Z"/>
          <w:rFonts w:ascii="Times New Roman" w:hAnsi="Times New Roman" w:cs="Times New Roman"/>
          <w:sz w:val="28"/>
          <w:szCs w:val="28"/>
        </w:rPr>
        <w:pPrChange w:id="1932" w:author="Борис Гогинян" w:date="2020-05-30T16:28:00Z">
          <w:pPr>
            <w:pStyle w:val="a5"/>
            <w:shd w:val="clear" w:color="auto" w:fill="FFFFFF" w:themeFill="background1"/>
            <w:spacing w:line="276" w:lineRule="auto"/>
          </w:pPr>
        </w:pPrChange>
      </w:pPr>
    </w:p>
    <w:p w14:paraId="55EB4B21" w14:textId="1441EF8F" w:rsidR="00A6235B" w:rsidRPr="00B5325E" w:rsidDel="0091212B" w:rsidRDefault="00041D77" w:rsidP="0091212B">
      <w:pPr>
        <w:shd w:val="clear" w:color="auto" w:fill="FFFFFF" w:themeFill="background1"/>
        <w:spacing w:after="0" w:line="240" w:lineRule="auto"/>
        <w:contextualSpacing/>
        <w:jc w:val="center"/>
        <w:rPr>
          <w:del w:id="1933" w:author="Борис Гогинян" w:date="2020-05-30T16:28:00Z"/>
          <w:rFonts w:ascii="Times New Roman" w:hAnsi="Times New Roman" w:cs="Times New Roman"/>
          <w:sz w:val="28"/>
          <w:szCs w:val="28"/>
        </w:rPr>
        <w:pPrChange w:id="1934" w:author="Борис Гогинян" w:date="2020-05-30T16:28:00Z">
          <w:pPr>
            <w:shd w:val="clear" w:color="auto" w:fill="FFFFFF" w:themeFill="background1"/>
            <w:spacing w:line="240" w:lineRule="auto"/>
          </w:pPr>
        </w:pPrChange>
      </w:pPr>
      <w:del w:id="1935" w:author="Борис Гогинян" w:date="2020-05-30T16:28:00Z">
        <w:r w:rsidRPr="00B5325E" w:rsidDel="0091212B">
          <w:rPr>
            <w:rFonts w:ascii="Times New Roman" w:hAnsi="Times New Roman" w:cs="Times New Roman"/>
            <w:sz w:val="28"/>
            <w:szCs w:val="28"/>
          </w:rPr>
          <w:delText>В рендере</w:delText>
        </w:r>
        <w:r w:rsidR="00A6235B" w:rsidRPr="00B5325E" w:rsidDel="0091212B">
          <w:rPr>
            <w:rFonts w:ascii="Times New Roman" w:hAnsi="Times New Roman" w:cs="Times New Roman"/>
            <w:sz w:val="28"/>
            <w:szCs w:val="28"/>
          </w:rPr>
          <w:delText xml:space="preserve"> </w:delText>
        </w:r>
        <w:r w:rsidR="00A6235B" w:rsidRPr="00B5325E" w:rsidDel="0091212B">
          <w:rPr>
            <w:rFonts w:ascii="Times New Roman" w:hAnsi="Times New Roman" w:cs="Times New Roman"/>
            <w:sz w:val="28"/>
            <w:szCs w:val="28"/>
            <w:lang w:val="en-US"/>
          </w:rPr>
          <w:delText>LuxCore</w:delText>
        </w:r>
        <w:r w:rsidR="00A6235B" w:rsidRPr="00B5325E" w:rsidDel="0091212B">
          <w:rPr>
            <w:rFonts w:ascii="Times New Roman" w:hAnsi="Times New Roman" w:cs="Times New Roman"/>
            <w:sz w:val="28"/>
            <w:szCs w:val="28"/>
          </w:rPr>
          <w:delText>:</w:delText>
        </w:r>
      </w:del>
    </w:p>
    <w:p w14:paraId="5014EAE1" w14:textId="7337BB78" w:rsidR="00A6235B" w:rsidRPr="00AD4BD2" w:rsidDel="0091212B" w:rsidRDefault="00944653" w:rsidP="0091212B">
      <w:pPr>
        <w:pStyle w:val="a5"/>
        <w:numPr>
          <w:ilvl w:val="0"/>
          <w:numId w:val="25"/>
        </w:numPr>
        <w:spacing w:after="0" w:line="276" w:lineRule="auto"/>
        <w:jc w:val="center"/>
        <w:rPr>
          <w:del w:id="1936" w:author="Борис Гогинян" w:date="2020-05-30T16:28:00Z"/>
          <w:rFonts w:ascii="Times New Roman" w:hAnsi="Times New Roman" w:cs="Times New Roman"/>
          <w:sz w:val="28"/>
          <w:szCs w:val="28"/>
        </w:rPr>
        <w:pPrChange w:id="1937" w:author="Борис Гогинян" w:date="2020-05-30T16:28:00Z">
          <w:pPr>
            <w:pStyle w:val="a5"/>
            <w:numPr>
              <w:numId w:val="25"/>
            </w:numPr>
            <w:spacing w:line="276" w:lineRule="auto"/>
            <w:ind w:hanging="360"/>
          </w:pPr>
        </w:pPrChange>
      </w:pPr>
      <w:commentRangeStart w:id="1938"/>
      <w:del w:id="1939" w:author="Борис Гогинян" w:date="2020-05-30T16:28:00Z">
        <w:r w:rsidRPr="00F13D22" w:rsidDel="0091212B">
          <w:rPr>
            <w:rFonts w:ascii="Times New Roman" w:hAnsi="Times New Roman" w:cs="Times New Roman"/>
            <w:sz w:val="28"/>
            <w:szCs w:val="28"/>
            <w:lang w:val="en-US"/>
          </w:rPr>
          <w:delText>Glass</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commentRangeEnd w:id="1938"/>
        <w:r w:rsidRPr="00B5325E" w:rsidDel="0091212B">
          <w:rPr>
            <w:rStyle w:val="af1"/>
            <w:sz w:val="28"/>
            <w:szCs w:val="28"/>
          </w:rPr>
          <w:commentReference w:id="1938"/>
        </w:r>
        <w:r w:rsidR="00FE0E99" w:rsidRPr="00F13D22" w:rsidDel="0091212B">
          <w:rPr>
            <w:rFonts w:ascii="Times New Roman" w:hAnsi="Times New Roman" w:cs="Times New Roman"/>
            <w:sz w:val="28"/>
            <w:szCs w:val="28"/>
          </w:rPr>
          <w:delText xml:space="preserve"> [26]</w:delText>
        </w:r>
        <w:r w:rsidR="00375796" w:rsidRPr="00AD4BD2" w:rsidDel="0091212B">
          <w:rPr>
            <w:rFonts w:ascii="Times New Roman" w:hAnsi="Times New Roman" w:cs="Times New Roman"/>
            <w:sz w:val="28"/>
            <w:szCs w:val="28"/>
          </w:rPr>
          <w:br/>
        </w:r>
        <w:r w:rsidR="006514DC" w:rsidRPr="00AD4BD2" w:rsidDel="0091212B">
          <w:rPr>
            <w:rFonts w:ascii="Times New Roman" w:hAnsi="Times New Roman" w:cs="Times New Roman"/>
            <w:sz w:val="28"/>
            <w:szCs w:val="28"/>
          </w:rPr>
          <w:delText>Стеклянная поверхность. Параметры:</w:delText>
        </w:r>
      </w:del>
    </w:p>
    <w:p w14:paraId="318EF958" w14:textId="4B6C4E1B" w:rsidR="006514DC" w:rsidRPr="00AD4BD2" w:rsidDel="0091212B" w:rsidRDefault="006514DC" w:rsidP="0091212B">
      <w:pPr>
        <w:pStyle w:val="a5"/>
        <w:numPr>
          <w:ilvl w:val="0"/>
          <w:numId w:val="30"/>
        </w:numPr>
        <w:spacing w:after="0" w:line="276" w:lineRule="auto"/>
        <w:jc w:val="center"/>
        <w:rPr>
          <w:del w:id="1940" w:author="Борис Гогинян" w:date="2020-05-30T16:28:00Z"/>
          <w:rFonts w:ascii="Times New Roman" w:hAnsi="Times New Roman" w:cs="Times New Roman"/>
          <w:sz w:val="28"/>
          <w:szCs w:val="28"/>
        </w:rPr>
        <w:pPrChange w:id="1941" w:author="Борис Гогинян" w:date="2020-05-30T16:28:00Z">
          <w:pPr>
            <w:pStyle w:val="a5"/>
            <w:numPr>
              <w:numId w:val="30"/>
            </w:numPr>
            <w:spacing w:line="276" w:lineRule="auto"/>
            <w:ind w:left="1440" w:hanging="360"/>
          </w:pPr>
        </w:pPrChange>
      </w:pPr>
      <w:del w:id="1942" w:author="Борис Гогинян" w:date="2020-05-30T16:28:00Z">
        <w:r w:rsidRPr="00AD4BD2" w:rsidDel="0091212B">
          <w:rPr>
            <w:rFonts w:ascii="Times New Roman" w:hAnsi="Times New Roman" w:cs="Times New Roman"/>
            <w:sz w:val="28"/>
            <w:szCs w:val="28"/>
          </w:rPr>
          <w:delText>IOR (</w:delText>
        </w:r>
        <w:r w:rsidRPr="00AD4BD2" w:rsidDel="0091212B">
          <w:rPr>
            <w:rFonts w:ascii="Times New Roman" w:hAnsi="Times New Roman" w:cs="Times New Roman"/>
            <w:sz w:val="28"/>
            <w:szCs w:val="28"/>
            <w:lang w:val="en-US"/>
          </w:rPr>
          <w:delText>Index of refraction</w:delText>
        </w:r>
        <w:r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 показатель преломления</w:delText>
        </w:r>
        <w:r w:rsidR="00FE0E99" w:rsidRPr="00AD4BD2" w:rsidDel="0091212B">
          <w:rPr>
            <w:rFonts w:ascii="Times New Roman" w:hAnsi="Times New Roman" w:cs="Times New Roman"/>
            <w:sz w:val="28"/>
            <w:szCs w:val="28"/>
            <w:lang w:val="en-US"/>
          </w:rPr>
          <w:delText>;</w:delText>
        </w:r>
      </w:del>
    </w:p>
    <w:p w14:paraId="55007990" w14:textId="2F9AACAF" w:rsidR="006514DC" w:rsidRPr="00AD4BD2" w:rsidDel="0091212B" w:rsidRDefault="006514DC" w:rsidP="0091212B">
      <w:pPr>
        <w:pStyle w:val="a5"/>
        <w:numPr>
          <w:ilvl w:val="0"/>
          <w:numId w:val="30"/>
        </w:numPr>
        <w:spacing w:after="0" w:line="276" w:lineRule="auto"/>
        <w:jc w:val="center"/>
        <w:rPr>
          <w:del w:id="1943" w:author="Борис Гогинян" w:date="2020-05-30T16:28:00Z"/>
          <w:rFonts w:ascii="Times New Roman" w:hAnsi="Times New Roman" w:cs="Times New Roman"/>
          <w:sz w:val="28"/>
          <w:szCs w:val="28"/>
        </w:rPr>
        <w:pPrChange w:id="1944" w:author="Борис Гогинян" w:date="2020-05-30T16:28:00Z">
          <w:pPr>
            <w:pStyle w:val="a5"/>
            <w:numPr>
              <w:numId w:val="30"/>
            </w:numPr>
            <w:spacing w:line="276" w:lineRule="auto"/>
            <w:ind w:left="1440" w:hanging="360"/>
          </w:pPr>
        </w:pPrChange>
      </w:pPr>
      <w:del w:id="1945" w:author="Борис Гогинян" w:date="2020-05-30T16:28:00Z">
        <w:r w:rsidRPr="00AD4BD2" w:rsidDel="0091212B">
          <w:rPr>
            <w:rFonts w:ascii="Times New Roman" w:hAnsi="Times New Roman" w:cs="Times New Roman"/>
            <w:sz w:val="28"/>
            <w:szCs w:val="28"/>
          </w:rPr>
          <w:delText>Reflection Color –</w:delText>
        </w:r>
        <w:r w:rsidR="00FE0E99" w:rsidRPr="00AD4BD2" w:rsidDel="0091212B">
          <w:rPr>
            <w:rFonts w:ascii="Times New Roman" w:hAnsi="Times New Roman" w:cs="Times New Roman"/>
            <w:sz w:val="28"/>
            <w:szCs w:val="28"/>
          </w:rPr>
          <w:delText xml:space="preserve"> цвет отраженных лучей;</w:delText>
        </w:r>
      </w:del>
    </w:p>
    <w:p w14:paraId="3DCF8E8C" w14:textId="2B09419F" w:rsidR="006514DC" w:rsidRPr="00AD4BD2" w:rsidDel="0091212B" w:rsidRDefault="006514DC" w:rsidP="0091212B">
      <w:pPr>
        <w:pStyle w:val="a5"/>
        <w:numPr>
          <w:ilvl w:val="0"/>
          <w:numId w:val="30"/>
        </w:numPr>
        <w:spacing w:after="0" w:line="276" w:lineRule="auto"/>
        <w:jc w:val="center"/>
        <w:rPr>
          <w:del w:id="1946" w:author="Борис Гогинян" w:date="2020-05-30T16:28:00Z"/>
          <w:rFonts w:ascii="Times New Roman" w:hAnsi="Times New Roman" w:cs="Times New Roman"/>
          <w:sz w:val="28"/>
          <w:szCs w:val="28"/>
        </w:rPr>
        <w:pPrChange w:id="1947" w:author="Борис Гогинян" w:date="2020-05-30T16:28:00Z">
          <w:pPr>
            <w:pStyle w:val="a5"/>
            <w:numPr>
              <w:numId w:val="30"/>
            </w:numPr>
            <w:spacing w:line="276" w:lineRule="auto"/>
            <w:ind w:left="1440" w:hanging="360"/>
          </w:pPr>
        </w:pPrChange>
      </w:pPr>
      <w:del w:id="1948" w:author="Борис Гогинян" w:date="2020-05-30T16:28:00Z">
        <w:r w:rsidRPr="00AD4BD2" w:rsidDel="0091212B">
          <w:rPr>
            <w:rFonts w:ascii="Times New Roman" w:hAnsi="Times New Roman" w:cs="Times New Roman"/>
            <w:sz w:val="28"/>
            <w:szCs w:val="28"/>
          </w:rPr>
          <w:delText>Transmission Color – цвет преломленных лучей.</w:delText>
        </w:r>
      </w:del>
    </w:p>
    <w:p w14:paraId="642742EC" w14:textId="1D273267" w:rsidR="00640028" w:rsidRPr="00AD4BD2" w:rsidDel="0091212B" w:rsidRDefault="00640028" w:rsidP="0091212B">
      <w:pPr>
        <w:pStyle w:val="a5"/>
        <w:spacing w:after="0" w:line="276" w:lineRule="auto"/>
        <w:ind w:left="1440"/>
        <w:jc w:val="center"/>
        <w:rPr>
          <w:del w:id="1949" w:author="Борис Гогинян" w:date="2020-05-30T16:28:00Z"/>
          <w:rFonts w:ascii="Times New Roman" w:hAnsi="Times New Roman" w:cs="Times New Roman"/>
          <w:sz w:val="28"/>
          <w:szCs w:val="28"/>
        </w:rPr>
        <w:pPrChange w:id="1950" w:author="Борис Гогинян" w:date="2020-05-30T16:28:00Z">
          <w:pPr>
            <w:pStyle w:val="a5"/>
            <w:spacing w:line="276" w:lineRule="auto"/>
            <w:ind w:left="1440"/>
          </w:pPr>
        </w:pPrChange>
      </w:pPr>
    </w:p>
    <w:p w14:paraId="79C16D9B" w14:textId="0FD89C64" w:rsidR="00EB143B" w:rsidRPr="00AD4BD2" w:rsidDel="0091212B" w:rsidRDefault="00944653" w:rsidP="0091212B">
      <w:pPr>
        <w:pStyle w:val="a5"/>
        <w:numPr>
          <w:ilvl w:val="0"/>
          <w:numId w:val="25"/>
        </w:numPr>
        <w:spacing w:after="0" w:line="276" w:lineRule="auto"/>
        <w:jc w:val="center"/>
        <w:rPr>
          <w:del w:id="1951" w:author="Борис Гогинян" w:date="2020-05-30T16:28:00Z"/>
          <w:rFonts w:ascii="Times New Roman" w:hAnsi="Times New Roman" w:cs="Times New Roman"/>
          <w:sz w:val="28"/>
          <w:szCs w:val="28"/>
        </w:rPr>
        <w:pPrChange w:id="1952" w:author="Борис Гогинян" w:date="2020-05-30T16:28:00Z">
          <w:pPr>
            <w:pStyle w:val="a5"/>
            <w:numPr>
              <w:numId w:val="25"/>
            </w:numPr>
            <w:spacing w:line="276" w:lineRule="auto"/>
            <w:ind w:hanging="360"/>
          </w:pPr>
        </w:pPrChange>
      </w:pPr>
      <w:del w:id="1953" w:author="Борис Гогинян" w:date="2020-05-30T16:28:00Z">
        <w:r w:rsidRPr="00AD4BD2" w:rsidDel="0091212B">
          <w:rPr>
            <w:rFonts w:ascii="Times New Roman" w:hAnsi="Times New Roman" w:cs="Times New Roman"/>
            <w:sz w:val="28"/>
            <w:szCs w:val="28"/>
            <w:lang w:val="en-US"/>
          </w:rPr>
          <w:delText>Matte</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r w:rsidR="00FE0E99" w:rsidRPr="00AD4BD2" w:rsidDel="0091212B">
          <w:rPr>
            <w:rFonts w:ascii="Times New Roman" w:hAnsi="Times New Roman" w:cs="Times New Roman"/>
            <w:sz w:val="28"/>
            <w:szCs w:val="28"/>
          </w:rPr>
          <w:delText xml:space="preserve"> </w:delText>
        </w:r>
        <w:r w:rsidR="00375796" w:rsidRPr="00AD4BD2" w:rsidDel="0091212B">
          <w:rPr>
            <w:rFonts w:ascii="Times New Roman" w:hAnsi="Times New Roman" w:cs="Times New Roman"/>
            <w:sz w:val="28"/>
            <w:szCs w:val="28"/>
          </w:rPr>
          <w:br/>
          <w:delText>Матовая поверхность</w:delText>
        </w:r>
        <w:r w:rsidR="00EB143B" w:rsidRPr="00AD4BD2" w:rsidDel="0091212B">
          <w:rPr>
            <w:rFonts w:ascii="Times New Roman" w:hAnsi="Times New Roman" w:cs="Times New Roman"/>
            <w:sz w:val="28"/>
            <w:szCs w:val="28"/>
          </w:rPr>
          <w:delText>, равномерно рассеивающая свет</w:delText>
        </w:r>
        <w:r w:rsidR="00091A95" w:rsidRPr="00AD4BD2" w:rsidDel="0091212B">
          <w:rPr>
            <w:rFonts w:ascii="Times New Roman" w:hAnsi="Times New Roman" w:cs="Times New Roman"/>
            <w:sz w:val="28"/>
            <w:szCs w:val="28"/>
          </w:rPr>
          <w:delText xml:space="preserve"> [27]</w:delText>
        </w:r>
        <w:r w:rsidR="00EB143B" w:rsidRPr="00AD4BD2" w:rsidDel="0091212B">
          <w:rPr>
            <w:rFonts w:ascii="Times New Roman" w:hAnsi="Times New Roman" w:cs="Times New Roman"/>
            <w:sz w:val="28"/>
            <w:szCs w:val="28"/>
          </w:rPr>
          <w:delText>.</w:delText>
        </w:r>
        <w:r w:rsidR="00EB143B" w:rsidRPr="00AD4BD2" w:rsidDel="0091212B">
          <w:rPr>
            <w:rFonts w:ascii="Times New Roman" w:hAnsi="Times New Roman" w:cs="Times New Roman"/>
            <w:sz w:val="28"/>
            <w:szCs w:val="28"/>
          </w:rPr>
          <w:br/>
          <w:delText>Параметры:</w:delText>
        </w:r>
      </w:del>
    </w:p>
    <w:p w14:paraId="0CB92170" w14:textId="6541BC4C" w:rsidR="00EB143B" w:rsidRPr="00AD4BD2" w:rsidDel="0091212B" w:rsidRDefault="00EB143B" w:rsidP="0091212B">
      <w:pPr>
        <w:pStyle w:val="a5"/>
        <w:numPr>
          <w:ilvl w:val="0"/>
          <w:numId w:val="26"/>
        </w:numPr>
        <w:spacing w:after="0" w:line="276" w:lineRule="auto"/>
        <w:jc w:val="center"/>
        <w:rPr>
          <w:del w:id="1954" w:author="Борис Гогинян" w:date="2020-05-30T16:28:00Z"/>
          <w:rFonts w:ascii="Times New Roman" w:hAnsi="Times New Roman" w:cs="Times New Roman"/>
          <w:sz w:val="28"/>
          <w:szCs w:val="28"/>
        </w:rPr>
        <w:pPrChange w:id="1955" w:author="Борис Гогинян" w:date="2020-05-30T16:28:00Z">
          <w:pPr>
            <w:pStyle w:val="a5"/>
            <w:numPr>
              <w:numId w:val="26"/>
            </w:numPr>
            <w:spacing w:line="276" w:lineRule="auto"/>
            <w:ind w:left="1440" w:hanging="360"/>
          </w:pPr>
        </w:pPrChange>
      </w:pPr>
      <w:del w:id="1956" w:author="Борис Гогинян" w:date="2020-05-30T16:28:00Z">
        <w:r w:rsidRPr="00AD4BD2" w:rsidDel="0091212B">
          <w:rPr>
            <w:rFonts w:ascii="Times New Roman" w:hAnsi="Times New Roman" w:cs="Times New Roman"/>
            <w:sz w:val="28"/>
            <w:szCs w:val="28"/>
          </w:rPr>
          <w:delText>Diffuse Color – цвет поверхности</w:delText>
        </w:r>
        <w:r w:rsidR="00FE0E99" w:rsidRPr="00AD4BD2" w:rsidDel="0091212B">
          <w:rPr>
            <w:rFonts w:ascii="Times New Roman" w:hAnsi="Times New Roman" w:cs="Times New Roman"/>
            <w:sz w:val="28"/>
            <w:szCs w:val="28"/>
            <w:lang w:val="en-US"/>
          </w:rPr>
          <w:delText>;</w:delText>
        </w:r>
      </w:del>
    </w:p>
    <w:p w14:paraId="1B0C0D52" w14:textId="6AB4306E" w:rsidR="00FB0CBB" w:rsidRPr="00AD4BD2" w:rsidDel="0091212B" w:rsidRDefault="00EB143B" w:rsidP="0091212B">
      <w:pPr>
        <w:pStyle w:val="a5"/>
        <w:numPr>
          <w:ilvl w:val="0"/>
          <w:numId w:val="26"/>
        </w:numPr>
        <w:spacing w:after="0" w:line="276" w:lineRule="auto"/>
        <w:jc w:val="center"/>
        <w:rPr>
          <w:del w:id="1957" w:author="Борис Гогинян" w:date="2020-05-30T16:28:00Z"/>
          <w:rFonts w:ascii="Times New Roman" w:hAnsi="Times New Roman" w:cs="Times New Roman"/>
          <w:sz w:val="28"/>
          <w:szCs w:val="28"/>
          <w:lang w:val="en-US"/>
        </w:rPr>
        <w:pPrChange w:id="1958" w:author="Борис Гогинян" w:date="2020-05-30T16:28:00Z">
          <w:pPr>
            <w:pStyle w:val="a5"/>
            <w:numPr>
              <w:numId w:val="26"/>
            </w:numPr>
            <w:spacing w:line="276" w:lineRule="auto"/>
            <w:ind w:left="1440" w:hanging="360"/>
          </w:pPr>
        </w:pPrChange>
      </w:pPr>
      <w:del w:id="1959" w:author="Борис Гогинян" w:date="2020-05-30T16:28:00Z">
        <w:r w:rsidRPr="00AD4BD2" w:rsidDel="0091212B">
          <w:rPr>
            <w:rFonts w:ascii="Times New Roman" w:hAnsi="Times New Roman" w:cs="Times New Roman"/>
            <w:sz w:val="28"/>
            <w:szCs w:val="28"/>
            <w:lang w:val="en-US"/>
          </w:rPr>
          <w:delText xml:space="preserve">Sigma </w:delText>
        </w:r>
        <w:r w:rsidR="00FE0E99" w:rsidRPr="00AD4BD2" w:rsidDel="0091212B">
          <w:rPr>
            <w:rFonts w:ascii="Times New Roman" w:hAnsi="Times New Roman" w:cs="Times New Roman"/>
            <w:sz w:val="28"/>
            <w:szCs w:val="28"/>
            <w:lang w:val="en-US"/>
          </w:rPr>
          <w:delText>–</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шероховатость</w:delText>
        </w:r>
        <w:r w:rsidR="00FE0E99" w:rsidRPr="00AD4BD2" w:rsidDel="0091212B">
          <w:rPr>
            <w:rFonts w:ascii="Times New Roman" w:hAnsi="Times New Roman" w:cs="Times New Roman"/>
            <w:sz w:val="28"/>
            <w:szCs w:val="28"/>
            <w:lang w:val="en-US"/>
          </w:rPr>
          <w:delText>.</w:delText>
        </w:r>
      </w:del>
    </w:p>
    <w:p w14:paraId="5C7BCE84" w14:textId="1DB2D131" w:rsidR="00640028" w:rsidRPr="00AD4BD2" w:rsidDel="0091212B" w:rsidRDefault="00640028" w:rsidP="0091212B">
      <w:pPr>
        <w:pStyle w:val="a5"/>
        <w:spacing w:after="0" w:line="276" w:lineRule="auto"/>
        <w:ind w:left="1440"/>
        <w:jc w:val="center"/>
        <w:rPr>
          <w:del w:id="1960" w:author="Борис Гогинян" w:date="2020-05-30T16:28:00Z"/>
          <w:rFonts w:ascii="Times New Roman" w:hAnsi="Times New Roman" w:cs="Times New Roman"/>
          <w:sz w:val="28"/>
          <w:szCs w:val="28"/>
          <w:lang w:val="en-US"/>
        </w:rPr>
        <w:pPrChange w:id="1961" w:author="Борис Гогинян" w:date="2020-05-30T16:28:00Z">
          <w:pPr>
            <w:pStyle w:val="a5"/>
            <w:spacing w:line="276" w:lineRule="auto"/>
            <w:ind w:left="1440"/>
          </w:pPr>
        </w:pPrChange>
      </w:pPr>
    </w:p>
    <w:p w14:paraId="23D215F3" w14:textId="17FFCA31" w:rsidR="00EB143B" w:rsidRPr="00AD4BD2" w:rsidDel="0091212B" w:rsidRDefault="00944653" w:rsidP="0091212B">
      <w:pPr>
        <w:pStyle w:val="a5"/>
        <w:numPr>
          <w:ilvl w:val="0"/>
          <w:numId w:val="25"/>
        </w:numPr>
        <w:spacing w:after="0" w:line="276" w:lineRule="auto"/>
        <w:jc w:val="center"/>
        <w:rPr>
          <w:del w:id="1962" w:author="Борис Гогинян" w:date="2020-05-30T16:28:00Z"/>
          <w:rFonts w:ascii="Times New Roman" w:hAnsi="Times New Roman" w:cs="Times New Roman"/>
          <w:sz w:val="28"/>
          <w:szCs w:val="28"/>
        </w:rPr>
        <w:pPrChange w:id="1963" w:author="Борис Гогинян" w:date="2020-05-30T16:28:00Z">
          <w:pPr>
            <w:pStyle w:val="a5"/>
            <w:numPr>
              <w:numId w:val="25"/>
            </w:numPr>
            <w:spacing w:line="276" w:lineRule="auto"/>
            <w:ind w:hanging="360"/>
          </w:pPr>
        </w:pPrChange>
      </w:pPr>
      <w:del w:id="1964" w:author="Борис Гогинян" w:date="2020-05-30T16:28:00Z">
        <w:r w:rsidRPr="00AD4BD2" w:rsidDel="0091212B">
          <w:rPr>
            <w:rFonts w:ascii="Times New Roman" w:hAnsi="Times New Roman" w:cs="Times New Roman"/>
            <w:sz w:val="28"/>
            <w:szCs w:val="28"/>
            <w:lang w:val="en-US"/>
          </w:rPr>
          <w:delText>Matte</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Translucent</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r w:rsidR="00FE0E99" w:rsidRPr="00AD4BD2" w:rsidDel="0091212B">
          <w:rPr>
            <w:rFonts w:ascii="Times New Roman" w:hAnsi="Times New Roman" w:cs="Times New Roman"/>
            <w:sz w:val="28"/>
            <w:szCs w:val="28"/>
          </w:rPr>
          <w:delText xml:space="preserve"> </w:delText>
        </w:r>
        <w:r w:rsidR="00EB143B" w:rsidRPr="00AD4BD2" w:rsidDel="0091212B">
          <w:rPr>
            <w:rFonts w:ascii="Times New Roman" w:hAnsi="Times New Roman" w:cs="Times New Roman"/>
            <w:sz w:val="28"/>
            <w:szCs w:val="28"/>
          </w:rPr>
          <w:br/>
          <w:delText>Матовая поверхность, учитывающая подповерхностное рассеивание</w:delText>
        </w:r>
        <w:r w:rsidR="00091A95" w:rsidRPr="00AD4BD2" w:rsidDel="0091212B">
          <w:rPr>
            <w:rFonts w:ascii="Times New Roman" w:hAnsi="Times New Roman" w:cs="Times New Roman"/>
            <w:sz w:val="28"/>
            <w:szCs w:val="28"/>
          </w:rPr>
          <w:delText>[28].</w:delText>
        </w:r>
      </w:del>
    </w:p>
    <w:p w14:paraId="4D58FD01" w14:textId="5517FF00" w:rsidR="00EB143B" w:rsidRPr="00AD4BD2" w:rsidDel="0091212B" w:rsidRDefault="00EB143B" w:rsidP="0091212B">
      <w:pPr>
        <w:pStyle w:val="a5"/>
        <w:spacing w:after="0" w:line="276" w:lineRule="auto"/>
        <w:jc w:val="center"/>
        <w:rPr>
          <w:del w:id="1965" w:author="Борис Гогинян" w:date="2020-05-30T16:28:00Z"/>
          <w:rFonts w:ascii="Times New Roman" w:hAnsi="Times New Roman" w:cs="Times New Roman"/>
          <w:sz w:val="28"/>
          <w:szCs w:val="28"/>
        </w:rPr>
        <w:pPrChange w:id="1966" w:author="Борис Гогинян" w:date="2020-05-30T16:28:00Z">
          <w:pPr>
            <w:pStyle w:val="a5"/>
            <w:spacing w:line="276" w:lineRule="auto"/>
          </w:pPr>
        </w:pPrChange>
      </w:pPr>
      <w:del w:id="1967" w:author="Борис Гогинян" w:date="2020-05-30T16:28:00Z">
        <w:r w:rsidRPr="00AD4BD2" w:rsidDel="0091212B">
          <w:rPr>
            <w:rFonts w:ascii="Times New Roman" w:hAnsi="Times New Roman" w:cs="Times New Roman"/>
            <w:sz w:val="28"/>
            <w:szCs w:val="28"/>
          </w:rPr>
          <w:delText>Параметры:</w:delText>
        </w:r>
      </w:del>
    </w:p>
    <w:p w14:paraId="0FC30F24" w14:textId="41292E66" w:rsidR="00944653" w:rsidRPr="00AD4BD2" w:rsidDel="0091212B" w:rsidRDefault="00EB143B" w:rsidP="0091212B">
      <w:pPr>
        <w:pStyle w:val="a5"/>
        <w:numPr>
          <w:ilvl w:val="0"/>
          <w:numId w:val="27"/>
        </w:numPr>
        <w:spacing w:after="0" w:line="276" w:lineRule="auto"/>
        <w:jc w:val="center"/>
        <w:rPr>
          <w:del w:id="1968" w:author="Борис Гогинян" w:date="2020-05-30T16:28:00Z"/>
          <w:rFonts w:ascii="Times New Roman" w:hAnsi="Times New Roman" w:cs="Times New Roman"/>
          <w:sz w:val="28"/>
          <w:szCs w:val="28"/>
        </w:rPr>
        <w:pPrChange w:id="1969" w:author="Борис Гогинян" w:date="2020-05-30T16:28:00Z">
          <w:pPr>
            <w:pStyle w:val="a5"/>
            <w:numPr>
              <w:numId w:val="27"/>
            </w:numPr>
            <w:spacing w:line="276" w:lineRule="auto"/>
            <w:ind w:left="1515" w:hanging="360"/>
          </w:pPr>
        </w:pPrChange>
      </w:pPr>
      <w:del w:id="1970" w:author="Борис Гогинян" w:date="2020-05-30T16:28:00Z">
        <w:r w:rsidRPr="00AD4BD2" w:rsidDel="0091212B">
          <w:rPr>
            <w:rFonts w:ascii="Times New Roman" w:hAnsi="Times New Roman" w:cs="Times New Roman"/>
            <w:sz w:val="28"/>
            <w:szCs w:val="28"/>
          </w:rPr>
          <w:delText>Reflection Color – цвет поверхности</w:delText>
        </w:r>
        <w:r w:rsidR="00FE0E99" w:rsidRPr="00AD4BD2" w:rsidDel="0091212B">
          <w:rPr>
            <w:rFonts w:ascii="Times New Roman" w:hAnsi="Times New Roman" w:cs="Times New Roman"/>
            <w:sz w:val="28"/>
            <w:szCs w:val="28"/>
            <w:lang w:val="en-US"/>
          </w:rPr>
          <w:delText>;</w:delText>
        </w:r>
      </w:del>
    </w:p>
    <w:p w14:paraId="2E6B2553" w14:textId="16DBD5E2" w:rsidR="00EB143B" w:rsidRPr="00AD4BD2" w:rsidDel="0091212B" w:rsidRDefault="00EB143B" w:rsidP="0091212B">
      <w:pPr>
        <w:pStyle w:val="a5"/>
        <w:numPr>
          <w:ilvl w:val="0"/>
          <w:numId w:val="27"/>
        </w:numPr>
        <w:spacing w:after="0" w:line="276" w:lineRule="auto"/>
        <w:jc w:val="center"/>
        <w:rPr>
          <w:del w:id="1971" w:author="Борис Гогинян" w:date="2020-05-30T16:28:00Z"/>
          <w:rFonts w:ascii="Times New Roman" w:hAnsi="Times New Roman" w:cs="Times New Roman"/>
          <w:sz w:val="28"/>
          <w:szCs w:val="28"/>
        </w:rPr>
        <w:pPrChange w:id="1972" w:author="Борис Гогинян" w:date="2020-05-30T16:28:00Z">
          <w:pPr>
            <w:pStyle w:val="a5"/>
            <w:numPr>
              <w:numId w:val="27"/>
            </w:numPr>
            <w:spacing w:line="276" w:lineRule="auto"/>
            <w:ind w:left="1515" w:hanging="360"/>
          </w:pPr>
        </w:pPrChange>
      </w:pPr>
      <w:del w:id="1973" w:author="Борис Гогинян" w:date="2020-05-30T16:28:00Z">
        <w:r w:rsidRPr="00AD4BD2" w:rsidDel="0091212B">
          <w:rPr>
            <w:rFonts w:ascii="Times New Roman" w:hAnsi="Times New Roman" w:cs="Times New Roman"/>
            <w:sz w:val="28"/>
            <w:szCs w:val="28"/>
          </w:rPr>
          <w:delText xml:space="preserve">Transmission Color – равномерный цвет преломленного света, проходящего </w:delText>
        </w:r>
        <w:r w:rsidR="00FE0E99" w:rsidRPr="00AD4BD2" w:rsidDel="0091212B">
          <w:rPr>
            <w:rFonts w:ascii="Times New Roman" w:hAnsi="Times New Roman" w:cs="Times New Roman"/>
            <w:sz w:val="28"/>
            <w:szCs w:val="28"/>
          </w:rPr>
          <w:delText>через материал;</w:delText>
        </w:r>
      </w:del>
    </w:p>
    <w:p w14:paraId="05DEECB2" w14:textId="5E71F7BA" w:rsidR="00FB0CBB" w:rsidRPr="00AD4BD2" w:rsidDel="0091212B" w:rsidRDefault="00EB143B" w:rsidP="0091212B">
      <w:pPr>
        <w:pStyle w:val="a5"/>
        <w:numPr>
          <w:ilvl w:val="0"/>
          <w:numId w:val="27"/>
        </w:numPr>
        <w:spacing w:after="0" w:line="276" w:lineRule="auto"/>
        <w:jc w:val="center"/>
        <w:rPr>
          <w:del w:id="1974" w:author="Борис Гогинян" w:date="2020-05-30T16:28:00Z"/>
          <w:rFonts w:ascii="Times New Roman" w:hAnsi="Times New Roman" w:cs="Times New Roman"/>
          <w:sz w:val="28"/>
          <w:szCs w:val="28"/>
        </w:rPr>
        <w:pPrChange w:id="1975" w:author="Борис Гогинян" w:date="2020-05-30T16:28:00Z">
          <w:pPr>
            <w:pStyle w:val="a5"/>
            <w:numPr>
              <w:numId w:val="27"/>
            </w:numPr>
            <w:spacing w:line="276" w:lineRule="auto"/>
            <w:ind w:left="1515" w:hanging="360"/>
          </w:pPr>
        </w:pPrChange>
      </w:pPr>
      <w:del w:id="1976" w:author="Борис Гогинян" w:date="2020-05-30T16:28:00Z">
        <w:r w:rsidRPr="00AD4BD2" w:rsidDel="0091212B">
          <w:rPr>
            <w:rFonts w:ascii="Times New Roman" w:hAnsi="Times New Roman" w:cs="Times New Roman"/>
            <w:sz w:val="28"/>
            <w:szCs w:val="28"/>
            <w:lang w:val="en-US"/>
          </w:rPr>
          <w:delText xml:space="preserve">Sigma </w:delText>
        </w:r>
        <w:r w:rsidR="00FE0E99" w:rsidRPr="00AD4BD2" w:rsidDel="0091212B">
          <w:rPr>
            <w:rFonts w:ascii="Times New Roman" w:hAnsi="Times New Roman" w:cs="Times New Roman"/>
            <w:sz w:val="28"/>
            <w:szCs w:val="28"/>
            <w:lang w:val="en-US"/>
          </w:rPr>
          <w:delText>–</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шероховатость</w:delText>
        </w:r>
        <w:r w:rsidR="00FE0E99" w:rsidRPr="00AD4BD2" w:rsidDel="0091212B">
          <w:rPr>
            <w:rFonts w:ascii="Times New Roman" w:hAnsi="Times New Roman" w:cs="Times New Roman"/>
            <w:sz w:val="28"/>
            <w:szCs w:val="28"/>
            <w:lang w:val="en-US"/>
          </w:rPr>
          <w:delText>.</w:delText>
        </w:r>
      </w:del>
    </w:p>
    <w:p w14:paraId="48083F96" w14:textId="553989B0" w:rsidR="00640028" w:rsidRPr="00AD4BD2" w:rsidDel="0091212B" w:rsidRDefault="00640028" w:rsidP="0091212B">
      <w:pPr>
        <w:pStyle w:val="a5"/>
        <w:spacing w:after="0" w:line="276" w:lineRule="auto"/>
        <w:ind w:left="1515"/>
        <w:jc w:val="center"/>
        <w:rPr>
          <w:del w:id="1977" w:author="Борис Гогинян" w:date="2020-05-30T16:28:00Z"/>
          <w:rFonts w:ascii="Times New Roman" w:hAnsi="Times New Roman" w:cs="Times New Roman"/>
          <w:sz w:val="28"/>
          <w:szCs w:val="28"/>
        </w:rPr>
        <w:pPrChange w:id="1978" w:author="Борис Гогинян" w:date="2020-05-30T16:28:00Z">
          <w:pPr>
            <w:pStyle w:val="a5"/>
            <w:spacing w:line="276" w:lineRule="auto"/>
            <w:ind w:left="1515"/>
          </w:pPr>
        </w:pPrChange>
      </w:pPr>
    </w:p>
    <w:p w14:paraId="03D2D960" w14:textId="6856F143" w:rsidR="00FB0CBB" w:rsidRPr="00AD4BD2" w:rsidDel="0091212B" w:rsidRDefault="00FB0CBB" w:rsidP="0091212B">
      <w:pPr>
        <w:pStyle w:val="a5"/>
        <w:numPr>
          <w:ilvl w:val="0"/>
          <w:numId w:val="25"/>
        </w:numPr>
        <w:spacing w:after="0" w:line="276" w:lineRule="auto"/>
        <w:jc w:val="center"/>
        <w:rPr>
          <w:del w:id="1979" w:author="Борис Гогинян" w:date="2020-05-30T16:28:00Z"/>
          <w:rFonts w:ascii="Times New Roman" w:hAnsi="Times New Roman" w:cs="Times New Roman"/>
          <w:sz w:val="28"/>
          <w:szCs w:val="28"/>
        </w:rPr>
        <w:pPrChange w:id="1980" w:author="Борис Гогинян" w:date="2020-05-30T16:28:00Z">
          <w:pPr>
            <w:pStyle w:val="a5"/>
            <w:numPr>
              <w:numId w:val="25"/>
            </w:numPr>
            <w:spacing w:line="276" w:lineRule="auto"/>
            <w:ind w:hanging="360"/>
          </w:pPr>
        </w:pPrChange>
      </w:pPr>
      <w:del w:id="1981" w:author="Борис Гогинян" w:date="2020-05-30T16:28:00Z">
        <w:r w:rsidRPr="00AD4BD2" w:rsidDel="0091212B">
          <w:rPr>
            <w:rFonts w:ascii="Times New Roman" w:hAnsi="Times New Roman" w:cs="Times New Roman"/>
            <w:sz w:val="28"/>
            <w:szCs w:val="28"/>
            <w:lang w:val="en-US"/>
          </w:rPr>
          <w:delText xml:space="preserve">Mirror Material </w:delText>
        </w:r>
      </w:del>
    </w:p>
    <w:p w14:paraId="6711339E" w14:textId="5D76F72E" w:rsidR="00FB0CBB" w:rsidRPr="00AD4BD2" w:rsidDel="0091212B" w:rsidRDefault="00FB0CBB" w:rsidP="0091212B">
      <w:pPr>
        <w:pStyle w:val="a5"/>
        <w:spacing w:after="0" w:line="276" w:lineRule="auto"/>
        <w:jc w:val="center"/>
        <w:rPr>
          <w:del w:id="1982" w:author="Борис Гогинян" w:date="2020-05-30T16:28:00Z"/>
          <w:rFonts w:ascii="Times New Roman" w:hAnsi="Times New Roman" w:cs="Times New Roman"/>
          <w:sz w:val="28"/>
          <w:szCs w:val="28"/>
        </w:rPr>
        <w:pPrChange w:id="1983" w:author="Борис Гогинян" w:date="2020-05-30T16:28:00Z">
          <w:pPr>
            <w:pStyle w:val="a5"/>
            <w:spacing w:line="276" w:lineRule="auto"/>
          </w:pPr>
        </w:pPrChange>
      </w:pPr>
      <w:del w:id="1984" w:author="Борис Гогинян" w:date="2020-05-30T16:28:00Z">
        <w:r w:rsidRPr="00AD4BD2" w:rsidDel="0091212B">
          <w:rPr>
            <w:rFonts w:ascii="Times New Roman" w:hAnsi="Times New Roman" w:cs="Times New Roman"/>
            <w:sz w:val="28"/>
            <w:szCs w:val="28"/>
          </w:rPr>
          <w:delText>Идеальная зеркально отражающая поверхность</w:delText>
        </w:r>
        <w:r w:rsidR="00091A95" w:rsidRPr="00AD4BD2" w:rsidDel="0091212B">
          <w:rPr>
            <w:rFonts w:ascii="Times New Roman" w:hAnsi="Times New Roman" w:cs="Times New Roman"/>
            <w:sz w:val="28"/>
            <w:szCs w:val="28"/>
          </w:rPr>
          <w:delText xml:space="preserve"> </w:delText>
        </w:r>
        <w:r w:rsidR="00091A95" w:rsidRPr="00AD4BD2" w:rsidDel="0091212B">
          <w:rPr>
            <w:rFonts w:ascii="Times New Roman" w:hAnsi="Times New Roman" w:cs="Times New Roman"/>
            <w:sz w:val="28"/>
            <w:szCs w:val="28"/>
            <w:lang w:val="en-US"/>
          </w:rPr>
          <w:delText>[29]</w:delText>
        </w:r>
        <w:r w:rsidRPr="00AD4BD2" w:rsidDel="0091212B">
          <w:rPr>
            <w:rFonts w:ascii="Times New Roman" w:hAnsi="Times New Roman" w:cs="Times New Roman"/>
            <w:sz w:val="28"/>
            <w:szCs w:val="28"/>
          </w:rPr>
          <w:delText>.</w:delText>
        </w:r>
      </w:del>
    </w:p>
    <w:p w14:paraId="12CB17A4" w14:textId="60645AF6" w:rsidR="00FB0CBB" w:rsidRPr="00AD4BD2" w:rsidDel="0091212B" w:rsidRDefault="00FB0CBB" w:rsidP="0091212B">
      <w:pPr>
        <w:pStyle w:val="a5"/>
        <w:spacing w:after="0" w:line="276" w:lineRule="auto"/>
        <w:jc w:val="center"/>
        <w:rPr>
          <w:del w:id="1985" w:author="Борис Гогинян" w:date="2020-05-30T16:28:00Z"/>
          <w:rFonts w:ascii="Times New Roman" w:hAnsi="Times New Roman" w:cs="Times New Roman"/>
          <w:sz w:val="28"/>
          <w:szCs w:val="28"/>
        </w:rPr>
        <w:pPrChange w:id="1986" w:author="Борис Гогинян" w:date="2020-05-30T16:28:00Z">
          <w:pPr>
            <w:pStyle w:val="a5"/>
            <w:spacing w:line="276" w:lineRule="auto"/>
          </w:pPr>
        </w:pPrChange>
      </w:pPr>
      <w:del w:id="1987" w:author="Борис Гогинян" w:date="2020-05-30T16:28:00Z">
        <w:r w:rsidRPr="00AD4BD2" w:rsidDel="0091212B">
          <w:rPr>
            <w:rFonts w:ascii="Times New Roman" w:hAnsi="Times New Roman" w:cs="Times New Roman"/>
            <w:sz w:val="28"/>
            <w:szCs w:val="28"/>
          </w:rPr>
          <w:delText>Параметры:</w:delText>
        </w:r>
      </w:del>
    </w:p>
    <w:p w14:paraId="53FACC82" w14:textId="5A9866B6" w:rsidR="00B06873" w:rsidRPr="00AD4BD2" w:rsidDel="0091212B" w:rsidRDefault="00FB0CBB" w:rsidP="0091212B">
      <w:pPr>
        <w:pStyle w:val="a5"/>
        <w:numPr>
          <w:ilvl w:val="0"/>
          <w:numId w:val="38"/>
        </w:numPr>
        <w:spacing w:after="0" w:line="276" w:lineRule="auto"/>
        <w:jc w:val="center"/>
        <w:rPr>
          <w:del w:id="1988" w:author="Борис Гогинян" w:date="2020-05-30T16:28:00Z"/>
          <w:rFonts w:ascii="Times New Roman" w:hAnsi="Times New Roman" w:cs="Times New Roman"/>
          <w:sz w:val="28"/>
          <w:szCs w:val="28"/>
        </w:rPr>
        <w:pPrChange w:id="1989" w:author="Борис Гогинян" w:date="2020-05-30T16:28:00Z">
          <w:pPr>
            <w:pStyle w:val="a5"/>
            <w:numPr>
              <w:numId w:val="38"/>
            </w:numPr>
            <w:spacing w:line="276" w:lineRule="auto"/>
            <w:ind w:left="1440" w:hanging="360"/>
          </w:pPr>
        </w:pPrChange>
      </w:pPr>
      <w:del w:id="1990" w:author="Борис Гогинян" w:date="2020-05-30T16:28:00Z">
        <w:r w:rsidRPr="00AD4BD2" w:rsidDel="0091212B">
          <w:rPr>
            <w:rFonts w:ascii="Times New Roman" w:hAnsi="Times New Roman" w:cs="Times New Roman"/>
            <w:sz w:val="28"/>
            <w:szCs w:val="28"/>
          </w:rPr>
          <w:delText>Reflection Color – цвет зеркала. Позволяет изменять цвет отраженных лучей, направленных в камеру.</w:delText>
        </w:r>
      </w:del>
    </w:p>
    <w:p w14:paraId="6A164E28" w14:textId="23A92B30" w:rsidR="00640028" w:rsidRPr="00AD4BD2" w:rsidDel="0091212B" w:rsidRDefault="00640028" w:rsidP="0091212B">
      <w:pPr>
        <w:pStyle w:val="a5"/>
        <w:spacing w:after="0" w:line="276" w:lineRule="auto"/>
        <w:ind w:left="1440"/>
        <w:jc w:val="center"/>
        <w:rPr>
          <w:del w:id="1991" w:author="Борис Гогинян" w:date="2020-05-30T16:28:00Z"/>
          <w:rFonts w:ascii="Times New Roman" w:hAnsi="Times New Roman" w:cs="Times New Roman"/>
          <w:sz w:val="28"/>
          <w:szCs w:val="28"/>
        </w:rPr>
        <w:pPrChange w:id="1992" w:author="Борис Гогинян" w:date="2020-05-30T16:28:00Z">
          <w:pPr>
            <w:pStyle w:val="a5"/>
            <w:spacing w:line="276" w:lineRule="auto"/>
            <w:ind w:left="1440"/>
          </w:pPr>
        </w:pPrChange>
      </w:pPr>
    </w:p>
    <w:p w14:paraId="6F7441BA" w14:textId="065A605C" w:rsidR="00FB0CBB" w:rsidRPr="00AD4BD2" w:rsidDel="0091212B" w:rsidRDefault="00944653" w:rsidP="0091212B">
      <w:pPr>
        <w:pStyle w:val="a5"/>
        <w:numPr>
          <w:ilvl w:val="0"/>
          <w:numId w:val="25"/>
        </w:numPr>
        <w:spacing w:after="0" w:line="276" w:lineRule="auto"/>
        <w:jc w:val="center"/>
        <w:rPr>
          <w:del w:id="1993" w:author="Борис Гогинян" w:date="2020-05-30T16:28:00Z"/>
          <w:rFonts w:ascii="Times New Roman" w:hAnsi="Times New Roman" w:cs="Times New Roman"/>
          <w:sz w:val="28"/>
          <w:szCs w:val="28"/>
          <w:lang w:val="en-US"/>
        </w:rPr>
        <w:pPrChange w:id="1994" w:author="Борис Гогинян" w:date="2020-05-30T16:28:00Z">
          <w:pPr>
            <w:pStyle w:val="a5"/>
            <w:numPr>
              <w:numId w:val="25"/>
            </w:numPr>
            <w:spacing w:line="276" w:lineRule="auto"/>
            <w:ind w:hanging="360"/>
          </w:pPr>
        </w:pPrChange>
      </w:pPr>
      <w:del w:id="1995" w:author="Борис Гогинян" w:date="2020-05-30T16:28:00Z">
        <w:r w:rsidRPr="00AD4BD2" w:rsidDel="0091212B">
          <w:rPr>
            <w:rFonts w:ascii="Times New Roman" w:hAnsi="Times New Roman" w:cs="Times New Roman"/>
            <w:sz w:val="28"/>
            <w:szCs w:val="28"/>
            <w:lang w:val="en-US"/>
          </w:rPr>
          <w:delText>Disney Material</w:delText>
        </w:r>
        <w:r w:rsidR="00FB0CBB" w:rsidRPr="00AD4BD2" w:rsidDel="0091212B">
          <w:rPr>
            <w:rFonts w:ascii="Times New Roman" w:hAnsi="Times New Roman" w:cs="Times New Roman"/>
            <w:sz w:val="28"/>
            <w:szCs w:val="28"/>
            <w:lang w:val="en-US"/>
          </w:rPr>
          <w:delText xml:space="preserve"> </w:delText>
        </w:r>
        <w:r w:rsidR="00EB143B" w:rsidRPr="00AD4BD2" w:rsidDel="0091212B">
          <w:rPr>
            <w:rFonts w:ascii="Times New Roman" w:hAnsi="Times New Roman" w:cs="Times New Roman"/>
            <w:sz w:val="28"/>
            <w:szCs w:val="28"/>
            <w:lang w:val="en-US"/>
          </w:rPr>
          <w:br/>
        </w:r>
        <w:r w:rsidR="00EB143B" w:rsidRPr="00AD4BD2" w:rsidDel="0091212B">
          <w:rPr>
            <w:rFonts w:ascii="Times New Roman" w:hAnsi="Times New Roman" w:cs="Times New Roman"/>
            <w:sz w:val="28"/>
            <w:szCs w:val="28"/>
          </w:rPr>
          <w:delText>Аналог</w:delText>
        </w:r>
        <w:r w:rsidR="00EB143B" w:rsidRPr="00AD4BD2" w:rsidDel="0091212B">
          <w:rPr>
            <w:rFonts w:ascii="Times New Roman" w:hAnsi="Times New Roman" w:cs="Times New Roman"/>
            <w:sz w:val="28"/>
            <w:szCs w:val="28"/>
            <w:lang w:val="en-US"/>
          </w:rPr>
          <w:delText xml:space="preserve"> </w:delText>
        </w:r>
        <w:r w:rsidR="00EB143B" w:rsidRPr="00AD4BD2" w:rsidDel="0091212B">
          <w:rPr>
            <w:rFonts w:ascii="Times New Roman" w:hAnsi="Times New Roman" w:cs="Times New Roman"/>
            <w:sz w:val="28"/>
            <w:szCs w:val="28"/>
          </w:rPr>
          <w:delText>шейдера</w:delText>
        </w:r>
        <w:r w:rsidR="00EB143B" w:rsidRPr="00AD4BD2" w:rsidDel="0091212B">
          <w:rPr>
            <w:rFonts w:ascii="Times New Roman" w:hAnsi="Times New Roman" w:cs="Times New Roman"/>
            <w:sz w:val="28"/>
            <w:szCs w:val="28"/>
            <w:lang w:val="en-US"/>
          </w:rPr>
          <w:delText xml:space="preserve"> asDisneyMaterial</w:delText>
        </w:r>
        <w:r w:rsidR="00FB0CBB" w:rsidRPr="00AD4BD2" w:rsidDel="0091212B">
          <w:rPr>
            <w:rFonts w:ascii="Times New Roman" w:hAnsi="Times New Roman" w:cs="Times New Roman"/>
            <w:sz w:val="28"/>
            <w:szCs w:val="28"/>
            <w:lang w:val="en-US"/>
          </w:rPr>
          <w:delText xml:space="preserve"> [33]</w:delText>
        </w:r>
        <w:r w:rsidR="00EB143B" w:rsidRPr="00AD4BD2" w:rsidDel="0091212B">
          <w:rPr>
            <w:rFonts w:ascii="Times New Roman" w:hAnsi="Times New Roman" w:cs="Times New Roman"/>
            <w:sz w:val="28"/>
            <w:szCs w:val="28"/>
            <w:lang w:val="en-US"/>
          </w:rPr>
          <w:delText xml:space="preserve"> </w:delText>
        </w:r>
        <w:r w:rsidR="00EB143B" w:rsidRPr="00AD4BD2" w:rsidDel="0091212B">
          <w:rPr>
            <w:rFonts w:ascii="Times New Roman" w:hAnsi="Times New Roman" w:cs="Times New Roman"/>
            <w:sz w:val="28"/>
            <w:szCs w:val="28"/>
          </w:rPr>
          <w:delText>и</w:delText>
        </w:r>
        <w:r w:rsidR="00EB143B" w:rsidRPr="00AD4BD2" w:rsidDel="0091212B">
          <w:rPr>
            <w:rFonts w:ascii="Times New Roman" w:hAnsi="Times New Roman" w:cs="Times New Roman"/>
            <w:sz w:val="28"/>
            <w:szCs w:val="28"/>
            <w:lang w:val="en-US"/>
          </w:rPr>
          <w:delText xml:space="preserve"> Principled BSDF</w:delText>
        </w:r>
        <w:r w:rsidR="00FB0CBB" w:rsidRPr="00AD4BD2" w:rsidDel="0091212B">
          <w:rPr>
            <w:rFonts w:ascii="Times New Roman" w:hAnsi="Times New Roman" w:cs="Times New Roman"/>
            <w:sz w:val="28"/>
            <w:szCs w:val="28"/>
            <w:lang w:val="en-US"/>
          </w:rPr>
          <w:delText xml:space="preserve"> [23]</w:delText>
        </w:r>
        <w:r w:rsidR="00EB143B" w:rsidRPr="00AD4BD2" w:rsidDel="0091212B">
          <w:rPr>
            <w:rFonts w:ascii="Times New Roman" w:hAnsi="Times New Roman" w:cs="Times New Roman"/>
            <w:sz w:val="28"/>
            <w:szCs w:val="28"/>
            <w:lang w:val="en-US"/>
          </w:rPr>
          <w:delText>.</w:delText>
        </w:r>
        <w:r w:rsidR="00FB0CBB" w:rsidRPr="00AD4BD2" w:rsidDel="0091212B">
          <w:rPr>
            <w:rFonts w:ascii="Times New Roman" w:hAnsi="Times New Roman" w:cs="Times New Roman"/>
            <w:sz w:val="28"/>
            <w:szCs w:val="28"/>
            <w:lang w:val="en-US"/>
          </w:rPr>
          <w:delText xml:space="preserve"> </w:delText>
        </w:r>
        <w:r w:rsidR="00FE0E99" w:rsidRPr="00AD4BD2" w:rsidDel="0091212B">
          <w:rPr>
            <w:rFonts w:ascii="Times New Roman" w:hAnsi="Times New Roman" w:cs="Times New Roman"/>
            <w:sz w:val="28"/>
            <w:szCs w:val="28"/>
            <w:lang w:val="en-US"/>
          </w:rPr>
          <w:delText>[11]</w:delText>
        </w:r>
      </w:del>
    </w:p>
    <w:p w14:paraId="173868FD" w14:textId="542F59AD" w:rsidR="00640028" w:rsidRPr="00AD4BD2" w:rsidDel="0091212B" w:rsidRDefault="00640028" w:rsidP="0091212B">
      <w:pPr>
        <w:pStyle w:val="a5"/>
        <w:spacing w:after="0" w:line="276" w:lineRule="auto"/>
        <w:jc w:val="center"/>
        <w:rPr>
          <w:del w:id="1996" w:author="Борис Гогинян" w:date="2020-05-30T16:28:00Z"/>
          <w:rFonts w:ascii="Times New Roman" w:hAnsi="Times New Roman" w:cs="Times New Roman"/>
          <w:sz w:val="28"/>
          <w:szCs w:val="28"/>
          <w:lang w:val="en-US"/>
        </w:rPr>
        <w:pPrChange w:id="1997" w:author="Борис Гогинян" w:date="2020-05-30T16:28:00Z">
          <w:pPr>
            <w:pStyle w:val="a5"/>
            <w:spacing w:line="276" w:lineRule="auto"/>
          </w:pPr>
        </w:pPrChange>
      </w:pPr>
    </w:p>
    <w:p w14:paraId="02A2E8D9" w14:textId="3470A2A2" w:rsidR="00944653" w:rsidRPr="00AD4BD2" w:rsidDel="0091212B" w:rsidRDefault="00944653" w:rsidP="0091212B">
      <w:pPr>
        <w:pStyle w:val="a5"/>
        <w:numPr>
          <w:ilvl w:val="0"/>
          <w:numId w:val="25"/>
        </w:numPr>
        <w:spacing w:after="0" w:line="276" w:lineRule="auto"/>
        <w:jc w:val="center"/>
        <w:rPr>
          <w:del w:id="1998" w:author="Борис Гогинян" w:date="2020-05-30T16:28:00Z"/>
          <w:rFonts w:ascii="Times New Roman" w:hAnsi="Times New Roman" w:cs="Times New Roman"/>
          <w:sz w:val="28"/>
          <w:szCs w:val="28"/>
        </w:rPr>
        <w:pPrChange w:id="1999" w:author="Борис Гогинян" w:date="2020-05-30T16:28:00Z">
          <w:pPr>
            <w:pStyle w:val="a5"/>
            <w:numPr>
              <w:numId w:val="25"/>
            </w:numPr>
            <w:spacing w:line="276" w:lineRule="auto"/>
            <w:ind w:hanging="360"/>
          </w:pPr>
        </w:pPrChange>
      </w:pPr>
      <w:del w:id="2000" w:author="Борис Гогинян" w:date="2020-05-30T16:28:00Z">
        <w:r w:rsidRPr="00AD4BD2" w:rsidDel="0091212B">
          <w:rPr>
            <w:rFonts w:ascii="Times New Roman" w:hAnsi="Times New Roman" w:cs="Times New Roman"/>
            <w:sz w:val="28"/>
            <w:szCs w:val="28"/>
            <w:lang w:val="en-US"/>
          </w:rPr>
          <w:delText>Glossy</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r w:rsidR="00FB0CBB" w:rsidRPr="00AD4BD2" w:rsidDel="0091212B">
          <w:rPr>
            <w:rFonts w:ascii="Times New Roman" w:hAnsi="Times New Roman" w:cs="Times New Roman"/>
            <w:sz w:val="28"/>
            <w:szCs w:val="28"/>
          </w:rPr>
          <w:delText xml:space="preserve"> </w:delText>
        </w:r>
        <w:r w:rsidR="00EB143B" w:rsidRPr="00AD4BD2" w:rsidDel="0091212B">
          <w:rPr>
            <w:rFonts w:ascii="Times New Roman" w:hAnsi="Times New Roman" w:cs="Times New Roman"/>
            <w:sz w:val="28"/>
            <w:szCs w:val="28"/>
          </w:rPr>
          <w:br/>
        </w:r>
        <w:r w:rsidR="00F3683B" w:rsidRPr="00AD4BD2" w:rsidDel="0091212B">
          <w:rPr>
            <w:rFonts w:ascii="Times New Roman" w:hAnsi="Times New Roman" w:cs="Times New Roman"/>
            <w:sz w:val="28"/>
            <w:szCs w:val="28"/>
          </w:rPr>
          <w:delText>Глянцевый материал</w:delText>
        </w:r>
        <w:r w:rsidR="00091A95" w:rsidRPr="00AD4BD2" w:rsidDel="0091212B">
          <w:rPr>
            <w:rFonts w:ascii="Times New Roman" w:hAnsi="Times New Roman" w:cs="Times New Roman"/>
            <w:sz w:val="28"/>
            <w:szCs w:val="28"/>
          </w:rPr>
          <w:delText xml:space="preserve"> [30]</w:delText>
        </w:r>
        <w:r w:rsidR="00F3683B" w:rsidRPr="00AD4BD2" w:rsidDel="0091212B">
          <w:rPr>
            <w:rFonts w:ascii="Times New Roman" w:hAnsi="Times New Roman" w:cs="Times New Roman"/>
            <w:sz w:val="28"/>
            <w:szCs w:val="28"/>
          </w:rPr>
          <w:delText>. Параметры:</w:delText>
        </w:r>
      </w:del>
    </w:p>
    <w:p w14:paraId="73643FC3" w14:textId="60F2CFE5" w:rsidR="00F3683B" w:rsidRPr="00AD4BD2" w:rsidDel="0091212B" w:rsidRDefault="00F3683B" w:rsidP="0091212B">
      <w:pPr>
        <w:pStyle w:val="a5"/>
        <w:numPr>
          <w:ilvl w:val="0"/>
          <w:numId w:val="28"/>
        </w:numPr>
        <w:spacing w:after="0" w:line="276" w:lineRule="auto"/>
        <w:jc w:val="center"/>
        <w:rPr>
          <w:del w:id="2001" w:author="Борис Гогинян" w:date="2020-05-30T16:28:00Z"/>
          <w:rFonts w:ascii="Times New Roman" w:hAnsi="Times New Roman" w:cs="Times New Roman"/>
          <w:sz w:val="28"/>
          <w:szCs w:val="28"/>
        </w:rPr>
        <w:pPrChange w:id="2002" w:author="Борис Гогинян" w:date="2020-05-30T16:28:00Z">
          <w:pPr>
            <w:pStyle w:val="a5"/>
            <w:numPr>
              <w:numId w:val="28"/>
            </w:numPr>
            <w:spacing w:line="276" w:lineRule="auto"/>
            <w:ind w:left="1440" w:hanging="360"/>
          </w:pPr>
        </w:pPrChange>
      </w:pPr>
      <w:del w:id="2003" w:author="Борис Гогинян" w:date="2020-05-30T16:28:00Z">
        <w:r w:rsidRPr="00AD4BD2" w:rsidDel="0091212B">
          <w:rPr>
            <w:rFonts w:ascii="Times New Roman" w:hAnsi="Times New Roman" w:cs="Times New Roman"/>
            <w:sz w:val="28"/>
            <w:szCs w:val="28"/>
          </w:rPr>
          <w:delText>Diffuse Color – диффузная компонента</w:delText>
        </w:r>
        <w:r w:rsidR="00FE0E99" w:rsidRPr="00AD4BD2" w:rsidDel="0091212B">
          <w:rPr>
            <w:rFonts w:ascii="Times New Roman" w:hAnsi="Times New Roman" w:cs="Times New Roman"/>
            <w:sz w:val="28"/>
            <w:szCs w:val="28"/>
            <w:lang w:val="en-US"/>
          </w:rPr>
          <w:delText>;</w:delText>
        </w:r>
      </w:del>
    </w:p>
    <w:p w14:paraId="67EF0DCE" w14:textId="72D727DD" w:rsidR="00F3683B" w:rsidRPr="00AD4BD2" w:rsidDel="0091212B" w:rsidRDefault="00F3683B" w:rsidP="0091212B">
      <w:pPr>
        <w:pStyle w:val="a5"/>
        <w:numPr>
          <w:ilvl w:val="0"/>
          <w:numId w:val="28"/>
        </w:numPr>
        <w:spacing w:after="0" w:line="276" w:lineRule="auto"/>
        <w:jc w:val="center"/>
        <w:rPr>
          <w:del w:id="2004" w:author="Борис Гогинян" w:date="2020-05-30T16:28:00Z"/>
          <w:rFonts w:ascii="Times New Roman" w:hAnsi="Times New Roman" w:cs="Times New Roman"/>
          <w:sz w:val="28"/>
          <w:szCs w:val="28"/>
          <w:lang w:val="en-US"/>
        </w:rPr>
        <w:pPrChange w:id="2005" w:author="Борис Гогинян" w:date="2020-05-30T16:28:00Z">
          <w:pPr>
            <w:pStyle w:val="a5"/>
            <w:numPr>
              <w:numId w:val="28"/>
            </w:numPr>
            <w:spacing w:line="276" w:lineRule="auto"/>
            <w:ind w:left="1440" w:hanging="360"/>
          </w:pPr>
        </w:pPrChange>
      </w:pPr>
      <w:del w:id="2006" w:author="Борис Гогинян" w:date="2020-05-30T16:28:00Z">
        <w:r w:rsidRPr="00AD4BD2" w:rsidDel="0091212B">
          <w:rPr>
            <w:rFonts w:ascii="Times New Roman" w:hAnsi="Times New Roman" w:cs="Times New Roman"/>
            <w:sz w:val="28"/>
            <w:szCs w:val="28"/>
            <w:lang w:val="en-US"/>
          </w:rPr>
          <w:delText xml:space="preserve">Specular Color and IOR – </w:delText>
        </w:r>
        <w:r w:rsidRPr="00AD4BD2" w:rsidDel="0091212B">
          <w:rPr>
            <w:rFonts w:ascii="Times New Roman" w:hAnsi="Times New Roman" w:cs="Times New Roman"/>
            <w:sz w:val="28"/>
            <w:szCs w:val="28"/>
          </w:rPr>
          <w:delText>зеркальная</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компонента</w:delText>
        </w:r>
        <w:r w:rsidR="00FE0E99" w:rsidRPr="00AD4BD2" w:rsidDel="0091212B">
          <w:rPr>
            <w:rFonts w:ascii="Times New Roman" w:hAnsi="Times New Roman" w:cs="Times New Roman"/>
            <w:sz w:val="28"/>
            <w:szCs w:val="28"/>
            <w:lang w:val="en-US"/>
          </w:rPr>
          <w:delText>;</w:delText>
        </w:r>
      </w:del>
    </w:p>
    <w:p w14:paraId="58F17C50" w14:textId="051F6E10" w:rsidR="00F3683B" w:rsidRPr="00AD4BD2" w:rsidDel="0091212B" w:rsidRDefault="00F3683B" w:rsidP="0091212B">
      <w:pPr>
        <w:pStyle w:val="a5"/>
        <w:numPr>
          <w:ilvl w:val="0"/>
          <w:numId w:val="28"/>
        </w:numPr>
        <w:spacing w:after="0" w:line="276" w:lineRule="auto"/>
        <w:jc w:val="center"/>
        <w:rPr>
          <w:del w:id="2007" w:author="Борис Гогинян" w:date="2020-05-30T16:28:00Z"/>
          <w:rFonts w:ascii="Times New Roman" w:hAnsi="Times New Roman" w:cs="Times New Roman"/>
          <w:sz w:val="28"/>
          <w:szCs w:val="28"/>
        </w:rPr>
        <w:pPrChange w:id="2008" w:author="Борис Гогинян" w:date="2020-05-30T16:28:00Z">
          <w:pPr>
            <w:pStyle w:val="a5"/>
            <w:numPr>
              <w:numId w:val="28"/>
            </w:numPr>
            <w:spacing w:line="276" w:lineRule="auto"/>
            <w:ind w:left="1440" w:hanging="360"/>
          </w:pPr>
        </w:pPrChange>
      </w:pPr>
      <w:del w:id="2009" w:author="Борис Гогинян" w:date="2020-05-30T16:28:00Z">
        <w:r w:rsidRPr="00AD4BD2" w:rsidDel="0091212B">
          <w:rPr>
            <w:rFonts w:ascii="Times New Roman" w:hAnsi="Times New Roman" w:cs="Times New Roman"/>
            <w:sz w:val="28"/>
            <w:szCs w:val="28"/>
          </w:rPr>
          <w:delText xml:space="preserve">Roughness </w:delText>
        </w:r>
        <w:r w:rsidR="00FE0E99"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rPr>
          <w:delText xml:space="preserve"> шероховатость</w:delText>
        </w:r>
        <w:r w:rsidR="00FE0E99" w:rsidRPr="00AD4BD2" w:rsidDel="0091212B">
          <w:rPr>
            <w:rFonts w:ascii="Times New Roman" w:hAnsi="Times New Roman" w:cs="Times New Roman"/>
            <w:sz w:val="28"/>
            <w:szCs w:val="28"/>
            <w:lang w:val="en-US"/>
          </w:rPr>
          <w:delText>;</w:delText>
        </w:r>
      </w:del>
    </w:p>
    <w:p w14:paraId="433AF928" w14:textId="47357F8A" w:rsidR="00F3683B" w:rsidRPr="00AD4BD2" w:rsidDel="0091212B" w:rsidRDefault="00F3683B" w:rsidP="0091212B">
      <w:pPr>
        <w:pStyle w:val="a5"/>
        <w:numPr>
          <w:ilvl w:val="0"/>
          <w:numId w:val="28"/>
        </w:numPr>
        <w:spacing w:after="0" w:line="276" w:lineRule="auto"/>
        <w:jc w:val="center"/>
        <w:rPr>
          <w:del w:id="2010" w:author="Борис Гогинян" w:date="2020-05-30T16:28:00Z"/>
          <w:rFonts w:ascii="Times New Roman" w:hAnsi="Times New Roman" w:cs="Times New Roman"/>
          <w:sz w:val="28"/>
          <w:szCs w:val="28"/>
        </w:rPr>
        <w:pPrChange w:id="2011" w:author="Борис Гогинян" w:date="2020-05-30T16:28:00Z">
          <w:pPr>
            <w:pStyle w:val="a5"/>
            <w:numPr>
              <w:numId w:val="28"/>
            </w:numPr>
            <w:spacing w:line="276" w:lineRule="auto"/>
            <w:ind w:left="1440" w:hanging="360"/>
          </w:pPr>
        </w:pPrChange>
      </w:pPr>
      <w:del w:id="2012" w:author="Борис Гогинян" w:date="2020-05-30T16:28:00Z">
        <w:r w:rsidRPr="00AD4BD2" w:rsidDel="0091212B">
          <w:rPr>
            <w:rFonts w:ascii="Times New Roman" w:hAnsi="Times New Roman" w:cs="Times New Roman"/>
            <w:sz w:val="28"/>
            <w:szCs w:val="28"/>
            <w:lang w:val="en-US"/>
          </w:rPr>
          <w:delText>Absorption</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Color</w:delText>
        </w:r>
        <w:r w:rsidRPr="00AD4BD2" w:rsidDel="0091212B">
          <w:rPr>
            <w:rFonts w:ascii="Times New Roman" w:hAnsi="Times New Roman" w:cs="Times New Roman"/>
            <w:sz w:val="28"/>
            <w:szCs w:val="28"/>
          </w:rPr>
          <w:delText xml:space="preserve"> / </w:delText>
        </w:r>
        <w:r w:rsidRPr="00AD4BD2" w:rsidDel="0091212B">
          <w:rPr>
            <w:rFonts w:ascii="Times New Roman" w:hAnsi="Times New Roman" w:cs="Times New Roman"/>
            <w:sz w:val="28"/>
            <w:szCs w:val="28"/>
            <w:lang w:val="en-US"/>
          </w:rPr>
          <w:delText>Depth</w:delText>
        </w:r>
        <w:r w:rsidRPr="00AD4BD2" w:rsidDel="0091212B">
          <w:rPr>
            <w:rFonts w:ascii="Times New Roman" w:hAnsi="Times New Roman" w:cs="Times New Roman"/>
            <w:sz w:val="28"/>
            <w:szCs w:val="28"/>
          </w:rPr>
          <w:delText xml:space="preserve"> – цвет и глубина поглощения преломленных лучей</w:delText>
        </w:r>
        <w:r w:rsidR="00FE0E99" w:rsidRPr="00AD4BD2" w:rsidDel="0091212B">
          <w:rPr>
            <w:rFonts w:ascii="Times New Roman" w:hAnsi="Times New Roman" w:cs="Times New Roman"/>
            <w:sz w:val="28"/>
            <w:szCs w:val="28"/>
          </w:rPr>
          <w:delText>;</w:delText>
        </w:r>
      </w:del>
    </w:p>
    <w:p w14:paraId="38F9A131" w14:textId="261CFD9E" w:rsidR="00FB0CBB" w:rsidRPr="00AD4BD2" w:rsidDel="0091212B" w:rsidRDefault="00F3683B" w:rsidP="0091212B">
      <w:pPr>
        <w:pStyle w:val="a5"/>
        <w:numPr>
          <w:ilvl w:val="0"/>
          <w:numId w:val="28"/>
        </w:numPr>
        <w:spacing w:after="0" w:line="276" w:lineRule="auto"/>
        <w:jc w:val="center"/>
        <w:rPr>
          <w:del w:id="2013" w:author="Борис Гогинян" w:date="2020-05-30T16:28:00Z"/>
          <w:rFonts w:ascii="Times New Roman" w:hAnsi="Times New Roman" w:cs="Times New Roman"/>
          <w:sz w:val="28"/>
          <w:szCs w:val="28"/>
        </w:rPr>
        <w:pPrChange w:id="2014" w:author="Борис Гогинян" w:date="2020-05-30T16:28:00Z">
          <w:pPr>
            <w:pStyle w:val="a5"/>
            <w:numPr>
              <w:numId w:val="28"/>
            </w:numPr>
            <w:spacing w:line="276" w:lineRule="auto"/>
            <w:ind w:left="1440" w:hanging="360"/>
          </w:pPr>
        </w:pPrChange>
      </w:pPr>
      <w:del w:id="2015" w:author="Борис Гогинян" w:date="2020-05-30T16:28:00Z">
        <w:r w:rsidRPr="00AD4BD2" w:rsidDel="0091212B">
          <w:rPr>
            <w:rFonts w:ascii="Times New Roman" w:hAnsi="Times New Roman" w:cs="Times New Roman"/>
            <w:sz w:val="28"/>
            <w:szCs w:val="28"/>
            <w:lang w:val="en-US"/>
          </w:rPr>
          <w:delText>Multibounce</w:delText>
        </w:r>
        <w:r w:rsidRPr="00AD4BD2" w:rsidDel="0091212B">
          <w:rPr>
            <w:rFonts w:ascii="Times New Roman" w:hAnsi="Times New Roman" w:cs="Times New Roman"/>
            <w:sz w:val="28"/>
            <w:szCs w:val="28"/>
          </w:rPr>
          <w:delText xml:space="preserve"> – мягкое рассеивание света на поверхности, имитирующее ткань или кожу.</w:delText>
        </w:r>
      </w:del>
    </w:p>
    <w:p w14:paraId="71FAB94E" w14:textId="16E0C629" w:rsidR="00944653" w:rsidRPr="00AD4BD2" w:rsidDel="0091212B" w:rsidRDefault="00944653" w:rsidP="0091212B">
      <w:pPr>
        <w:pStyle w:val="a5"/>
        <w:numPr>
          <w:ilvl w:val="0"/>
          <w:numId w:val="25"/>
        </w:numPr>
        <w:spacing w:after="0" w:line="276" w:lineRule="auto"/>
        <w:jc w:val="center"/>
        <w:rPr>
          <w:del w:id="2016" w:author="Борис Гогинян" w:date="2020-05-30T16:28:00Z"/>
          <w:rFonts w:ascii="Times New Roman" w:hAnsi="Times New Roman" w:cs="Times New Roman"/>
          <w:sz w:val="28"/>
          <w:szCs w:val="28"/>
        </w:rPr>
        <w:pPrChange w:id="2017" w:author="Борис Гогинян" w:date="2020-05-30T16:28:00Z">
          <w:pPr>
            <w:pStyle w:val="a5"/>
            <w:numPr>
              <w:numId w:val="25"/>
            </w:numPr>
            <w:spacing w:line="276" w:lineRule="auto"/>
            <w:ind w:hanging="360"/>
          </w:pPr>
        </w:pPrChange>
      </w:pPr>
      <w:del w:id="2018" w:author="Борис Гогинян" w:date="2020-05-30T16:28:00Z">
        <w:r w:rsidRPr="00AD4BD2" w:rsidDel="0091212B">
          <w:rPr>
            <w:rFonts w:ascii="Times New Roman" w:hAnsi="Times New Roman" w:cs="Times New Roman"/>
            <w:sz w:val="28"/>
            <w:szCs w:val="28"/>
            <w:lang w:val="en-US"/>
          </w:rPr>
          <w:delText>Glossy</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Translucent</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r w:rsidR="00FE0E99" w:rsidRPr="00AD4BD2" w:rsidDel="0091212B">
          <w:rPr>
            <w:rFonts w:ascii="Times New Roman" w:hAnsi="Times New Roman" w:cs="Times New Roman"/>
            <w:sz w:val="28"/>
            <w:szCs w:val="28"/>
          </w:rPr>
          <w:delText xml:space="preserve"> </w:delText>
        </w:r>
        <w:r w:rsidR="00F3683B" w:rsidRPr="00AD4BD2" w:rsidDel="0091212B">
          <w:rPr>
            <w:rFonts w:ascii="Times New Roman" w:hAnsi="Times New Roman" w:cs="Times New Roman"/>
            <w:sz w:val="28"/>
            <w:szCs w:val="28"/>
          </w:rPr>
          <w:br/>
          <w:delText>Материал, смешивающий в себе диффузную, зеркальную компоненты и подповерхностное рассеивание</w:delText>
        </w:r>
        <w:r w:rsidR="00091A95" w:rsidRPr="00AD4BD2" w:rsidDel="0091212B">
          <w:rPr>
            <w:rFonts w:ascii="Times New Roman" w:hAnsi="Times New Roman" w:cs="Times New Roman"/>
            <w:sz w:val="28"/>
            <w:szCs w:val="28"/>
          </w:rPr>
          <w:delText xml:space="preserve"> [31]</w:delText>
        </w:r>
        <w:r w:rsidR="00F3683B" w:rsidRPr="00AD4BD2" w:rsidDel="0091212B">
          <w:rPr>
            <w:rFonts w:ascii="Times New Roman" w:hAnsi="Times New Roman" w:cs="Times New Roman"/>
            <w:sz w:val="28"/>
            <w:szCs w:val="28"/>
          </w:rPr>
          <w:delText>.</w:delText>
        </w:r>
      </w:del>
    </w:p>
    <w:p w14:paraId="22D30337" w14:textId="6247DE2E" w:rsidR="00F3683B" w:rsidRPr="00AD4BD2" w:rsidDel="0091212B" w:rsidRDefault="002D2F69" w:rsidP="0091212B">
      <w:pPr>
        <w:pStyle w:val="a5"/>
        <w:spacing w:after="0" w:line="276" w:lineRule="auto"/>
        <w:jc w:val="center"/>
        <w:rPr>
          <w:del w:id="2019" w:author="Борис Гогинян" w:date="2020-05-30T16:28:00Z"/>
          <w:rFonts w:ascii="Times New Roman" w:hAnsi="Times New Roman" w:cs="Times New Roman"/>
          <w:sz w:val="28"/>
          <w:szCs w:val="28"/>
        </w:rPr>
        <w:pPrChange w:id="2020" w:author="Борис Гогинян" w:date="2020-05-30T16:28:00Z">
          <w:pPr>
            <w:pStyle w:val="a5"/>
            <w:spacing w:line="276" w:lineRule="auto"/>
          </w:pPr>
        </w:pPrChange>
      </w:pPr>
      <w:del w:id="2021" w:author="Борис Гогинян" w:date="2020-05-30T16:28:00Z">
        <w:r w:rsidRPr="00AD4BD2" w:rsidDel="0091212B">
          <w:rPr>
            <w:rFonts w:ascii="Times New Roman" w:hAnsi="Times New Roman" w:cs="Times New Roman"/>
            <w:sz w:val="28"/>
            <w:szCs w:val="28"/>
          </w:rPr>
          <w:delText>Параметры такие же, как и у предыдущего за добавлением:</w:delText>
        </w:r>
      </w:del>
    </w:p>
    <w:p w14:paraId="7FD68529" w14:textId="4867A8DD" w:rsidR="00FB0CBB" w:rsidRPr="00AD4BD2" w:rsidDel="0091212B" w:rsidRDefault="002D2F69" w:rsidP="0091212B">
      <w:pPr>
        <w:pStyle w:val="a5"/>
        <w:numPr>
          <w:ilvl w:val="0"/>
          <w:numId w:val="29"/>
        </w:numPr>
        <w:spacing w:after="0" w:line="276" w:lineRule="auto"/>
        <w:jc w:val="center"/>
        <w:rPr>
          <w:del w:id="2022" w:author="Борис Гогинян" w:date="2020-05-30T16:28:00Z"/>
          <w:rFonts w:ascii="Times New Roman" w:hAnsi="Times New Roman" w:cs="Times New Roman"/>
          <w:sz w:val="28"/>
          <w:szCs w:val="28"/>
        </w:rPr>
        <w:pPrChange w:id="2023" w:author="Борис Гогинян" w:date="2020-05-30T16:28:00Z">
          <w:pPr>
            <w:pStyle w:val="a5"/>
            <w:numPr>
              <w:numId w:val="29"/>
            </w:numPr>
            <w:spacing w:line="276" w:lineRule="auto"/>
            <w:ind w:left="1440" w:hanging="360"/>
          </w:pPr>
        </w:pPrChange>
      </w:pPr>
      <w:del w:id="2024" w:author="Борис Гогинян" w:date="2020-05-30T16:28:00Z">
        <w:r w:rsidRPr="00AD4BD2" w:rsidDel="0091212B">
          <w:rPr>
            <w:rFonts w:ascii="Times New Roman" w:hAnsi="Times New Roman" w:cs="Times New Roman"/>
            <w:sz w:val="28"/>
            <w:szCs w:val="28"/>
          </w:rPr>
          <w:delText>Transmission Color – равномерный цвет преломленного света, проходящего через материал.</w:delText>
        </w:r>
      </w:del>
    </w:p>
    <w:p w14:paraId="0F04694D" w14:textId="11205F6F" w:rsidR="00944653" w:rsidRPr="00AD4BD2" w:rsidDel="0091212B" w:rsidRDefault="00944653" w:rsidP="0091212B">
      <w:pPr>
        <w:pStyle w:val="a5"/>
        <w:numPr>
          <w:ilvl w:val="0"/>
          <w:numId w:val="25"/>
        </w:numPr>
        <w:spacing w:after="0" w:line="276" w:lineRule="auto"/>
        <w:jc w:val="center"/>
        <w:rPr>
          <w:del w:id="2025" w:author="Борис Гогинян" w:date="2020-05-30T16:28:00Z"/>
          <w:rFonts w:ascii="Times New Roman" w:hAnsi="Times New Roman" w:cs="Times New Roman"/>
          <w:sz w:val="28"/>
          <w:szCs w:val="28"/>
        </w:rPr>
        <w:pPrChange w:id="2026" w:author="Борис Гогинян" w:date="2020-05-30T16:28:00Z">
          <w:pPr>
            <w:pStyle w:val="a5"/>
            <w:numPr>
              <w:numId w:val="25"/>
            </w:numPr>
            <w:spacing w:line="276" w:lineRule="auto"/>
            <w:ind w:hanging="360"/>
          </w:pPr>
        </w:pPrChange>
      </w:pPr>
      <w:del w:id="2027" w:author="Борис Гогинян" w:date="2020-05-30T16:28:00Z">
        <w:r w:rsidRPr="00AD4BD2" w:rsidDel="0091212B">
          <w:rPr>
            <w:rFonts w:ascii="Times New Roman" w:hAnsi="Times New Roman" w:cs="Times New Roman"/>
            <w:sz w:val="28"/>
            <w:szCs w:val="28"/>
            <w:lang w:val="en-US"/>
          </w:rPr>
          <w:delText>Metal</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Material</w:delText>
        </w:r>
        <w:r w:rsidR="00FE0E99" w:rsidRPr="00AD4BD2" w:rsidDel="0091212B">
          <w:rPr>
            <w:rFonts w:ascii="Times New Roman" w:hAnsi="Times New Roman" w:cs="Times New Roman"/>
            <w:sz w:val="28"/>
            <w:szCs w:val="28"/>
          </w:rPr>
          <w:delText xml:space="preserve"> </w:delText>
        </w:r>
        <w:r w:rsidR="002D2F69" w:rsidRPr="00AD4BD2" w:rsidDel="0091212B">
          <w:rPr>
            <w:rFonts w:ascii="Times New Roman" w:hAnsi="Times New Roman" w:cs="Times New Roman"/>
            <w:sz w:val="28"/>
            <w:szCs w:val="28"/>
          </w:rPr>
          <w:br/>
          <w:delText>Общая металлическая поверхность</w:delText>
        </w:r>
        <w:r w:rsidR="00091A95" w:rsidRPr="00AD4BD2" w:rsidDel="0091212B">
          <w:rPr>
            <w:rFonts w:ascii="Times New Roman" w:hAnsi="Times New Roman" w:cs="Times New Roman"/>
            <w:sz w:val="28"/>
            <w:szCs w:val="28"/>
          </w:rPr>
          <w:delText xml:space="preserve"> [32]</w:delText>
        </w:r>
        <w:r w:rsidR="002D2F69" w:rsidRPr="00AD4BD2" w:rsidDel="0091212B">
          <w:rPr>
            <w:rFonts w:ascii="Times New Roman" w:hAnsi="Times New Roman" w:cs="Times New Roman"/>
            <w:sz w:val="28"/>
            <w:szCs w:val="28"/>
          </w:rPr>
          <w:delText>. Пара</w:delText>
        </w:r>
        <w:r w:rsidR="00FE0E99" w:rsidRPr="00AD4BD2" w:rsidDel="0091212B">
          <w:rPr>
            <w:rFonts w:ascii="Times New Roman" w:hAnsi="Times New Roman" w:cs="Times New Roman"/>
            <w:sz w:val="28"/>
            <w:szCs w:val="28"/>
          </w:rPr>
          <w:delText xml:space="preserve"> </w:delText>
        </w:r>
        <w:r w:rsidR="002D2F69" w:rsidRPr="00AD4BD2" w:rsidDel="0091212B">
          <w:rPr>
            <w:rFonts w:ascii="Times New Roman" w:hAnsi="Times New Roman" w:cs="Times New Roman"/>
            <w:sz w:val="28"/>
            <w:szCs w:val="28"/>
          </w:rPr>
          <w:delText>метры:</w:delText>
        </w:r>
      </w:del>
    </w:p>
    <w:p w14:paraId="2BD6C998" w14:textId="7C4018E8" w:rsidR="002D2F69" w:rsidRPr="00AD4BD2" w:rsidDel="0091212B" w:rsidRDefault="002D2F69" w:rsidP="0091212B">
      <w:pPr>
        <w:pStyle w:val="a5"/>
        <w:numPr>
          <w:ilvl w:val="0"/>
          <w:numId w:val="29"/>
        </w:numPr>
        <w:spacing w:after="0" w:line="276" w:lineRule="auto"/>
        <w:jc w:val="center"/>
        <w:rPr>
          <w:del w:id="2028" w:author="Борис Гогинян" w:date="2020-05-30T16:28:00Z"/>
          <w:rFonts w:ascii="Times New Roman" w:hAnsi="Times New Roman" w:cs="Times New Roman"/>
          <w:sz w:val="28"/>
          <w:szCs w:val="28"/>
          <w:lang w:val="en-US"/>
        </w:rPr>
        <w:pPrChange w:id="2029" w:author="Борис Гогинян" w:date="2020-05-30T16:28:00Z">
          <w:pPr>
            <w:pStyle w:val="a5"/>
            <w:numPr>
              <w:numId w:val="29"/>
            </w:numPr>
            <w:spacing w:line="276" w:lineRule="auto"/>
            <w:ind w:left="1440" w:hanging="360"/>
          </w:pPr>
        </w:pPrChange>
      </w:pPr>
      <w:del w:id="2030" w:author="Борис Гогинян" w:date="2020-05-30T16:28:00Z">
        <w:r w:rsidRPr="00AD4BD2" w:rsidDel="0091212B">
          <w:rPr>
            <w:rFonts w:ascii="Times New Roman" w:hAnsi="Times New Roman" w:cs="Times New Roman"/>
            <w:sz w:val="28"/>
            <w:szCs w:val="28"/>
            <w:lang w:val="en-US"/>
          </w:rPr>
          <w:delText xml:space="preserve">Color/Fresnel Texture – </w:delText>
        </w:r>
        <w:r w:rsidRPr="00AD4BD2" w:rsidDel="0091212B">
          <w:rPr>
            <w:rFonts w:ascii="Times New Roman" w:hAnsi="Times New Roman" w:cs="Times New Roman"/>
            <w:sz w:val="28"/>
            <w:szCs w:val="28"/>
          </w:rPr>
          <w:delText>цвет</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металла</w:delText>
        </w:r>
        <w:r w:rsidR="00FE0E99" w:rsidRPr="00AD4BD2" w:rsidDel="0091212B">
          <w:rPr>
            <w:rFonts w:ascii="Times New Roman" w:hAnsi="Times New Roman" w:cs="Times New Roman"/>
            <w:sz w:val="28"/>
            <w:szCs w:val="28"/>
            <w:lang w:val="en-US"/>
          </w:rPr>
          <w:delText>;</w:delText>
        </w:r>
      </w:del>
    </w:p>
    <w:p w14:paraId="6E324FF2" w14:textId="63378FE5" w:rsidR="00A6235B" w:rsidRPr="00AD4BD2" w:rsidDel="0091212B" w:rsidRDefault="002D2F69" w:rsidP="0091212B">
      <w:pPr>
        <w:pStyle w:val="a5"/>
        <w:numPr>
          <w:ilvl w:val="0"/>
          <w:numId w:val="29"/>
        </w:numPr>
        <w:spacing w:after="0" w:line="276" w:lineRule="auto"/>
        <w:jc w:val="center"/>
        <w:rPr>
          <w:del w:id="2031" w:author="Борис Гогинян" w:date="2020-05-30T16:28:00Z"/>
          <w:rFonts w:ascii="Times New Roman" w:hAnsi="Times New Roman" w:cs="Times New Roman"/>
          <w:sz w:val="28"/>
          <w:szCs w:val="28"/>
          <w:lang w:val="en-US"/>
        </w:rPr>
        <w:pPrChange w:id="2032" w:author="Борис Гогинян" w:date="2020-05-30T16:28:00Z">
          <w:pPr>
            <w:pStyle w:val="a5"/>
            <w:numPr>
              <w:numId w:val="29"/>
            </w:numPr>
            <w:spacing w:line="276" w:lineRule="auto"/>
            <w:ind w:left="1440" w:hanging="360"/>
          </w:pPr>
        </w:pPrChange>
      </w:pPr>
      <w:del w:id="2033" w:author="Борис Гогинян" w:date="2020-05-30T16:28:00Z">
        <w:r w:rsidRPr="00AD4BD2" w:rsidDel="0091212B">
          <w:rPr>
            <w:rFonts w:ascii="Times New Roman" w:hAnsi="Times New Roman" w:cs="Times New Roman"/>
            <w:sz w:val="28"/>
            <w:szCs w:val="28"/>
            <w:lang w:val="en-US"/>
          </w:rPr>
          <w:delText xml:space="preserve">Roughness </w:delText>
        </w:r>
        <w:r w:rsidR="00FE0E99" w:rsidRPr="00AD4BD2" w:rsidDel="0091212B">
          <w:rPr>
            <w:rFonts w:ascii="Times New Roman" w:hAnsi="Times New Roman" w:cs="Times New Roman"/>
            <w:sz w:val="28"/>
            <w:szCs w:val="28"/>
            <w:lang w:val="en-US"/>
          </w:rPr>
          <w:delText>–</w:delText>
        </w:r>
        <w:r w:rsidRPr="00AD4BD2" w:rsidDel="0091212B">
          <w:rPr>
            <w:rFonts w:ascii="Times New Roman" w:hAnsi="Times New Roman" w:cs="Times New Roman"/>
            <w:sz w:val="28"/>
            <w:szCs w:val="28"/>
            <w:lang w:val="en-US"/>
          </w:rPr>
          <w:delText xml:space="preserve"> </w:delText>
        </w:r>
        <w:r w:rsidRPr="00AD4BD2" w:rsidDel="0091212B">
          <w:rPr>
            <w:rFonts w:ascii="Times New Roman" w:hAnsi="Times New Roman" w:cs="Times New Roman"/>
            <w:sz w:val="28"/>
            <w:szCs w:val="28"/>
          </w:rPr>
          <w:delText>шероховатость</w:delText>
        </w:r>
        <w:r w:rsidR="00FE0E99" w:rsidRPr="00AD4BD2" w:rsidDel="0091212B">
          <w:rPr>
            <w:rFonts w:ascii="Times New Roman" w:hAnsi="Times New Roman" w:cs="Times New Roman"/>
            <w:sz w:val="28"/>
            <w:szCs w:val="28"/>
            <w:lang w:val="en-US"/>
          </w:rPr>
          <w:delText>.</w:delText>
        </w:r>
      </w:del>
    </w:p>
    <w:p w14:paraId="1B31DB19" w14:textId="65981E41" w:rsidR="00A6235B" w:rsidRPr="00B5325E" w:rsidDel="0091212B" w:rsidRDefault="00A6235B" w:rsidP="0091212B">
      <w:pPr>
        <w:spacing w:after="0"/>
        <w:contextualSpacing/>
        <w:jc w:val="center"/>
        <w:rPr>
          <w:del w:id="2034" w:author="Борис Гогинян" w:date="2020-05-30T16:28:00Z"/>
          <w:sz w:val="28"/>
          <w:szCs w:val="28"/>
        </w:rPr>
        <w:pPrChange w:id="2035" w:author="Борис Гогинян" w:date="2020-05-30T16:28:00Z">
          <w:pPr>
            <w:spacing w:after="0"/>
            <w:contextualSpacing/>
            <w:jc w:val="both"/>
          </w:pPr>
        </w:pPrChange>
      </w:pPr>
    </w:p>
    <w:p w14:paraId="107CA854" w14:textId="17CD8A31" w:rsidR="000863AF" w:rsidRPr="00B5325E" w:rsidDel="0091212B" w:rsidRDefault="000863AF" w:rsidP="0091212B">
      <w:pPr>
        <w:spacing w:after="0"/>
        <w:contextualSpacing/>
        <w:jc w:val="center"/>
        <w:rPr>
          <w:del w:id="2036" w:author="Борис Гогинян" w:date="2020-05-30T16:28:00Z"/>
          <w:sz w:val="28"/>
          <w:szCs w:val="28"/>
        </w:rPr>
        <w:pPrChange w:id="2037" w:author="Борис Гогинян" w:date="2020-05-30T16:28:00Z">
          <w:pPr>
            <w:spacing w:after="0"/>
            <w:contextualSpacing/>
            <w:jc w:val="both"/>
          </w:pPr>
        </w:pPrChange>
      </w:pPr>
    </w:p>
    <w:p w14:paraId="6E06E630" w14:textId="7514F248" w:rsidR="00A6235B" w:rsidRPr="00AD4BD2" w:rsidDel="0091212B" w:rsidRDefault="00041D77" w:rsidP="0091212B">
      <w:pPr>
        <w:spacing w:after="0"/>
        <w:ind w:firstLine="708"/>
        <w:contextualSpacing/>
        <w:jc w:val="center"/>
        <w:rPr>
          <w:del w:id="2038" w:author="Борис Гогинян" w:date="2020-05-30T16:28:00Z"/>
          <w:rFonts w:ascii="Times New Roman" w:hAnsi="Times New Roman" w:cs="Times New Roman"/>
          <w:sz w:val="28"/>
          <w:szCs w:val="28"/>
        </w:rPr>
        <w:pPrChange w:id="2039" w:author="Борис Гогинян" w:date="2020-05-30T16:28:00Z">
          <w:pPr>
            <w:ind w:firstLine="708"/>
          </w:pPr>
        </w:pPrChange>
      </w:pPr>
      <w:del w:id="2040" w:author="Борис Гогинян" w:date="2020-05-30T16:28:00Z">
        <w:r w:rsidRPr="00F13D22" w:rsidDel="0091212B">
          <w:rPr>
            <w:rFonts w:ascii="Times New Roman" w:hAnsi="Times New Roman" w:cs="Times New Roman"/>
            <w:sz w:val="28"/>
            <w:szCs w:val="28"/>
          </w:rPr>
          <w:delText xml:space="preserve">Цифровое </w:delText>
        </w:r>
        <w:r w:rsidRPr="00AD4BD2" w:rsidDel="0091212B">
          <w:rPr>
            <w:rFonts w:ascii="Times New Roman" w:hAnsi="Times New Roman" w:cs="Times New Roman"/>
            <w:sz w:val="28"/>
            <w:szCs w:val="28"/>
          </w:rPr>
          <w:delText>изображени</w:delText>
        </w:r>
        <w:r w:rsidR="001A1175" w:rsidRPr="00AD4BD2" w:rsidDel="0091212B">
          <w:rPr>
            <w:rFonts w:ascii="Times New Roman" w:hAnsi="Times New Roman" w:cs="Times New Roman"/>
            <w:sz w:val="28"/>
            <w:szCs w:val="28"/>
          </w:rPr>
          <w:delText>е представляется в виде набора</w:delText>
        </w:r>
        <w:r w:rsidRPr="00AD4BD2" w:rsidDel="0091212B">
          <w:rPr>
            <w:rFonts w:ascii="Times New Roman" w:hAnsi="Times New Roman" w:cs="Times New Roman"/>
            <w:sz w:val="28"/>
            <w:szCs w:val="28"/>
          </w:rPr>
          <w:delText xml:space="preserve"> пикселей</w:delText>
        </w:r>
        <w:r w:rsidR="0056699A"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rPr>
          <w:delText xml:space="preserve"> выровненных по прямоугольной сетке. 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delText>
        </w:r>
        <w:r w:rsidR="001A1175" w:rsidRPr="00AD4BD2" w:rsidDel="0091212B">
          <w:rPr>
            <w:rFonts w:ascii="Times New Roman" w:hAnsi="Times New Roman" w:cs="Times New Roman"/>
            <w:sz w:val="28"/>
            <w:szCs w:val="28"/>
            <w:lang w:val="en-US"/>
          </w:rPr>
          <w:delText>PBR</w:delText>
        </w:r>
        <w:r w:rsidR="001A1175"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единственный способ получить информацию о функции изображения</w:delText>
        </w:r>
        <w:r w:rsidR="001A1175" w:rsidRPr="00AD4BD2" w:rsidDel="0091212B">
          <w:rPr>
            <w:rFonts w:ascii="Times New Roman" w:hAnsi="Times New Roman" w:cs="Times New Roman"/>
            <w:sz w:val="28"/>
            <w:szCs w:val="28"/>
          </w:rPr>
          <w:delText xml:space="preserve"> – </w:delText>
        </w:r>
        <w:r w:rsidRPr="00AD4BD2" w:rsidDel="0091212B">
          <w:rPr>
            <w:rFonts w:ascii="Times New Roman" w:hAnsi="Times New Roman" w:cs="Times New Roman"/>
            <w:sz w:val="28"/>
            <w:szCs w:val="28"/>
          </w:rPr>
          <w:delText>это взять ее образец с помощью трассировки лучей.</w:delText>
        </w:r>
        <w:r w:rsidR="001A1175" w:rsidRPr="00AD4BD2" w:rsidDel="0091212B">
          <w:rPr>
            <w:rFonts w:ascii="Times New Roman" w:hAnsi="Times New Roman" w:cs="Times New Roman"/>
            <w:sz w:val="28"/>
            <w:szCs w:val="28"/>
          </w:rPr>
          <w:delText xml:space="preserve"> Изображение может быть создано только путем выборки</w:delText>
        </w:r>
        <w:r w:rsidR="00BF510D" w:rsidRPr="00AD4BD2" w:rsidDel="0091212B">
          <w:rPr>
            <w:rFonts w:ascii="Times New Roman" w:hAnsi="Times New Roman" w:cs="Times New Roman"/>
            <w:sz w:val="28"/>
            <w:szCs w:val="28"/>
          </w:rPr>
          <w:delText xml:space="preserve"> значений</w:delText>
        </w:r>
        <w:r w:rsidR="001A1175" w:rsidRPr="00AD4BD2" w:rsidDel="0091212B">
          <w:rPr>
            <w:rFonts w:ascii="Times New Roman" w:hAnsi="Times New Roman" w:cs="Times New Roman"/>
            <w:sz w:val="28"/>
            <w:szCs w:val="28"/>
          </w:rPr>
          <w:delText xml:space="preserve"> функции</w:delText>
        </w:r>
        <w:r w:rsidR="00531FCD" w:rsidDel="0091212B">
          <w:rPr>
            <w:rFonts w:ascii="Times New Roman" w:hAnsi="Times New Roman" w:cs="Times New Roman"/>
            <w:sz w:val="28"/>
            <w:szCs w:val="28"/>
          </w:rPr>
          <w:delText xml:space="preserve"> изображения</w:delText>
        </w:r>
        <w:r w:rsidR="008D133B" w:rsidRPr="00AD4BD2" w:rsidDel="0091212B">
          <w:rPr>
            <w:rFonts w:ascii="Times New Roman" w:hAnsi="Times New Roman" w:cs="Times New Roman"/>
            <w:sz w:val="28"/>
            <w:szCs w:val="28"/>
          </w:rPr>
          <w:delText>, которой является уравнение рендеринга,</w:delText>
        </w:r>
        <w:r w:rsidR="001A1175" w:rsidRPr="00AD4BD2" w:rsidDel="0091212B">
          <w:rPr>
            <w:rFonts w:ascii="Times New Roman" w:hAnsi="Times New Roman" w:cs="Times New Roman"/>
            <w:sz w:val="28"/>
            <w:szCs w:val="28"/>
          </w:rPr>
          <w:delText xml:space="preserve"> в </w:delText>
        </w:r>
        <w:r w:rsidR="00BF510D" w:rsidRPr="00AD4BD2" w:rsidDel="0091212B">
          <w:rPr>
            <w:rFonts w:ascii="Times New Roman" w:hAnsi="Times New Roman" w:cs="Times New Roman"/>
            <w:sz w:val="28"/>
            <w:szCs w:val="28"/>
          </w:rPr>
          <w:delText xml:space="preserve">конкретных </w:delText>
        </w:r>
        <w:r w:rsidR="00AB7C9B" w:rsidRPr="00AD4BD2" w:rsidDel="0091212B">
          <w:rPr>
            <w:rFonts w:ascii="Times New Roman" w:hAnsi="Times New Roman" w:cs="Times New Roman"/>
            <w:sz w:val="28"/>
            <w:szCs w:val="28"/>
          </w:rPr>
          <w:delText>позициях пикселей. Другими словами, это уравнение определяет цвет пикселя на изображении.</w:delText>
        </w:r>
        <w:r w:rsidR="00BF510D" w:rsidRPr="00AD4BD2" w:rsidDel="0091212B">
          <w:rPr>
            <w:rFonts w:ascii="Times New Roman" w:hAnsi="Times New Roman" w:cs="Times New Roman"/>
            <w:sz w:val="28"/>
            <w:szCs w:val="28"/>
          </w:rPr>
          <w:delText xml:space="preserve"> Чем больше выборок для разных пикселей, тем лучше</w:delText>
        </w:r>
        <w:r w:rsidR="00AB7C9B" w:rsidRPr="00AD4BD2" w:rsidDel="0091212B">
          <w:rPr>
            <w:rFonts w:ascii="Times New Roman" w:hAnsi="Times New Roman" w:cs="Times New Roman"/>
            <w:sz w:val="28"/>
            <w:szCs w:val="28"/>
          </w:rPr>
          <w:delText xml:space="preserve"> качество</w:delText>
        </w:r>
        <w:r w:rsidR="00BF510D" w:rsidRPr="00AD4BD2" w:rsidDel="0091212B">
          <w:rPr>
            <w:rFonts w:ascii="Times New Roman" w:hAnsi="Times New Roman" w:cs="Times New Roman"/>
            <w:sz w:val="28"/>
            <w:szCs w:val="28"/>
          </w:rPr>
          <w:delText>.</w:delText>
        </w:r>
        <w:r w:rsidR="008D133B" w:rsidRPr="00AD4BD2" w:rsidDel="0091212B">
          <w:rPr>
            <w:rFonts w:ascii="Times New Roman" w:hAnsi="Times New Roman" w:cs="Times New Roman"/>
            <w:sz w:val="28"/>
            <w:szCs w:val="28"/>
          </w:rPr>
          <w:delText xml:space="preserve"> Для </w:delText>
        </w:r>
        <w:r w:rsidR="0056699A" w:rsidRPr="00AD4BD2" w:rsidDel="0091212B">
          <w:rPr>
            <w:rFonts w:ascii="Times New Roman" w:hAnsi="Times New Roman" w:cs="Times New Roman"/>
            <w:sz w:val="28"/>
            <w:szCs w:val="28"/>
          </w:rPr>
          <w:delText>решения</w:delText>
        </w:r>
        <w:r w:rsidR="008D133B" w:rsidRPr="00AD4BD2" w:rsidDel="0091212B">
          <w:rPr>
            <w:rFonts w:ascii="Times New Roman" w:hAnsi="Times New Roman" w:cs="Times New Roman"/>
            <w:sz w:val="28"/>
            <w:szCs w:val="28"/>
          </w:rPr>
          <w:delText xml:space="preserve"> этого уравнения</w:delText>
        </w:r>
        <w:r w:rsidR="0056699A" w:rsidRPr="00AD4BD2" w:rsidDel="0091212B">
          <w:rPr>
            <w:rFonts w:ascii="Times New Roman" w:hAnsi="Times New Roman" w:cs="Times New Roman"/>
            <w:sz w:val="28"/>
            <w:szCs w:val="28"/>
          </w:rPr>
          <w:delText xml:space="preserve"> существует множество подходов, однако н</w:delText>
        </w:r>
        <w:r w:rsidR="00AB7C9B" w:rsidRPr="00AD4BD2" w:rsidDel="0091212B">
          <w:rPr>
            <w:rFonts w:ascii="Times New Roman" w:hAnsi="Times New Roman" w:cs="Times New Roman"/>
            <w:sz w:val="28"/>
            <w:szCs w:val="28"/>
          </w:rPr>
          <w:delText xml:space="preserve">аибольшую популярность получили </w:delText>
        </w:r>
        <w:r w:rsidR="0056699A" w:rsidRPr="00AD4BD2" w:rsidDel="0091212B">
          <w:rPr>
            <w:rFonts w:ascii="Times New Roman" w:hAnsi="Times New Roman" w:cs="Times New Roman"/>
            <w:sz w:val="28"/>
            <w:szCs w:val="28"/>
          </w:rPr>
          <w:delText>методы Монте-Карло для численного решения интегралов. Рассмотрим алгоритмы, основанные на этом методе, реализованные в рендерах и используемые</w:delText>
        </w:r>
        <w:r w:rsidR="008D133B" w:rsidRPr="00AD4BD2" w:rsidDel="0091212B">
          <w:rPr>
            <w:rFonts w:ascii="Times New Roman" w:hAnsi="Times New Roman" w:cs="Times New Roman"/>
            <w:sz w:val="28"/>
            <w:szCs w:val="28"/>
          </w:rPr>
          <w:delText xml:space="preserve"> в </w:delText>
        </w:r>
        <w:r w:rsidR="0056699A" w:rsidRPr="00AD4BD2" w:rsidDel="0091212B">
          <w:rPr>
            <w:rFonts w:ascii="Times New Roman" w:hAnsi="Times New Roman" w:cs="Times New Roman"/>
            <w:sz w:val="28"/>
            <w:szCs w:val="28"/>
          </w:rPr>
          <w:delText>исследовании.</w:delText>
        </w:r>
        <w:r w:rsidR="00A6235B" w:rsidRPr="00AD4BD2" w:rsidDel="0091212B">
          <w:rPr>
            <w:rFonts w:ascii="Times New Roman" w:hAnsi="Times New Roman" w:cs="Times New Roman"/>
            <w:sz w:val="28"/>
            <w:szCs w:val="28"/>
          </w:rPr>
          <w:br w:type="page"/>
        </w:r>
      </w:del>
    </w:p>
    <w:p w14:paraId="19B9BD3F" w14:textId="6DBB2224" w:rsidR="00A6235B" w:rsidRPr="00B5325E" w:rsidDel="0091212B" w:rsidRDefault="00A6235B" w:rsidP="0091212B">
      <w:pPr>
        <w:spacing w:after="0" w:line="360" w:lineRule="auto"/>
        <w:contextualSpacing/>
        <w:jc w:val="center"/>
        <w:rPr>
          <w:del w:id="2041" w:author="Борис Гогинян" w:date="2020-05-30T16:28:00Z"/>
          <w:rFonts w:ascii="Times New Roman" w:hAnsi="Times New Roman" w:cs="Times New Roman"/>
          <w:b/>
          <w:sz w:val="28"/>
          <w:szCs w:val="28"/>
        </w:rPr>
        <w:pPrChange w:id="2042" w:author="Борис Гогинян" w:date="2020-05-30T16:28:00Z">
          <w:pPr>
            <w:spacing w:after="0" w:line="360" w:lineRule="auto"/>
            <w:contextualSpacing/>
          </w:pPr>
        </w:pPrChange>
      </w:pPr>
      <w:del w:id="2043" w:author="Борис Гогинян" w:date="2020-05-30T16:28:00Z">
        <w:r w:rsidRPr="00B5325E" w:rsidDel="0091212B">
          <w:rPr>
            <w:rFonts w:ascii="Times New Roman" w:hAnsi="Times New Roman" w:cs="Times New Roman"/>
            <w:b/>
            <w:sz w:val="28"/>
            <w:szCs w:val="28"/>
          </w:rPr>
          <w:delText xml:space="preserve">Глава </w:delText>
        </w:r>
        <w:r w:rsidR="00640028" w:rsidRPr="00B5325E" w:rsidDel="0091212B">
          <w:rPr>
            <w:rFonts w:ascii="Times New Roman" w:hAnsi="Times New Roman" w:cs="Times New Roman"/>
            <w:b/>
            <w:sz w:val="28"/>
            <w:szCs w:val="28"/>
          </w:rPr>
          <w:delText>1.</w:delText>
        </w:r>
        <w:r w:rsidRPr="00B5325E" w:rsidDel="0091212B">
          <w:rPr>
            <w:rFonts w:ascii="Times New Roman" w:hAnsi="Times New Roman" w:cs="Times New Roman"/>
            <w:b/>
            <w:sz w:val="28"/>
            <w:szCs w:val="28"/>
          </w:rPr>
          <w:delText xml:space="preserve">3 </w:delText>
        </w:r>
        <w:r w:rsidR="00AB7C9B" w:rsidRPr="00B5325E" w:rsidDel="0091212B">
          <w:rPr>
            <w:rFonts w:ascii="Times New Roman" w:hAnsi="Times New Roman" w:cs="Times New Roman"/>
            <w:b/>
            <w:sz w:val="28"/>
            <w:szCs w:val="28"/>
          </w:rPr>
          <w:delText>Рендеры и алгоритмы трассировки</w:delText>
        </w:r>
      </w:del>
    </w:p>
    <w:p w14:paraId="059DCC78" w14:textId="0A0C9C40" w:rsidR="00A6235B" w:rsidRPr="00A31B71" w:rsidDel="0091212B" w:rsidRDefault="00A6235B" w:rsidP="0091212B">
      <w:pPr>
        <w:pStyle w:val="a5"/>
        <w:spacing w:after="0" w:line="360" w:lineRule="auto"/>
        <w:ind w:left="360"/>
        <w:jc w:val="center"/>
        <w:rPr>
          <w:del w:id="2044" w:author="Борис Гогинян" w:date="2020-05-30T16:28:00Z"/>
          <w:rFonts w:ascii="Times New Roman" w:hAnsi="Times New Roman" w:cs="Times New Roman"/>
          <w:b/>
          <w:sz w:val="28"/>
          <w:szCs w:val="28"/>
          <w:rPrChange w:id="2045" w:author="Борис Гогинян" w:date="2020-05-29T21:54:00Z">
            <w:rPr>
              <w:del w:id="2046" w:author="Борис Гогинян" w:date="2020-05-30T16:28:00Z"/>
              <w:rFonts w:ascii="Times New Roman" w:hAnsi="Times New Roman" w:cs="Times New Roman"/>
              <w:sz w:val="28"/>
              <w:szCs w:val="28"/>
            </w:rPr>
          </w:rPrChange>
        </w:rPr>
        <w:pPrChange w:id="2047" w:author="Борис Гогинян" w:date="2020-05-30T16:28:00Z">
          <w:pPr>
            <w:pStyle w:val="a5"/>
            <w:spacing w:after="0" w:line="360" w:lineRule="auto"/>
            <w:ind w:left="360"/>
          </w:pPr>
        </w:pPrChange>
      </w:pPr>
      <w:del w:id="2048" w:author="Борис Гогинян" w:date="2020-05-30T16:28:00Z">
        <w:r w:rsidRPr="00A31B71" w:rsidDel="0091212B">
          <w:rPr>
            <w:rFonts w:ascii="Times New Roman" w:hAnsi="Times New Roman" w:cs="Times New Roman"/>
            <w:b/>
            <w:sz w:val="28"/>
            <w:szCs w:val="28"/>
            <w:rPrChange w:id="2049" w:author="Борис Гогинян" w:date="2020-05-29T21:54:00Z">
              <w:rPr>
                <w:rFonts w:ascii="Times New Roman" w:hAnsi="Times New Roman" w:cs="Times New Roman"/>
                <w:sz w:val="28"/>
                <w:szCs w:val="28"/>
              </w:rPr>
            </w:rPrChange>
          </w:rPr>
          <w:delText xml:space="preserve">Алгоритм </w:delText>
        </w:r>
        <w:r w:rsidRPr="00A31B71" w:rsidDel="0091212B">
          <w:rPr>
            <w:rFonts w:ascii="Times New Roman" w:hAnsi="Times New Roman" w:cs="Times New Roman"/>
            <w:b/>
            <w:sz w:val="28"/>
            <w:szCs w:val="28"/>
            <w:lang w:val="en-US"/>
            <w:rPrChange w:id="2050" w:author="Борис Гогинян" w:date="2020-05-29T21:54:00Z">
              <w:rPr>
                <w:rFonts w:ascii="Times New Roman" w:hAnsi="Times New Roman" w:cs="Times New Roman"/>
                <w:sz w:val="28"/>
                <w:szCs w:val="28"/>
                <w:lang w:val="en-US"/>
              </w:rPr>
            </w:rPrChange>
          </w:rPr>
          <w:delText>Path</w:delText>
        </w:r>
        <w:r w:rsidRPr="00A31B71" w:rsidDel="0091212B">
          <w:rPr>
            <w:rFonts w:ascii="Times New Roman" w:hAnsi="Times New Roman" w:cs="Times New Roman"/>
            <w:b/>
            <w:sz w:val="28"/>
            <w:szCs w:val="28"/>
            <w:rPrChange w:id="2051" w:author="Борис Гогинян" w:date="2020-05-29T21:54:00Z">
              <w:rPr>
                <w:rFonts w:ascii="Times New Roman" w:hAnsi="Times New Roman" w:cs="Times New Roman"/>
                <w:sz w:val="28"/>
                <w:szCs w:val="28"/>
              </w:rPr>
            </w:rPrChange>
          </w:rPr>
          <w:delText xml:space="preserve"> </w:delText>
        </w:r>
        <w:r w:rsidRPr="00A31B71" w:rsidDel="0091212B">
          <w:rPr>
            <w:rFonts w:ascii="Times New Roman" w:hAnsi="Times New Roman" w:cs="Times New Roman"/>
            <w:b/>
            <w:sz w:val="28"/>
            <w:szCs w:val="28"/>
            <w:lang w:val="en-US"/>
            <w:rPrChange w:id="2052" w:author="Борис Гогинян" w:date="2020-05-29T21:54:00Z">
              <w:rPr>
                <w:rFonts w:ascii="Times New Roman" w:hAnsi="Times New Roman" w:cs="Times New Roman"/>
                <w:sz w:val="28"/>
                <w:szCs w:val="28"/>
                <w:lang w:val="en-US"/>
              </w:rPr>
            </w:rPrChange>
          </w:rPr>
          <w:delText>Tracing</w:delText>
        </w:r>
        <w:r w:rsidRPr="00A31B71" w:rsidDel="0091212B">
          <w:rPr>
            <w:rFonts w:ascii="Times New Roman" w:hAnsi="Times New Roman" w:cs="Times New Roman"/>
            <w:b/>
            <w:sz w:val="28"/>
            <w:szCs w:val="28"/>
            <w:rPrChange w:id="2053" w:author="Борис Гогинян" w:date="2020-05-29T21:54:00Z">
              <w:rPr>
                <w:rFonts w:ascii="Times New Roman" w:hAnsi="Times New Roman" w:cs="Times New Roman"/>
                <w:sz w:val="28"/>
                <w:szCs w:val="28"/>
              </w:rPr>
            </w:rPrChange>
          </w:rPr>
          <w:delText xml:space="preserve"> </w:delText>
        </w:r>
      </w:del>
    </w:p>
    <w:p w14:paraId="11B9BC03" w14:textId="59A8FFB9" w:rsidR="00A6235B" w:rsidRPr="00F13D22" w:rsidDel="0091212B" w:rsidRDefault="0091212B" w:rsidP="0091212B">
      <w:pPr>
        <w:pStyle w:val="a5"/>
        <w:spacing w:after="0" w:line="360" w:lineRule="auto"/>
        <w:ind w:left="360"/>
        <w:jc w:val="center"/>
        <w:rPr>
          <w:del w:id="2054" w:author="Борис Гогинян" w:date="2020-05-30T16:28:00Z"/>
          <w:rFonts w:ascii="Times New Roman" w:hAnsi="Times New Roman" w:cs="Times New Roman"/>
          <w:sz w:val="28"/>
          <w:szCs w:val="28"/>
        </w:rPr>
        <w:pPrChange w:id="2055" w:author="Борис Гогинян" w:date="2020-05-30T16:28:00Z">
          <w:pPr>
            <w:pStyle w:val="a5"/>
            <w:spacing w:after="0" w:line="360" w:lineRule="auto"/>
            <w:ind w:left="360"/>
          </w:pPr>
        </w:pPrChange>
      </w:pPr>
      <w:del w:id="2056" w:author="Борис Гогинян" w:date="2020-05-30T16:28:00Z">
        <w:r w:rsidDel="0091212B">
          <w:rPr>
            <w:rFonts w:ascii="Times New Roman" w:hAnsi="Times New Roman" w:cs="Times New Roman"/>
            <w:noProof/>
            <w:sz w:val="28"/>
            <w:szCs w:val="28"/>
            <w:lang w:eastAsia="ru-RU"/>
          </w:rPr>
          <w:pict w14:anchorId="08DA9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98.75pt">
              <v:imagedata r:id="rId20" o:title="path_tracing"/>
            </v:shape>
          </w:pict>
        </w:r>
      </w:del>
    </w:p>
    <w:p w14:paraId="1D6E7D35" w14:textId="56533232" w:rsidR="00A6235B" w:rsidRPr="00B5325E" w:rsidDel="0091212B" w:rsidRDefault="009F17F0" w:rsidP="0091212B">
      <w:pPr>
        <w:spacing w:after="0" w:line="360" w:lineRule="auto"/>
        <w:ind w:left="567"/>
        <w:contextualSpacing/>
        <w:jc w:val="center"/>
        <w:rPr>
          <w:del w:id="2057" w:author="Борис Гогинян" w:date="2020-05-30T16:28:00Z"/>
          <w:rFonts w:ascii="Times New Roman" w:hAnsi="Times New Roman" w:cs="Times New Roman"/>
          <w:sz w:val="28"/>
          <w:szCs w:val="28"/>
        </w:rPr>
        <w:pPrChange w:id="2058" w:author="Борис Гогинян" w:date="2020-05-30T16:28:00Z">
          <w:pPr>
            <w:spacing w:line="360" w:lineRule="auto"/>
            <w:ind w:left="567"/>
            <w:contextualSpacing/>
            <w:jc w:val="center"/>
          </w:pPr>
        </w:pPrChange>
      </w:pPr>
      <w:del w:id="2059" w:author="Борис Гогинян" w:date="2020-05-30T16:28:00Z">
        <w:r w:rsidRPr="00B5325E" w:rsidDel="0091212B">
          <w:rPr>
            <w:rFonts w:ascii="Times New Roman" w:hAnsi="Times New Roman" w:cs="Times New Roman"/>
            <w:sz w:val="28"/>
            <w:szCs w:val="28"/>
          </w:rPr>
          <w:delText xml:space="preserve">Рис. 6 Схема алгоритма трассировки пути </w:delText>
        </w:r>
        <w:r w:rsidR="00663AD2" w:rsidRPr="00B5325E" w:rsidDel="0091212B">
          <w:rPr>
            <w:rFonts w:ascii="Times New Roman" w:hAnsi="Times New Roman" w:cs="Times New Roman"/>
            <w:sz w:val="28"/>
            <w:szCs w:val="28"/>
          </w:rPr>
          <w:delText xml:space="preserve">без(слева) и </w:delText>
        </w:r>
        <w:r w:rsidRPr="00B5325E" w:rsidDel="0091212B">
          <w:rPr>
            <w:rFonts w:ascii="Times New Roman" w:hAnsi="Times New Roman" w:cs="Times New Roman"/>
            <w:sz w:val="28"/>
            <w:szCs w:val="28"/>
          </w:rPr>
          <w:delText>с</w:delText>
        </w:r>
        <w:r w:rsidR="00663AD2" w:rsidRPr="00B5325E" w:rsidDel="0091212B">
          <w:rPr>
            <w:rFonts w:ascii="Times New Roman" w:hAnsi="Times New Roman" w:cs="Times New Roman"/>
            <w:sz w:val="28"/>
            <w:szCs w:val="28"/>
          </w:rPr>
          <w:delText>(справа)</w:delText>
        </w:r>
        <w:r w:rsidRPr="00B5325E" w:rsidDel="0091212B">
          <w:rPr>
            <w:rFonts w:ascii="Times New Roman" w:hAnsi="Times New Roman" w:cs="Times New Roman"/>
            <w:sz w:val="28"/>
            <w:szCs w:val="28"/>
          </w:rPr>
          <w:delText xml:space="preserve"> вычислением </w:delText>
        </w:r>
        <w:r w:rsidR="00663AD2" w:rsidRPr="00B5325E" w:rsidDel="0091212B">
          <w:rPr>
            <w:rFonts w:ascii="Times New Roman" w:hAnsi="Times New Roman" w:cs="Times New Roman"/>
            <w:sz w:val="28"/>
            <w:szCs w:val="28"/>
          </w:rPr>
          <w:delText>глобального освещения</w:delText>
        </w:r>
        <w:r w:rsidRPr="00B5325E" w:rsidDel="0091212B">
          <w:rPr>
            <w:rFonts w:ascii="Times New Roman" w:hAnsi="Times New Roman" w:cs="Times New Roman"/>
            <w:sz w:val="28"/>
            <w:szCs w:val="28"/>
          </w:rPr>
          <w:delText>.</w:delText>
        </w:r>
        <w:r w:rsidR="00866229" w:rsidRPr="00B5325E" w:rsidDel="0091212B">
          <w:rPr>
            <w:rFonts w:ascii="Times New Roman" w:hAnsi="Times New Roman" w:cs="Times New Roman"/>
            <w:sz w:val="28"/>
            <w:szCs w:val="28"/>
          </w:rPr>
          <w:delText xml:space="preserve"> [34]</w:delText>
        </w:r>
      </w:del>
    </w:p>
    <w:p w14:paraId="32C623FC" w14:textId="34786B9C" w:rsidR="00A6235B" w:rsidRPr="00B12333" w:rsidDel="0091212B" w:rsidRDefault="00A6235B" w:rsidP="0091212B">
      <w:pPr>
        <w:spacing w:after="0" w:line="276" w:lineRule="auto"/>
        <w:ind w:firstLine="360"/>
        <w:contextualSpacing/>
        <w:jc w:val="center"/>
        <w:rPr>
          <w:del w:id="2060" w:author="Борис Гогинян" w:date="2020-05-30T16:28:00Z"/>
          <w:rFonts w:ascii="Times New Roman" w:hAnsi="Times New Roman" w:cs="Times New Roman"/>
          <w:b/>
          <w:sz w:val="28"/>
          <w:szCs w:val="28"/>
        </w:rPr>
        <w:pPrChange w:id="2061" w:author="Борис Гогинян" w:date="2020-05-30T16:28:00Z">
          <w:pPr>
            <w:spacing w:line="276" w:lineRule="auto"/>
            <w:ind w:firstLine="360"/>
          </w:pPr>
        </w:pPrChange>
      </w:pPr>
      <w:del w:id="2062" w:author="Борис Гогинян" w:date="2020-05-30T16:28:00Z">
        <w:r w:rsidRPr="00B12333" w:rsidDel="0091212B">
          <w:rPr>
            <w:rFonts w:ascii="Times New Roman" w:hAnsi="Times New Roman" w:cs="Times New Roman"/>
            <w:sz w:val="28"/>
            <w:szCs w:val="28"/>
          </w:rPr>
          <w:delText xml:space="preserve">Алгоритм трассировки пути был предложен Джеймсом Т. Каджия в той же работе, в которой было описано уравнение рендеринга. Он заключается в симуляции пути светового луча для каждого пикселя в изображении: когда луч пересекается с поверхностью, в псевдослучайном направлении выпускается отраженный луч и в обратном направлении теневой луч. Трассировка пути причисляется к </w:delText>
        </w:r>
        <w:r w:rsidRPr="00B12333" w:rsidDel="0091212B">
          <w:rPr>
            <w:rFonts w:ascii="Times New Roman" w:hAnsi="Times New Roman" w:cs="Times New Roman"/>
            <w:sz w:val="28"/>
            <w:szCs w:val="28"/>
            <w:lang w:val="en-US"/>
          </w:rPr>
          <w:delText>Gathering</w:delText>
        </w:r>
        <w:r w:rsidRPr="00B12333"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type</w:delText>
        </w:r>
        <w:r w:rsidRPr="00B12333" w:rsidDel="0091212B">
          <w:rPr>
            <w:rFonts w:ascii="Times New Roman" w:hAnsi="Times New Roman" w:cs="Times New Roman"/>
            <w:sz w:val="28"/>
            <w:szCs w:val="28"/>
          </w:rPr>
          <w:delText xml:space="preserve"> алгоритмам,</w:delText>
        </w:r>
        <w:r w:rsidR="00531FCD" w:rsidDel="0091212B">
          <w:rPr>
            <w:rFonts w:ascii="Times New Roman" w:hAnsi="Times New Roman" w:cs="Times New Roman"/>
            <w:sz w:val="28"/>
            <w:szCs w:val="28"/>
          </w:rPr>
          <w:delText xml:space="preserve"> которые</w:delText>
        </w:r>
        <w:r w:rsidRPr="00B12333" w:rsidDel="0091212B">
          <w:rPr>
            <w:rFonts w:ascii="Times New Roman" w:hAnsi="Times New Roman" w:cs="Times New Roman"/>
            <w:sz w:val="28"/>
            <w:szCs w:val="28"/>
          </w:rPr>
          <w:delText xml:space="preserve"> начинают из положения камеры и «собирают» излучение посещенных точек</w:delText>
        </w:r>
      </w:del>
    </w:p>
    <w:p w14:paraId="765F4A31" w14:textId="100AD2C9" w:rsidR="00A6235B" w:rsidRPr="00B5325E" w:rsidDel="0091212B" w:rsidRDefault="00A6235B" w:rsidP="0091212B">
      <w:pPr>
        <w:pStyle w:val="a5"/>
        <w:numPr>
          <w:ilvl w:val="0"/>
          <w:numId w:val="12"/>
        </w:numPr>
        <w:spacing w:after="0" w:line="276" w:lineRule="auto"/>
        <w:jc w:val="center"/>
        <w:rPr>
          <w:del w:id="2063" w:author="Борис Гогинян" w:date="2020-05-30T16:28:00Z"/>
          <w:rFonts w:ascii="Times New Roman" w:hAnsi="Times New Roman" w:cs="Times New Roman"/>
          <w:sz w:val="28"/>
          <w:szCs w:val="28"/>
        </w:rPr>
        <w:pPrChange w:id="2064" w:author="Борис Гогинян" w:date="2020-05-30T16:28:00Z">
          <w:pPr>
            <w:pStyle w:val="a5"/>
            <w:numPr>
              <w:numId w:val="12"/>
            </w:numPr>
            <w:spacing w:line="276" w:lineRule="auto"/>
            <w:ind w:hanging="360"/>
          </w:pPr>
        </w:pPrChange>
      </w:pPr>
      <w:del w:id="2065" w:author="Борис Гогинян" w:date="2020-05-30T16:28:00Z">
        <w:r w:rsidRPr="00B5325E" w:rsidDel="0091212B">
          <w:rPr>
            <w:rFonts w:ascii="Times New Roman" w:hAnsi="Times New Roman" w:cs="Times New Roman"/>
            <w:sz w:val="28"/>
            <w:szCs w:val="28"/>
          </w:rPr>
          <w:delText>Из точки на экране выпускается луч и далее ищется пересечение его с каким-либо объектом.</w:delText>
        </w:r>
      </w:del>
    </w:p>
    <w:p w14:paraId="40AE3D3A" w14:textId="17F2EADB" w:rsidR="00A6235B" w:rsidRPr="00B5325E" w:rsidDel="0091212B" w:rsidRDefault="00A6235B" w:rsidP="0091212B">
      <w:pPr>
        <w:pStyle w:val="a5"/>
        <w:numPr>
          <w:ilvl w:val="0"/>
          <w:numId w:val="12"/>
        </w:numPr>
        <w:spacing w:after="0" w:line="276" w:lineRule="auto"/>
        <w:jc w:val="center"/>
        <w:rPr>
          <w:del w:id="2066" w:author="Борис Гогинян" w:date="2020-05-30T16:28:00Z"/>
          <w:rFonts w:ascii="Times New Roman" w:hAnsi="Times New Roman" w:cs="Times New Roman"/>
          <w:sz w:val="28"/>
          <w:szCs w:val="28"/>
        </w:rPr>
        <w:pPrChange w:id="2067" w:author="Борис Гогинян" w:date="2020-05-30T16:28:00Z">
          <w:pPr>
            <w:pStyle w:val="a5"/>
            <w:numPr>
              <w:numId w:val="12"/>
            </w:numPr>
            <w:spacing w:line="276" w:lineRule="auto"/>
            <w:ind w:hanging="360"/>
          </w:pPr>
        </w:pPrChange>
      </w:pPr>
      <w:del w:id="2068" w:author="Борис Гогинян" w:date="2020-05-30T16:28:00Z">
        <w:r w:rsidRPr="00B5325E" w:rsidDel="0091212B">
          <w:rPr>
            <w:rFonts w:ascii="Times New Roman" w:hAnsi="Times New Roman" w:cs="Times New Roman"/>
            <w:sz w:val="28"/>
            <w:szCs w:val="28"/>
          </w:rPr>
          <w:delText>Если пересечений нет, то возвращаем свет окружения, другими словами, фон.</w:delText>
        </w:r>
      </w:del>
    </w:p>
    <w:p w14:paraId="776FA49F" w14:textId="0616DBFF" w:rsidR="00A6235B" w:rsidRPr="00B5325E" w:rsidDel="0091212B" w:rsidRDefault="00A6235B" w:rsidP="0091212B">
      <w:pPr>
        <w:pStyle w:val="a5"/>
        <w:spacing w:after="0" w:line="276" w:lineRule="auto"/>
        <w:jc w:val="center"/>
        <w:rPr>
          <w:del w:id="2069" w:author="Борис Гогинян" w:date="2020-05-30T16:28:00Z"/>
          <w:rFonts w:ascii="Times New Roman" w:hAnsi="Times New Roman" w:cs="Times New Roman"/>
          <w:sz w:val="28"/>
          <w:szCs w:val="28"/>
        </w:rPr>
        <w:pPrChange w:id="2070" w:author="Борис Гогинян" w:date="2020-05-30T16:28:00Z">
          <w:pPr>
            <w:pStyle w:val="a5"/>
            <w:spacing w:line="276" w:lineRule="auto"/>
          </w:pPr>
        </w:pPrChange>
      </w:pPr>
      <w:del w:id="2071" w:author="Борис Гогинян" w:date="2020-05-30T16:28:00Z">
        <w:r w:rsidRPr="00B5325E" w:rsidDel="0091212B">
          <w:rPr>
            <w:rFonts w:ascii="Times New Roman" w:hAnsi="Times New Roman" w:cs="Times New Roman"/>
            <w:sz w:val="28"/>
            <w:szCs w:val="28"/>
          </w:rPr>
          <w:delText>Если пересечение произошло, то определяем альбедо объекта с как сумму его собственного излучения + прямое освещение источник света.</w:delText>
        </w:r>
      </w:del>
    </w:p>
    <w:p w14:paraId="110B5DB4" w14:textId="7A893FC5" w:rsidR="00A6235B" w:rsidRPr="00B5325E" w:rsidDel="0091212B" w:rsidRDefault="00A6235B" w:rsidP="0091212B">
      <w:pPr>
        <w:pStyle w:val="a5"/>
        <w:numPr>
          <w:ilvl w:val="0"/>
          <w:numId w:val="12"/>
        </w:numPr>
        <w:spacing w:after="0" w:line="276" w:lineRule="auto"/>
        <w:jc w:val="center"/>
        <w:rPr>
          <w:del w:id="2072" w:author="Борис Гогинян" w:date="2020-05-30T16:28:00Z"/>
          <w:rFonts w:ascii="Times New Roman" w:hAnsi="Times New Roman" w:cs="Times New Roman"/>
          <w:sz w:val="28"/>
          <w:szCs w:val="28"/>
        </w:rPr>
        <w:pPrChange w:id="2073" w:author="Борис Гогинян" w:date="2020-05-30T16:28:00Z">
          <w:pPr>
            <w:pStyle w:val="a5"/>
            <w:numPr>
              <w:numId w:val="12"/>
            </w:numPr>
            <w:spacing w:line="276" w:lineRule="auto"/>
            <w:ind w:hanging="360"/>
          </w:pPr>
        </w:pPrChange>
      </w:pPr>
      <w:del w:id="2074" w:author="Борис Гогинян" w:date="2020-05-30T16:28:00Z">
        <w:r w:rsidRPr="00B5325E" w:rsidDel="0091212B">
          <w:rPr>
            <w:rFonts w:ascii="Times New Roman" w:hAnsi="Times New Roman" w:cs="Times New Roman"/>
            <w:sz w:val="28"/>
            <w:szCs w:val="28"/>
          </w:rPr>
          <w:delText xml:space="preserve">Функция </w:delText>
        </w:r>
        <w:r w:rsidRPr="00B5325E" w:rsidDel="0091212B">
          <w:rPr>
            <w:rFonts w:ascii="Consolas" w:hAnsi="Consolas" w:cs="Arial"/>
            <w:sz w:val="28"/>
            <w:szCs w:val="28"/>
            <w:lang w:val="en-US"/>
          </w:rPr>
          <w:delText>BRDFSampling</w:delText>
        </w:r>
        <w:r w:rsidRPr="00B5325E" w:rsidDel="0091212B">
          <w:rPr>
            <w:rFonts w:ascii="Arial" w:hAnsi="Arial" w:cs="Arial"/>
            <w:sz w:val="28"/>
            <w:szCs w:val="28"/>
          </w:rPr>
          <w:delText xml:space="preserve"> </w:delText>
        </w:r>
        <w:r w:rsidRPr="00B5325E" w:rsidDel="0091212B">
          <w:rPr>
            <w:rFonts w:ascii="Times New Roman" w:hAnsi="Times New Roman" w:cs="Times New Roman"/>
            <w:sz w:val="28"/>
            <w:szCs w:val="28"/>
          </w:rPr>
          <w:delText xml:space="preserve">находит новое направление </w:delText>
        </w:r>
        <w:r w:rsidRPr="00B5325E" w:rsidDel="0091212B">
          <w:rPr>
            <w:rFonts w:ascii="Consolas" w:hAnsi="Consolas" w:cs="Arial"/>
            <w:sz w:val="28"/>
            <w:szCs w:val="28"/>
            <w:lang w:val="en-US"/>
          </w:rPr>
          <w:delText>newray</w:delText>
        </w:r>
        <w:r w:rsidR="007E16E7" w:rsidRPr="00B5325E" w:rsidDel="0091212B">
          <w:rPr>
            <w:rFonts w:ascii="Arial" w:hAnsi="Arial" w:cs="Arial"/>
            <w:sz w:val="28"/>
            <w:szCs w:val="28"/>
          </w:rPr>
          <w:delText xml:space="preserve">, </w:delText>
        </w:r>
        <w:r w:rsidR="007E16E7" w:rsidRPr="00B5325E" w:rsidDel="0091212B">
          <w:rPr>
            <w:rFonts w:ascii="Times New Roman" w:hAnsi="Times New Roman" w:cs="Times New Roman"/>
            <w:sz w:val="28"/>
            <w:szCs w:val="28"/>
          </w:rPr>
          <w:delText>используя различные оптимизационные методы, описанные далее.</w:delText>
        </w:r>
        <w:r w:rsidRPr="00B5325E" w:rsidDel="0091212B">
          <w:rPr>
            <w:rFonts w:ascii="Times New Roman" w:hAnsi="Times New Roman" w:cs="Times New Roman"/>
            <w:sz w:val="28"/>
            <w:szCs w:val="28"/>
          </w:rPr>
          <w:delText xml:space="preserve"> В</w:delText>
        </w:r>
        <w:r w:rsidR="007E16E7" w:rsidRPr="00B5325E" w:rsidDel="0091212B">
          <w:rPr>
            <w:rFonts w:ascii="Times New Roman" w:hAnsi="Times New Roman" w:cs="Times New Roman"/>
            <w:sz w:val="28"/>
            <w:szCs w:val="28"/>
          </w:rPr>
          <w:delText xml:space="preserve"> частности,</w:delText>
        </w:r>
        <w:r w:rsidRPr="00B5325E" w:rsidDel="0091212B">
          <w:rPr>
            <w:rFonts w:ascii="Times New Roman" w:hAnsi="Times New Roman" w:cs="Times New Roman"/>
            <w:sz w:val="28"/>
            <w:szCs w:val="28"/>
          </w:rPr>
          <w:delText xml:space="preserve"> метод русской рулетки</w:delText>
        </w:r>
        <w:r w:rsidR="007E16E7" w:rsidRPr="00B5325E" w:rsidDel="0091212B">
          <w:rPr>
            <w:rFonts w:ascii="Times New Roman" w:hAnsi="Times New Roman" w:cs="Times New Roman"/>
            <w:sz w:val="28"/>
            <w:szCs w:val="28"/>
          </w:rPr>
          <w:delText xml:space="preserve">, позволяющий пропускать рекурсивный запуск </w:delText>
        </w:r>
        <w:r w:rsidR="007E16E7" w:rsidRPr="00B5325E" w:rsidDel="0091212B">
          <w:rPr>
            <w:rFonts w:ascii="Consolas" w:eastAsia="Times New Roman" w:hAnsi="Consolas" w:cs="Times New Roman"/>
            <w:color w:val="000000"/>
            <w:sz w:val="28"/>
            <w:szCs w:val="28"/>
            <w:bdr w:val="none" w:sz="0" w:space="0" w:color="auto" w:frame="1"/>
            <w:lang w:val="en-US" w:eastAsia="ru-RU"/>
          </w:rPr>
          <w:delText>Trace</w:delText>
        </w:r>
        <w:r w:rsidR="007E16E7" w:rsidRPr="00B5325E" w:rsidDel="0091212B">
          <w:rPr>
            <w:rFonts w:ascii="Consolas" w:eastAsia="Times New Roman" w:hAnsi="Consolas" w:cs="Times New Roman"/>
            <w:color w:val="000000"/>
            <w:sz w:val="28"/>
            <w:szCs w:val="28"/>
            <w:bdr w:val="none" w:sz="0" w:space="0" w:color="auto" w:frame="1"/>
            <w:lang w:eastAsia="ru-RU"/>
          </w:rPr>
          <w:delText>(</w:delText>
        </w:r>
        <w:r w:rsidR="007E16E7" w:rsidRPr="00B5325E" w:rsidDel="0091212B">
          <w:rPr>
            <w:rFonts w:ascii="Consolas" w:eastAsia="Times New Roman" w:hAnsi="Consolas" w:cs="Times New Roman"/>
            <w:color w:val="000000"/>
            <w:sz w:val="28"/>
            <w:szCs w:val="28"/>
            <w:bdr w:val="none" w:sz="0" w:space="0" w:color="auto" w:frame="1"/>
            <w:lang w:val="en-US" w:eastAsia="ru-RU"/>
          </w:rPr>
          <w:delText>newray</w:delText>
        </w:r>
      </w:del>
      <w:del w:id="2075" w:author="Борис Гогинян" w:date="2020-05-27T21:32:00Z">
        <w:r w:rsidR="007E16E7" w:rsidRPr="00B5325E" w:rsidDel="00497786">
          <w:rPr>
            <w:rFonts w:ascii="Consolas" w:eastAsia="Times New Roman" w:hAnsi="Consolas" w:cs="Times New Roman"/>
            <w:color w:val="000000"/>
            <w:sz w:val="28"/>
            <w:szCs w:val="28"/>
            <w:bdr w:val="none" w:sz="0" w:space="0" w:color="auto" w:frame="1"/>
            <w:lang w:eastAsia="ru-RU"/>
          </w:rPr>
          <w:delText>)</w:delText>
        </w:r>
        <w:r w:rsidR="007E16E7" w:rsidRPr="00B5325E" w:rsidDel="00497786">
          <w:rPr>
            <w:rFonts w:ascii="Consolas" w:eastAsia="Times New Roman" w:hAnsi="Consolas" w:cs="Times New Roman"/>
            <w:color w:val="000000"/>
            <w:sz w:val="28"/>
            <w:szCs w:val="28"/>
            <w:bdr w:val="none" w:sz="0" w:space="0" w:color="auto" w:frame="1"/>
            <w:lang w:val="en-US" w:eastAsia="ru-RU"/>
          </w:rPr>
          <w:delText> </w:delText>
        </w:r>
        <w:r w:rsidRPr="00B5325E" w:rsidDel="00497786">
          <w:rPr>
            <w:rFonts w:ascii="Times New Roman" w:hAnsi="Times New Roman" w:cs="Times New Roman"/>
            <w:sz w:val="28"/>
            <w:szCs w:val="28"/>
          </w:rPr>
          <w:delText>.</w:delText>
        </w:r>
      </w:del>
    </w:p>
    <w:p w14:paraId="7C167244" w14:textId="0829016F" w:rsidR="00A6235B" w:rsidRPr="00B5325E" w:rsidDel="0091212B" w:rsidRDefault="00A6235B" w:rsidP="0091212B">
      <w:pPr>
        <w:pStyle w:val="a5"/>
        <w:numPr>
          <w:ilvl w:val="0"/>
          <w:numId w:val="12"/>
        </w:numPr>
        <w:spacing w:after="0" w:line="276" w:lineRule="auto"/>
        <w:jc w:val="center"/>
        <w:rPr>
          <w:del w:id="2076" w:author="Борис Гогинян" w:date="2020-05-30T16:28:00Z"/>
          <w:rFonts w:ascii="Times New Roman" w:hAnsi="Times New Roman" w:cs="Times New Roman"/>
          <w:sz w:val="28"/>
          <w:szCs w:val="28"/>
        </w:rPr>
        <w:pPrChange w:id="2077" w:author="Борис Гогинян" w:date="2020-05-30T16:28:00Z">
          <w:pPr>
            <w:pStyle w:val="a5"/>
            <w:numPr>
              <w:numId w:val="12"/>
            </w:numPr>
            <w:spacing w:line="276" w:lineRule="auto"/>
            <w:ind w:hanging="360"/>
          </w:pPr>
        </w:pPrChange>
      </w:pPr>
      <w:del w:id="2078" w:author="Борис Гогинян" w:date="2020-05-30T16:28:00Z">
        <w:r w:rsidRPr="00B5325E" w:rsidDel="0091212B">
          <w:rPr>
            <w:rFonts w:ascii="Times New Roman" w:hAnsi="Times New Roman" w:cs="Times New Roman"/>
            <w:sz w:val="28"/>
            <w:szCs w:val="28"/>
          </w:rPr>
          <w:delText xml:space="preserve">Рекурсивный вызов строит новый луч и возвращает энергетическую яркость объекта, с которым пересекся отраженный луч. Функция </w:delText>
        </w:r>
        <m:oMath>
          <m:r>
            <w:rPr>
              <w:rFonts w:ascii="Cambria Math" w:hAnsi="Cambria Math" w:cs="Arial"/>
              <w:sz w:val="28"/>
              <w:szCs w:val="28"/>
              <w:lang w:val="en-US"/>
            </w:rPr>
            <m:t>w</m:t>
          </m:r>
        </m:oMath>
        <w:r w:rsidRPr="00B5325E" w:rsidDel="0091212B">
          <w:rPr>
            <w:rFonts w:ascii="Arial" w:hAnsi="Arial" w:cs="Arial"/>
            <w:sz w:val="28"/>
            <w:szCs w:val="28"/>
          </w:rPr>
          <w:delText xml:space="preserve">() </w:delText>
        </w:r>
        <w:r w:rsidRPr="00B5325E" w:rsidDel="0091212B">
          <w:rPr>
            <w:rFonts w:ascii="Times New Roman" w:hAnsi="Times New Roman" w:cs="Times New Roman"/>
            <w:sz w:val="28"/>
            <w:szCs w:val="28"/>
          </w:rPr>
          <w:delText>возвращает число, которое определяет степень влияния этой э</w:delText>
        </w:r>
        <w:r w:rsidR="008D133B" w:rsidRPr="00B5325E" w:rsidDel="0091212B">
          <w:rPr>
            <w:rFonts w:ascii="Times New Roman" w:hAnsi="Times New Roman" w:cs="Times New Roman"/>
            <w:sz w:val="28"/>
            <w:szCs w:val="28"/>
          </w:rPr>
          <w:delText xml:space="preserve">нерг. </w:delText>
        </w:r>
        <w:r w:rsidRPr="00B5325E" w:rsidDel="0091212B">
          <w:rPr>
            <w:rFonts w:ascii="Times New Roman" w:hAnsi="Times New Roman" w:cs="Times New Roman"/>
            <w:sz w:val="28"/>
            <w:szCs w:val="28"/>
          </w:rPr>
          <w:delText>я</w:delText>
        </w:r>
        <w:r w:rsidR="008D133B" w:rsidRPr="00B5325E" w:rsidDel="0091212B">
          <w:rPr>
            <w:rFonts w:ascii="Times New Roman" w:hAnsi="Times New Roman" w:cs="Times New Roman"/>
            <w:sz w:val="28"/>
            <w:szCs w:val="28"/>
          </w:rPr>
          <w:delText>ркости</w:delText>
        </w:r>
        <w:r w:rsidRPr="00B5325E" w:rsidDel="0091212B">
          <w:rPr>
            <w:rFonts w:ascii="Times New Roman" w:hAnsi="Times New Roman" w:cs="Times New Roman"/>
            <w:sz w:val="28"/>
            <w:szCs w:val="28"/>
          </w:rPr>
          <w:delText xml:space="preserve"> на первоначальный объект. Таким образом в данной строке происходит учет (сбор) влияния отражений луча от других объектов.</w:delText>
        </w:r>
        <w:r w:rsidRPr="00B5325E" w:rsidDel="0091212B">
          <w:rPr>
            <w:rFonts w:ascii="Arial" w:hAnsi="Arial" w:cs="Arial"/>
            <w:sz w:val="28"/>
            <w:szCs w:val="28"/>
          </w:rPr>
          <w:delText xml:space="preserve"> </w:delText>
        </w:r>
      </w:del>
    </w:p>
    <w:p w14:paraId="3B9AA799" w14:textId="3D90FD6E" w:rsidR="001A64F6" w:rsidRPr="00B5325E" w:rsidDel="0091212B" w:rsidRDefault="001A64F6" w:rsidP="0091212B">
      <w:pPr>
        <w:spacing w:after="0" w:line="276" w:lineRule="auto"/>
        <w:ind w:left="360"/>
        <w:contextualSpacing/>
        <w:jc w:val="center"/>
        <w:rPr>
          <w:del w:id="2079" w:author="Борис Гогинян" w:date="2020-05-30T16:28:00Z"/>
          <w:rFonts w:ascii="Times New Roman" w:hAnsi="Times New Roman" w:cs="Times New Roman"/>
          <w:sz w:val="28"/>
          <w:szCs w:val="28"/>
        </w:rPr>
        <w:pPrChange w:id="2080" w:author="Борис Гогинян" w:date="2020-05-30T16:28:00Z">
          <w:pPr>
            <w:spacing w:line="276" w:lineRule="auto"/>
            <w:ind w:left="360"/>
          </w:pPr>
        </w:pPrChange>
      </w:pPr>
      <w:del w:id="2081" w:author="Борис Гогинян" w:date="2020-05-30T16:28:00Z">
        <w:r w:rsidRPr="00B5325E" w:rsidDel="0091212B">
          <w:rPr>
            <w:rFonts w:ascii="Times New Roman" w:hAnsi="Times New Roman" w:cs="Times New Roman"/>
            <w:sz w:val="28"/>
            <w:szCs w:val="28"/>
          </w:rPr>
          <w:delText>Псевдокод алгоритма в приложении А1</w:delText>
        </w:r>
      </w:del>
    </w:p>
    <w:p w14:paraId="7E9736F3" w14:textId="441C850E" w:rsidR="00A6235B" w:rsidRPr="00A31B71" w:rsidDel="0091212B" w:rsidRDefault="00A6235B" w:rsidP="0091212B">
      <w:pPr>
        <w:spacing w:after="0" w:line="276" w:lineRule="auto"/>
        <w:ind w:firstLine="708"/>
        <w:contextualSpacing/>
        <w:jc w:val="center"/>
        <w:rPr>
          <w:del w:id="2082" w:author="Борис Гогинян" w:date="2020-05-30T16:28:00Z"/>
          <w:rFonts w:ascii="Times New Roman" w:hAnsi="Times New Roman" w:cs="Times New Roman"/>
          <w:b/>
          <w:sz w:val="28"/>
          <w:szCs w:val="28"/>
          <w:rPrChange w:id="2083" w:author="Борис Гогинян" w:date="2020-05-29T21:55:00Z">
            <w:rPr>
              <w:del w:id="2084" w:author="Борис Гогинян" w:date="2020-05-30T16:28:00Z"/>
              <w:rFonts w:ascii="Times New Roman" w:hAnsi="Times New Roman" w:cs="Times New Roman"/>
              <w:sz w:val="28"/>
              <w:szCs w:val="28"/>
            </w:rPr>
          </w:rPrChange>
        </w:rPr>
        <w:pPrChange w:id="2085" w:author="Борис Гогинян" w:date="2020-05-30T16:28:00Z">
          <w:pPr>
            <w:spacing w:after="0" w:line="276" w:lineRule="auto"/>
            <w:ind w:firstLine="708"/>
          </w:pPr>
        </w:pPrChange>
      </w:pPr>
      <w:del w:id="2086" w:author="Борис Гогинян" w:date="2020-05-30T16:28:00Z">
        <w:r w:rsidRPr="00A31B71" w:rsidDel="0091212B">
          <w:rPr>
            <w:rFonts w:ascii="Times New Roman" w:hAnsi="Times New Roman" w:cs="Times New Roman"/>
            <w:b/>
            <w:sz w:val="28"/>
            <w:szCs w:val="28"/>
            <w:rPrChange w:id="2087" w:author="Борис Гогинян" w:date="2020-05-29T21:55:00Z">
              <w:rPr>
                <w:rFonts w:ascii="Times New Roman" w:hAnsi="Times New Roman" w:cs="Times New Roman"/>
                <w:sz w:val="28"/>
                <w:szCs w:val="28"/>
              </w:rPr>
            </w:rPrChange>
          </w:rPr>
          <w:delText xml:space="preserve">Алгоритм </w:delText>
        </w:r>
        <w:r w:rsidRPr="00A31B71" w:rsidDel="0091212B">
          <w:rPr>
            <w:rFonts w:ascii="Times New Roman" w:hAnsi="Times New Roman" w:cs="Times New Roman"/>
            <w:b/>
            <w:sz w:val="28"/>
            <w:szCs w:val="28"/>
            <w:lang w:val="en-US"/>
            <w:rPrChange w:id="2088" w:author="Борис Гогинян" w:date="2020-05-29T21:55:00Z">
              <w:rPr>
                <w:rFonts w:ascii="Times New Roman" w:hAnsi="Times New Roman" w:cs="Times New Roman"/>
                <w:sz w:val="28"/>
                <w:szCs w:val="28"/>
                <w:lang w:val="en-US"/>
              </w:rPr>
            </w:rPrChange>
          </w:rPr>
          <w:delText>Stochastic</w:delText>
        </w:r>
        <w:r w:rsidRPr="00A31B71" w:rsidDel="0091212B">
          <w:rPr>
            <w:rFonts w:ascii="Times New Roman" w:hAnsi="Times New Roman" w:cs="Times New Roman"/>
            <w:b/>
            <w:sz w:val="28"/>
            <w:szCs w:val="28"/>
            <w:rPrChange w:id="2089" w:author="Борис Гогинян" w:date="2020-05-29T21:55:00Z">
              <w:rPr>
                <w:rFonts w:ascii="Times New Roman" w:hAnsi="Times New Roman" w:cs="Times New Roman"/>
                <w:sz w:val="28"/>
                <w:szCs w:val="28"/>
              </w:rPr>
            </w:rPrChange>
          </w:rPr>
          <w:delText xml:space="preserve"> </w:delText>
        </w:r>
        <w:r w:rsidRPr="00A31B71" w:rsidDel="0091212B">
          <w:rPr>
            <w:rFonts w:ascii="Times New Roman" w:hAnsi="Times New Roman" w:cs="Times New Roman"/>
            <w:b/>
            <w:sz w:val="28"/>
            <w:szCs w:val="28"/>
            <w:lang w:val="en-US"/>
            <w:rPrChange w:id="2090" w:author="Борис Гогинян" w:date="2020-05-29T21:55:00Z">
              <w:rPr>
                <w:rFonts w:ascii="Times New Roman" w:hAnsi="Times New Roman" w:cs="Times New Roman"/>
                <w:sz w:val="28"/>
                <w:szCs w:val="28"/>
                <w:lang w:val="en-US"/>
              </w:rPr>
            </w:rPrChange>
          </w:rPr>
          <w:delText>Progressive</w:delText>
        </w:r>
        <w:r w:rsidRPr="00A31B71" w:rsidDel="0091212B">
          <w:rPr>
            <w:rFonts w:ascii="Times New Roman" w:hAnsi="Times New Roman" w:cs="Times New Roman"/>
            <w:b/>
            <w:sz w:val="28"/>
            <w:szCs w:val="28"/>
            <w:rPrChange w:id="2091" w:author="Борис Гогинян" w:date="2020-05-29T21:55:00Z">
              <w:rPr>
                <w:rFonts w:ascii="Times New Roman" w:hAnsi="Times New Roman" w:cs="Times New Roman"/>
                <w:sz w:val="28"/>
                <w:szCs w:val="28"/>
              </w:rPr>
            </w:rPrChange>
          </w:rPr>
          <w:delText xml:space="preserve"> </w:delText>
        </w:r>
        <w:r w:rsidRPr="00A31B71" w:rsidDel="0091212B">
          <w:rPr>
            <w:rFonts w:ascii="Times New Roman" w:hAnsi="Times New Roman" w:cs="Times New Roman"/>
            <w:b/>
            <w:sz w:val="28"/>
            <w:szCs w:val="28"/>
            <w:lang w:val="en-US"/>
            <w:rPrChange w:id="2092" w:author="Борис Гогинян" w:date="2020-05-29T21:55:00Z">
              <w:rPr>
                <w:rFonts w:ascii="Times New Roman" w:hAnsi="Times New Roman" w:cs="Times New Roman"/>
                <w:sz w:val="28"/>
                <w:szCs w:val="28"/>
                <w:lang w:val="en-US"/>
              </w:rPr>
            </w:rPrChange>
          </w:rPr>
          <w:delText>Photon</w:delText>
        </w:r>
        <w:r w:rsidRPr="00A31B71" w:rsidDel="0091212B">
          <w:rPr>
            <w:rFonts w:ascii="Times New Roman" w:hAnsi="Times New Roman" w:cs="Times New Roman"/>
            <w:b/>
            <w:sz w:val="28"/>
            <w:szCs w:val="28"/>
            <w:rPrChange w:id="2093" w:author="Борис Гогинян" w:date="2020-05-29T21:55:00Z">
              <w:rPr>
                <w:rFonts w:ascii="Times New Roman" w:hAnsi="Times New Roman" w:cs="Times New Roman"/>
                <w:sz w:val="28"/>
                <w:szCs w:val="28"/>
              </w:rPr>
            </w:rPrChange>
          </w:rPr>
          <w:delText xml:space="preserve"> </w:delText>
        </w:r>
        <w:r w:rsidRPr="00A31B71" w:rsidDel="0091212B">
          <w:rPr>
            <w:rFonts w:ascii="Times New Roman" w:hAnsi="Times New Roman" w:cs="Times New Roman"/>
            <w:b/>
            <w:sz w:val="28"/>
            <w:szCs w:val="28"/>
            <w:lang w:val="en-US"/>
            <w:rPrChange w:id="2094" w:author="Борис Гогинян" w:date="2020-05-29T21:55:00Z">
              <w:rPr>
                <w:rFonts w:ascii="Times New Roman" w:hAnsi="Times New Roman" w:cs="Times New Roman"/>
                <w:sz w:val="28"/>
                <w:szCs w:val="28"/>
                <w:lang w:val="en-US"/>
              </w:rPr>
            </w:rPrChange>
          </w:rPr>
          <w:delText>Mapping</w:delText>
        </w:r>
      </w:del>
    </w:p>
    <w:p w14:paraId="206C6AC7" w14:textId="64BE3E74" w:rsidR="00A6235B" w:rsidRPr="00B12333" w:rsidDel="0091212B" w:rsidRDefault="00A6235B" w:rsidP="0091212B">
      <w:pPr>
        <w:pStyle w:val="a5"/>
        <w:spacing w:after="0" w:line="276" w:lineRule="auto"/>
        <w:ind w:left="0" w:firstLine="708"/>
        <w:jc w:val="center"/>
        <w:rPr>
          <w:del w:id="2095" w:author="Борис Гогинян" w:date="2020-05-30T16:28:00Z"/>
          <w:rFonts w:ascii="Times New Roman" w:hAnsi="Times New Roman" w:cs="Times New Roman"/>
          <w:sz w:val="28"/>
          <w:szCs w:val="28"/>
        </w:rPr>
        <w:pPrChange w:id="2096" w:author="Борис Гогинян" w:date="2020-05-30T16:28:00Z">
          <w:pPr>
            <w:pStyle w:val="a5"/>
            <w:spacing w:after="0" w:line="276" w:lineRule="auto"/>
            <w:ind w:left="0" w:firstLine="708"/>
          </w:pPr>
        </w:pPrChange>
      </w:pPr>
      <w:del w:id="2097" w:author="Борис Гогинян" w:date="2020-05-30T16:28:00Z">
        <w:r w:rsidRPr="00B12333" w:rsidDel="0091212B">
          <w:rPr>
            <w:rFonts w:ascii="Times New Roman" w:hAnsi="Times New Roman" w:cs="Times New Roman"/>
            <w:sz w:val="28"/>
            <w:szCs w:val="28"/>
            <w:lang w:val="en-US"/>
          </w:rPr>
          <w:delText>SPPM</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Stochastic</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Progressive</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Photon</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Mapping</w:delText>
        </w:r>
        <w:r w:rsidRPr="00B5325E" w:rsidDel="0091212B">
          <w:rPr>
            <w:rFonts w:ascii="Times New Roman" w:hAnsi="Times New Roman" w:cs="Times New Roman"/>
            <w:sz w:val="28"/>
            <w:szCs w:val="28"/>
          </w:rPr>
          <w:delText xml:space="preserve">) – </w:delText>
        </w:r>
        <w:r w:rsidRPr="00B12333" w:rsidDel="0091212B">
          <w:rPr>
            <w:rFonts w:ascii="Times New Roman" w:hAnsi="Times New Roman" w:cs="Times New Roman"/>
            <w:sz w:val="28"/>
            <w:szCs w:val="28"/>
          </w:rPr>
          <w:delText>это</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модификация</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PPM</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Progressive</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Photon</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Mapping</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который</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в</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свою</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очередь</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является</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rPr>
          <w:delText>модификацией</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Photon</w:delText>
        </w:r>
        <w:r w:rsidRPr="00B5325E" w:rsidDel="0091212B">
          <w:rPr>
            <w:rFonts w:ascii="Times New Roman" w:hAnsi="Times New Roman" w:cs="Times New Roman"/>
            <w:sz w:val="28"/>
            <w:szCs w:val="28"/>
          </w:rPr>
          <w:delText xml:space="preserve"> </w:delText>
        </w:r>
        <w:r w:rsidRPr="00B12333" w:rsidDel="0091212B">
          <w:rPr>
            <w:rFonts w:ascii="Times New Roman" w:hAnsi="Times New Roman" w:cs="Times New Roman"/>
            <w:sz w:val="28"/>
            <w:szCs w:val="28"/>
            <w:lang w:val="en-US"/>
          </w:rPr>
          <w:delText>mapping</w:delText>
        </w:r>
        <w:r w:rsidRPr="00B5325E" w:rsidDel="0091212B">
          <w:rPr>
            <w:rFonts w:ascii="Times New Roman" w:hAnsi="Times New Roman" w:cs="Times New Roman"/>
            <w:sz w:val="28"/>
            <w:szCs w:val="28"/>
          </w:rPr>
          <w:delText xml:space="preserve">. </w:delText>
        </w:r>
        <w:r w:rsidR="006D1E05" w:rsidRPr="00B12333" w:rsidDel="0091212B">
          <w:rPr>
            <w:rFonts w:ascii="Times New Roman" w:hAnsi="Times New Roman" w:cs="Times New Roman"/>
            <w:sz w:val="28"/>
            <w:szCs w:val="28"/>
          </w:rPr>
          <w:delText>Рассмотрим по порядку каждый из них:</w:delText>
        </w:r>
      </w:del>
    </w:p>
    <w:p w14:paraId="6C2A2A09" w14:textId="7917CEBA" w:rsidR="00F77AA6" w:rsidDel="0091212B" w:rsidRDefault="006D1E05" w:rsidP="0091212B">
      <w:pPr>
        <w:pStyle w:val="a5"/>
        <w:spacing w:after="0" w:line="276" w:lineRule="auto"/>
        <w:ind w:left="0" w:firstLine="708"/>
        <w:jc w:val="center"/>
        <w:rPr>
          <w:del w:id="2098" w:author="Борис Гогинян" w:date="2020-05-30T16:28:00Z"/>
          <w:rFonts w:ascii="Times New Roman" w:hAnsi="Times New Roman" w:cs="Times New Roman"/>
          <w:sz w:val="28"/>
          <w:szCs w:val="28"/>
        </w:rPr>
        <w:pPrChange w:id="2099" w:author="Борис Гогинян" w:date="2020-05-30T16:28:00Z">
          <w:pPr>
            <w:pStyle w:val="a5"/>
            <w:spacing w:after="0" w:line="276" w:lineRule="auto"/>
            <w:ind w:left="0" w:firstLine="708"/>
          </w:pPr>
        </w:pPrChange>
      </w:pPr>
      <w:del w:id="2100" w:author="Борис Гогинян" w:date="2020-05-30T16:28:00Z">
        <w:r w:rsidRPr="00B12333" w:rsidDel="0091212B">
          <w:rPr>
            <w:rFonts w:ascii="Times New Roman" w:hAnsi="Times New Roman" w:cs="Times New Roman"/>
            <w:sz w:val="28"/>
            <w:szCs w:val="28"/>
          </w:rPr>
          <w:delText>Метод фотонных</w:delText>
        </w:r>
        <w:r w:rsidR="00A6235B" w:rsidRPr="00B12333" w:rsidDel="0091212B">
          <w:rPr>
            <w:rFonts w:ascii="Times New Roman" w:hAnsi="Times New Roman" w:cs="Times New Roman"/>
            <w:sz w:val="28"/>
            <w:szCs w:val="28"/>
          </w:rPr>
          <w:delText xml:space="preserve"> карт (</w:delText>
        </w:r>
        <w:r w:rsidR="00A6235B" w:rsidRPr="00B12333" w:rsidDel="0091212B">
          <w:rPr>
            <w:rFonts w:ascii="Times New Roman" w:hAnsi="Times New Roman" w:cs="Times New Roman"/>
            <w:sz w:val="28"/>
            <w:szCs w:val="28"/>
            <w:lang w:val="en-US"/>
          </w:rPr>
          <w:delText>photon</w:delText>
        </w:r>
        <w:r w:rsidR="00A6235B" w:rsidRPr="00B12333" w:rsidDel="0091212B">
          <w:rPr>
            <w:rFonts w:ascii="Times New Roman" w:hAnsi="Times New Roman" w:cs="Times New Roman"/>
            <w:sz w:val="28"/>
            <w:szCs w:val="28"/>
          </w:rPr>
          <w:delText xml:space="preserve"> </w:delText>
        </w:r>
        <w:r w:rsidR="00A6235B" w:rsidRPr="00B12333" w:rsidDel="0091212B">
          <w:rPr>
            <w:rFonts w:ascii="Times New Roman" w:hAnsi="Times New Roman" w:cs="Times New Roman"/>
            <w:sz w:val="28"/>
            <w:szCs w:val="28"/>
            <w:lang w:val="en-US"/>
          </w:rPr>
          <w:delText>mapping</w:delText>
        </w:r>
        <w:r w:rsidR="00A6235B" w:rsidRPr="00B12333" w:rsidDel="0091212B">
          <w:rPr>
            <w:rFonts w:ascii="Times New Roman" w:hAnsi="Times New Roman" w:cs="Times New Roman"/>
            <w:sz w:val="28"/>
            <w:szCs w:val="28"/>
          </w:rPr>
          <w:delText xml:space="preserve">) </w:delText>
        </w:r>
        <w:r w:rsidR="00866229" w:rsidRPr="00B12333" w:rsidDel="0091212B">
          <w:rPr>
            <w:rFonts w:ascii="Times New Roman" w:hAnsi="Times New Roman" w:cs="Times New Roman"/>
            <w:sz w:val="28"/>
            <w:szCs w:val="28"/>
          </w:rPr>
          <w:delText>[5]</w:delText>
        </w:r>
        <w:r w:rsidR="00661711" w:rsidRPr="00B12333" w:rsidDel="0091212B">
          <w:rPr>
            <w:rFonts w:ascii="Times New Roman" w:hAnsi="Times New Roman" w:cs="Times New Roman"/>
            <w:sz w:val="28"/>
            <w:szCs w:val="28"/>
          </w:rPr>
          <w:delText xml:space="preserve">, </w:delText>
        </w:r>
        <w:r w:rsidR="00661711" w:rsidRPr="00F77AA6" w:rsidDel="0091212B">
          <w:rPr>
            <w:rFonts w:ascii="Times New Roman" w:hAnsi="Times New Roman" w:cs="Times New Roman"/>
            <w:sz w:val="28"/>
            <w:szCs w:val="28"/>
          </w:rPr>
          <w:delText>[34</w:delText>
        </w:r>
        <w:r w:rsidR="00F77AA6" w:rsidRPr="00B5325E" w:rsidDel="0091212B">
          <w:rPr>
            <w:rFonts w:ascii="Times New Roman" w:hAnsi="Times New Roman" w:cs="Times New Roman"/>
            <w:sz w:val="28"/>
            <w:szCs w:val="28"/>
          </w:rPr>
          <w:delText xml:space="preserve">] </w:delText>
        </w:r>
        <w:r w:rsidR="00A6235B" w:rsidRPr="00F77AA6" w:rsidDel="0091212B">
          <w:rPr>
            <w:rFonts w:ascii="Times New Roman" w:hAnsi="Times New Roman" w:cs="Times New Roman"/>
            <w:sz w:val="28"/>
            <w:szCs w:val="28"/>
          </w:rPr>
          <w:delText xml:space="preserve">– </w:delText>
        </w:r>
        <w:r w:rsidR="00A6235B" w:rsidRPr="00B12333" w:rsidDel="0091212B">
          <w:rPr>
            <w:rFonts w:ascii="Times New Roman" w:hAnsi="Times New Roman" w:cs="Times New Roman"/>
            <w:sz w:val="28"/>
            <w:szCs w:val="28"/>
          </w:rPr>
          <w:delText xml:space="preserve">двухэтапный алгоритм. </w:delText>
        </w:r>
      </w:del>
    </w:p>
    <w:p w14:paraId="7A492729" w14:textId="2B3F3D4C" w:rsidR="00A6235B" w:rsidRPr="00B12333" w:rsidDel="0091212B" w:rsidRDefault="00A6235B" w:rsidP="0091212B">
      <w:pPr>
        <w:pStyle w:val="a5"/>
        <w:spacing w:after="0" w:line="276" w:lineRule="auto"/>
        <w:ind w:left="0" w:firstLine="708"/>
        <w:jc w:val="center"/>
        <w:rPr>
          <w:del w:id="2101" w:author="Борис Гогинян" w:date="2020-05-30T16:28:00Z"/>
          <w:rFonts w:ascii="Times New Roman" w:hAnsi="Times New Roman" w:cs="Times New Roman"/>
          <w:sz w:val="28"/>
          <w:szCs w:val="28"/>
        </w:rPr>
        <w:pPrChange w:id="2102" w:author="Борис Гогинян" w:date="2020-05-30T16:28:00Z">
          <w:pPr>
            <w:pStyle w:val="a5"/>
            <w:spacing w:after="0" w:line="276" w:lineRule="auto"/>
            <w:ind w:left="0" w:firstLine="708"/>
          </w:pPr>
        </w:pPrChange>
      </w:pPr>
      <w:del w:id="2103" w:author="Борис Гогинян" w:date="2020-05-30T16:28:00Z">
        <w:r w:rsidRPr="00B12333" w:rsidDel="0091212B">
          <w:rPr>
            <w:rFonts w:ascii="Times New Roman" w:hAnsi="Times New Roman" w:cs="Times New Roman"/>
            <w:sz w:val="28"/>
            <w:szCs w:val="28"/>
          </w:rPr>
          <w:delText>На первом этапе из источника света выпускаются фотоны – набор данных вида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Pr="00B12333" w:rsidDel="0091212B">
          <w:rPr>
            <w:rFonts w:ascii="Times New Roman" w:hAnsi="Times New Roman" w:cs="Times New Roman"/>
            <w:sz w:val="28"/>
            <w:szCs w:val="28"/>
          </w:rPr>
          <w:delText xml:space="preserve">), где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sidDel="0091212B">
          <w:rPr>
            <w:rFonts w:ascii="Times New Roman" w:hAnsi="Times New Roman" w:cs="Times New Roman"/>
            <w:sz w:val="28"/>
            <w:szCs w:val="28"/>
          </w:rPr>
          <w:delText xml:space="preserve"> – вершины – точки на поверхности сцены, от которых он отражался; </w:delText>
        </w:r>
      </w:del>
    </w:p>
    <w:p w14:paraId="63704C0D" w14:textId="06825493" w:rsidR="00A6235B" w:rsidRPr="00B12333" w:rsidDel="0091212B" w:rsidRDefault="0099704B" w:rsidP="0091212B">
      <w:pPr>
        <w:pStyle w:val="a5"/>
        <w:spacing w:after="0" w:line="276" w:lineRule="auto"/>
        <w:ind w:left="0"/>
        <w:jc w:val="center"/>
        <w:rPr>
          <w:del w:id="2104" w:author="Борис Гогинян" w:date="2020-05-30T16:28:00Z"/>
          <w:rFonts w:ascii="Times New Roman" w:hAnsi="Times New Roman" w:cs="Times New Roman"/>
          <w:sz w:val="28"/>
          <w:szCs w:val="28"/>
        </w:rPr>
        <w:pPrChange w:id="2105" w:author="Борис Гогинян" w:date="2020-05-30T16:28:00Z">
          <w:pPr>
            <w:pStyle w:val="a5"/>
            <w:spacing w:after="0" w:line="276" w:lineRule="auto"/>
            <w:ind w:left="0"/>
          </w:pPr>
        </w:pPrChange>
      </w:pPr>
      <m:oMath>
        <m:sSub>
          <m:sSubPr>
            <m:ctrlPr>
              <w:del w:id="2106" w:author="Борис Гогинян" w:date="2020-05-30T16:28:00Z">
                <w:rPr>
                  <w:rFonts w:ascii="Cambria Math" w:hAnsi="Cambria Math" w:cs="Times New Roman"/>
                  <w:i/>
                  <w:sz w:val="28"/>
                  <w:szCs w:val="28"/>
                </w:rPr>
              </w:del>
            </m:ctrlPr>
          </m:sSubPr>
          <m:e>
            <m:r>
              <w:del w:id="2107" w:author="Борис Гогинян" w:date="2020-05-30T16:28:00Z">
                <w:rPr>
                  <w:rFonts w:ascii="Cambria Math" w:hAnsi="Cambria Math" w:cs="Times New Roman"/>
                  <w:sz w:val="28"/>
                  <w:szCs w:val="28"/>
                  <w:lang w:val="en-US"/>
                </w:rPr>
                <m:t>ω</m:t>
              </w:del>
            </m:r>
          </m:e>
          <m:sub>
            <m:r>
              <w:del w:id="2108" w:author="Борис Гогинян" w:date="2020-05-30T16:28:00Z">
                <w:rPr>
                  <w:rFonts w:ascii="Cambria Math" w:hAnsi="Cambria Math" w:cs="Times New Roman"/>
                  <w:sz w:val="28"/>
                  <w:szCs w:val="28"/>
                </w:rPr>
                <m:t>i</m:t>
              </w:del>
            </m:r>
          </m:sub>
        </m:sSub>
      </m:oMath>
      <w:del w:id="2109" w:author="Борис Гогинян" w:date="2020-05-30T16:28:00Z">
        <w:r w:rsidR="00A6235B" w:rsidRPr="00B12333" w:rsidDel="0091212B">
          <w:rPr>
            <w:rFonts w:ascii="Times New Roman" w:hAnsi="Times New Roman" w:cs="Times New Roman"/>
            <w:sz w:val="28"/>
            <w:szCs w:val="28"/>
          </w:rPr>
          <w:delText xml:space="preserve"> – вектор направления из источника освещения в точку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B12333" w:rsidDel="0091212B">
          <w:rPr>
            <w:rFonts w:ascii="Times New Roman" w:hAnsi="Times New Roman" w:cs="Times New Roman"/>
            <w:sz w:val="28"/>
            <w:szCs w:val="28"/>
          </w:rPr>
          <w:delText>;</w:delText>
        </w:r>
      </w:del>
    </w:p>
    <w:p w14:paraId="662267CF" w14:textId="61A14B40" w:rsidR="00A6235B" w:rsidRPr="00B12333" w:rsidDel="0091212B" w:rsidRDefault="0099704B" w:rsidP="0091212B">
      <w:pPr>
        <w:pStyle w:val="a5"/>
        <w:spacing w:after="0" w:line="276" w:lineRule="auto"/>
        <w:ind w:left="0"/>
        <w:jc w:val="center"/>
        <w:rPr>
          <w:del w:id="2110" w:author="Борис Гогинян" w:date="2020-05-30T16:28:00Z"/>
          <w:rFonts w:ascii="Times New Roman" w:hAnsi="Times New Roman" w:cs="Times New Roman"/>
          <w:sz w:val="28"/>
          <w:szCs w:val="28"/>
        </w:rPr>
        <w:pPrChange w:id="2111" w:author="Борис Гогинян" w:date="2020-05-30T16:28:00Z">
          <w:pPr>
            <w:pStyle w:val="a5"/>
            <w:spacing w:after="0" w:line="276" w:lineRule="auto"/>
            <w:ind w:left="0"/>
          </w:pPr>
        </w:pPrChange>
      </w:pPr>
      <m:oMath>
        <m:sSub>
          <m:sSubPr>
            <m:ctrlPr>
              <w:del w:id="2112" w:author="Борис Гогинян" w:date="2020-05-30T16:28:00Z">
                <w:rPr>
                  <w:rFonts w:ascii="Cambria Math" w:hAnsi="Cambria Math" w:cs="Times New Roman"/>
                  <w:i/>
                  <w:sz w:val="28"/>
                  <w:szCs w:val="28"/>
                </w:rPr>
              </w:del>
            </m:ctrlPr>
          </m:sSubPr>
          <m:e>
            <m:r>
              <w:del w:id="2113" w:author="Борис Гогинян" w:date="2020-05-30T16:28:00Z">
                <w:rPr>
                  <w:rFonts w:ascii="Cambria Math" w:hAnsi="Cambria Math" w:cs="Times New Roman"/>
                  <w:sz w:val="28"/>
                  <w:szCs w:val="28"/>
                  <w:lang w:val="en-US"/>
                </w:rPr>
                <m:t>β</m:t>
              </w:del>
            </m:r>
          </m:e>
          <m:sub>
            <m:r>
              <w:del w:id="2114" w:author="Борис Гогинян" w:date="2020-05-30T16:28:00Z">
                <w:rPr>
                  <w:rFonts w:ascii="Cambria Math" w:hAnsi="Cambria Math" w:cs="Times New Roman"/>
                  <w:sz w:val="28"/>
                  <w:szCs w:val="28"/>
                </w:rPr>
                <m:t>i</m:t>
              </w:del>
            </m:r>
          </m:sub>
        </m:sSub>
      </m:oMath>
      <w:del w:id="2115" w:author="Борис Гогинян" w:date="2020-05-30T16:28:00Z">
        <w:r w:rsidR="00A6235B" w:rsidRPr="00B12333" w:rsidDel="0091212B">
          <w:rPr>
            <w:rFonts w:ascii="Times New Roman" w:hAnsi="Times New Roman" w:cs="Times New Roman"/>
            <w:sz w:val="28"/>
            <w:szCs w:val="28"/>
          </w:rPr>
          <w:delTex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delText>
        </w:r>
        <w:r w:rsidR="00A6235B" w:rsidRPr="00B12333" w:rsidDel="0091212B">
          <w:rPr>
            <w:rFonts w:ascii="Times New Roman" w:hAnsi="Times New Roman" w:cs="Times New Roman"/>
            <w:sz w:val="28"/>
            <w:szCs w:val="28"/>
            <w:lang w:val="en-US"/>
          </w:rPr>
          <w:delText>BSDF</w:delText>
        </w:r>
        <w:r w:rsidR="00A6235B" w:rsidRPr="00B12333" w:rsidDel="0091212B">
          <w:rPr>
            <w:rFonts w:ascii="Times New Roman" w:hAnsi="Times New Roman" w:cs="Times New Roman"/>
            <w:sz w:val="28"/>
            <w:szCs w:val="28"/>
          </w:rPr>
          <w:delText xml:space="preserve"> поверхности, энергетической яркости </w:delTex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B12333" w:rsidDel="0091212B">
          <w:rPr>
            <w:rFonts w:ascii="Times New Roman" w:hAnsi="Times New Roman" w:cs="Times New Roman"/>
            <w:sz w:val="28"/>
            <w:szCs w:val="28"/>
          </w:rPr>
          <w:delText xml:space="preserve"> и функции геометрии </w:delText>
        </w:r>
        <w:r w:rsidR="00A6235B" w:rsidRPr="00B12333" w:rsidDel="0091212B">
          <w:rPr>
            <w:rFonts w:ascii="Times New Roman" w:hAnsi="Times New Roman" w:cs="Times New Roman"/>
            <w:sz w:val="28"/>
            <w:szCs w:val="28"/>
            <w:lang w:val="en-US"/>
          </w:rPr>
          <w:delText>G</w:delText>
        </w:r>
        <w:r w:rsidR="00A6235B" w:rsidRPr="00B12333" w:rsidDel="0091212B">
          <w:rPr>
            <w:rFonts w:ascii="Times New Roman" w:hAnsi="Times New Roman" w:cs="Times New Roman"/>
            <w:sz w:val="28"/>
            <w:szCs w:val="28"/>
          </w:rPr>
          <w:delText>.</w:delText>
        </w:r>
      </w:del>
    </w:p>
    <w:p w14:paraId="50F56F47" w14:textId="7D4A171D" w:rsidR="00A6235B" w:rsidRPr="00B12333" w:rsidDel="0091212B" w:rsidRDefault="00A6235B" w:rsidP="0091212B">
      <w:pPr>
        <w:pStyle w:val="a5"/>
        <w:spacing w:after="0" w:line="276" w:lineRule="auto"/>
        <w:ind w:left="0"/>
        <w:jc w:val="center"/>
        <w:rPr>
          <w:del w:id="2116" w:author="Борис Гогинян" w:date="2020-05-30T16:28:00Z"/>
          <w:rFonts w:ascii="Times New Roman" w:hAnsi="Times New Roman" w:cs="Times New Roman"/>
          <w:sz w:val="28"/>
          <w:szCs w:val="28"/>
        </w:rPr>
        <w:pPrChange w:id="2117" w:author="Борис Гогинян" w:date="2020-05-30T16:28:00Z">
          <w:pPr>
            <w:pStyle w:val="a5"/>
            <w:spacing w:after="0" w:line="276" w:lineRule="auto"/>
            <w:ind w:left="0"/>
          </w:pPr>
        </w:pPrChange>
      </w:pPr>
      <w:del w:id="2118" w:author="Борис Гогинян" w:date="2020-05-30T16:28:00Z">
        <w:r w:rsidRPr="00B12333" w:rsidDel="0091212B">
          <w:rPr>
            <w:rFonts w:ascii="Times New Roman" w:hAnsi="Times New Roman" w:cs="Times New Roman"/>
            <w:sz w:val="28"/>
            <w:szCs w:val="28"/>
          </w:rPr>
          <w:delText xml:space="preserve">Каждый такой набор сохраняется в кэше, и вся их совокупность называется фотонной картой. </w:delText>
        </w:r>
      </w:del>
    </w:p>
    <w:p w14:paraId="72BAD307" w14:textId="1CD99146" w:rsidR="00A6235B" w:rsidRPr="00B12333" w:rsidDel="0091212B" w:rsidRDefault="00A6235B" w:rsidP="0091212B">
      <w:pPr>
        <w:pStyle w:val="a5"/>
        <w:spacing w:after="0" w:line="276" w:lineRule="auto"/>
        <w:ind w:left="0" w:firstLine="708"/>
        <w:jc w:val="center"/>
        <w:rPr>
          <w:del w:id="2119" w:author="Борис Гогинян" w:date="2020-05-30T16:28:00Z"/>
          <w:rFonts w:ascii="Times New Roman" w:hAnsi="Times New Roman" w:cs="Times New Roman"/>
          <w:i/>
          <w:sz w:val="28"/>
          <w:szCs w:val="28"/>
        </w:rPr>
        <w:pPrChange w:id="2120" w:author="Борис Гогинян" w:date="2020-05-30T16:28:00Z">
          <w:pPr>
            <w:pStyle w:val="a5"/>
            <w:spacing w:after="0" w:line="276" w:lineRule="auto"/>
            <w:ind w:left="0" w:firstLine="708"/>
          </w:pPr>
        </w:pPrChange>
      </w:pPr>
      <w:del w:id="2121" w:author="Борис Гогинян" w:date="2020-05-30T16:28:00Z">
        <w:r w:rsidRPr="00B12333" w:rsidDel="0091212B">
          <w:rPr>
            <w:rFonts w:ascii="Times New Roman" w:hAnsi="Times New Roman" w:cs="Times New Roman"/>
            <w:i/>
            <w:sz w:val="28"/>
            <w:szCs w:val="28"/>
          </w:rPr>
          <w:delTex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delText>
        </w:r>
      </w:del>
    </w:p>
    <w:p w14:paraId="043EA464" w14:textId="22821B2A" w:rsidR="00A6235B" w:rsidRPr="00B12333" w:rsidDel="0091212B" w:rsidRDefault="00A6235B" w:rsidP="0091212B">
      <w:pPr>
        <w:pStyle w:val="a5"/>
        <w:spacing w:after="0" w:line="276" w:lineRule="auto"/>
        <w:ind w:left="0" w:firstLine="708"/>
        <w:jc w:val="center"/>
        <w:rPr>
          <w:del w:id="2122" w:author="Борис Гогинян" w:date="2020-05-30T16:28:00Z"/>
          <w:rFonts w:ascii="Times New Roman" w:hAnsi="Times New Roman" w:cs="Times New Roman"/>
          <w:sz w:val="28"/>
          <w:szCs w:val="28"/>
        </w:rPr>
        <w:pPrChange w:id="2123" w:author="Борис Гогинян" w:date="2020-05-30T16:28:00Z">
          <w:pPr>
            <w:pStyle w:val="a5"/>
            <w:spacing w:after="0" w:line="276" w:lineRule="auto"/>
            <w:ind w:left="0" w:firstLine="708"/>
          </w:pPr>
        </w:pPrChange>
      </w:pPr>
      <w:del w:id="2124" w:author="Борис Гогинян" w:date="2020-05-30T16:28:00Z">
        <w:r w:rsidRPr="00B12333" w:rsidDel="0091212B">
          <w:rPr>
            <w:rFonts w:ascii="Times New Roman" w:hAnsi="Times New Roman" w:cs="Times New Roman"/>
            <w:sz w:val="28"/>
            <w:szCs w:val="28"/>
          </w:rPr>
          <w:delText xml:space="preserve">Далее следует промежуточный оптимизационный этап построения </w:delText>
        </w:r>
        <w:r w:rsidRPr="00B12333" w:rsidDel="0091212B">
          <w:rPr>
            <w:rFonts w:ascii="Times New Roman" w:hAnsi="Times New Roman" w:cs="Times New Roman"/>
            <w:sz w:val="28"/>
            <w:szCs w:val="28"/>
            <w:lang w:val="en-US"/>
          </w:rPr>
          <w:delText>kd</w:delText>
        </w:r>
        <w:r w:rsidRPr="00B12333" w:rsidDel="0091212B">
          <w:rPr>
            <w:rFonts w:ascii="Times New Roman" w:hAnsi="Times New Roman" w:cs="Times New Roman"/>
            <w:sz w:val="28"/>
            <w:szCs w:val="28"/>
          </w:rPr>
          <w:delText xml:space="preserve">-дерева, которое понадобится в дальнейшем для нахождения </w:delText>
        </w:r>
        <w:r w:rsidRPr="00B12333" w:rsidDel="0091212B">
          <w:rPr>
            <w:rFonts w:ascii="Times New Roman" w:hAnsi="Times New Roman" w:cs="Times New Roman"/>
            <w:sz w:val="28"/>
            <w:szCs w:val="28"/>
            <w:lang w:val="en-US"/>
          </w:rPr>
          <w:delText>k</w:delText>
        </w:r>
        <w:r w:rsidRPr="00B12333" w:rsidDel="0091212B">
          <w:rPr>
            <w:rFonts w:ascii="Times New Roman" w:hAnsi="Times New Roman" w:cs="Times New Roman"/>
            <w:sz w:val="28"/>
            <w:szCs w:val="28"/>
          </w:rPr>
          <w:delText xml:space="preserve"> ближайших «освещенных» точек. </w:delText>
        </w:r>
      </w:del>
    </w:p>
    <w:p w14:paraId="723532B8" w14:textId="0D105CA7" w:rsidR="00A6235B" w:rsidRPr="00B12333" w:rsidDel="0091212B" w:rsidRDefault="00A6235B" w:rsidP="0091212B">
      <w:pPr>
        <w:pStyle w:val="a5"/>
        <w:spacing w:after="0" w:line="276" w:lineRule="auto"/>
        <w:ind w:left="0" w:firstLine="708"/>
        <w:jc w:val="center"/>
        <w:rPr>
          <w:del w:id="2125" w:author="Борис Гогинян" w:date="2020-05-30T16:28:00Z"/>
          <w:rFonts w:ascii="Times New Roman" w:hAnsi="Times New Roman" w:cs="Times New Roman"/>
          <w:sz w:val="28"/>
          <w:szCs w:val="28"/>
        </w:rPr>
        <w:pPrChange w:id="2126" w:author="Борис Гогинян" w:date="2020-05-30T16:28:00Z">
          <w:pPr>
            <w:pStyle w:val="a5"/>
            <w:spacing w:after="0" w:line="276" w:lineRule="auto"/>
            <w:ind w:left="0" w:firstLine="708"/>
          </w:pPr>
        </w:pPrChange>
      </w:pPr>
      <w:del w:id="2127" w:author="Борис Гогинян" w:date="2020-05-30T16:28:00Z">
        <w:r w:rsidRPr="00B12333" w:rsidDel="0091212B">
          <w:rPr>
            <w:rFonts w:ascii="Times New Roman" w:hAnsi="Times New Roman" w:cs="Times New Roman"/>
            <w:sz w:val="28"/>
            <w:szCs w:val="28"/>
          </w:rPr>
          <w:delText xml:space="preserve">На втором этапе лучи выпускаются из камеры в обратном направлении по путям лучей, которые достигли камеры на первом этапе. В каждой вершине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sidDel="0091212B">
          <w:rPr>
            <w:rFonts w:ascii="Times New Roman" w:hAnsi="Times New Roman" w:cs="Times New Roman"/>
            <w:sz w:val="28"/>
            <w:szCs w:val="28"/>
          </w:rPr>
          <w:delText xml:space="preserve"> в окрестности некоторого радиуса, который задается как параметр, ищутся соседние фотоны для оценки непрямого освещения.</w:delText>
        </w:r>
      </w:del>
    </w:p>
    <w:p w14:paraId="12292705" w14:textId="4E720385" w:rsidR="00E21E15" w:rsidRPr="00B5325E" w:rsidDel="0091212B" w:rsidRDefault="0091212B" w:rsidP="0091212B">
      <w:pPr>
        <w:spacing w:after="0" w:line="276" w:lineRule="auto"/>
        <w:ind w:left="207"/>
        <w:contextualSpacing/>
        <w:jc w:val="center"/>
        <w:rPr>
          <w:del w:id="2128" w:author="Борис Гогинян" w:date="2020-05-30T16:28:00Z"/>
          <w:rFonts w:ascii="Times New Roman" w:hAnsi="Times New Roman" w:cs="Times New Roman"/>
          <w:sz w:val="28"/>
          <w:szCs w:val="28"/>
        </w:rPr>
        <w:pPrChange w:id="2129" w:author="Борис Гогинян" w:date="2020-05-30T16:28:00Z">
          <w:pPr>
            <w:spacing w:after="0" w:line="276" w:lineRule="auto"/>
            <w:ind w:left="207"/>
            <w:contextualSpacing/>
            <w:jc w:val="center"/>
          </w:pPr>
        </w:pPrChange>
      </w:pPr>
      <w:del w:id="2130" w:author="Борис Гогинян" w:date="2020-05-30T16:28:00Z">
        <w:r w:rsidDel="0091212B">
          <w:rPr>
            <w:rFonts w:ascii="Times New Roman" w:hAnsi="Times New Roman" w:cs="Times New Roman"/>
            <w:sz w:val="28"/>
            <w:szCs w:val="28"/>
          </w:rPr>
          <w:pict w14:anchorId="27BB7E2E">
            <v:shape id="_x0000_i1026" type="#_x0000_t75" style="width:509.25pt;height:260.25pt">
              <v:imagedata r:id="rId21" o:title="photon mapping"/>
            </v:shape>
          </w:pict>
        </w:r>
        <w:r w:rsidR="00E21E15" w:rsidRPr="00B5325E" w:rsidDel="0091212B">
          <w:rPr>
            <w:rFonts w:ascii="Times New Roman" w:hAnsi="Times New Roman" w:cs="Times New Roman"/>
            <w:sz w:val="28"/>
            <w:szCs w:val="28"/>
          </w:rPr>
          <w:br/>
          <w:delText>Рис. 10 Схема этапов метода фотонных карт</w:delText>
        </w:r>
        <w:r w:rsidR="00866229" w:rsidRPr="00B5325E" w:rsidDel="0091212B">
          <w:rPr>
            <w:rFonts w:ascii="Times New Roman" w:hAnsi="Times New Roman" w:cs="Times New Roman"/>
            <w:sz w:val="28"/>
            <w:szCs w:val="28"/>
          </w:rPr>
          <w:delText>. [34]</w:delText>
        </w:r>
      </w:del>
    </w:p>
    <w:p w14:paraId="7DE7A4FE" w14:textId="06FDEBF9" w:rsidR="00A6235B" w:rsidRPr="00F13D22" w:rsidDel="0091212B" w:rsidRDefault="00A6235B" w:rsidP="0091212B">
      <w:pPr>
        <w:spacing w:after="0" w:line="276" w:lineRule="auto"/>
        <w:contextualSpacing/>
        <w:jc w:val="center"/>
        <w:rPr>
          <w:del w:id="2131" w:author="Борис Гогинян" w:date="2020-05-30T16:28:00Z"/>
          <w:rFonts w:ascii="Times New Roman" w:hAnsi="Times New Roman" w:cs="Times New Roman"/>
          <w:sz w:val="28"/>
          <w:szCs w:val="28"/>
        </w:rPr>
        <w:pPrChange w:id="2132" w:author="Борис Гогинян" w:date="2020-05-30T16:28:00Z">
          <w:pPr>
            <w:spacing w:after="0" w:line="276" w:lineRule="auto"/>
          </w:pPr>
        </w:pPrChange>
      </w:pPr>
    </w:p>
    <w:p w14:paraId="4908D035" w14:textId="09A0CD45" w:rsidR="00A6235B" w:rsidRPr="00AD4BD2" w:rsidDel="0091212B" w:rsidRDefault="00A6235B" w:rsidP="0091212B">
      <w:pPr>
        <w:spacing w:after="0" w:line="276" w:lineRule="auto"/>
        <w:ind w:firstLine="708"/>
        <w:contextualSpacing/>
        <w:jc w:val="center"/>
        <w:rPr>
          <w:del w:id="2133" w:author="Борис Гогинян" w:date="2020-05-30T16:28:00Z"/>
          <w:rFonts w:ascii="Times New Roman" w:hAnsi="Times New Roman" w:cs="Times New Roman"/>
          <w:sz w:val="28"/>
          <w:szCs w:val="28"/>
        </w:rPr>
        <w:pPrChange w:id="2134" w:author="Борис Гогинян" w:date="2020-05-30T16:28:00Z">
          <w:pPr>
            <w:spacing w:after="0" w:line="276" w:lineRule="auto"/>
            <w:ind w:firstLine="708"/>
          </w:pPr>
        </w:pPrChange>
      </w:pPr>
      <w:del w:id="2135" w:author="Борис Гогинян" w:date="2020-05-30T16:28:00Z">
        <w:r w:rsidRPr="00AD4BD2" w:rsidDel="0091212B">
          <w:rPr>
            <w:rFonts w:ascii="Times New Roman" w:hAnsi="Times New Roman" w:cs="Times New Roman"/>
            <w:sz w:val="28"/>
            <w:szCs w:val="28"/>
          </w:rPr>
          <w:delText>Прогрессивный метод фотонных карт</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Progressive</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Photon</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Mapping</w:delText>
        </w:r>
        <w:r w:rsidR="00453C31" w:rsidRPr="00AD4BD2" w:rsidDel="0091212B">
          <w:rPr>
            <w:rFonts w:ascii="Times New Roman" w:hAnsi="Times New Roman" w:cs="Times New Roman"/>
            <w:sz w:val="28"/>
            <w:szCs w:val="28"/>
          </w:rPr>
          <w:delText>)</w:delText>
        </w:r>
        <w:r w:rsidR="00866229" w:rsidRPr="00AD4BD2" w:rsidDel="0091212B">
          <w:rPr>
            <w:rFonts w:ascii="Times New Roman" w:hAnsi="Times New Roman" w:cs="Times New Roman"/>
            <w:sz w:val="28"/>
            <w:szCs w:val="28"/>
          </w:rPr>
          <w:delText xml:space="preserve"> [5]</w:delText>
        </w:r>
        <w:r w:rsidRPr="00AD4BD2" w:rsidDel="0091212B">
          <w:rPr>
            <w:rFonts w:ascii="Times New Roman" w:hAnsi="Times New Roman" w:cs="Times New Roman"/>
            <w:sz w:val="28"/>
            <w:szCs w:val="28"/>
          </w:rPr>
          <w:delText xml:space="preserve"> – реструктуризация метода фотонных карт.</w:delText>
        </w:r>
        <w:r w:rsidR="00453C31"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rPr>
          <w:delTex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delText>
        </w:r>
        <w:r w:rsidRPr="00AD4BD2" w:rsidDel="0091212B">
          <w:rPr>
            <w:rFonts w:ascii="Times New Roman" w:hAnsi="Times New Roman" w:cs="Times New Roman"/>
            <w:sz w:val="28"/>
            <w:szCs w:val="28"/>
            <w:lang w:val="en-US"/>
          </w:rPr>
          <w:delText>visible</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points</w:delText>
        </w:r>
        <w:r w:rsidRPr="00AD4BD2" w:rsidDel="0091212B">
          <w:rPr>
            <w:rFonts w:ascii="Times New Roman" w:hAnsi="Times New Roman" w:cs="Times New Roman"/>
            <w:sz w:val="28"/>
            <w:szCs w:val="28"/>
          </w:rPr>
          <w:delText xml:space="preserve">). </w:delText>
        </w:r>
      </w:del>
    </w:p>
    <w:p w14:paraId="72286F65" w14:textId="14B89C6E" w:rsidR="00A6235B" w:rsidRPr="00AD4BD2" w:rsidDel="0091212B" w:rsidRDefault="00A6235B" w:rsidP="0091212B">
      <w:pPr>
        <w:pStyle w:val="a5"/>
        <w:spacing w:after="0" w:line="276" w:lineRule="auto"/>
        <w:ind w:left="0" w:firstLine="708"/>
        <w:jc w:val="center"/>
        <w:rPr>
          <w:del w:id="2136" w:author="Борис Гогинян" w:date="2020-05-30T16:28:00Z"/>
          <w:rFonts w:ascii="Times New Roman" w:hAnsi="Times New Roman" w:cs="Times New Roman"/>
          <w:sz w:val="28"/>
          <w:szCs w:val="28"/>
        </w:rPr>
        <w:pPrChange w:id="2137" w:author="Борис Гогинян" w:date="2020-05-30T16:28:00Z">
          <w:pPr>
            <w:pStyle w:val="a5"/>
            <w:spacing w:after="0" w:line="276" w:lineRule="auto"/>
            <w:ind w:left="0" w:firstLine="708"/>
          </w:pPr>
        </w:pPrChange>
      </w:pPr>
      <w:del w:id="2138" w:author="Борис Гогинян" w:date="2020-05-30T16:28:00Z">
        <w:r w:rsidRPr="00AD4BD2" w:rsidDel="0091212B">
          <w:rPr>
            <w:rFonts w:ascii="Times New Roman" w:hAnsi="Times New Roman" w:cs="Times New Roman"/>
            <w:sz w:val="28"/>
            <w:szCs w:val="28"/>
          </w:rPr>
          <w:delText xml:space="preserve">Далее, на втором этапе, фотоны испускаются из источника освещения и каждый из них при столкновении с поверхностью вносит свой вклад в энергетическую яркость ближайших видимых точек.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F13D22" w:rsidDel="0091212B">
          <w:rPr>
            <w:rFonts w:ascii="Times New Roman" w:hAnsi="Times New Roman" w:cs="Times New Roman"/>
            <w:sz w:val="28"/>
            <w:szCs w:val="28"/>
          </w:rPr>
          <w:delText>.</w:delText>
        </w:r>
      </w:del>
    </w:p>
    <w:p w14:paraId="14467659" w14:textId="3532E7D6" w:rsidR="00A6235B" w:rsidRPr="00AD4BD2" w:rsidDel="0091212B" w:rsidRDefault="00A6235B" w:rsidP="0091212B">
      <w:pPr>
        <w:pStyle w:val="a5"/>
        <w:spacing w:after="0" w:line="276" w:lineRule="auto"/>
        <w:ind w:left="0" w:firstLine="708"/>
        <w:jc w:val="center"/>
        <w:rPr>
          <w:del w:id="2139" w:author="Борис Гогинян" w:date="2020-05-30T16:28:00Z"/>
          <w:rFonts w:ascii="Times New Roman" w:hAnsi="Times New Roman" w:cs="Times New Roman"/>
          <w:i/>
          <w:sz w:val="28"/>
          <w:szCs w:val="28"/>
        </w:rPr>
        <w:pPrChange w:id="2140" w:author="Борис Гогинян" w:date="2020-05-30T16:28:00Z">
          <w:pPr>
            <w:pStyle w:val="a5"/>
            <w:spacing w:after="0" w:line="276" w:lineRule="auto"/>
            <w:ind w:left="0" w:firstLine="708"/>
          </w:pPr>
        </w:pPrChange>
      </w:pPr>
      <w:del w:id="2141" w:author="Борис Гогинян" w:date="2020-05-30T16:28:00Z">
        <w:r w:rsidRPr="00AD4BD2" w:rsidDel="0091212B">
          <w:rPr>
            <w:rFonts w:ascii="Times New Roman" w:hAnsi="Times New Roman" w:cs="Times New Roman"/>
            <w:i/>
            <w:sz w:val="28"/>
            <w:szCs w:val="28"/>
          </w:rPr>
          <w:delText xml:space="preserve">В данном способе также есть проблема памяти, которая связана с ограниченностью хранилища видимых точек. Поэтому для изображений с высоким разрешением или для тех, что требуют большого количества проходов, например, при создании эффекта размытости (англ. </w:delText>
        </w:r>
        <w:r w:rsidRPr="00AD4BD2" w:rsidDel="0091212B">
          <w:rPr>
            <w:rFonts w:ascii="Times New Roman" w:hAnsi="Times New Roman" w:cs="Times New Roman"/>
            <w:i/>
            <w:sz w:val="28"/>
            <w:szCs w:val="28"/>
            <w:lang w:val="en-US"/>
          </w:rPr>
          <w:delText>blur</w:delText>
        </w:r>
        <w:r w:rsidRPr="00AD4BD2" w:rsidDel="0091212B">
          <w:rPr>
            <w:rFonts w:ascii="Times New Roman" w:hAnsi="Times New Roman" w:cs="Times New Roman"/>
            <w:i/>
            <w:sz w:val="28"/>
            <w:szCs w:val="28"/>
          </w:rPr>
          <w:delText>) или при большой глубине резкости, память все еще может быть ограничением.</w:delText>
        </w:r>
      </w:del>
    </w:p>
    <w:p w14:paraId="6E36E329" w14:textId="7CF4C39F" w:rsidR="00A6235B" w:rsidRPr="00AD4BD2" w:rsidDel="0091212B" w:rsidRDefault="00A6235B" w:rsidP="0091212B">
      <w:pPr>
        <w:pStyle w:val="a5"/>
        <w:spacing w:after="0" w:line="276" w:lineRule="auto"/>
        <w:ind w:left="360"/>
        <w:jc w:val="center"/>
        <w:rPr>
          <w:del w:id="2142" w:author="Борис Гогинян" w:date="2020-05-30T16:28:00Z"/>
          <w:rFonts w:ascii="Times New Roman" w:hAnsi="Times New Roman" w:cs="Times New Roman"/>
          <w:i/>
          <w:sz w:val="28"/>
          <w:szCs w:val="28"/>
        </w:rPr>
        <w:pPrChange w:id="2143" w:author="Борис Гогинян" w:date="2020-05-30T16:28:00Z">
          <w:pPr>
            <w:pStyle w:val="a5"/>
            <w:spacing w:after="0" w:line="276" w:lineRule="auto"/>
            <w:ind w:left="360"/>
          </w:pPr>
        </w:pPrChange>
      </w:pPr>
    </w:p>
    <w:p w14:paraId="4AB589E4" w14:textId="5D020FA9" w:rsidR="00A6235B" w:rsidRPr="00AD4BD2" w:rsidDel="0091212B" w:rsidRDefault="00A6235B" w:rsidP="0091212B">
      <w:pPr>
        <w:spacing w:after="0" w:line="276" w:lineRule="auto"/>
        <w:ind w:firstLine="708"/>
        <w:contextualSpacing/>
        <w:jc w:val="center"/>
        <w:rPr>
          <w:del w:id="2144" w:author="Борис Гогинян" w:date="2020-05-30T16:28:00Z"/>
          <w:rFonts w:ascii="Times New Roman" w:hAnsi="Times New Roman" w:cs="Times New Roman"/>
          <w:sz w:val="28"/>
          <w:szCs w:val="28"/>
        </w:rPr>
        <w:pPrChange w:id="2145" w:author="Борис Гогинян" w:date="2020-05-30T16:28:00Z">
          <w:pPr>
            <w:spacing w:after="0" w:line="276" w:lineRule="auto"/>
            <w:ind w:firstLine="708"/>
          </w:pPr>
        </w:pPrChange>
      </w:pPr>
      <w:del w:id="2146" w:author="Борис Гогинян" w:date="2020-05-30T16:28:00Z">
        <w:r w:rsidRPr="00AD4BD2" w:rsidDel="0091212B">
          <w:rPr>
            <w:rFonts w:ascii="Times New Roman" w:hAnsi="Times New Roman" w:cs="Times New Roman"/>
            <w:sz w:val="28"/>
            <w:szCs w:val="28"/>
          </w:rPr>
          <w:delText>Стохастический прогрессивный метод фотонных карт</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Stochastic</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Progressive</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Photon</w:delText>
        </w:r>
        <w:r w:rsidR="00453C31" w:rsidRPr="00AD4BD2" w:rsidDel="0091212B">
          <w:rPr>
            <w:rFonts w:ascii="Times New Roman" w:hAnsi="Times New Roman" w:cs="Times New Roman"/>
            <w:sz w:val="28"/>
            <w:szCs w:val="28"/>
          </w:rPr>
          <w:delText xml:space="preserve"> </w:delText>
        </w:r>
        <w:r w:rsidR="00453C31" w:rsidRPr="00AD4BD2" w:rsidDel="0091212B">
          <w:rPr>
            <w:rFonts w:ascii="Times New Roman" w:hAnsi="Times New Roman" w:cs="Times New Roman"/>
            <w:sz w:val="28"/>
            <w:szCs w:val="28"/>
            <w:lang w:val="en-US"/>
          </w:rPr>
          <w:delText>Mapping</w:delText>
        </w:r>
        <w:r w:rsidR="00453C31"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rPr>
          <w:delText xml:space="preserve"> – модификация </w:delText>
        </w:r>
        <w:r w:rsidRPr="00AD4BD2" w:rsidDel="0091212B">
          <w:rPr>
            <w:rFonts w:ascii="Times New Roman" w:hAnsi="Times New Roman" w:cs="Times New Roman"/>
            <w:sz w:val="28"/>
            <w:szCs w:val="28"/>
            <w:lang w:val="en-US"/>
          </w:rPr>
          <w:delText>PPM</w:delText>
        </w:r>
        <w:r w:rsidRPr="00AD4BD2" w:rsidDel="0091212B">
          <w:rPr>
            <w:rFonts w:ascii="Times New Roman" w:hAnsi="Times New Roman" w:cs="Times New Roman"/>
            <w:sz w:val="28"/>
            <w:szCs w:val="28"/>
          </w:rPr>
          <w:delText xml:space="preserve"> – не имеет никаких ограничений по памяти. Алгоритм итеративно повторяет этапы </w:delText>
        </w:r>
        <w:r w:rsidRPr="00AD4BD2" w:rsidDel="0091212B">
          <w:rPr>
            <w:rFonts w:ascii="Times New Roman" w:hAnsi="Times New Roman" w:cs="Times New Roman"/>
            <w:sz w:val="28"/>
            <w:szCs w:val="28"/>
            <w:lang w:val="en-US"/>
          </w:rPr>
          <w:delText>PPM</w:delText>
        </w:r>
        <w:r w:rsidRPr="00AD4BD2" w:rsidDel="0091212B">
          <w:rPr>
            <w:rFonts w:ascii="Times New Roman" w:hAnsi="Times New Roman" w:cs="Times New Roman"/>
            <w:sz w:val="28"/>
            <w:szCs w:val="28"/>
          </w:rPr>
          <w:delText xml:space="preserve">. На первом этапе, так же, как и в </w:delText>
        </w:r>
        <w:r w:rsidRPr="00AD4BD2" w:rsidDel="0091212B">
          <w:rPr>
            <w:rFonts w:ascii="Times New Roman" w:hAnsi="Times New Roman" w:cs="Times New Roman"/>
            <w:sz w:val="28"/>
            <w:szCs w:val="28"/>
            <w:lang w:val="en-US"/>
          </w:rPr>
          <w:delText>PPM</w:delText>
        </w:r>
        <w:r w:rsidRPr="00AD4BD2" w:rsidDel="0091212B">
          <w:rPr>
            <w:rFonts w:ascii="Times New Roman" w:hAnsi="Times New Roman" w:cs="Times New Roman"/>
            <w:sz w:val="28"/>
            <w:szCs w:val="28"/>
          </w:rPr>
          <w:delText xml:space="preserve">, лучи испускаются из камеры, но по более упрощенной модели, экономящей память (например, испускается только один луч для каждого пикселя). Далее </w:delText>
        </w:r>
        <w:r w:rsidR="00E542CC" w:rsidRPr="00AD4BD2" w:rsidDel="0091212B">
          <w:rPr>
            <w:rFonts w:ascii="Times New Roman" w:hAnsi="Times New Roman" w:cs="Times New Roman"/>
            <w:sz w:val="28"/>
            <w:szCs w:val="28"/>
          </w:rPr>
          <w:delText>повторение второго</w:delText>
        </w:r>
        <w:r w:rsidRPr="00AD4BD2" w:rsidDel="0091212B">
          <w:rPr>
            <w:rFonts w:ascii="Times New Roman" w:hAnsi="Times New Roman" w:cs="Times New Roman"/>
            <w:sz w:val="28"/>
            <w:szCs w:val="28"/>
          </w:rPr>
          <w:delText xml:space="preserve"> этап</w:delText>
        </w:r>
        <w:r w:rsidR="00E542CC" w:rsidRPr="00AD4BD2" w:rsidDel="0091212B">
          <w:rPr>
            <w:rFonts w:ascii="Times New Roman" w:hAnsi="Times New Roman" w:cs="Times New Roman"/>
            <w:sz w:val="28"/>
            <w:szCs w:val="28"/>
          </w:rPr>
          <w:delText>а</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PPM</w:delText>
        </w:r>
        <w:r w:rsidRPr="00AD4BD2" w:rsidDel="0091212B">
          <w:rPr>
            <w:rFonts w:ascii="Times New Roman" w:hAnsi="Times New Roman" w:cs="Times New Roman"/>
            <w:sz w:val="28"/>
            <w:szCs w:val="28"/>
          </w:rPr>
          <w:delText xml:space="preserve">. После этого видимые точки сбрасываются и создается новый массив с другим набором данных, процесс повторяется. </w:delText>
        </w:r>
      </w:del>
    </w:p>
    <w:p w14:paraId="1B2D38A0" w14:textId="534C2AF7" w:rsidR="001A64F6" w:rsidRPr="00AD4BD2" w:rsidDel="0091212B" w:rsidRDefault="00A6235B" w:rsidP="0091212B">
      <w:pPr>
        <w:pStyle w:val="a5"/>
        <w:spacing w:after="0" w:line="276" w:lineRule="auto"/>
        <w:ind w:left="0" w:firstLine="708"/>
        <w:jc w:val="center"/>
        <w:rPr>
          <w:del w:id="2147" w:author="Борис Гогинян" w:date="2020-05-30T16:28:00Z"/>
          <w:rFonts w:ascii="Times New Roman" w:hAnsi="Times New Roman" w:cs="Times New Roman"/>
          <w:sz w:val="28"/>
          <w:szCs w:val="28"/>
        </w:rPr>
        <w:pPrChange w:id="2148" w:author="Борис Гогинян" w:date="2020-05-30T16:28:00Z">
          <w:pPr>
            <w:pStyle w:val="a5"/>
            <w:spacing w:after="0" w:line="276" w:lineRule="auto"/>
            <w:ind w:left="0" w:firstLine="708"/>
          </w:pPr>
        </w:pPrChange>
      </w:pPr>
      <w:del w:id="2149" w:author="Борис Гогинян" w:date="2020-05-30T16:28:00Z">
        <w:r w:rsidRPr="00AD4BD2" w:rsidDel="0091212B">
          <w:rPr>
            <w:rFonts w:ascii="Times New Roman" w:hAnsi="Times New Roman" w:cs="Times New Roman"/>
            <w:sz w:val="28"/>
            <w:szCs w:val="28"/>
          </w:rPr>
          <w:delText>Также постепенно с увеличением кол-ва проходов и, тем самым, увеличением кол-ва фотонов, содержащих информацию о точке поверхности, уменьшается окрестность поиска фотонов. 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delText>
        </w:r>
      </w:del>
    </w:p>
    <w:p w14:paraId="5ECE9E87" w14:textId="5C0DA800" w:rsidR="001A64F6" w:rsidRPr="00AD4BD2" w:rsidDel="0091212B" w:rsidRDefault="001A64F6" w:rsidP="0091212B">
      <w:pPr>
        <w:pStyle w:val="a5"/>
        <w:spacing w:after="0" w:line="276" w:lineRule="auto"/>
        <w:ind w:left="0" w:firstLine="708"/>
        <w:jc w:val="center"/>
        <w:rPr>
          <w:del w:id="2150" w:author="Борис Гогинян" w:date="2020-05-30T16:28:00Z"/>
          <w:rFonts w:ascii="Times New Roman" w:hAnsi="Times New Roman" w:cs="Times New Roman"/>
          <w:sz w:val="28"/>
          <w:szCs w:val="28"/>
        </w:rPr>
        <w:pPrChange w:id="2151" w:author="Борис Гогинян" w:date="2020-05-30T16:28:00Z">
          <w:pPr>
            <w:pStyle w:val="a5"/>
            <w:spacing w:after="0" w:line="276" w:lineRule="auto"/>
            <w:ind w:left="0" w:firstLine="708"/>
          </w:pPr>
        </w:pPrChange>
      </w:pPr>
      <w:del w:id="2152" w:author="Борис Гогинян" w:date="2020-05-30T16:28:00Z">
        <w:r w:rsidRPr="00AD4BD2" w:rsidDel="0091212B">
          <w:rPr>
            <w:rFonts w:ascii="Times New Roman" w:hAnsi="Times New Roman" w:cs="Times New Roman"/>
            <w:sz w:val="28"/>
            <w:szCs w:val="28"/>
          </w:rPr>
          <w:delText>Псевдокод алгоритма в приложении А2</w:delText>
        </w:r>
      </w:del>
    </w:p>
    <w:p w14:paraId="6BB487FE" w14:textId="12F2F8EC" w:rsidR="009F17F0" w:rsidRPr="00B5325E" w:rsidDel="0091212B" w:rsidRDefault="009F17F0" w:rsidP="0091212B">
      <w:pPr>
        <w:pStyle w:val="a5"/>
        <w:spacing w:after="0" w:line="276" w:lineRule="auto"/>
        <w:ind w:left="0" w:firstLine="708"/>
        <w:jc w:val="center"/>
        <w:rPr>
          <w:del w:id="2153" w:author="Борис Гогинян" w:date="2020-05-30T16:28:00Z"/>
          <w:sz w:val="28"/>
          <w:szCs w:val="28"/>
          <w:shd w:val="clear" w:color="auto" w:fill="FFFFFF"/>
        </w:rPr>
        <w:pPrChange w:id="2154" w:author="Борис Гогинян" w:date="2020-05-30T16:28:00Z">
          <w:pPr>
            <w:pStyle w:val="a5"/>
            <w:spacing w:after="0" w:line="276" w:lineRule="auto"/>
            <w:ind w:left="0" w:firstLine="708"/>
          </w:pPr>
        </w:pPrChange>
      </w:pPr>
    </w:p>
    <w:p w14:paraId="0770AAAF" w14:textId="07ECA984" w:rsidR="00A6235B" w:rsidRPr="00B5325E" w:rsidDel="0091212B" w:rsidRDefault="00A6235B" w:rsidP="0091212B">
      <w:pPr>
        <w:spacing w:after="0" w:line="276" w:lineRule="auto"/>
        <w:contextualSpacing/>
        <w:jc w:val="center"/>
        <w:rPr>
          <w:del w:id="2155" w:author="Борис Гогинян" w:date="2020-05-30T16:28:00Z"/>
          <w:rFonts w:ascii="Times New Roman" w:hAnsi="Times New Roman" w:cs="Times New Roman"/>
          <w:sz w:val="28"/>
          <w:szCs w:val="28"/>
        </w:rPr>
        <w:pPrChange w:id="2156" w:author="Борис Гогинян" w:date="2020-05-30T16:28:00Z">
          <w:pPr>
            <w:spacing w:after="0" w:line="276" w:lineRule="auto"/>
          </w:pPr>
        </w:pPrChange>
      </w:pPr>
      <w:del w:id="2157" w:author="Борис Гогинян" w:date="2020-05-30T16:28:00Z">
        <w:r w:rsidRPr="00A31B71" w:rsidDel="0091212B">
          <w:rPr>
            <w:rFonts w:ascii="Times New Roman" w:hAnsi="Times New Roman" w:cs="Times New Roman"/>
            <w:b/>
            <w:sz w:val="28"/>
            <w:szCs w:val="28"/>
            <w:rPrChange w:id="2158" w:author="Борис Гогинян" w:date="2020-05-29T21:55:00Z">
              <w:rPr>
                <w:rFonts w:ascii="Times New Roman" w:hAnsi="Times New Roman" w:cs="Times New Roman"/>
                <w:sz w:val="28"/>
                <w:szCs w:val="28"/>
              </w:rPr>
            </w:rPrChange>
          </w:rPr>
          <w:delText xml:space="preserve">Алгоритм </w:delText>
        </w:r>
        <w:r w:rsidR="001C3CCE" w:rsidRPr="00A31B71" w:rsidDel="0091212B">
          <w:rPr>
            <w:rFonts w:ascii="Times New Roman" w:hAnsi="Times New Roman" w:cs="Times New Roman"/>
            <w:b/>
            <w:sz w:val="28"/>
            <w:szCs w:val="28"/>
            <w:lang w:val="en-US"/>
            <w:rPrChange w:id="2159" w:author="Борис Гогинян" w:date="2020-05-29T21:55:00Z">
              <w:rPr>
                <w:rFonts w:ascii="Times New Roman" w:hAnsi="Times New Roman" w:cs="Times New Roman"/>
                <w:sz w:val="28"/>
                <w:szCs w:val="28"/>
                <w:lang w:val="en-US"/>
              </w:rPr>
            </w:rPrChange>
          </w:rPr>
          <w:delText>Bidirectional</w:delText>
        </w:r>
        <w:r w:rsidR="001C3CCE" w:rsidRPr="00A31B71" w:rsidDel="0091212B">
          <w:rPr>
            <w:rFonts w:ascii="Times New Roman" w:hAnsi="Times New Roman" w:cs="Times New Roman"/>
            <w:b/>
            <w:sz w:val="28"/>
            <w:szCs w:val="28"/>
            <w:rPrChange w:id="2160" w:author="Борис Гогинян" w:date="2020-05-29T21:55:00Z">
              <w:rPr>
                <w:rFonts w:ascii="Times New Roman" w:hAnsi="Times New Roman" w:cs="Times New Roman"/>
                <w:sz w:val="28"/>
                <w:szCs w:val="28"/>
              </w:rPr>
            </w:rPrChange>
          </w:rPr>
          <w:delText xml:space="preserve"> </w:delText>
        </w:r>
        <w:r w:rsidR="001C3CCE" w:rsidRPr="00A31B71" w:rsidDel="0091212B">
          <w:rPr>
            <w:rFonts w:ascii="Times New Roman" w:hAnsi="Times New Roman" w:cs="Times New Roman"/>
            <w:b/>
            <w:sz w:val="28"/>
            <w:szCs w:val="28"/>
            <w:lang w:val="en-US"/>
            <w:rPrChange w:id="2161" w:author="Борис Гогинян" w:date="2020-05-29T21:55:00Z">
              <w:rPr>
                <w:rFonts w:ascii="Times New Roman" w:hAnsi="Times New Roman" w:cs="Times New Roman"/>
                <w:sz w:val="28"/>
                <w:szCs w:val="28"/>
                <w:lang w:val="en-US"/>
              </w:rPr>
            </w:rPrChange>
          </w:rPr>
          <w:delText>path</w:delText>
        </w:r>
        <w:r w:rsidR="001C3CCE" w:rsidRPr="00A31B71" w:rsidDel="0091212B">
          <w:rPr>
            <w:rFonts w:ascii="Times New Roman" w:hAnsi="Times New Roman" w:cs="Times New Roman"/>
            <w:b/>
            <w:sz w:val="28"/>
            <w:szCs w:val="28"/>
            <w:rPrChange w:id="2162" w:author="Борис Гогинян" w:date="2020-05-29T21:55:00Z">
              <w:rPr>
                <w:rFonts w:ascii="Times New Roman" w:hAnsi="Times New Roman" w:cs="Times New Roman"/>
                <w:sz w:val="28"/>
                <w:szCs w:val="28"/>
              </w:rPr>
            </w:rPrChange>
          </w:rPr>
          <w:delText>-</w:delText>
        </w:r>
        <w:r w:rsidR="001C3CCE" w:rsidRPr="00A31B71" w:rsidDel="0091212B">
          <w:rPr>
            <w:rFonts w:ascii="Times New Roman" w:hAnsi="Times New Roman" w:cs="Times New Roman"/>
            <w:b/>
            <w:sz w:val="28"/>
            <w:szCs w:val="28"/>
            <w:lang w:val="en-US"/>
            <w:rPrChange w:id="2163" w:author="Борис Гогинян" w:date="2020-05-29T21:55:00Z">
              <w:rPr>
                <w:rFonts w:ascii="Times New Roman" w:hAnsi="Times New Roman" w:cs="Times New Roman"/>
                <w:sz w:val="28"/>
                <w:szCs w:val="28"/>
                <w:lang w:val="en-US"/>
              </w:rPr>
            </w:rPrChange>
          </w:rPr>
          <w:delText>tracing</w:delText>
        </w:r>
        <w:r w:rsidR="00D90D50" w:rsidRPr="00A31B71" w:rsidDel="0091212B">
          <w:rPr>
            <w:rFonts w:ascii="Times New Roman" w:hAnsi="Times New Roman" w:cs="Times New Roman"/>
            <w:b/>
            <w:sz w:val="28"/>
            <w:szCs w:val="28"/>
            <w:rPrChange w:id="2164" w:author="Борис Гогинян" w:date="2020-05-29T21:55:00Z">
              <w:rPr>
                <w:rFonts w:ascii="Times New Roman" w:hAnsi="Times New Roman" w:cs="Times New Roman"/>
                <w:sz w:val="28"/>
                <w:szCs w:val="28"/>
              </w:rPr>
            </w:rPrChange>
          </w:rPr>
          <w:delText xml:space="preserve"> (</w:delText>
        </w:r>
        <w:r w:rsidR="00D90D50" w:rsidRPr="00A31B71" w:rsidDel="0091212B">
          <w:rPr>
            <w:rFonts w:ascii="Times New Roman" w:hAnsi="Times New Roman" w:cs="Times New Roman"/>
            <w:b/>
            <w:sz w:val="28"/>
            <w:szCs w:val="28"/>
            <w:lang w:val="en-US"/>
            <w:rPrChange w:id="2165" w:author="Борис Гогинян" w:date="2020-05-29T21:55:00Z">
              <w:rPr>
                <w:rFonts w:ascii="Times New Roman" w:hAnsi="Times New Roman" w:cs="Times New Roman"/>
                <w:sz w:val="28"/>
                <w:szCs w:val="28"/>
                <w:lang w:val="en-US"/>
              </w:rPr>
            </w:rPrChange>
          </w:rPr>
          <w:delText>BDTP</w:delText>
        </w:r>
        <w:r w:rsidR="00D90D50" w:rsidRPr="00A31B71" w:rsidDel="0091212B">
          <w:rPr>
            <w:rFonts w:ascii="Times New Roman" w:hAnsi="Times New Roman" w:cs="Times New Roman"/>
            <w:b/>
            <w:sz w:val="28"/>
            <w:szCs w:val="28"/>
            <w:rPrChange w:id="2166" w:author="Борис Гогинян" w:date="2020-05-29T21:55:00Z">
              <w:rPr>
                <w:rFonts w:ascii="Times New Roman" w:hAnsi="Times New Roman" w:cs="Times New Roman"/>
                <w:sz w:val="28"/>
                <w:szCs w:val="28"/>
              </w:rPr>
            </w:rPrChange>
          </w:rPr>
          <w:delText>)</w:delText>
        </w:r>
        <w:r w:rsidR="00866229" w:rsidRPr="00B5325E" w:rsidDel="0091212B">
          <w:rPr>
            <w:rFonts w:ascii="Times New Roman" w:hAnsi="Times New Roman" w:cs="Times New Roman"/>
            <w:sz w:val="28"/>
            <w:szCs w:val="28"/>
          </w:rPr>
          <w:delText xml:space="preserve"> </w:delText>
        </w:r>
      </w:del>
      <w:del w:id="2167" w:author="Борис Гогинян" w:date="2020-05-29T21:55:00Z">
        <w:r w:rsidR="00866229" w:rsidRPr="00B5325E" w:rsidDel="00A31B71">
          <w:rPr>
            <w:rFonts w:ascii="Times New Roman" w:hAnsi="Times New Roman" w:cs="Times New Roman"/>
            <w:sz w:val="28"/>
            <w:szCs w:val="28"/>
          </w:rPr>
          <w:delText>[5]</w:delText>
        </w:r>
      </w:del>
    </w:p>
    <w:p w14:paraId="5D4A1F84" w14:textId="2C11D96E" w:rsidR="00513BC8" w:rsidRPr="00AD4BD2" w:rsidDel="0091212B" w:rsidRDefault="008512F9" w:rsidP="0091212B">
      <w:pPr>
        <w:spacing w:after="0" w:line="276" w:lineRule="auto"/>
        <w:ind w:firstLine="708"/>
        <w:contextualSpacing/>
        <w:jc w:val="center"/>
        <w:rPr>
          <w:del w:id="2168" w:author="Борис Гогинян" w:date="2020-05-30T16:28:00Z"/>
          <w:rFonts w:ascii="Times New Roman" w:hAnsi="Times New Roman" w:cs="Times New Roman"/>
          <w:sz w:val="28"/>
          <w:szCs w:val="28"/>
        </w:rPr>
        <w:pPrChange w:id="2169" w:author="Борис Гогинян" w:date="2020-05-30T16:28:00Z">
          <w:pPr>
            <w:spacing w:after="0" w:line="276" w:lineRule="auto"/>
            <w:ind w:firstLine="708"/>
            <w:contextualSpacing/>
          </w:pPr>
        </w:pPrChange>
      </w:pPr>
      <w:del w:id="2170" w:author="Борис Гогинян" w:date="2020-05-30T16:28:00Z">
        <w:r w:rsidRPr="00AD4BD2" w:rsidDel="0091212B">
          <w:rPr>
            <w:rFonts w:ascii="Times New Roman" w:hAnsi="Times New Roman" w:cs="Times New Roman"/>
            <w:sz w:val="28"/>
            <w:szCs w:val="28"/>
          </w:rPr>
          <w:delText xml:space="preserve">BDPT сначала последовательно строит путь начиная с точки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sidDel="0091212B">
          <w:rPr>
            <w:rFonts w:ascii="Times New Roman" w:hAnsi="Times New Roman" w:cs="Times New Roman"/>
            <w:sz w:val="28"/>
            <w:szCs w:val="28"/>
          </w:rPr>
          <w:delText xml:space="preserve"> на камере. Следующая вершина,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sidDel="0091212B">
          <w:rPr>
            <w:rFonts w:ascii="Times New Roman" w:hAnsi="Times New Roman" w:cs="Times New Roman"/>
            <w:sz w:val="28"/>
            <w:szCs w:val="28"/>
          </w:rPr>
          <w:delText xml:space="preserve">, находится путем вычисления первого пересечения вдоль луча камеры. Другая вершина находится путем </w:delText>
        </w:r>
        <w:r w:rsidR="009F17F0" w:rsidRPr="00AD4BD2" w:rsidDel="0091212B">
          <w:rPr>
            <w:rFonts w:ascii="Times New Roman" w:hAnsi="Times New Roman" w:cs="Times New Roman"/>
            <w:sz w:val="28"/>
            <w:szCs w:val="28"/>
          </w:rPr>
          <w:delText>семплирования</w:delText>
        </w:r>
        <w:r w:rsidRPr="00AD4BD2" w:rsidDel="0091212B">
          <w:rPr>
            <w:rFonts w:ascii="Times New Roman" w:hAnsi="Times New Roman" w:cs="Times New Roman"/>
            <w:sz w:val="28"/>
            <w:szCs w:val="28"/>
          </w:rPr>
          <w:delText xml:space="preserve"> BSDF в точке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sidDel="0091212B">
          <w:rPr>
            <w:rFonts w:ascii="Times New Roman" w:hAnsi="Times New Roman" w:cs="Times New Roman"/>
            <w:sz w:val="28"/>
            <w:szCs w:val="28"/>
          </w:rPr>
          <w:delText xml:space="preserve"> и трассировки луча, чтобы найти точку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oMath>
        <w:r w:rsidRPr="00AD4BD2" w:rsidDel="0091212B">
          <w:rPr>
            <w:rFonts w:ascii="Times New Roman" w:hAnsi="Times New Roman" w:cs="Times New Roman"/>
            <w:sz w:val="28"/>
            <w:szCs w:val="28"/>
          </w:rPr>
          <w:delText xml:space="preserve">, и так далее. Результирующий путь </w:delText>
        </w:r>
        <w:r w:rsidR="00513BC8" w:rsidRPr="00AD4BD2" w:rsidDel="0091212B">
          <w:rPr>
            <w:rFonts w:ascii="Times New Roman" w:hAnsi="Times New Roman" w:cs="Times New Roman"/>
            <w:sz w:val="28"/>
            <w:szCs w:val="28"/>
          </w:rPr>
          <w:delText xml:space="preserve">из </w:delText>
        </w:r>
        <w:r w:rsidRPr="00AD4BD2" w:rsidDel="0091212B">
          <w:rPr>
            <w:rFonts w:ascii="Times New Roman" w:hAnsi="Times New Roman" w:cs="Times New Roman"/>
            <w:sz w:val="28"/>
            <w:szCs w:val="28"/>
          </w:rPr>
          <w:delText>t вершин</w:delText>
        </w:r>
        <w:r w:rsidR="00513BC8" w:rsidRPr="00AD4BD2" w:rsidDel="0091212B">
          <w:rPr>
            <w:rFonts w:ascii="Times New Roman" w:hAnsi="Times New Roman" w:cs="Times New Roman"/>
            <w:sz w:val="28"/>
            <w:szCs w:val="28"/>
          </w:rPr>
          <w:delText>:</w:delText>
        </w:r>
        <w:r w:rsidRPr="00AD4BD2" w:rsidDel="0091212B">
          <w:rPr>
            <w:rFonts w:ascii="Times New Roman" w:hAnsi="Times New Roman" w:cs="Times New Roman"/>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sidDel="0091212B">
          <w:rPr>
            <w:rFonts w:ascii="Times New Roman" w:hAnsi="Times New Roman" w:cs="Times New Roman"/>
            <w:sz w:val="28"/>
            <w:szCs w:val="28"/>
          </w:rPr>
          <w:delText xml:space="preserve">, ...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t-1</m:t>
              </m:r>
            </m:sub>
          </m:sSub>
        </m:oMath>
        <w:r w:rsidRPr="00AD4BD2" w:rsidDel="0091212B">
          <w:rPr>
            <w:rFonts w:ascii="Times New Roman" w:hAnsi="Times New Roman" w:cs="Times New Roman"/>
            <w:sz w:val="28"/>
            <w:szCs w:val="28"/>
          </w:rPr>
          <w:delText xml:space="preserve">. </w:delText>
        </w:r>
      </w:del>
    </w:p>
    <w:p w14:paraId="31B2CAB6" w14:textId="6F073EAB" w:rsidR="008512F9" w:rsidRPr="00AD4BD2" w:rsidDel="0091212B" w:rsidRDefault="00513BC8" w:rsidP="0091212B">
      <w:pPr>
        <w:spacing w:after="0" w:line="276" w:lineRule="auto"/>
        <w:ind w:firstLine="708"/>
        <w:contextualSpacing/>
        <w:jc w:val="center"/>
        <w:rPr>
          <w:del w:id="2171" w:author="Борис Гогинян" w:date="2020-05-30T16:28:00Z"/>
          <w:rFonts w:ascii="Times New Roman" w:hAnsi="Times New Roman" w:cs="Times New Roman"/>
          <w:sz w:val="28"/>
          <w:szCs w:val="28"/>
        </w:rPr>
        <w:pPrChange w:id="2172" w:author="Борис Гогинян" w:date="2020-05-30T16:28:00Z">
          <w:pPr>
            <w:spacing w:after="0" w:line="276" w:lineRule="auto"/>
            <w:ind w:firstLine="708"/>
            <w:contextualSpacing/>
          </w:pPr>
        </w:pPrChange>
      </w:pPr>
      <w:del w:id="2173" w:author="Борис Гогинян" w:date="2020-05-30T16:28:00Z">
        <w:r w:rsidRPr="00AD4BD2" w:rsidDel="0091212B">
          <w:rPr>
            <w:rFonts w:ascii="Times New Roman" w:hAnsi="Times New Roman" w:cs="Times New Roman"/>
            <w:sz w:val="28"/>
            <w:szCs w:val="28"/>
          </w:rPr>
          <w:delText>Аналогично</w:delText>
        </w:r>
        <w:r w:rsidR="008512F9" w:rsidRPr="00AD4BD2" w:rsidDel="0091212B">
          <w:rPr>
            <w:rFonts w:ascii="Times New Roman" w:hAnsi="Times New Roman" w:cs="Times New Roman"/>
            <w:sz w:val="28"/>
            <w:szCs w:val="28"/>
          </w:rPr>
          <w:delText xml:space="preserve">, начиная с точки на источнике света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sidDel="0091212B">
          <w:rPr>
            <w:rFonts w:ascii="Times New Roman" w:hAnsi="Times New Roman" w:cs="Times New Roman"/>
            <w:sz w:val="28"/>
            <w:szCs w:val="28"/>
          </w:rPr>
          <w:delText xml:space="preserve"> (используя </w:delText>
        </w:r>
        <w:r w:rsidRPr="00AD4BD2" w:rsidDel="0091212B">
          <w:rPr>
            <w:rFonts w:ascii="Times New Roman" w:hAnsi="Times New Roman" w:cs="Times New Roman"/>
            <w:sz w:val="28"/>
            <w:szCs w:val="28"/>
          </w:rPr>
          <w:delText xml:space="preserve">соответствующие </w:delText>
        </w:r>
        <w:r w:rsidR="00D90D50" w:rsidRPr="00AD4BD2" w:rsidDel="0091212B">
          <w:rPr>
            <w:rFonts w:ascii="Times New Roman" w:hAnsi="Times New Roman" w:cs="Times New Roman"/>
            <w:sz w:val="28"/>
            <w:szCs w:val="28"/>
          </w:rPr>
          <w:delText>характеристики поверхности (</w:delText>
        </w:r>
        <w:r w:rsidRPr="00AD4BD2" w:rsidDel="0091212B">
          <w:rPr>
            <w:rFonts w:ascii="Times New Roman" w:hAnsi="Times New Roman" w:cs="Times New Roman"/>
            <w:sz w:val="28"/>
            <w:szCs w:val="28"/>
          </w:rPr>
          <w:delText>BSDF</w:delText>
        </w:r>
        <w:r w:rsidR="00D90D50" w:rsidRPr="00AD4BD2" w:rsidDel="0091212B">
          <w:rPr>
            <w:rFonts w:ascii="Times New Roman" w:hAnsi="Times New Roman" w:cs="Times New Roman"/>
            <w:sz w:val="28"/>
            <w:szCs w:val="28"/>
          </w:rPr>
          <w:delText>)</w:delText>
        </w:r>
        <w:r w:rsidR="008512F9" w:rsidRPr="00AD4BD2" w:rsidDel="0091212B">
          <w:rPr>
            <w:rFonts w:ascii="Times New Roman" w:hAnsi="Times New Roman" w:cs="Times New Roman"/>
            <w:sz w:val="28"/>
            <w:szCs w:val="28"/>
          </w:rPr>
          <w:delText xml:space="preserve"> в каждой вершине), создает</w:delText>
        </w:r>
        <w:r w:rsidRPr="00AD4BD2" w:rsidDel="0091212B">
          <w:rPr>
            <w:rFonts w:ascii="Times New Roman" w:hAnsi="Times New Roman" w:cs="Times New Roman"/>
            <w:sz w:val="28"/>
            <w:szCs w:val="28"/>
          </w:rPr>
          <w:delText>ся световой подпуть из s вершин:</w:delText>
        </w:r>
        <w:r w:rsidR="008512F9" w:rsidRPr="00AD4BD2" w:rsidDel="0091212B">
          <w:rPr>
            <w:rFonts w:ascii="Times New Roman" w:hAnsi="Times New Roman" w:cs="Times New Roman"/>
            <w:sz w:val="28"/>
            <w:szCs w:val="28"/>
          </w:rPr>
          <w:delText xml:space="preserve">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sidDel="0091212B">
          <w:rPr>
            <w:rFonts w:ascii="Times New Roman" w:hAnsi="Times New Roman" w:cs="Times New Roman"/>
            <w:sz w:val="28"/>
            <w:szCs w:val="28"/>
          </w:rPr>
          <w:delText>,...</w:delTex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s-1</m:t>
              </m:r>
            </m:sub>
          </m:sSub>
        </m:oMath>
        <w:r w:rsidR="008512F9" w:rsidRPr="00AD4BD2" w:rsidDel="0091212B">
          <w:rPr>
            <w:rFonts w:ascii="Times New Roman" w:hAnsi="Times New Roman" w:cs="Times New Roman"/>
            <w:sz w:val="28"/>
            <w:szCs w:val="28"/>
          </w:rPr>
          <w:delText>.</w:delText>
        </w:r>
      </w:del>
    </w:p>
    <w:p w14:paraId="33178541" w14:textId="770D8FBA" w:rsidR="008512F9" w:rsidRPr="00AD4BD2" w:rsidDel="0091212B" w:rsidRDefault="00513BC8" w:rsidP="0091212B">
      <w:pPr>
        <w:spacing w:after="0" w:line="276" w:lineRule="auto"/>
        <w:contextualSpacing/>
        <w:jc w:val="center"/>
        <w:rPr>
          <w:del w:id="2174" w:author="Борис Гогинян" w:date="2020-05-30T16:28:00Z"/>
          <w:rFonts w:ascii="Times New Roman" w:hAnsi="Times New Roman" w:cs="Times New Roman"/>
          <w:sz w:val="28"/>
          <w:szCs w:val="28"/>
        </w:rPr>
        <w:pPrChange w:id="2175" w:author="Борис Гогинян" w:date="2020-05-30T16:28:00Z">
          <w:pPr>
            <w:spacing w:after="0" w:line="276" w:lineRule="auto"/>
            <w:contextualSpacing/>
          </w:pPr>
        </w:pPrChange>
      </w:pPr>
      <w:del w:id="2176" w:author="Борис Гогинян" w:date="2020-05-30T16:28:00Z">
        <w:r w:rsidRPr="00AD4BD2" w:rsidDel="0091212B">
          <w:rPr>
            <w:rFonts w:ascii="Times New Roman" w:hAnsi="Times New Roman" w:cs="Times New Roman"/>
            <w:sz w:val="28"/>
            <w:szCs w:val="28"/>
          </w:rPr>
          <w:delText>П</w:delText>
        </w:r>
        <w:r w:rsidR="008512F9" w:rsidRPr="00AD4BD2" w:rsidDel="0091212B">
          <w:rPr>
            <w:rFonts w:ascii="Times New Roman" w:hAnsi="Times New Roman" w:cs="Times New Roman"/>
            <w:sz w:val="28"/>
            <w:szCs w:val="28"/>
          </w:rPr>
          <w:delText xml:space="preserve">олный путь </w:delText>
        </w:r>
        <w:r w:rsidRPr="00AD4BD2" w:rsidDel="0091212B">
          <w:rPr>
            <w:rFonts w:ascii="Times New Roman" w:hAnsi="Times New Roman" w:cs="Times New Roman"/>
            <w:sz w:val="28"/>
            <w:szCs w:val="28"/>
          </w:rPr>
          <w:delText>есть соединение вершин подпутей:</w:delText>
        </w:r>
      </w:del>
    </w:p>
    <w:p w14:paraId="285FDFFD" w14:textId="76F16814" w:rsidR="008512F9" w:rsidRPr="00AD4BD2" w:rsidDel="0091212B" w:rsidRDefault="00AB3BAD" w:rsidP="0091212B">
      <w:pPr>
        <w:spacing w:after="0" w:line="276" w:lineRule="auto"/>
        <w:ind w:left="567"/>
        <w:contextualSpacing/>
        <w:jc w:val="center"/>
        <w:rPr>
          <w:del w:id="2177" w:author="Борис Гогинян" w:date="2020-05-30T16:28:00Z"/>
          <w:rFonts w:ascii="Times New Roman" w:hAnsi="Times New Roman" w:cs="Times New Roman"/>
          <w:sz w:val="28"/>
          <w:szCs w:val="28"/>
        </w:rPr>
        <w:pPrChange w:id="2178" w:author="Борис Гогинян" w:date="2020-05-30T16:28:00Z">
          <w:pPr>
            <w:spacing w:after="0" w:line="276" w:lineRule="auto"/>
            <w:ind w:left="567"/>
            <w:contextualSpacing/>
          </w:pPr>
        </w:pPrChange>
      </w:pPr>
      <m:oMathPara>
        <m:oMath>
          <m:r>
            <w:del w:id="2179" w:author="Борис Гогинян" w:date="2020-05-30T16:28:00Z">
              <w:rPr>
                <w:rFonts w:ascii="Cambria Math" w:hAnsi="Cambria Math" w:cs="Times New Roman"/>
                <w:sz w:val="28"/>
                <w:szCs w:val="28"/>
                <w:lang w:val="en-US"/>
              </w:rPr>
              <m:t>P</m:t>
            </w:del>
          </m:r>
          <m:r>
            <w:del w:id="2180" w:author="Борис Гогинян" w:date="2020-05-30T16:28:00Z">
              <w:rPr>
                <w:rFonts w:ascii="Cambria Math" w:hAnsi="Cambria Math" w:cs="Times New Roman"/>
                <w:sz w:val="28"/>
                <w:szCs w:val="28"/>
              </w:rPr>
              <m:t xml:space="preserve">= </m:t>
            </w:del>
          </m:r>
          <m:sSub>
            <m:sSubPr>
              <m:ctrlPr>
                <w:del w:id="2181" w:author="Борис Гогинян" w:date="2020-05-30T16:28:00Z">
                  <w:rPr>
                    <w:rFonts w:ascii="Cambria Math" w:hAnsi="Cambria Math" w:cs="Times New Roman"/>
                    <w:i/>
                    <w:sz w:val="28"/>
                    <w:szCs w:val="28"/>
                  </w:rPr>
                </w:del>
              </m:ctrlPr>
            </m:sSubPr>
            <m:e>
              <m:r>
                <w:del w:id="2182" w:author="Борис Гогинян" w:date="2020-05-30T16:28:00Z">
                  <w:rPr>
                    <w:rFonts w:ascii="Cambria Math" w:hAnsi="Cambria Math" w:cs="Times New Roman"/>
                    <w:sz w:val="28"/>
                    <w:szCs w:val="28"/>
                    <w:lang w:val="en-US"/>
                  </w:rPr>
                  <m:t>q</m:t>
                </w:del>
              </m:r>
            </m:e>
            <m:sub>
              <m:r>
                <w:del w:id="2183" w:author="Борис Гогинян" w:date="2020-05-30T16:28:00Z">
                  <w:rPr>
                    <w:rFonts w:ascii="Cambria Math" w:hAnsi="Cambria Math" w:cs="Times New Roman"/>
                    <w:sz w:val="28"/>
                    <w:szCs w:val="28"/>
                  </w:rPr>
                  <m:t>0</m:t>
                </w:del>
              </m:r>
            </m:sub>
          </m:sSub>
          <m:r>
            <w:del w:id="2184" w:author="Борис Гогинян" w:date="2020-05-30T16:28:00Z">
              <w:rPr>
                <w:rFonts w:ascii="Cambria Math" w:hAnsi="Cambria Math" w:cs="Times New Roman"/>
                <w:sz w:val="28"/>
                <w:szCs w:val="28"/>
              </w:rPr>
              <m:t xml:space="preserve">, …, </m:t>
            </w:del>
          </m:r>
          <m:sSub>
            <m:sSubPr>
              <m:ctrlPr>
                <w:del w:id="2185" w:author="Борис Гогинян" w:date="2020-05-30T16:28:00Z">
                  <w:rPr>
                    <w:rFonts w:ascii="Cambria Math" w:hAnsi="Cambria Math" w:cs="Times New Roman"/>
                    <w:i/>
                    <w:sz w:val="28"/>
                    <w:szCs w:val="28"/>
                  </w:rPr>
                </w:del>
              </m:ctrlPr>
            </m:sSubPr>
            <m:e>
              <m:r>
                <w:del w:id="2186" w:author="Борис Гогинян" w:date="2020-05-30T16:28:00Z">
                  <w:rPr>
                    <w:rFonts w:ascii="Cambria Math" w:hAnsi="Cambria Math" w:cs="Times New Roman"/>
                    <w:sz w:val="28"/>
                    <w:szCs w:val="28"/>
                    <w:lang w:val="en-US"/>
                  </w:rPr>
                  <m:t>q</m:t>
                </w:del>
              </m:r>
            </m:e>
            <m:sub>
              <m:r>
                <w:del w:id="2187" w:author="Борис Гогинян" w:date="2020-05-30T16:28:00Z">
                  <w:rPr>
                    <w:rFonts w:ascii="Cambria Math" w:hAnsi="Cambria Math" w:cs="Times New Roman"/>
                    <w:sz w:val="28"/>
                    <w:szCs w:val="28"/>
                  </w:rPr>
                  <m:t>x-1</m:t>
                </w:del>
              </m:r>
            </m:sub>
          </m:sSub>
          <m:r>
            <w:del w:id="2188" w:author="Борис Гогинян" w:date="2020-05-30T16:28:00Z">
              <w:rPr>
                <w:rFonts w:ascii="Cambria Math" w:hAnsi="Cambria Math" w:cs="Times New Roman"/>
                <w:sz w:val="28"/>
                <w:szCs w:val="28"/>
              </w:rPr>
              <m:t xml:space="preserve">, </m:t>
            </w:del>
          </m:r>
          <m:sSub>
            <m:sSubPr>
              <m:ctrlPr>
                <w:del w:id="2189" w:author="Борис Гогинян" w:date="2020-05-30T16:28:00Z">
                  <w:rPr>
                    <w:rFonts w:ascii="Cambria Math" w:hAnsi="Cambria Math" w:cs="Times New Roman"/>
                    <w:i/>
                    <w:sz w:val="28"/>
                    <w:szCs w:val="28"/>
                  </w:rPr>
                </w:del>
              </m:ctrlPr>
            </m:sSubPr>
            <m:e>
              <m:r>
                <w:del w:id="2190" w:author="Борис Гогинян" w:date="2020-05-30T16:28:00Z">
                  <w:rPr>
                    <w:rFonts w:ascii="Cambria Math" w:hAnsi="Cambria Math" w:cs="Times New Roman"/>
                    <w:sz w:val="28"/>
                    <w:szCs w:val="28"/>
                    <w:lang w:val="en-US"/>
                  </w:rPr>
                  <m:t>p</m:t>
                </w:del>
              </m:r>
            </m:e>
            <m:sub>
              <m:r>
                <w:del w:id="2191" w:author="Борис Гогинян" w:date="2020-05-30T16:28:00Z">
                  <w:rPr>
                    <w:rFonts w:ascii="Cambria Math" w:hAnsi="Cambria Math" w:cs="Times New Roman"/>
                    <w:sz w:val="28"/>
                    <w:szCs w:val="28"/>
                  </w:rPr>
                  <m:t>y-1</m:t>
                </w:del>
              </m:r>
            </m:sub>
          </m:sSub>
          <m:r>
            <w:del w:id="2192" w:author="Борис Гогинян" w:date="2020-05-30T16:28:00Z">
              <w:rPr>
                <w:rFonts w:ascii="Cambria Math" w:hAnsi="Cambria Math" w:cs="Times New Roman"/>
                <w:sz w:val="28"/>
                <w:szCs w:val="28"/>
              </w:rPr>
              <m:t>, …,</m:t>
            </w:del>
          </m:r>
          <m:sSub>
            <m:sSubPr>
              <m:ctrlPr>
                <w:del w:id="2193" w:author="Борис Гогинян" w:date="2020-05-30T16:28:00Z">
                  <w:rPr>
                    <w:rFonts w:ascii="Cambria Math" w:hAnsi="Cambria Math" w:cs="Times New Roman"/>
                    <w:i/>
                    <w:sz w:val="28"/>
                    <w:szCs w:val="28"/>
                  </w:rPr>
                </w:del>
              </m:ctrlPr>
            </m:sSubPr>
            <m:e>
              <m:r>
                <w:del w:id="2194" w:author="Борис Гогинян" w:date="2020-05-30T16:28:00Z">
                  <w:rPr>
                    <w:rFonts w:ascii="Cambria Math" w:hAnsi="Cambria Math" w:cs="Times New Roman"/>
                    <w:sz w:val="28"/>
                    <w:szCs w:val="28"/>
                    <w:lang w:val="en-US"/>
                  </w:rPr>
                  <m:t>p</m:t>
                </w:del>
              </m:r>
            </m:e>
            <m:sub>
              <m:r>
                <w:del w:id="2195" w:author="Борис Гогинян" w:date="2020-05-30T16:28:00Z">
                  <w:rPr>
                    <w:rFonts w:ascii="Cambria Math" w:hAnsi="Cambria Math" w:cs="Times New Roman"/>
                    <w:sz w:val="28"/>
                    <w:szCs w:val="28"/>
                  </w:rPr>
                  <m:t>0</m:t>
                </w:del>
              </m:r>
            </m:sub>
          </m:sSub>
        </m:oMath>
      </m:oMathPara>
    </w:p>
    <w:p w14:paraId="6FA0A457" w14:textId="31A6F6CF" w:rsidR="006D1E05" w:rsidRPr="00AD4BD2" w:rsidDel="0091212B" w:rsidRDefault="00513BC8" w:rsidP="0091212B">
      <w:pPr>
        <w:spacing w:after="0" w:line="276" w:lineRule="auto"/>
        <w:contextualSpacing/>
        <w:jc w:val="center"/>
        <w:rPr>
          <w:del w:id="2196" w:author="Борис Гогинян" w:date="2020-05-30T16:28:00Z"/>
          <w:rFonts w:ascii="Times New Roman" w:hAnsi="Times New Roman" w:cs="Times New Roman"/>
          <w:sz w:val="28"/>
          <w:szCs w:val="28"/>
        </w:rPr>
        <w:pPrChange w:id="2197" w:author="Борис Гогинян" w:date="2020-05-30T16:28:00Z">
          <w:pPr>
            <w:spacing w:line="276" w:lineRule="auto"/>
            <w:contextualSpacing/>
          </w:pPr>
        </w:pPrChange>
      </w:pPr>
      <w:del w:id="2198" w:author="Борис Гогинян" w:date="2020-05-30T16:28:00Z">
        <w:r w:rsidRPr="00AD4BD2" w:rsidDel="0091212B">
          <w:rPr>
            <w:rFonts w:ascii="Times New Roman" w:hAnsi="Times New Roman" w:cs="Times New Roman"/>
            <w:sz w:val="28"/>
            <w:szCs w:val="28"/>
          </w:rPr>
          <w:delText xml:space="preserve">где x </w:delText>
        </w:r>
        <m:oMath>
          <m:r>
            <w:rPr>
              <w:rFonts w:ascii="Cambria Math" w:hAnsi="Cambria Math" w:cs="Times New Roman"/>
              <w:sz w:val="28"/>
              <w:szCs w:val="28"/>
            </w:rPr>
            <m:t>≤</m:t>
          </m:r>
        </m:oMath>
        <w:r w:rsidRPr="00AD4BD2" w:rsidDel="0091212B">
          <w:rPr>
            <w:rFonts w:ascii="Times New Roman" w:hAnsi="Times New Roman" w:cs="Times New Roman"/>
            <w:sz w:val="28"/>
            <w:szCs w:val="28"/>
          </w:rPr>
          <w:delText xml:space="preserve"> s и y</w:delText>
        </w:r>
        <w:r w:rsidR="00FE1CE8" w:rsidRPr="00AD4BD2" w:rsidDel="0091212B">
          <w:rPr>
            <w:rFonts w:ascii="Times New Roman" w:hAnsi="Times New Roman" w:cs="Times New Roman"/>
            <w:sz w:val="28"/>
            <w:szCs w:val="28"/>
          </w:rPr>
          <w:delText xml:space="preserve"> </w:delText>
        </w:r>
        <m:oMath>
          <m:r>
            <w:rPr>
              <w:rFonts w:ascii="Cambria Math" w:hAnsi="Cambria Math" w:cs="Times New Roman"/>
              <w:sz w:val="28"/>
              <w:szCs w:val="28"/>
            </w:rPr>
            <m:t>≤</m:t>
          </m:r>
        </m:oMath>
        <w:r w:rsidR="00AB3BAD" w:rsidRPr="00AD4BD2" w:rsidDel="0091212B">
          <w:rPr>
            <w:rFonts w:ascii="Times New Roman" w:hAnsi="Times New Roman" w:cs="Times New Roman"/>
            <w:sz w:val="28"/>
            <w:szCs w:val="28"/>
          </w:rPr>
          <w:delText xml:space="preserve"> t.</w:delText>
        </w:r>
      </w:del>
    </w:p>
    <w:p w14:paraId="3F2CD242" w14:textId="0963F561" w:rsidR="00FA52B1" w:rsidRPr="00AD4BD2" w:rsidDel="0091212B" w:rsidRDefault="00C95EA0" w:rsidP="0091212B">
      <w:pPr>
        <w:spacing w:after="0" w:line="276" w:lineRule="auto"/>
        <w:contextualSpacing/>
        <w:jc w:val="center"/>
        <w:rPr>
          <w:del w:id="2199" w:author="Борис Гогинян" w:date="2020-05-30T16:28:00Z"/>
          <w:rFonts w:ascii="Times New Roman" w:hAnsi="Times New Roman" w:cs="Times New Roman"/>
          <w:sz w:val="28"/>
          <w:szCs w:val="28"/>
        </w:rPr>
        <w:pPrChange w:id="2200" w:author="Борис Гогинян" w:date="2020-05-30T16:28:00Z">
          <w:pPr>
            <w:spacing w:line="276" w:lineRule="auto"/>
            <w:contextualSpacing/>
          </w:pPr>
        </w:pPrChange>
      </w:pPr>
      <w:del w:id="2201" w:author="Борис Гогинян" w:date="2020-05-30T16:28:00Z">
        <w:r w:rsidRPr="00AD4BD2" w:rsidDel="0091212B">
          <w:rPr>
            <w:rFonts w:ascii="Times New Roman" w:hAnsi="Times New Roman" w:cs="Times New Roman"/>
            <w:sz w:val="28"/>
            <w:szCs w:val="28"/>
          </w:rPr>
          <w:delText>Можно выделить три способа улучшения алгоритма</w:delText>
        </w:r>
        <w:r w:rsidR="00AB3BAD" w:rsidRPr="00AD4BD2" w:rsidDel="0091212B">
          <w:rPr>
            <w:rFonts w:ascii="Times New Roman" w:hAnsi="Times New Roman" w:cs="Times New Roman"/>
            <w:sz w:val="28"/>
            <w:szCs w:val="28"/>
          </w:rPr>
          <w:delText>:</w:delText>
        </w:r>
      </w:del>
    </w:p>
    <w:p w14:paraId="2883C1E8" w14:textId="327C9F37" w:rsidR="00AB3BAD" w:rsidRPr="00AD4BD2" w:rsidDel="0091212B" w:rsidRDefault="00C95EA0" w:rsidP="0091212B">
      <w:pPr>
        <w:spacing w:after="0" w:line="276" w:lineRule="auto"/>
        <w:ind w:left="567"/>
        <w:contextualSpacing/>
        <w:jc w:val="center"/>
        <w:rPr>
          <w:del w:id="2202" w:author="Борис Гогинян" w:date="2020-05-30T16:28:00Z"/>
          <w:rFonts w:ascii="Times New Roman" w:hAnsi="Times New Roman" w:cs="Times New Roman"/>
          <w:sz w:val="28"/>
          <w:szCs w:val="28"/>
        </w:rPr>
        <w:pPrChange w:id="2203" w:author="Борис Гогинян" w:date="2020-05-30T16:28:00Z">
          <w:pPr>
            <w:spacing w:after="0" w:line="276" w:lineRule="auto"/>
            <w:ind w:left="567"/>
            <w:contextualSpacing/>
          </w:pPr>
        </w:pPrChange>
      </w:pPr>
      <w:del w:id="2204" w:author="Борис Гогинян" w:date="2020-05-30T16:28:00Z">
        <w:r w:rsidRPr="00AD4BD2" w:rsidDel="0091212B">
          <w:rPr>
            <w:rFonts w:ascii="Times New Roman" w:hAnsi="Times New Roman" w:cs="Times New Roman"/>
            <w:sz w:val="28"/>
            <w:szCs w:val="28"/>
          </w:rPr>
          <w:delText xml:space="preserve">1) </w:delText>
        </w:r>
        <w:r w:rsidR="00AB3BAD" w:rsidRPr="00AD4BD2" w:rsidDel="0091212B">
          <w:rPr>
            <w:rFonts w:ascii="Times New Roman" w:hAnsi="Times New Roman" w:cs="Times New Roman"/>
            <w:sz w:val="28"/>
            <w:szCs w:val="28"/>
          </w:rPr>
          <w:delText xml:space="preserve">Подпути могут быть использованы повторно. Если задан путь </w:delText>
        </w:r>
        <m:oMath>
          <m:r>
            <w:rPr>
              <w:rFonts w:ascii="Cambria Math" w:hAnsi="Cambria Math" w:cs="Times New Roman"/>
              <w:sz w:val="28"/>
              <w:szCs w:val="28"/>
              <w:lang w:val="en-US"/>
            </w:rPr>
            <m:t>P</m:t>
          </m:r>
        </m:oMath>
        <w:r w:rsidR="00AB3BAD" w:rsidRPr="00AD4BD2" w:rsidDel="0091212B">
          <w:rPr>
            <w:rFonts w:ascii="Times New Roman" w:hAnsi="Times New Roman" w:cs="Times New Roman"/>
            <w:sz w:val="28"/>
            <w:szCs w:val="28"/>
          </w:rPr>
          <w:delText>, то</w:delText>
        </w:r>
        <w:r w:rsidR="00FA16C6" w:rsidRPr="00AD4BD2" w:rsidDel="0091212B">
          <w:rPr>
            <w:rFonts w:ascii="Times New Roman" w:hAnsi="Times New Roman" w:cs="Times New Roman"/>
            <w:sz w:val="28"/>
            <w:szCs w:val="28"/>
          </w:rPr>
          <w:delText xml:space="preserve"> соединяя всевозможными способами различные комбинации префиксов </w:delTex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lang w:val="en-US"/>
                </w:rPr>
                <m:t>i</m:t>
              </m:r>
            </m:sub>
          </m:sSub>
          <m:r>
            <w:rPr>
              <w:rFonts w:ascii="Cambria Math" w:hAnsi="Cambria Math" w:cs="Times New Roman"/>
              <w:sz w:val="28"/>
              <w:szCs w:val="28"/>
            </w:rPr>
            <m:t>, 1&lt;i&lt;s</m:t>
          </m:r>
        </m:oMath>
        <w:r w:rsidR="00AB3BAD" w:rsidRPr="00AD4BD2" w:rsidDel="0091212B">
          <w:rPr>
            <w:rFonts w:ascii="Times New Roman" w:hAnsi="Times New Roman" w:cs="Times New Roman"/>
            <w:sz w:val="28"/>
            <w:szCs w:val="28"/>
          </w:rPr>
          <w:delText xml:space="preserve"> </w:delText>
        </w:r>
        <w:r w:rsidR="00FA16C6" w:rsidRPr="00AD4BD2" w:rsidDel="0091212B">
          <w:rPr>
            <w:rFonts w:ascii="Times New Roman" w:hAnsi="Times New Roman" w:cs="Times New Roman"/>
            <w:sz w:val="28"/>
            <w:szCs w:val="28"/>
          </w:rPr>
          <w:delText xml:space="preserve">и  </w:delTex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j</m:t>
              </m:r>
            </m:sub>
          </m:sSub>
          <m:r>
            <w:rPr>
              <w:rFonts w:ascii="Cambria Math" w:hAnsi="Cambria Math" w:cs="Times New Roman"/>
              <w:sz w:val="28"/>
              <w:szCs w:val="28"/>
            </w:rPr>
            <m:t>, 1&lt;j&lt;t</m:t>
          </m:r>
        </m:oMath>
        <w:r w:rsidR="00FA16C6" w:rsidRPr="00AD4BD2" w:rsidDel="0091212B">
          <w:rPr>
            <w:rFonts w:ascii="Times New Roman" w:hAnsi="Times New Roman" w:cs="Times New Roman"/>
            <w:sz w:val="28"/>
            <w:szCs w:val="28"/>
          </w:rPr>
          <w:delText xml:space="preserve"> , можно построить множество уникальных путей длины </w:delText>
        </w:r>
        <m:oMath>
          <m:r>
            <w:rPr>
              <w:rFonts w:ascii="Cambria Math" w:hAnsi="Cambria Math" w:cs="Times New Roman"/>
              <w:sz w:val="28"/>
              <w:szCs w:val="28"/>
            </w:rPr>
            <m:t>2&lt;l&lt;s+</m:t>
          </m:r>
          <m:r>
            <w:rPr>
              <w:rFonts w:ascii="Cambria Math" w:hAnsi="Cambria Math" w:cs="Times New Roman"/>
              <w:sz w:val="28"/>
              <w:szCs w:val="28"/>
              <w:lang w:val="en-US"/>
            </w:rPr>
            <m:t>t</m:t>
          </m:r>
        </m:oMath>
        <w:r w:rsidR="00FA52B1" w:rsidRPr="00AD4BD2" w:rsidDel="0091212B">
          <w:rPr>
            <w:rFonts w:ascii="Times New Roman" w:hAnsi="Times New Roman" w:cs="Times New Roman"/>
            <w:sz w:val="28"/>
            <w:szCs w:val="28"/>
          </w:rPr>
          <w:delText>.</w:delText>
        </w:r>
      </w:del>
    </w:p>
    <w:p w14:paraId="5ECED60F" w14:textId="1981B25F" w:rsidR="00FA52B1" w:rsidRPr="00AD4BD2" w:rsidDel="0091212B" w:rsidRDefault="00FA52B1" w:rsidP="0091212B">
      <w:pPr>
        <w:spacing w:after="0" w:line="276" w:lineRule="auto"/>
        <w:ind w:left="567"/>
        <w:contextualSpacing/>
        <w:jc w:val="center"/>
        <w:rPr>
          <w:del w:id="2205" w:author="Борис Гогинян" w:date="2020-05-30T16:28:00Z"/>
          <w:rFonts w:ascii="Times New Roman" w:hAnsi="Times New Roman" w:cs="Times New Roman"/>
          <w:sz w:val="28"/>
          <w:szCs w:val="28"/>
        </w:rPr>
        <w:pPrChange w:id="2206" w:author="Борис Гогинян" w:date="2020-05-30T16:28:00Z">
          <w:pPr>
            <w:spacing w:after="0" w:line="276" w:lineRule="auto"/>
            <w:ind w:left="567"/>
            <w:contextualSpacing/>
          </w:pPr>
        </w:pPrChange>
      </w:pPr>
      <w:del w:id="2207" w:author="Борис Гогинян" w:date="2020-05-30T16:28:00Z">
        <w:r w:rsidRPr="00AD4BD2" w:rsidDel="0091212B">
          <w:rPr>
            <w:rFonts w:ascii="Times New Roman" w:hAnsi="Times New Roman" w:cs="Times New Roman"/>
            <w:sz w:val="28"/>
            <w:szCs w:val="28"/>
          </w:rPr>
          <w:delText xml:space="preserve">2) </w:delText>
        </w:r>
        <w:r w:rsidR="00C95EA0" w:rsidRPr="00AD4BD2" w:rsidDel="0091212B">
          <w:rPr>
            <w:rFonts w:ascii="Times New Roman" w:hAnsi="Times New Roman" w:cs="Times New Roman"/>
            <w:sz w:val="28"/>
            <w:szCs w:val="28"/>
          </w:rPr>
          <w:delText xml:space="preserve">Нельзя </w:delText>
        </w:r>
        <w:r w:rsidR="00441924" w:rsidRPr="00AD4BD2" w:rsidDel="0091212B">
          <w:rPr>
            <w:rFonts w:ascii="Times New Roman" w:hAnsi="Times New Roman" w:cs="Times New Roman"/>
            <w:sz w:val="28"/>
            <w:szCs w:val="28"/>
          </w:rPr>
          <w:delTex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 например, таковыми являются техники прямого освещения.</w:delText>
        </w:r>
      </w:del>
    </w:p>
    <w:p w14:paraId="3F10FB20" w14:textId="5401313F" w:rsidR="00FA52B1" w:rsidRPr="00AD4BD2" w:rsidDel="0091212B" w:rsidRDefault="00FA52B1" w:rsidP="0091212B">
      <w:pPr>
        <w:spacing w:after="0" w:line="276" w:lineRule="auto"/>
        <w:ind w:left="567"/>
        <w:contextualSpacing/>
        <w:jc w:val="center"/>
        <w:rPr>
          <w:del w:id="2208" w:author="Борис Гогинян" w:date="2020-05-30T16:28:00Z"/>
          <w:rFonts w:ascii="Times New Roman" w:hAnsi="Times New Roman" w:cs="Times New Roman"/>
          <w:sz w:val="28"/>
          <w:szCs w:val="28"/>
        </w:rPr>
        <w:pPrChange w:id="2209" w:author="Борис Гогинян" w:date="2020-05-30T16:28:00Z">
          <w:pPr>
            <w:spacing w:after="0" w:line="276" w:lineRule="auto"/>
            <w:ind w:left="567"/>
            <w:contextualSpacing/>
          </w:pPr>
        </w:pPrChange>
      </w:pPr>
      <w:del w:id="2210" w:author="Борис Гогинян" w:date="2020-05-30T16:28:00Z">
        <w:r w:rsidRPr="00AD4BD2" w:rsidDel="0091212B">
          <w:rPr>
            <w:rFonts w:ascii="Times New Roman" w:hAnsi="Times New Roman" w:cs="Times New Roman"/>
            <w:sz w:val="28"/>
            <w:szCs w:val="28"/>
          </w:rPr>
          <w:delText xml:space="preserve">3) </w:delText>
        </w:r>
        <w:r w:rsidR="009D7BE0" w:rsidRPr="00AD4BD2" w:rsidDel="0091212B">
          <w:rPr>
            <w:rFonts w:ascii="Times New Roman" w:hAnsi="Times New Roman" w:cs="Times New Roman"/>
            <w:sz w:val="28"/>
            <w:szCs w:val="28"/>
          </w:rPr>
          <w:delText>Можно</w:delText>
        </w:r>
        <w:r w:rsidRPr="00AD4BD2" w:rsidDel="0091212B">
          <w:rPr>
            <w:rFonts w:ascii="Times New Roman" w:hAnsi="Times New Roman" w:cs="Times New Roman"/>
            <w:sz w:val="28"/>
            <w:szCs w:val="28"/>
          </w:rPr>
          <w:delText xml:space="preserve"> </w:delText>
        </w:r>
        <w:r w:rsidR="009D7BE0" w:rsidRPr="00AD4BD2" w:rsidDel="0091212B">
          <w:rPr>
            <w:rFonts w:ascii="Times New Roman" w:hAnsi="Times New Roman" w:cs="Times New Roman"/>
            <w:sz w:val="28"/>
            <w:szCs w:val="28"/>
          </w:rPr>
          <w:delText>оценивать различные стратегии</w:delText>
        </w:r>
        <w:r w:rsidRPr="00AD4BD2" w:rsidDel="0091212B">
          <w:rPr>
            <w:rFonts w:ascii="Times New Roman" w:hAnsi="Times New Roman" w:cs="Times New Roman"/>
            <w:sz w:val="28"/>
            <w:szCs w:val="28"/>
          </w:rPr>
          <w:delText xml:space="preserve"> для генерации путей</w:delText>
        </w:r>
        <w:r w:rsidR="009D7BE0" w:rsidRPr="00AD4BD2" w:rsidDel="0091212B">
          <w:rPr>
            <w:rFonts w:ascii="Times New Roman" w:hAnsi="Times New Roman" w:cs="Times New Roman"/>
            <w:sz w:val="28"/>
            <w:szCs w:val="28"/>
          </w:rPr>
          <w:delText xml:space="preserve"> определенной длины, потому что</w:delText>
        </w:r>
        <w:r w:rsidR="00D90D50" w:rsidRPr="00AD4BD2" w:rsidDel="0091212B">
          <w:rPr>
            <w:rFonts w:ascii="Times New Roman" w:hAnsi="Times New Roman" w:cs="Times New Roman"/>
            <w:sz w:val="28"/>
            <w:szCs w:val="28"/>
          </w:rPr>
          <w:delText xml:space="preserve"> </w:delText>
        </w:r>
        <w:r w:rsidR="009D7BE0" w:rsidRPr="00AD4BD2" w:rsidDel="0091212B">
          <w:rPr>
            <w:rFonts w:ascii="Times New Roman" w:hAnsi="Times New Roman" w:cs="Times New Roman"/>
            <w:sz w:val="28"/>
            <w:szCs w:val="28"/>
          </w:rPr>
          <w:delText>очевидно</w:delText>
        </w:r>
        <w:r w:rsidRPr="00AD4BD2" w:rsidDel="0091212B">
          <w:rPr>
            <w:rFonts w:ascii="Times New Roman" w:hAnsi="Times New Roman" w:cs="Times New Roman"/>
            <w:sz w:val="28"/>
            <w:szCs w:val="28"/>
          </w:rPr>
          <w:delText>, что н</w:delText>
        </w:r>
        <w:r w:rsidR="00D90D50" w:rsidRPr="00AD4BD2" w:rsidDel="0091212B">
          <w:rPr>
            <w:rFonts w:ascii="Times New Roman" w:hAnsi="Times New Roman" w:cs="Times New Roman"/>
            <w:sz w:val="28"/>
            <w:szCs w:val="28"/>
          </w:rPr>
          <w:delText>екоторые стра</w:delText>
        </w:r>
        <w:r w:rsidR="009D7BE0" w:rsidRPr="00AD4BD2" w:rsidDel="0091212B">
          <w:rPr>
            <w:rFonts w:ascii="Times New Roman" w:hAnsi="Times New Roman" w:cs="Times New Roman"/>
            <w:sz w:val="28"/>
            <w:szCs w:val="28"/>
          </w:rPr>
          <w:delText xml:space="preserve">тегии, которые хороши для создания </w:delText>
        </w:r>
        <w:r w:rsidR="00D90D50" w:rsidRPr="00AD4BD2" w:rsidDel="0091212B">
          <w:rPr>
            <w:rFonts w:ascii="Times New Roman" w:hAnsi="Times New Roman" w:cs="Times New Roman"/>
            <w:sz w:val="28"/>
            <w:szCs w:val="28"/>
          </w:rPr>
          <w:delText>о</w:delText>
        </w:r>
        <w:r w:rsidR="009D7BE0" w:rsidRPr="00AD4BD2" w:rsidDel="0091212B">
          <w:rPr>
            <w:rFonts w:ascii="Times New Roman" w:hAnsi="Times New Roman" w:cs="Times New Roman"/>
            <w:sz w:val="28"/>
            <w:szCs w:val="28"/>
          </w:rPr>
          <w:delText>дних</w:delText>
        </w:r>
        <w:r w:rsidR="00D90D50" w:rsidRPr="00AD4BD2" w:rsidDel="0091212B">
          <w:rPr>
            <w:rFonts w:ascii="Times New Roman" w:hAnsi="Times New Roman" w:cs="Times New Roman"/>
            <w:sz w:val="28"/>
            <w:szCs w:val="28"/>
          </w:rPr>
          <w:delText xml:space="preserve"> видов </w:delText>
        </w:r>
        <w:r w:rsidR="009D7BE0" w:rsidRPr="00AD4BD2" w:rsidDel="0091212B">
          <w:rPr>
            <w:rFonts w:ascii="Times New Roman" w:hAnsi="Times New Roman" w:cs="Times New Roman"/>
            <w:sz w:val="28"/>
            <w:szCs w:val="28"/>
          </w:rPr>
          <w:delText>траекторий</w:delText>
        </w:r>
        <w:r w:rsidR="00D90D50" w:rsidRPr="00AD4BD2" w:rsidDel="0091212B">
          <w:rPr>
            <w:rFonts w:ascii="Times New Roman" w:hAnsi="Times New Roman" w:cs="Times New Roman"/>
            <w:sz w:val="28"/>
            <w:szCs w:val="28"/>
          </w:rPr>
          <w:delText xml:space="preserve">, </w:delText>
        </w:r>
        <w:r w:rsidR="009D7BE0" w:rsidRPr="00AD4BD2" w:rsidDel="0091212B">
          <w:rPr>
            <w:rFonts w:ascii="Times New Roman" w:hAnsi="Times New Roman" w:cs="Times New Roman"/>
            <w:sz w:val="28"/>
            <w:szCs w:val="28"/>
          </w:rPr>
          <w:delText>могут быть</w:delText>
        </w:r>
        <w:r w:rsidR="00D90D50" w:rsidRPr="00AD4BD2" w:rsidDel="0091212B">
          <w:rPr>
            <w:rFonts w:ascii="Times New Roman" w:hAnsi="Times New Roman" w:cs="Times New Roman"/>
            <w:sz w:val="28"/>
            <w:szCs w:val="28"/>
          </w:rPr>
          <w:delText xml:space="preserve"> плохи для других.</w:delText>
        </w:r>
        <w:r w:rsidRPr="00AD4BD2" w:rsidDel="0091212B">
          <w:rPr>
            <w:rFonts w:ascii="Times New Roman" w:hAnsi="Times New Roman" w:cs="Times New Roman"/>
            <w:sz w:val="28"/>
            <w:szCs w:val="28"/>
          </w:rPr>
          <w:delText xml:space="preserve"> </w:delText>
        </w:r>
      </w:del>
    </w:p>
    <w:p w14:paraId="14DDEE7B" w14:textId="71EBEA97" w:rsidR="00FA52B1" w:rsidRPr="00AD4BD2" w:rsidDel="00A31B71" w:rsidRDefault="00FA52B1" w:rsidP="0091212B">
      <w:pPr>
        <w:spacing w:after="0" w:line="276" w:lineRule="auto"/>
        <w:ind w:left="567"/>
        <w:contextualSpacing/>
        <w:jc w:val="center"/>
        <w:rPr>
          <w:del w:id="2211" w:author="Борис Гогинян" w:date="2020-05-29T21:56:00Z"/>
          <w:rFonts w:ascii="Times New Roman" w:hAnsi="Times New Roman" w:cs="Times New Roman"/>
          <w:sz w:val="28"/>
          <w:szCs w:val="28"/>
        </w:rPr>
        <w:pPrChange w:id="2212" w:author="Борис Гогинян" w:date="2020-05-30T16:28:00Z">
          <w:pPr>
            <w:spacing w:after="0" w:line="276" w:lineRule="auto"/>
            <w:ind w:left="567"/>
            <w:contextualSpacing/>
          </w:pPr>
        </w:pPrChange>
      </w:pPr>
      <w:del w:id="2213" w:author="Борис Гогинян" w:date="2020-05-30T16:28:00Z">
        <w:r w:rsidRPr="00AD4BD2" w:rsidDel="0091212B">
          <w:rPr>
            <w:rFonts w:ascii="Times New Roman" w:hAnsi="Times New Roman" w:cs="Times New Roman"/>
            <w:sz w:val="28"/>
            <w:szCs w:val="28"/>
          </w:rPr>
          <w:delText>Множественная выборка</w:delText>
        </w:r>
        <w:r w:rsidR="009D7BE0" w:rsidRPr="00AD4BD2" w:rsidDel="0091212B">
          <w:rPr>
            <w:rFonts w:ascii="Times New Roman" w:hAnsi="Times New Roman" w:cs="Times New Roman"/>
            <w:sz w:val="28"/>
            <w:szCs w:val="28"/>
          </w:rPr>
          <w:delText xml:space="preserve"> по</w:delText>
        </w:r>
        <w:r w:rsidRPr="00AD4BD2" w:rsidDel="0091212B">
          <w:rPr>
            <w:rFonts w:ascii="Times New Roman" w:hAnsi="Times New Roman" w:cs="Times New Roman"/>
            <w:sz w:val="28"/>
            <w:szCs w:val="28"/>
          </w:rPr>
          <w:delText xml:space="preserve"> важности</w:delText>
        </w:r>
        <w:r w:rsidR="00D90D50" w:rsidRPr="00AD4BD2" w:rsidDel="0091212B">
          <w:rPr>
            <w:rFonts w:ascii="Times New Roman" w:hAnsi="Times New Roman" w:cs="Times New Roman"/>
            <w:sz w:val="28"/>
            <w:szCs w:val="28"/>
          </w:rPr>
          <w:delText xml:space="preserve"> (англ. Multiple importance sampling)</w:delText>
        </w:r>
        <w:r w:rsidRPr="00AD4BD2" w:rsidDel="0091212B">
          <w:rPr>
            <w:rFonts w:ascii="Times New Roman" w:hAnsi="Times New Roman" w:cs="Times New Roman"/>
            <w:sz w:val="28"/>
            <w:szCs w:val="28"/>
          </w:rPr>
          <w:delText xml:space="preserve"> может быть применена для </w:delText>
        </w:r>
        <w:r w:rsidR="00D90D50" w:rsidRPr="00AD4BD2" w:rsidDel="0091212B">
          <w:rPr>
            <w:rFonts w:ascii="Times New Roman" w:hAnsi="Times New Roman" w:cs="Times New Roman"/>
            <w:sz w:val="28"/>
            <w:szCs w:val="28"/>
          </w:rPr>
          <w:delText xml:space="preserve">оценивания стратегий и использования их там, где они лучше всего подходят. </w:delText>
        </w:r>
        <w:r w:rsidRPr="00AD4BD2" w:rsidDel="0091212B">
          <w:rPr>
            <w:rFonts w:ascii="Times New Roman" w:hAnsi="Times New Roman" w:cs="Times New Roman"/>
            <w:sz w:val="28"/>
            <w:szCs w:val="28"/>
          </w:rPr>
          <w:delText>Это применение MIS имеет решающее значение для эффективности BDPT.</w:delText>
        </w:r>
      </w:del>
    </w:p>
    <w:p w14:paraId="51B30E9E" w14:textId="029390C8" w:rsidR="00FA52B1" w:rsidRPr="00AD4BD2" w:rsidDel="0091212B" w:rsidRDefault="00FA52B1" w:rsidP="0091212B">
      <w:pPr>
        <w:spacing w:after="0" w:line="276" w:lineRule="auto"/>
        <w:ind w:left="567"/>
        <w:contextualSpacing/>
        <w:jc w:val="center"/>
        <w:rPr>
          <w:del w:id="2214" w:author="Борис Гогинян" w:date="2020-05-30T16:28:00Z"/>
          <w:rFonts w:ascii="Times New Roman" w:hAnsi="Times New Roman" w:cs="Times New Roman"/>
          <w:sz w:val="28"/>
          <w:szCs w:val="28"/>
        </w:rPr>
        <w:pPrChange w:id="2215" w:author="Борис Гогинян" w:date="2020-05-30T16:28:00Z">
          <w:pPr>
            <w:spacing w:after="0" w:line="276" w:lineRule="auto"/>
          </w:pPr>
        </w:pPrChange>
      </w:pPr>
    </w:p>
    <w:p w14:paraId="7BBBE92B" w14:textId="33389934" w:rsidR="001C3CCE" w:rsidRPr="00B5325E" w:rsidDel="0091212B" w:rsidRDefault="0091212B" w:rsidP="0091212B">
      <w:pPr>
        <w:spacing w:after="0" w:line="276" w:lineRule="auto"/>
        <w:ind w:left="567"/>
        <w:contextualSpacing/>
        <w:jc w:val="center"/>
        <w:rPr>
          <w:del w:id="2216" w:author="Борис Гогинян" w:date="2020-05-30T16:28:00Z"/>
          <w:rFonts w:ascii="Times New Roman" w:hAnsi="Times New Roman" w:cs="Times New Roman"/>
          <w:sz w:val="28"/>
          <w:szCs w:val="28"/>
        </w:rPr>
        <w:pPrChange w:id="2217" w:author="Борис Гогинян" w:date="2020-05-30T16:28:00Z">
          <w:pPr>
            <w:spacing w:after="0" w:line="276" w:lineRule="auto"/>
            <w:ind w:left="567"/>
            <w:contextualSpacing/>
          </w:pPr>
        </w:pPrChange>
      </w:pPr>
      <w:del w:id="2218" w:author="Борис Гогинян" w:date="2020-05-30T16:28:00Z">
        <w:r w:rsidDel="0091212B">
          <w:rPr>
            <w:rFonts w:ascii="Times New Roman" w:hAnsi="Times New Roman" w:cs="Times New Roman"/>
            <w:noProof/>
            <w:sz w:val="28"/>
            <w:szCs w:val="28"/>
            <w:lang w:eastAsia="ru-RU"/>
          </w:rPr>
          <w:pict w14:anchorId="0E16D681">
            <v:shape id="_x0000_i1027" type="#_x0000_t75" style="width:483.75pt;height:231pt">
              <v:imagedata r:id="rId22" o:title="bidir path tracing"/>
            </v:shape>
          </w:pict>
        </w:r>
      </w:del>
    </w:p>
    <w:p w14:paraId="72ED08E2" w14:textId="00DB666B" w:rsidR="001C3CCE" w:rsidRPr="00B5325E" w:rsidDel="0091212B" w:rsidRDefault="001C3CCE" w:rsidP="0091212B">
      <w:pPr>
        <w:spacing w:after="0" w:line="276" w:lineRule="auto"/>
        <w:ind w:left="567"/>
        <w:contextualSpacing/>
        <w:jc w:val="center"/>
        <w:rPr>
          <w:del w:id="2219" w:author="Борис Гогинян" w:date="2020-05-30T16:28:00Z"/>
          <w:rFonts w:ascii="Times New Roman" w:hAnsi="Times New Roman" w:cs="Times New Roman"/>
          <w:sz w:val="28"/>
          <w:szCs w:val="28"/>
        </w:rPr>
        <w:pPrChange w:id="2220" w:author="Борис Гогинян" w:date="2020-05-30T16:28:00Z">
          <w:pPr>
            <w:spacing w:after="0" w:line="276" w:lineRule="auto"/>
            <w:ind w:left="567"/>
            <w:contextualSpacing/>
            <w:jc w:val="center"/>
          </w:pPr>
        </w:pPrChange>
      </w:pPr>
      <w:del w:id="2221" w:author="Борис Гогинян" w:date="2020-05-30T16:28:00Z">
        <w:r w:rsidRPr="00B5325E" w:rsidDel="0091212B">
          <w:rPr>
            <w:rFonts w:ascii="Times New Roman" w:hAnsi="Times New Roman" w:cs="Times New Roman"/>
            <w:sz w:val="28"/>
            <w:szCs w:val="28"/>
          </w:rPr>
          <w:delText>Рис. 7 Схема алгоритма двунаправленной трассировки пути с единичным детерминированным шагом.</w:delText>
        </w:r>
        <w:r w:rsidR="00866229" w:rsidRPr="00B5325E" w:rsidDel="0091212B">
          <w:rPr>
            <w:rFonts w:ascii="Times New Roman" w:hAnsi="Times New Roman" w:cs="Times New Roman"/>
            <w:sz w:val="28"/>
            <w:szCs w:val="28"/>
          </w:rPr>
          <w:delText xml:space="preserve"> [34]</w:delText>
        </w:r>
      </w:del>
    </w:p>
    <w:p w14:paraId="3FCFB634" w14:textId="3C5FE1FF" w:rsidR="009D7BE0" w:rsidRPr="00B5325E" w:rsidDel="00A31B71" w:rsidRDefault="009D7BE0" w:rsidP="0091212B">
      <w:pPr>
        <w:spacing w:after="0" w:line="276" w:lineRule="auto"/>
        <w:contextualSpacing/>
        <w:jc w:val="center"/>
        <w:rPr>
          <w:del w:id="2222" w:author="Борис Гогинян" w:date="2020-05-29T21:56:00Z"/>
          <w:rFonts w:ascii="Times New Roman" w:hAnsi="Times New Roman" w:cs="Times New Roman"/>
          <w:color w:val="000000"/>
          <w:sz w:val="28"/>
          <w:szCs w:val="28"/>
          <w:shd w:val="clear" w:color="auto" w:fill="FFFFFF"/>
        </w:rPr>
        <w:pPrChange w:id="2223" w:author="Борис Гогинян" w:date="2020-05-30T16:28:00Z">
          <w:pPr>
            <w:spacing w:line="276" w:lineRule="auto"/>
          </w:pPr>
        </w:pPrChange>
      </w:pPr>
    </w:p>
    <w:p w14:paraId="63AE7D6C" w14:textId="52D88594" w:rsidR="00640028" w:rsidRPr="00B5325E" w:rsidDel="00A31B71" w:rsidRDefault="00640028" w:rsidP="0091212B">
      <w:pPr>
        <w:spacing w:after="0"/>
        <w:contextualSpacing/>
        <w:jc w:val="center"/>
        <w:rPr>
          <w:del w:id="2224" w:author="Борис Гогинян" w:date="2020-05-29T21:57:00Z"/>
          <w:rFonts w:ascii="Times New Roman" w:hAnsi="Times New Roman" w:cs="Times New Roman"/>
          <w:color w:val="000000"/>
          <w:sz w:val="28"/>
          <w:szCs w:val="28"/>
          <w:shd w:val="clear" w:color="auto" w:fill="FFFFFF"/>
        </w:rPr>
        <w:pPrChange w:id="2225" w:author="Борис Гогинян" w:date="2020-05-30T16:28:00Z">
          <w:pPr/>
        </w:pPrChange>
      </w:pPr>
    </w:p>
    <w:p w14:paraId="19BA3E83" w14:textId="3E7D9866" w:rsidR="00A6235B" w:rsidRPr="00A31B71" w:rsidDel="0091212B" w:rsidRDefault="00667911" w:rsidP="0091212B">
      <w:pPr>
        <w:spacing w:after="0" w:line="276" w:lineRule="auto"/>
        <w:contextualSpacing/>
        <w:jc w:val="center"/>
        <w:rPr>
          <w:del w:id="2226" w:author="Борис Гогинян" w:date="2020-05-30T16:28:00Z"/>
          <w:rFonts w:ascii="Times New Roman" w:hAnsi="Times New Roman" w:cs="Times New Roman"/>
          <w:b/>
          <w:color w:val="000000"/>
          <w:sz w:val="28"/>
          <w:szCs w:val="28"/>
          <w:shd w:val="clear" w:color="auto" w:fill="FFFFFF"/>
          <w:rPrChange w:id="2227" w:author="Борис Гогинян" w:date="2020-05-29T21:56:00Z">
            <w:rPr>
              <w:del w:id="2228" w:author="Борис Гогинян" w:date="2020-05-30T16:28:00Z"/>
              <w:rFonts w:ascii="Times New Roman" w:hAnsi="Times New Roman" w:cs="Times New Roman"/>
              <w:color w:val="000000"/>
              <w:sz w:val="28"/>
              <w:szCs w:val="28"/>
              <w:shd w:val="clear" w:color="auto" w:fill="FFFFFF"/>
            </w:rPr>
          </w:rPrChange>
        </w:rPr>
        <w:pPrChange w:id="2229" w:author="Борис Гогинян" w:date="2020-05-30T16:28:00Z">
          <w:pPr>
            <w:spacing w:line="276" w:lineRule="auto"/>
            <w:jc w:val="center"/>
          </w:pPr>
        </w:pPrChange>
      </w:pPr>
      <w:del w:id="2230" w:author="Борис Гогинян" w:date="2020-05-30T16:28:00Z">
        <w:r w:rsidRPr="00A31B71" w:rsidDel="0091212B">
          <w:rPr>
            <w:rFonts w:ascii="Times New Roman" w:hAnsi="Times New Roman" w:cs="Times New Roman"/>
            <w:b/>
            <w:color w:val="000000"/>
            <w:sz w:val="28"/>
            <w:szCs w:val="28"/>
            <w:shd w:val="clear" w:color="auto" w:fill="FFFFFF"/>
            <w:rPrChange w:id="2231" w:author="Борис Гогинян" w:date="2020-05-29T21:56:00Z">
              <w:rPr>
                <w:rFonts w:ascii="Times New Roman" w:hAnsi="Times New Roman" w:cs="Times New Roman"/>
                <w:color w:val="000000"/>
                <w:sz w:val="28"/>
                <w:szCs w:val="28"/>
                <w:shd w:val="clear" w:color="auto" w:fill="FFFFFF"/>
              </w:rPr>
            </w:rPrChange>
          </w:rPr>
          <w:delText>Оптимизационные</w:delText>
        </w:r>
        <w:r w:rsidR="006D1E05" w:rsidRPr="00A31B71" w:rsidDel="0091212B">
          <w:rPr>
            <w:rFonts w:ascii="Times New Roman" w:hAnsi="Times New Roman" w:cs="Times New Roman"/>
            <w:b/>
            <w:color w:val="000000"/>
            <w:sz w:val="28"/>
            <w:szCs w:val="28"/>
            <w:shd w:val="clear" w:color="auto" w:fill="FFFFFF"/>
            <w:rPrChange w:id="2232" w:author="Борис Гогинян" w:date="2020-05-29T21:56:00Z">
              <w:rPr>
                <w:rFonts w:ascii="Times New Roman" w:hAnsi="Times New Roman" w:cs="Times New Roman"/>
                <w:color w:val="000000"/>
                <w:sz w:val="28"/>
                <w:szCs w:val="28"/>
                <w:shd w:val="clear" w:color="auto" w:fill="FFFFFF"/>
              </w:rPr>
            </w:rPrChange>
          </w:rPr>
          <w:delText xml:space="preserve"> </w:delText>
        </w:r>
        <w:commentRangeStart w:id="2233"/>
        <w:r w:rsidR="006D1E05" w:rsidRPr="00A31B71" w:rsidDel="0091212B">
          <w:rPr>
            <w:rFonts w:ascii="Times New Roman" w:hAnsi="Times New Roman" w:cs="Times New Roman"/>
            <w:b/>
            <w:color w:val="000000"/>
            <w:sz w:val="28"/>
            <w:szCs w:val="28"/>
            <w:shd w:val="clear" w:color="auto" w:fill="FFFFFF"/>
            <w:rPrChange w:id="2234" w:author="Борис Гогинян" w:date="2020-05-29T21:56:00Z">
              <w:rPr>
                <w:rFonts w:ascii="Times New Roman" w:hAnsi="Times New Roman" w:cs="Times New Roman"/>
                <w:color w:val="000000"/>
                <w:sz w:val="28"/>
                <w:szCs w:val="28"/>
                <w:shd w:val="clear" w:color="auto" w:fill="FFFFFF"/>
              </w:rPr>
            </w:rPrChange>
          </w:rPr>
          <w:delText>методы</w:delText>
        </w:r>
        <w:commentRangeEnd w:id="2233"/>
        <w:r w:rsidR="006514DC" w:rsidRPr="00A31B71" w:rsidDel="0091212B">
          <w:rPr>
            <w:rStyle w:val="af1"/>
            <w:b/>
            <w:sz w:val="28"/>
            <w:szCs w:val="28"/>
            <w:rPrChange w:id="2235" w:author="Борис Гогинян" w:date="2020-05-29T21:56:00Z">
              <w:rPr>
                <w:rStyle w:val="af1"/>
                <w:sz w:val="28"/>
                <w:szCs w:val="28"/>
              </w:rPr>
            </w:rPrChange>
          </w:rPr>
          <w:commentReference w:id="2233"/>
        </w:r>
      </w:del>
    </w:p>
    <w:p w14:paraId="22E745A4" w14:textId="21A3C007" w:rsidR="00640028" w:rsidRPr="00AD4BD2" w:rsidDel="0091212B" w:rsidRDefault="006D1E05" w:rsidP="0091212B">
      <w:pPr>
        <w:spacing w:after="0" w:line="276" w:lineRule="auto"/>
        <w:ind w:firstLine="708"/>
        <w:contextualSpacing/>
        <w:jc w:val="center"/>
        <w:rPr>
          <w:del w:id="2236" w:author="Борис Гогинян" w:date="2020-05-30T16:28:00Z"/>
          <w:rFonts w:ascii="Times New Roman" w:hAnsi="Times New Roman" w:cs="Times New Roman"/>
          <w:color w:val="000000"/>
          <w:sz w:val="28"/>
          <w:szCs w:val="28"/>
          <w:shd w:val="clear" w:color="auto" w:fill="FFFFFF"/>
        </w:rPr>
        <w:pPrChange w:id="2237" w:author="Борис Гогинян" w:date="2020-05-30T16:28:00Z">
          <w:pPr>
            <w:spacing w:line="276" w:lineRule="auto"/>
            <w:ind w:firstLine="708"/>
          </w:pPr>
        </w:pPrChange>
      </w:pPr>
      <w:del w:id="2238" w:author="Борис Гогинян" w:date="2020-05-30T16:28:00Z">
        <w:r w:rsidRPr="00AD4BD2" w:rsidDel="0091212B">
          <w:rPr>
            <w:rFonts w:ascii="Times New Roman" w:hAnsi="Times New Roman" w:cs="Times New Roman"/>
            <w:color w:val="000000"/>
            <w:sz w:val="28"/>
            <w:szCs w:val="28"/>
            <w:shd w:val="clear" w:color="auto" w:fill="FFFFFF"/>
          </w:rPr>
          <w:delText xml:space="preserve">Для каждого алгоритма существуют способы ускорить его работу. </w:delText>
        </w:r>
        <w:r w:rsidR="0071051D" w:rsidRPr="00AD4BD2" w:rsidDel="0091212B">
          <w:rPr>
            <w:rFonts w:ascii="Times New Roman" w:hAnsi="Times New Roman" w:cs="Times New Roman"/>
            <w:color w:val="000000"/>
            <w:sz w:val="28"/>
            <w:szCs w:val="28"/>
            <w:shd w:val="clear" w:color="auto" w:fill="FFFFFF"/>
          </w:rPr>
          <w:delText xml:space="preserve">Общая идея состоит в том, чтобы выбирать те лучи, которые вносят наибольший вклад в изображение. </w:delText>
        </w:r>
        <w:r w:rsidRPr="00AD4BD2" w:rsidDel="0091212B">
          <w:rPr>
            <w:rFonts w:ascii="Times New Roman" w:hAnsi="Times New Roman" w:cs="Times New Roman"/>
            <w:color w:val="000000"/>
            <w:sz w:val="28"/>
            <w:szCs w:val="28"/>
            <w:shd w:val="clear" w:color="auto" w:fill="FFFFFF"/>
          </w:rPr>
          <w:delText>Рассмотрим некоторые основные способы, которые упоминались выше</w:delText>
        </w:r>
        <w:r w:rsidR="00640028" w:rsidRPr="00AD4BD2" w:rsidDel="0091212B">
          <w:rPr>
            <w:rFonts w:ascii="Times New Roman" w:hAnsi="Times New Roman" w:cs="Times New Roman"/>
            <w:color w:val="000000"/>
            <w:sz w:val="28"/>
            <w:szCs w:val="28"/>
            <w:shd w:val="clear" w:color="auto" w:fill="FFFFFF"/>
          </w:rPr>
          <w:delText>.</w:delText>
        </w:r>
      </w:del>
    </w:p>
    <w:p w14:paraId="18FCD719" w14:textId="6CF9DD98" w:rsidR="00A6235B" w:rsidRPr="00B5325E" w:rsidDel="0091212B" w:rsidRDefault="00944653" w:rsidP="0091212B">
      <w:pPr>
        <w:spacing w:after="0" w:line="276" w:lineRule="auto"/>
        <w:ind w:firstLine="708"/>
        <w:contextualSpacing/>
        <w:jc w:val="center"/>
        <w:rPr>
          <w:del w:id="2239" w:author="Борис Гогинян" w:date="2020-05-30T16:28:00Z"/>
          <w:rFonts w:ascii="Times New Roman" w:hAnsi="Times New Roman" w:cs="Times New Roman"/>
          <w:sz w:val="28"/>
          <w:szCs w:val="28"/>
        </w:rPr>
        <w:pPrChange w:id="2240" w:author="Борис Гогинян" w:date="2020-05-30T16:28:00Z">
          <w:pPr>
            <w:spacing w:line="276" w:lineRule="auto"/>
            <w:ind w:firstLine="708"/>
          </w:pPr>
        </w:pPrChange>
      </w:pPr>
      <w:del w:id="2241" w:author="Борис Гогинян" w:date="2020-05-30T16:28:00Z">
        <w:r w:rsidRPr="00A31B71" w:rsidDel="0091212B">
          <w:rPr>
            <w:rFonts w:ascii="Times New Roman" w:hAnsi="Times New Roman" w:cs="Times New Roman"/>
            <w:b/>
            <w:sz w:val="28"/>
            <w:szCs w:val="28"/>
            <w:rPrChange w:id="2242" w:author="Борис Гогинян" w:date="2020-05-29T21:57:00Z">
              <w:rPr>
                <w:rFonts w:ascii="Times New Roman" w:hAnsi="Times New Roman" w:cs="Times New Roman"/>
                <w:sz w:val="28"/>
                <w:szCs w:val="28"/>
              </w:rPr>
            </w:rPrChange>
          </w:rPr>
          <w:delText xml:space="preserve">Выборка по важности (англ. </w:delText>
        </w:r>
        <w:r w:rsidR="00A6235B" w:rsidRPr="00A31B71" w:rsidDel="0091212B">
          <w:rPr>
            <w:rFonts w:ascii="Times New Roman" w:hAnsi="Times New Roman" w:cs="Times New Roman"/>
            <w:b/>
            <w:sz w:val="28"/>
            <w:szCs w:val="28"/>
            <w:lang w:val="en-US"/>
            <w:rPrChange w:id="2243" w:author="Борис Гогинян" w:date="2020-05-29T21:57:00Z">
              <w:rPr>
                <w:rFonts w:ascii="Times New Roman" w:hAnsi="Times New Roman" w:cs="Times New Roman"/>
                <w:sz w:val="28"/>
                <w:szCs w:val="28"/>
                <w:lang w:val="en-US"/>
              </w:rPr>
            </w:rPrChange>
          </w:rPr>
          <w:delText>Importance</w:delText>
        </w:r>
        <w:r w:rsidR="00A6235B" w:rsidRPr="00A31B71" w:rsidDel="0091212B">
          <w:rPr>
            <w:rFonts w:ascii="Times New Roman" w:hAnsi="Times New Roman" w:cs="Times New Roman"/>
            <w:b/>
            <w:sz w:val="28"/>
            <w:szCs w:val="28"/>
            <w:rPrChange w:id="2244" w:author="Борис Гогинян" w:date="2020-05-29T21:57:00Z">
              <w:rPr>
                <w:rFonts w:ascii="Times New Roman" w:hAnsi="Times New Roman" w:cs="Times New Roman"/>
                <w:sz w:val="28"/>
                <w:szCs w:val="28"/>
              </w:rPr>
            </w:rPrChange>
          </w:rPr>
          <w:delText xml:space="preserve"> </w:delText>
        </w:r>
        <w:r w:rsidR="00A6235B" w:rsidRPr="00A31B71" w:rsidDel="0091212B">
          <w:rPr>
            <w:rFonts w:ascii="Times New Roman" w:hAnsi="Times New Roman" w:cs="Times New Roman"/>
            <w:b/>
            <w:sz w:val="28"/>
            <w:szCs w:val="28"/>
            <w:lang w:val="en-US"/>
            <w:rPrChange w:id="2245" w:author="Борис Гогинян" w:date="2020-05-29T21:57:00Z">
              <w:rPr>
                <w:rFonts w:ascii="Times New Roman" w:hAnsi="Times New Roman" w:cs="Times New Roman"/>
                <w:sz w:val="28"/>
                <w:szCs w:val="28"/>
                <w:lang w:val="en-US"/>
              </w:rPr>
            </w:rPrChange>
          </w:rPr>
          <w:delText>sampling</w:delText>
        </w:r>
        <w:r w:rsidRPr="00A31B71" w:rsidDel="0091212B">
          <w:rPr>
            <w:rFonts w:ascii="Times New Roman" w:hAnsi="Times New Roman" w:cs="Times New Roman"/>
            <w:b/>
            <w:sz w:val="28"/>
            <w:szCs w:val="28"/>
            <w:rPrChange w:id="2246" w:author="Борис Гогинян" w:date="2020-05-29T21:57:00Z">
              <w:rPr>
                <w:rFonts w:ascii="Times New Roman" w:hAnsi="Times New Roman" w:cs="Times New Roman"/>
                <w:sz w:val="28"/>
                <w:szCs w:val="28"/>
              </w:rPr>
            </w:rPrChange>
          </w:rPr>
          <w:delText>)</w:delText>
        </w:r>
        <w:r w:rsidR="00866229" w:rsidRPr="00B5325E" w:rsidDel="0091212B">
          <w:rPr>
            <w:rFonts w:ascii="Times New Roman" w:hAnsi="Times New Roman" w:cs="Times New Roman"/>
            <w:sz w:val="28"/>
            <w:szCs w:val="28"/>
          </w:rPr>
          <w:delText xml:space="preserve"> </w:delText>
        </w:r>
      </w:del>
      <w:del w:id="2247" w:author="Борис Гогинян" w:date="2020-05-29T21:57:00Z">
        <w:r w:rsidR="00866229" w:rsidRPr="00B5325E" w:rsidDel="00A31B71">
          <w:rPr>
            <w:rFonts w:ascii="Times New Roman" w:hAnsi="Times New Roman" w:cs="Times New Roman"/>
            <w:sz w:val="28"/>
            <w:szCs w:val="28"/>
          </w:rPr>
          <w:delText>[5]</w:delText>
        </w:r>
      </w:del>
    </w:p>
    <w:p w14:paraId="36D493B4" w14:textId="6E74141E" w:rsidR="00A6235B" w:rsidRPr="00AD4BD2" w:rsidDel="0091212B" w:rsidRDefault="00A6235B" w:rsidP="0091212B">
      <w:pPr>
        <w:spacing w:after="0" w:line="276" w:lineRule="auto"/>
        <w:ind w:firstLine="708"/>
        <w:contextualSpacing/>
        <w:jc w:val="center"/>
        <w:rPr>
          <w:del w:id="2248" w:author="Борис Гогинян" w:date="2020-05-30T16:28:00Z"/>
          <w:rFonts w:ascii="Times New Roman" w:hAnsi="Times New Roman" w:cs="Times New Roman"/>
          <w:color w:val="000000"/>
          <w:sz w:val="28"/>
          <w:szCs w:val="28"/>
          <w:shd w:val="clear" w:color="auto" w:fill="FFFFFF"/>
        </w:rPr>
        <w:pPrChange w:id="2249" w:author="Борис Гогинян" w:date="2020-05-30T16:28:00Z">
          <w:pPr>
            <w:spacing w:line="276" w:lineRule="auto"/>
            <w:ind w:firstLine="708"/>
          </w:pPr>
        </w:pPrChange>
      </w:pPr>
      <w:del w:id="2250" w:author="Борис Гогинян" w:date="2020-05-30T16:28:00Z">
        <w:r w:rsidRPr="00AD4BD2" w:rsidDel="0091212B">
          <w:rPr>
            <w:rFonts w:ascii="Times New Roman" w:hAnsi="Times New Roman" w:cs="Times New Roman"/>
            <w:color w:val="000000"/>
            <w:sz w:val="28"/>
            <w:szCs w:val="28"/>
            <w:shd w:val="clear" w:color="auto" w:fill="FFFFFF"/>
          </w:rPr>
          <w:delTex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delText>
        </w:r>
        <w:r w:rsidR="006514DC" w:rsidRPr="00AD4BD2" w:rsidDel="0091212B">
          <w:rPr>
            <w:rFonts w:ascii="Times New Roman" w:hAnsi="Times New Roman" w:cs="Times New Roman"/>
            <w:color w:val="000000"/>
            <w:sz w:val="28"/>
            <w:szCs w:val="28"/>
            <w:shd w:val="clear" w:color="auto" w:fill="FFFFFF"/>
          </w:rPr>
          <w:delText xml:space="preserve">функции </w:delText>
        </w:r>
        <w:r w:rsidRPr="00AD4BD2" w:rsidDel="0091212B">
          <w:rPr>
            <w:rFonts w:ascii="Times New Roman" w:hAnsi="Times New Roman" w:cs="Times New Roman"/>
            <w:color w:val="000000"/>
            <w:sz w:val="28"/>
            <w:szCs w:val="28"/>
            <w:shd w:val="clear" w:color="auto" w:fill="FFFFFF"/>
            <w:lang w:val="en-US"/>
          </w:rPr>
          <w:delText>BRDF</w:delText>
        </w:r>
        <w:r w:rsidRPr="00AD4BD2" w:rsidDel="0091212B">
          <w:rPr>
            <w:rFonts w:ascii="Times New Roman" w:hAnsi="Times New Roman" w:cs="Times New Roman"/>
            <w:color w:val="000000"/>
            <w:sz w:val="28"/>
            <w:szCs w:val="28"/>
            <w:shd w:val="clear" w:color="auto" w:fill="FFFFFF"/>
          </w:rPr>
          <w:delText xml:space="preserve">. Если оно близко к нулю, то скорее всего такой луч не привнесет в сцену заметных изменений. И наоборот, в направления, которые приводят к большим значениям </w:delText>
        </w:r>
        <w:r w:rsidRPr="00AD4BD2" w:rsidDel="0091212B">
          <w:rPr>
            <w:rFonts w:ascii="Times New Roman" w:hAnsi="Times New Roman" w:cs="Times New Roman"/>
            <w:color w:val="000000"/>
            <w:sz w:val="28"/>
            <w:szCs w:val="28"/>
            <w:shd w:val="clear" w:color="auto" w:fill="FFFFFF"/>
            <w:lang w:val="en-US"/>
          </w:rPr>
          <w:delText>BRDF</w:delText>
        </w:r>
        <w:r w:rsidRPr="00AD4BD2" w:rsidDel="0091212B">
          <w:rPr>
            <w:rFonts w:ascii="Times New Roman" w:hAnsi="Times New Roman" w:cs="Times New Roman"/>
            <w:color w:val="000000"/>
            <w:sz w:val="28"/>
            <w:szCs w:val="28"/>
            <w:shd w:val="clear" w:color="auto" w:fill="FFFFFF"/>
          </w:rPr>
          <w:delText xml:space="preserve">, следует выпускать больше лучей. </w:delText>
        </w:r>
      </w:del>
    </w:p>
    <w:p w14:paraId="4EEAD1C9" w14:textId="24577832" w:rsidR="0071051D" w:rsidRPr="00AD4BD2" w:rsidDel="0091212B" w:rsidRDefault="0071051D" w:rsidP="0091212B">
      <w:pPr>
        <w:spacing w:after="0" w:line="276" w:lineRule="auto"/>
        <w:ind w:firstLine="708"/>
        <w:contextualSpacing/>
        <w:jc w:val="center"/>
        <w:rPr>
          <w:del w:id="2251" w:author="Борис Гогинян" w:date="2020-05-30T16:28:00Z"/>
          <w:rFonts w:ascii="Times New Roman" w:hAnsi="Times New Roman" w:cs="Times New Roman"/>
          <w:color w:val="000000"/>
          <w:sz w:val="28"/>
          <w:szCs w:val="28"/>
          <w:shd w:val="clear" w:color="auto" w:fill="FFFFFF"/>
        </w:rPr>
        <w:pPrChange w:id="2252" w:author="Борис Гогинян" w:date="2020-05-30T16:28:00Z">
          <w:pPr>
            <w:spacing w:line="276" w:lineRule="auto"/>
            <w:ind w:firstLine="708"/>
          </w:pPr>
        </w:pPrChange>
      </w:pPr>
      <w:del w:id="2253" w:author="Борис Гогинян" w:date="2020-05-30T16:28:00Z">
        <w:r w:rsidRPr="00AD4BD2" w:rsidDel="0091212B">
          <w:rPr>
            <w:rFonts w:ascii="Times New Roman" w:hAnsi="Times New Roman" w:cs="Times New Roman"/>
            <w:color w:val="000000"/>
            <w:sz w:val="28"/>
            <w:szCs w:val="28"/>
            <w:shd w:val="clear" w:color="auto" w:fill="FFFFFF"/>
          </w:rPr>
          <w:delText>Приближение Монте-Карло (Monte-Carlo estimator) – аппроксимация уравнения рендеринга:</w:delText>
        </w:r>
      </w:del>
    </w:p>
    <w:p w14:paraId="68586320" w14:textId="5D19D071" w:rsidR="0071051D" w:rsidRPr="00AD4BD2" w:rsidDel="0091212B" w:rsidRDefault="0099704B" w:rsidP="0091212B">
      <w:pPr>
        <w:spacing w:after="0" w:line="276" w:lineRule="auto"/>
        <w:contextualSpacing/>
        <w:jc w:val="center"/>
        <w:rPr>
          <w:del w:id="2254" w:author="Борис Гогинян" w:date="2020-05-30T16:28:00Z"/>
          <w:rFonts w:ascii="Times New Roman" w:hAnsi="Times New Roman" w:cs="Times New Roman"/>
          <w:color w:val="000000"/>
          <w:sz w:val="28"/>
          <w:szCs w:val="28"/>
          <w:shd w:val="clear" w:color="auto" w:fill="FFFFFF"/>
        </w:rPr>
        <w:pPrChange w:id="2255" w:author="Борис Гогинян" w:date="2020-05-30T16:28:00Z">
          <w:pPr>
            <w:spacing w:line="276" w:lineRule="auto"/>
          </w:pPr>
        </w:pPrChange>
      </w:pPr>
      <m:oMathPara>
        <m:oMath>
          <m:sSub>
            <m:sSubPr>
              <m:ctrlPr>
                <w:del w:id="2256" w:author="Борис Гогинян" w:date="2020-05-30T16:28:00Z">
                  <w:rPr>
                    <w:rFonts w:ascii="Cambria Math" w:hAnsi="Cambria Math" w:cs="Times New Roman"/>
                    <w:i/>
                    <w:color w:val="000000"/>
                    <w:sz w:val="28"/>
                    <w:szCs w:val="28"/>
                    <w:shd w:val="clear" w:color="auto" w:fill="FFFFFF"/>
                  </w:rPr>
                </w:del>
              </m:ctrlPr>
            </m:sSubPr>
            <m:e>
              <m:r>
                <w:del w:id="2257" w:author="Борис Гогинян" w:date="2020-05-30T16:28:00Z">
                  <w:rPr>
                    <w:rFonts w:ascii="Cambria Math" w:hAnsi="Cambria Math" w:cs="Times New Roman"/>
                    <w:color w:val="000000"/>
                    <w:sz w:val="28"/>
                    <w:szCs w:val="28"/>
                    <w:shd w:val="clear" w:color="auto" w:fill="FFFFFF"/>
                  </w:rPr>
                  <m:t>F</m:t>
                </w:del>
              </m:r>
            </m:e>
            <m:sub>
              <m:r>
                <w:del w:id="2258" w:author="Борис Гогинян" w:date="2020-05-30T16:28:00Z">
                  <w:rPr>
                    <w:rFonts w:ascii="Cambria Math" w:hAnsi="Cambria Math" w:cs="Times New Roman"/>
                    <w:color w:val="000000"/>
                    <w:sz w:val="28"/>
                    <w:szCs w:val="28"/>
                    <w:shd w:val="clear" w:color="auto" w:fill="FFFFFF"/>
                  </w:rPr>
                  <m:t>N</m:t>
                </w:del>
              </m:r>
            </m:sub>
          </m:sSub>
          <m:r>
            <w:del w:id="2259" w:author="Борис Гогинян" w:date="2020-05-30T16:28:00Z">
              <w:rPr>
                <w:rFonts w:ascii="Cambria Math" w:hAnsi="Cambria Math" w:cs="Times New Roman"/>
                <w:color w:val="000000"/>
                <w:sz w:val="28"/>
                <w:szCs w:val="28"/>
                <w:shd w:val="clear" w:color="auto" w:fill="FFFFFF"/>
              </w:rPr>
              <m:t>=</m:t>
            </w:del>
          </m:r>
          <m:f>
            <m:fPr>
              <m:ctrlPr>
                <w:del w:id="2260" w:author="Борис Гогинян" w:date="2020-05-30T16:28:00Z">
                  <w:rPr>
                    <w:rFonts w:ascii="Cambria Math" w:hAnsi="Cambria Math" w:cs="Times New Roman"/>
                    <w:i/>
                    <w:color w:val="000000"/>
                    <w:sz w:val="28"/>
                    <w:szCs w:val="28"/>
                    <w:shd w:val="clear" w:color="auto" w:fill="FFFFFF"/>
                  </w:rPr>
                </w:del>
              </m:ctrlPr>
            </m:fPr>
            <m:num>
              <m:r>
                <w:del w:id="2261" w:author="Борис Гогинян" w:date="2020-05-30T16:28:00Z">
                  <w:rPr>
                    <w:rFonts w:ascii="Cambria Math" w:hAnsi="Cambria Math" w:cs="Times New Roman"/>
                    <w:color w:val="000000"/>
                    <w:sz w:val="28"/>
                    <w:szCs w:val="28"/>
                    <w:shd w:val="clear" w:color="auto" w:fill="FFFFFF"/>
                  </w:rPr>
                  <m:t>1</m:t>
                </w:del>
              </m:r>
            </m:num>
            <m:den>
              <m:r>
                <w:del w:id="2262" w:author="Борис Гогинян" w:date="2020-05-30T16:28:00Z">
                  <w:rPr>
                    <w:rFonts w:ascii="Cambria Math" w:hAnsi="Cambria Math" w:cs="Times New Roman"/>
                    <w:color w:val="000000"/>
                    <w:sz w:val="28"/>
                    <w:szCs w:val="28"/>
                    <w:shd w:val="clear" w:color="auto" w:fill="FFFFFF"/>
                  </w:rPr>
                  <m:t>N</m:t>
                </w:del>
              </m:r>
            </m:den>
          </m:f>
          <m:nary>
            <m:naryPr>
              <m:chr m:val="∑"/>
              <m:limLoc m:val="undOvr"/>
              <m:ctrlPr>
                <w:del w:id="2263" w:author="Борис Гогинян" w:date="2020-05-30T16:28:00Z">
                  <w:rPr>
                    <w:rFonts w:ascii="Cambria Math" w:hAnsi="Cambria Math" w:cs="Times New Roman"/>
                    <w:i/>
                    <w:color w:val="000000"/>
                    <w:sz w:val="28"/>
                    <w:szCs w:val="28"/>
                    <w:shd w:val="clear" w:color="auto" w:fill="FFFFFF"/>
                  </w:rPr>
                </w:del>
              </m:ctrlPr>
            </m:naryPr>
            <m:sub>
              <m:r>
                <w:del w:id="2264" w:author="Борис Гогинян" w:date="2020-05-30T16:28:00Z">
                  <w:rPr>
                    <w:rFonts w:ascii="Cambria Math" w:hAnsi="Cambria Math" w:cs="Times New Roman"/>
                    <w:color w:val="000000"/>
                    <w:sz w:val="28"/>
                    <w:szCs w:val="28"/>
                    <w:shd w:val="clear" w:color="auto" w:fill="FFFFFF"/>
                  </w:rPr>
                  <m:t>i=1</m:t>
                </w:del>
              </m:r>
            </m:sub>
            <m:sup>
              <m:r>
                <w:del w:id="2265" w:author="Борис Гогинян" w:date="2020-05-30T16:28:00Z">
                  <w:rPr>
                    <w:rFonts w:ascii="Cambria Math" w:hAnsi="Cambria Math" w:cs="Times New Roman"/>
                    <w:color w:val="000000"/>
                    <w:sz w:val="28"/>
                    <w:szCs w:val="28"/>
                    <w:shd w:val="clear" w:color="auto" w:fill="FFFFFF"/>
                  </w:rPr>
                  <m:t>N</m:t>
                </w:del>
              </m:r>
            </m:sup>
            <m:e>
              <m:f>
                <m:fPr>
                  <m:ctrlPr>
                    <w:del w:id="2266" w:author="Борис Гогинян" w:date="2020-05-30T16:28:00Z">
                      <w:rPr>
                        <w:rFonts w:ascii="Cambria Math" w:hAnsi="Cambria Math" w:cs="Times New Roman"/>
                        <w:i/>
                        <w:color w:val="000000"/>
                        <w:sz w:val="28"/>
                        <w:szCs w:val="28"/>
                        <w:shd w:val="clear" w:color="auto" w:fill="FFFFFF"/>
                      </w:rPr>
                    </w:del>
                  </m:ctrlPr>
                </m:fPr>
                <m:num>
                  <m:r>
                    <w:del w:id="2267" w:author="Борис Гогинян" w:date="2020-05-30T16:28:00Z">
                      <w:rPr>
                        <w:rFonts w:ascii="Cambria Math" w:hAnsi="Cambria Math" w:cs="Times New Roman"/>
                        <w:color w:val="000000"/>
                        <w:sz w:val="28"/>
                        <w:szCs w:val="28"/>
                        <w:shd w:val="clear" w:color="auto" w:fill="FFFFFF"/>
                      </w:rPr>
                      <m:t>f(</m:t>
                    </w:del>
                  </m:r>
                  <m:sSub>
                    <m:sSubPr>
                      <m:ctrlPr>
                        <w:del w:id="2268" w:author="Борис Гогинян" w:date="2020-05-30T16:28:00Z">
                          <w:rPr>
                            <w:rFonts w:ascii="Cambria Math" w:hAnsi="Cambria Math" w:cs="Times New Roman"/>
                            <w:i/>
                            <w:color w:val="000000"/>
                            <w:sz w:val="28"/>
                            <w:szCs w:val="28"/>
                            <w:shd w:val="clear" w:color="auto" w:fill="FFFFFF"/>
                          </w:rPr>
                        </w:del>
                      </m:ctrlPr>
                    </m:sSubPr>
                    <m:e>
                      <m:r>
                        <w:del w:id="2269" w:author="Борис Гогинян" w:date="2020-05-30T16:28:00Z">
                          <w:rPr>
                            <w:rFonts w:ascii="Cambria Math" w:hAnsi="Cambria Math" w:cs="Times New Roman"/>
                            <w:color w:val="000000"/>
                            <w:sz w:val="28"/>
                            <w:szCs w:val="28"/>
                            <w:shd w:val="clear" w:color="auto" w:fill="FFFFFF"/>
                          </w:rPr>
                          <m:t>X</m:t>
                        </w:del>
                      </m:r>
                    </m:e>
                    <m:sub>
                      <m:r>
                        <w:del w:id="2270" w:author="Борис Гогинян" w:date="2020-05-30T16:28:00Z">
                          <w:rPr>
                            <w:rFonts w:ascii="Cambria Math" w:hAnsi="Cambria Math" w:cs="Times New Roman"/>
                            <w:color w:val="000000"/>
                            <w:sz w:val="28"/>
                            <w:szCs w:val="28"/>
                            <w:shd w:val="clear" w:color="auto" w:fill="FFFFFF"/>
                          </w:rPr>
                          <m:t>i</m:t>
                        </w:del>
                      </m:r>
                    </m:sub>
                  </m:sSub>
                  <m:r>
                    <w:del w:id="2271" w:author="Борис Гогинян" w:date="2020-05-30T16:28:00Z">
                      <w:rPr>
                        <w:rFonts w:ascii="Cambria Math" w:hAnsi="Cambria Math" w:cs="Times New Roman"/>
                        <w:color w:val="000000"/>
                        <w:sz w:val="28"/>
                        <w:szCs w:val="28"/>
                        <w:shd w:val="clear" w:color="auto" w:fill="FFFFFF"/>
                      </w:rPr>
                      <m:t>)</m:t>
                    </w:del>
                  </m:r>
                </m:num>
                <m:den>
                  <m:r>
                    <w:del w:id="2272" w:author="Борис Гогинян" w:date="2020-05-30T16:28:00Z">
                      <w:rPr>
                        <w:rFonts w:ascii="Cambria Math" w:hAnsi="Cambria Math" w:cs="Times New Roman"/>
                        <w:color w:val="000000"/>
                        <w:sz w:val="28"/>
                        <w:szCs w:val="28"/>
                        <w:shd w:val="clear" w:color="auto" w:fill="FFFFFF"/>
                      </w:rPr>
                      <m:t>p(</m:t>
                    </w:del>
                  </m:r>
                  <m:sSub>
                    <m:sSubPr>
                      <m:ctrlPr>
                        <w:del w:id="2273" w:author="Борис Гогинян" w:date="2020-05-30T16:28:00Z">
                          <w:rPr>
                            <w:rFonts w:ascii="Cambria Math" w:hAnsi="Cambria Math" w:cs="Times New Roman"/>
                            <w:i/>
                            <w:color w:val="000000"/>
                            <w:sz w:val="28"/>
                            <w:szCs w:val="28"/>
                            <w:shd w:val="clear" w:color="auto" w:fill="FFFFFF"/>
                          </w:rPr>
                        </w:del>
                      </m:ctrlPr>
                    </m:sSubPr>
                    <m:e>
                      <m:r>
                        <w:del w:id="2274" w:author="Борис Гогинян" w:date="2020-05-30T16:28:00Z">
                          <w:rPr>
                            <w:rFonts w:ascii="Cambria Math" w:hAnsi="Cambria Math" w:cs="Times New Roman"/>
                            <w:color w:val="000000"/>
                            <w:sz w:val="28"/>
                            <w:szCs w:val="28"/>
                            <w:shd w:val="clear" w:color="auto" w:fill="FFFFFF"/>
                          </w:rPr>
                          <m:t>X</m:t>
                        </w:del>
                      </m:r>
                    </m:e>
                    <m:sub>
                      <m:r>
                        <w:del w:id="2275" w:author="Борис Гогинян" w:date="2020-05-30T16:28:00Z">
                          <w:rPr>
                            <w:rFonts w:ascii="Cambria Math" w:hAnsi="Cambria Math" w:cs="Times New Roman"/>
                            <w:color w:val="000000"/>
                            <w:sz w:val="28"/>
                            <w:szCs w:val="28"/>
                            <w:shd w:val="clear" w:color="auto" w:fill="FFFFFF"/>
                          </w:rPr>
                          <m:t>i</m:t>
                        </w:del>
                      </m:r>
                    </m:sub>
                  </m:sSub>
                  <m:r>
                    <w:del w:id="2276" w:author="Борис Гогинян" w:date="2020-05-30T16:28:00Z">
                      <w:rPr>
                        <w:rFonts w:ascii="Cambria Math" w:hAnsi="Cambria Math" w:cs="Times New Roman"/>
                        <w:color w:val="000000"/>
                        <w:sz w:val="28"/>
                        <w:szCs w:val="28"/>
                        <w:shd w:val="clear" w:color="auto" w:fill="FFFFFF"/>
                      </w:rPr>
                      <m:t>)</m:t>
                    </w:del>
                  </m:r>
                </m:den>
              </m:f>
            </m:e>
          </m:nary>
        </m:oMath>
      </m:oMathPara>
    </w:p>
    <w:p w14:paraId="1AA42717" w14:textId="0300D7E4" w:rsidR="0071051D" w:rsidRPr="00AD4BD2" w:rsidDel="0091212B" w:rsidRDefault="0071051D" w:rsidP="0091212B">
      <w:pPr>
        <w:spacing w:after="0" w:line="276" w:lineRule="auto"/>
        <w:contextualSpacing/>
        <w:jc w:val="center"/>
        <w:rPr>
          <w:del w:id="2277" w:author="Борис Гогинян" w:date="2020-05-30T16:28:00Z"/>
          <w:rFonts w:ascii="Times New Roman" w:hAnsi="Times New Roman" w:cs="Times New Roman"/>
          <w:color w:val="000000"/>
          <w:sz w:val="28"/>
          <w:szCs w:val="28"/>
          <w:shd w:val="clear" w:color="auto" w:fill="FFFFFF"/>
        </w:rPr>
        <w:pPrChange w:id="2278" w:author="Борис Гогинян" w:date="2020-05-30T16:28:00Z">
          <w:pPr>
            <w:spacing w:line="276" w:lineRule="auto"/>
          </w:pPr>
        </w:pPrChange>
      </w:pPr>
      <w:del w:id="2279" w:author="Борис Гогинян" w:date="2020-05-30T16:28:00Z">
        <w:r w:rsidRPr="00AD4BD2" w:rsidDel="0091212B">
          <w:rPr>
            <w:rFonts w:ascii="Times New Roman" w:hAnsi="Times New Roman" w:cs="Times New Roman"/>
            <w:color w:val="000000"/>
            <w:sz w:val="28"/>
            <w:szCs w:val="28"/>
            <w:shd w:val="clear" w:color="auto" w:fill="FFFFFF"/>
          </w:rPr>
          <w:delText xml:space="preserve">где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0, 1</m:t>
              </m:r>
            </m:e>
          </m:d>
        </m:oMath>
        <w:r w:rsidRPr="00AD4BD2" w:rsidDel="0091212B">
          <w:rPr>
            <w:rFonts w:ascii="Times New Roman" w:hAnsi="Times New Roman" w:cs="Times New Roman"/>
            <w:color w:val="000000"/>
            <w:sz w:val="28"/>
            <w:szCs w:val="28"/>
            <w:shd w:val="clear" w:color="auto" w:fill="FFFFFF"/>
          </w:rPr>
          <w:delText xml:space="preserve"> –</w:delText>
        </w:r>
        <w:r w:rsidR="00A26A8D" w:rsidRPr="00AD4BD2" w:rsidDel="0091212B">
          <w:rPr>
            <w:rFonts w:ascii="Times New Roman" w:hAnsi="Times New Roman" w:cs="Times New Roman"/>
            <w:color w:val="000000"/>
            <w:sz w:val="28"/>
            <w:szCs w:val="28"/>
            <w:shd w:val="clear" w:color="auto" w:fill="FFFFFF"/>
          </w:rPr>
          <w:delText xml:space="preserve"> </w:delText>
        </w:r>
        <w:r w:rsidR="00416637" w:rsidRPr="00AD4BD2" w:rsidDel="0091212B">
          <w:rPr>
            <w:rFonts w:ascii="Times New Roman" w:hAnsi="Times New Roman" w:cs="Times New Roman"/>
            <w:color w:val="000000"/>
            <w:sz w:val="28"/>
            <w:szCs w:val="28"/>
            <w:shd w:val="clear" w:color="auto" w:fill="FFFFFF"/>
          </w:rPr>
          <w:delText>случ.</w:delText>
        </w:r>
        <w:r w:rsidRPr="00AD4BD2" w:rsidDel="0091212B">
          <w:rPr>
            <w:rFonts w:ascii="Times New Roman" w:hAnsi="Times New Roman" w:cs="Times New Roman"/>
            <w:color w:val="000000"/>
            <w:sz w:val="28"/>
            <w:szCs w:val="28"/>
            <w:shd w:val="clear" w:color="auto" w:fill="FFFFFF"/>
          </w:rPr>
          <w:delText xml:space="preserve"> </w:delText>
        </w:r>
        <w:r w:rsidR="00B00809" w:rsidRPr="00AD4BD2" w:rsidDel="0091212B">
          <w:rPr>
            <w:rFonts w:ascii="Times New Roman" w:hAnsi="Times New Roman" w:cs="Times New Roman"/>
            <w:color w:val="000000"/>
            <w:sz w:val="28"/>
            <w:szCs w:val="28"/>
            <w:shd w:val="clear" w:color="auto" w:fill="FFFFFF"/>
          </w:rPr>
          <w:delText>в</w:delText>
        </w:r>
        <w:r w:rsidRPr="00AD4BD2" w:rsidDel="0091212B">
          <w:rPr>
            <w:rFonts w:ascii="Times New Roman" w:hAnsi="Times New Roman" w:cs="Times New Roman"/>
            <w:color w:val="000000"/>
            <w:sz w:val="28"/>
            <w:szCs w:val="28"/>
            <w:shd w:val="clear" w:color="auto" w:fill="FFFFFF"/>
          </w:rPr>
          <w:delText>еличины</w:delText>
        </w:r>
        <w:r w:rsidR="00B00809" w:rsidRPr="00AD4BD2" w:rsidDel="0091212B">
          <w:rPr>
            <w:rFonts w:ascii="Times New Roman" w:hAnsi="Times New Roman" w:cs="Times New Roman"/>
            <w:color w:val="000000"/>
            <w:sz w:val="28"/>
            <w:szCs w:val="28"/>
            <w:shd w:val="clear" w:color="auto" w:fill="FFFFFF"/>
          </w:rPr>
          <w:delText>,</w:delText>
        </w:r>
        <w:r w:rsidR="00A26A8D" w:rsidRPr="00AD4BD2" w:rsidDel="0091212B">
          <w:rPr>
            <w:rFonts w:ascii="Times New Roman" w:hAnsi="Times New Roman" w:cs="Times New Roman"/>
            <w:color w:val="000000"/>
            <w:sz w:val="28"/>
            <w:szCs w:val="28"/>
            <w:shd w:val="clear" w:color="auto" w:fill="FFFFFF"/>
          </w:rPr>
          <w:delText xml:space="preserve"> распределенные </w:delText>
        </w:r>
        <w:r w:rsidR="00416637" w:rsidRPr="00AD4BD2" w:rsidDel="0091212B">
          <w:rPr>
            <w:rFonts w:ascii="Times New Roman" w:hAnsi="Times New Roman" w:cs="Times New Roman"/>
            <w:color w:val="000000"/>
            <w:sz w:val="28"/>
            <w:szCs w:val="28"/>
            <w:shd w:val="clear" w:color="auto" w:fill="FFFFFF"/>
          </w:rPr>
          <w:delText xml:space="preserve">в соответствии с плотностью </w:delText>
        </w:r>
        <m:oMath>
          <m:r>
            <w:rPr>
              <w:rFonts w:ascii="Cambria Math" w:hAnsi="Cambria Math" w:cs="Times New Roman"/>
              <w:color w:val="000000"/>
              <w:sz w:val="28"/>
              <w:szCs w:val="28"/>
              <w:shd w:val="clear" w:color="auto" w:fill="FFFFFF"/>
            </w:rPr>
            <m:t>p(x)</m:t>
          </m:r>
        </m:oMath>
        <w:r w:rsidR="0066677D" w:rsidRPr="00AD4BD2" w:rsidDel="0091212B">
          <w:rPr>
            <w:rFonts w:ascii="Times New Roman" w:hAnsi="Times New Roman" w:cs="Times New Roman"/>
            <w:color w:val="000000"/>
            <w:sz w:val="28"/>
            <w:szCs w:val="28"/>
            <w:shd w:val="clear" w:color="auto" w:fill="FFFFFF"/>
          </w:rPr>
          <w:delText>;</w:delText>
        </w:r>
      </w:del>
    </w:p>
    <w:p w14:paraId="48EF767B" w14:textId="7EC0470D" w:rsidR="0071051D" w:rsidRPr="00AD4BD2" w:rsidDel="0091212B" w:rsidRDefault="0071051D" w:rsidP="0091212B">
      <w:pPr>
        <w:spacing w:after="0" w:line="276" w:lineRule="auto"/>
        <w:contextualSpacing/>
        <w:jc w:val="center"/>
        <w:rPr>
          <w:del w:id="2280" w:author="Борис Гогинян" w:date="2020-05-30T16:28:00Z"/>
          <w:rFonts w:ascii="Times New Roman" w:hAnsi="Times New Roman" w:cs="Times New Roman"/>
          <w:color w:val="000000"/>
          <w:sz w:val="28"/>
          <w:szCs w:val="28"/>
          <w:shd w:val="clear" w:color="auto" w:fill="FFFFFF"/>
          <w:lang w:val="en-US"/>
        </w:rPr>
        <w:pPrChange w:id="2281" w:author="Борис Гогинян" w:date="2020-05-30T16:28:00Z">
          <w:pPr>
            <w:spacing w:line="276" w:lineRule="auto"/>
          </w:pPr>
        </w:pPrChange>
      </w:pPr>
      <m:oMath>
        <m:r>
          <w:del w:id="2282" w:author="Борис Гогинян" w:date="2020-05-30T16:28:00Z">
            <w:rPr>
              <w:rFonts w:ascii="Cambria Math" w:hAnsi="Cambria Math" w:cs="Times New Roman"/>
              <w:color w:val="000000"/>
              <w:sz w:val="28"/>
              <w:szCs w:val="28"/>
              <w:shd w:val="clear" w:color="auto" w:fill="FFFFFF"/>
            </w:rPr>
            <m:t>p(x)</m:t>
          </w:del>
        </m:r>
      </m:oMath>
      <w:del w:id="2283" w:author="Борис Гогинян" w:date="2020-05-30T16:28:00Z">
        <w:r w:rsidRPr="00AD4BD2" w:rsidDel="0091212B">
          <w:rPr>
            <w:rFonts w:ascii="Times New Roman" w:hAnsi="Times New Roman" w:cs="Times New Roman"/>
            <w:color w:val="000000"/>
            <w:sz w:val="28"/>
            <w:szCs w:val="28"/>
            <w:shd w:val="clear" w:color="auto" w:fill="FFFFFF"/>
          </w:rPr>
          <w:delText xml:space="preserve"> – функция плотности вероятности (англ.</w:delText>
        </w:r>
        <w:r w:rsidRPr="00B5325E" w:rsidDel="0091212B">
          <w:rPr>
            <w:sz w:val="28"/>
            <w:szCs w:val="28"/>
          </w:rPr>
          <w:delText xml:space="preserve"> </w:delText>
        </w:r>
        <w:r w:rsidRPr="00AD4BD2" w:rsidDel="0091212B">
          <w:rPr>
            <w:rFonts w:ascii="Times New Roman" w:hAnsi="Times New Roman" w:cs="Times New Roman"/>
            <w:color w:val="000000"/>
            <w:sz w:val="28"/>
            <w:szCs w:val="28"/>
            <w:shd w:val="clear" w:color="auto" w:fill="FFFFFF"/>
            <w:lang w:val="en-US"/>
          </w:rPr>
          <w:delText>Probability density function)</w:delText>
        </w:r>
        <w:r w:rsidR="0066677D" w:rsidRPr="00AD4BD2" w:rsidDel="0091212B">
          <w:rPr>
            <w:rFonts w:ascii="Times New Roman" w:hAnsi="Times New Roman" w:cs="Times New Roman"/>
            <w:color w:val="000000"/>
            <w:sz w:val="28"/>
            <w:szCs w:val="28"/>
            <w:shd w:val="clear" w:color="auto" w:fill="FFFFFF"/>
            <w:lang w:val="en-US"/>
          </w:rPr>
          <w:delText>,</w:delText>
        </w:r>
      </w:del>
    </w:p>
    <w:p w14:paraId="3D92F20E" w14:textId="52BF37F6" w:rsidR="0066677D" w:rsidRPr="00497786" w:rsidDel="0091212B" w:rsidRDefault="0066677D" w:rsidP="0091212B">
      <w:pPr>
        <w:spacing w:after="0" w:line="276" w:lineRule="auto"/>
        <w:contextualSpacing/>
        <w:jc w:val="center"/>
        <w:rPr>
          <w:del w:id="2284" w:author="Борис Гогинян" w:date="2020-05-30T16:28:00Z"/>
          <w:rFonts w:ascii="Times New Roman" w:hAnsi="Times New Roman" w:cs="Times New Roman"/>
          <w:color w:val="000000"/>
          <w:sz w:val="28"/>
          <w:szCs w:val="28"/>
          <w:shd w:val="clear" w:color="auto" w:fill="FFFFFF"/>
          <w:lang w:val="en-US"/>
          <w:rPrChange w:id="2285" w:author="Борис Гогинян" w:date="2020-05-27T21:32:00Z">
            <w:rPr>
              <w:del w:id="2286" w:author="Борис Гогинян" w:date="2020-05-30T16:28:00Z"/>
              <w:rFonts w:ascii="Times New Roman" w:hAnsi="Times New Roman" w:cs="Times New Roman"/>
              <w:color w:val="000000"/>
              <w:sz w:val="28"/>
              <w:szCs w:val="28"/>
              <w:shd w:val="clear" w:color="auto" w:fill="FFFFFF"/>
            </w:rPr>
          </w:rPrChange>
        </w:rPr>
        <w:pPrChange w:id="2287" w:author="Борис Гогинян" w:date="2020-05-30T16:28:00Z">
          <w:pPr>
            <w:spacing w:line="276" w:lineRule="auto"/>
          </w:pPr>
        </w:pPrChange>
      </w:pPr>
      <w:del w:id="2288" w:author="Борис Гогинян" w:date="2020-05-30T16:28:00Z">
        <w:r w:rsidRPr="00AD4BD2" w:rsidDel="0091212B">
          <w:rPr>
            <w:rFonts w:ascii="Times New Roman" w:hAnsi="Times New Roman" w:cs="Times New Roman"/>
            <w:color w:val="000000"/>
            <w:sz w:val="28"/>
            <w:szCs w:val="28"/>
            <w:shd w:val="clear" w:color="auto" w:fill="FFFFFF"/>
          </w:rPr>
          <w:delText>Причем</w:delText>
        </w:r>
        <w:r w:rsidRPr="00497786" w:rsidDel="0091212B">
          <w:rPr>
            <w:rFonts w:ascii="Times New Roman" w:hAnsi="Times New Roman" w:cs="Times New Roman"/>
            <w:color w:val="000000"/>
            <w:sz w:val="28"/>
            <w:szCs w:val="28"/>
            <w:shd w:val="clear" w:color="auto" w:fill="FFFFFF"/>
            <w:lang w:val="en-US"/>
            <w:rPrChange w:id="2289" w:author="Борис Гогинян" w:date="2020-05-27T21:32:00Z">
              <w:rPr>
                <w:rFonts w:ascii="Times New Roman" w:hAnsi="Times New Roman" w:cs="Times New Roman"/>
                <w:color w:val="000000"/>
                <w:sz w:val="28"/>
                <w:szCs w:val="28"/>
                <w:shd w:val="clear" w:color="auto" w:fill="FFFFFF"/>
              </w:rPr>
            </w:rPrChange>
          </w:rPr>
          <w:delText xml:space="preserve"> </w:delText>
        </w:r>
        <w:r w:rsidRPr="00AD4BD2" w:rsidDel="0091212B">
          <w:rPr>
            <w:rFonts w:ascii="Times New Roman" w:hAnsi="Times New Roman" w:cs="Times New Roman"/>
            <w:color w:val="000000"/>
            <w:sz w:val="28"/>
            <w:szCs w:val="28"/>
            <w:shd w:val="clear" w:color="auto" w:fill="FFFFFF"/>
          </w:rPr>
          <w:delText>должно</w:delText>
        </w:r>
        <w:r w:rsidRPr="00497786" w:rsidDel="0091212B">
          <w:rPr>
            <w:rFonts w:ascii="Times New Roman" w:hAnsi="Times New Roman" w:cs="Times New Roman"/>
            <w:color w:val="000000"/>
            <w:sz w:val="28"/>
            <w:szCs w:val="28"/>
            <w:shd w:val="clear" w:color="auto" w:fill="FFFFFF"/>
            <w:lang w:val="en-US"/>
            <w:rPrChange w:id="2290" w:author="Борис Гогинян" w:date="2020-05-27T21:32:00Z">
              <w:rPr>
                <w:rFonts w:ascii="Times New Roman" w:hAnsi="Times New Roman" w:cs="Times New Roman"/>
                <w:color w:val="000000"/>
                <w:sz w:val="28"/>
                <w:szCs w:val="28"/>
                <w:shd w:val="clear" w:color="auto" w:fill="FFFFFF"/>
              </w:rPr>
            </w:rPrChange>
          </w:rPr>
          <w:delText xml:space="preserve"> </w:delText>
        </w:r>
        <w:r w:rsidRPr="00AD4BD2" w:rsidDel="0091212B">
          <w:rPr>
            <w:rFonts w:ascii="Times New Roman" w:hAnsi="Times New Roman" w:cs="Times New Roman"/>
            <w:color w:val="000000"/>
            <w:sz w:val="28"/>
            <w:szCs w:val="28"/>
            <w:shd w:val="clear" w:color="auto" w:fill="FFFFFF"/>
          </w:rPr>
          <w:delText>выполнятся</w:delText>
        </w:r>
        <w:r w:rsidRPr="00497786" w:rsidDel="0091212B">
          <w:rPr>
            <w:rFonts w:ascii="Times New Roman" w:hAnsi="Times New Roman" w:cs="Times New Roman"/>
            <w:color w:val="000000"/>
            <w:sz w:val="28"/>
            <w:szCs w:val="28"/>
            <w:shd w:val="clear" w:color="auto" w:fill="FFFFFF"/>
            <w:lang w:val="en-US"/>
            <w:rPrChange w:id="2291" w:author="Борис Гогинян" w:date="2020-05-27T21:32:00Z">
              <w:rPr>
                <w:rFonts w:ascii="Times New Roman" w:hAnsi="Times New Roman" w:cs="Times New Roman"/>
                <w:color w:val="000000"/>
                <w:sz w:val="28"/>
                <w:szCs w:val="28"/>
                <w:shd w:val="clear" w:color="auto" w:fill="FFFFFF"/>
              </w:rPr>
            </w:rPrChange>
          </w:rPr>
          <w:delText xml:space="preserve"> </w:delText>
        </w:r>
        <m:oMath>
          <m:r>
            <w:rPr>
              <w:rFonts w:ascii="Cambria Math" w:hAnsi="Cambria Math" w:cs="Times New Roman"/>
              <w:color w:val="000000"/>
              <w:sz w:val="28"/>
              <w:szCs w:val="28"/>
              <w:shd w:val="clear" w:color="auto" w:fill="FFFFFF"/>
              <w:lang w:val="en-US"/>
              <w:rPrChange w:id="2292" w:author="Борис Гогинян" w:date="2020-05-27T21:32:00Z">
                <w:rPr>
                  <w:rFonts w:ascii="Cambria Math" w:hAnsi="Cambria Math" w:cs="Times New Roman"/>
                  <w:color w:val="000000"/>
                  <w:sz w:val="28"/>
                  <w:szCs w:val="28"/>
                  <w:shd w:val="clear" w:color="auto" w:fill="FFFFFF"/>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Change w:id="2293" w:author="Борис Гогинян" w:date="2020-05-27T21:32:00Z">
                <w:rPr>
                  <w:rFonts w:ascii="Cambria Math" w:hAnsi="Cambria Math" w:cs="Times New Roman"/>
                  <w:color w:val="000000"/>
                  <w:sz w:val="28"/>
                  <w:szCs w:val="28"/>
                  <w:shd w:val="clear" w:color="auto" w:fill="FFFFFF"/>
                </w:rPr>
              </w:rPrChange>
            </w:rPr>
            <m:t xml:space="preserve">: </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e>
          </m:d>
          <m:r>
            <w:rPr>
              <w:rFonts w:ascii="Cambria Math" w:hAnsi="Cambria Math" w:cs="Times New Roman"/>
              <w:color w:val="000000"/>
              <w:sz w:val="28"/>
              <w:szCs w:val="28"/>
              <w:shd w:val="clear" w:color="auto" w:fill="FFFFFF"/>
              <w:lang w:val="en-US"/>
              <w:rPrChange w:id="2294" w:author="Борис Гогинян" w:date="2020-05-27T21:32:00Z">
                <w:rPr>
                  <w:rFonts w:ascii="Cambria Math" w:hAnsi="Cambria Math" w:cs="Times New Roman"/>
                  <w:color w:val="000000"/>
                  <w:sz w:val="28"/>
                  <w:szCs w:val="28"/>
                  <w:shd w:val="clear" w:color="auto" w:fill="FFFFFF"/>
                </w:rPr>
              </w:rPrChange>
            </w:rPr>
            <m:t>&gt;0⇒</m:t>
          </m:r>
          <m:r>
            <w:rPr>
              <w:rFonts w:ascii="Cambria Math" w:hAnsi="Cambria Math" w:cs="Times New Roman"/>
              <w:color w:val="000000"/>
              <w:sz w:val="28"/>
              <w:szCs w:val="28"/>
              <w:shd w:val="clear" w:color="auto" w:fill="FFFFFF"/>
            </w:rPr>
            <m:t>p</m:t>
          </m:r>
          <m:r>
            <w:rPr>
              <w:rFonts w:ascii="Cambria Math" w:hAnsi="Cambria Math" w:cs="Times New Roman"/>
              <w:color w:val="000000"/>
              <w:sz w:val="28"/>
              <w:szCs w:val="28"/>
              <w:shd w:val="clear" w:color="auto" w:fill="FFFFFF"/>
              <w:lang w:val="en-US"/>
              <w:rPrChange w:id="2295" w:author="Борис Гогинян" w:date="2020-05-27T21:32:00Z">
                <w:rPr>
                  <w:rFonts w:ascii="Cambria Math" w:hAnsi="Cambria Math" w:cs="Times New Roman"/>
                  <w:color w:val="000000"/>
                  <w:sz w:val="28"/>
                  <w:szCs w:val="28"/>
                  <w:shd w:val="clear" w:color="auto" w:fill="FFFFFF"/>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Change w:id="2296" w:author="Борис Гогинян" w:date="2020-05-27T21:32:00Z">
                <w:rPr>
                  <w:rFonts w:ascii="Cambria Math" w:hAnsi="Cambria Math" w:cs="Times New Roman"/>
                  <w:color w:val="000000"/>
                  <w:sz w:val="28"/>
                  <w:szCs w:val="28"/>
                  <w:shd w:val="clear" w:color="auto" w:fill="FFFFFF"/>
                </w:rPr>
              </w:rPrChange>
            </w:rPr>
            <m:t>)≠0</m:t>
          </m:r>
        </m:oMath>
        <w:r w:rsidRPr="00497786" w:rsidDel="0091212B">
          <w:rPr>
            <w:rFonts w:ascii="Times New Roman" w:hAnsi="Times New Roman" w:cs="Times New Roman"/>
            <w:color w:val="000000"/>
            <w:sz w:val="28"/>
            <w:szCs w:val="28"/>
            <w:shd w:val="clear" w:color="auto" w:fill="FFFFFF"/>
            <w:lang w:val="en-US"/>
            <w:rPrChange w:id="2297" w:author="Борис Гогинян" w:date="2020-05-27T21:32:00Z">
              <w:rPr>
                <w:rFonts w:ascii="Times New Roman" w:hAnsi="Times New Roman" w:cs="Times New Roman"/>
                <w:color w:val="000000"/>
                <w:sz w:val="28"/>
                <w:szCs w:val="28"/>
                <w:shd w:val="clear" w:color="auto" w:fill="FFFFFF"/>
              </w:rPr>
            </w:rPrChange>
          </w:rPr>
          <w:delText xml:space="preserve"> ;</w:delText>
        </w:r>
      </w:del>
    </w:p>
    <w:p w14:paraId="3D1DADA2" w14:textId="5192F01A" w:rsidR="0066677D" w:rsidRPr="00AD4BD2" w:rsidDel="0091212B" w:rsidRDefault="0066677D" w:rsidP="0091212B">
      <w:pPr>
        <w:spacing w:after="0" w:line="276" w:lineRule="auto"/>
        <w:contextualSpacing/>
        <w:jc w:val="center"/>
        <w:rPr>
          <w:del w:id="2298" w:author="Борис Гогинян" w:date="2020-05-30T16:28:00Z"/>
          <w:rFonts w:ascii="Times New Roman" w:hAnsi="Times New Roman" w:cs="Times New Roman"/>
          <w:color w:val="000000"/>
          <w:sz w:val="28"/>
          <w:szCs w:val="28"/>
          <w:shd w:val="clear" w:color="auto" w:fill="FFFFFF"/>
        </w:rPr>
        <w:pPrChange w:id="2299" w:author="Борис Гогинян" w:date="2020-05-30T16:28:00Z">
          <w:pPr>
            <w:spacing w:after="0" w:line="276" w:lineRule="auto"/>
          </w:pPr>
        </w:pPrChange>
      </w:pPr>
      <m:oMath>
        <m:r>
          <w:del w:id="2300" w:author="Борис Гогинян" w:date="2020-05-30T16:28:00Z">
            <w:rPr>
              <w:rFonts w:ascii="Cambria Math" w:hAnsi="Cambria Math" w:cs="Times New Roman"/>
              <w:color w:val="000000"/>
              <w:sz w:val="28"/>
              <w:szCs w:val="28"/>
              <w:shd w:val="clear" w:color="auto" w:fill="FFFFFF"/>
            </w:rPr>
            <m:t>N</m:t>
          </w:del>
        </m:r>
      </m:oMath>
      <w:del w:id="2301" w:author="Борис Гогинян" w:date="2020-05-30T16:28:00Z">
        <w:r w:rsidRPr="00AD4BD2" w:rsidDel="0091212B">
          <w:rPr>
            <w:rFonts w:ascii="Times New Roman" w:hAnsi="Times New Roman" w:cs="Times New Roman"/>
            <w:iCs/>
            <w:color w:val="000000"/>
            <w:sz w:val="28"/>
            <w:szCs w:val="28"/>
            <w:shd w:val="clear" w:color="auto" w:fill="FFFFFF"/>
          </w:rPr>
          <w:delText xml:space="preserve"> </w:delText>
        </w:r>
        <w:r w:rsidR="00A26A8D" w:rsidRPr="00AD4BD2" w:rsidDel="0091212B">
          <w:rPr>
            <w:rFonts w:ascii="Times New Roman" w:hAnsi="Times New Roman" w:cs="Times New Roman"/>
            <w:iCs/>
            <w:color w:val="000000"/>
            <w:sz w:val="28"/>
            <w:szCs w:val="28"/>
            <w:shd w:val="clear" w:color="auto" w:fill="FFFFFF"/>
          </w:rPr>
          <w:delText>кол-во случайных величин</w:delText>
        </w:r>
        <w:r w:rsidRPr="00AD4BD2" w:rsidDel="0091212B">
          <w:rPr>
            <w:iCs/>
            <w:color w:val="000000"/>
            <w:sz w:val="28"/>
            <w:szCs w:val="28"/>
            <w:shd w:val="clear" w:color="auto" w:fill="FFFFFF"/>
          </w:rPr>
          <w:delText xml:space="preserve">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D408DE" w:rsidRPr="00AD4BD2" w:rsidDel="0091212B">
          <w:rPr>
            <w:color w:val="000000"/>
            <w:sz w:val="28"/>
            <w:szCs w:val="28"/>
            <w:shd w:val="clear" w:color="auto" w:fill="FFFFFF"/>
          </w:rPr>
          <w:delText xml:space="preserve"> </w:delText>
        </w:r>
        <w:r w:rsidR="00416637" w:rsidRPr="00AD4BD2" w:rsidDel="0091212B">
          <w:rPr>
            <w:rFonts w:ascii="Times New Roman" w:hAnsi="Times New Roman" w:cs="Times New Roman"/>
            <w:color w:val="000000"/>
            <w:sz w:val="28"/>
            <w:szCs w:val="28"/>
            <w:shd w:val="clear" w:color="auto" w:fill="FFFFFF"/>
          </w:rPr>
          <w:delText>;</w:delText>
        </w:r>
      </w:del>
    </w:p>
    <w:p w14:paraId="19DB0B3B" w14:textId="3CF0BF55" w:rsidR="00D408DE" w:rsidRPr="00AD4BD2" w:rsidDel="0091212B" w:rsidRDefault="00D408DE" w:rsidP="0091212B">
      <w:pPr>
        <w:spacing w:after="0" w:line="276" w:lineRule="auto"/>
        <w:contextualSpacing/>
        <w:jc w:val="center"/>
        <w:rPr>
          <w:del w:id="2302" w:author="Борис Гогинян" w:date="2020-05-30T16:28:00Z"/>
          <w:rFonts w:ascii="Times New Roman" w:hAnsi="Times New Roman" w:cs="Times New Roman"/>
          <w:color w:val="000000"/>
          <w:sz w:val="28"/>
          <w:szCs w:val="28"/>
          <w:shd w:val="clear" w:color="auto" w:fill="FFFFFF"/>
        </w:rPr>
        <w:pPrChange w:id="2303" w:author="Борис Гогинян" w:date="2020-05-30T16:28:00Z">
          <w:pPr>
            <w:spacing w:after="0" w:line="276" w:lineRule="auto"/>
          </w:pPr>
        </w:pPrChange>
      </w:pPr>
      <m:oMath>
        <m:r>
          <w:del w:id="2304" w:author="Борис Гогинян" w:date="2020-05-30T16:28:00Z">
            <w:rPr>
              <w:rFonts w:ascii="Cambria Math" w:hAnsi="Cambria Math" w:cs="Times New Roman"/>
              <w:color w:val="000000"/>
              <w:sz w:val="28"/>
              <w:szCs w:val="28"/>
              <w:shd w:val="clear" w:color="auto" w:fill="FFFFFF"/>
            </w:rPr>
            <m:t>f(</m:t>
          </w:del>
        </m:r>
        <m:r>
          <w:del w:id="2305" w:author="Борис Гогинян" w:date="2020-05-30T16:28:00Z">
            <w:rPr>
              <w:rFonts w:ascii="Cambria Math" w:hAnsi="Cambria Math" w:cs="Times New Roman"/>
              <w:color w:val="000000"/>
              <w:sz w:val="28"/>
              <w:szCs w:val="28"/>
              <w:shd w:val="clear" w:color="auto" w:fill="FFFFFF"/>
              <w:lang w:val="en-US"/>
            </w:rPr>
            <m:t>x</m:t>
          </w:del>
        </m:r>
        <m:r>
          <w:del w:id="2306" w:author="Борис Гогинян" w:date="2020-05-30T16:28:00Z">
            <w:rPr>
              <w:rFonts w:ascii="Cambria Math" w:hAnsi="Cambria Math" w:cs="Times New Roman"/>
              <w:color w:val="000000"/>
              <w:sz w:val="28"/>
              <w:szCs w:val="28"/>
              <w:shd w:val="clear" w:color="auto" w:fill="FFFFFF"/>
            </w:rPr>
            <m:t>)</m:t>
          </w:del>
        </m:r>
      </m:oMath>
      <w:del w:id="2307" w:author="Борис Гогинян" w:date="2020-05-30T16:28:00Z">
        <w:r w:rsidRPr="00AD4BD2" w:rsidDel="0091212B">
          <w:rPr>
            <w:rFonts w:ascii="Times New Roman" w:hAnsi="Times New Roman" w:cs="Times New Roman"/>
            <w:color w:val="000000"/>
            <w:sz w:val="28"/>
            <w:szCs w:val="28"/>
            <w:shd w:val="clear" w:color="auto" w:fill="FFFFFF"/>
          </w:rPr>
          <w:delText xml:space="preserve"> – подынтегральное выражение.</w:delText>
        </w:r>
      </w:del>
    </w:p>
    <w:p w14:paraId="0A793030" w14:textId="16F82FB1" w:rsidR="00A6235B" w:rsidRPr="00B5325E" w:rsidDel="0091212B" w:rsidRDefault="00D408DE" w:rsidP="0091212B">
      <w:pPr>
        <w:spacing w:after="0" w:line="276" w:lineRule="auto"/>
        <w:contextualSpacing/>
        <w:jc w:val="center"/>
        <w:rPr>
          <w:del w:id="2308" w:author="Борис Гогинян" w:date="2020-05-30T16:28:00Z"/>
          <w:color w:val="0563C1" w:themeColor="hyperlink"/>
          <w:sz w:val="28"/>
          <w:szCs w:val="28"/>
          <w:u w:val="single"/>
        </w:rPr>
        <w:pPrChange w:id="2309" w:author="Борис Гогинян" w:date="2020-05-30T16:28:00Z">
          <w:pPr>
            <w:spacing w:after="0" w:line="276" w:lineRule="auto"/>
          </w:pPr>
        </w:pPrChange>
      </w:pPr>
      <w:del w:id="2310" w:author="Борис Гогинян" w:date="2020-05-30T16:28:00Z">
        <w:r w:rsidRPr="00AD4BD2" w:rsidDel="0091212B">
          <w:rPr>
            <w:rFonts w:ascii="Times New Roman" w:hAnsi="Times New Roman" w:cs="Times New Roman"/>
            <w:sz w:val="28"/>
            <w:szCs w:val="28"/>
          </w:rPr>
          <w:delText>Выборка по важности – метод уменьшения дисперсии, которая поз</w:delText>
        </w:r>
        <w:r w:rsidR="00416637" w:rsidRPr="00AD4BD2" w:rsidDel="0091212B">
          <w:rPr>
            <w:rFonts w:ascii="Times New Roman" w:hAnsi="Times New Roman" w:cs="Times New Roman"/>
            <w:sz w:val="28"/>
            <w:szCs w:val="28"/>
          </w:rPr>
          <w:delText>воляет оценке сходиться быстрее путем контролирования</w:delText>
        </w:r>
        <w:r w:rsidRPr="00AD4BD2" w:rsidDel="0091212B">
          <w:rPr>
            <w:rFonts w:ascii="Times New Roman" w:hAnsi="Times New Roman" w:cs="Times New Roman"/>
            <w:sz w:val="28"/>
            <w:szCs w:val="28"/>
          </w:rPr>
          <w:delText xml:space="preserve"> </w:delText>
        </w:r>
        <w:r w:rsidR="00416637" w:rsidRPr="00AD4BD2" w:rsidDel="0091212B">
          <w:rPr>
            <w:rFonts w:ascii="Times New Roman" w:hAnsi="Times New Roman" w:cs="Times New Roman"/>
            <w:color w:val="000000"/>
            <w:sz w:val="28"/>
            <w:szCs w:val="28"/>
            <w:shd w:val="clear" w:color="auto" w:fill="FFFFFF"/>
            <w:lang w:val="en-US"/>
          </w:rPr>
          <w:delText>PDF</w:delText>
        </w:r>
        <w:r w:rsidR="00416637" w:rsidRPr="00AD4BD2" w:rsidDel="0091212B">
          <w:rPr>
            <w:rFonts w:ascii="Times New Roman" w:hAnsi="Times New Roman" w:cs="Times New Roman"/>
            <w:color w:val="000000"/>
            <w:sz w:val="28"/>
            <w:szCs w:val="28"/>
            <w:shd w:val="clear" w:color="auto" w:fill="FFFFFF"/>
          </w:rPr>
          <w:delText xml:space="preserve">, а значит и выбираемых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416637" w:rsidRPr="00AD4BD2" w:rsidDel="0091212B">
          <w:rPr>
            <w:rFonts w:ascii="Times New Roman" w:hAnsi="Times New Roman" w:cs="Times New Roman"/>
            <w:color w:val="000000"/>
            <w:sz w:val="28"/>
            <w:szCs w:val="28"/>
            <w:shd w:val="clear" w:color="auto" w:fill="FFFFFF"/>
          </w:rPr>
          <w:delText>.</w:delText>
        </w:r>
        <w:r w:rsidR="00416637" w:rsidRPr="00AD4BD2" w:rsidDel="0091212B">
          <w:rPr>
            <w:rFonts w:ascii="Times New Roman" w:hAnsi="Times New Roman" w:cs="Times New Roman"/>
            <w:color w:val="000000"/>
            <w:sz w:val="28"/>
            <w:szCs w:val="28"/>
            <w:shd w:val="clear" w:color="auto" w:fill="FFFFFF"/>
          </w:rPr>
          <w:br/>
          <w:delText xml:space="preserve">Чем больше </w:delText>
        </w:r>
        <m:oMath>
          <m:r>
            <w:rPr>
              <w:rFonts w:ascii="Cambria Math" w:hAnsi="Cambria Math" w:cs="Times New Roman"/>
              <w:color w:val="000000"/>
              <w:sz w:val="28"/>
              <w:szCs w:val="28"/>
              <w:shd w:val="clear" w:color="auto" w:fill="FFFFFF"/>
            </w:rPr>
            <m:t>p(x)</m:t>
          </m:r>
        </m:oMath>
        <w:r w:rsidR="00416637" w:rsidRPr="00AD4BD2" w:rsidDel="0091212B">
          <w:rPr>
            <w:rFonts w:ascii="Times New Roman" w:hAnsi="Times New Roman" w:cs="Times New Roman"/>
            <w:color w:val="000000"/>
            <w:sz w:val="28"/>
            <w:szCs w:val="28"/>
            <w:shd w:val="clear" w:color="auto" w:fill="FFFFFF"/>
          </w:rPr>
          <w:delText xml:space="preserve"> похожа на </w:delTex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en-US"/>
                </w:rPr>
                <m:t>x</m:t>
              </m:r>
            </m:e>
          </m:d>
        </m:oMath>
        <w:r w:rsidR="00416637" w:rsidRPr="00AD4BD2" w:rsidDel="0091212B">
          <w:rPr>
            <w:rFonts w:ascii="Times New Roman" w:hAnsi="Times New Roman" w:cs="Times New Roman"/>
            <w:color w:val="000000"/>
            <w:sz w:val="28"/>
            <w:szCs w:val="28"/>
            <w:shd w:val="clear" w:color="auto" w:fill="FFFFFF"/>
          </w:rPr>
          <w:delText>, тем точнее оценка.</w:delText>
        </w:r>
        <w:r w:rsidR="00B00809" w:rsidRPr="00AD4BD2" w:rsidDel="0091212B">
          <w:rPr>
            <w:rFonts w:ascii="Times New Roman" w:hAnsi="Times New Roman" w:cs="Times New Roman"/>
            <w:color w:val="000000"/>
            <w:sz w:val="28"/>
            <w:szCs w:val="28"/>
            <w:shd w:val="clear" w:color="auto" w:fill="FFFFFF"/>
          </w:rPr>
          <w:br/>
        </w:r>
      </w:del>
    </w:p>
    <w:p w14:paraId="5C4F8830" w14:textId="15823C6C" w:rsidR="009A2544" w:rsidRPr="00A31B71" w:rsidDel="0091212B" w:rsidRDefault="00416637" w:rsidP="0091212B">
      <w:pPr>
        <w:spacing w:after="0" w:line="276" w:lineRule="auto"/>
        <w:contextualSpacing/>
        <w:jc w:val="center"/>
        <w:rPr>
          <w:del w:id="2311" w:author="Борис Гогинян" w:date="2020-05-30T16:28:00Z"/>
          <w:rFonts w:ascii="Times New Roman" w:hAnsi="Times New Roman" w:cs="Times New Roman"/>
          <w:b/>
          <w:sz w:val="28"/>
          <w:szCs w:val="28"/>
          <w:rPrChange w:id="2312" w:author="Борис Гогинян" w:date="2020-05-29T21:57:00Z">
            <w:rPr>
              <w:del w:id="2313" w:author="Борис Гогинян" w:date="2020-05-30T16:28:00Z"/>
              <w:rFonts w:ascii="Times New Roman" w:hAnsi="Times New Roman" w:cs="Times New Roman"/>
              <w:sz w:val="28"/>
              <w:szCs w:val="28"/>
            </w:rPr>
          </w:rPrChange>
        </w:rPr>
        <w:pPrChange w:id="2314" w:author="Борис Гогинян" w:date="2020-05-30T16:28:00Z">
          <w:pPr>
            <w:spacing w:line="276" w:lineRule="auto"/>
          </w:pPr>
        </w:pPrChange>
      </w:pPr>
      <w:del w:id="2315" w:author="Борис Гогинян" w:date="2020-05-30T16:28:00Z">
        <w:r w:rsidRPr="00A31B71" w:rsidDel="0091212B">
          <w:rPr>
            <w:rFonts w:ascii="Times New Roman" w:hAnsi="Times New Roman" w:cs="Times New Roman"/>
            <w:b/>
            <w:sz w:val="28"/>
            <w:szCs w:val="28"/>
            <w:rPrChange w:id="2316" w:author="Борис Гогинян" w:date="2020-05-29T21:57:00Z">
              <w:rPr>
                <w:rFonts w:ascii="Times New Roman" w:hAnsi="Times New Roman" w:cs="Times New Roman"/>
                <w:sz w:val="28"/>
                <w:szCs w:val="28"/>
              </w:rPr>
            </w:rPrChange>
          </w:rPr>
          <w:delText xml:space="preserve">Множественная выборка по важности (англ. </w:delText>
        </w:r>
        <w:r w:rsidR="006D1E05" w:rsidRPr="00A31B71" w:rsidDel="0091212B">
          <w:rPr>
            <w:rFonts w:ascii="Times New Roman" w:hAnsi="Times New Roman" w:cs="Times New Roman"/>
            <w:b/>
            <w:sz w:val="28"/>
            <w:szCs w:val="28"/>
            <w:lang w:val="en-US"/>
            <w:rPrChange w:id="2317" w:author="Борис Гогинян" w:date="2020-05-29T21:57:00Z">
              <w:rPr>
                <w:rFonts w:ascii="Times New Roman" w:hAnsi="Times New Roman" w:cs="Times New Roman"/>
                <w:sz w:val="28"/>
                <w:szCs w:val="28"/>
                <w:lang w:val="en-US"/>
              </w:rPr>
            </w:rPrChange>
          </w:rPr>
          <w:delText>Multiple</w:delText>
        </w:r>
        <w:r w:rsidR="006D1E05" w:rsidRPr="00A31B71" w:rsidDel="0091212B">
          <w:rPr>
            <w:rFonts w:ascii="Times New Roman" w:hAnsi="Times New Roman" w:cs="Times New Roman"/>
            <w:b/>
            <w:sz w:val="28"/>
            <w:szCs w:val="28"/>
            <w:rPrChange w:id="2318" w:author="Борис Гогинян" w:date="2020-05-29T21:57:00Z">
              <w:rPr>
                <w:rFonts w:ascii="Times New Roman" w:hAnsi="Times New Roman" w:cs="Times New Roman"/>
                <w:sz w:val="28"/>
                <w:szCs w:val="28"/>
              </w:rPr>
            </w:rPrChange>
          </w:rPr>
          <w:delText xml:space="preserve"> </w:delText>
        </w:r>
        <w:r w:rsidR="006D1E05" w:rsidRPr="00A31B71" w:rsidDel="0091212B">
          <w:rPr>
            <w:rFonts w:ascii="Times New Roman" w:hAnsi="Times New Roman" w:cs="Times New Roman"/>
            <w:b/>
            <w:sz w:val="28"/>
            <w:szCs w:val="28"/>
            <w:lang w:val="en-US"/>
            <w:rPrChange w:id="2319" w:author="Борис Гогинян" w:date="2020-05-29T21:57:00Z">
              <w:rPr>
                <w:rFonts w:ascii="Times New Roman" w:hAnsi="Times New Roman" w:cs="Times New Roman"/>
                <w:sz w:val="28"/>
                <w:szCs w:val="28"/>
                <w:lang w:val="en-US"/>
              </w:rPr>
            </w:rPrChange>
          </w:rPr>
          <w:delText>importance</w:delText>
        </w:r>
        <w:r w:rsidR="006D1E05" w:rsidRPr="00A31B71" w:rsidDel="0091212B">
          <w:rPr>
            <w:rFonts w:ascii="Times New Roman" w:hAnsi="Times New Roman" w:cs="Times New Roman"/>
            <w:b/>
            <w:sz w:val="28"/>
            <w:szCs w:val="28"/>
            <w:rPrChange w:id="2320" w:author="Борис Гогинян" w:date="2020-05-29T21:57:00Z">
              <w:rPr>
                <w:rFonts w:ascii="Times New Roman" w:hAnsi="Times New Roman" w:cs="Times New Roman"/>
                <w:sz w:val="28"/>
                <w:szCs w:val="28"/>
              </w:rPr>
            </w:rPrChange>
          </w:rPr>
          <w:delText xml:space="preserve"> </w:delText>
        </w:r>
        <w:r w:rsidR="006D1E05" w:rsidRPr="00A31B71" w:rsidDel="0091212B">
          <w:rPr>
            <w:rFonts w:ascii="Times New Roman" w:hAnsi="Times New Roman" w:cs="Times New Roman"/>
            <w:b/>
            <w:sz w:val="28"/>
            <w:szCs w:val="28"/>
            <w:lang w:val="en-US"/>
            <w:rPrChange w:id="2321" w:author="Борис Гогинян" w:date="2020-05-29T21:57:00Z">
              <w:rPr>
                <w:rFonts w:ascii="Times New Roman" w:hAnsi="Times New Roman" w:cs="Times New Roman"/>
                <w:sz w:val="28"/>
                <w:szCs w:val="28"/>
                <w:lang w:val="en-US"/>
              </w:rPr>
            </w:rPrChange>
          </w:rPr>
          <w:delText>sampling</w:delText>
        </w:r>
        <w:r w:rsidRPr="00A31B71" w:rsidDel="0091212B">
          <w:rPr>
            <w:rFonts w:ascii="Times New Roman" w:hAnsi="Times New Roman" w:cs="Times New Roman"/>
            <w:b/>
            <w:sz w:val="28"/>
            <w:szCs w:val="28"/>
            <w:rPrChange w:id="2322" w:author="Борис Гогинян" w:date="2020-05-29T21:57:00Z">
              <w:rPr>
                <w:rFonts w:ascii="Times New Roman" w:hAnsi="Times New Roman" w:cs="Times New Roman"/>
                <w:sz w:val="28"/>
                <w:szCs w:val="28"/>
              </w:rPr>
            </w:rPrChange>
          </w:rPr>
          <w:delText>)</w:delText>
        </w:r>
        <w:r w:rsidR="00866229" w:rsidRPr="00A31B71" w:rsidDel="0091212B">
          <w:rPr>
            <w:rFonts w:ascii="Times New Roman" w:hAnsi="Times New Roman" w:cs="Times New Roman"/>
            <w:b/>
            <w:sz w:val="28"/>
            <w:szCs w:val="28"/>
            <w:rPrChange w:id="2323" w:author="Борис Гогинян" w:date="2020-05-29T21:57:00Z">
              <w:rPr>
                <w:rFonts w:ascii="Times New Roman" w:hAnsi="Times New Roman" w:cs="Times New Roman"/>
                <w:sz w:val="28"/>
                <w:szCs w:val="28"/>
              </w:rPr>
            </w:rPrChange>
          </w:rPr>
          <w:delText xml:space="preserve"> </w:delText>
        </w:r>
      </w:del>
    </w:p>
    <w:p w14:paraId="21BEBA62" w14:textId="16621817" w:rsidR="00416637" w:rsidRPr="00AD4BD2" w:rsidDel="0091212B" w:rsidRDefault="00EE6102" w:rsidP="0091212B">
      <w:pPr>
        <w:spacing w:after="0" w:line="276" w:lineRule="auto"/>
        <w:ind w:firstLine="708"/>
        <w:contextualSpacing/>
        <w:jc w:val="center"/>
        <w:rPr>
          <w:del w:id="2324" w:author="Борис Гогинян" w:date="2020-05-30T16:28:00Z"/>
          <w:rFonts w:ascii="Times New Roman" w:hAnsi="Times New Roman" w:cs="Times New Roman"/>
          <w:sz w:val="28"/>
          <w:szCs w:val="28"/>
        </w:rPr>
        <w:pPrChange w:id="2325" w:author="Борис Гогинян" w:date="2020-05-30T16:28:00Z">
          <w:pPr>
            <w:spacing w:after="0" w:line="276" w:lineRule="auto"/>
            <w:ind w:firstLine="708"/>
          </w:pPr>
        </w:pPrChange>
      </w:pPr>
      <w:del w:id="2326" w:author="Борис Гогинян" w:date="2020-05-30T16:28:00Z">
        <w:r w:rsidRPr="00AD4BD2" w:rsidDel="0091212B">
          <w:rPr>
            <w:rFonts w:ascii="Times New Roman" w:hAnsi="Times New Roman" w:cs="Times New Roman"/>
            <w:sz w:val="28"/>
            <w:szCs w:val="28"/>
          </w:rPr>
          <w:delText xml:space="preserve">Применяется для уменьшения дисперсии интегралов вида </w:delText>
        </w:r>
        <m:oMath>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dx</m:t>
              </m:r>
            </m:e>
          </m:nary>
        </m:oMath>
        <w:r w:rsidRPr="00AD4BD2" w:rsidDel="0091212B">
          <w:rPr>
            <w:rFonts w:ascii="Times New Roman" w:hAnsi="Times New Roman" w:cs="Times New Roman"/>
            <w:sz w:val="28"/>
            <w:szCs w:val="28"/>
          </w:rPr>
          <w:delText>.</w:delText>
        </w:r>
      </w:del>
    </w:p>
    <w:p w14:paraId="04310F61" w14:textId="2A761D16" w:rsidR="00EE6102" w:rsidRPr="00AD4BD2" w:rsidDel="0091212B" w:rsidRDefault="00EE6102" w:rsidP="0091212B">
      <w:pPr>
        <w:spacing w:after="0" w:line="276" w:lineRule="auto"/>
        <w:contextualSpacing/>
        <w:jc w:val="center"/>
        <w:rPr>
          <w:del w:id="2327" w:author="Борис Гогинян" w:date="2020-05-30T16:28:00Z"/>
          <w:rFonts w:ascii="Times New Roman" w:hAnsi="Times New Roman" w:cs="Times New Roman"/>
          <w:sz w:val="28"/>
          <w:szCs w:val="28"/>
        </w:rPr>
        <w:pPrChange w:id="2328" w:author="Борис Гогинян" w:date="2020-05-30T16:28:00Z">
          <w:pPr>
            <w:spacing w:after="0" w:line="276" w:lineRule="auto"/>
          </w:pPr>
        </w:pPrChange>
      </w:pPr>
      <w:del w:id="2329" w:author="Борис Гогинян" w:date="2020-05-30T16:28:00Z">
        <w:r w:rsidRPr="00AD4BD2" w:rsidDel="0091212B">
          <w:rPr>
            <w:rFonts w:ascii="Times New Roman" w:hAnsi="Times New Roman" w:cs="Times New Roman"/>
            <w:sz w:val="28"/>
            <w:szCs w:val="28"/>
          </w:rPr>
          <w:delText>Целью является получение хотя бы одной функции плотности вероятности, которая будет похожа на форму подынтегральной функции.</w:delText>
        </w:r>
      </w:del>
    </w:p>
    <w:p w14:paraId="06FEE6F2" w14:textId="07494D5E" w:rsidR="00EE6102" w:rsidRPr="00AD4BD2" w:rsidDel="0091212B" w:rsidRDefault="00EE6102" w:rsidP="0091212B">
      <w:pPr>
        <w:spacing w:after="0" w:line="276" w:lineRule="auto"/>
        <w:contextualSpacing/>
        <w:jc w:val="center"/>
        <w:rPr>
          <w:del w:id="2330" w:author="Борис Гогинян" w:date="2020-05-30T16:28:00Z"/>
          <w:rFonts w:ascii="Times New Roman" w:hAnsi="Times New Roman" w:cs="Times New Roman"/>
          <w:sz w:val="28"/>
          <w:szCs w:val="28"/>
        </w:rPr>
        <w:pPrChange w:id="2331" w:author="Борис Гогинян" w:date="2020-05-30T16:28:00Z">
          <w:pPr>
            <w:spacing w:after="0" w:line="276" w:lineRule="auto"/>
          </w:pPr>
        </w:pPrChange>
      </w:pPr>
      <w:del w:id="2332" w:author="Борис Гогинян" w:date="2020-05-30T16:28:00Z">
        <w:r w:rsidRPr="00AD4BD2" w:rsidDel="0091212B">
          <w:rPr>
            <w:rFonts w:ascii="Times New Roman" w:hAnsi="Times New Roman" w:cs="Times New Roman"/>
            <w:sz w:val="28"/>
            <w:szCs w:val="28"/>
          </w:rPr>
          <w:delText xml:space="preserve">Пусть есть </w:delText>
        </w:r>
        <w:r w:rsidRPr="00AD4BD2" w:rsidDel="0091212B">
          <w:rPr>
            <w:rFonts w:ascii="Times New Roman" w:hAnsi="Times New Roman" w:cs="Times New Roman"/>
            <w:sz w:val="28"/>
            <w:szCs w:val="28"/>
            <w:lang w:val="en-US"/>
          </w:rPr>
          <w:delText>PDF</w:delText>
        </w:r>
        <w:r w:rsidRPr="00AD4BD2" w:rsidDel="0091212B">
          <w:rPr>
            <w:rFonts w:ascii="Times New Roman" w:hAnsi="Times New Roman" w:cs="Times New Roman"/>
            <w:sz w:val="28"/>
            <w:szCs w:val="28"/>
          </w:rPr>
          <w:delText xml:space="preserve"> </w:delTex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f</m:t>
              </m:r>
            </m:sub>
          </m:sSub>
        </m:oMath>
        <w:r w:rsidRPr="00AD4BD2" w:rsidDel="0091212B">
          <w:rPr>
            <w:rFonts w:ascii="Times New Roman" w:hAnsi="Times New Roman" w:cs="Times New Roman"/>
            <w:sz w:val="28"/>
            <w:szCs w:val="28"/>
          </w:rPr>
          <w:delText xml:space="preserve"> и  </w:delTex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g</m:t>
              </m:r>
            </m:sub>
          </m:sSub>
        </m:oMath>
        <w:r w:rsidRPr="00AD4BD2" w:rsidDel="0091212B">
          <w:rPr>
            <w:rFonts w:ascii="Times New Roman" w:hAnsi="Times New Roman" w:cs="Times New Roman"/>
            <w:sz w:val="28"/>
            <w:szCs w:val="28"/>
          </w:rPr>
          <w:delText xml:space="preserve"> функций </w:delText>
        </w:r>
        <m:oMath>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x</m:t>
              </m:r>
            </m:e>
          </m:d>
          <m:r>
            <w:rPr>
              <w:rFonts w:ascii="Cambria Math" w:hAnsi="Cambria Math" w:cs="Times New Roman"/>
              <w:sz w:val="28"/>
              <w:szCs w:val="28"/>
            </w:rPr>
            <m:t xml:space="preserve"> и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AD4BD2" w:rsidDel="0091212B">
          <w:rPr>
            <w:rFonts w:ascii="Times New Roman" w:hAnsi="Times New Roman" w:cs="Times New Roman"/>
            <w:sz w:val="28"/>
            <w:szCs w:val="28"/>
          </w:rPr>
          <w:delText xml:space="preserve"> соответственно.</w:delText>
        </w:r>
      </w:del>
    </w:p>
    <w:p w14:paraId="34367E08" w14:textId="5AA76413" w:rsidR="00EE6102" w:rsidRPr="00AD4BD2" w:rsidDel="0091212B" w:rsidRDefault="009F604A" w:rsidP="0091212B">
      <w:pPr>
        <w:spacing w:after="0" w:line="276" w:lineRule="auto"/>
        <w:contextualSpacing/>
        <w:jc w:val="center"/>
        <w:rPr>
          <w:del w:id="2333" w:author="Борис Гогинян" w:date="2020-05-30T16:28:00Z"/>
          <w:rFonts w:ascii="Times New Roman" w:hAnsi="Times New Roman" w:cs="Times New Roman"/>
          <w:sz w:val="28"/>
          <w:szCs w:val="28"/>
        </w:rPr>
        <w:pPrChange w:id="2334" w:author="Борис Гогинян" w:date="2020-05-30T16:28:00Z">
          <w:pPr>
            <w:spacing w:after="0" w:line="276" w:lineRule="auto"/>
          </w:pPr>
        </w:pPrChange>
      </w:pPr>
      <w:del w:id="2335" w:author="Борис Гогинян" w:date="2020-05-30T16:28:00Z">
        <w:r w:rsidRPr="00AD4BD2" w:rsidDel="0091212B">
          <w:rPr>
            <w:rFonts w:ascii="Times New Roman" w:hAnsi="Times New Roman" w:cs="Times New Roman"/>
            <w:sz w:val="28"/>
            <w:szCs w:val="28"/>
          </w:rPr>
          <w:delText>Тогда новое приближение</w:delText>
        </w:r>
        <w:r w:rsidR="00EE6102" w:rsidRPr="00AD4BD2" w:rsidDel="0091212B">
          <w:rPr>
            <w:rFonts w:ascii="Times New Roman" w:hAnsi="Times New Roman" w:cs="Times New Roman"/>
            <w:sz w:val="28"/>
            <w:szCs w:val="28"/>
          </w:rPr>
          <w:delText xml:space="preserve"> Монте-Карло имеет вид:</w:delText>
        </w:r>
      </w:del>
    </w:p>
    <w:p w14:paraId="6439DDE5" w14:textId="013AB224" w:rsidR="00836D2C" w:rsidRPr="00AD4BD2" w:rsidDel="0091212B" w:rsidRDefault="0099704B" w:rsidP="0091212B">
      <w:pPr>
        <w:spacing w:after="0" w:line="276" w:lineRule="auto"/>
        <w:contextualSpacing/>
        <w:jc w:val="center"/>
        <w:rPr>
          <w:del w:id="2336" w:author="Борис Гогинян" w:date="2020-05-30T16:28:00Z"/>
          <w:rFonts w:ascii="Times New Roman" w:hAnsi="Times New Roman" w:cs="Times New Roman"/>
          <w:color w:val="000000"/>
          <w:sz w:val="28"/>
          <w:szCs w:val="28"/>
          <w:shd w:val="clear" w:color="auto" w:fill="FFFFFF"/>
        </w:rPr>
        <w:pPrChange w:id="2337" w:author="Борис Гогинян" w:date="2020-05-30T16:28:00Z">
          <w:pPr>
            <w:spacing w:line="276" w:lineRule="auto"/>
          </w:pPr>
        </w:pPrChange>
      </w:pPr>
      <m:oMathPara>
        <m:oMath>
          <m:f>
            <m:fPr>
              <m:ctrlPr>
                <w:del w:id="2338" w:author="Борис Гогинян" w:date="2020-05-30T16:28:00Z">
                  <w:rPr>
                    <w:rFonts w:ascii="Cambria Math" w:hAnsi="Cambria Math" w:cs="Times New Roman"/>
                    <w:i/>
                    <w:sz w:val="28"/>
                    <w:szCs w:val="28"/>
                  </w:rPr>
                </w:del>
              </m:ctrlPr>
            </m:fPr>
            <m:num>
              <m:r>
                <w:del w:id="2339" w:author="Борис Гогинян" w:date="2020-05-30T16:28:00Z">
                  <w:rPr>
                    <w:rFonts w:ascii="Cambria Math" w:hAnsi="Cambria Math" w:cs="Times New Roman"/>
                    <w:sz w:val="28"/>
                    <w:szCs w:val="28"/>
                  </w:rPr>
                  <m:t>1</m:t>
                </w:del>
              </m:r>
            </m:num>
            <m:den>
              <m:sSub>
                <m:sSubPr>
                  <m:ctrlPr>
                    <w:del w:id="2340" w:author="Борис Гогинян" w:date="2020-05-30T16:28:00Z">
                      <w:rPr>
                        <w:rFonts w:ascii="Cambria Math" w:hAnsi="Cambria Math" w:cs="Times New Roman"/>
                        <w:i/>
                        <w:sz w:val="28"/>
                        <w:szCs w:val="28"/>
                        <w:lang w:val="en-US"/>
                      </w:rPr>
                    </w:del>
                  </m:ctrlPr>
                </m:sSubPr>
                <m:e>
                  <m:r>
                    <w:del w:id="2341" w:author="Борис Гогинян" w:date="2020-05-30T16:28:00Z">
                      <w:rPr>
                        <w:rFonts w:ascii="Cambria Math" w:hAnsi="Cambria Math" w:cs="Times New Roman"/>
                        <w:sz w:val="28"/>
                        <w:szCs w:val="28"/>
                        <w:lang w:val="en-US"/>
                      </w:rPr>
                      <m:t>n</m:t>
                    </w:del>
                  </m:r>
                </m:e>
                <m:sub>
                  <m:r>
                    <w:del w:id="2342" w:author="Борис Гогинян" w:date="2020-05-30T16:28:00Z">
                      <w:rPr>
                        <w:rFonts w:ascii="Cambria Math" w:hAnsi="Cambria Math" w:cs="Times New Roman"/>
                        <w:sz w:val="28"/>
                        <w:szCs w:val="28"/>
                        <w:lang w:val="en-US"/>
                      </w:rPr>
                      <m:t>f</m:t>
                    </w:del>
                  </m:r>
                </m:sub>
              </m:sSub>
            </m:den>
          </m:f>
          <m:nary>
            <m:naryPr>
              <m:chr m:val="∑"/>
              <m:limLoc m:val="undOvr"/>
              <m:ctrlPr>
                <w:del w:id="2343" w:author="Борис Гогинян" w:date="2020-05-30T16:28:00Z">
                  <w:rPr>
                    <w:rFonts w:ascii="Cambria Math" w:hAnsi="Cambria Math" w:cs="Times New Roman"/>
                    <w:i/>
                    <w:color w:val="000000"/>
                    <w:sz w:val="28"/>
                    <w:szCs w:val="28"/>
                    <w:shd w:val="clear" w:color="auto" w:fill="FFFFFF"/>
                  </w:rPr>
                </w:del>
              </m:ctrlPr>
            </m:naryPr>
            <m:sub>
              <m:r>
                <w:del w:id="2344" w:author="Борис Гогинян" w:date="2020-05-30T16:28:00Z">
                  <w:rPr>
                    <w:rFonts w:ascii="Cambria Math" w:hAnsi="Cambria Math" w:cs="Times New Roman"/>
                    <w:color w:val="000000"/>
                    <w:sz w:val="28"/>
                    <w:szCs w:val="28"/>
                    <w:shd w:val="clear" w:color="auto" w:fill="FFFFFF"/>
                  </w:rPr>
                  <m:t>i=1</m:t>
                </w:del>
              </m:r>
            </m:sub>
            <m:sup>
              <m:sSub>
                <m:sSubPr>
                  <m:ctrlPr>
                    <w:del w:id="2345" w:author="Борис Гогинян" w:date="2020-05-30T16:28:00Z">
                      <w:rPr>
                        <w:rFonts w:ascii="Cambria Math" w:hAnsi="Cambria Math" w:cs="Times New Roman"/>
                        <w:i/>
                        <w:color w:val="000000"/>
                        <w:sz w:val="28"/>
                        <w:szCs w:val="28"/>
                        <w:shd w:val="clear" w:color="auto" w:fill="FFFFFF"/>
                      </w:rPr>
                    </w:del>
                  </m:ctrlPr>
                </m:sSubPr>
                <m:e>
                  <m:r>
                    <w:del w:id="2346" w:author="Борис Гогинян" w:date="2020-05-30T16:28:00Z">
                      <w:rPr>
                        <w:rFonts w:ascii="Cambria Math" w:hAnsi="Cambria Math" w:cs="Times New Roman"/>
                        <w:color w:val="000000"/>
                        <w:sz w:val="28"/>
                        <w:szCs w:val="28"/>
                        <w:shd w:val="clear" w:color="auto" w:fill="FFFFFF"/>
                      </w:rPr>
                      <m:t>n</m:t>
                    </w:del>
                  </m:r>
                </m:e>
                <m:sub>
                  <m:r>
                    <w:del w:id="2347" w:author="Борис Гогинян" w:date="2020-05-30T16:28:00Z">
                      <w:rPr>
                        <w:rFonts w:ascii="Cambria Math" w:hAnsi="Cambria Math" w:cs="Times New Roman"/>
                        <w:color w:val="000000"/>
                        <w:sz w:val="28"/>
                        <w:szCs w:val="28"/>
                        <w:shd w:val="clear" w:color="auto" w:fill="FFFFFF"/>
                      </w:rPr>
                      <m:t>f</m:t>
                    </w:del>
                  </m:r>
                </m:sub>
              </m:sSub>
            </m:sup>
            <m:e>
              <m:f>
                <m:fPr>
                  <m:ctrlPr>
                    <w:del w:id="2348" w:author="Борис Гогинян" w:date="2020-05-30T16:28:00Z">
                      <w:rPr>
                        <w:rFonts w:ascii="Cambria Math" w:hAnsi="Cambria Math" w:cs="Times New Roman"/>
                        <w:i/>
                        <w:color w:val="000000"/>
                        <w:sz w:val="28"/>
                        <w:szCs w:val="28"/>
                        <w:shd w:val="clear" w:color="auto" w:fill="FFFFFF"/>
                      </w:rPr>
                    </w:del>
                  </m:ctrlPr>
                </m:fPr>
                <m:num>
                  <m:r>
                    <w:del w:id="2349" w:author="Борис Гогинян" w:date="2020-05-30T16:28:00Z">
                      <w:rPr>
                        <w:rFonts w:ascii="Cambria Math" w:hAnsi="Cambria Math" w:cs="Times New Roman"/>
                        <w:color w:val="000000"/>
                        <w:sz w:val="28"/>
                        <w:szCs w:val="28"/>
                        <w:shd w:val="clear" w:color="auto" w:fill="FFFFFF"/>
                      </w:rPr>
                      <m:t>f(</m:t>
                    </w:del>
                  </m:r>
                  <m:sSub>
                    <m:sSubPr>
                      <m:ctrlPr>
                        <w:del w:id="2350" w:author="Борис Гогинян" w:date="2020-05-30T16:28:00Z">
                          <w:rPr>
                            <w:rFonts w:ascii="Cambria Math" w:hAnsi="Cambria Math" w:cs="Times New Roman"/>
                            <w:i/>
                            <w:color w:val="000000"/>
                            <w:sz w:val="28"/>
                            <w:szCs w:val="28"/>
                            <w:shd w:val="clear" w:color="auto" w:fill="FFFFFF"/>
                          </w:rPr>
                        </w:del>
                      </m:ctrlPr>
                    </m:sSubPr>
                    <m:e>
                      <m:r>
                        <w:del w:id="2351" w:author="Борис Гогинян" w:date="2020-05-30T16:28:00Z">
                          <w:rPr>
                            <w:rFonts w:ascii="Cambria Math" w:hAnsi="Cambria Math" w:cs="Times New Roman"/>
                            <w:color w:val="000000"/>
                            <w:sz w:val="28"/>
                            <w:szCs w:val="28"/>
                            <w:shd w:val="clear" w:color="auto" w:fill="FFFFFF"/>
                          </w:rPr>
                          <m:t>X</m:t>
                        </w:del>
                      </m:r>
                    </m:e>
                    <m:sub>
                      <m:r>
                        <w:del w:id="2352" w:author="Борис Гогинян" w:date="2020-05-30T16:28:00Z">
                          <w:rPr>
                            <w:rFonts w:ascii="Cambria Math" w:hAnsi="Cambria Math" w:cs="Times New Roman"/>
                            <w:color w:val="000000"/>
                            <w:sz w:val="28"/>
                            <w:szCs w:val="28"/>
                            <w:shd w:val="clear" w:color="auto" w:fill="FFFFFF"/>
                          </w:rPr>
                          <m:t>i</m:t>
                        </w:del>
                      </m:r>
                    </m:sub>
                  </m:sSub>
                  <m:r>
                    <w:del w:id="2353" w:author="Борис Гогинян" w:date="2020-05-30T16:28:00Z">
                      <w:rPr>
                        <w:rFonts w:ascii="Cambria Math" w:hAnsi="Cambria Math" w:cs="Times New Roman"/>
                        <w:color w:val="000000"/>
                        <w:sz w:val="28"/>
                        <w:szCs w:val="28"/>
                        <w:shd w:val="clear" w:color="auto" w:fill="FFFFFF"/>
                      </w:rPr>
                      <m:t>)g(</m:t>
                    </w:del>
                  </m:r>
                  <m:sSub>
                    <m:sSubPr>
                      <m:ctrlPr>
                        <w:del w:id="2354" w:author="Борис Гогинян" w:date="2020-05-30T16:28:00Z">
                          <w:rPr>
                            <w:rFonts w:ascii="Cambria Math" w:hAnsi="Cambria Math" w:cs="Times New Roman"/>
                            <w:i/>
                            <w:color w:val="000000"/>
                            <w:sz w:val="28"/>
                            <w:szCs w:val="28"/>
                            <w:shd w:val="clear" w:color="auto" w:fill="FFFFFF"/>
                          </w:rPr>
                        </w:del>
                      </m:ctrlPr>
                    </m:sSubPr>
                    <m:e>
                      <m:r>
                        <w:del w:id="2355" w:author="Борис Гогинян" w:date="2020-05-30T16:28:00Z">
                          <w:rPr>
                            <w:rFonts w:ascii="Cambria Math" w:hAnsi="Cambria Math" w:cs="Times New Roman"/>
                            <w:color w:val="000000"/>
                            <w:sz w:val="28"/>
                            <w:szCs w:val="28"/>
                            <w:shd w:val="clear" w:color="auto" w:fill="FFFFFF"/>
                          </w:rPr>
                          <m:t>X</m:t>
                        </w:del>
                      </m:r>
                    </m:e>
                    <m:sub>
                      <m:r>
                        <w:del w:id="2356" w:author="Борис Гогинян" w:date="2020-05-30T16:28:00Z">
                          <w:rPr>
                            <w:rFonts w:ascii="Cambria Math" w:hAnsi="Cambria Math" w:cs="Times New Roman"/>
                            <w:color w:val="000000"/>
                            <w:sz w:val="28"/>
                            <w:szCs w:val="28"/>
                            <w:shd w:val="clear" w:color="auto" w:fill="FFFFFF"/>
                          </w:rPr>
                          <m:t>i</m:t>
                        </w:del>
                      </m:r>
                    </m:sub>
                  </m:sSub>
                  <m:r>
                    <w:del w:id="2357" w:author="Борис Гогинян" w:date="2020-05-30T16:28:00Z">
                      <w:rPr>
                        <w:rFonts w:ascii="Cambria Math" w:hAnsi="Cambria Math" w:cs="Times New Roman"/>
                        <w:color w:val="000000"/>
                        <w:sz w:val="28"/>
                        <w:szCs w:val="28"/>
                        <w:shd w:val="clear" w:color="auto" w:fill="FFFFFF"/>
                      </w:rPr>
                      <m:t>)</m:t>
                    </w:del>
                  </m:r>
                  <m:sSub>
                    <m:sSubPr>
                      <m:ctrlPr>
                        <w:del w:id="2358" w:author="Борис Гогинян" w:date="2020-05-30T16:28:00Z">
                          <w:rPr>
                            <w:rFonts w:ascii="Cambria Math" w:hAnsi="Cambria Math" w:cs="Times New Roman"/>
                            <w:i/>
                            <w:color w:val="000000"/>
                            <w:sz w:val="28"/>
                            <w:szCs w:val="28"/>
                            <w:shd w:val="clear" w:color="auto" w:fill="FFFFFF"/>
                          </w:rPr>
                        </w:del>
                      </m:ctrlPr>
                    </m:sSubPr>
                    <m:e>
                      <m:r>
                        <w:del w:id="2359" w:author="Борис Гогинян" w:date="2020-05-30T16:28:00Z">
                          <w:rPr>
                            <w:rFonts w:ascii="Cambria Math" w:hAnsi="Cambria Math" w:cs="Times New Roman"/>
                            <w:color w:val="000000"/>
                            <w:sz w:val="28"/>
                            <w:szCs w:val="28"/>
                            <w:shd w:val="clear" w:color="auto" w:fill="FFFFFF"/>
                          </w:rPr>
                          <m:t>ω</m:t>
                        </w:del>
                      </m:r>
                    </m:e>
                    <m:sub>
                      <m:r>
                        <w:del w:id="2360" w:author="Борис Гогинян" w:date="2020-05-30T16:28:00Z">
                          <w:rPr>
                            <w:rFonts w:ascii="Cambria Math" w:hAnsi="Cambria Math" w:cs="Times New Roman"/>
                            <w:color w:val="000000"/>
                            <w:sz w:val="28"/>
                            <w:szCs w:val="28"/>
                            <w:shd w:val="clear" w:color="auto" w:fill="FFFFFF"/>
                          </w:rPr>
                          <m:t>f</m:t>
                        </w:del>
                      </m:r>
                    </m:sub>
                  </m:sSub>
                  <m:r>
                    <w:del w:id="2361" w:author="Борис Гогинян" w:date="2020-05-30T16:28:00Z">
                      <w:rPr>
                        <w:rFonts w:ascii="Cambria Math" w:hAnsi="Cambria Math" w:cs="Times New Roman"/>
                        <w:color w:val="000000"/>
                        <w:sz w:val="28"/>
                        <w:szCs w:val="28"/>
                        <w:shd w:val="clear" w:color="auto" w:fill="FFFFFF"/>
                      </w:rPr>
                      <m:t>(</m:t>
                    </w:del>
                  </m:r>
                  <m:sSub>
                    <m:sSubPr>
                      <m:ctrlPr>
                        <w:del w:id="2362" w:author="Борис Гогинян" w:date="2020-05-30T16:28:00Z">
                          <w:rPr>
                            <w:rFonts w:ascii="Cambria Math" w:hAnsi="Cambria Math" w:cs="Times New Roman"/>
                            <w:i/>
                            <w:color w:val="000000"/>
                            <w:sz w:val="28"/>
                            <w:szCs w:val="28"/>
                            <w:shd w:val="clear" w:color="auto" w:fill="FFFFFF"/>
                          </w:rPr>
                        </w:del>
                      </m:ctrlPr>
                    </m:sSubPr>
                    <m:e>
                      <m:r>
                        <w:del w:id="2363" w:author="Борис Гогинян" w:date="2020-05-30T16:28:00Z">
                          <w:rPr>
                            <w:rFonts w:ascii="Cambria Math" w:hAnsi="Cambria Math" w:cs="Times New Roman"/>
                            <w:color w:val="000000"/>
                            <w:sz w:val="28"/>
                            <w:szCs w:val="28"/>
                            <w:shd w:val="clear" w:color="auto" w:fill="FFFFFF"/>
                          </w:rPr>
                          <m:t>X</m:t>
                        </w:del>
                      </m:r>
                    </m:e>
                    <m:sub>
                      <m:r>
                        <w:del w:id="2364" w:author="Борис Гогинян" w:date="2020-05-30T16:28:00Z">
                          <w:rPr>
                            <w:rFonts w:ascii="Cambria Math" w:hAnsi="Cambria Math" w:cs="Times New Roman"/>
                            <w:color w:val="000000"/>
                            <w:sz w:val="28"/>
                            <w:szCs w:val="28"/>
                            <w:shd w:val="clear" w:color="auto" w:fill="FFFFFF"/>
                          </w:rPr>
                          <m:t>i</m:t>
                        </w:del>
                      </m:r>
                    </m:sub>
                  </m:sSub>
                  <m:r>
                    <w:del w:id="2365" w:author="Борис Гогинян" w:date="2020-05-30T16:28:00Z">
                      <w:rPr>
                        <w:rFonts w:ascii="Cambria Math" w:hAnsi="Cambria Math" w:cs="Times New Roman"/>
                        <w:color w:val="000000"/>
                        <w:sz w:val="28"/>
                        <w:szCs w:val="28"/>
                        <w:shd w:val="clear" w:color="auto" w:fill="FFFFFF"/>
                      </w:rPr>
                      <m:t>)</m:t>
                    </w:del>
                  </m:r>
                </m:num>
                <m:den>
                  <m:sSub>
                    <m:sSubPr>
                      <m:ctrlPr>
                        <w:del w:id="2366" w:author="Борис Гогинян" w:date="2020-05-30T16:28:00Z">
                          <w:rPr>
                            <w:rFonts w:ascii="Cambria Math" w:hAnsi="Cambria Math" w:cs="Times New Roman"/>
                            <w:i/>
                            <w:color w:val="000000"/>
                            <w:sz w:val="28"/>
                            <w:szCs w:val="28"/>
                            <w:shd w:val="clear" w:color="auto" w:fill="FFFFFF"/>
                          </w:rPr>
                        </w:del>
                      </m:ctrlPr>
                    </m:sSubPr>
                    <m:e>
                      <m:r>
                        <w:del w:id="2367" w:author="Борис Гогинян" w:date="2020-05-30T16:28:00Z">
                          <w:rPr>
                            <w:rFonts w:ascii="Cambria Math" w:hAnsi="Cambria Math" w:cs="Times New Roman"/>
                            <w:color w:val="000000"/>
                            <w:sz w:val="28"/>
                            <w:szCs w:val="28"/>
                            <w:shd w:val="clear" w:color="auto" w:fill="FFFFFF"/>
                          </w:rPr>
                          <m:t>p</m:t>
                        </w:del>
                      </m:r>
                    </m:e>
                    <m:sub>
                      <m:r>
                        <w:del w:id="2368" w:author="Борис Гогинян" w:date="2020-05-30T16:28:00Z">
                          <w:rPr>
                            <w:rFonts w:ascii="Cambria Math" w:hAnsi="Cambria Math" w:cs="Times New Roman"/>
                            <w:color w:val="000000"/>
                            <w:sz w:val="28"/>
                            <w:szCs w:val="28"/>
                            <w:shd w:val="clear" w:color="auto" w:fill="FFFFFF"/>
                          </w:rPr>
                          <m:t>f</m:t>
                        </w:del>
                      </m:r>
                    </m:sub>
                  </m:sSub>
                  <m:r>
                    <w:del w:id="2369" w:author="Борис Гогинян" w:date="2020-05-30T16:28:00Z">
                      <w:rPr>
                        <w:rFonts w:ascii="Cambria Math" w:hAnsi="Cambria Math" w:cs="Times New Roman"/>
                        <w:color w:val="000000"/>
                        <w:sz w:val="28"/>
                        <w:szCs w:val="28"/>
                        <w:shd w:val="clear" w:color="auto" w:fill="FFFFFF"/>
                      </w:rPr>
                      <m:t>(</m:t>
                    </w:del>
                  </m:r>
                  <m:sSub>
                    <m:sSubPr>
                      <m:ctrlPr>
                        <w:del w:id="2370" w:author="Борис Гогинян" w:date="2020-05-30T16:28:00Z">
                          <w:rPr>
                            <w:rFonts w:ascii="Cambria Math" w:hAnsi="Cambria Math" w:cs="Times New Roman"/>
                            <w:i/>
                            <w:color w:val="000000"/>
                            <w:sz w:val="28"/>
                            <w:szCs w:val="28"/>
                            <w:shd w:val="clear" w:color="auto" w:fill="FFFFFF"/>
                          </w:rPr>
                        </w:del>
                      </m:ctrlPr>
                    </m:sSubPr>
                    <m:e>
                      <m:r>
                        <w:del w:id="2371" w:author="Борис Гогинян" w:date="2020-05-30T16:28:00Z">
                          <w:rPr>
                            <w:rFonts w:ascii="Cambria Math" w:hAnsi="Cambria Math" w:cs="Times New Roman"/>
                            <w:color w:val="000000"/>
                            <w:sz w:val="28"/>
                            <w:szCs w:val="28"/>
                            <w:shd w:val="clear" w:color="auto" w:fill="FFFFFF"/>
                          </w:rPr>
                          <m:t>X</m:t>
                        </w:del>
                      </m:r>
                    </m:e>
                    <m:sub>
                      <m:r>
                        <w:del w:id="2372" w:author="Борис Гогинян" w:date="2020-05-30T16:28:00Z">
                          <w:rPr>
                            <w:rFonts w:ascii="Cambria Math" w:hAnsi="Cambria Math" w:cs="Times New Roman"/>
                            <w:color w:val="000000"/>
                            <w:sz w:val="28"/>
                            <w:szCs w:val="28"/>
                            <w:shd w:val="clear" w:color="auto" w:fill="FFFFFF"/>
                          </w:rPr>
                          <m:t>i</m:t>
                        </w:del>
                      </m:r>
                    </m:sub>
                  </m:sSub>
                  <m:r>
                    <w:del w:id="2373" w:author="Борис Гогинян" w:date="2020-05-30T16:28:00Z">
                      <w:rPr>
                        <w:rFonts w:ascii="Cambria Math" w:hAnsi="Cambria Math" w:cs="Times New Roman"/>
                        <w:color w:val="000000"/>
                        <w:sz w:val="28"/>
                        <w:szCs w:val="28"/>
                        <w:shd w:val="clear" w:color="auto" w:fill="FFFFFF"/>
                      </w:rPr>
                      <m:t>)</m:t>
                    </w:del>
                  </m:r>
                </m:den>
              </m:f>
              <m:r>
                <w:del w:id="2374" w:author="Борис Гогинян" w:date="2020-05-30T16:28:00Z">
                  <w:rPr>
                    <w:rFonts w:ascii="Cambria Math" w:hAnsi="Cambria Math" w:cs="Times New Roman"/>
                    <w:color w:val="000000"/>
                    <w:sz w:val="28"/>
                    <w:szCs w:val="28"/>
                    <w:shd w:val="clear" w:color="auto" w:fill="FFFFFF"/>
                  </w:rPr>
                  <m:t xml:space="preserve">+ </m:t>
                </w:del>
              </m:r>
            </m:e>
          </m:nary>
          <m:f>
            <m:fPr>
              <m:ctrlPr>
                <w:del w:id="2375" w:author="Борис Гогинян" w:date="2020-05-30T16:28:00Z">
                  <w:rPr>
                    <w:rFonts w:ascii="Cambria Math" w:hAnsi="Cambria Math" w:cs="Times New Roman"/>
                    <w:i/>
                    <w:sz w:val="28"/>
                    <w:szCs w:val="28"/>
                  </w:rPr>
                </w:del>
              </m:ctrlPr>
            </m:fPr>
            <m:num>
              <m:r>
                <w:del w:id="2376" w:author="Борис Гогинян" w:date="2020-05-30T16:28:00Z">
                  <w:rPr>
                    <w:rFonts w:ascii="Cambria Math" w:hAnsi="Cambria Math" w:cs="Times New Roman"/>
                    <w:sz w:val="28"/>
                    <w:szCs w:val="28"/>
                  </w:rPr>
                  <m:t>1</m:t>
                </w:del>
              </m:r>
            </m:num>
            <m:den>
              <m:sSub>
                <m:sSubPr>
                  <m:ctrlPr>
                    <w:del w:id="2377" w:author="Борис Гогинян" w:date="2020-05-30T16:28:00Z">
                      <w:rPr>
                        <w:rFonts w:ascii="Cambria Math" w:hAnsi="Cambria Math" w:cs="Times New Roman"/>
                        <w:i/>
                        <w:sz w:val="28"/>
                        <w:szCs w:val="28"/>
                        <w:lang w:val="en-US"/>
                      </w:rPr>
                    </w:del>
                  </m:ctrlPr>
                </m:sSubPr>
                <m:e>
                  <m:r>
                    <w:del w:id="2378" w:author="Борис Гогинян" w:date="2020-05-30T16:28:00Z">
                      <w:rPr>
                        <w:rFonts w:ascii="Cambria Math" w:hAnsi="Cambria Math" w:cs="Times New Roman"/>
                        <w:sz w:val="28"/>
                        <w:szCs w:val="28"/>
                        <w:lang w:val="en-US"/>
                      </w:rPr>
                      <m:t>n</m:t>
                    </w:del>
                  </m:r>
                </m:e>
                <m:sub>
                  <m:r>
                    <w:del w:id="2379" w:author="Борис Гогинян" w:date="2020-05-30T16:28:00Z">
                      <w:rPr>
                        <w:rFonts w:ascii="Cambria Math" w:hAnsi="Cambria Math" w:cs="Times New Roman"/>
                        <w:sz w:val="28"/>
                        <w:szCs w:val="28"/>
                        <w:lang w:val="en-US"/>
                      </w:rPr>
                      <m:t>g</m:t>
                    </w:del>
                  </m:r>
                </m:sub>
              </m:sSub>
            </m:den>
          </m:f>
          <m:nary>
            <m:naryPr>
              <m:chr m:val="∑"/>
              <m:limLoc m:val="undOvr"/>
              <m:ctrlPr>
                <w:del w:id="2380" w:author="Борис Гогинян" w:date="2020-05-30T16:28:00Z">
                  <w:rPr>
                    <w:rFonts w:ascii="Cambria Math" w:hAnsi="Cambria Math" w:cs="Times New Roman"/>
                    <w:i/>
                    <w:color w:val="000000"/>
                    <w:sz w:val="28"/>
                    <w:szCs w:val="28"/>
                    <w:shd w:val="clear" w:color="auto" w:fill="FFFFFF"/>
                  </w:rPr>
                </w:del>
              </m:ctrlPr>
            </m:naryPr>
            <m:sub>
              <m:r>
                <w:del w:id="2381" w:author="Борис Гогинян" w:date="2020-05-30T16:28:00Z">
                  <w:rPr>
                    <w:rFonts w:ascii="Cambria Math" w:hAnsi="Cambria Math" w:cs="Times New Roman"/>
                    <w:color w:val="000000"/>
                    <w:sz w:val="28"/>
                    <w:szCs w:val="28"/>
                    <w:shd w:val="clear" w:color="auto" w:fill="FFFFFF"/>
                  </w:rPr>
                  <m:t>j=1</m:t>
                </w:del>
              </m:r>
            </m:sub>
            <m:sup>
              <m:sSub>
                <m:sSubPr>
                  <m:ctrlPr>
                    <w:del w:id="2382" w:author="Борис Гогинян" w:date="2020-05-30T16:28:00Z">
                      <w:rPr>
                        <w:rFonts w:ascii="Cambria Math" w:hAnsi="Cambria Math" w:cs="Times New Roman"/>
                        <w:i/>
                        <w:color w:val="000000"/>
                        <w:sz w:val="28"/>
                        <w:szCs w:val="28"/>
                        <w:shd w:val="clear" w:color="auto" w:fill="FFFFFF"/>
                      </w:rPr>
                    </w:del>
                  </m:ctrlPr>
                </m:sSubPr>
                <m:e>
                  <m:r>
                    <w:del w:id="2383" w:author="Борис Гогинян" w:date="2020-05-30T16:28:00Z">
                      <w:rPr>
                        <w:rFonts w:ascii="Cambria Math" w:hAnsi="Cambria Math" w:cs="Times New Roman"/>
                        <w:color w:val="000000"/>
                        <w:sz w:val="28"/>
                        <w:szCs w:val="28"/>
                        <w:shd w:val="clear" w:color="auto" w:fill="FFFFFF"/>
                      </w:rPr>
                      <m:t>n</m:t>
                    </w:del>
                  </m:r>
                </m:e>
                <m:sub>
                  <m:r>
                    <w:del w:id="2384" w:author="Борис Гогинян" w:date="2020-05-30T16:28:00Z">
                      <w:rPr>
                        <w:rFonts w:ascii="Cambria Math" w:hAnsi="Cambria Math" w:cs="Times New Roman"/>
                        <w:color w:val="000000"/>
                        <w:sz w:val="28"/>
                        <w:szCs w:val="28"/>
                        <w:shd w:val="clear" w:color="auto" w:fill="FFFFFF"/>
                      </w:rPr>
                      <m:t>g</m:t>
                    </w:del>
                  </m:r>
                </m:sub>
              </m:sSub>
            </m:sup>
            <m:e>
              <m:f>
                <m:fPr>
                  <m:ctrlPr>
                    <w:del w:id="2385" w:author="Борис Гогинян" w:date="2020-05-30T16:28:00Z">
                      <w:rPr>
                        <w:rFonts w:ascii="Cambria Math" w:hAnsi="Cambria Math" w:cs="Times New Roman"/>
                        <w:i/>
                        <w:color w:val="000000"/>
                        <w:sz w:val="28"/>
                        <w:szCs w:val="28"/>
                        <w:shd w:val="clear" w:color="auto" w:fill="FFFFFF"/>
                      </w:rPr>
                    </w:del>
                  </m:ctrlPr>
                </m:fPr>
                <m:num>
                  <m:r>
                    <w:del w:id="2386" w:author="Борис Гогинян" w:date="2020-05-30T16:28:00Z">
                      <w:rPr>
                        <w:rFonts w:ascii="Cambria Math" w:hAnsi="Cambria Math" w:cs="Times New Roman"/>
                        <w:color w:val="000000"/>
                        <w:sz w:val="28"/>
                        <w:szCs w:val="28"/>
                        <w:shd w:val="clear" w:color="auto" w:fill="FFFFFF"/>
                      </w:rPr>
                      <m:t>f(</m:t>
                    </w:del>
                  </m:r>
                  <m:sSub>
                    <m:sSubPr>
                      <m:ctrlPr>
                        <w:del w:id="2387" w:author="Борис Гогинян" w:date="2020-05-30T16:28:00Z">
                          <w:rPr>
                            <w:rFonts w:ascii="Cambria Math" w:hAnsi="Cambria Math" w:cs="Times New Roman"/>
                            <w:i/>
                            <w:color w:val="000000"/>
                            <w:sz w:val="28"/>
                            <w:szCs w:val="28"/>
                            <w:shd w:val="clear" w:color="auto" w:fill="FFFFFF"/>
                          </w:rPr>
                        </w:del>
                      </m:ctrlPr>
                    </m:sSubPr>
                    <m:e>
                      <m:r>
                        <w:del w:id="2388" w:author="Борис Гогинян" w:date="2020-05-30T16:28:00Z">
                          <w:rPr>
                            <w:rFonts w:ascii="Cambria Math" w:hAnsi="Cambria Math" w:cs="Times New Roman"/>
                            <w:color w:val="000000"/>
                            <w:sz w:val="28"/>
                            <w:szCs w:val="28"/>
                            <w:shd w:val="clear" w:color="auto" w:fill="FFFFFF"/>
                          </w:rPr>
                          <m:t>Y</m:t>
                        </w:del>
                      </m:r>
                    </m:e>
                    <m:sub>
                      <m:r>
                        <w:del w:id="2389" w:author="Борис Гогинян" w:date="2020-05-30T16:28:00Z">
                          <w:rPr>
                            <w:rFonts w:ascii="Cambria Math" w:hAnsi="Cambria Math" w:cs="Times New Roman"/>
                            <w:color w:val="000000"/>
                            <w:sz w:val="28"/>
                            <w:szCs w:val="28"/>
                            <w:shd w:val="clear" w:color="auto" w:fill="FFFFFF"/>
                          </w:rPr>
                          <m:t>j</m:t>
                        </w:del>
                      </m:r>
                    </m:sub>
                  </m:sSub>
                  <m:r>
                    <w:del w:id="2390" w:author="Борис Гогинян" w:date="2020-05-30T16:28:00Z">
                      <w:rPr>
                        <w:rFonts w:ascii="Cambria Math" w:hAnsi="Cambria Math" w:cs="Times New Roman"/>
                        <w:color w:val="000000"/>
                        <w:sz w:val="28"/>
                        <w:szCs w:val="28"/>
                        <w:shd w:val="clear" w:color="auto" w:fill="FFFFFF"/>
                      </w:rPr>
                      <m:t>)g(</m:t>
                    </w:del>
                  </m:r>
                  <m:sSub>
                    <m:sSubPr>
                      <m:ctrlPr>
                        <w:del w:id="2391" w:author="Борис Гогинян" w:date="2020-05-30T16:28:00Z">
                          <w:rPr>
                            <w:rFonts w:ascii="Cambria Math" w:hAnsi="Cambria Math" w:cs="Times New Roman"/>
                            <w:i/>
                            <w:color w:val="000000"/>
                            <w:sz w:val="28"/>
                            <w:szCs w:val="28"/>
                            <w:shd w:val="clear" w:color="auto" w:fill="FFFFFF"/>
                          </w:rPr>
                        </w:del>
                      </m:ctrlPr>
                    </m:sSubPr>
                    <m:e>
                      <m:r>
                        <w:del w:id="2392" w:author="Борис Гогинян" w:date="2020-05-30T16:28:00Z">
                          <w:rPr>
                            <w:rFonts w:ascii="Cambria Math" w:hAnsi="Cambria Math" w:cs="Times New Roman"/>
                            <w:color w:val="000000"/>
                            <w:sz w:val="28"/>
                            <w:szCs w:val="28"/>
                            <w:shd w:val="clear" w:color="auto" w:fill="FFFFFF"/>
                          </w:rPr>
                          <m:t>Y</m:t>
                        </w:del>
                      </m:r>
                    </m:e>
                    <m:sub>
                      <m:r>
                        <w:del w:id="2393" w:author="Борис Гогинян" w:date="2020-05-30T16:28:00Z">
                          <w:rPr>
                            <w:rFonts w:ascii="Cambria Math" w:hAnsi="Cambria Math" w:cs="Times New Roman"/>
                            <w:color w:val="000000"/>
                            <w:sz w:val="28"/>
                            <w:szCs w:val="28"/>
                            <w:shd w:val="clear" w:color="auto" w:fill="FFFFFF"/>
                          </w:rPr>
                          <m:t>j</m:t>
                        </w:del>
                      </m:r>
                    </m:sub>
                  </m:sSub>
                  <m:r>
                    <w:del w:id="2394" w:author="Борис Гогинян" w:date="2020-05-30T16:28:00Z">
                      <w:rPr>
                        <w:rFonts w:ascii="Cambria Math" w:hAnsi="Cambria Math" w:cs="Times New Roman"/>
                        <w:color w:val="000000"/>
                        <w:sz w:val="28"/>
                        <w:szCs w:val="28"/>
                        <w:shd w:val="clear" w:color="auto" w:fill="FFFFFF"/>
                      </w:rPr>
                      <m:t>)</m:t>
                    </w:del>
                  </m:r>
                  <m:sSub>
                    <m:sSubPr>
                      <m:ctrlPr>
                        <w:del w:id="2395" w:author="Борис Гогинян" w:date="2020-05-30T16:28:00Z">
                          <w:rPr>
                            <w:rFonts w:ascii="Cambria Math" w:hAnsi="Cambria Math" w:cs="Times New Roman"/>
                            <w:i/>
                            <w:color w:val="000000"/>
                            <w:sz w:val="28"/>
                            <w:szCs w:val="28"/>
                            <w:shd w:val="clear" w:color="auto" w:fill="FFFFFF"/>
                          </w:rPr>
                        </w:del>
                      </m:ctrlPr>
                    </m:sSubPr>
                    <m:e>
                      <m:r>
                        <w:del w:id="2396" w:author="Борис Гогинян" w:date="2020-05-30T16:28:00Z">
                          <w:rPr>
                            <w:rFonts w:ascii="Cambria Math" w:hAnsi="Cambria Math" w:cs="Times New Roman"/>
                            <w:color w:val="000000"/>
                            <w:sz w:val="28"/>
                            <w:szCs w:val="28"/>
                            <w:shd w:val="clear" w:color="auto" w:fill="FFFFFF"/>
                          </w:rPr>
                          <m:t>ω</m:t>
                        </w:del>
                      </m:r>
                    </m:e>
                    <m:sub>
                      <m:r>
                        <w:del w:id="2397" w:author="Борис Гогинян" w:date="2020-05-30T16:28:00Z">
                          <w:rPr>
                            <w:rFonts w:ascii="Cambria Math" w:hAnsi="Cambria Math" w:cs="Times New Roman"/>
                            <w:color w:val="000000"/>
                            <w:sz w:val="28"/>
                            <w:szCs w:val="28"/>
                            <w:shd w:val="clear" w:color="auto" w:fill="FFFFFF"/>
                          </w:rPr>
                          <m:t>g</m:t>
                        </w:del>
                      </m:r>
                    </m:sub>
                  </m:sSub>
                  <m:r>
                    <w:del w:id="2398" w:author="Борис Гогинян" w:date="2020-05-30T16:28:00Z">
                      <w:rPr>
                        <w:rFonts w:ascii="Cambria Math" w:hAnsi="Cambria Math" w:cs="Times New Roman"/>
                        <w:color w:val="000000"/>
                        <w:sz w:val="28"/>
                        <w:szCs w:val="28"/>
                        <w:shd w:val="clear" w:color="auto" w:fill="FFFFFF"/>
                      </w:rPr>
                      <m:t>(</m:t>
                    </w:del>
                  </m:r>
                  <m:sSub>
                    <m:sSubPr>
                      <m:ctrlPr>
                        <w:del w:id="2399" w:author="Борис Гогинян" w:date="2020-05-30T16:28:00Z">
                          <w:rPr>
                            <w:rFonts w:ascii="Cambria Math" w:hAnsi="Cambria Math" w:cs="Times New Roman"/>
                            <w:i/>
                            <w:color w:val="000000"/>
                            <w:sz w:val="28"/>
                            <w:szCs w:val="28"/>
                            <w:shd w:val="clear" w:color="auto" w:fill="FFFFFF"/>
                          </w:rPr>
                        </w:del>
                      </m:ctrlPr>
                    </m:sSubPr>
                    <m:e>
                      <m:r>
                        <w:del w:id="2400" w:author="Борис Гогинян" w:date="2020-05-30T16:28:00Z">
                          <w:rPr>
                            <w:rFonts w:ascii="Cambria Math" w:hAnsi="Cambria Math" w:cs="Times New Roman"/>
                            <w:color w:val="000000"/>
                            <w:sz w:val="28"/>
                            <w:szCs w:val="28"/>
                            <w:shd w:val="clear" w:color="auto" w:fill="FFFFFF"/>
                          </w:rPr>
                          <m:t>Y</m:t>
                        </w:del>
                      </m:r>
                    </m:e>
                    <m:sub>
                      <m:r>
                        <w:del w:id="2401" w:author="Борис Гогинян" w:date="2020-05-30T16:28:00Z">
                          <w:rPr>
                            <w:rFonts w:ascii="Cambria Math" w:hAnsi="Cambria Math" w:cs="Times New Roman"/>
                            <w:color w:val="000000"/>
                            <w:sz w:val="28"/>
                            <w:szCs w:val="28"/>
                            <w:shd w:val="clear" w:color="auto" w:fill="FFFFFF"/>
                          </w:rPr>
                          <m:t>j</m:t>
                        </w:del>
                      </m:r>
                    </m:sub>
                  </m:sSub>
                  <m:r>
                    <w:del w:id="2402" w:author="Борис Гогинян" w:date="2020-05-30T16:28:00Z">
                      <w:rPr>
                        <w:rFonts w:ascii="Cambria Math" w:hAnsi="Cambria Math" w:cs="Times New Roman"/>
                        <w:color w:val="000000"/>
                        <w:sz w:val="28"/>
                        <w:szCs w:val="28"/>
                        <w:shd w:val="clear" w:color="auto" w:fill="FFFFFF"/>
                      </w:rPr>
                      <m:t>)</m:t>
                    </w:del>
                  </m:r>
                </m:num>
                <m:den>
                  <m:sSub>
                    <m:sSubPr>
                      <m:ctrlPr>
                        <w:del w:id="2403" w:author="Борис Гогинян" w:date="2020-05-30T16:28:00Z">
                          <w:rPr>
                            <w:rFonts w:ascii="Cambria Math" w:hAnsi="Cambria Math" w:cs="Times New Roman"/>
                            <w:i/>
                            <w:color w:val="000000"/>
                            <w:sz w:val="28"/>
                            <w:szCs w:val="28"/>
                            <w:shd w:val="clear" w:color="auto" w:fill="FFFFFF"/>
                          </w:rPr>
                        </w:del>
                      </m:ctrlPr>
                    </m:sSubPr>
                    <m:e>
                      <m:r>
                        <w:del w:id="2404" w:author="Борис Гогинян" w:date="2020-05-30T16:28:00Z">
                          <w:rPr>
                            <w:rFonts w:ascii="Cambria Math" w:hAnsi="Cambria Math" w:cs="Times New Roman"/>
                            <w:color w:val="000000"/>
                            <w:sz w:val="28"/>
                            <w:szCs w:val="28"/>
                            <w:shd w:val="clear" w:color="auto" w:fill="FFFFFF"/>
                          </w:rPr>
                          <m:t>p</m:t>
                        </w:del>
                      </m:r>
                    </m:e>
                    <m:sub>
                      <m:r>
                        <w:del w:id="2405" w:author="Борис Гогинян" w:date="2020-05-30T16:28:00Z">
                          <w:rPr>
                            <w:rFonts w:ascii="Cambria Math" w:hAnsi="Cambria Math" w:cs="Times New Roman"/>
                            <w:color w:val="000000"/>
                            <w:sz w:val="28"/>
                            <w:szCs w:val="28"/>
                            <w:shd w:val="clear" w:color="auto" w:fill="FFFFFF"/>
                          </w:rPr>
                          <m:t>g</m:t>
                        </w:del>
                      </m:r>
                    </m:sub>
                  </m:sSub>
                  <m:r>
                    <w:del w:id="2406" w:author="Борис Гогинян" w:date="2020-05-30T16:28:00Z">
                      <w:rPr>
                        <w:rFonts w:ascii="Cambria Math" w:hAnsi="Cambria Math" w:cs="Times New Roman"/>
                        <w:color w:val="000000"/>
                        <w:sz w:val="28"/>
                        <w:szCs w:val="28"/>
                        <w:shd w:val="clear" w:color="auto" w:fill="FFFFFF"/>
                      </w:rPr>
                      <m:t>(</m:t>
                    </w:del>
                  </m:r>
                  <m:sSub>
                    <m:sSubPr>
                      <m:ctrlPr>
                        <w:del w:id="2407" w:author="Борис Гогинян" w:date="2020-05-30T16:28:00Z">
                          <w:rPr>
                            <w:rFonts w:ascii="Cambria Math" w:hAnsi="Cambria Math" w:cs="Times New Roman"/>
                            <w:i/>
                            <w:color w:val="000000"/>
                            <w:sz w:val="28"/>
                            <w:szCs w:val="28"/>
                            <w:shd w:val="clear" w:color="auto" w:fill="FFFFFF"/>
                          </w:rPr>
                        </w:del>
                      </m:ctrlPr>
                    </m:sSubPr>
                    <m:e>
                      <m:r>
                        <w:del w:id="2408" w:author="Борис Гогинян" w:date="2020-05-30T16:28:00Z">
                          <w:rPr>
                            <w:rFonts w:ascii="Cambria Math" w:hAnsi="Cambria Math" w:cs="Times New Roman"/>
                            <w:color w:val="000000"/>
                            <w:sz w:val="28"/>
                            <w:szCs w:val="28"/>
                            <w:shd w:val="clear" w:color="auto" w:fill="FFFFFF"/>
                          </w:rPr>
                          <m:t>Y</m:t>
                        </w:del>
                      </m:r>
                    </m:e>
                    <m:sub>
                      <m:r>
                        <w:del w:id="2409" w:author="Борис Гогинян" w:date="2020-05-30T16:28:00Z">
                          <w:rPr>
                            <w:rFonts w:ascii="Cambria Math" w:hAnsi="Cambria Math" w:cs="Times New Roman"/>
                            <w:color w:val="000000"/>
                            <w:sz w:val="28"/>
                            <w:szCs w:val="28"/>
                            <w:shd w:val="clear" w:color="auto" w:fill="FFFFFF"/>
                          </w:rPr>
                          <m:t>j</m:t>
                        </w:del>
                      </m:r>
                    </m:sub>
                  </m:sSub>
                  <m:r>
                    <w:del w:id="2410" w:author="Борис Гогинян" w:date="2020-05-30T16:28:00Z">
                      <w:rPr>
                        <w:rFonts w:ascii="Cambria Math" w:hAnsi="Cambria Math" w:cs="Times New Roman"/>
                        <w:color w:val="000000"/>
                        <w:sz w:val="28"/>
                        <w:szCs w:val="28"/>
                        <w:shd w:val="clear" w:color="auto" w:fill="FFFFFF"/>
                      </w:rPr>
                      <m:t>)</m:t>
                    </w:del>
                  </m:r>
                </m:den>
              </m:f>
              <m:r>
                <w:del w:id="2411" w:author="Борис Гогинян" w:date="2020-05-30T16:28:00Z">
                  <w:rPr>
                    <w:rFonts w:ascii="Cambria Math" w:hAnsi="Cambria Math" w:cs="Times New Roman"/>
                    <w:color w:val="000000"/>
                    <w:sz w:val="28"/>
                    <w:szCs w:val="28"/>
                    <w:shd w:val="clear" w:color="auto" w:fill="FFFFFF"/>
                  </w:rPr>
                  <m:t xml:space="preserve"> </m:t>
                </w:del>
              </m:r>
            </m:e>
          </m:nary>
        </m:oMath>
      </m:oMathPara>
    </w:p>
    <w:p w14:paraId="70AD14DF" w14:textId="3F4FB9B4" w:rsidR="00836D2C" w:rsidRPr="00B12333" w:rsidDel="0091212B" w:rsidRDefault="00836D2C" w:rsidP="0091212B">
      <w:pPr>
        <w:spacing w:after="0" w:line="276" w:lineRule="auto"/>
        <w:contextualSpacing/>
        <w:jc w:val="center"/>
        <w:rPr>
          <w:del w:id="2412" w:author="Борис Гогинян" w:date="2020-05-30T16:28:00Z"/>
          <w:rFonts w:ascii="Times New Roman" w:hAnsi="Times New Roman" w:cs="Times New Roman"/>
          <w:color w:val="000000"/>
          <w:sz w:val="28"/>
          <w:szCs w:val="28"/>
          <w:shd w:val="clear" w:color="auto" w:fill="FFFFFF"/>
        </w:rPr>
        <w:pPrChange w:id="2413" w:author="Борис Гогинян" w:date="2020-05-30T16:28:00Z">
          <w:pPr>
            <w:spacing w:line="276" w:lineRule="auto"/>
          </w:pPr>
        </w:pPrChange>
      </w:pPr>
      <w:del w:id="2414" w:author="Борис Гогинян" w:date="2020-05-30T16:28:00Z">
        <w:r w:rsidRPr="00B12333" w:rsidDel="0091212B">
          <w:rPr>
            <w:rFonts w:ascii="Times New Roman" w:hAnsi="Times New Roman" w:cs="Times New Roman"/>
            <w:color w:val="000000"/>
            <w:sz w:val="28"/>
            <w:szCs w:val="28"/>
            <w:shd w:val="clear" w:color="auto" w:fill="FFFFFF"/>
          </w:rPr>
          <w:delText xml:space="preserve">где </w:delTex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B12333" w:rsidDel="0091212B">
          <w:rPr>
            <w:rFonts w:ascii="Times New Roman" w:hAnsi="Times New Roman" w:cs="Times New Roman"/>
            <w:sz w:val="28"/>
            <w:szCs w:val="28"/>
          </w:rPr>
          <w:delText xml:space="preserve"> – кол-во случайных величин, распределенных в соответствии с плотностью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B12333" w:rsidDel="0091212B">
          <w:rPr>
            <w:rFonts w:ascii="Times New Roman" w:hAnsi="Times New Roman" w:cs="Times New Roman"/>
            <w:color w:val="000000"/>
            <w:sz w:val="28"/>
            <w:szCs w:val="28"/>
            <w:shd w:val="clear" w:color="auto" w:fill="FFFFFF"/>
          </w:rPr>
          <w:delText>;</w:delText>
        </w:r>
      </w:del>
    </w:p>
    <w:p w14:paraId="50502719" w14:textId="0FFC2EB8" w:rsidR="00836D2C" w:rsidRPr="00B12333" w:rsidDel="0091212B" w:rsidRDefault="0099704B" w:rsidP="0091212B">
      <w:pPr>
        <w:spacing w:after="0" w:line="276" w:lineRule="auto"/>
        <w:contextualSpacing/>
        <w:jc w:val="center"/>
        <w:rPr>
          <w:del w:id="2415" w:author="Борис Гогинян" w:date="2020-05-30T16:28:00Z"/>
          <w:rFonts w:ascii="Times New Roman" w:hAnsi="Times New Roman" w:cs="Times New Roman"/>
          <w:color w:val="000000"/>
          <w:sz w:val="28"/>
          <w:szCs w:val="28"/>
          <w:shd w:val="clear" w:color="auto" w:fill="FFFFFF"/>
        </w:rPr>
        <w:pPrChange w:id="2416" w:author="Борис Гогинян" w:date="2020-05-30T16:28:00Z">
          <w:pPr>
            <w:spacing w:line="276" w:lineRule="auto"/>
          </w:pPr>
        </w:pPrChange>
      </w:pPr>
      <m:oMath>
        <m:sSub>
          <m:sSubPr>
            <m:ctrlPr>
              <w:del w:id="2417" w:author="Борис Гогинян" w:date="2020-05-30T16:28:00Z">
                <w:rPr>
                  <w:rFonts w:ascii="Cambria Math" w:hAnsi="Cambria Math" w:cs="Times New Roman"/>
                  <w:i/>
                  <w:sz w:val="28"/>
                  <w:szCs w:val="28"/>
                  <w:lang w:val="en-US"/>
                </w:rPr>
              </w:del>
            </m:ctrlPr>
          </m:sSubPr>
          <m:e>
            <m:r>
              <w:del w:id="2418" w:author="Борис Гогинян" w:date="2020-05-30T16:28:00Z">
                <w:rPr>
                  <w:rFonts w:ascii="Cambria Math" w:hAnsi="Cambria Math" w:cs="Times New Roman"/>
                  <w:sz w:val="28"/>
                  <w:szCs w:val="28"/>
                  <w:lang w:val="en-US"/>
                </w:rPr>
                <m:t>n</m:t>
              </w:del>
            </m:r>
          </m:e>
          <m:sub>
            <m:r>
              <w:del w:id="2419" w:author="Борис Гогинян" w:date="2020-05-30T16:28:00Z">
                <w:rPr>
                  <w:rFonts w:ascii="Cambria Math" w:hAnsi="Cambria Math" w:cs="Times New Roman"/>
                  <w:sz w:val="28"/>
                  <w:szCs w:val="28"/>
                  <w:lang w:val="en-US"/>
                </w:rPr>
                <m:t>g</m:t>
              </w:del>
            </m:r>
          </m:sub>
        </m:sSub>
      </m:oMath>
      <w:del w:id="2420" w:author="Борис Гогинян" w:date="2020-05-30T16:28:00Z">
        <w:r w:rsidR="00836D2C" w:rsidRPr="00B12333" w:rsidDel="0091212B">
          <w:rPr>
            <w:rFonts w:ascii="Times New Roman" w:hAnsi="Times New Roman" w:cs="Times New Roman"/>
            <w:sz w:val="28"/>
            <w:szCs w:val="28"/>
          </w:rPr>
          <w:delText xml:space="preserve"> – кол-во случайных величин, распределенных в соответствии с плотностью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B12333" w:rsidDel="0091212B">
          <w:rPr>
            <w:rFonts w:ascii="Times New Roman" w:hAnsi="Times New Roman" w:cs="Times New Roman"/>
            <w:color w:val="000000"/>
            <w:sz w:val="28"/>
            <w:szCs w:val="28"/>
            <w:shd w:val="clear" w:color="auto" w:fill="FFFFFF"/>
          </w:rPr>
          <w:delText>;</w:delText>
        </w:r>
      </w:del>
    </w:p>
    <w:p w14:paraId="79064331" w14:textId="37248E72" w:rsidR="00836D2C" w:rsidRPr="00AD4BD2" w:rsidDel="0091212B" w:rsidRDefault="0099704B" w:rsidP="0091212B">
      <w:pPr>
        <w:spacing w:after="0" w:line="276" w:lineRule="auto"/>
        <w:contextualSpacing/>
        <w:jc w:val="center"/>
        <w:rPr>
          <w:del w:id="2421" w:author="Борис Гогинян" w:date="2020-05-30T16:28:00Z"/>
          <w:rFonts w:ascii="Times New Roman" w:hAnsi="Times New Roman" w:cs="Times New Roman"/>
          <w:color w:val="000000"/>
          <w:sz w:val="28"/>
          <w:szCs w:val="28"/>
          <w:shd w:val="clear" w:color="auto" w:fill="FFFFFF"/>
        </w:rPr>
        <w:pPrChange w:id="2422" w:author="Борис Гогинян" w:date="2020-05-30T16:28:00Z">
          <w:pPr>
            <w:spacing w:line="276" w:lineRule="auto"/>
          </w:pPr>
        </w:pPrChange>
      </w:pPr>
      <m:oMath>
        <m:sSub>
          <m:sSubPr>
            <m:ctrlPr>
              <w:del w:id="2423" w:author="Борис Гогинян" w:date="2020-05-30T16:28:00Z">
                <w:rPr>
                  <w:rFonts w:ascii="Cambria Math" w:hAnsi="Cambria Math" w:cs="Times New Roman"/>
                  <w:i/>
                  <w:color w:val="000000"/>
                  <w:sz w:val="28"/>
                  <w:szCs w:val="28"/>
                  <w:shd w:val="clear" w:color="auto" w:fill="FFFFFF"/>
                </w:rPr>
              </w:del>
            </m:ctrlPr>
          </m:sSubPr>
          <m:e>
            <m:r>
              <w:del w:id="2424" w:author="Борис Гогинян" w:date="2020-05-30T16:28:00Z">
                <w:rPr>
                  <w:rFonts w:ascii="Cambria Math" w:hAnsi="Cambria Math" w:cs="Times New Roman"/>
                  <w:color w:val="000000"/>
                  <w:sz w:val="28"/>
                  <w:szCs w:val="28"/>
                  <w:shd w:val="clear" w:color="auto" w:fill="FFFFFF"/>
                </w:rPr>
                <m:t>ω</m:t>
              </w:del>
            </m:r>
          </m:e>
          <m:sub>
            <m:r>
              <w:del w:id="2425" w:author="Борис Гогинян" w:date="2020-05-30T16:28:00Z">
                <w:rPr>
                  <w:rFonts w:ascii="Cambria Math" w:hAnsi="Cambria Math" w:cs="Times New Roman"/>
                  <w:color w:val="000000"/>
                  <w:sz w:val="28"/>
                  <w:szCs w:val="28"/>
                  <w:shd w:val="clear" w:color="auto" w:fill="FFFFFF"/>
                </w:rPr>
                <m:t>f</m:t>
              </w:del>
            </m:r>
          </m:sub>
        </m:sSub>
        <m:r>
          <w:del w:id="2426" w:author="Борис Гогинян" w:date="2020-05-30T16:28:00Z">
            <w:rPr>
              <w:rFonts w:ascii="Cambria Math" w:hAnsi="Cambria Math" w:cs="Times New Roman"/>
              <w:color w:val="000000"/>
              <w:sz w:val="28"/>
              <w:szCs w:val="28"/>
              <w:shd w:val="clear" w:color="auto" w:fill="FFFFFF"/>
            </w:rPr>
            <m:t xml:space="preserve">, </m:t>
          </w:del>
        </m:r>
        <m:sSub>
          <m:sSubPr>
            <m:ctrlPr>
              <w:del w:id="2427" w:author="Борис Гогинян" w:date="2020-05-30T16:28:00Z">
                <w:rPr>
                  <w:rFonts w:ascii="Cambria Math" w:hAnsi="Cambria Math" w:cs="Times New Roman"/>
                  <w:i/>
                  <w:color w:val="000000"/>
                  <w:sz w:val="28"/>
                  <w:szCs w:val="28"/>
                  <w:shd w:val="clear" w:color="auto" w:fill="FFFFFF"/>
                </w:rPr>
              </w:del>
            </m:ctrlPr>
          </m:sSubPr>
          <m:e>
            <m:r>
              <w:del w:id="2428" w:author="Борис Гогинян" w:date="2020-05-30T16:28:00Z">
                <w:rPr>
                  <w:rFonts w:ascii="Cambria Math" w:hAnsi="Cambria Math" w:cs="Times New Roman"/>
                  <w:color w:val="000000"/>
                  <w:sz w:val="28"/>
                  <w:szCs w:val="28"/>
                  <w:shd w:val="clear" w:color="auto" w:fill="FFFFFF"/>
                </w:rPr>
                <m:t>ω</m:t>
              </w:del>
            </m:r>
          </m:e>
          <m:sub>
            <m:r>
              <w:del w:id="2429" w:author="Борис Гогинян" w:date="2020-05-30T16:28:00Z">
                <w:rPr>
                  <w:rFonts w:ascii="Cambria Math" w:hAnsi="Cambria Math" w:cs="Times New Roman"/>
                  <w:color w:val="000000"/>
                  <w:sz w:val="28"/>
                  <w:szCs w:val="28"/>
                  <w:shd w:val="clear" w:color="auto" w:fill="FFFFFF"/>
                </w:rPr>
                <m:t>g</m:t>
              </w:del>
            </m:r>
          </m:sub>
        </m:sSub>
      </m:oMath>
      <w:del w:id="2430" w:author="Борис Гогинян" w:date="2020-05-30T16:28:00Z">
        <w:r w:rsidR="00836D2C" w:rsidRPr="00AD4BD2" w:rsidDel="0091212B">
          <w:rPr>
            <w:rFonts w:ascii="Times New Roman" w:hAnsi="Times New Roman" w:cs="Times New Roman"/>
            <w:color w:val="000000"/>
            <w:sz w:val="28"/>
            <w:szCs w:val="28"/>
            <w:shd w:val="clear" w:color="auto" w:fill="FFFFFF"/>
          </w:rPr>
          <w:delText xml:space="preserve"> – весовые функции, которые должны подбираться так, чтобы мат. ожидание данной оценки равнялось подынтегральной </w:delText>
        </w:r>
        <w:r w:rsidR="00836D2C" w:rsidRPr="00B12333" w:rsidDel="0091212B">
          <w:rPr>
            <w:rFonts w:ascii="Times New Roman" w:hAnsi="Times New Roman" w:cs="Times New Roman"/>
            <w:color w:val="000000"/>
            <w:sz w:val="28"/>
            <w:szCs w:val="28"/>
            <w:shd w:val="clear" w:color="auto" w:fill="FFFFFF"/>
          </w:rPr>
          <w:delText xml:space="preserve">функции </w:delTex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sidRPr="00B12333" w:rsidDel="0091212B">
          <w:rPr>
            <w:rFonts w:ascii="Times New Roman" w:hAnsi="Times New Roman" w:cs="Times New Roman"/>
            <w:sz w:val="28"/>
            <w:szCs w:val="28"/>
          </w:rPr>
          <w:delText>, а также</w:delText>
        </w:r>
        <w:r w:rsidR="00C742C8" w:rsidRPr="00AD4BD2" w:rsidDel="0091212B">
          <w:rPr>
            <w:rFonts w:ascii="Times New Roman" w:hAnsi="Times New Roman" w:cs="Times New Roman"/>
            <w:sz w:val="28"/>
            <w:szCs w:val="28"/>
          </w:rPr>
          <w:delText xml:space="preserve"> учитывать всевозможные способы выбора сл. вл.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C742C8" w:rsidRPr="00AD4BD2" w:rsidDel="0091212B">
          <w:rPr>
            <w:rFonts w:ascii="Times New Roman" w:hAnsi="Times New Roman" w:cs="Times New Roman"/>
            <w:color w:val="000000"/>
            <w:sz w:val="28"/>
            <w:szCs w:val="28"/>
            <w:shd w:val="clear" w:color="auto" w:fill="FFFFFF"/>
          </w:rPr>
          <w:delText xml:space="preserve"> и </w:delTex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oMath>
        <w:r w:rsidR="00C742C8" w:rsidRPr="00AD4BD2" w:rsidDel="0091212B">
          <w:rPr>
            <w:rFonts w:ascii="Times New Roman" w:hAnsi="Times New Roman" w:cs="Times New Roman"/>
            <w:color w:val="000000"/>
            <w:sz w:val="28"/>
            <w:szCs w:val="28"/>
            <w:shd w:val="clear" w:color="auto" w:fill="FFFFFF"/>
          </w:rPr>
          <w:delText>.</w:delText>
        </w:r>
      </w:del>
    </w:p>
    <w:p w14:paraId="7ACBD9EE" w14:textId="2EA9A567" w:rsidR="00C742C8" w:rsidRPr="00B5325E" w:rsidDel="0091212B" w:rsidRDefault="00C742C8" w:rsidP="0091212B">
      <w:pPr>
        <w:spacing w:after="0" w:line="276" w:lineRule="auto"/>
        <w:contextualSpacing/>
        <w:jc w:val="center"/>
        <w:rPr>
          <w:del w:id="2431" w:author="Борис Гогинян" w:date="2020-05-30T16:28:00Z"/>
          <w:rFonts w:ascii="Times New Roman" w:hAnsi="Times New Roman" w:cs="Times New Roman"/>
          <w:color w:val="000000"/>
          <w:sz w:val="28"/>
          <w:szCs w:val="28"/>
          <w:shd w:val="clear" w:color="auto" w:fill="FFFFFF"/>
        </w:rPr>
        <w:pPrChange w:id="2432" w:author="Борис Гогинян" w:date="2020-05-30T16:28:00Z">
          <w:pPr>
            <w:spacing w:line="276" w:lineRule="auto"/>
          </w:pPr>
        </w:pPrChange>
      </w:pPr>
      <w:del w:id="2433" w:author="Борис Гогинян" w:date="2020-05-30T16:28:00Z">
        <w:r w:rsidRPr="00AD4BD2" w:rsidDel="0091212B">
          <w:rPr>
            <w:rFonts w:ascii="Times New Roman" w:hAnsi="Times New Roman" w:cs="Times New Roman"/>
            <w:color w:val="000000"/>
            <w:sz w:val="28"/>
            <w:szCs w:val="28"/>
            <w:shd w:val="clear" w:color="auto" w:fill="FFFFFF"/>
          </w:rPr>
          <w:delText xml:space="preserve">Примером такой функции может быть так называемая </w:delText>
        </w:r>
        <w:commentRangeStart w:id="2434"/>
        <w:r w:rsidRPr="00AD4BD2" w:rsidDel="0091212B">
          <w:rPr>
            <w:rFonts w:ascii="Times New Roman" w:hAnsi="Times New Roman" w:cs="Times New Roman"/>
            <w:color w:val="000000"/>
            <w:sz w:val="28"/>
            <w:szCs w:val="28"/>
            <w:shd w:val="clear" w:color="auto" w:fill="FFFFFF"/>
          </w:rPr>
          <w:delText xml:space="preserve">балансировочная эвристика </w:delText>
        </w:r>
        <w:commentRangeEnd w:id="2434"/>
        <w:r w:rsidR="007C321C" w:rsidRPr="00B5325E" w:rsidDel="0091212B">
          <w:rPr>
            <w:rStyle w:val="af1"/>
            <w:sz w:val="28"/>
            <w:szCs w:val="28"/>
          </w:rPr>
          <w:commentReference w:id="2434"/>
        </w:r>
        <w:r w:rsidRPr="00AD4BD2" w:rsidDel="0091212B">
          <w:rPr>
            <w:rFonts w:ascii="Times New Roman" w:hAnsi="Times New Roman" w:cs="Times New Roman"/>
            <w:color w:val="000000"/>
            <w:sz w:val="28"/>
            <w:szCs w:val="28"/>
            <w:shd w:val="clear" w:color="auto" w:fill="FFFFFF"/>
          </w:rPr>
          <w:delText>(англ. the balance heuristic) [</w:delText>
        </w:r>
        <w:r w:rsidR="00866229" w:rsidRPr="00AD4BD2" w:rsidDel="0091212B">
          <w:rPr>
            <w:rFonts w:ascii="Times New Roman" w:hAnsi="Times New Roman" w:cs="Times New Roman"/>
            <w:color w:val="000000"/>
            <w:sz w:val="28"/>
            <w:szCs w:val="28"/>
            <w:shd w:val="clear" w:color="auto" w:fill="FFFFFF"/>
          </w:rPr>
          <w:delText>35]</w:delText>
        </w:r>
        <w:r w:rsidRPr="00B5325E" w:rsidDel="0091212B">
          <w:rPr>
            <w:rFonts w:ascii="Times New Roman" w:hAnsi="Times New Roman" w:cs="Times New Roman"/>
            <w:color w:val="000000"/>
            <w:sz w:val="28"/>
            <w:szCs w:val="28"/>
            <w:shd w:val="clear" w:color="auto" w:fill="FFFFFF"/>
          </w:rPr>
          <w:delText xml:space="preserve"> </w:delText>
        </w:r>
        <w:r w:rsidRPr="00AD4BD2" w:rsidDel="0091212B">
          <w:rPr>
            <w:rFonts w:ascii="Times New Roman" w:hAnsi="Times New Roman" w:cs="Times New Roman"/>
            <w:color w:val="000000"/>
            <w:sz w:val="28"/>
            <w:szCs w:val="28"/>
            <w:shd w:val="clear" w:color="auto" w:fill="FFFFFF"/>
          </w:rPr>
          <w:delText>:</w:delText>
        </w:r>
      </w:del>
    </w:p>
    <w:p w14:paraId="1CFF64E0" w14:textId="2C120CA5" w:rsidR="009A2544" w:rsidRPr="00AD4BD2" w:rsidDel="0091212B" w:rsidRDefault="0099704B" w:rsidP="0091212B">
      <w:pPr>
        <w:spacing w:after="0" w:line="276" w:lineRule="auto"/>
        <w:contextualSpacing/>
        <w:jc w:val="center"/>
        <w:rPr>
          <w:del w:id="2435" w:author="Борис Гогинян" w:date="2020-05-30T16:28:00Z"/>
          <w:rFonts w:ascii="Times New Roman" w:hAnsi="Times New Roman" w:cs="Times New Roman"/>
          <w:color w:val="000000"/>
          <w:sz w:val="28"/>
          <w:szCs w:val="28"/>
          <w:shd w:val="clear" w:color="auto" w:fill="FFFFFF"/>
        </w:rPr>
        <w:pPrChange w:id="2436" w:author="Борис Гогинян" w:date="2020-05-30T16:28:00Z">
          <w:pPr>
            <w:spacing w:line="276" w:lineRule="auto"/>
          </w:pPr>
        </w:pPrChange>
      </w:pPr>
      <m:oMathPara>
        <m:oMath>
          <m:sSub>
            <m:sSubPr>
              <m:ctrlPr>
                <w:del w:id="2437" w:author="Борис Гогинян" w:date="2020-05-30T16:28:00Z">
                  <w:rPr>
                    <w:rFonts w:ascii="Cambria Math" w:hAnsi="Cambria Math" w:cs="Times New Roman"/>
                    <w:i/>
                    <w:color w:val="000000"/>
                    <w:sz w:val="28"/>
                    <w:szCs w:val="28"/>
                    <w:shd w:val="clear" w:color="auto" w:fill="FFFFFF"/>
                  </w:rPr>
                </w:del>
              </m:ctrlPr>
            </m:sSubPr>
            <m:e>
              <m:r>
                <w:del w:id="2438" w:author="Борис Гогинян" w:date="2020-05-30T16:28:00Z">
                  <w:rPr>
                    <w:rFonts w:ascii="Cambria Math" w:hAnsi="Cambria Math" w:cs="Times New Roman"/>
                    <w:color w:val="000000"/>
                    <w:sz w:val="28"/>
                    <w:szCs w:val="28"/>
                    <w:shd w:val="clear" w:color="auto" w:fill="FFFFFF"/>
                  </w:rPr>
                  <m:t>ω</m:t>
                </w:del>
              </m:r>
            </m:e>
            <m:sub>
              <m:r>
                <w:del w:id="2439" w:author="Борис Гогинян" w:date="2020-05-30T16:28:00Z">
                  <w:rPr>
                    <w:rFonts w:ascii="Cambria Math" w:hAnsi="Cambria Math" w:cs="Times New Roman"/>
                    <w:color w:val="000000"/>
                    <w:sz w:val="28"/>
                    <w:szCs w:val="28"/>
                    <w:shd w:val="clear" w:color="auto" w:fill="FFFFFF"/>
                  </w:rPr>
                  <m:t>k</m:t>
                </w:del>
              </m:r>
            </m:sub>
          </m:sSub>
          <m:d>
            <m:dPr>
              <m:ctrlPr>
                <w:del w:id="2440" w:author="Борис Гогинян" w:date="2020-05-30T16:28:00Z">
                  <w:rPr>
                    <w:rFonts w:ascii="Cambria Math" w:hAnsi="Cambria Math" w:cs="Times New Roman"/>
                    <w:i/>
                    <w:color w:val="000000"/>
                    <w:sz w:val="28"/>
                    <w:szCs w:val="28"/>
                    <w:shd w:val="clear" w:color="auto" w:fill="FFFFFF"/>
                  </w:rPr>
                </w:del>
              </m:ctrlPr>
            </m:dPr>
            <m:e>
              <m:r>
                <w:del w:id="2441" w:author="Борис Гогинян" w:date="2020-05-30T16:28:00Z">
                  <w:rPr>
                    <w:rFonts w:ascii="Cambria Math" w:hAnsi="Cambria Math" w:cs="Times New Roman"/>
                    <w:color w:val="000000"/>
                    <w:sz w:val="28"/>
                    <w:szCs w:val="28"/>
                    <w:shd w:val="clear" w:color="auto" w:fill="FFFFFF"/>
                  </w:rPr>
                  <m:t>x</m:t>
                </w:del>
              </m:r>
            </m:e>
          </m:d>
          <m:r>
            <w:del w:id="2442" w:author="Борис Гогинян" w:date="2020-05-30T16:28:00Z">
              <w:rPr>
                <w:rFonts w:ascii="Cambria Math" w:hAnsi="Cambria Math" w:cs="Times New Roman"/>
                <w:color w:val="000000"/>
                <w:sz w:val="28"/>
                <w:szCs w:val="28"/>
                <w:shd w:val="clear" w:color="auto" w:fill="FFFFFF"/>
              </w:rPr>
              <m:t>=</m:t>
            </w:del>
          </m:r>
          <m:f>
            <m:fPr>
              <m:ctrlPr>
                <w:del w:id="2443" w:author="Борис Гогинян" w:date="2020-05-30T16:28:00Z">
                  <w:rPr>
                    <w:rFonts w:ascii="Cambria Math" w:hAnsi="Cambria Math" w:cs="Times New Roman"/>
                    <w:i/>
                    <w:color w:val="000000"/>
                    <w:sz w:val="28"/>
                    <w:szCs w:val="28"/>
                    <w:shd w:val="clear" w:color="auto" w:fill="FFFFFF"/>
                  </w:rPr>
                </w:del>
              </m:ctrlPr>
            </m:fPr>
            <m:num>
              <m:sSub>
                <m:sSubPr>
                  <m:ctrlPr>
                    <w:del w:id="2444" w:author="Борис Гогинян" w:date="2020-05-30T16:28:00Z">
                      <w:rPr>
                        <w:rFonts w:ascii="Cambria Math" w:hAnsi="Cambria Math" w:cs="Times New Roman"/>
                        <w:i/>
                        <w:sz w:val="28"/>
                        <w:szCs w:val="28"/>
                        <w:lang w:val="en-US"/>
                      </w:rPr>
                    </w:del>
                  </m:ctrlPr>
                </m:sSubPr>
                <m:e>
                  <m:r>
                    <w:del w:id="2445" w:author="Борис Гогинян" w:date="2020-05-30T16:28:00Z">
                      <w:rPr>
                        <w:rFonts w:ascii="Cambria Math" w:hAnsi="Cambria Math" w:cs="Times New Roman"/>
                        <w:sz w:val="28"/>
                        <w:szCs w:val="28"/>
                        <w:lang w:val="en-US"/>
                      </w:rPr>
                      <m:t>n</m:t>
                    </w:del>
                  </m:r>
                </m:e>
                <m:sub>
                  <m:r>
                    <w:del w:id="2446" w:author="Борис Гогинян" w:date="2020-05-30T16:28:00Z">
                      <w:rPr>
                        <w:rFonts w:ascii="Cambria Math" w:hAnsi="Cambria Math" w:cs="Times New Roman"/>
                        <w:sz w:val="28"/>
                        <w:szCs w:val="28"/>
                        <w:lang w:val="en-US"/>
                      </w:rPr>
                      <m:t>k</m:t>
                    </w:del>
                  </m:r>
                </m:sub>
              </m:sSub>
              <m:sSub>
                <m:sSubPr>
                  <m:ctrlPr>
                    <w:del w:id="2447" w:author="Борис Гогинян" w:date="2020-05-30T16:28:00Z">
                      <w:rPr>
                        <w:rFonts w:ascii="Cambria Math" w:hAnsi="Cambria Math" w:cs="Times New Roman"/>
                        <w:i/>
                        <w:sz w:val="28"/>
                        <w:szCs w:val="28"/>
                        <w:lang w:val="en-US"/>
                      </w:rPr>
                    </w:del>
                  </m:ctrlPr>
                </m:sSubPr>
                <m:e>
                  <m:r>
                    <w:del w:id="2448" w:author="Борис Гогинян" w:date="2020-05-30T16:28:00Z">
                      <w:rPr>
                        <w:rFonts w:ascii="Cambria Math" w:hAnsi="Cambria Math" w:cs="Times New Roman"/>
                        <w:sz w:val="28"/>
                        <w:szCs w:val="28"/>
                        <w:lang w:val="en-US"/>
                      </w:rPr>
                      <m:t>p</m:t>
                    </w:del>
                  </m:r>
                </m:e>
                <m:sub>
                  <m:r>
                    <w:del w:id="2449" w:author="Борис Гогинян" w:date="2020-05-30T16:28:00Z">
                      <w:rPr>
                        <w:rFonts w:ascii="Cambria Math" w:hAnsi="Cambria Math" w:cs="Times New Roman"/>
                        <w:sz w:val="28"/>
                        <w:szCs w:val="28"/>
                        <w:lang w:val="en-US"/>
                      </w:rPr>
                      <m:t>k</m:t>
                    </w:del>
                  </m:r>
                </m:sub>
              </m:sSub>
              <m:r>
                <w:del w:id="2450" w:author="Борис Гогинян" w:date="2020-05-30T16:28:00Z">
                  <w:rPr>
                    <w:rFonts w:ascii="Cambria Math" w:hAnsi="Cambria Math" w:cs="Times New Roman"/>
                    <w:sz w:val="28"/>
                    <w:szCs w:val="28"/>
                    <w:lang w:val="en-US"/>
                  </w:rPr>
                  <m:t>(x)</m:t>
                </w:del>
              </m:r>
            </m:num>
            <m:den>
              <m:nary>
                <m:naryPr>
                  <m:chr m:val="∑"/>
                  <m:limLoc m:val="undOvr"/>
                  <m:supHide m:val="1"/>
                  <m:ctrlPr>
                    <w:del w:id="2451" w:author="Борис Гогинян" w:date="2020-05-30T16:28:00Z">
                      <w:rPr>
                        <w:rFonts w:ascii="Cambria Math" w:hAnsi="Cambria Math" w:cs="Times New Roman"/>
                        <w:i/>
                        <w:color w:val="000000"/>
                        <w:sz w:val="28"/>
                        <w:szCs w:val="28"/>
                        <w:shd w:val="clear" w:color="auto" w:fill="FFFFFF"/>
                      </w:rPr>
                    </w:del>
                  </m:ctrlPr>
                </m:naryPr>
                <m:sub>
                  <m:r>
                    <w:del w:id="2452" w:author="Борис Гогинян" w:date="2020-05-30T16:28:00Z">
                      <w:rPr>
                        <w:rFonts w:ascii="Cambria Math" w:hAnsi="Cambria Math" w:cs="Times New Roman"/>
                        <w:color w:val="000000"/>
                        <w:sz w:val="28"/>
                        <w:szCs w:val="28"/>
                        <w:shd w:val="clear" w:color="auto" w:fill="FFFFFF"/>
                      </w:rPr>
                      <m:t>i</m:t>
                    </w:del>
                  </m:r>
                </m:sub>
                <m:sup/>
                <m:e>
                  <m:sSub>
                    <m:sSubPr>
                      <m:ctrlPr>
                        <w:del w:id="2453" w:author="Борис Гогинян" w:date="2020-05-30T16:28:00Z">
                          <w:rPr>
                            <w:rFonts w:ascii="Cambria Math" w:hAnsi="Cambria Math" w:cs="Times New Roman"/>
                            <w:i/>
                            <w:sz w:val="28"/>
                            <w:szCs w:val="28"/>
                            <w:lang w:val="en-US"/>
                          </w:rPr>
                        </w:del>
                      </m:ctrlPr>
                    </m:sSubPr>
                    <m:e>
                      <m:r>
                        <w:del w:id="2454" w:author="Борис Гогинян" w:date="2020-05-30T16:28:00Z">
                          <w:rPr>
                            <w:rFonts w:ascii="Cambria Math" w:hAnsi="Cambria Math" w:cs="Times New Roman"/>
                            <w:sz w:val="28"/>
                            <w:szCs w:val="28"/>
                            <w:lang w:val="en-US"/>
                          </w:rPr>
                          <m:t>n</m:t>
                        </w:del>
                      </m:r>
                    </m:e>
                    <m:sub>
                      <m:r>
                        <w:del w:id="2455" w:author="Борис Гогинян" w:date="2020-05-30T16:28:00Z">
                          <w:rPr>
                            <w:rFonts w:ascii="Cambria Math" w:hAnsi="Cambria Math" w:cs="Times New Roman"/>
                            <w:sz w:val="28"/>
                            <w:szCs w:val="28"/>
                            <w:lang w:val="en-US"/>
                          </w:rPr>
                          <m:t>i</m:t>
                        </w:del>
                      </m:r>
                    </m:sub>
                  </m:sSub>
                  <m:sSub>
                    <m:sSubPr>
                      <m:ctrlPr>
                        <w:del w:id="2456" w:author="Борис Гогинян" w:date="2020-05-30T16:28:00Z">
                          <w:rPr>
                            <w:rFonts w:ascii="Cambria Math" w:hAnsi="Cambria Math" w:cs="Times New Roman"/>
                            <w:i/>
                            <w:sz w:val="28"/>
                            <w:szCs w:val="28"/>
                            <w:lang w:val="en-US"/>
                          </w:rPr>
                        </w:del>
                      </m:ctrlPr>
                    </m:sSubPr>
                    <m:e>
                      <m:r>
                        <w:del w:id="2457" w:author="Борис Гогинян" w:date="2020-05-30T16:28:00Z">
                          <w:rPr>
                            <w:rFonts w:ascii="Cambria Math" w:hAnsi="Cambria Math" w:cs="Times New Roman"/>
                            <w:sz w:val="28"/>
                            <w:szCs w:val="28"/>
                            <w:lang w:val="en-US"/>
                          </w:rPr>
                          <m:t>p</m:t>
                        </w:del>
                      </m:r>
                    </m:e>
                    <m:sub>
                      <m:r>
                        <w:del w:id="2458" w:author="Борис Гогинян" w:date="2020-05-30T16:28:00Z">
                          <w:rPr>
                            <w:rFonts w:ascii="Cambria Math" w:hAnsi="Cambria Math" w:cs="Times New Roman"/>
                            <w:sz w:val="28"/>
                            <w:szCs w:val="28"/>
                            <w:lang w:val="en-US"/>
                          </w:rPr>
                          <m:t>i</m:t>
                        </w:del>
                      </m:r>
                    </m:sub>
                  </m:sSub>
                  <m:r>
                    <w:del w:id="2459" w:author="Борис Гогинян" w:date="2020-05-30T16:28:00Z">
                      <w:rPr>
                        <w:rFonts w:ascii="Cambria Math" w:hAnsi="Cambria Math" w:cs="Times New Roman"/>
                        <w:sz w:val="28"/>
                        <w:szCs w:val="28"/>
                        <w:lang w:val="en-US"/>
                      </w:rPr>
                      <m:t>(x)</m:t>
                    </w:del>
                  </m:r>
                </m:e>
              </m:nary>
            </m:den>
          </m:f>
        </m:oMath>
      </m:oMathPara>
    </w:p>
    <w:p w14:paraId="2359F019" w14:textId="4B7BD614" w:rsidR="00866229" w:rsidRPr="00AD4BD2" w:rsidDel="0091212B" w:rsidRDefault="00866229" w:rsidP="0091212B">
      <w:pPr>
        <w:spacing w:after="0" w:line="276" w:lineRule="auto"/>
        <w:contextualSpacing/>
        <w:jc w:val="center"/>
        <w:rPr>
          <w:del w:id="2460" w:author="Борис Гогинян" w:date="2020-05-30T16:28:00Z"/>
          <w:rFonts w:ascii="Times New Roman" w:hAnsi="Times New Roman" w:cs="Times New Roman"/>
          <w:color w:val="000000"/>
          <w:sz w:val="28"/>
          <w:szCs w:val="28"/>
          <w:shd w:val="clear" w:color="auto" w:fill="FFFFFF"/>
        </w:rPr>
        <w:pPrChange w:id="2461" w:author="Борис Гогинян" w:date="2020-05-30T16:28:00Z">
          <w:pPr>
            <w:spacing w:line="276" w:lineRule="auto"/>
          </w:pPr>
        </w:pPrChange>
      </w:pPr>
    </w:p>
    <w:p w14:paraId="153D3487" w14:textId="48073AC3" w:rsidR="009F604A" w:rsidRPr="00B5325E" w:rsidDel="0091212B" w:rsidRDefault="009F604A" w:rsidP="0091212B">
      <w:pPr>
        <w:spacing w:before="240" w:after="0" w:line="276" w:lineRule="auto"/>
        <w:contextualSpacing/>
        <w:jc w:val="center"/>
        <w:rPr>
          <w:del w:id="2462" w:author="Борис Гогинян" w:date="2020-05-30T16:28:00Z"/>
          <w:rFonts w:ascii="Times New Roman" w:hAnsi="Times New Roman" w:cs="Times New Roman"/>
          <w:bCs/>
          <w:sz w:val="28"/>
          <w:szCs w:val="28"/>
        </w:rPr>
        <w:pPrChange w:id="2463" w:author="Борис Гогинян" w:date="2020-05-30T16:28:00Z">
          <w:pPr>
            <w:spacing w:before="240" w:line="276" w:lineRule="auto"/>
            <w:contextualSpacing/>
          </w:pPr>
        </w:pPrChange>
      </w:pPr>
      <w:del w:id="2464" w:author="Борис Гогинян" w:date="2020-05-30T16:28:00Z">
        <w:r w:rsidRPr="00176D4E" w:rsidDel="0091212B">
          <w:rPr>
            <w:rFonts w:ascii="Times New Roman" w:hAnsi="Times New Roman" w:cs="Times New Roman"/>
            <w:b/>
            <w:sz w:val="28"/>
            <w:szCs w:val="28"/>
            <w:rPrChange w:id="2465" w:author="Борис Гогинян" w:date="2020-05-29T22:02:00Z">
              <w:rPr>
                <w:rFonts w:ascii="Times New Roman" w:hAnsi="Times New Roman" w:cs="Times New Roman"/>
                <w:sz w:val="28"/>
                <w:szCs w:val="28"/>
              </w:rPr>
            </w:rPrChange>
          </w:rPr>
          <w:delText xml:space="preserve">Русская рулетка и расщепление (англ. </w:delText>
        </w:r>
        <w:r w:rsidR="00A6235B" w:rsidRPr="00176D4E" w:rsidDel="0091212B">
          <w:rPr>
            <w:rFonts w:ascii="Times New Roman" w:hAnsi="Times New Roman" w:cs="Times New Roman"/>
            <w:b/>
            <w:sz w:val="28"/>
            <w:szCs w:val="28"/>
            <w:lang w:val="en-US"/>
            <w:rPrChange w:id="2466" w:author="Борис Гогинян" w:date="2020-05-29T22:02:00Z">
              <w:rPr>
                <w:rFonts w:ascii="Times New Roman" w:hAnsi="Times New Roman" w:cs="Times New Roman"/>
                <w:sz w:val="28"/>
                <w:szCs w:val="28"/>
                <w:lang w:val="en-US"/>
              </w:rPr>
            </w:rPrChange>
          </w:rPr>
          <w:delText>Russian</w:delText>
        </w:r>
        <w:r w:rsidR="00A6235B" w:rsidRPr="00176D4E" w:rsidDel="0091212B">
          <w:rPr>
            <w:rFonts w:ascii="Times New Roman" w:hAnsi="Times New Roman" w:cs="Times New Roman"/>
            <w:b/>
            <w:sz w:val="28"/>
            <w:szCs w:val="28"/>
            <w:rPrChange w:id="2467" w:author="Борис Гогинян" w:date="2020-05-29T22:02:00Z">
              <w:rPr>
                <w:rFonts w:ascii="Times New Roman" w:hAnsi="Times New Roman" w:cs="Times New Roman"/>
                <w:sz w:val="28"/>
                <w:szCs w:val="28"/>
              </w:rPr>
            </w:rPrChange>
          </w:rPr>
          <w:delText xml:space="preserve"> </w:delText>
        </w:r>
        <w:r w:rsidR="00A6235B" w:rsidRPr="00176D4E" w:rsidDel="0091212B">
          <w:rPr>
            <w:rFonts w:ascii="Times New Roman" w:hAnsi="Times New Roman" w:cs="Times New Roman"/>
            <w:b/>
            <w:sz w:val="28"/>
            <w:szCs w:val="28"/>
            <w:lang w:val="en-US"/>
            <w:rPrChange w:id="2468" w:author="Борис Гогинян" w:date="2020-05-29T22:02:00Z">
              <w:rPr>
                <w:rFonts w:ascii="Times New Roman" w:hAnsi="Times New Roman" w:cs="Times New Roman"/>
                <w:sz w:val="28"/>
                <w:szCs w:val="28"/>
                <w:lang w:val="en-US"/>
              </w:rPr>
            </w:rPrChange>
          </w:rPr>
          <w:delText>roulette</w:delText>
        </w:r>
        <w:r w:rsidR="00E21E15" w:rsidRPr="00176D4E" w:rsidDel="0091212B">
          <w:rPr>
            <w:rFonts w:ascii="Times New Roman" w:hAnsi="Times New Roman" w:cs="Times New Roman"/>
            <w:b/>
            <w:bCs/>
            <w:sz w:val="28"/>
            <w:szCs w:val="28"/>
            <w:rPrChange w:id="2469" w:author="Борис Гогинян" w:date="2020-05-29T22:02:00Z">
              <w:rPr>
                <w:rFonts w:ascii="Times New Roman" w:hAnsi="Times New Roman" w:cs="Times New Roman"/>
                <w:bCs/>
                <w:sz w:val="28"/>
                <w:szCs w:val="28"/>
              </w:rPr>
            </w:rPrChange>
          </w:rPr>
          <w:delText xml:space="preserve"> </w:delText>
        </w:r>
        <w:r w:rsidR="00E21E15" w:rsidRPr="00176D4E" w:rsidDel="0091212B">
          <w:rPr>
            <w:rFonts w:ascii="Times New Roman" w:hAnsi="Times New Roman" w:cs="Times New Roman"/>
            <w:b/>
            <w:bCs/>
            <w:sz w:val="28"/>
            <w:szCs w:val="28"/>
            <w:lang w:val="en-US"/>
            <w:rPrChange w:id="2470" w:author="Борис Гогинян" w:date="2020-05-29T22:02:00Z">
              <w:rPr>
                <w:rFonts w:ascii="Times New Roman" w:hAnsi="Times New Roman" w:cs="Times New Roman"/>
                <w:bCs/>
                <w:sz w:val="28"/>
                <w:szCs w:val="28"/>
                <w:lang w:val="en-US"/>
              </w:rPr>
            </w:rPrChange>
          </w:rPr>
          <w:delText>and</w:delText>
        </w:r>
        <w:r w:rsidR="00E21E15" w:rsidRPr="00176D4E" w:rsidDel="0091212B">
          <w:rPr>
            <w:rFonts w:ascii="Times New Roman" w:hAnsi="Times New Roman" w:cs="Times New Roman"/>
            <w:b/>
            <w:bCs/>
            <w:sz w:val="28"/>
            <w:szCs w:val="28"/>
            <w:rPrChange w:id="2471" w:author="Борис Гогинян" w:date="2020-05-29T22:02:00Z">
              <w:rPr>
                <w:rFonts w:ascii="Times New Roman" w:hAnsi="Times New Roman" w:cs="Times New Roman"/>
                <w:bCs/>
                <w:sz w:val="28"/>
                <w:szCs w:val="28"/>
              </w:rPr>
            </w:rPrChange>
          </w:rPr>
          <w:delText xml:space="preserve"> </w:delText>
        </w:r>
        <w:r w:rsidR="00E21E15" w:rsidRPr="00176D4E" w:rsidDel="0091212B">
          <w:rPr>
            <w:rFonts w:ascii="Times New Roman" w:hAnsi="Times New Roman" w:cs="Times New Roman"/>
            <w:b/>
            <w:bCs/>
            <w:sz w:val="28"/>
            <w:szCs w:val="28"/>
            <w:lang w:val="en-US"/>
            <w:rPrChange w:id="2472" w:author="Борис Гогинян" w:date="2020-05-29T22:02:00Z">
              <w:rPr>
                <w:rFonts w:ascii="Times New Roman" w:hAnsi="Times New Roman" w:cs="Times New Roman"/>
                <w:bCs/>
                <w:sz w:val="28"/>
                <w:szCs w:val="28"/>
                <w:lang w:val="en-US"/>
              </w:rPr>
            </w:rPrChange>
          </w:rPr>
          <w:delText>Splitting</w:delText>
        </w:r>
        <w:r w:rsidRPr="00176D4E" w:rsidDel="0091212B">
          <w:rPr>
            <w:rFonts w:ascii="Times New Roman" w:hAnsi="Times New Roman" w:cs="Times New Roman"/>
            <w:b/>
            <w:bCs/>
            <w:sz w:val="28"/>
            <w:szCs w:val="28"/>
            <w:rPrChange w:id="2473" w:author="Борис Гогинян" w:date="2020-05-29T22:02:00Z">
              <w:rPr>
                <w:rFonts w:ascii="Times New Roman" w:hAnsi="Times New Roman" w:cs="Times New Roman"/>
                <w:bCs/>
                <w:sz w:val="28"/>
                <w:szCs w:val="28"/>
              </w:rPr>
            </w:rPrChange>
          </w:rPr>
          <w:delText>)</w:delText>
        </w:r>
      </w:del>
      <w:del w:id="2474" w:author="Борис Гогинян" w:date="2020-05-29T22:02:00Z">
        <w:r w:rsidR="00866229" w:rsidRPr="00B5325E" w:rsidDel="00176D4E">
          <w:rPr>
            <w:rFonts w:ascii="Times New Roman" w:hAnsi="Times New Roman" w:cs="Times New Roman"/>
            <w:bCs/>
            <w:sz w:val="28"/>
            <w:szCs w:val="28"/>
          </w:rPr>
          <w:delText xml:space="preserve"> [5]</w:delText>
        </w:r>
      </w:del>
    </w:p>
    <w:p w14:paraId="677F0D6A" w14:textId="43ACDB25" w:rsidR="002F6B7F" w:rsidRPr="00B12333" w:rsidDel="0091212B" w:rsidRDefault="00E21E15" w:rsidP="0091212B">
      <w:pPr>
        <w:spacing w:after="0" w:line="276" w:lineRule="auto"/>
        <w:ind w:firstLine="708"/>
        <w:contextualSpacing/>
        <w:jc w:val="center"/>
        <w:rPr>
          <w:del w:id="2475" w:author="Борис Гогинян" w:date="2020-05-30T16:28:00Z"/>
          <w:rFonts w:ascii="Times New Roman" w:hAnsi="Times New Roman" w:cs="Times New Roman"/>
          <w:bCs/>
          <w:sz w:val="28"/>
          <w:szCs w:val="28"/>
        </w:rPr>
        <w:pPrChange w:id="2476" w:author="Борис Гогинян" w:date="2020-05-30T16:28:00Z">
          <w:pPr>
            <w:spacing w:line="276" w:lineRule="auto"/>
            <w:ind w:firstLine="708"/>
            <w:contextualSpacing/>
          </w:pPr>
        </w:pPrChange>
      </w:pPr>
      <w:del w:id="2477" w:author="Борис Гогинян" w:date="2020-05-30T16:28:00Z">
        <w:r w:rsidRPr="00B12333" w:rsidDel="0091212B">
          <w:rPr>
            <w:rFonts w:ascii="Times New Roman" w:hAnsi="Times New Roman" w:cs="Times New Roman"/>
            <w:bCs/>
            <w:sz w:val="28"/>
            <w:szCs w:val="28"/>
          </w:rPr>
          <w:delTex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delText>
        </w:r>
      </w:del>
    </w:p>
    <w:p w14:paraId="1F5E9BBD" w14:textId="595FF4CE" w:rsidR="002F6B7F" w:rsidRPr="00AD4BD2" w:rsidDel="0091212B" w:rsidRDefault="002F6B7F" w:rsidP="0091212B">
      <w:pPr>
        <w:spacing w:after="0" w:line="276" w:lineRule="auto"/>
        <w:contextualSpacing/>
        <w:jc w:val="center"/>
        <w:rPr>
          <w:del w:id="2478" w:author="Борис Гогинян" w:date="2020-05-30T16:28:00Z"/>
          <w:rFonts w:ascii="Times New Roman" w:hAnsi="Times New Roman" w:cs="Times New Roman"/>
          <w:bCs/>
          <w:sz w:val="28"/>
          <w:szCs w:val="28"/>
        </w:rPr>
        <w:pPrChange w:id="2479" w:author="Борис Гогинян" w:date="2020-05-30T16:28:00Z">
          <w:pPr>
            <w:spacing w:line="276" w:lineRule="auto"/>
            <w:contextualSpacing/>
            <w:jc w:val="center"/>
          </w:pPr>
        </w:pPrChange>
      </w:pPr>
    </w:p>
    <w:p w14:paraId="2928A27F" w14:textId="20863A8B" w:rsidR="002F6B7F" w:rsidRPr="00B5325E" w:rsidDel="0091212B" w:rsidRDefault="002F6B7F" w:rsidP="0091212B">
      <w:pPr>
        <w:spacing w:after="0" w:line="276" w:lineRule="auto"/>
        <w:contextualSpacing/>
        <w:jc w:val="center"/>
        <w:rPr>
          <w:del w:id="2480" w:author="Борис Гогинян" w:date="2020-05-30T16:28:00Z"/>
          <w:rFonts w:ascii="Times New Roman" w:hAnsi="Times New Roman" w:cs="Times New Roman"/>
          <w:bCs/>
          <w:sz w:val="28"/>
          <w:szCs w:val="28"/>
        </w:rPr>
        <w:pPrChange w:id="2481" w:author="Борис Гогинян" w:date="2020-05-30T16:28:00Z">
          <w:pPr>
            <w:spacing w:line="276" w:lineRule="auto"/>
            <w:contextualSpacing/>
          </w:pPr>
        </w:pPrChange>
      </w:pPr>
      <w:commentRangeStart w:id="2482"/>
      <w:del w:id="2483" w:author="Борис Гогинян" w:date="2020-05-30T16:28:00Z">
        <w:r w:rsidRPr="00B12333" w:rsidDel="0091212B">
          <w:rPr>
            <w:rFonts w:ascii="Times New Roman" w:hAnsi="Times New Roman" w:cs="Times New Roman"/>
            <w:bCs/>
            <w:sz w:val="28"/>
            <w:szCs w:val="28"/>
          </w:rPr>
          <w:delText>Русская рулетка</w:delText>
        </w:r>
        <w:commentRangeEnd w:id="2482"/>
        <w:r w:rsidR="002B0DC8" w:rsidRPr="00B5325E" w:rsidDel="0091212B">
          <w:rPr>
            <w:rStyle w:val="af1"/>
            <w:sz w:val="28"/>
            <w:szCs w:val="28"/>
          </w:rPr>
          <w:commentReference w:id="2482"/>
        </w:r>
        <w:r w:rsidRPr="00B12333" w:rsidDel="0091212B">
          <w:rPr>
            <w:rFonts w:ascii="Times New Roman" w:hAnsi="Times New Roman" w:cs="Times New Roman"/>
            <w:bCs/>
            <w:sz w:val="28"/>
            <w:szCs w:val="28"/>
          </w:rPr>
          <w:delText xml:space="preserve">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delTex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sidRPr="00B12333" w:rsidDel="0091212B">
          <w:rPr>
            <w:rFonts w:ascii="Times New Roman" w:hAnsi="Times New Roman" w:cs="Times New Roman"/>
            <w:bCs/>
            <w:sz w:val="28"/>
            <w:szCs w:val="28"/>
          </w:rPr>
          <w:delText xml:space="preserve"> значение функции </w:delTex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sidRPr="00B12333" w:rsidDel="0091212B">
          <w:rPr>
            <w:rFonts w:ascii="Times New Roman" w:hAnsi="Times New Roman" w:cs="Times New Roman"/>
            <w:bCs/>
            <w:sz w:val="28"/>
            <w:szCs w:val="28"/>
          </w:rPr>
          <w:delText xml:space="preserve"> </w:delText>
        </w:r>
        <w:r w:rsidR="00775E49" w:rsidRPr="00B12333" w:rsidDel="0091212B">
          <w:rPr>
            <w:rFonts w:ascii="Times New Roman" w:hAnsi="Times New Roman" w:cs="Times New Roman"/>
            <w:bCs/>
            <w:sz w:val="28"/>
            <w:szCs w:val="28"/>
          </w:rPr>
          <w:delTex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delText>
        </w:r>
        <w:r w:rsidR="00775E49" w:rsidRPr="00B5325E" w:rsidDel="0091212B">
          <w:rPr>
            <w:rFonts w:ascii="Times New Roman" w:hAnsi="Times New Roman" w:cs="Times New Roman"/>
            <w:bCs/>
            <w:sz w:val="28"/>
            <w:szCs w:val="28"/>
          </w:rPr>
          <w:delText>(</w:delText>
        </w:r>
        <m:oMath>
          <m:d>
            <m:dPr>
              <m:begChr m:val="|"/>
              <m:endChr m:val="|"/>
              <m:ctrlPr>
                <w:rPr>
                  <w:rFonts w:ascii="Cambria Math" w:hAnsi="Cambria Math" w:cs="Times New Roman"/>
                  <w:bCs/>
                  <w:i/>
                  <w:sz w:val="28"/>
                  <w:szCs w:val="28"/>
                </w:rPr>
              </m:ctrlPr>
            </m:dPr>
            <m:e>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m:rPr>
                  <m:sty m:val="p"/>
                </m:rPr>
                <w:rPr>
                  <w:rFonts w:ascii="Cambria Math" w:hAnsi="Cambria Math" w:cs="Times New Roman"/>
                  <w:sz w:val="28"/>
                  <w:szCs w:val="28"/>
                </w:rPr>
                <m:t xml:space="preserve"> </m:t>
              </m:r>
            </m:e>
          </m:d>
          <m:r>
            <w:rPr>
              <w:rFonts w:ascii="Cambria Math" w:hAnsi="Cambria Math" w:cs="Times New Roman"/>
              <w:sz w:val="28"/>
              <w:szCs w:val="28"/>
            </w:rPr>
            <m:t>=0+ε</m:t>
          </m:r>
        </m:oMath>
        <w:r w:rsidR="00775E49" w:rsidRPr="00B5325E" w:rsidDel="0091212B">
          <w:rPr>
            <w:rFonts w:ascii="Times New Roman" w:hAnsi="Times New Roman" w:cs="Times New Roman"/>
            <w:bCs/>
            <w:sz w:val="28"/>
            <w:szCs w:val="28"/>
          </w:rPr>
          <w:delText>).</w:delText>
        </w:r>
      </w:del>
    </w:p>
    <w:p w14:paraId="19721049" w14:textId="5880B4CC" w:rsidR="002B0DC8" w:rsidRPr="00B5325E" w:rsidDel="0091212B" w:rsidRDefault="002B0DC8" w:rsidP="0091212B">
      <w:pPr>
        <w:spacing w:after="0" w:line="276" w:lineRule="auto"/>
        <w:contextualSpacing/>
        <w:jc w:val="center"/>
        <w:rPr>
          <w:del w:id="2484" w:author="Борис Гогинян" w:date="2020-05-30T16:28:00Z"/>
          <w:rFonts w:ascii="Times New Roman" w:hAnsi="Times New Roman" w:cs="Times New Roman"/>
          <w:bCs/>
          <w:sz w:val="28"/>
          <w:szCs w:val="28"/>
        </w:rPr>
        <w:pPrChange w:id="2485" w:author="Борис Гогинян" w:date="2020-05-30T16:28:00Z">
          <w:pPr>
            <w:spacing w:line="276" w:lineRule="auto"/>
            <w:contextualSpacing/>
          </w:pPr>
        </w:pPrChange>
      </w:pPr>
    </w:p>
    <w:p w14:paraId="30E089F3" w14:textId="77D26015" w:rsidR="002B0DC8" w:rsidRPr="00AD4BD2" w:rsidDel="0091212B" w:rsidRDefault="002B0DC8" w:rsidP="0091212B">
      <w:pPr>
        <w:spacing w:after="0" w:line="276" w:lineRule="auto"/>
        <w:contextualSpacing/>
        <w:jc w:val="center"/>
        <w:rPr>
          <w:del w:id="2486" w:author="Борис Гогинян" w:date="2020-05-30T16:28:00Z"/>
          <w:rFonts w:ascii="Times New Roman" w:hAnsi="Times New Roman" w:cs="Times New Roman"/>
          <w:bCs/>
          <w:sz w:val="28"/>
          <w:szCs w:val="28"/>
        </w:rPr>
        <w:pPrChange w:id="2487" w:author="Борис Гогинян" w:date="2020-05-30T16:28:00Z">
          <w:pPr>
            <w:spacing w:line="276" w:lineRule="auto"/>
            <w:contextualSpacing/>
          </w:pPr>
        </w:pPrChange>
      </w:pPr>
      <w:del w:id="2488" w:author="Борис Гогинян" w:date="2020-05-30T16:28:00Z">
        <w:r w:rsidRPr="00AD4BD2" w:rsidDel="0091212B">
          <w:rPr>
            <w:rFonts w:ascii="Times New Roman" w:hAnsi="Times New Roman" w:cs="Times New Roman"/>
            <w:bCs/>
            <w:sz w:val="28"/>
            <w:szCs w:val="28"/>
          </w:rPr>
          <w:delTex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delText>
        </w:r>
        <w:r w:rsidR="001A08F6" w:rsidRPr="00AD4BD2" w:rsidDel="0091212B">
          <w:rPr>
            <w:rFonts w:ascii="Times New Roman" w:hAnsi="Times New Roman" w:cs="Times New Roman"/>
            <w:bCs/>
            <w:sz w:val="28"/>
            <w:szCs w:val="28"/>
          </w:rPr>
          <w:delText xml:space="preserve">100 случайных величин, то необходимо проследить траекторию преломленных и отраженных в направлении камеры лучей. Используя обычный метод, алгоритм просчитывал бы 200 лучей в целом. Но 100 отраженных лучей – это избыток. </w:delText>
        </w:r>
      </w:del>
    </w:p>
    <w:p w14:paraId="0875CF68" w14:textId="5CBCED07" w:rsidR="001A08F6" w:rsidRPr="00AD4BD2" w:rsidDel="0091212B" w:rsidRDefault="001A08F6" w:rsidP="0091212B">
      <w:pPr>
        <w:spacing w:after="0" w:line="276" w:lineRule="auto"/>
        <w:contextualSpacing/>
        <w:jc w:val="center"/>
        <w:rPr>
          <w:del w:id="2489" w:author="Борис Гогинян" w:date="2020-05-30T16:28:00Z"/>
          <w:rFonts w:ascii="Times New Roman" w:hAnsi="Times New Roman" w:cs="Times New Roman"/>
          <w:bCs/>
          <w:sz w:val="28"/>
          <w:szCs w:val="28"/>
        </w:rPr>
        <w:pPrChange w:id="2490" w:author="Борис Гогинян" w:date="2020-05-30T16:28:00Z">
          <w:pPr>
            <w:spacing w:line="276" w:lineRule="auto"/>
            <w:contextualSpacing/>
          </w:pPr>
        </w:pPrChange>
      </w:pPr>
    </w:p>
    <w:p w14:paraId="6BA33A59" w14:textId="216C784E" w:rsidR="001A08F6" w:rsidRPr="00AD4BD2" w:rsidDel="0091212B" w:rsidRDefault="001A08F6" w:rsidP="0091212B">
      <w:pPr>
        <w:spacing w:after="0" w:line="276" w:lineRule="auto"/>
        <w:contextualSpacing/>
        <w:jc w:val="center"/>
        <w:rPr>
          <w:del w:id="2491" w:author="Борис Гогинян" w:date="2020-05-30T16:28:00Z"/>
          <w:rFonts w:ascii="Times New Roman" w:hAnsi="Times New Roman" w:cs="Times New Roman"/>
          <w:bCs/>
          <w:sz w:val="28"/>
          <w:szCs w:val="28"/>
        </w:rPr>
        <w:pPrChange w:id="2492" w:author="Борис Гогинян" w:date="2020-05-30T16:28:00Z">
          <w:pPr>
            <w:spacing w:line="276" w:lineRule="auto"/>
            <w:contextualSpacing/>
          </w:pPr>
        </w:pPrChange>
      </w:pPr>
      <w:del w:id="2493" w:author="Борис Гогинян" w:date="2020-05-30T16:28:00Z">
        <w:r w:rsidRPr="00AD4BD2" w:rsidDel="0091212B">
          <w:rPr>
            <w:rFonts w:ascii="Times New Roman" w:hAnsi="Times New Roman" w:cs="Times New Roman"/>
            <w:bCs/>
            <w:sz w:val="28"/>
            <w:szCs w:val="28"/>
          </w:rPr>
          <w:delText>С помощью расщепления приближение для такого случая можно заменить на следующее:</w:delText>
        </w:r>
      </w:del>
    </w:p>
    <w:p w14:paraId="069BDDD2" w14:textId="2A58636C" w:rsidR="001A08F6" w:rsidRPr="00B12333" w:rsidDel="0091212B" w:rsidRDefault="0099704B" w:rsidP="0091212B">
      <w:pPr>
        <w:spacing w:after="0" w:line="276" w:lineRule="auto"/>
        <w:contextualSpacing/>
        <w:jc w:val="center"/>
        <w:rPr>
          <w:del w:id="2494" w:author="Борис Гогинян" w:date="2020-05-30T16:28:00Z"/>
          <w:rFonts w:ascii="Times New Roman" w:hAnsi="Times New Roman" w:cs="Times New Roman"/>
          <w:bCs/>
          <w:sz w:val="28"/>
          <w:szCs w:val="28"/>
        </w:rPr>
        <w:pPrChange w:id="2495" w:author="Борис Гогинян" w:date="2020-05-30T16:28:00Z">
          <w:pPr>
            <w:spacing w:line="276" w:lineRule="auto"/>
            <w:contextualSpacing/>
          </w:pPr>
        </w:pPrChange>
      </w:pPr>
      <m:oMathPara>
        <m:oMath>
          <m:sSub>
            <m:sSubPr>
              <m:ctrlPr>
                <w:del w:id="2496" w:author="Борис Гогинян" w:date="2020-05-30T16:28:00Z">
                  <w:rPr>
                    <w:rFonts w:ascii="Cambria Math" w:hAnsi="Cambria Math" w:cs="Times New Roman"/>
                    <w:bCs/>
                    <w:i/>
                    <w:sz w:val="28"/>
                    <w:szCs w:val="28"/>
                  </w:rPr>
                </w:del>
              </m:ctrlPr>
            </m:sSubPr>
            <m:e>
              <m:r>
                <w:del w:id="2497" w:author="Борис Гогинян" w:date="2020-05-30T16:28:00Z">
                  <w:rPr>
                    <w:rFonts w:ascii="Cambria Math" w:hAnsi="Cambria Math" w:cs="Times New Roman"/>
                    <w:sz w:val="28"/>
                    <w:szCs w:val="28"/>
                    <w:lang w:val="en-US"/>
                  </w:rPr>
                  <m:t>F</m:t>
                </w:del>
              </m:r>
            </m:e>
            <m:sub>
              <m:r>
                <w:del w:id="2498" w:author="Борис Гогинян" w:date="2020-05-30T16:28:00Z">
                  <w:rPr>
                    <w:rFonts w:ascii="Cambria Math" w:hAnsi="Cambria Math" w:cs="Times New Roman"/>
                    <w:sz w:val="28"/>
                    <w:szCs w:val="28"/>
                  </w:rPr>
                  <m:t>NM</m:t>
                </w:del>
              </m:r>
            </m:sub>
          </m:sSub>
          <m:r>
            <w:del w:id="2499" w:author="Борис Гогинян" w:date="2020-05-30T16:28:00Z">
              <w:rPr>
                <w:rFonts w:ascii="Cambria Math" w:hAnsi="Cambria Math" w:cs="Times New Roman"/>
                <w:sz w:val="28"/>
                <w:szCs w:val="28"/>
              </w:rPr>
              <m:t>=</m:t>
            </w:del>
          </m:r>
          <m:f>
            <m:fPr>
              <m:ctrlPr>
                <w:del w:id="2500" w:author="Борис Гогинян" w:date="2020-05-30T16:28:00Z">
                  <w:rPr>
                    <w:rFonts w:ascii="Cambria Math" w:hAnsi="Cambria Math" w:cs="Times New Roman"/>
                    <w:bCs/>
                    <w:i/>
                    <w:sz w:val="28"/>
                    <w:szCs w:val="28"/>
                  </w:rPr>
                </w:del>
              </m:ctrlPr>
            </m:fPr>
            <m:num>
              <m:r>
                <w:del w:id="2501" w:author="Борис Гогинян" w:date="2020-05-30T16:28:00Z">
                  <w:rPr>
                    <w:rFonts w:ascii="Cambria Math" w:hAnsi="Cambria Math" w:cs="Times New Roman"/>
                    <w:sz w:val="28"/>
                    <w:szCs w:val="28"/>
                  </w:rPr>
                  <m:t>1</m:t>
                </w:del>
              </m:r>
            </m:num>
            <m:den>
              <m:r>
                <w:del w:id="2502" w:author="Борис Гогинян" w:date="2020-05-30T16:28:00Z">
                  <w:rPr>
                    <w:rFonts w:ascii="Cambria Math" w:hAnsi="Cambria Math" w:cs="Times New Roman"/>
                    <w:sz w:val="28"/>
                    <w:szCs w:val="28"/>
                  </w:rPr>
                  <m:t>NM</m:t>
                </w:del>
              </m:r>
            </m:den>
          </m:f>
          <m:nary>
            <m:naryPr>
              <m:chr m:val="∑"/>
              <m:limLoc m:val="undOvr"/>
              <m:ctrlPr>
                <w:del w:id="2503" w:author="Борис Гогинян" w:date="2020-05-30T16:28:00Z">
                  <w:rPr>
                    <w:rFonts w:ascii="Cambria Math" w:hAnsi="Cambria Math" w:cs="Times New Roman"/>
                    <w:bCs/>
                    <w:i/>
                    <w:sz w:val="28"/>
                    <w:szCs w:val="28"/>
                  </w:rPr>
                </w:del>
              </m:ctrlPr>
            </m:naryPr>
            <m:sub>
              <m:r>
                <w:del w:id="2504" w:author="Борис Гогинян" w:date="2020-05-30T16:28:00Z">
                  <w:rPr>
                    <w:rFonts w:ascii="Cambria Math" w:hAnsi="Cambria Math" w:cs="Times New Roman"/>
                    <w:sz w:val="28"/>
                    <w:szCs w:val="28"/>
                  </w:rPr>
                  <m:t>i=1</m:t>
                </w:del>
              </m:r>
            </m:sub>
            <m:sup>
              <m:r>
                <w:del w:id="2505" w:author="Борис Гогинян" w:date="2020-05-30T16:28:00Z">
                  <w:rPr>
                    <w:rFonts w:ascii="Cambria Math" w:hAnsi="Cambria Math" w:cs="Times New Roman"/>
                    <w:sz w:val="28"/>
                    <w:szCs w:val="28"/>
                  </w:rPr>
                  <m:t>N</m:t>
                </w:del>
              </m:r>
            </m:sup>
            <m:e>
              <m:r>
                <w:del w:id="2506" w:author="Борис Гогинян" w:date="2020-05-30T16:28:00Z">
                  <w:rPr>
                    <w:rFonts w:ascii="Cambria Math" w:hAnsi="Cambria Math" w:cs="Times New Roman"/>
                    <w:sz w:val="28"/>
                    <w:szCs w:val="28"/>
                  </w:rPr>
                  <m:t xml:space="preserve"> </m:t>
                </w:del>
              </m:r>
              <m:nary>
                <m:naryPr>
                  <m:chr m:val="∑"/>
                  <m:limLoc m:val="undOvr"/>
                  <m:ctrlPr>
                    <w:del w:id="2507" w:author="Борис Гогинян" w:date="2020-05-30T16:28:00Z">
                      <w:rPr>
                        <w:rFonts w:ascii="Cambria Math" w:hAnsi="Cambria Math" w:cs="Times New Roman"/>
                        <w:bCs/>
                        <w:i/>
                        <w:sz w:val="28"/>
                        <w:szCs w:val="28"/>
                      </w:rPr>
                    </w:del>
                  </m:ctrlPr>
                </m:naryPr>
                <m:sub>
                  <m:r>
                    <w:del w:id="2508" w:author="Борис Гогинян" w:date="2020-05-30T16:28:00Z">
                      <w:rPr>
                        <w:rFonts w:ascii="Cambria Math" w:hAnsi="Cambria Math" w:cs="Times New Roman"/>
                        <w:sz w:val="28"/>
                        <w:szCs w:val="28"/>
                      </w:rPr>
                      <m:t>j=1</m:t>
                    </w:del>
                  </m:r>
                </m:sub>
                <m:sup>
                  <m:r>
                    <w:del w:id="2509" w:author="Борис Гогинян" w:date="2020-05-30T16:28:00Z">
                      <w:rPr>
                        <w:rFonts w:ascii="Cambria Math" w:hAnsi="Cambria Math" w:cs="Times New Roman"/>
                        <w:sz w:val="28"/>
                        <w:szCs w:val="28"/>
                      </w:rPr>
                      <m:t>M</m:t>
                    </w:del>
                  </m:r>
                </m:sup>
                <m:e>
                  <m:f>
                    <m:fPr>
                      <m:ctrlPr>
                        <w:del w:id="2510" w:author="Борис Гогинян" w:date="2020-05-30T16:28:00Z">
                          <w:rPr>
                            <w:rFonts w:ascii="Cambria Math" w:hAnsi="Cambria Math" w:cs="Times New Roman"/>
                            <w:bCs/>
                            <w:i/>
                            <w:sz w:val="28"/>
                            <w:szCs w:val="28"/>
                          </w:rPr>
                        </w:del>
                      </m:ctrlPr>
                    </m:fPr>
                    <m:num>
                      <m:r>
                        <w:del w:id="2511" w:author="Борис Гогинян" w:date="2020-05-30T16:28:00Z">
                          <w:rPr>
                            <w:rFonts w:ascii="Cambria Math" w:hAnsi="Cambria Math" w:cs="Times New Roman"/>
                            <w:sz w:val="28"/>
                            <w:szCs w:val="28"/>
                          </w:rPr>
                          <m:t>L(</m:t>
                        </w:del>
                      </m:r>
                      <m:sSub>
                        <m:sSubPr>
                          <m:ctrlPr>
                            <w:del w:id="2512" w:author="Борис Гогинян" w:date="2020-05-30T16:28:00Z">
                              <w:rPr>
                                <w:rFonts w:ascii="Cambria Math" w:hAnsi="Cambria Math" w:cs="Times New Roman"/>
                                <w:bCs/>
                                <w:i/>
                                <w:sz w:val="28"/>
                                <w:szCs w:val="28"/>
                              </w:rPr>
                            </w:del>
                          </m:ctrlPr>
                        </m:sSubPr>
                        <m:e>
                          <m:r>
                            <w:del w:id="2513" w:author="Борис Гогинян" w:date="2020-05-30T16:28:00Z">
                              <w:rPr>
                                <w:rFonts w:ascii="Cambria Math" w:hAnsi="Cambria Math" w:cs="Times New Roman"/>
                                <w:sz w:val="28"/>
                                <w:szCs w:val="28"/>
                              </w:rPr>
                              <m:t>x</m:t>
                            </w:del>
                          </m:r>
                        </m:e>
                        <m:sub>
                          <m:r>
                            <w:del w:id="2514" w:author="Борис Гогинян" w:date="2020-05-30T16:28:00Z">
                              <w:rPr>
                                <w:rFonts w:ascii="Cambria Math" w:hAnsi="Cambria Math" w:cs="Times New Roman"/>
                                <w:sz w:val="28"/>
                                <w:szCs w:val="28"/>
                              </w:rPr>
                              <m:t>i</m:t>
                            </w:del>
                          </m:r>
                        </m:sub>
                      </m:sSub>
                      <m:r>
                        <w:del w:id="2515" w:author="Борис Гогинян" w:date="2020-05-30T16:28:00Z">
                          <w:rPr>
                            <w:rFonts w:ascii="Cambria Math" w:hAnsi="Cambria Math" w:cs="Times New Roman"/>
                            <w:sz w:val="28"/>
                            <w:szCs w:val="28"/>
                          </w:rPr>
                          <m:t xml:space="preserve">, </m:t>
                        </w:del>
                      </m:r>
                      <m:sSub>
                        <m:sSubPr>
                          <m:ctrlPr>
                            <w:del w:id="2516" w:author="Борис Гогинян" w:date="2020-05-30T16:28:00Z">
                              <w:rPr>
                                <w:rFonts w:ascii="Cambria Math" w:hAnsi="Cambria Math" w:cs="Times New Roman"/>
                                <w:bCs/>
                                <w:i/>
                                <w:sz w:val="28"/>
                                <w:szCs w:val="28"/>
                              </w:rPr>
                            </w:del>
                          </m:ctrlPr>
                        </m:sSubPr>
                        <m:e>
                          <m:r>
                            <w:del w:id="2517" w:author="Борис Гогинян" w:date="2020-05-30T16:28:00Z">
                              <w:rPr>
                                <w:rFonts w:ascii="Cambria Math" w:hAnsi="Cambria Math" w:cs="Times New Roman"/>
                                <w:sz w:val="28"/>
                                <w:szCs w:val="28"/>
                              </w:rPr>
                              <m:t>y</m:t>
                            </w:del>
                          </m:r>
                        </m:e>
                        <m:sub>
                          <m:r>
                            <w:del w:id="2518" w:author="Борис Гогинян" w:date="2020-05-30T16:28:00Z">
                              <w:rPr>
                                <w:rFonts w:ascii="Cambria Math" w:hAnsi="Cambria Math" w:cs="Times New Roman"/>
                                <w:sz w:val="28"/>
                                <w:szCs w:val="28"/>
                              </w:rPr>
                              <m:t>i</m:t>
                            </w:del>
                          </m:r>
                        </m:sub>
                      </m:sSub>
                      <m:r>
                        <w:del w:id="2519" w:author="Борис Гогинян" w:date="2020-05-30T16:28:00Z">
                          <w:rPr>
                            <w:rFonts w:ascii="Cambria Math" w:hAnsi="Cambria Math" w:cs="Times New Roman"/>
                            <w:sz w:val="28"/>
                            <w:szCs w:val="28"/>
                          </w:rPr>
                          <m:t xml:space="preserve">,  </m:t>
                        </w:del>
                      </m:r>
                      <m:sSub>
                        <m:sSubPr>
                          <m:ctrlPr>
                            <w:del w:id="2520" w:author="Борис Гогинян" w:date="2020-05-30T16:28:00Z">
                              <w:rPr>
                                <w:rFonts w:ascii="Cambria Math" w:hAnsi="Cambria Math" w:cs="Times New Roman"/>
                                <w:bCs/>
                                <w:i/>
                                <w:sz w:val="28"/>
                                <w:szCs w:val="28"/>
                              </w:rPr>
                            </w:del>
                          </m:ctrlPr>
                        </m:sSubPr>
                        <m:e>
                          <m:r>
                            <w:del w:id="2521" w:author="Борис Гогинян" w:date="2020-05-30T16:28:00Z">
                              <w:rPr>
                                <w:rFonts w:ascii="Cambria Math" w:hAnsi="Cambria Math" w:cs="Times New Roman"/>
                                <w:sz w:val="28"/>
                                <w:szCs w:val="28"/>
                              </w:rPr>
                              <m:t>ω</m:t>
                            </w:del>
                          </m:r>
                        </m:e>
                        <m:sub>
                          <m:r>
                            <w:del w:id="2522" w:author="Борис Гогинян" w:date="2020-05-30T16:28:00Z">
                              <w:rPr>
                                <w:rFonts w:ascii="Cambria Math" w:hAnsi="Cambria Math" w:cs="Times New Roman"/>
                                <w:sz w:val="28"/>
                                <w:szCs w:val="28"/>
                              </w:rPr>
                              <m:t>i,j</m:t>
                            </w:del>
                          </m:r>
                        </m:sub>
                      </m:sSub>
                      <m:r>
                        <w:del w:id="2523" w:author="Борис Гогинян" w:date="2020-05-30T16:28:00Z">
                          <w:rPr>
                            <w:rFonts w:ascii="Cambria Math" w:hAnsi="Cambria Math" w:cs="Times New Roman"/>
                            <w:sz w:val="28"/>
                            <w:szCs w:val="28"/>
                          </w:rPr>
                          <m:t>)</m:t>
                        </w:del>
                      </m:r>
                    </m:num>
                    <m:den>
                      <m:r>
                        <w:del w:id="2524" w:author="Борис Гогинян" w:date="2020-05-30T16:28:00Z">
                          <w:rPr>
                            <w:rFonts w:ascii="Cambria Math" w:hAnsi="Cambria Math" w:cs="Times New Roman"/>
                            <w:sz w:val="28"/>
                            <w:szCs w:val="28"/>
                          </w:rPr>
                          <m:t>p(</m:t>
                        </w:del>
                      </m:r>
                      <m:sSub>
                        <m:sSubPr>
                          <m:ctrlPr>
                            <w:del w:id="2525" w:author="Борис Гогинян" w:date="2020-05-30T16:28:00Z">
                              <w:rPr>
                                <w:rFonts w:ascii="Cambria Math" w:hAnsi="Cambria Math" w:cs="Times New Roman"/>
                                <w:bCs/>
                                <w:i/>
                                <w:sz w:val="28"/>
                                <w:szCs w:val="28"/>
                              </w:rPr>
                            </w:del>
                          </m:ctrlPr>
                        </m:sSubPr>
                        <m:e>
                          <m:r>
                            <w:del w:id="2526" w:author="Борис Гогинян" w:date="2020-05-30T16:28:00Z">
                              <w:rPr>
                                <w:rFonts w:ascii="Cambria Math" w:hAnsi="Cambria Math" w:cs="Times New Roman"/>
                                <w:sz w:val="28"/>
                                <w:szCs w:val="28"/>
                              </w:rPr>
                              <m:t>x</m:t>
                            </w:del>
                          </m:r>
                        </m:e>
                        <m:sub>
                          <m:r>
                            <w:del w:id="2527" w:author="Борис Гогинян" w:date="2020-05-30T16:28:00Z">
                              <w:rPr>
                                <w:rFonts w:ascii="Cambria Math" w:hAnsi="Cambria Math" w:cs="Times New Roman"/>
                                <w:sz w:val="28"/>
                                <w:szCs w:val="28"/>
                              </w:rPr>
                              <m:t>i</m:t>
                            </w:del>
                          </m:r>
                        </m:sub>
                      </m:sSub>
                      <m:r>
                        <w:del w:id="2528" w:author="Борис Гогинян" w:date="2020-05-30T16:28:00Z">
                          <w:rPr>
                            <w:rFonts w:ascii="Cambria Math" w:hAnsi="Cambria Math" w:cs="Times New Roman"/>
                            <w:sz w:val="28"/>
                            <w:szCs w:val="28"/>
                          </w:rPr>
                          <m:t xml:space="preserve">, </m:t>
                        </w:del>
                      </m:r>
                      <m:sSub>
                        <m:sSubPr>
                          <m:ctrlPr>
                            <w:del w:id="2529" w:author="Борис Гогинян" w:date="2020-05-30T16:28:00Z">
                              <w:rPr>
                                <w:rFonts w:ascii="Cambria Math" w:hAnsi="Cambria Math" w:cs="Times New Roman"/>
                                <w:bCs/>
                                <w:i/>
                                <w:sz w:val="28"/>
                                <w:szCs w:val="28"/>
                              </w:rPr>
                            </w:del>
                          </m:ctrlPr>
                        </m:sSubPr>
                        <m:e>
                          <m:r>
                            <w:del w:id="2530" w:author="Борис Гогинян" w:date="2020-05-30T16:28:00Z">
                              <w:rPr>
                                <w:rFonts w:ascii="Cambria Math" w:hAnsi="Cambria Math" w:cs="Times New Roman"/>
                                <w:sz w:val="28"/>
                                <w:szCs w:val="28"/>
                              </w:rPr>
                              <m:t>y</m:t>
                            </w:del>
                          </m:r>
                        </m:e>
                        <m:sub>
                          <m:r>
                            <w:del w:id="2531" w:author="Борис Гогинян" w:date="2020-05-30T16:28:00Z">
                              <w:rPr>
                                <w:rFonts w:ascii="Cambria Math" w:hAnsi="Cambria Math" w:cs="Times New Roman"/>
                                <w:sz w:val="28"/>
                                <w:szCs w:val="28"/>
                              </w:rPr>
                              <m:t>i</m:t>
                            </w:del>
                          </m:r>
                        </m:sub>
                      </m:sSub>
                      <m:r>
                        <w:del w:id="2532" w:author="Борис Гогинян" w:date="2020-05-30T16:28:00Z">
                          <w:rPr>
                            <w:rFonts w:ascii="Cambria Math" w:hAnsi="Cambria Math" w:cs="Times New Roman"/>
                            <w:sz w:val="28"/>
                            <w:szCs w:val="28"/>
                          </w:rPr>
                          <m:t>)p(</m:t>
                        </w:del>
                      </m:r>
                      <m:sSub>
                        <m:sSubPr>
                          <m:ctrlPr>
                            <w:del w:id="2533" w:author="Борис Гогинян" w:date="2020-05-30T16:28:00Z">
                              <w:rPr>
                                <w:rFonts w:ascii="Cambria Math" w:hAnsi="Cambria Math" w:cs="Times New Roman"/>
                                <w:bCs/>
                                <w:i/>
                                <w:sz w:val="28"/>
                                <w:szCs w:val="28"/>
                              </w:rPr>
                            </w:del>
                          </m:ctrlPr>
                        </m:sSubPr>
                        <m:e>
                          <m:r>
                            <w:del w:id="2534" w:author="Борис Гогинян" w:date="2020-05-30T16:28:00Z">
                              <w:rPr>
                                <w:rFonts w:ascii="Cambria Math" w:hAnsi="Cambria Math" w:cs="Times New Roman"/>
                                <w:sz w:val="28"/>
                                <w:szCs w:val="28"/>
                              </w:rPr>
                              <m:t>ω</m:t>
                            </w:del>
                          </m:r>
                        </m:e>
                        <m:sub>
                          <m:r>
                            <w:del w:id="2535" w:author="Борис Гогинян" w:date="2020-05-30T16:28:00Z">
                              <w:rPr>
                                <w:rFonts w:ascii="Cambria Math" w:hAnsi="Cambria Math" w:cs="Times New Roman"/>
                                <w:sz w:val="28"/>
                                <w:szCs w:val="28"/>
                              </w:rPr>
                              <m:t>i,j</m:t>
                            </w:del>
                          </m:r>
                        </m:sub>
                      </m:sSub>
                      <m:r>
                        <w:del w:id="2536" w:author="Борис Гогинян" w:date="2020-05-30T16:28:00Z">
                          <w:rPr>
                            <w:rFonts w:ascii="Cambria Math" w:hAnsi="Cambria Math" w:cs="Times New Roman"/>
                            <w:sz w:val="28"/>
                            <w:szCs w:val="28"/>
                          </w:rPr>
                          <m:t>)</m:t>
                        </w:del>
                      </m:r>
                    </m:den>
                  </m:f>
                </m:e>
              </m:nary>
            </m:e>
          </m:nary>
        </m:oMath>
      </m:oMathPara>
    </w:p>
    <w:p w14:paraId="3807847A" w14:textId="5E80423C" w:rsidR="007E16E7" w:rsidRPr="00B12333" w:rsidDel="0091212B" w:rsidRDefault="007E16E7" w:rsidP="0091212B">
      <w:pPr>
        <w:spacing w:after="0" w:line="276" w:lineRule="auto"/>
        <w:contextualSpacing/>
        <w:jc w:val="center"/>
        <w:rPr>
          <w:del w:id="2537" w:author="Борис Гогинян" w:date="2020-05-30T16:28:00Z"/>
          <w:rFonts w:ascii="Times New Roman" w:hAnsi="Times New Roman" w:cs="Times New Roman"/>
          <w:bCs/>
          <w:sz w:val="28"/>
          <w:szCs w:val="28"/>
        </w:rPr>
        <w:pPrChange w:id="2538" w:author="Борис Гогинян" w:date="2020-05-30T16:28:00Z">
          <w:pPr>
            <w:spacing w:line="276" w:lineRule="auto"/>
            <w:contextualSpacing/>
          </w:pPr>
        </w:pPrChange>
      </w:pPr>
      <w:del w:id="2539" w:author="Борис Гогинян" w:date="2020-05-30T16:28:00Z">
        <w:r w:rsidRPr="00B12333" w:rsidDel="0091212B">
          <w:rPr>
            <w:rFonts w:ascii="Times New Roman" w:hAnsi="Times New Roman" w:cs="Times New Roman"/>
            <w:bCs/>
            <w:sz w:val="28"/>
            <w:szCs w:val="28"/>
          </w:rPr>
          <w:delText xml:space="preserve">где </w:delTex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sidRPr="00B12333" w:rsidDel="0091212B">
          <w:rPr>
            <w:rFonts w:ascii="Times New Roman" w:hAnsi="Times New Roman" w:cs="Times New Roman"/>
            <w:bCs/>
            <w:sz w:val="28"/>
            <w:szCs w:val="28"/>
          </w:rPr>
          <w:delText xml:space="preserve"> – направление на источник света</w:delText>
        </w:r>
      </w:del>
    </w:p>
    <w:p w14:paraId="0124D4C5" w14:textId="6A356115" w:rsidR="007E16E7" w:rsidRPr="00B12333" w:rsidDel="0091212B" w:rsidRDefault="007E16E7" w:rsidP="0091212B">
      <w:pPr>
        <w:spacing w:after="0" w:line="276" w:lineRule="auto"/>
        <w:contextualSpacing/>
        <w:jc w:val="center"/>
        <w:rPr>
          <w:del w:id="2540" w:author="Борис Гогинян" w:date="2020-05-30T16:28:00Z"/>
          <w:rFonts w:ascii="Times New Roman" w:hAnsi="Times New Roman" w:cs="Times New Roman"/>
          <w:bCs/>
          <w:sz w:val="28"/>
          <w:szCs w:val="28"/>
        </w:rPr>
        <w:pPrChange w:id="2541" w:author="Борис Гогинян" w:date="2020-05-30T16:28:00Z">
          <w:pPr>
            <w:spacing w:line="276" w:lineRule="auto"/>
            <w:contextualSpacing/>
          </w:pPr>
        </w:pPrChange>
      </w:pPr>
      <m:oMath>
        <m:r>
          <w:del w:id="2542" w:author="Борис Гогинян" w:date="2020-05-30T16:28:00Z">
            <w:rPr>
              <w:rFonts w:ascii="Cambria Math" w:hAnsi="Cambria Math" w:cs="Times New Roman"/>
              <w:sz w:val="28"/>
              <w:szCs w:val="28"/>
            </w:rPr>
            <m:t>(</m:t>
          </w:del>
        </m:r>
        <m:sSub>
          <m:sSubPr>
            <m:ctrlPr>
              <w:del w:id="2543" w:author="Борис Гогинян" w:date="2020-05-30T16:28:00Z">
                <w:rPr>
                  <w:rFonts w:ascii="Cambria Math" w:hAnsi="Cambria Math" w:cs="Times New Roman"/>
                  <w:bCs/>
                  <w:i/>
                  <w:sz w:val="28"/>
                  <w:szCs w:val="28"/>
                </w:rPr>
              </w:del>
            </m:ctrlPr>
          </m:sSubPr>
          <m:e>
            <m:r>
              <w:del w:id="2544" w:author="Борис Гогинян" w:date="2020-05-30T16:28:00Z">
                <w:rPr>
                  <w:rFonts w:ascii="Cambria Math" w:hAnsi="Cambria Math" w:cs="Times New Roman"/>
                  <w:sz w:val="28"/>
                  <w:szCs w:val="28"/>
                </w:rPr>
                <m:t>x</m:t>
              </w:del>
            </m:r>
          </m:e>
          <m:sub>
            <m:r>
              <w:del w:id="2545" w:author="Борис Гогинян" w:date="2020-05-30T16:28:00Z">
                <w:rPr>
                  <w:rFonts w:ascii="Cambria Math" w:hAnsi="Cambria Math" w:cs="Times New Roman"/>
                  <w:sz w:val="28"/>
                  <w:szCs w:val="28"/>
                </w:rPr>
                <m:t>i</m:t>
              </w:del>
            </m:r>
          </m:sub>
        </m:sSub>
        <m:r>
          <w:del w:id="2546" w:author="Борис Гогинян" w:date="2020-05-30T16:28:00Z">
            <w:rPr>
              <w:rFonts w:ascii="Cambria Math" w:hAnsi="Cambria Math" w:cs="Times New Roman"/>
              <w:sz w:val="28"/>
              <w:szCs w:val="28"/>
            </w:rPr>
            <m:t xml:space="preserve">, </m:t>
          </w:del>
        </m:r>
        <m:sSub>
          <m:sSubPr>
            <m:ctrlPr>
              <w:del w:id="2547" w:author="Борис Гогинян" w:date="2020-05-30T16:28:00Z">
                <w:rPr>
                  <w:rFonts w:ascii="Cambria Math" w:hAnsi="Cambria Math" w:cs="Times New Roman"/>
                  <w:bCs/>
                  <w:i/>
                  <w:sz w:val="28"/>
                  <w:szCs w:val="28"/>
                </w:rPr>
              </w:del>
            </m:ctrlPr>
          </m:sSubPr>
          <m:e>
            <m:r>
              <w:del w:id="2548" w:author="Борис Гогинян" w:date="2020-05-30T16:28:00Z">
                <w:rPr>
                  <w:rFonts w:ascii="Cambria Math" w:hAnsi="Cambria Math" w:cs="Times New Roman"/>
                  <w:sz w:val="28"/>
                  <w:szCs w:val="28"/>
                </w:rPr>
                <m:t>y</m:t>
              </w:del>
            </m:r>
          </m:e>
          <m:sub>
            <m:r>
              <w:del w:id="2549" w:author="Борис Гогинян" w:date="2020-05-30T16:28:00Z">
                <w:rPr>
                  <w:rFonts w:ascii="Cambria Math" w:hAnsi="Cambria Math" w:cs="Times New Roman"/>
                  <w:sz w:val="28"/>
                  <w:szCs w:val="28"/>
                </w:rPr>
                <m:t>i</m:t>
              </w:del>
            </m:r>
          </m:sub>
        </m:sSub>
        <m:r>
          <w:del w:id="2550" w:author="Борис Гогинян" w:date="2020-05-30T16:28:00Z">
            <w:rPr>
              <w:rFonts w:ascii="Cambria Math" w:hAnsi="Cambria Math" w:cs="Times New Roman"/>
              <w:sz w:val="28"/>
              <w:szCs w:val="28"/>
            </w:rPr>
            <m:t>)</m:t>
          </w:del>
        </m:r>
      </m:oMath>
      <w:del w:id="2551" w:author="Борис Гогинян" w:date="2020-05-30T16:28:00Z">
        <w:r w:rsidRPr="00B12333" w:rsidDel="0091212B">
          <w:rPr>
            <w:rFonts w:ascii="Times New Roman" w:hAnsi="Times New Roman" w:cs="Times New Roman"/>
            <w:bCs/>
            <w:sz w:val="28"/>
            <w:szCs w:val="28"/>
          </w:rPr>
          <w:delText xml:space="preserve"> – координаты пикселя на изображении</w:delText>
        </w:r>
      </w:del>
    </w:p>
    <w:p w14:paraId="67C9EF26" w14:textId="1CDA422A" w:rsidR="00E21E15" w:rsidRPr="00B12333" w:rsidDel="0091212B" w:rsidRDefault="00E21E15" w:rsidP="0091212B">
      <w:pPr>
        <w:spacing w:after="0" w:line="276" w:lineRule="auto"/>
        <w:contextualSpacing/>
        <w:jc w:val="center"/>
        <w:rPr>
          <w:del w:id="2552" w:author="Борис Гогинян" w:date="2020-05-30T16:28:00Z"/>
          <w:rFonts w:ascii="Times New Roman" w:hAnsi="Times New Roman" w:cs="Times New Roman"/>
          <w:sz w:val="28"/>
          <w:szCs w:val="28"/>
        </w:rPr>
        <w:pPrChange w:id="2553" w:author="Борис Гогинян" w:date="2020-05-30T16:28:00Z">
          <w:pPr>
            <w:spacing w:line="276" w:lineRule="auto"/>
            <w:contextualSpacing/>
          </w:pPr>
        </w:pPrChange>
      </w:pPr>
    </w:p>
    <w:p w14:paraId="718B6B61" w14:textId="7C290F6F" w:rsidR="00AB7C9B" w:rsidRPr="00B5325E" w:rsidDel="0091212B" w:rsidRDefault="00AB7C9B" w:rsidP="0091212B">
      <w:pPr>
        <w:spacing w:after="0" w:line="276" w:lineRule="auto"/>
        <w:contextualSpacing/>
        <w:jc w:val="center"/>
        <w:rPr>
          <w:del w:id="2554" w:author="Борис Гогинян" w:date="2020-05-30T16:28:00Z"/>
          <w:rFonts w:ascii="Times New Roman" w:hAnsi="Times New Roman" w:cs="Times New Roman"/>
          <w:sz w:val="28"/>
          <w:szCs w:val="28"/>
        </w:rPr>
        <w:pPrChange w:id="2555" w:author="Борис Гогинян" w:date="2020-05-30T16:28:00Z">
          <w:pPr>
            <w:spacing w:line="276" w:lineRule="auto"/>
          </w:pPr>
        </w:pPrChange>
      </w:pPr>
    </w:p>
    <w:p w14:paraId="4689F320" w14:textId="4E420EC8" w:rsidR="00866229" w:rsidRPr="00AD4BD2" w:rsidDel="0091212B" w:rsidRDefault="00866229" w:rsidP="0091212B">
      <w:pPr>
        <w:spacing w:after="0" w:line="276" w:lineRule="auto"/>
        <w:contextualSpacing/>
        <w:jc w:val="center"/>
        <w:rPr>
          <w:del w:id="2556" w:author="Борис Гогинян" w:date="2020-05-30T16:28:00Z"/>
          <w:rFonts w:ascii="Times New Roman" w:hAnsi="Times New Roman" w:cs="Times New Roman"/>
          <w:sz w:val="28"/>
          <w:szCs w:val="28"/>
        </w:rPr>
        <w:pPrChange w:id="2557" w:author="Борис Гогинян" w:date="2020-05-30T16:28:00Z">
          <w:pPr>
            <w:spacing w:line="276" w:lineRule="auto"/>
          </w:pPr>
        </w:pPrChange>
      </w:pPr>
    </w:p>
    <w:p w14:paraId="2A944EE8" w14:textId="7F96C494" w:rsidR="00A6235B" w:rsidRPr="00AD4BD2" w:rsidDel="0091212B" w:rsidRDefault="00310266" w:rsidP="0091212B">
      <w:pPr>
        <w:spacing w:after="0" w:line="276" w:lineRule="auto"/>
        <w:contextualSpacing/>
        <w:jc w:val="center"/>
        <w:rPr>
          <w:del w:id="2558" w:author="Борис Гогинян" w:date="2020-05-30T16:28:00Z"/>
          <w:rFonts w:ascii="Times New Roman" w:hAnsi="Times New Roman" w:cs="Times New Roman"/>
          <w:sz w:val="28"/>
          <w:szCs w:val="28"/>
        </w:rPr>
        <w:pPrChange w:id="2559" w:author="Борис Гогинян" w:date="2020-05-30T16:28:00Z">
          <w:pPr>
            <w:spacing w:line="276" w:lineRule="auto"/>
          </w:pPr>
        </w:pPrChange>
      </w:pPr>
      <w:del w:id="2560" w:author="Борис Гогинян" w:date="2020-05-30T16:28:00Z">
        <w:r w:rsidRPr="00AD4BD2" w:rsidDel="0091212B">
          <w:rPr>
            <w:rFonts w:ascii="Times New Roman" w:hAnsi="Times New Roman" w:cs="Times New Roman"/>
            <w:sz w:val="28"/>
            <w:szCs w:val="28"/>
          </w:rPr>
          <w:delText>В исследуемых рендерах реализованы следующие алгоритмы:</w:delText>
        </w:r>
      </w:del>
    </w:p>
    <w:p w14:paraId="37922DB7" w14:textId="6611CBFB" w:rsidR="006514DC" w:rsidRPr="00AD4BD2" w:rsidDel="0091212B" w:rsidRDefault="006514DC" w:rsidP="0091212B">
      <w:pPr>
        <w:pStyle w:val="a5"/>
        <w:numPr>
          <w:ilvl w:val="1"/>
          <w:numId w:val="13"/>
        </w:numPr>
        <w:spacing w:after="0" w:line="276" w:lineRule="auto"/>
        <w:jc w:val="center"/>
        <w:rPr>
          <w:del w:id="2561" w:author="Борис Гогинян" w:date="2020-05-30T16:28:00Z"/>
          <w:rFonts w:ascii="Times New Roman" w:hAnsi="Times New Roman" w:cs="Times New Roman"/>
          <w:sz w:val="28"/>
          <w:szCs w:val="28"/>
        </w:rPr>
        <w:pPrChange w:id="2562" w:author="Борис Гогинян" w:date="2020-05-30T16:28:00Z">
          <w:pPr>
            <w:pStyle w:val="a5"/>
            <w:numPr>
              <w:ilvl w:val="1"/>
              <w:numId w:val="13"/>
            </w:numPr>
            <w:tabs>
              <w:tab w:val="num" w:pos="1440"/>
            </w:tabs>
            <w:spacing w:line="276" w:lineRule="auto"/>
            <w:ind w:left="1440" w:hanging="360"/>
          </w:pPr>
        </w:pPrChange>
      </w:pPr>
      <w:del w:id="2563" w:author="Борис Гогинян" w:date="2020-05-30T16:28:00Z">
        <w:r w:rsidRPr="00AD4BD2" w:rsidDel="0091212B">
          <w:rPr>
            <w:rFonts w:ascii="Times New Roman" w:hAnsi="Times New Roman" w:cs="Times New Roman"/>
            <w:sz w:val="28"/>
            <w:szCs w:val="28"/>
            <w:lang w:val="en-US"/>
          </w:rPr>
          <w:delText>Cycles</w:delText>
        </w:r>
      </w:del>
    </w:p>
    <w:p w14:paraId="2688E613" w14:textId="275EDFC3" w:rsidR="006514DC" w:rsidRPr="00AD4BD2" w:rsidDel="0091212B" w:rsidRDefault="006514DC" w:rsidP="0091212B">
      <w:pPr>
        <w:pStyle w:val="a5"/>
        <w:spacing w:after="0" w:line="276" w:lineRule="auto"/>
        <w:ind w:left="1440"/>
        <w:jc w:val="center"/>
        <w:rPr>
          <w:del w:id="2564" w:author="Борис Гогинян" w:date="2020-05-30T16:28:00Z"/>
          <w:rFonts w:ascii="Times New Roman" w:hAnsi="Times New Roman" w:cs="Times New Roman"/>
          <w:sz w:val="28"/>
          <w:szCs w:val="28"/>
          <w:lang w:val="en-US"/>
        </w:rPr>
        <w:pPrChange w:id="2565" w:author="Борис Гогинян" w:date="2020-05-30T16:28:00Z">
          <w:pPr>
            <w:pStyle w:val="a5"/>
            <w:spacing w:line="276" w:lineRule="auto"/>
            <w:ind w:left="1440"/>
          </w:pPr>
        </w:pPrChange>
      </w:pPr>
      <w:del w:id="2566" w:author="Борис Гогинян" w:date="2020-05-30T16:28:00Z">
        <w:r w:rsidRPr="00AD4BD2" w:rsidDel="0091212B">
          <w:rPr>
            <w:rFonts w:ascii="Times New Roman" w:hAnsi="Times New Roman" w:cs="Times New Roman"/>
            <w:sz w:val="28"/>
            <w:szCs w:val="28"/>
          </w:rPr>
          <w:delText xml:space="preserve">Алгоритм </w:delText>
        </w:r>
        <w:r w:rsidRPr="00AD4BD2" w:rsidDel="0091212B">
          <w:rPr>
            <w:rFonts w:ascii="Times New Roman" w:hAnsi="Times New Roman" w:cs="Times New Roman"/>
            <w:sz w:val="28"/>
            <w:szCs w:val="28"/>
            <w:lang w:val="en-US"/>
          </w:rPr>
          <w:delText>Path Tracing</w:delText>
        </w:r>
      </w:del>
    </w:p>
    <w:p w14:paraId="6D13919A" w14:textId="238A33FB" w:rsidR="00661711" w:rsidRPr="00B5325E" w:rsidDel="0091212B" w:rsidRDefault="009C43CD" w:rsidP="0091212B">
      <w:pPr>
        <w:pStyle w:val="a5"/>
        <w:spacing w:after="0" w:line="276" w:lineRule="auto"/>
        <w:ind w:left="1440"/>
        <w:jc w:val="center"/>
        <w:rPr>
          <w:del w:id="2567" w:author="Борис Гогинян" w:date="2020-05-30T16:28:00Z"/>
          <w:rFonts w:ascii="Times New Roman" w:hAnsi="Times New Roman" w:cs="Times New Roman"/>
          <w:sz w:val="28"/>
          <w:szCs w:val="28"/>
        </w:rPr>
        <w:pPrChange w:id="2568" w:author="Борис Гогинян" w:date="2020-05-30T16:28:00Z">
          <w:pPr>
            <w:pStyle w:val="a5"/>
            <w:spacing w:line="276" w:lineRule="auto"/>
            <w:ind w:left="1440"/>
          </w:pPr>
        </w:pPrChange>
      </w:pPr>
      <w:del w:id="2569" w:author="Борис Гогинян" w:date="2020-05-30T16:28:00Z">
        <w:r w:rsidDel="0091212B">
          <w:rPr>
            <w:rFonts w:ascii="Times New Roman" w:hAnsi="Times New Roman" w:cs="Times New Roman"/>
            <w:sz w:val="28"/>
            <w:szCs w:val="28"/>
          </w:rPr>
          <w:delText xml:space="preserve">В исследовании использовалась версия </w:delText>
        </w:r>
        <w:r w:rsidDel="0091212B">
          <w:rPr>
            <w:rFonts w:ascii="Times New Roman" w:hAnsi="Times New Roman" w:cs="Times New Roman"/>
            <w:sz w:val="28"/>
            <w:szCs w:val="28"/>
            <w:lang w:val="en-US"/>
          </w:rPr>
          <w:delText>Blender</w:delText>
        </w:r>
        <w:r w:rsidRPr="00B5325E" w:rsidDel="0091212B">
          <w:rPr>
            <w:rFonts w:ascii="Times New Roman" w:hAnsi="Times New Roman" w:cs="Times New Roman"/>
            <w:sz w:val="28"/>
            <w:szCs w:val="28"/>
          </w:rPr>
          <w:delText xml:space="preserve"> 2.82</w:delText>
        </w:r>
      </w:del>
    </w:p>
    <w:p w14:paraId="67CE6ED3" w14:textId="304A0479" w:rsidR="006514DC" w:rsidRPr="00AD4BD2" w:rsidDel="0091212B" w:rsidRDefault="006514DC" w:rsidP="0091212B">
      <w:pPr>
        <w:pStyle w:val="a5"/>
        <w:numPr>
          <w:ilvl w:val="1"/>
          <w:numId w:val="13"/>
        </w:numPr>
        <w:spacing w:after="0" w:line="276" w:lineRule="auto"/>
        <w:jc w:val="center"/>
        <w:rPr>
          <w:del w:id="2570" w:author="Борис Гогинян" w:date="2020-05-30T16:28:00Z"/>
          <w:rFonts w:ascii="Times New Roman" w:hAnsi="Times New Roman" w:cs="Times New Roman"/>
          <w:sz w:val="28"/>
          <w:szCs w:val="28"/>
          <w:lang w:val="en-US"/>
        </w:rPr>
        <w:pPrChange w:id="2571" w:author="Борис Гогинян" w:date="2020-05-30T16:28:00Z">
          <w:pPr>
            <w:pStyle w:val="a5"/>
            <w:numPr>
              <w:ilvl w:val="1"/>
              <w:numId w:val="13"/>
            </w:numPr>
            <w:tabs>
              <w:tab w:val="num" w:pos="1440"/>
            </w:tabs>
            <w:spacing w:line="276" w:lineRule="auto"/>
            <w:ind w:left="1440" w:hanging="360"/>
          </w:pPr>
        </w:pPrChange>
      </w:pPr>
      <w:del w:id="2572" w:author="Борис Гогинян" w:date="2020-05-30T16:28:00Z">
        <w:r w:rsidRPr="00AD4BD2" w:rsidDel="0091212B">
          <w:rPr>
            <w:rFonts w:ascii="Times New Roman" w:hAnsi="Times New Roman" w:cs="Times New Roman"/>
            <w:sz w:val="28"/>
            <w:szCs w:val="28"/>
            <w:lang w:val="en-US"/>
          </w:rPr>
          <w:delText>LuxCore</w:delText>
        </w:r>
        <w:r w:rsidRPr="00AD4BD2" w:rsidDel="0091212B">
          <w:rPr>
            <w:rFonts w:ascii="Times New Roman" w:hAnsi="Times New Roman" w:cs="Times New Roman"/>
            <w:sz w:val="28"/>
            <w:szCs w:val="28"/>
            <w:lang w:val="en-US"/>
          </w:rPr>
          <w:br/>
        </w:r>
        <w:r w:rsidR="00310266" w:rsidRPr="00AD4BD2" w:rsidDel="0091212B">
          <w:rPr>
            <w:rFonts w:ascii="Times New Roman" w:hAnsi="Times New Roman" w:cs="Times New Roman"/>
            <w:sz w:val="28"/>
            <w:szCs w:val="28"/>
          </w:rPr>
          <w:delText>Алгоритм</w:delText>
        </w:r>
        <w:r w:rsidRPr="00AD4BD2" w:rsidDel="0091212B">
          <w:rPr>
            <w:rFonts w:ascii="Times New Roman" w:hAnsi="Times New Roman" w:cs="Times New Roman"/>
            <w:sz w:val="28"/>
            <w:szCs w:val="28"/>
            <w:lang w:val="en-US"/>
          </w:rPr>
          <w:delText xml:space="preserve"> Path Tracing </w:delText>
        </w:r>
        <w:r w:rsidRPr="00AD4BD2" w:rsidDel="0091212B">
          <w:rPr>
            <w:rFonts w:ascii="Times New Roman" w:hAnsi="Times New Roman" w:cs="Times New Roman"/>
            <w:sz w:val="28"/>
            <w:szCs w:val="28"/>
          </w:rPr>
          <w:delText>и</w:delText>
        </w:r>
        <w:r w:rsidRPr="00AD4BD2" w:rsidDel="0091212B">
          <w:rPr>
            <w:rFonts w:ascii="Times New Roman" w:hAnsi="Times New Roman" w:cs="Times New Roman"/>
            <w:sz w:val="28"/>
            <w:szCs w:val="28"/>
            <w:lang w:val="en-US"/>
          </w:rPr>
          <w:delText xml:space="preserve"> Bidirectional path-tracing</w:delText>
        </w:r>
      </w:del>
    </w:p>
    <w:p w14:paraId="72CCB11D" w14:textId="7CCBC05E" w:rsidR="00866229" w:rsidRPr="00AD4BD2" w:rsidDel="0091212B" w:rsidRDefault="00866229" w:rsidP="0091212B">
      <w:pPr>
        <w:pStyle w:val="a5"/>
        <w:spacing w:after="0" w:line="276" w:lineRule="auto"/>
        <w:ind w:left="1440"/>
        <w:jc w:val="center"/>
        <w:rPr>
          <w:del w:id="2573" w:author="Борис Гогинян" w:date="2020-05-30T16:28:00Z"/>
          <w:rFonts w:ascii="Times New Roman" w:hAnsi="Times New Roman" w:cs="Times New Roman"/>
          <w:sz w:val="28"/>
          <w:szCs w:val="28"/>
        </w:rPr>
        <w:pPrChange w:id="2574" w:author="Борис Гогинян" w:date="2020-05-30T16:28:00Z">
          <w:pPr>
            <w:pStyle w:val="a5"/>
            <w:spacing w:line="276" w:lineRule="auto"/>
            <w:ind w:left="1440"/>
          </w:pPr>
        </w:pPrChange>
      </w:pPr>
      <w:del w:id="2575" w:author="Борис Гогинян" w:date="2020-05-30T16:28:00Z">
        <w:r w:rsidRPr="00AD4BD2" w:rsidDel="0091212B">
          <w:rPr>
            <w:rFonts w:ascii="Times New Roman" w:hAnsi="Times New Roman" w:cs="Times New Roman"/>
            <w:sz w:val="28"/>
            <w:szCs w:val="28"/>
          </w:rPr>
          <w:delText xml:space="preserve">Также в этом рендере есть технология </w:delText>
        </w:r>
        <w:r w:rsidR="00661711" w:rsidRPr="00AD4BD2" w:rsidDel="0091212B">
          <w:rPr>
            <w:rFonts w:ascii="Times New Roman" w:hAnsi="Times New Roman" w:cs="Times New Roman"/>
            <w:sz w:val="28"/>
            <w:szCs w:val="28"/>
          </w:rPr>
          <w:delText xml:space="preserve">PhotonGI cache [36], которая включает в себя 3 функции: </w:delText>
        </w:r>
      </w:del>
    </w:p>
    <w:p w14:paraId="23E9A4F0" w14:textId="1E9672FC" w:rsidR="00661711" w:rsidRPr="00AD4BD2" w:rsidDel="0091212B" w:rsidRDefault="00661711" w:rsidP="0091212B">
      <w:pPr>
        <w:pStyle w:val="a5"/>
        <w:numPr>
          <w:ilvl w:val="0"/>
          <w:numId w:val="39"/>
        </w:numPr>
        <w:spacing w:after="0" w:line="276" w:lineRule="auto"/>
        <w:jc w:val="center"/>
        <w:rPr>
          <w:del w:id="2576" w:author="Борис Гогинян" w:date="2020-05-30T16:28:00Z"/>
          <w:rFonts w:ascii="Times New Roman" w:hAnsi="Times New Roman" w:cs="Times New Roman"/>
          <w:sz w:val="28"/>
          <w:szCs w:val="28"/>
        </w:rPr>
        <w:pPrChange w:id="2577" w:author="Борис Гогинян" w:date="2020-05-30T16:28:00Z">
          <w:pPr>
            <w:pStyle w:val="a5"/>
            <w:numPr>
              <w:numId w:val="39"/>
            </w:numPr>
            <w:spacing w:line="276" w:lineRule="auto"/>
            <w:ind w:left="2160" w:hanging="360"/>
          </w:pPr>
        </w:pPrChange>
      </w:pPr>
      <w:del w:id="2578" w:author="Борис Гогинян" w:date="2020-05-30T16:28:00Z">
        <w:r w:rsidRPr="00AD4BD2" w:rsidDel="0091212B">
          <w:rPr>
            <w:rFonts w:ascii="Times New Roman" w:hAnsi="Times New Roman" w:cs="Times New Roman"/>
            <w:sz w:val="28"/>
            <w:szCs w:val="28"/>
          </w:rPr>
          <w:delText>Direct light cache – кеш прямого освещения;</w:delText>
        </w:r>
      </w:del>
    </w:p>
    <w:p w14:paraId="3EBA2519" w14:textId="0562206C" w:rsidR="00661711" w:rsidRPr="00AD4BD2" w:rsidDel="0091212B" w:rsidRDefault="00661711" w:rsidP="0091212B">
      <w:pPr>
        <w:pStyle w:val="a5"/>
        <w:numPr>
          <w:ilvl w:val="0"/>
          <w:numId w:val="39"/>
        </w:numPr>
        <w:spacing w:after="0" w:line="276" w:lineRule="auto"/>
        <w:jc w:val="center"/>
        <w:rPr>
          <w:del w:id="2579" w:author="Борис Гогинян" w:date="2020-05-30T16:28:00Z"/>
          <w:rFonts w:ascii="Times New Roman" w:hAnsi="Times New Roman" w:cs="Times New Roman"/>
          <w:sz w:val="28"/>
          <w:szCs w:val="28"/>
        </w:rPr>
        <w:pPrChange w:id="2580" w:author="Борис Гогинян" w:date="2020-05-30T16:28:00Z">
          <w:pPr>
            <w:pStyle w:val="a5"/>
            <w:numPr>
              <w:numId w:val="39"/>
            </w:numPr>
            <w:spacing w:line="276" w:lineRule="auto"/>
            <w:ind w:left="2160" w:hanging="360"/>
          </w:pPr>
        </w:pPrChange>
      </w:pPr>
      <w:del w:id="2581" w:author="Борис Гогинян" w:date="2020-05-30T16:28:00Z">
        <w:r w:rsidRPr="00AD4BD2" w:rsidDel="0091212B">
          <w:rPr>
            <w:rFonts w:ascii="Times New Roman" w:hAnsi="Times New Roman" w:cs="Times New Roman"/>
            <w:sz w:val="28"/>
            <w:szCs w:val="28"/>
          </w:rPr>
          <w:delText>Indirect light cache – кеш непрямого освещения;</w:delText>
        </w:r>
      </w:del>
    </w:p>
    <w:p w14:paraId="5869A37E" w14:textId="119C9DDF" w:rsidR="00661711" w:rsidRPr="00176D4E" w:rsidDel="0091212B" w:rsidRDefault="00661711" w:rsidP="0091212B">
      <w:pPr>
        <w:pStyle w:val="a5"/>
        <w:numPr>
          <w:ilvl w:val="0"/>
          <w:numId w:val="39"/>
        </w:numPr>
        <w:spacing w:after="0" w:line="276" w:lineRule="auto"/>
        <w:jc w:val="center"/>
        <w:rPr>
          <w:del w:id="2582" w:author="Борис Гогинян" w:date="2020-05-30T16:28:00Z"/>
          <w:rFonts w:ascii="Times New Roman" w:hAnsi="Times New Roman" w:cs="Times New Roman"/>
          <w:sz w:val="28"/>
          <w:szCs w:val="28"/>
          <w:lang w:val="en-US"/>
          <w:rPrChange w:id="2583" w:author="Борис Гогинян" w:date="2020-05-29T22:07:00Z">
            <w:rPr>
              <w:del w:id="2584" w:author="Борис Гогинян" w:date="2020-05-30T16:28:00Z"/>
              <w:rFonts w:ascii="Times New Roman" w:hAnsi="Times New Roman" w:cs="Times New Roman"/>
              <w:sz w:val="28"/>
              <w:szCs w:val="28"/>
            </w:rPr>
          </w:rPrChange>
        </w:rPr>
        <w:pPrChange w:id="2585" w:author="Борис Гогинян" w:date="2020-05-30T16:28:00Z">
          <w:pPr>
            <w:pStyle w:val="a5"/>
            <w:numPr>
              <w:numId w:val="39"/>
            </w:numPr>
            <w:spacing w:line="276" w:lineRule="auto"/>
            <w:ind w:left="2160" w:hanging="360"/>
          </w:pPr>
        </w:pPrChange>
      </w:pPr>
      <w:del w:id="2586" w:author="Борис Гогинян" w:date="2020-05-30T16:28:00Z">
        <w:r w:rsidRPr="00176D4E" w:rsidDel="0091212B">
          <w:rPr>
            <w:rFonts w:ascii="Times New Roman" w:hAnsi="Times New Roman" w:cs="Times New Roman"/>
            <w:sz w:val="28"/>
            <w:szCs w:val="28"/>
            <w:lang w:val="en-US"/>
            <w:rPrChange w:id="2587" w:author="Борис Гогинян" w:date="2020-05-29T22:07:00Z">
              <w:rPr>
                <w:rFonts w:ascii="Times New Roman" w:hAnsi="Times New Roman" w:cs="Times New Roman"/>
                <w:sz w:val="28"/>
                <w:szCs w:val="28"/>
              </w:rPr>
            </w:rPrChange>
          </w:rPr>
          <w:delText xml:space="preserve">Caustic cache – </w:delText>
        </w:r>
        <w:r w:rsidRPr="00AD4BD2" w:rsidDel="0091212B">
          <w:rPr>
            <w:rFonts w:ascii="Times New Roman" w:hAnsi="Times New Roman" w:cs="Times New Roman"/>
            <w:sz w:val="28"/>
            <w:szCs w:val="28"/>
          </w:rPr>
          <w:delText>кеш</w:delText>
        </w:r>
        <w:r w:rsidRPr="00176D4E" w:rsidDel="0091212B">
          <w:rPr>
            <w:rFonts w:ascii="Times New Roman" w:hAnsi="Times New Roman" w:cs="Times New Roman"/>
            <w:sz w:val="28"/>
            <w:szCs w:val="28"/>
            <w:lang w:val="en-US"/>
            <w:rPrChange w:id="2588" w:author="Борис Гогинян" w:date="2020-05-29T22:07:00Z">
              <w:rPr>
                <w:rFonts w:ascii="Times New Roman" w:hAnsi="Times New Roman" w:cs="Times New Roman"/>
                <w:sz w:val="28"/>
                <w:szCs w:val="28"/>
              </w:rPr>
            </w:rPrChange>
          </w:rPr>
          <w:delText xml:space="preserve"> </w:delText>
        </w:r>
        <w:r w:rsidRPr="00AD4BD2" w:rsidDel="0091212B">
          <w:rPr>
            <w:rFonts w:ascii="Times New Roman" w:hAnsi="Times New Roman" w:cs="Times New Roman"/>
            <w:sz w:val="28"/>
            <w:szCs w:val="28"/>
          </w:rPr>
          <w:delText>каустик</w:delText>
        </w:r>
        <w:r w:rsidRPr="00176D4E" w:rsidDel="0091212B">
          <w:rPr>
            <w:rFonts w:ascii="Times New Roman" w:hAnsi="Times New Roman" w:cs="Times New Roman"/>
            <w:sz w:val="28"/>
            <w:szCs w:val="28"/>
            <w:lang w:val="en-US"/>
            <w:rPrChange w:id="2589" w:author="Борис Гогинян" w:date="2020-05-29T22:07:00Z">
              <w:rPr>
                <w:rFonts w:ascii="Times New Roman" w:hAnsi="Times New Roman" w:cs="Times New Roman"/>
                <w:sz w:val="28"/>
                <w:szCs w:val="28"/>
              </w:rPr>
            </w:rPrChange>
          </w:rPr>
          <w:delText>.</w:delText>
        </w:r>
      </w:del>
    </w:p>
    <w:p w14:paraId="7C191027" w14:textId="5BC96E3E" w:rsidR="009C43CD" w:rsidRPr="00176D4E" w:rsidDel="0091212B" w:rsidRDefault="009C43CD" w:rsidP="0091212B">
      <w:pPr>
        <w:spacing w:after="0" w:line="276" w:lineRule="auto"/>
        <w:ind w:left="1416"/>
        <w:contextualSpacing/>
        <w:jc w:val="center"/>
        <w:rPr>
          <w:del w:id="2590" w:author="Борис Гогинян" w:date="2020-05-30T16:28:00Z"/>
          <w:moveFrom w:id="2591" w:author="Борис Гогинян" w:date="2020-05-29T22:07:00Z"/>
          <w:rFonts w:ascii="Times New Roman" w:hAnsi="Times New Roman" w:cs="Times New Roman"/>
          <w:sz w:val="28"/>
          <w:szCs w:val="28"/>
          <w:rPrChange w:id="2592" w:author="Борис Гогинян" w:date="2020-05-29T22:07:00Z">
            <w:rPr>
              <w:del w:id="2593" w:author="Борис Гогинян" w:date="2020-05-30T16:28:00Z"/>
              <w:moveFrom w:id="2594" w:author="Борис Гогинян" w:date="2020-05-29T22:07:00Z"/>
              <w:rFonts w:ascii="Times New Roman" w:hAnsi="Times New Roman" w:cs="Times New Roman"/>
              <w:sz w:val="28"/>
              <w:szCs w:val="28"/>
              <w:lang w:val="en-US"/>
            </w:rPr>
          </w:rPrChange>
        </w:rPr>
        <w:pPrChange w:id="2595" w:author="Борис Гогинян" w:date="2020-05-30T16:28:00Z">
          <w:pPr>
            <w:spacing w:line="276" w:lineRule="auto"/>
            <w:ind w:left="1416"/>
          </w:pPr>
        </w:pPrChange>
      </w:pPr>
      <w:moveFromRangeStart w:id="2596" w:author="Борис Гогинян" w:date="2020-05-29T22:07:00Z" w:name="move41682438"/>
      <w:moveFrom w:id="2597" w:author="Борис Гогинян" w:date="2020-05-29T22:07:00Z">
        <w:del w:id="2598" w:author="Борис Гогинян" w:date="2020-05-30T16:28:00Z">
          <w:r w:rsidDel="0091212B">
            <w:rPr>
              <w:rFonts w:ascii="Times New Roman" w:hAnsi="Times New Roman" w:cs="Times New Roman"/>
              <w:sz w:val="28"/>
              <w:szCs w:val="28"/>
            </w:rPr>
            <w:delText>В исследовании использовалась версия</w:delText>
          </w:r>
          <w:r w:rsidRPr="00176D4E" w:rsidDel="0091212B">
            <w:rPr>
              <w:rFonts w:ascii="Times New Roman" w:hAnsi="Times New Roman" w:cs="Times New Roman"/>
              <w:sz w:val="28"/>
              <w:szCs w:val="28"/>
              <w:rPrChange w:id="2599" w:author="Борис Гогинян" w:date="2020-05-29T22:07:00Z">
                <w:rPr>
                  <w:rFonts w:ascii="Times New Roman" w:hAnsi="Times New Roman" w:cs="Times New Roman"/>
                  <w:sz w:val="28"/>
                  <w:szCs w:val="28"/>
                  <w:lang w:val="en-US"/>
                </w:rPr>
              </w:rPrChange>
            </w:rPr>
            <w:delText xml:space="preserve"> 2.4</w:delText>
          </w:r>
        </w:del>
      </w:moveFrom>
    </w:p>
    <w:moveFromRangeEnd w:id="2596"/>
    <w:p w14:paraId="264925CA" w14:textId="2D6B2C93" w:rsidR="00176D4E" w:rsidRPr="00B5325E" w:rsidDel="0091212B" w:rsidRDefault="00661711" w:rsidP="0091212B">
      <w:pPr>
        <w:spacing w:after="0" w:line="276" w:lineRule="auto"/>
        <w:ind w:left="1416"/>
        <w:contextualSpacing/>
        <w:jc w:val="center"/>
        <w:rPr>
          <w:del w:id="2600" w:author="Борис Гогинян" w:date="2020-05-30T16:28:00Z"/>
          <w:moveTo w:id="2601" w:author="Борис Гогинян" w:date="2020-05-29T22:07:00Z"/>
          <w:rFonts w:ascii="Times New Roman" w:hAnsi="Times New Roman" w:cs="Times New Roman"/>
          <w:sz w:val="28"/>
          <w:szCs w:val="28"/>
          <w:lang w:val="en-US"/>
        </w:rPr>
        <w:pPrChange w:id="2602" w:author="Борис Гогинян" w:date="2020-05-30T16:28:00Z">
          <w:pPr>
            <w:spacing w:line="276" w:lineRule="auto"/>
            <w:ind w:left="1416"/>
          </w:pPr>
        </w:pPrChange>
      </w:pPr>
      <w:del w:id="2603" w:author="Борис Гогинян" w:date="2020-05-30T16:28:00Z">
        <w:r w:rsidRPr="00AD4BD2" w:rsidDel="0091212B">
          <w:rPr>
            <w:rFonts w:ascii="Times New Roman" w:hAnsi="Times New Roman" w:cs="Times New Roman"/>
            <w:sz w:val="28"/>
            <w:szCs w:val="28"/>
          </w:rPr>
          <w:delText>Данная технология основана на методе фотонных карт [34</w:delText>
        </w:r>
      </w:del>
      <w:del w:id="2604" w:author="Борис Гогинян" w:date="2020-05-29T22:07:00Z">
        <w:r w:rsidRPr="00AD4BD2" w:rsidDel="00176D4E">
          <w:rPr>
            <w:rFonts w:ascii="Times New Roman" w:hAnsi="Times New Roman" w:cs="Times New Roman"/>
            <w:sz w:val="28"/>
            <w:szCs w:val="28"/>
          </w:rPr>
          <w:delText>, глава 8</w:delText>
        </w:r>
      </w:del>
      <w:del w:id="2605" w:author="Борис Гогинян" w:date="2020-05-30T16:28:00Z">
        <w:r w:rsidRPr="00AD4BD2" w:rsidDel="0091212B">
          <w:rPr>
            <w:rFonts w:ascii="Times New Roman" w:hAnsi="Times New Roman" w:cs="Times New Roman"/>
            <w:sz w:val="28"/>
            <w:szCs w:val="28"/>
          </w:rPr>
          <w:delText xml:space="preserve">]. В комбинации с </w:delText>
        </w:r>
        <w:r w:rsidRPr="00AD4BD2" w:rsidDel="0091212B">
          <w:rPr>
            <w:rFonts w:ascii="Times New Roman" w:hAnsi="Times New Roman" w:cs="Times New Roman"/>
            <w:sz w:val="28"/>
            <w:szCs w:val="28"/>
            <w:lang w:val="en-US"/>
          </w:rPr>
          <w:delText>Path</w:delText>
        </w:r>
        <w:r w:rsidRPr="00AD4BD2" w:rsidDel="0091212B">
          <w:rPr>
            <w:rFonts w:ascii="Times New Roman" w:hAnsi="Times New Roman" w:cs="Times New Roman"/>
            <w:sz w:val="28"/>
            <w:szCs w:val="28"/>
          </w:rPr>
          <w:delText xml:space="preserve"> </w:delText>
        </w:r>
        <w:r w:rsidRPr="00AD4BD2" w:rsidDel="0091212B">
          <w:rPr>
            <w:rFonts w:ascii="Times New Roman" w:hAnsi="Times New Roman" w:cs="Times New Roman"/>
            <w:sz w:val="28"/>
            <w:szCs w:val="28"/>
            <w:lang w:val="en-US"/>
          </w:rPr>
          <w:delText>tracing</w:delText>
        </w:r>
        <w:r w:rsidRPr="00AD4BD2" w:rsidDel="0091212B">
          <w:rPr>
            <w:rFonts w:ascii="Times New Roman" w:hAnsi="Times New Roman" w:cs="Times New Roman"/>
            <w:sz w:val="28"/>
            <w:szCs w:val="28"/>
          </w:rPr>
          <w:delText xml:space="preserve"> данный алгоритм хорошо подходит для просчета сложного освещения. </w:delText>
        </w:r>
      </w:del>
      <w:moveToRangeStart w:id="2606" w:author="Борис Гогинян" w:date="2020-05-29T22:07:00Z" w:name="move41682438"/>
      <w:moveTo w:id="2607" w:author="Борис Гогинян" w:date="2020-05-29T22:07:00Z">
        <w:del w:id="2608" w:author="Борис Гогинян" w:date="2020-05-30T16:28:00Z">
          <w:r w:rsidR="00176D4E" w:rsidDel="0091212B">
            <w:rPr>
              <w:rFonts w:ascii="Times New Roman" w:hAnsi="Times New Roman" w:cs="Times New Roman"/>
              <w:sz w:val="28"/>
              <w:szCs w:val="28"/>
            </w:rPr>
            <w:delText>В исследовании использовалась версия</w:delText>
          </w:r>
          <w:r w:rsidR="00176D4E" w:rsidDel="0091212B">
            <w:rPr>
              <w:rFonts w:ascii="Times New Roman" w:hAnsi="Times New Roman" w:cs="Times New Roman"/>
              <w:sz w:val="28"/>
              <w:szCs w:val="28"/>
              <w:lang w:val="en-US"/>
            </w:rPr>
            <w:delText xml:space="preserve"> 2.4</w:delText>
          </w:r>
        </w:del>
      </w:moveTo>
    </w:p>
    <w:moveToRangeEnd w:id="2606"/>
    <w:p w14:paraId="57ACE734" w14:textId="0399DFCB" w:rsidR="00661711" w:rsidRPr="00AD4BD2" w:rsidDel="0091212B" w:rsidRDefault="00661711" w:rsidP="0091212B">
      <w:pPr>
        <w:spacing w:after="0" w:line="276" w:lineRule="auto"/>
        <w:ind w:left="1416"/>
        <w:contextualSpacing/>
        <w:jc w:val="center"/>
        <w:rPr>
          <w:del w:id="2609" w:author="Борис Гогинян" w:date="2020-05-30T16:28:00Z"/>
          <w:rFonts w:ascii="Times New Roman" w:hAnsi="Times New Roman" w:cs="Times New Roman"/>
          <w:sz w:val="28"/>
          <w:szCs w:val="28"/>
        </w:rPr>
        <w:pPrChange w:id="2610" w:author="Борис Гогинян" w:date="2020-05-30T16:28:00Z">
          <w:pPr>
            <w:spacing w:line="276" w:lineRule="auto"/>
            <w:ind w:left="1416"/>
          </w:pPr>
        </w:pPrChange>
      </w:pPr>
    </w:p>
    <w:p w14:paraId="72FF8F80" w14:textId="3B93888D" w:rsidR="006514DC" w:rsidRPr="00AD4BD2" w:rsidDel="0091212B" w:rsidRDefault="006514DC" w:rsidP="0091212B">
      <w:pPr>
        <w:pStyle w:val="a5"/>
        <w:numPr>
          <w:ilvl w:val="1"/>
          <w:numId w:val="13"/>
        </w:numPr>
        <w:spacing w:after="0" w:line="276" w:lineRule="auto"/>
        <w:jc w:val="center"/>
        <w:rPr>
          <w:del w:id="2611" w:author="Борис Гогинян" w:date="2020-05-30T16:28:00Z"/>
          <w:rFonts w:ascii="Times New Roman" w:hAnsi="Times New Roman" w:cs="Times New Roman"/>
          <w:sz w:val="28"/>
          <w:szCs w:val="28"/>
        </w:rPr>
        <w:pPrChange w:id="2612" w:author="Борис Гогинян" w:date="2020-05-30T16:28:00Z">
          <w:pPr>
            <w:pStyle w:val="a5"/>
            <w:numPr>
              <w:ilvl w:val="1"/>
              <w:numId w:val="13"/>
            </w:numPr>
            <w:tabs>
              <w:tab w:val="num" w:pos="1440"/>
            </w:tabs>
            <w:spacing w:line="276" w:lineRule="auto"/>
            <w:ind w:left="1440" w:hanging="360"/>
          </w:pPr>
        </w:pPrChange>
      </w:pPr>
      <w:del w:id="2613" w:author="Борис Гогинян" w:date="2020-05-30T16:28:00Z">
        <w:r w:rsidRPr="00AD4BD2" w:rsidDel="0091212B">
          <w:rPr>
            <w:rFonts w:ascii="Times New Roman" w:hAnsi="Times New Roman" w:cs="Times New Roman"/>
            <w:sz w:val="28"/>
            <w:szCs w:val="28"/>
            <w:lang w:val="en-US"/>
          </w:rPr>
          <w:delText>appleseed</w:delText>
        </w:r>
      </w:del>
    </w:p>
    <w:p w14:paraId="2A074460" w14:textId="51B3EA77" w:rsidR="00A6235B" w:rsidDel="0091212B" w:rsidRDefault="006514DC" w:rsidP="0091212B">
      <w:pPr>
        <w:pStyle w:val="a5"/>
        <w:spacing w:after="0" w:line="276" w:lineRule="auto"/>
        <w:ind w:left="1440"/>
        <w:jc w:val="center"/>
        <w:rPr>
          <w:del w:id="2614" w:author="Борис Гогинян" w:date="2020-05-30T16:28:00Z"/>
          <w:rFonts w:ascii="Times New Roman" w:hAnsi="Times New Roman" w:cs="Times New Roman"/>
          <w:sz w:val="28"/>
          <w:szCs w:val="28"/>
          <w:lang w:val="en-US"/>
        </w:rPr>
        <w:pPrChange w:id="2615" w:author="Борис Гогинян" w:date="2020-05-30T16:28:00Z">
          <w:pPr>
            <w:pStyle w:val="a5"/>
            <w:spacing w:line="276" w:lineRule="auto"/>
            <w:ind w:left="1440"/>
          </w:pPr>
        </w:pPrChange>
      </w:pPr>
      <w:del w:id="2616" w:author="Борис Гогинян" w:date="2020-05-30T16:28:00Z">
        <w:r w:rsidRPr="00AD4BD2" w:rsidDel="0091212B">
          <w:rPr>
            <w:rFonts w:ascii="Times New Roman" w:hAnsi="Times New Roman" w:cs="Times New Roman"/>
            <w:sz w:val="28"/>
            <w:szCs w:val="28"/>
          </w:rPr>
          <w:delText>Алгоритм</w:delText>
        </w:r>
        <w:r w:rsidRPr="00AD4BD2" w:rsidDel="0091212B">
          <w:rPr>
            <w:rFonts w:ascii="Times New Roman" w:hAnsi="Times New Roman" w:cs="Times New Roman"/>
            <w:sz w:val="28"/>
            <w:szCs w:val="28"/>
            <w:lang w:val="en-US"/>
          </w:rPr>
          <w:delText xml:space="preserve"> Path Tracing </w:delText>
        </w:r>
        <w:r w:rsidRPr="00AD4BD2" w:rsidDel="0091212B">
          <w:rPr>
            <w:rFonts w:ascii="Times New Roman" w:hAnsi="Times New Roman" w:cs="Times New Roman"/>
            <w:sz w:val="28"/>
            <w:szCs w:val="28"/>
          </w:rPr>
          <w:delText>и</w:delText>
        </w:r>
        <w:r w:rsidRPr="00AD4BD2" w:rsidDel="0091212B">
          <w:rPr>
            <w:rFonts w:ascii="Times New Roman" w:hAnsi="Times New Roman" w:cs="Times New Roman"/>
            <w:sz w:val="28"/>
            <w:szCs w:val="28"/>
            <w:lang w:val="en-US"/>
          </w:rPr>
          <w:delText xml:space="preserve"> </w:delText>
        </w:r>
        <w:r w:rsidR="00310266" w:rsidRPr="00AD4BD2" w:rsidDel="0091212B">
          <w:rPr>
            <w:rFonts w:ascii="Times New Roman" w:hAnsi="Times New Roman" w:cs="Times New Roman"/>
            <w:sz w:val="28"/>
            <w:szCs w:val="28"/>
            <w:lang w:val="en-US"/>
          </w:rPr>
          <w:delText>Stochastic Progressive Photon Mapping</w:delText>
        </w:r>
      </w:del>
    </w:p>
    <w:p w14:paraId="42454E8E" w14:textId="16D16792" w:rsidR="00E860FF" w:rsidDel="0091212B" w:rsidRDefault="00E860FF" w:rsidP="0091212B">
      <w:pPr>
        <w:pStyle w:val="a5"/>
        <w:spacing w:after="0" w:line="276" w:lineRule="auto"/>
        <w:ind w:left="1440"/>
        <w:jc w:val="center"/>
        <w:rPr>
          <w:del w:id="2617" w:author="Борис Гогинян" w:date="2020-05-30T16:28:00Z"/>
          <w:rFonts w:ascii="Times New Roman" w:hAnsi="Times New Roman" w:cs="Times New Roman"/>
          <w:sz w:val="28"/>
          <w:szCs w:val="28"/>
        </w:rPr>
        <w:pPrChange w:id="2618" w:author="Борис Гогинян" w:date="2020-05-30T16:28:00Z">
          <w:pPr>
            <w:pStyle w:val="a5"/>
            <w:spacing w:line="276" w:lineRule="auto"/>
            <w:ind w:left="1440"/>
          </w:pPr>
        </w:pPrChange>
      </w:pPr>
      <w:del w:id="2619" w:author="Борис Гогинян" w:date="2020-05-30T16:28:00Z">
        <w:r w:rsidDel="0091212B">
          <w:rPr>
            <w:rFonts w:ascii="Times New Roman" w:hAnsi="Times New Roman" w:cs="Times New Roman"/>
            <w:sz w:val="28"/>
            <w:szCs w:val="28"/>
          </w:rPr>
          <w:delText>Для просчета прямого освещения можно выбрать способ просчета:</w:delText>
        </w:r>
      </w:del>
    </w:p>
    <w:p w14:paraId="24A4160E" w14:textId="5DC8015C" w:rsidR="00E860FF" w:rsidRPr="00B5325E" w:rsidDel="0091212B" w:rsidRDefault="00E860FF" w:rsidP="0091212B">
      <w:pPr>
        <w:pStyle w:val="a5"/>
        <w:numPr>
          <w:ilvl w:val="0"/>
          <w:numId w:val="53"/>
        </w:numPr>
        <w:spacing w:after="0" w:line="276" w:lineRule="auto"/>
        <w:jc w:val="center"/>
        <w:rPr>
          <w:del w:id="2620" w:author="Борис Гогинян" w:date="2020-05-30T16:28:00Z"/>
          <w:rFonts w:ascii="Times New Roman" w:hAnsi="Times New Roman" w:cs="Times New Roman"/>
          <w:sz w:val="28"/>
          <w:szCs w:val="28"/>
        </w:rPr>
        <w:pPrChange w:id="2621" w:author="Борис Гогинян" w:date="2020-05-30T16:28:00Z">
          <w:pPr>
            <w:pStyle w:val="a5"/>
            <w:numPr>
              <w:numId w:val="53"/>
            </w:numPr>
            <w:spacing w:line="276" w:lineRule="auto"/>
            <w:ind w:left="2160" w:hanging="360"/>
          </w:pPr>
        </w:pPrChange>
      </w:pPr>
      <w:del w:id="2622" w:author="Борис Гогинян" w:date="2020-05-30T16:28:00Z">
        <w:r w:rsidDel="0091212B">
          <w:rPr>
            <w:rFonts w:ascii="Times New Roman" w:hAnsi="Times New Roman" w:cs="Times New Roman"/>
            <w:sz w:val="28"/>
            <w:szCs w:val="28"/>
          </w:rPr>
          <w:delText xml:space="preserve">с помощью </w:delText>
        </w:r>
        <w:r w:rsidDel="0091212B">
          <w:rPr>
            <w:rFonts w:ascii="Times New Roman" w:hAnsi="Times New Roman" w:cs="Times New Roman"/>
            <w:sz w:val="28"/>
            <w:szCs w:val="28"/>
            <w:lang w:val="en-US"/>
          </w:rPr>
          <w:delText>Path Tracing</w:delText>
        </w:r>
      </w:del>
    </w:p>
    <w:p w14:paraId="0A0712A5" w14:textId="5EA7CD6B" w:rsidR="00E860FF" w:rsidRPr="00B5325E" w:rsidDel="0091212B" w:rsidRDefault="00E860FF" w:rsidP="0091212B">
      <w:pPr>
        <w:pStyle w:val="a5"/>
        <w:numPr>
          <w:ilvl w:val="0"/>
          <w:numId w:val="53"/>
        </w:numPr>
        <w:spacing w:after="0" w:line="276" w:lineRule="auto"/>
        <w:jc w:val="center"/>
        <w:rPr>
          <w:del w:id="2623" w:author="Борис Гогинян" w:date="2020-05-30T16:28:00Z"/>
          <w:rFonts w:ascii="Times New Roman" w:hAnsi="Times New Roman" w:cs="Times New Roman"/>
          <w:sz w:val="28"/>
          <w:szCs w:val="28"/>
        </w:rPr>
        <w:pPrChange w:id="2624" w:author="Борис Гогинян" w:date="2020-05-30T16:28:00Z">
          <w:pPr>
            <w:pStyle w:val="a5"/>
            <w:numPr>
              <w:numId w:val="53"/>
            </w:numPr>
            <w:spacing w:line="276" w:lineRule="auto"/>
            <w:ind w:left="2160" w:hanging="360"/>
          </w:pPr>
        </w:pPrChange>
      </w:pPr>
      <w:del w:id="2625" w:author="Борис Гогинян" w:date="2020-05-30T16:28:00Z">
        <w:r w:rsidDel="0091212B">
          <w:rPr>
            <w:rFonts w:ascii="Times New Roman" w:hAnsi="Times New Roman" w:cs="Times New Roman"/>
            <w:sz w:val="28"/>
            <w:szCs w:val="28"/>
          </w:rPr>
          <w:delText xml:space="preserve">с помощью </w:delText>
        </w:r>
        <w:r w:rsidDel="0091212B">
          <w:rPr>
            <w:rFonts w:ascii="Times New Roman" w:hAnsi="Times New Roman" w:cs="Times New Roman"/>
            <w:sz w:val="28"/>
            <w:szCs w:val="28"/>
            <w:lang w:val="en-US"/>
          </w:rPr>
          <w:delText>SPPM</w:delText>
        </w:r>
      </w:del>
    </w:p>
    <w:p w14:paraId="58F8EC44" w14:textId="6522E899" w:rsidR="00E860FF" w:rsidRPr="00B5325E" w:rsidDel="0091212B" w:rsidRDefault="00E860FF" w:rsidP="0091212B">
      <w:pPr>
        <w:pStyle w:val="a5"/>
        <w:numPr>
          <w:ilvl w:val="0"/>
          <w:numId w:val="53"/>
        </w:numPr>
        <w:spacing w:after="0" w:line="276" w:lineRule="auto"/>
        <w:jc w:val="center"/>
        <w:rPr>
          <w:del w:id="2626" w:author="Борис Гогинян" w:date="2020-05-30T16:28:00Z"/>
          <w:rFonts w:ascii="Times New Roman" w:hAnsi="Times New Roman" w:cs="Times New Roman"/>
          <w:sz w:val="28"/>
          <w:szCs w:val="28"/>
        </w:rPr>
        <w:pPrChange w:id="2627" w:author="Борис Гогинян" w:date="2020-05-30T16:28:00Z">
          <w:pPr>
            <w:pStyle w:val="a5"/>
            <w:numPr>
              <w:numId w:val="53"/>
            </w:numPr>
            <w:spacing w:line="276" w:lineRule="auto"/>
            <w:ind w:left="2160" w:hanging="360"/>
          </w:pPr>
        </w:pPrChange>
      </w:pPr>
      <w:del w:id="2628" w:author="Борис Гогинян" w:date="2020-05-30T16:28:00Z">
        <w:r w:rsidDel="0091212B">
          <w:rPr>
            <w:rFonts w:ascii="Times New Roman" w:hAnsi="Times New Roman" w:cs="Times New Roman"/>
            <w:sz w:val="28"/>
            <w:szCs w:val="28"/>
          </w:rPr>
          <w:delText>без просчета</w:delText>
        </w:r>
      </w:del>
    </w:p>
    <w:p w14:paraId="7C93BE8B" w14:textId="78F9A11D" w:rsidR="009C43CD" w:rsidRPr="00AD4BD2" w:rsidDel="0091212B" w:rsidRDefault="009C43CD" w:rsidP="0091212B">
      <w:pPr>
        <w:pStyle w:val="a5"/>
        <w:spacing w:after="0" w:line="276" w:lineRule="auto"/>
        <w:ind w:left="1440"/>
        <w:jc w:val="center"/>
        <w:rPr>
          <w:del w:id="2629" w:author="Борис Гогинян" w:date="2020-05-30T16:28:00Z"/>
          <w:rFonts w:ascii="Times New Roman" w:hAnsi="Times New Roman" w:cs="Times New Roman"/>
          <w:sz w:val="28"/>
          <w:szCs w:val="28"/>
          <w:lang w:val="en-US"/>
        </w:rPr>
        <w:pPrChange w:id="2630" w:author="Борис Гогинян" w:date="2020-05-30T16:28:00Z">
          <w:pPr>
            <w:pStyle w:val="a5"/>
            <w:spacing w:line="276" w:lineRule="auto"/>
            <w:ind w:left="1440"/>
          </w:pPr>
        </w:pPrChange>
      </w:pPr>
      <w:del w:id="2631" w:author="Борис Гогинян" w:date="2020-05-30T16:28:00Z">
        <w:r w:rsidDel="0091212B">
          <w:rPr>
            <w:rFonts w:ascii="Times New Roman" w:hAnsi="Times New Roman" w:cs="Times New Roman"/>
            <w:sz w:val="28"/>
            <w:szCs w:val="28"/>
          </w:rPr>
          <w:delText>В исследовании использовалась версия</w:delText>
        </w:r>
        <w:r w:rsidDel="0091212B">
          <w:rPr>
            <w:rFonts w:ascii="Times New Roman" w:hAnsi="Times New Roman" w:cs="Times New Roman"/>
            <w:sz w:val="28"/>
            <w:szCs w:val="28"/>
            <w:lang w:val="en-US"/>
          </w:rPr>
          <w:delText xml:space="preserve"> 2.2</w:delText>
        </w:r>
      </w:del>
    </w:p>
    <w:p w14:paraId="7337AA13" w14:textId="6B4B5ADB" w:rsidR="00A6235B" w:rsidRPr="00B5325E" w:rsidDel="0091212B" w:rsidRDefault="00A6235B" w:rsidP="0091212B">
      <w:pPr>
        <w:spacing w:after="0"/>
        <w:contextualSpacing/>
        <w:jc w:val="center"/>
        <w:rPr>
          <w:del w:id="2632" w:author="Борис Гогинян" w:date="2020-05-30T16:28:00Z"/>
          <w:rFonts w:ascii="Times New Roman" w:hAnsi="Times New Roman" w:cs="Times New Roman"/>
          <w:sz w:val="28"/>
          <w:szCs w:val="28"/>
          <w:lang w:val="en-US"/>
        </w:rPr>
        <w:pPrChange w:id="2633" w:author="Борис Гогинян" w:date="2020-05-30T16:28:00Z">
          <w:pPr/>
        </w:pPrChange>
      </w:pPr>
      <w:del w:id="2634" w:author="Борис Гогинян" w:date="2020-05-30T16:28:00Z">
        <w:r w:rsidRPr="00B5325E" w:rsidDel="0091212B">
          <w:rPr>
            <w:rFonts w:ascii="Times New Roman" w:hAnsi="Times New Roman" w:cs="Times New Roman"/>
            <w:sz w:val="28"/>
            <w:szCs w:val="28"/>
            <w:lang w:val="en-US"/>
          </w:rPr>
          <w:br w:type="page"/>
        </w:r>
      </w:del>
    </w:p>
    <w:p w14:paraId="48092E83" w14:textId="0E34E3BA" w:rsidR="00A6235B" w:rsidRPr="00B5325E" w:rsidDel="0091212B" w:rsidRDefault="00A6235B" w:rsidP="0091212B">
      <w:pPr>
        <w:spacing w:after="0"/>
        <w:contextualSpacing/>
        <w:jc w:val="center"/>
        <w:rPr>
          <w:del w:id="2635" w:author="Борис Гогинян" w:date="2020-05-30T16:28:00Z"/>
          <w:rFonts w:ascii="Times New Roman" w:hAnsi="Times New Roman" w:cs="Times New Roman"/>
          <w:sz w:val="28"/>
          <w:szCs w:val="28"/>
        </w:rPr>
        <w:pPrChange w:id="2636" w:author="Борис Гогинян" w:date="2020-05-30T16:28:00Z">
          <w:pPr/>
        </w:pPrChange>
      </w:pPr>
      <w:commentRangeStart w:id="2637"/>
      <w:del w:id="2638" w:author="Борис Гогинян" w:date="2020-05-30T16:28:00Z">
        <w:r w:rsidRPr="00B5325E" w:rsidDel="0091212B">
          <w:rPr>
            <w:rFonts w:ascii="Times New Roman" w:hAnsi="Times New Roman" w:cs="Times New Roman"/>
            <w:b/>
            <w:iCs/>
            <w:sz w:val="28"/>
            <w:szCs w:val="28"/>
          </w:rPr>
          <w:delText xml:space="preserve">Глава </w:delText>
        </w:r>
        <w:r w:rsidR="00640028" w:rsidRPr="00B5325E" w:rsidDel="0091212B">
          <w:rPr>
            <w:rFonts w:ascii="Times New Roman" w:hAnsi="Times New Roman" w:cs="Times New Roman"/>
            <w:b/>
            <w:iCs/>
            <w:sz w:val="28"/>
            <w:szCs w:val="28"/>
          </w:rPr>
          <w:delText>1.</w:delText>
        </w:r>
        <w:r w:rsidRPr="00B5325E" w:rsidDel="0091212B">
          <w:rPr>
            <w:rFonts w:ascii="Times New Roman" w:hAnsi="Times New Roman" w:cs="Times New Roman"/>
            <w:b/>
            <w:iCs/>
            <w:sz w:val="28"/>
            <w:szCs w:val="28"/>
          </w:rPr>
          <w:delText>4 Способ сравнения</w:delText>
        </w:r>
        <w:r w:rsidRPr="00AD4BD2" w:rsidDel="0091212B">
          <w:rPr>
            <w:rFonts w:ascii="Times New Roman" w:eastAsia="Times New Roman" w:hAnsi="Times New Roman" w:cs="Times New Roman"/>
            <w:b/>
            <w:sz w:val="28"/>
            <w:szCs w:val="28"/>
            <w:highlight w:val="white"/>
          </w:rPr>
          <w:delText xml:space="preserve"> </w:delText>
        </w:r>
        <w:commentRangeEnd w:id="2637"/>
        <w:r w:rsidR="009D4DDA" w:rsidDel="0091212B">
          <w:rPr>
            <w:rStyle w:val="af1"/>
          </w:rPr>
          <w:commentReference w:id="2637"/>
        </w:r>
        <w:r w:rsidR="00FB121D" w:rsidDel="0091212B">
          <w:rPr>
            <w:rFonts w:ascii="Times New Roman" w:eastAsia="Times New Roman" w:hAnsi="Times New Roman" w:cs="Times New Roman"/>
            <w:b/>
            <w:sz w:val="28"/>
            <w:szCs w:val="28"/>
          </w:rPr>
          <w:delText>качества изображений</w:delText>
        </w:r>
      </w:del>
    </w:p>
    <w:p w14:paraId="5507F431" w14:textId="248B2B34" w:rsidR="00F06E98" w:rsidRPr="00B12333" w:rsidDel="0091212B" w:rsidRDefault="00A6235B" w:rsidP="0091212B">
      <w:pPr>
        <w:pStyle w:val="11"/>
        <w:spacing w:line="276" w:lineRule="auto"/>
        <w:ind w:right="6" w:firstLine="567"/>
        <w:contextualSpacing/>
        <w:jc w:val="center"/>
        <w:rPr>
          <w:del w:id="2639" w:author="Борис Гогинян" w:date="2020-05-30T16:28:00Z"/>
          <w:rFonts w:ascii="Times New Roman" w:eastAsia="Times New Roman" w:hAnsi="Times New Roman" w:cs="Times New Roman"/>
          <w:sz w:val="28"/>
          <w:szCs w:val="28"/>
          <w:highlight w:val="white"/>
        </w:rPr>
        <w:pPrChange w:id="2640" w:author="Борис Гогинян" w:date="2020-05-30T16:28:00Z">
          <w:pPr>
            <w:pStyle w:val="11"/>
            <w:spacing w:line="276" w:lineRule="auto"/>
            <w:ind w:right="6" w:firstLine="567"/>
          </w:pPr>
        </w:pPrChange>
      </w:pPr>
      <w:del w:id="2641" w:author="Борис Гогинян" w:date="2020-05-30T16:28:00Z">
        <w:r w:rsidRPr="00B12333" w:rsidDel="0091212B">
          <w:rPr>
            <w:rFonts w:ascii="Times New Roman" w:eastAsia="Times New Roman" w:hAnsi="Times New Roman" w:cs="Times New Roman"/>
            <w:sz w:val="28"/>
            <w:szCs w:val="28"/>
            <w:highlight w:val="white"/>
          </w:rPr>
          <w:delText>Основная метрика для сравнения изображений –</w:delText>
        </w:r>
        <w:r w:rsidR="00F06E98" w:rsidRPr="00B12333" w:rsidDel="0091212B">
          <w:rPr>
            <w:rFonts w:ascii="Times New Roman" w:eastAsia="Times New Roman" w:hAnsi="Times New Roman" w:cs="Times New Roman"/>
            <w:sz w:val="28"/>
            <w:szCs w:val="28"/>
            <w:highlight w:val="white"/>
          </w:rPr>
          <w:delText xml:space="preserve"> </w:delText>
        </w:r>
        <w:r w:rsidRPr="00B12333" w:rsidDel="0091212B">
          <w:rPr>
            <w:rFonts w:ascii="Times New Roman" w:eastAsia="Times New Roman" w:hAnsi="Times New Roman" w:cs="Times New Roman"/>
            <w:sz w:val="28"/>
            <w:szCs w:val="28"/>
            <w:highlight w:val="white"/>
            <w:lang w:val="en-US"/>
          </w:rPr>
          <w:delText>PSNR</w:delText>
        </w:r>
        <w:r w:rsidRPr="00B12333" w:rsidDel="0091212B">
          <w:rPr>
            <w:rFonts w:ascii="Times New Roman" w:eastAsia="Times New Roman" w:hAnsi="Times New Roman" w:cs="Times New Roman"/>
            <w:sz w:val="28"/>
            <w:szCs w:val="28"/>
            <w:highlight w:val="white"/>
          </w:rPr>
          <w:delText xml:space="preserve"> (</w:delText>
        </w:r>
        <w:r w:rsidRPr="00B12333" w:rsidDel="0091212B">
          <w:rPr>
            <w:rFonts w:ascii="Times New Roman" w:eastAsia="Times New Roman" w:hAnsi="Times New Roman" w:cs="Times New Roman"/>
            <w:sz w:val="28"/>
            <w:szCs w:val="28"/>
            <w:highlight w:val="white"/>
            <w:lang w:val="en-US"/>
          </w:rPr>
          <w:delText>peak</w:delText>
        </w:r>
        <w:r w:rsidRPr="00B12333" w:rsidDel="0091212B">
          <w:rPr>
            <w:rFonts w:ascii="Times New Roman" w:eastAsia="Times New Roman" w:hAnsi="Times New Roman" w:cs="Times New Roman"/>
            <w:sz w:val="28"/>
            <w:szCs w:val="28"/>
            <w:highlight w:val="white"/>
          </w:rPr>
          <w:delText xml:space="preserve"> </w:delText>
        </w:r>
        <w:r w:rsidRPr="00B12333" w:rsidDel="0091212B">
          <w:rPr>
            <w:rFonts w:ascii="Times New Roman" w:eastAsia="Times New Roman" w:hAnsi="Times New Roman" w:cs="Times New Roman"/>
            <w:sz w:val="28"/>
            <w:szCs w:val="28"/>
            <w:highlight w:val="white"/>
            <w:lang w:val="en-US"/>
          </w:rPr>
          <w:delText>signal</w:delText>
        </w:r>
        <w:r w:rsidRPr="00B12333" w:rsidDel="0091212B">
          <w:rPr>
            <w:rFonts w:ascii="Times New Roman" w:eastAsia="Times New Roman" w:hAnsi="Times New Roman" w:cs="Times New Roman"/>
            <w:sz w:val="28"/>
            <w:szCs w:val="28"/>
            <w:highlight w:val="white"/>
          </w:rPr>
          <w:delText>-</w:delText>
        </w:r>
        <w:r w:rsidRPr="00B12333" w:rsidDel="0091212B">
          <w:rPr>
            <w:rFonts w:ascii="Times New Roman" w:eastAsia="Times New Roman" w:hAnsi="Times New Roman" w:cs="Times New Roman"/>
            <w:sz w:val="28"/>
            <w:szCs w:val="28"/>
            <w:highlight w:val="white"/>
            <w:lang w:val="en-US"/>
          </w:rPr>
          <w:delText>to</w:delText>
        </w:r>
        <w:r w:rsidRPr="00B12333" w:rsidDel="0091212B">
          <w:rPr>
            <w:rFonts w:ascii="Times New Roman" w:eastAsia="Times New Roman" w:hAnsi="Times New Roman" w:cs="Times New Roman"/>
            <w:sz w:val="28"/>
            <w:szCs w:val="28"/>
            <w:highlight w:val="white"/>
          </w:rPr>
          <w:delText>-</w:delText>
        </w:r>
        <w:r w:rsidRPr="00B12333" w:rsidDel="0091212B">
          <w:rPr>
            <w:rFonts w:ascii="Times New Roman" w:eastAsia="Times New Roman" w:hAnsi="Times New Roman" w:cs="Times New Roman"/>
            <w:sz w:val="28"/>
            <w:szCs w:val="28"/>
            <w:highlight w:val="white"/>
            <w:lang w:val="en-US"/>
          </w:rPr>
          <w:delText>noise</w:delText>
        </w:r>
        <w:r w:rsidRPr="00B12333" w:rsidDel="0091212B">
          <w:rPr>
            <w:rFonts w:ascii="Times New Roman" w:eastAsia="Times New Roman" w:hAnsi="Times New Roman" w:cs="Times New Roman"/>
            <w:sz w:val="28"/>
            <w:szCs w:val="28"/>
            <w:highlight w:val="white"/>
          </w:rPr>
          <w:delText xml:space="preserve"> </w:delText>
        </w:r>
        <w:r w:rsidRPr="00B12333" w:rsidDel="0091212B">
          <w:rPr>
            <w:rFonts w:ascii="Times New Roman" w:eastAsia="Times New Roman" w:hAnsi="Times New Roman" w:cs="Times New Roman"/>
            <w:sz w:val="28"/>
            <w:szCs w:val="28"/>
            <w:highlight w:val="white"/>
            <w:lang w:val="en-US"/>
          </w:rPr>
          <w:delText>ratio</w:delText>
        </w:r>
        <w:r w:rsidRPr="00B12333" w:rsidDel="0091212B">
          <w:rPr>
            <w:rFonts w:ascii="Times New Roman" w:eastAsia="Times New Roman" w:hAnsi="Times New Roman" w:cs="Times New Roman"/>
            <w:sz w:val="28"/>
            <w:szCs w:val="28"/>
            <w:highlight w:val="white"/>
          </w:rPr>
          <w:delText>)</w:delText>
        </w:r>
        <w:r w:rsidR="00F06E98" w:rsidRPr="00B12333" w:rsidDel="0091212B">
          <w:rPr>
            <w:rFonts w:ascii="Times New Roman" w:eastAsia="Times New Roman" w:hAnsi="Times New Roman" w:cs="Times New Roman"/>
            <w:sz w:val="28"/>
            <w:szCs w:val="28"/>
            <w:highlight w:val="white"/>
          </w:rPr>
          <w:delText xml:space="preserve"> </w:delText>
        </w:r>
        <w:r w:rsidR="00F06E98" w:rsidRPr="00B12333" w:rsidDel="0091212B">
          <w:rPr>
            <w:rFonts w:ascii="Times New Roman" w:eastAsia="Times New Roman" w:hAnsi="Times New Roman" w:cs="Times New Roman"/>
            <w:sz w:val="28"/>
            <w:szCs w:val="28"/>
          </w:rPr>
          <w:delText>– пиковое отношение сигнала к шуму.</w:delText>
        </w:r>
        <w:r w:rsidR="00661711" w:rsidRPr="00B12333" w:rsidDel="0091212B">
          <w:rPr>
            <w:rFonts w:ascii="Times New Roman" w:eastAsia="Times New Roman" w:hAnsi="Times New Roman" w:cs="Times New Roman"/>
            <w:sz w:val="28"/>
            <w:szCs w:val="28"/>
          </w:rPr>
          <w:delText xml:space="preserve"> </w:delText>
        </w:r>
        <w:r w:rsidR="00661711" w:rsidRPr="00B12333" w:rsidDel="0091212B">
          <w:rPr>
            <w:rFonts w:ascii="Times New Roman" w:eastAsia="Times New Roman" w:hAnsi="Times New Roman" w:cs="Times New Roman"/>
            <w:sz w:val="28"/>
            <w:szCs w:val="28"/>
            <w:lang w:val="en-US"/>
          </w:rPr>
          <w:delText>[37]</w:delText>
        </w:r>
        <w:r w:rsidR="00F06E98" w:rsidRPr="00B12333" w:rsidDel="0091212B">
          <w:rPr>
            <w:rFonts w:ascii="Times New Roman" w:eastAsia="Times New Roman" w:hAnsi="Times New Roman" w:cs="Times New Roman"/>
            <w:sz w:val="28"/>
            <w:szCs w:val="28"/>
          </w:rPr>
          <w:delText xml:space="preserve"> </w:delText>
        </w:r>
        <w:r w:rsidR="00F06E98" w:rsidRPr="00B12333" w:rsidDel="0091212B">
          <w:rPr>
            <w:rFonts w:ascii="Times New Roman" w:eastAsia="Times New Roman" w:hAnsi="Times New Roman" w:cs="Times New Roman"/>
            <w:sz w:val="28"/>
            <w:szCs w:val="28"/>
            <w:lang w:val="en-US"/>
          </w:rPr>
          <w:delText>PSNR</w:delText>
        </w:r>
        <w:r w:rsidR="00F06E98" w:rsidRPr="00B12333" w:rsidDel="0091212B">
          <w:rPr>
            <w:rFonts w:ascii="Times New Roman" w:eastAsia="Times New Roman" w:hAnsi="Times New Roman" w:cs="Times New Roman"/>
            <w:sz w:val="28"/>
            <w:szCs w:val="28"/>
          </w:rPr>
          <w:delText xml:space="preserve"> определяется через среднеквадратическую ошибку (англ. mean squared error):</w:delText>
        </w:r>
      </w:del>
    </w:p>
    <w:p w14:paraId="79F3A02E" w14:textId="4C206E01" w:rsidR="00A6235B" w:rsidRPr="00B12333" w:rsidDel="0091212B" w:rsidRDefault="00A6235B" w:rsidP="0091212B">
      <w:pPr>
        <w:pStyle w:val="11"/>
        <w:spacing w:line="276" w:lineRule="auto"/>
        <w:ind w:right="6" w:firstLine="567"/>
        <w:contextualSpacing/>
        <w:jc w:val="center"/>
        <w:rPr>
          <w:del w:id="2642" w:author="Борис Гогинян" w:date="2020-05-30T16:28:00Z"/>
          <w:rFonts w:ascii="Times New Roman" w:eastAsia="Times New Roman" w:hAnsi="Times New Roman" w:cs="Times New Roman"/>
          <w:sz w:val="28"/>
          <w:szCs w:val="28"/>
        </w:rPr>
        <w:pPrChange w:id="2643" w:author="Борис Гогинян" w:date="2020-05-30T16:28:00Z">
          <w:pPr>
            <w:pStyle w:val="11"/>
            <w:spacing w:line="276" w:lineRule="auto"/>
            <w:ind w:right="6" w:firstLine="567"/>
            <w:jc w:val="both"/>
          </w:pPr>
        </w:pPrChange>
      </w:pPr>
      <m:oMathPara>
        <m:oMath>
          <m:r>
            <w:del w:id="2644" w:author="Борис Гогинян" w:date="2020-05-30T16:28:00Z">
              <w:rPr>
                <w:rFonts w:ascii="Cambria Math" w:eastAsia="Times New Roman" w:hAnsi="Cambria Math" w:cs="Times New Roman"/>
                <w:sz w:val="28"/>
                <w:szCs w:val="28"/>
                <w:lang w:val="en-US"/>
              </w:rPr>
              <m:t>MSE</m:t>
            </w:del>
          </m:r>
          <m:r>
            <w:del w:id="2645" w:author="Борис Гогинян" w:date="2020-05-30T16:28:00Z">
              <w:rPr>
                <w:rFonts w:ascii="Cambria Math" w:eastAsia="Times New Roman" w:hAnsi="Cambria Math" w:cs="Times New Roman"/>
                <w:sz w:val="28"/>
                <w:szCs w:val="28"/>
              </w:rPr>
              <m:t xml:space="preserve">= </m:t>
            </w:del>
          </m:r>
          <m:f>
            <m:fPr>
              <m:ctrlPr>
                <w:del w:id="2646" w:author="Борис Гогинян" w:date="2020-05-30T16:28:00Z">
                  <w:rPr>
                    <w:rFonts w:ascii="Cambria Math" w:eastAsia="Times New Roman" w:hAnsi="Cambria Math" w:cs="Times New Roman"/>
                    <w:i/>
                    <w:sz w:val="28"/>
                    <w:szCs w:val="28"/>
                    <w:lang w:val="en-US"/>
                  </w:rPr>
                </w:del>
              </m:ctrlPr>
            </m:fPr>
            <m:num>
              <m:r>
                <w:del w:id="2647" w:author="Борис Гогинян" w:date="2020-05-30T16:28:00Z">
                  <w:rPr>
                    <w:rFonts w:ascii="Cambria Math" w:eastAsia="Times New Roman" w:hAnsi="Cambria Math" w:cs="Times New Roman"/>
                    <w:sz w:val="28"/>
                    <w:szCs w:val="28"/>
                  </w:rPr>
                  <m:t>1</m:t>
                </w:del>
              </m:r>
            </m:num>
            <m:den>
              <m:r>
                <w:del w:id="2648" w:author="Борис Гогинян" w:date="2020-05-30T16:28:00Z">
                  <w:rPr>
                    <w:rFonts w:ascii="Cambria Math" w:eastAsia="Times New Roman" w:hAnsi="Cambria Math" w:cs="Times New Roman"/>
                    <w:sz w:val="28"/>
                    <w:szCs w:val="28"/>
                    <w:lang w:val="en-US"/>
                  </w:rPr>
                  <m:t>m</m:t>
                </w:del>
              </m:r>
              <m:r>
                <w:del w:id="2649" w:author="Борис Гогинян" w:date="2020-05-30T16:28:00Z">
                  <w:rPr>
                    <w:rFonts w:ascii="Cambria Math" w:eastAsia="Times New Roman" w:hAnsi="Cambria Math" w:cs="Times New Roman"/>
                    <w:sz w:val="28"/>
                    <w:szCs w:val="28"/>
                  </w:rPr>
                  <m:t>∙</m:t>
                </w:del>
              </m:r>
              <m:r>
                <w:del w:id="2650" w:author="Борис Гогинян" w:date="2020-05-30T16:28:00Z">
                  <w:rPr>
                    <w:rFonts w:ascii="Cambria Math" w:eastAsia="Times New Roman" w:hAnsi="Cambria Math" w:cs="Times New Roman"/>
                    <w:sz w:val="28"/>
                    <w:szCs w:val="28"/>
                    <w:lang w:val="en-US"/>
                  </w:rPr>
                  <m:t>n</m:t>
                </w:del>
              </m:r>
            </m:den>
          </m:f>
          <m:nary>
            <m:naryPr>
              <m:chr m:val="∑"/>
              <m:limLoc m:val="undOvr"/>
              <m:ctrlPr>
                <w:del w:id="2651" w:author="Борис Гогинян" w:date="2020-05-30T16:28:00Z">
                  <w:rPr>
                    <w:rFonts w:ascii="Cambria Math" w:eastAsia="Times New Roman" w:hAnsi="Cambria Math" w:cs="Times New Roman"/>
                    <w:i/>
                    <w:sz w:val="28"/>
                    <w:szCs w:val="28"/>
                    <w:lang w:val="en-US"/>
                  </w:rPr>
                </w:del>
              </m:ctrlPr>
            </m:naryPr>
            <m:sub>
              <m:r>
                <w:del w:id="2652" w:author="Борис Гогинян" w:date="2020-05-30T16:28:00Z">
                  <w:rPr>
                    <w:rFonts w:ascii="Cambria Math" w:eastAsia="Times New Roman" w:hAnsi="Cambria Math" w:cs="Times New Roman"/>
                    <w:sz w:val="28"/>
                    <w:szCs w:val="28"/>
                    <w:lang w:val="en-US"/>
                  </w:rPr>
                  <m:t>i</m:t>
                </w:del>
              </m:r>
              <m:r>
                <w:del w:id="2653" w:author="Борис Гогинян" w:date="2020-05-30T16:28:00Z">
                  <w:rPr>
                    <w:rFonts w:ascii="Cambria Math" w:eastAsia="Times New Roman" w:hAnsi="Cambria Math" w:cs="Times New Roman"/>
                    <w:sz w:val="28"/>
                    <w:szCs w:val="28"/>
                  </w:rPr>
                  <m:t>=0</m:t>
                </w:del>
              </m:r>
            </m:sub>
            <m:sup>
              <m:r>
                <w:del w:id="2654" w:author="Борис Гогинян" w:date="2020-05-30T16:28:00Z">
                  <w:rPr>
                    <w:rFonts w:ascii="Cambria Math" w:eastAsia="Times New Roman" w:hAnsi="Cambria Math" w:cs="Times New Roman"/>
                    <w:sz w:val="28"/>
                    <w:szCs w:val="28"/>
                    <w:lang w:val="en-US"/>
                  </w:rPr>
                  <m:t>m</m:t>
                </w:del>
              </m:r>
              <m:r>
                <w:del w:id="2655" w:author="Борис Гогинян" w:date="2020-05-30T16:28:00Z">
                  <w:rPr>
                    <w:rFonts w:ascii="Cambria Math" w:eastAsia="Times New Roman" w:hAnsi="Cambria Math" w:cs="Times New Roman"/>
                    <w:sz w:val="28"/>
                    <w:szCs w:val="28"/>
                  </w:rPr>
                  <m:t>-1</m:t>
                </w:del>
              </m:r>
            </m:sup>
            <m:e>
              <m:nary>
                <m:naryPr>
                  <m:chr m:val="∑"/>
                  <m:limLoc m:val="undOvr"/>
                  <m:ctrlPr>
                    <w:del w:id="2656" w:author="Борис Гогинян" w:date="2020-05-30T16:28:00Z">
                      <w:rPr>
                        <w:rFonts w:ascii="Cambria Math" w:eastAsia="Times New Roman" w:hAnsi="Cambria Math" w:cs="Times New Roman"/>
                        <w:i/>
                        <w:sz w:val="28"/>
                        <w:szCs w:val="28"/>
                        <w:lang w:val="en-US"/>
                      </w:rPr>
                    </w:del>
                  </m:ctrlPr>
                </m:naryPr>
                <m:sub>
                  <m:r>
                    <w:del w:id="2657" w:author="Борис Гогинян" w:date="2020-05-30T16:28:00Z">
                      <w:rPr>
                        <w:rFonts w:ascii="Cambria Math" w:eastAsia="Times New Roman" w:hAnsi="Cambria Math" w:cs="Times New Roman"/>
                        <w:sz w:val="28"/>
                        <w:szCs w:val="28"/>
                        <w:lang w:val="en-US"/>
                      </w:rPr>
                      <m:t>j</m:t>
                    </w:del>
                  </m:r>
                  <m:r>
                    <w:del w:id="2658" w:author="Борис Гогинян" w:date="2020-05-30T16:28:00Z">
                      <w:rPr>
                        <w:rFonts w:ascii="Cambria Math" w:eastAsia="Times New Roman" w:hAnsi="Cambria Math" w:cs="Times New Roman"/>
                        <w:sz w:val="28"/>
                        <w:szCs w:val="28"/>
                      </w:rPr>
                      <m:t>=0</m:t>
                    </w:del>
                  </m:r>
                </m:sub>
                <m:sup>
                  <m:r>
                    <w:del w:id="2659" w:author="Борис Гогинян" w:date="2020-05-30T16:28:00Z">
                      <w:rPr>
                        <w:rFonts w:ascii="Cambria Math" w:eastAsia="Times New Roman" w:hAnsi="Cambria Math" w:cs="Times New Roman"/>
                        <w:sz w:val="28"/>
                        <w:szCs w:val="28"/>
                        <w:lang w:val="en-US"/>
                      </w:rPr>
                      <m:t>n</m:t>
                    </w:del>
                  </m:r>
                  <m:r>
                    <w:del w:id="2660" w:author="Борис Гогинян" w:date="2020-05-30T16:28:00Z">
                      <w:rPr>
                        <w:rFonts w:ascii="Cambria Math" w:eastAsia="Times New Roman" w:hAnsi="Cambria Math" w:cs="Times New Roman"/>
                        <w:sz w:val="28"/>
                        <w:szCs w:val="28"/>
                      </w:rPr>
                      <m:t>-1</m:t>
                    </w:del>
                  </m:r>
                </m:sup>
                <m:e>
                  <m:sSup>
                    <m:sSupPr>
                      <m:ctrlPr>
                        <w:del w:id="2661" w:author="Борис Гогинян" w:date="2020-05-30T16:28:00Z">
                          <w:rPr>
                            <w:rFonts w:ascii="Cambria Math" w:eastAsia="Times New Roman" w:hAnsi="Cambria Math" w:cs="Times New Roman"/>
                            <w:i/>
                            <w:sz w:val="28"/>
                            <w:szCs w:val="28"/>
                            <w:lang w:val="en-US"/>
                          </w:rPr>
                        </w:del>
                      </m:ctrlPr>
                    </m:sSupPr>
                    <m:e>
                      <m:d>
                        <m:dPr>
                          <m:begChr m:val="|"/>
                          <m:endChr m:val="|"/>
                          <m:ctrlPr>
                            <w:del w:id="2662" w:author="Борис Гогинян" w:date="2020-05-30T16:28:00Z">
                              <w:rPr>
                                <w:rFonts w:ascii="Cambria Math" w:eastAsia="Times New Roman" w:hAnsi="Cambria Math" w:cs="Times New Roman"/>
                                <w:i/>
                                <w:sz w:val="28"/>
                                <w:szCs w:val="28"/>
                                <w:lang w:val="en-US"/>
                              </w:rPr>
                            </w:del>
                          </m:ctrlPr>
                        </m:dPr>
                        <m:e>
                          <m:r>
                            <w:del w:id="2663" w:author="Борис Гогинян" w:date="2020-05-30T16:28:00Z">
                              <w:rPr>
                                <w:rFonts w:ascii="Cambria Math" w:eastAsia="Times New Roman" w:hAnsi="Cambria Math" w:cs="Times New Roman"/>
                                <w:sz w:val="28"/>
                                <w:szCs w:val="28"/>
                                <w:lang w:val="en-US"/>
                              </w:rPr>
                              <m:t>I</m:t>
                            </w:del>
                          </m:r>
                          <m:d>
                            <m:dPr>
                              <m:ctrlPr>
                                <w:del w:id="2664" w:author="Борис Гогинян" w:date="2020-05-30T16:28:00Z">
                                  <w:rPr>
                                    <w:rFonts w:ascii="Cambria Math" w:eastAsia="Times New Roman" w:hAnsi="Cambria Math" w:cs="Times New Roman"/>
                                    <w:i/>
                                    <w:sz w:val="28"/>
                                    <w:szCs w:val="28"/>
                                    <w:lang w:val="en-US"/>
                                  </w:rPr>
                                </w:del>
                              </m:ctrlPr>
                            </m:dPr>
                            <m:e>
                              <m:r>
                                <w:del w:id="2665" w:author="Борис Гогинян" w:date="2020-05-30T16:28:00Z">
                                  <w:rPr>
                                    <w:rFonts w:ascii="Cambria Math" w:eastAsia="Times New Roman" w:hAnsi="Cambria Math" w:cs="Times New Roman"/>
                                    <w:sz w:val="28"/>
                                    <w:szCs w:val="28"/>
                                    <w:lang w:val="en-US"/>
                                  </w:rPr>
                                  <m:t>i</m:t>
                                </w:del>
                              </m:r>
                              <m:r>
                                <w:del w:id="2666" w:author="Борис Гогинян" w:date="2020-05-30T16:28:00Z">
                                  <w:rPr>
                                    <w:rFonts w:ascii="Cambria Math" w:eastAsia="Times New Roman" w:hAnsi="Cambria Math" w:cs="Times New Roman"/>
                                    <w:sz w:val="28"/>
                                    <w:szCs w:val="28"/>
                                  </w:rPr>
                                  <m:t>,</m:t>
                                </w:del>
                              </m:r>
                              <m:r>
                                <w:del w:id="2667" w:author="Борис Гогинян" w:date="2020-05-30T16:28:00Z">
                                  <w:rPr>
                                    <w:rFonts w:ascii="Cambria Math" w:eastAsia="Times New Roman" w:hAnsi="Cambria Math" w:cs="Times New Roman"/>
                                    <w:sz w:val="28"/>
                                    <w:szCs w:val="28"/>
                                    <w:lang w:val="en-US"/>
                                  </w:rPr>
                                  <m:t>j</m:t>
                                </w:del>
                              </m:r>
                            </m:e>
                          </m:d>
                          <m:r>
                            <w:del w:id="2668" w:author="Борис Гогинян" w:date="2020-05-30T16:28:00Z">
                              <w:rPr>
                                <w:rFonts w:ascii="Cambria Math" w:eastAsia="Times New Roman" w:hAnsi="Cambria Math" w:cs="Times New Roman"/>
                                <w:sz w:val="28"/>
                                <w:szCs w:val="28"/>
                              </w:rPr>
                              <m:t xml:space="preserve">- </m:t>
                            </w:del>
                          </m:r>
                          <m:r>
                            <w:del w:id="2669" w:author="Борис Гогинян" w:date="2020-05-30T16:28:00Z">
                              <w:rPr>
                                <w:rFonts w:ascii="Cambria Math" w:eastAsia="Times New Roman" w:hAnsi="Cambria Math" w:cs="Times New Roman"/>
                                <w:sz w:val="28"/>
                                <w:szCs w:val="28"/>
                                <w:lang w:val="en-US"/>
                              </w:rPr>
                              <m:t>I</m:t>
                            </w:del>
                          </m:r>
                          <m:r>
                            <w:del w:id="2670" w:author="Борис Гогинян" w:date="2020-05-30T16:28:00Z">
                              <w:rPr>
                                <w:rFonts w:ascii="Cambria Math" w:eastAsia="Times New Roman" w:hAnsi="Cambria Math" w:cs="Times New Roman"/>
                                <w:sz w:val="28"/>
                                <w:szCs w:val="28"/>
                              </w:rPr>
                              <m:t>h</m:t>
                            </w:del>
                          </m:r>
                          <m:r>
                            <w:del w:id="2671" w:author="Борис Гогинян" w:date="2020-05-30T16:28:00Z">
                              <w:rPr>
                                <w:rFonts w:ascii="Cambria Math" w:eastAsia="Times New Roman" w:hAnsi="Cambria Math" w:cs="Times New Roman"/>
                                <w:sz w:val="28"/>
                                <w:szCs w:val="28"/>
                                <w:lang w:val="en-US"/>
                              </w:rPr>
                              <m:t>at</m:t>
                            </w:del>
                          </m:r>
                          <m:r>
                            <w:del w:id="2672" w:author="Борис Гогинян" w:date="2020-05-30T16:28:00Z">
                              <w:rPr>
                                <w:rFonts w:ascii="Cambria Math" w:eastAsia="Times New Roman" w:hAnsi="Cambria Math" w:cs="Times New Roman"/>
                                <w:sz w:val="28"/>
                                <w:szCs w:val="28"/>
                              </w:rPr>
                              <m:t>(</m:t>
                            </w:del>
                          </m:r>
                          <m:r>
                            <w:del w:id="2673" w:author="Борис Гогинян" w:date="2020-05-30T16:28:00Z">
                              <w:rPr>
                                <w:rFonts w:ascii="Cambria Math" w:eastAsia="Times New Roman" w:hAnsi="Cambria Math" w:cs="Times New Roman"/>
                                <w:sz w:val="28"/>
                                <w:szCs w:val="28"/>
                                <w:lang w:val="en-US"/>
                              </w:rPr>
                              <m:t>i</m:t>
                            </w:del>
                          </m:r>
                          <m:r>
                            <w:del w:id="2674" w:author="Борис Гогинян" w:date="2020-05-30T16:28:00Z">
                              <w:rPr>
                                <w:rFonts w:ascii="Cambria Math" w:eastAsia="Times New Roman" w:hAnsi="Cambria Math" w:cs="Times New Roman"/>
                                <w:sz w:val="28"/>
                                <w:szCs w:val="28"/>
                              </w:rPr>
                              <m:t xml:space="preserve">, </m:t>
                            </w:del>
                          </m:r>
                          <m:r>
                            <w:del w:id="2675" w:author="Борис Гогинян" w:date="2020-05-30T16:28:00Z">
                              <w:rPr>
                                <w:rFonts w:ascii="Cambria Math" w:eastAsia="Times New Roman" w:hAnsi="Cambria Math" w:cs="Times New Roman"/>
                                <w:sz w:val="28"/>
                                <w:szCs w:val="28"/>
                                <w:lang w:val="en-US"/>
                              </w:rPr>
                              <m:t>j</m:t>
                            </w:del>
                          </m:r>
                          <m:r>
                            <w:del w:id="2676" w:author="Борис Гогинян" w:date="2020-05-30T16:28:00Z">
                              <w:rPr>
                                <w:rFonts w:ascii="Cambria Math" w:eastAsia="Times New Roman" w:hAnsi="Cambria Math" w:cs="Times New Roman"/>
                                <w:sz w:val="28"/>
                                <w:szCs w:val="28"/>
                              </w:rPr>
                              <m:t>)</m:t>
                            </w:del>
                          </m:r>
                        </m:e>
                      </m:d>
                    </m:e>
                    <m:sup>
                      <m:r>
                        <w:del w:id="2677" w:author="Борис Гогинян" w:date="2020-05-30T16:28:00Z">
                          <w:rPr>
                            <w:rFonts w:ascii="Cambria Math" w:eastAsia="Times New Roman" w:hAnsi="Cambria Math" w:cs="Times New Roman"/>
                            <w:sz w:val="28"/>
                            <w:szCs w:val="28"/>
                          </w:rPr>
                          <m:t>2</m:t>
                        </w:del>
                      </m:r>
                    </m:sup>
                  </m:sSup>
                </m:e>
              </m:nary>
            </m:e>
          </m:nary>
        </m:oMath>
      </m:oMathPara>
    </w:p>
    <w:p w14:paraId="3B479521" w14:textId="7CD217D9" w:rsidR="00CA2C74" w:rsidRPr="00B12333" w:rsidDel="0091212B" w:rsidRDefault="00F06E98" w:rsidP="0091212B">
      <w:pPr>
        <w:spacing w:after="0" w:line="276" w:lineRule="auto"/>
        <w:contextualSpacing/>
        <w:jc w:val="center"/>
        <w:rPr>
          <w:del w:id="2678" w:author="Борис Гогинян" w:date="2020-05-30T16:28:00Z"/>
          <w:rFonts w:ascii="Times New Roman" w:eastAsia="Times New Roman" w:hAnsi="Times New Roman" w:cs="Times New Roman"/>
          <w:sz w:val="28"/>
          <w:szCs w:val="28"/>
        </w:rPr>
        <w:pPrChange w:id="2679" w:author="Борис Гогинян" w:date="2020-05-30T16:28:00Z">
          <w:pPr>
            <w:spacing w:line="276" w:lineRule="auto"/>
          </w:pPr>
        </w:pPrChange>
      </w:pPr>
      <w:del w:id="2680" w:author="Борис Гогинян" w:date="2020-05-30T16:28:00Z">
        <w:r w:rsidRPr="00B12333" w:rsidDel="0091212B">
          <w:rPr>
            <w:rFonts w:ascii="Times New Roman" w:eastAsia="Times New Roman" w:hAnsi="Times New Roman" w:cs="Times New Roman"/>
            <w:sz w:val="28"/>
            <w:szCs w:val="28"/>
          </w:rPr>
          <w:delText xml:space="preserve">где </w:delText>
        </w:r>
        <m:oMath>
          <m:r>
            <w:rPr>
              <w:rFonts w:ascii="Cambria Math" w:eastAsia="Times New Roman" w:hAnsi="Cambria Math" w:cs="Times New Roman"/>
              <w:sz w:val="28"/>
              <w:szCs w:val="28"/>
              <w:lang w:val="en-US"/>
            </w:rPr>
            <m:t>I</m:t>
          </m:r>
        </m:oMath>
        <w:r w:rsidRPr="00B12333" w:rsidDel="0091212B">
          <w:rPr>
            <w:rFonts w:ascii="Times New Roman" w:eastAsia="Times New Roman" w:hAnsi="Times New Roman" w:cs="Times New Roman"/>
            <w:sz w:val="28"/>
            <w:szCs w:val="28"/>
          </w:rPr>
          <w:delText xml:space="preserve"> и </w:delTex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B12333" w:rsidDel="0091212B">
          <w:rPr>
            <w:rFonts w:ascii="Times New Roman" w:eastAsia="Times New Roman" w:hAnsi="Times New Roman" w:cs="Times New Roman"/>
            <w:sz w:val="28"/>
            <w:szCs w:val="28"/>
          </w:rPr>
          <w:delText xml:space="preserve"> изображения размера </w:delText>
        </w:r>
        <w:r w:rsidRPr="00B12333" w:rsidDel="0091212B">
          <w:rPr>
            <w:rFonts w:ascii="Times New Roman" w:eastAsia="Times New Roman" w:hAnsi="Times New Roman" w:cs="Times New Roman"/>
            <w:i/>
            <w:sz w:val="28"/>
            <w:szCs w:val="28"/>
          </w:rPr>
          <w:delText>m×n</w:delText>
        </w:r>
        <w:r w:rsidRPr="00B12333" w:rsidDel="0091212B">
          <w:rPr>
            <w:rFonts w:ascii="Times New Roman" w:eastAsia="Times New Roman" w:hAnsi="Times New Roman" w:cs="Times New Roman"/>
            <w:sz w:val="28"/>
            <w:szCs w:val="28"/>
          </w:rPr>
          <w:delText xml:space="preserve">, последнее из которых считается зашумленным приближением другого. </w:delText>
        </w:r>
      </w:del>
    </w:p>
    <w:p w14:paraId="1254F57B" w14:textId="180EA4DD" w:rsidR="00A6235B" w:rsidRPr="00B12333" w:rsidDel="0091212B" w:rsidRDefault="00F06E98" w:rsidP="0091212B">
      <w:pPr>
        <w:spacing w:after="0" w:line="276" w:lineRule="auto"/>
        <w:contextualSpacing/>
        <w:jc w:val="center"/>
        <w:rPr>
          <w:del w:id="2681" w:author="Борис Гогинян" w:date="2020-05-30T16:28:00Z"/>
          <w:rFonts w:ascii="Times New Roman" w:eastAsia="Times New Roman" w:hAnsi="Times New Roman" w:cs="Times New Roman"/>
          <w:sz w:val="28"/>
          <w:szCs w:val="28"/>
        </w:rPr>
        <w:pPrChange w:id="2682" w:author="Борис Гогинян" w:date="2020-05-30T16:28:00Z">
          <w:pPr>
            <w:spacing w:line="276" w:lineRule="auto"/>
          </w:pPr>
        </w:pPrChange>
      </w:pPr>
      <w:del w:id="2683" w:author="Борис Гогинян" w:date="2020-05-30T16:28:00Z">
        <w:r w:rsidRPr="00B12333" w:rsidDel="0091212B">
          <w:rPr>
            <w:rFonts w:ascii="Times New Roman" w:eastAsia="Times New Roman" w:hAnsi="Times New Roman" w:cs="Times New Roman"/>
            <w:sz w:val="28"/>
            <w:szCs w:val="28"/>
          </w:rPr>
          <w:delText>Для цветных изображений с тремя цветовыми каналами (RGB) MSE – это сумма всех квадратов разностей значений, разделенна</w:delText>
        </w:r>
        <w:r w:rsidR="009C1689" w:rsidRPr="00B12333" w:rsidDel="0091212B">
          <w:rPr>
            <w:rFonts w:ascii="Times New Roman" w:eastAsia="Times New Roman" w:hAnsi="Times New Roman" w:cs="Times New Roman"/>
            <w:sz w:val="28"/>
            <w:szCs w:val="28"/>
          </w:rPr>
          <w:delText>я на размер изображения и на 3</w:delText>
        </w:r>
        <w:r w:rsidRPr="00B12333" w:rsidDel="0091212B">
          <w:rPr>
            <w:rFonts w:ascii="Times New Roman" w:eastAsia="Times New Roman" w:hAnsi="Times New Roman" w:cs="Times New Roman"/>
            <w:sz w:val="28"/>
            <w:szCs w:val="28"/>
          </w:rPr>
          <w:delText>. Кроме того, для цветных изображений изображение преобразуется в другой цветовой формат – YCbCr, и PSNR сообщается по каждому каналу</w:delText>
        </w:r>
        <w:r w:rsidR="00CA2C74" w:rsidRPr="00B12333" w:rsidDel="0091212B">
          <w:rPr>
            <w:rFonts w:ascii="Times New Roman" w:eastAsia="Times New Roman" w:hAnsi="Times New Roman" w:cs="Times New Roman"/>
            <w:sz w:val="28"/>
            <w:szCs w:val="28"/>
          </w:rPr>
          <w:delText>.</w:delText>
        </w:r>
      </w:del>
    </w:p>
    <w:p w14:paraId="6969044A" w14:textId="346871BE" w:rsidR="00A6235B" w:rsidRPr="00B12333" w:rsidDel="0091212B" w:rsidRDefault="00A6235B" w:rsidP="0091212B">
      <w:pPr>
        <w:pStyle w:val="11"/>
        <w:spacing w:line="360" w:lineRule="auto"/>
        <w:ind w:right="7" w:firstLine="567"/>
        <w:contextualSpacing/>
        <w:jc w:val="center"/>
        <w:rPr>
          <w:del w:id="2684" w:author="Борис Гогинян" w:date="2020-05-30T16:28:00Z"/>
          <w:rFonts w:ascii="Times New Roman" w:eastAsia="Times New Roman" w:hAnsi="Times New Roman" w:cs="Times New Roman"/>
          <w:sz w:val="28"/>
          <w:szCs w:val="28"/>
          <w:highlight w:val="white"/>
          <w:lang w:val="en-US"/>
        </w:rPr>
        <w:pPrChange w:id="2685" w:author="Борис Гогинян" w:date="2020-05-30T16:28:00Z">
          <w:pPr>
            <w:pStyle w:val="11"/>
            <w:spacing w:line="360" w:lineRule="auto"/>
            <w:ind w:right="7" w:firstLine="567"/>
            <w:jc w:val="both"/>
          </w:pPr>
        </w:pPrChange>
      </w:pPr>
      <m:oMathPara>
        <m:oMath>
          <m:r>
            <w:del w:id="2686" w:author="Борис Гогинян" w:date="2020-05-30T16:28:00Z">
              <w:rPr>
                <w:rFonts w:ascii="Cambria Math" w:eastAsia="Times New Roman" w:hAnsi="Cambria Math" w:cs="Times New Roman"/>
                <w:sz w:val="28"/>
                <w:szCs w:val="28"/>
              </w:rPr>
              <m:t xml:space="preserve">PSNR=10 </m:t>
            </w:del>
          </m:r>
          <m:sSub>
            <m:sSubPr>
              <m:ctrlPr>
                <w:del w:id="2687" w:author="Борис Гогинян" w:date="2020-05-30T16:28:00Z">
                  <w:rPr>
                    <w:rFonts w:ascii="Cambria Math" w:eastAsia="Times New Roman" w:hAnsi="Cambria Math" w:cs="Times New Roman"/>
                    <w:i/>
                    <w:sz w:val="28"/>
                    <w:szCs w:val="28"/>
                  </w:rPr>
                </w:del>
              </m:ctrlPr>
            </m:sSubPr>
            <m:e>
              <m:r>
                <w:del w:id="2688" w:author="Борис Гогинян" w:date="2020-05-30T16:28:00Z">
                  <w:rPr>
                    <w:rFonts w:ascii="Cambria Math" w:eastAsia="Times New Roman" w:hAnsi="Cambria Math" w:cs="Times New Roman"/>
                    <w:sz w:val="28"/>
                    <w:szCs w:val="28"/>
                  </w:rPr>
                  <m:t>log</m:t>
                </w:del>
              </m:r>
            </m:e>
            <m:sub>
              <m:r>
                <w:del w:id="2689" w:author="Борис Гогинян" w:date="2020-05-30T16:28:00Z">
                  <w:rPr>
                    <w:rFonts w:ascii="Cambria Math" w:eastAsia="Times New Roman" w:hAnsi="Cambria Math" w:cs="Times New Roman"/>
                    <w:sz w:val="28"/>
                    <w:szCs w:val="28"/>
                  </w:rPr>
                  <m:t>10</m:t>
                </w:del>
              </m:r>
            </m:sub>
          </m:sSub>
          <m:d>
            <m:dPr>
              <m:ctrlPr>
                <w:del w:id="2690" w:author="Борис Гогинян" w:date="2020-05-30T16:28:00Z">
                  <w:rPr>
                    <w:rFonts w:ascii="Cambria Math" w:eastAsia="Times New Roman" w:hAnsi="Cambria Math" w:cs="Times New Roman"/>
                    <w:i/>
                    <w:sz w:val="28"/>
                    <w:szCs w:val="28"/>
                  </w:rPr>
                </w:del>
              </m:ctrlPr>
            </m:dPr>
            <m:e>
              <m:f>
                <m:fPr>
                  <m:ctrlPr>
                    <w:del w:id="2691" w:author="Борис Гогинян" w:date="2020-05-30T16:28:00Z">
                      <w:rPr>
                        <w:rFonts w:ascii="Cambria Math" w:eastAsia="Times New Roman" w:hAnsi="Cambria Math" w:cs="Times New Roman"/>
                        <w:i/>
                        <w:sz w:val="28"/>
                        <w:szCs w:val="28"/>
                      </w:rPr>
                    </w:del>
                  </m:ctrlPr>
                </m:fPr>
                <m:num>
                  <m:sSubSup>
                    <m:sSubSupPr>
                      <m:ctrlPr>
                        <w:del w:id="2692" w:author="Борис Гогинян" w:date="2020-05-30T16:28:00Z">
                          <w:rPr>
                            <w:rFonts w:ascii="Cambria Math" w:eastAsia="Times New Roman" w:hAnsi="Cambria Math" w:cs="Times New Roman"/>
                            <w:i/>
                            <w:sz w:val="28"/>
                            <w:szCs w:val="28"/>
                          </w:rPr>
                        </w:del>
                      </m:ctrlPr>
                    </m:sSubSupPr>
                    <m:e>
                      <m:r>
                        <w:del w:id="2693" w:author="Борис Гогинян" w:date="2020-05-30T16:28:00Z">
                          <w:rPr>
                            <w:rFonts w:ascii="Cambria Math" w:eastAsia="Times New Roman" w:hAnsi="Cambria Math" w:cs="Times New Roman"/>
                            <w:sz w:val="28"/>
                            <w:szCs w:val="28"/>
                          </w:rPr>
                          <m:t>MAX</m:t>
                        </w:del>
                      </m:r>
                    </m:e>
                    <m:sub>
                      <m:r>
                        <w:del w:id="2694" w:author="Борис Гогинян" w:date="2020-05-30T16:28:00Z">
                          <w:rPr>
                            <w:rFonts w:ascii="Cambria Math" w:eastAsia="Times New Roman" w:hAnsi="Cambria Math" w:cs="Times New Roman"/>
                            <w:sz w:val="28"/>
                            <w:szCs w:val="28"/>
                          </w:rPr>
                          <m:t>I</m:t>
                        </w:del>
                      </m:r>
                    </m:sub>
                    <m:sup>
                      <m:r>
                        <w:del w:id="2695" w:author="Борис Гогинян" w:date="2020-05-30T16:28:00Z">
                          <w:rPr>
                            <w:rFonts w:ascii="Cambria Math" w:eastAsia="Times New Roman" w:hAnsi="Cambria Math" w:cs="Times New Roman"/>
                            <w:sz w:val="28"/>
                            <w:szCs w:val="28"/>
                          </w:rPr>
                          <m:t>2</m:t>
                        </w:del>
                      </m:r>
                    </m:sup>
                  </m:sSubSup>
                </m:num>
                <m:den>
                  <m:r>
                    <w:del w:id="2696" w:author="Борис Гогинян" w:date="2020-05-30T16:28:00Z">
                      <w:rPr>
                        <w:rFonts w:ascii="Cambria Math" w:eastAsia="Times New Roman" w:hAnsi="Cambria Math" w:cs="Times New Roman"/>
                        <w:sz w:val="28"/>
                        <w:szCs w:val="28"/>
                      </w:rPr>
                      <m:t>MSE</m:t>
                    </w:del>
                  </m:r>
                </m:den>
              </m:f>
            </m:e>
          </m:d>
        </m:oMath>
      </m:oMathPara>
    </w:p>
    <w:p w14:paraId="07AA4D42" w14:textId="37711F73" w:rsidR="00661711" w:rsidRPr="00B12333" w:rsidDel="0091212B" w:rsidRDefault="00CA2C74" w:rsidP="0091212B">
      <w:pPr>
        <w:pStyle w:val="11"/>
        <w:spacing w:line="276" w:lineRule="auto"/>
        <w:ind w:right="7" w:firstLine="567"/>
        <w:contextualSpacing/>
        <w:jc w:val="center"/>
        <w:rPr>
          <w:del w:id="2697" w:author="Борис Гогинян" w:date="2020-05-30T16:28:00Z"/>
          <w:rFonts w:ascii="Times New Roman" w:eastAsia="Times New Roman" w:hAnsi="Times New Roman" w:cs="Times New Roman"/>
          <w:sz w:val="28"/>
          <w:szCs w:val="28"/>
        </w:rPr>
        <w:pPrChange w:id="2698" w:author="Борис Гогинян" w:date="2020-05-30T16:28:00Z">
          <w:pPr>
            <w:pStyle w:val="11"/>
            <w:spacing w:line="276" w:lineRule="auto"/>
            <w:ind w:right="7" w:firstLine="567"/>
          </w:pPr>
        </w:pPrChange>
      </w:pPr>
      <w:del w:id="2699" w:author="Борис Гогинян" w:date="2020-05-30T16:28:00Z">
        <w:r w:rsidRPr="00B12333" w:rsidDel="0091212B">
          <w:rPr>
            <w:rFonts w:ascii="Times New Roman" w:eastAsia="Times New Roman" w:hAnsi="Times New Roman" w:cs="Times New Roman"/>
            <w:sz w:val="28"/>
            <w:szCs w:val="28"/>
            <w:highlight w:val="white"/>
          </w:rPr>
          <w:delText>где</w:delText>
        </w:r>
        <w:r w:rsidR="00A6235B" w:rsidRPr="00B12333" w:rsidDel="0091212B">
          <w:rPr>
            <w:rFonts w:ascii="Times New Roman" w:eastAsia="Times New Roman" w:hAnsi="Times New Roman" w:cs="Times New Roman"/>
            <w:sz w:val="28"/>
            <w:szCs w:val="28"/>
            <w:highlight w:val="white"/>
          </w:rPr>
          <w:delText xml:space="preserve"> </w:delTex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B12333" w:rsidDel="0091212B">
          <w:rPr>
            <w:rFonts w:ascii="Times New Roman" w:eastAsia="Times New Roman" w:hAnsi="Times New Roman" w:cs="Times New Roman"/>
            <w:sz w:val="28"/>
            <w:szCs w:val="28"/>
          </w:rPr>
          <w:delText xml:space="preserve"> – максимальное значе</w:delText>
        </w:r>
        <w:r w:rsidRPr="00B12333" w:rsidDel="0091212B">
          <w:rPr>
            <w:rFonts w:ascii="Times New Roman" w:eastAsia="Times New Roman" w:hAnsi="Times New Roman" w:cs="Times New Roman"/>
            <w:sz w:val="28"/>
            <w:szCs w:val="28"/>
          </w:rPr>
          <w:delText>ние яркости пикселя изображения.</w:delText>
        </w:r>
      </w:del>
    </w:p>
    <w:p w14:paraId="7CD67A00" w14:textId="3780F2D4" w:rsidR="00A6235B" w:rsidRPr="00B5325E" w:rsidDel="0091212B" w:rsidRDefault="00CA2C74" w:rsidP="0091212B">
      <w:pPr>
        <w:pStyle w:val="11"/>
        <w:spacing w:line="276" w:lineRule="auto"/>
        <w:ind w:right="7" w:firstLine="567"/>
        <w:contextualSpacing/>
        <w:jc w:val="center"/>
        <w:rPr>
          <w:del w:id="2700" w:author="Борис Гогинян" w:date="2020-05-30T16:28:00Z"/>
          <w:rFonts w:ascii="Consolas" w:eastAsia="Times New Roman" w:hAnsi="Consolas" w:cs="Times New Roman"/>
          <w:sz w:val="28"/>
          <w:szCs w:val="28"/>
        </w:rPr>
        <w:pPrChange w:id="2701" w:author="Борис Гогинян" w:date="2020-05-30T16:28:00Z">
          <w:pPr>
            <w:pStyle w:val="11"/>
            <w:spacing w:line="276" w:lineRule="auto"/>
            <w:ind w:right="7" w:firstLine="567"/>
          </w:pPr>
        </w:pPrChange>
      </w:pPr>
      <w:del w:id="2702" w:author="Борис Гогинян" w:date="2020-05-30T16:28:00Z">
        <w:r w:rsidRPr="00B12333" w:rsidDel="0091212B">
          <w:rPr>
            <w:rFonts w:ascii="Times New Roman" w:eastAsia="Times New Roman" w:hAnsi="Times New Roman" w:cs="Times New Roman"/>
            <w:sz w:val="28"/>
            <w:szCs w:val="28"/>
          </w:rPr>
          <w:br/>
          <w:delText xml:space="preserve">В данном исследовании используется функция модуля </w:delText>
        </w:r>
        <w:r w:rsidRPr="00B5325E" w:rsidDel="0091212B">
          <w:rPr>
            <w:rFonts w:ascii="Consolas" w:eastAsia="Times New Roman" w:hAnsi="Consolas" w:cs="Times New Roman"/>
            <w:sz w:val="28"/>
            <w:szCs w:val="28"/>
          </w:rPr>
          <w:delText xml:space="preserve">skimage.metrics </w:delText>
        </w:r>
        <w:r w:rsidRPr="00B12333" w:rsidDel="0091212B">
          <w:rPr>
            <w:rFonts w:ascii="Times New Roman" w:eastAsia="Times New Roman" w:hAnsi="Times New Roman" w:cs="Times New Roman"/>
            <w:sz w:val="28"/>
            <w:szCs w:val="28"/>
          </w:rPr>
          <w:delText>языка</w:delText>
        </w:r>
        <w:r w:rsidRPr="00B12333" w:rsidDel="0091212B">
          <w:rPr>
            <w:rFonts w:ascii="Consolas" w:eastAsia="Times New Roman" w:hAnsi="Consolas" w:cs="Times New Roman"/>
            <w:sz w:val="28"/>
            <w:szCs w:val="28"/>
          </w:rPr>
          <w:delText xml:space="preserve"> </w:delText>
        </w:r>
        <w:r w:rsidRPr="00B5325E" w:rsidDel="0091212B">
          <w:rPr>
            <w:rFonts w:ascii="Consolas" w:eastAsia="Times New Roman" w:hAnsi="Consolas" w:cs="Times New Roman"/>
            <w:sz w:val="28"/>
            <w:szCs w:val="28"/>
            <w:lang w:val="en-US"/>
          </w:rPr>
          <w:delText>Python</w:delText>
        </w:r>
        <w:r w:rsidRPr="00B12333" w:rsidDel="0091212B">
          <w:rPr>
            <w:rFonts w:ascii="Consolas" w:eastAsia="Times New Roman" w:hAnsi="Consolas" w:cs="Times New Roman"/>
            <w:sz w:val="28"/>
            <w:szCs w:val="28"/>
          </w:rPr>
          <w:delText xml:space="preserve">: </w:delText>
        </w:r>
        <w:r w:rsidRPr="00B5325E" w:rsidDel="0091212B">
          <w:rPr>
            <w:rFonts w:ascii="Consolas" w:eastAsia="Times New Roman" w:hAnsi="Consolas" w:cs="Times New Roman"/>
            <w:sz w:val="28"/>
            <w:szCs w:val="28"/>
          </w:rPr>
          <w:delText>peak_signal_noise_ratio(image_true, image_test, data_range=None)</w:delText>
        </w:r>
        <w:r w:rsidR="00661711" w:rsidRPr="00B5325E" w:rsidDel="0091212B">
          <w:rPr>
            <w:rFonts w:ascii="Consolas" w:eastAsia="Times New Roman" w:hAnsi="Consolas" w:cs="Times New Roman"/>
            <w:sz w:val="28"/>
            <w:szCs w:val="28"/>
          </w:rPr>
          <w:delText>[38]</w:delText>
        </w:r>
      </w:del>
    </w:p>
    <w:p w14:paraId="2A554B2F" w14:textId="68F080C3" w:rsidR="00661711" w:rsidRPr="00B5325E" w:rsidDel="0091212B" w:rsidRDefault="00661711" w:rsidP="0091212B">
      <w:pPr>
        <w:pStyle w:val="11"/>
        <w:spacing w:line="276" w:lineRule="auto"/>
        <w:ind w:right="7" w:firstLine="567"/>
        <w:contextualSpacing/>
        <w:jc w:val="center"/>
        <w:rPr>
          <w:del w:id="2703" w:author="Борис Гогинян" w:date="2020-05-30T16:28:00Z"/>
          <w:rFonts w:ascii="Consolas" w:eastAsia="Times New Roman" w:hAnsi="Consolas" w:cs="Times New Roman"/>
          <w:sz w:val="28"/>
          <w:szCs w:val="28"/>
        </w:rPr>
        <w:pPrChange w:id="2704" w:author="Борис Гогинян" w:date="2020-05-30T16:28:00Z">
          <w:pPr>
            <w:pStyle w:val="11"/>
            <w:spacing w:line="276" w:lineRule="auto"/>
            <w:ind w:right="7" w:firstLine="567"/>
          </w:pPr>
        </w:pPrChange>
      </w:pPr>
    </w:p>
    <w:p w14:paraId="7649848A" w14:textId="605AA977" w:rsidR="00326C5A" w:rsidDel="0091212B" w:rsidRDefault="00CA2C74" w:rsidP="0091212B">
      <w:pPr>
        <w:pStyle w:val="11"/>
        <w:spacing w:line="276" w:lineRule="auto"/>
        <w:ind w:right="7" w:firstLine="567"/>
        <w:contextualSpacing/>
        <w:jc w:val="center"/>
        <w:rPr>
          <w:del w:id="2705" w:author="Борис Гогинян" w:date="2020-05-30T16:28:00Z"/>
          <w:rFonts w:ascii="Consolas" w:eastAsia="Times New Roman" w:hAnsi="Consolas" w:cs="Times New Roman"/>
          <w:sz w:val="28"/>
          <w:szCs w:val="28"/>
        </w:rPr>
        <w:pPrChange w:id="2706" w:author="Борис Гогинян" w:date="2020-05-30T16:28:00Z">
          <w:pPr>
            <w:pStyle w:val="11"/>
            <w:spacing w:line="276" w:lineRule="auto"/>
            <w:ind w:right="7" w:firstLine="567"/>
          </w:pPr>
        </w:pPrChange>
      </w:pPr>
      <w:del w:id="2707" w:author="Борис Гогинян" w:date="2020-05-30T16:28:00Z">
        <w:r w:rsidRPr="00B12333" w:rsidDel="0091212B">
          <w:rPr>
            <w:rFonts w:ascii="Times New Roman" w:eastAsia="Times New Roman" w:hAnsi="Times New Roman" w:cs="Times New Roman"/>
            <w:sz w:val="28"/>
            <w:szCs w:val="28"/>
          </w:rPr>
          <w:delText>Для конвертации изображения и одновременно нормировани</w:delText>
        </w:r>
        <w:r w:rsidR="00661711" w:rsidRPr="00B12333" w:rsidDel="0091212B">
          <w:rPr>
            <w:rFonts w:ascii="Times New Roman" w:eastAsia="Times New Roman" w:hAnsi="Times New Roman" w:cs="Times New Roman"/>
            <w:sz w:val="28"/>
            <w:szCs w:val="28"/>
          </w:rPr>
          <w:delText xml:space="preserve">я яркости используется код </w:delText>
        </w:r>
        <w:r w:rsidR="00B12333" w:rsidRPr="00B5325E" w:rsidDel="0091212B">
          <w:rPr>
            <w:rFonts w:ascii="Times New Roman" w:eastAsia="Times New Roman" w:hAnsi="Times New Roman" w:cs="Times New Roman"/>
            <w:sz w:val="28"/>
            <w:szCs w:val="28"/>
          </w:rPr>
          <w:delText>[</w:delText>
        </w:r>
        <w:r w:rsidR="00B12333" w:rsidDel="0091212B">
          <w:rPr>
            <w:rFonts w:ascii="Times New Roman" w:eastAsia="Times New Roman" w:hAnsi="Times New Roman" w:cs="Times New Roman"/>
            <w:sz w:val="28"/>
            <w:szCs w:val="28"/>
          </w:rPr>
          <w:delText>приложение А3</w:delText>
        </w:r>
        <w:r w:rsidR="00B12333" w:rsidRPr="00B5325E" w:rsidDel="0091212B">
          <w:rPr>
            <w:rFonts w:ascii="Times New Roman" w:eastAsia="Times New Roman" w:hAnsi="Times New Roman" w:cs="Times New Roman"/>
            <w:sz w:val="28"/>
            <w:szCs w:val="28"/>
          </w:rPr>
          <w:delText>]</w:delText>
        </w:r>
        <w:r w:rsidR="00B12333" w:rsidDel="0091212B">
          <w:rPr>
            <w:rFonts w:ascii="Times New Roman" w:eastAsia="Times New Roman" w:hAnsi="Times New Roman" w:cs="Times New Roman"/>
            <w:sz w:val="28"/>
            <w:szCs w:val="28"/>
          </w:rPr>
          <w:delText xml:space="preserve"> </w:delText>
        </w:r>
        <w:r w:rsidR="00661711" w:rsidRPr="00B12333" w:rsidDel="0091212B">
          <w:rPr>
            <w:rFonts w:ascii="Times New Roman" w:eastAsia="Times New Roman" w:hAnsi="Times New Roman" w:cs="Times New Roman"/>
            <w:sz w:val="28"/>
            <w:szCs w:val="28"/>
          </w:rPr>
          <w:delText>из нескольких</w:delText>
        </w:r>
        <w:r w:rsidRPr="00B12333" w:rsidDel="0091212B">
          <w:rPr>
            <w:rFonts w:ascii="Times New Roman" w:eastAsia="Times New Roman" w:hAnsi="Times New Roman" w:cs="Times New Roman"/>
            <w:sz w:val="28"/>
            <w:szCs w:val="28"/>
          </w:rPr>
          <w:delText xml:space="preserve"> функций модуля </w:delText>
        </w:r>
        <w:r w:rsidRPr="00B12333" w:rsidDel="0091212B">
          <w:rPr>
            <w:rFonts w:ascii="Consolas" w:eastAsia="Times New Roman" w:hAnsi="Consolas" w:cs="Times New Roman"/>
            <w:sz w:val="28"/>
            <w:szCs w:val="28"/>
            <w:lang w:val="en-US"/>
          </w:rPr>
          <w:delText>cv</w:delText>
        </w:r>
        <w:r w:rsidRPr="00B12333" w:rsidDel="0091212B">
          <w:rPr>
            <w:rFonts w:ascii="Consolas" w:eastAsia="Times New Roman" w:hAnsi="Consolas" w:cs="Times New Roman"/>
            <w:sz w:val="28"/>
            <w:szCs w:val="28"/>
          </w:rPr>
          <w:delText>2</w:delText>
        </w:r>
        <w:r w:rsidR="00B12333" w:rsidDel="0091212B">
          <w:rPr>
            <w:rFonts w:ascii="Consolas" w:eastAsia="Times New Roman" w:hAnsi="Consolas" w:cs="Times New Roman"/>
            <w:sz w:val="28"/>
            <w:szCs w:val="28"/>
          </w:rPr>
          <w:delText>.</w:delText>
        </w:r>
      </w:del>
    </w:p>
    <w:p w14:paraId="035C1758" w14:textId="11242E86" w:rsidR="00326C5A" w:rsidDel="0091212B" w:rsidRDefault="00326C5A" w:rsidP="0091212B">
      <w:pPr>
        <w:pStyle w:val="11"/>
        <w:spacing w:line="276" w:lineRule="auto"/>
        <w:ind w:right="7" w:firstLine="567"/>
        <w:contextualSpacing/>
        <w:jc w:val="center"/>
        <w:rPr>
          <w:del w:id="2708" w:author="Борис Гогинян" w:date="2020-05-30T16:28:00Z"/>
          <w:rFonts w:ascii="Consolas" w:eastAsia="Times New Roman" w:hAnsi="Consolas" w:cs="Times New Roman"/>
          <w:sz w:val="28"/>
          <w:szCs w:val="28"/>
        </w:rPr>
        <w:pPrChange w:id="2709" w:author="Борис Гогинян" w:date="2020-05-30T16:28:00Z">
          <w:pPr>
            <w:pStyle w:val="11"/>
            <w:spacing w:line="276" w:lineRule="auto"/>
            <w:ind w:right="7" w:firstLine="567"/>
          </w:pPr>
        </w:pPrChange>
      </w:pPr>
    </w:p>
    <w:p w14:paraId="69C80176" w14:textId="507F9C69" w:rsidR="00CA2C74" w:rsidRPr="00B5325E" w:rsidDel="0091212B" w:rsidRDefault="00326C5A" w:rsidP="0091212B">
      <w:pPr>
        <w:pStyle w:val="11"/>
        <w:spacing w:line="276" w:lineRule="auto"/>
        <w:ind w:right="7" w:firstLine="567"/>
        <w:contextualSpacing/>
        <w:jc w:val="center"/>
        <w:rPr>
          <w:del w:id="2710" w:author="Борис Гогинян" w:date="2020-05-30T16:28:00Z"/>
          <w:rFonts w:ascii="Consolas" w:eastAsia="Times New Roman" w:hAnsi="Consolas" w:cs="Times New Roman"/>
          <w:b/>
          <w:bCs/>
          <w:color w:val="006699"/>
          <w:sz w:val="28"/>
          <w:szCs w:val="28"/>
          <w:bdr w:val="none" w:sz="0" w:space="0" w:color="auto" w:frame="1"/>
        </w:rPr>
        <w:pPrChange w:id="2711" w:author="Борис Гогинян" w:date="2020-05-30T16:28:00Z">
          <w:pPr>
            <w:pStyle w:val="11"/>
            <w:spacing w:line="276" w:lineRule="auto"/>
            <w:ind w:right="7" w:firstLine="567"/>
          </w:pPr>
        </w:pPrChange>
      </w:pPr>
      <w:del w:id="2712" w:author="Борис Гогинян" w:date="2020-05-30T16:28:00Z">
        <w:r w:rsidRPr="00B5325E" w:rsidDel="0091212B">
          <w:rPr>
            <w:rFonts w:ascii="Times New Roman" w:eastAsia="Times New Roman" w:hAnsi="Times New Roman" w:cs="Times New Roman"/>
            <w:sz w:val="28"/>
            <w:szCs w:val="28"/>
          </w:rPr>
          <w:delText xml:space="preserve">Для исследования распараллеливания алгоритм поочерёдно запускался на 6 и 12 потоках. </w:delText>
        </w:r>
      </w:del>
    </w:p>
    <w:p w14:paraId="13F26582" w14:textId="4AA04787" w:rsidR="00CA2C74" w:rsidRPr="00B12333" w:rsidDel="0091212B" w:rsidRDefault="00CA2C74" w:rsidP="0091212B">
      <w:pPr>
        <w:pStyle w:val="11"/>
        <w:spacing w:line="360" w:lineRule="auto"/>
        <w:ind w:right="7" w:firstLine="567"/>
        <w:contextualSpacing/>
        <w:jc w:val="center"/>
        <w:rPr>
          <w:del w:id="2713" w:author="Борис Гогинян" w:date="2020-05-30T16:28:00Z"/>
          <w:rFonts w:ascii="Times New Roman" w:eastAsia="Times New Roman" w:hAnsi="Times New Roman" w:cs="Times New Roman"/>
          <w:sz w:val="28"/>
          <w:szCs w:val="28"/>
        </w:rPr>
        <w:pPrChange w:id="2714" w:author="Борис Гогинян" w:date="2020-05-30T16:28:00Z">
          <w:pPr>
            <w:pStyle w:val="11"/>
            <w:spacing w:line="360" w:lineRule="auto"/>
            <w:ind w:right="7" w:firstLine="567"/>
          </w:pPr>
        </w:pPrChange>
      </w:pPr>
    </w:p>
    <w:p w14:paraId="6075E45A" w14:textId="45BE03A4" w:rsidR="00F06E98" w:rsidRPr="00B5325E" w:rsidDel="0091212B" w:rsidRDefault="00F06E98" w:rsidP="0091212B">
      <w:pPr>
        <w:spacing w:after="0"/>
        <w:contextualSpacing/>
        <w:jc w:val="center"/>
        <w:rPr>
          <w:del w:id="2715" w:author="Борис Гогинян" w:date="2020-05-30T16:28:00Z"/>
          <w:rFonts w:ascii="Times New Roman" w:eastAsia="Times New Roman" w:hAnsi="Times New Roman" w:cs="Times New Roman"/>
          <w:sz w:val="28"/>
          <w:szCs w:val="28"/>
        </w:rPr>
        <w:pPrChange w:id="2716" w:author="Борис Гогинян" w:date="2020-05-30T16:28:00Z">
          <w:pPr/>
        </w:pPrChange>
      </w:pPr>
      <w:del w:id="2717" w:author="Борис Гогинян" w:date="2020-05-30T16:28:00Z">
        <w:r w:rsidRPr="00B5325E" w:rsidDel="0091212B">
          <w:rPr>
            <w:rFonts w:ascii="Times New Roman" w:eastAsia="Times New Roman" w:hAnsi="Times New Roman" w:cs="Times New Roman"/>
            <w:sz w:val="28"/>
            <w:szCs w:val="28"/>
          </w:rPr>
          <w:br w:type="page"/>
        </w:r>
      </w:del>
    </w:p>
    <w:p w14:paraId="3BAAB03A" w14:textId="6A77EAAC" w:rsidR="00A6235B" w:rsidDel="0091212B" w:rsidRDefault="00640028" w:rsidP="0091212B">
      <w:pPr>
        <w:spacing w:after="0"/>
        <w:ind w:firstLine="567"/>
        <w:contextualSpacing/>
        <w:jc w:val="center"/>
        <w:rPr>
          <w:del w:id="2718" w:author="Борис Гогинян" w:date="2020-05-30T16:28:00Z"/>
          <w:rFonts w:ascii="Times New Roman" w:hAnsi="Times New Roman" w:cs="Times New Roman"/>
          <w:b/>
          <w:iCs/>
          <w:sz w:val="28"/>
          <w:szCs w:val="28"/>
        </w:rPr>
        <w:pPrChange w:id="2719" w:author="Борис Гогинян" w:date="2020-05-30T16:28:00Z">
          <w:pPr>
            <w:spacing w:after="0"/>
            <w:ind w:firstLine="567"/>
            <w:jc w:val="both"/>
          </w:pPr>
        </w:pPrChange>
      </w:pPr>
      <w:del w:id="2720" w:author="Борис Гогинян" w:date="2020-05-29T23:51:00Z">
        <w:r w:rsidRPr="00B5325E" w:rsidDel="00B60F1A">
          <w:rPr>
            <w:rFonts w:ascii="Times New Roman" w:hAnsi="Times New Roman" w:cs="Times New Roman"/>
            <w:b/>
            <w:iCs/>
            <w:sz w:val="28"/>
            <w:szCs w:val="28"/>
          </w:rPr>
          <w:delText>2</w:delText>
        </w:r>
        <w:r w:rsidR="00A6235B" w:rsidRPr="00B5325E" w:rsidDel="00B60F1A">
          <w:rPr>
            <w:rFonts w:ascii="Times New Roman" w:hAnsi="Times New Roman" w:cs="Times New Roman"/>
            <w:b/>
            <w:iCs/>
            <w:sz w:val="28"/>
            <w:szCs w:val="28"/>
          </w:rPr>
          <w:delText xml:space="preserve"> </w:delText>
        </w:r>
      </w:del>
      <w:del w:id="2721" w:author="Борис Гогинян" w:date="2020-05-30T16:28:00Z">
        <w:r w:rsidR="00A6235B" w:rsidRPr="00B5325E" w:rsidDel="0091212B">
          <w:rPr>
            <w:rFonts w:ascii="Times New Roman" w:hAnsi="Times New Roman" w:cs="Times New Roman"/>
            <w:b/>
            <w:iCs/>
            <w:sz w:val="28"/>
            <w:szCs w:val="28"/>
          </w:rPr>
          <w:delText>Эксперимент</w:delText>
        </w:r>
      </w:del>
      <w:del w:id="2722" w:author="Борис Гогинян" w:date="2020-05-29T23:51:00Z">
        <w:r w:rsidR="00A6235B" w:rsidRPr="00B5325E" w:rsidDel="00B60F1A">
          <w:rPr>
            <w:rFonts w:ascii="Times New Roman" w:hAnsi="Times New Roman" w:cs="Times New Roman"/>
            <w:b/>
            <w:iCs/>
            <w:sz w:val="28"/>
            <w:szCs w:val="28"/>
          </w:rPr>
          <w:delText>ы</w:delText>
        </w:r>
      </w:del>
    </w:p>
    <w:p w14:paraId="47F26F64" w14:textId="1B098A67" w:rsidR="00326C5A" w:rsidRPr="00326C5A" w:rsidDel="0091212B" w:rsidRDefault="00326C5A" w:rsidP="0091212B">
      <w:pPr>
        <w:spacing w:after="0"/>
        <w:ind w:firstLine="567"/>
        <w:contextualSpacing/>
        <w:jc w:val="center"/>
        <w:rPr>
          <w:del w:id="2723" w:author="Борис Гогинян" w:date="2020-05-30T16:28:00Z"/>
          <w:rFonts w:ascii="Times New Roman" w:hAnsi="Times New Roman" w:cs="Times New Roman"/>
          <w:iCs/>
          <w:sz w:val="28"/>
          <w:szCs w:val="28"/>
        </w:rPr>
        <w:pPrChange w:id="2724" w:author="Борис Гогинян" w:date="2020-05-30T16:28:00Z">
          <w:pPr>
            <w:spacing w:after="0"/>
            <w:ind w:firstLine="567"/>
            <w:jc w:val="both"/>
          </w:pPr>
        </w:pPrChange>
      </w:pPr>
      <w:del w:id="2725" w:author="Борис Гогинян" w:date="2020-05-30T16:28:00Z">
        <w:r w:rsidDel="0091212B">
          <w:rPr>
            <w:rFonts w:ascii="Times New Roman" w:hAnsi="Times New Roman" w:cs="Times New Roman"/>
            <w:iCs/>
            <w:sz w:val="28"/>
            <w:szCs w:val="28"/>
          </w:rPr>
          <w:delText xml:space="preserve">Все эксперименты проводились на </w:delText>
        </w:r>
        <w:r w:rsidDel="0091212B">
          <w:rPr>
            <w:rFonts w:ascii="Times New Roman" w:hAnsi="Times New Roman" w:cs="Times New Roman"/>
            <w:iCs/>
            <w:sz w:val="28"/>
            <w:szCs w:val="28"/>
            <w:lang w:val="en-US"/>
          </w:rPr>
          <w:delText>CPU</w:delText>
        </w:r>
        <w:r w:rsidRPr="00B5325E" w:rsidDel="0091212B">
          <w:rPr>
            <w:rFonts w:ascii="Times New Roman" w:hAnsi="Times New Roman" w:cs="Times New Roman"/>
            <w:iCs/>
            <w:sz w:val="28"/>
            <w:szCs w:val="28"/>
          </w:rPr>
          <w:delText xml:space="preserve"> </w:delText>
        </w:r>
        <w:r w:rsidDel="0091212B">
          <w:rPr>
            <w:rFonts w:ascii="Times New Roman" w:hAnsi="Times New Roman" w:cs="Times New Roman"/>
            <w:iCs/>
            <w:sz w:val="28"/>
            <w:szCs w:val="28"/>
            <w:lang w:val="en-US"/>
          </w:rPr>
          <w:delText>AMD</w:delText>
        </w:r>
        <w:r w:rsidRPr="00B5325E" w:rsidDel="0091212B">
          <w:rPr>
            <w:rFonts w:ascii="Times New Roman" w:hAnsi="Times New Roman" w:cs="Times New Roman"/>
            <w:iCs/>
            <w:sz w:val="28"/>
            <w:szCs w:val="28"/>
          </w:rPr>
          <w:delText xml:space="preserve"> </w:delText>
        </w:r>
        <w:r w:rsidDel="0091212B">
          <w:rPr>
            <w:rFonts w:ascii="Times New Roman" w:hAnsi="Times New Roman" w:cs="Times New Roman"/>
            <w:iCs/>
            <w:sz w:val="28"/>
            <w:szCs w:val="28"/>
            <w:lang w:val="en-US"/>
          </w:rPr>
          <w:delText>Ryzen</w:delText>
        </w:r>
        <w:r w:rsidRPr="00B5325E" w:rsidDel="0091212B">
          <w:rPr>
            <w:rFonts w:ascii="Times New Roman" w:hAnsi="Times New Roman" w:cs="Times New Roman"/>
            <w:iCs/>
            <w:sz w:val="28"/>
            <w:szCs w:val="28"/>
          </w:rPr>
          <w:delText xml:space="preserve"> 5 3600 3.60 </w:delText>
        </w:r>
        <w:r w:rsidDel="0091212B">
          <w:rPr>
            <w:rFonts w:ascii="Times New Roman" w:hAnsi="Times New Roman" w:cs="Times New Roman"/>
            <w:iCs/>
            <w:sz w:val="28"/>
            <w:szCs w:val="28"/>
          </w:rPr>
          <w:delText>ГГц</w:delText>
        </w:r>
        <w:r w:rsidRPr="00B5325E" w:rsidDel="0091212B">
          <w:rPr>
            <w:rFonts w:ascii="Times New Roman" w:hAnsi="Times New Roman" w:cs="Times New Roman"/>
            <w:iCs/>
            <w:sz w:val="28"/>
            <w:szCs w:val="28"/>
          </w:rPr>
          <w:delText>.</w:delText>
        </w:r>
      </w:del>
    </w:p>
    <w:p w14:paraId="5D0D5F1F" w14:textId="701E7492" w:rsidR="00326C5A" w:rsidRPr="00B5325E" w:rsidDel="0091212B" w:rsidRDefault="00326C5A" w:rsidP="0091212B">
      <w:pPr>
        <w:spacing w:after="0"/>
        <w:ind w:firstLine="567"/>
        <w:contextualSpacing/>
        <w:jc w:val="center"/>
        <w:rPr>
          <w:del w:id="2726" w:author="Борис Гогинян" w:date="2020-05-30T16:28:00Z"/>
          <w:rFonts w:ascii="Times New Roman" w:hAnsi="Times New Roman" w:cs="Times New Roman"/>
          <w:iCs/>
          <w:sz w:val="28"/>
          <w:szCs w:val="28"/>
        </w:rPr>
        <w:pPrChange w:id="2727" w:author="Борис Гогинян" w:date="2020-05-30T16:28:00Z">
          <w:pPr>
            <w:spacing w:after="0"/>
            <w:ind w:firstLine="567"/>
            <w:jc w:val="both"/>
          </w:pPr>
        </w:pPrChange>
      </w:pPr>
      <w:del w:id="2728" w:author="Борис Гогинян" w:date="2020-05-30T16:28:00Z">
        <w:r w:rsidDel="0091212B">
          <w:rPr>
            <w:rFonts w:ascii="Times New Roman" w:hAnsi="Times New Roman" w:cs="Times New Roman"/>
            <w:iCs/>
            <w:sz w:val="28"/>
            <w:szCs w:val="28"/>
          </w:rPr>
          <w:delText xml:space="preserve">Операционная система </w:delText>
        </w:r>
        <w:r w:rsidDel="0091212B">
          <w:rPr>
            <w:rFonts w:ascii="Times New Roman" w:hAnsi="Times New Roman" w:cs="Times New Roman"/>
            <w:iCs/>
            <w:sz w:val="28"/>
            <w:szCs w:val="28"/>
            <w:lang w:val="en-US"/>
          </w:rPr>
          <w:delText>Windows</w:delText>
        </w:r>
        <w:r w:rsidRPr="00B5325E" w:rsidDel="0091212B">
          <w:rPr>
            <w:rFonts w:ascii="Times New Roman" w:hAnsi="Times New Roman" w:cs="Times New Roman"/>
            <w:iCs/>
            <w:sz w:val="28"/>
            <w:szCs w:val="28"/>
          </w:rPr>
          <w:delText xml:space="preserve"> 10. </w:delText>
        </w:r>
      </w:del>
      <w:moveFromRangeStart w:id="2729" w:author="Борис Гогинян" w:date="2020-05-29T23:51:00Z" w:name="move41688717"/>
      <w:moveFrom w:id="2730" w:author="Борис Гогинян" w:date="2020-05-29T23:51:00Z">
        <w:del w:id="2731" w:author="Борис Гогинян" w:date="2020-05-30T16:28:00Z">
          <w:r w:rsidR="0062374B" w:rsidDel="0091212B">
            <w:rPr>
              <w:rFonts w:ascii="Times New Roman" w:hAnsi="Times New Roman" w:cs="Times New Roman"/>
              <w:iCs/>
              <w:sz w:val="28"/>
              <w:szCs w:val="28"/>
            </w:rPr>
            <w:delText>Разрешение изображения: 1920х1080.</w:delText>
          </w:r>
        </w:del>
      </w:moveFrom>
      <w:moveFromRangeEnd w:id="2729"/>
    </w:p>
    <w:p w14:paraId="1E37748B" w14:textId="4CE87C93" w:rsidR="00A6235B" w:rsidDel="0091212B" w:rsidRDefault="009C43CD" w:rsidP="0091212B">
      <w:pPr>
        <w:pStyle w:val="11"/>
        <w:spacing w:line="360" w:lineRule="auto"/>
        <w:ind w:right="7"/>
        <w:contextualSpacing/>
        <w:jc w:val="center"/>
        <w:rPr>
          <w:del w:id="2732" w:author="Борис Гогинян" w:date="2020-05-30T16:28:00Z"/>
          <w:rFonts w:ascii="Times New Roman" w:eastAsia="Times New Roman" w:hAnsi="Times New Roman" w:cs="Times New Roman"/>
          <w:sz w:val="28"/>
          <w:szCs w:val="28"/>
          <w:highlight w:val="white"/>
        </w:rPr>
        <w:pPrChange w:id="2733" w:author="Борис Гогинян" w:date="2020-05-30T16:28:00Z">
          <w:pPr>
            <w:pStyle w:val="11"/>
            <w:numPr>
              <w:numId w:val="50"/>
            </w:numPr>
            <w:spacing w:line="360" w:lineRule="auto"/>
            <w:ind w:left="1287" w:right="7" w:hanging="360"/>
            <w:jc w:val="both"/>
          </w:pPr>
        </w:pPrChange>
      </w:pPr>
      <w:del w:id="2734" w:author="Борис Гогинян" w:date="2020-05-30T16:28:00Z">
        <w:r w:rsidDel="0091212B">
          <w:rPr>
            <w:rFonts w:ascii="Times New Roman" w:eastAsia="Times New Roman" w:hAnsi="Times New Roman" w:cs="Times New Roman"/>
            <w:sz w:val="28"/>
            <w:szCs w:val="28"/>
            <w:highlight w:val="white"/>
          </w:rPr>
          <w:delText>Стеклянный стакан</w:delText>
        </w:r>
        <w:r w:rsidR="0063548C" w:rsidDel="0091212B">
          <w:rPr>
            <w:rFonts w:ascii="Times New Roman" w:eastAsia="Times New Roman" w:hAnsi="Times New Roman" w:cs="Times New Roman"/>
            <w:sz w:val="28"/>
            <w:szCs w:val="28"/>
            <w:highlight w:val="white"/>
          </w:rPr>
          <w:delText xml:space="preserve"> </w:delText>
        </w:r>
        <w:r w:rsidR="0063548C" w:rsidRPr="00B60F1A" w:rsidDel="0091212B">
          <w:rPr>
            <w:rFonts w:ascii="Times New Roman" w:eastAsia="Times New Roman" w:hAnsi="Times New Roman" w:cs="Times New Roman"/>
            <w:sz w:val="28"/>
            <w:szCs w:val="28"/>
            <w:highlight w:val="white"/>
            <w:rPrChange w:id="2735" w:author="Борис Гогинян" w:date="2020-05-29T23:51:00Z">
              <w:rPr>
                <w:rFonts w:ascii="Times New Roman" w:eastAsia="Times New Roman" w:hAnsi="Times New Roman" w:cs="Times New Roman"/>
                <w:sz w:val="28"/>
                <w:szCs w:val="28"/>
                <w:highlight w:val="white"/>
                <w:lang w:val="en-US"/>
              </w:rPr>
            </w:rPrChange>
          </w:rPr>
          <w:delText>[</w:delText>
        </w:r>
        <w:r w:rsidR="0063548C" w:rsidDel="0091212B">
          <w:rPr>
            <w:rFonts w:ascii="Times New Roman" w:eastAsia="Times New Roman" w:hAnsi="Times New Roman" w:cs="Times New Roman"/>
            <w:sz w:val="28"/>
            <w:szCs w:val="28"/>
            <w:highlight w:val="white"/>
          </w:rPr>
          <w:delText xml:space="preserve">Приложение </w:delText>
        </w:r>
        <w:r w:rsidR="0063548C" w:rsidDel="0091212B">
          <w:rPr>
            <w:rFonts w:ascii="Times New Roman" w:eastAsia="Times New Roman" w:hAnsi="Times New Roman" w:cs="Times New Roman"/>
            <w:sz w:val="28"/>
            <w:szCs w:val="28"/>
            <w:highlight w:val="white"/>
            <w:lang w:val="en-US"/>
          </w:rPr>
          <w:delText>B</w:delText>
        </w:r>
        <w:r w:rsidR="0063548C" w:rsidRPr="00B60F1A" w:rsidDel="0091212B">
          <w:rPr>
            <w:rFonts w:ascii="Times New Roman" w:eastAsia="Times New Roman" w:hAnsi="Times New Roman" w:cs="Times New Roman"/>
            <w:sz w:val="28"/>
            <w:szCs w:val="28"/>
            <w:highlight w:val="white"/>
            <w:rPrChange w:id="2736" w:author="Борис Гогинян" w:date="2020-05-29T23:51:00Z">
              <w:rPr>
                <w:rFonts w:ascii="Times New Roman" w:eastAsia="Times New Roman" w:hAnsi="Times New Roman" w:cs="Times New Roman"/>
                <w:sz w:val="28"/>
                <w:szCs w:val="28"/>
                <w:highlight w:val="white"/>
                <w:lang w:val="en-US"/>
              </w:rPr>
            </w:rPrChange>
          </w:rPr>
          <w:delText>1]</w:delText>
        </w:r>
      </w:del>
      <w:moveToRangeStart w:id="2737" w:author="Борис Гогинян" w:date="2020-05-29T23:51:00Z" w:name="move41688717"/>
      <w:moveTo w:id="2738" w:author="Борис Гогинян" w:date="2020-05-29T23:51:00Z">
        <w:del w:id="2739" w:author="Борис Гогинян" w:date="2020-05-30T16:28:00Z">
          <w:r w:rsidR="00B60F1A" w:rsidDel="0091212B">
            <w:rPr>
              <w:rFonts w:ascii="Times New Roman" w:hAnsi="Times New Roman" w:cs="Times New Roman"/>
              <w:iCs/>
              <w:sz w:val="28"/>
              <w:szCs w:val="28"/>
            </w:rPr>
            <w:delText>Разрешение изображения: 1920х1080.</w:delText>
          </w:r>
        </w:del>
      </w:moveTo>
      <w:moveToRangeEnd w:id="2737"/>
    </w:p>
    <w:p w14:paraId="08008D49" w14:textId="6E1B6610" w:rsidR="009C43CD" w:rsidRPr="00B5325E" w:rsidDel="0091212B" w:rsidRDefault="009C43CD" w:rsidP="0091212B">
      <w:pPr>
        <w:pStyle w:val="11"/>
        <w:numPr>
          <w:ilvl w:val="0"/>
          <w:numId w:val="51"/>
        </w:numPr>
        <w:tabs>
          <w:tab w:val="left" w:pos="3660"/>
        </w:tabs>
        <w:spacing w:line="276" w:lineRule="auto"/>
        <w:ind w:left="360" w:right="7"/>
        <w:contextualSpacing/>
        <w:jc w:val="center"/>
        <w:rPr>
          <w:del w:id="2740" w:author="Борис Гогинян" w:date="2020-05-30T16:28:00Z"/>
          <w:rFonts w:ascii="Times New Roman" w:eastAsia="Times New Roman" w:hAnsi="Times New Roman" w:cs="Times New Roman"/>
          <w:sz w:val="28"/>
          <w:szCs w:val="28"/>
          <w:highlight w:val="white"/>
        </w:rPr>
        <w:pPrChange w:id="2741" w:author="Борис Гогинян" w:date="2020-05-30T16:28:00Z">
          <w:pPr>
            <w:pStyle w:val="11"/>
            <w:numPr>
              <w:numId w:val="51"/>
            </w:numPr>
            <w:tabs>
              <w:tab w:val="left" w:pos="3660"/>
            </w:tabs>
            <w:spacing w:line="360" w:lineRule="auto"/>
            <w:ind w:left="1647" w:right="7" w:hanging="360"/>
            <w:jc w:val="both"/>
          </w:pPr>
        </w:pPrChange>
      </w:pPr>
      <w:del w:id="2742" w:author="Борис Гогинян" w:date="2020-05-30T16:28:00Z">
        <w:r w:rsidDel="0091212B">
          <w:rPr>
            <w:rFonts w:ascii="Times New Roman" w:eastAsia="Times New Roman" w:hAnsi="Times New Roman" w:cs="Times New Roman"/>
            <w:sz w:val="28"/>
            <w:szCs w:val="28"/>
            <w:highlight w:val="white"/>
          </w:rPr>
          <w:delText xml:space="preserve">В </w:delText>
        </w:r>
        <w:r w:rsidR="00A77944" w:rsidDel="0091212B">
          <w:rPr>
            <w:rFonts w:ascii="Times New Roman" w:eastAsia="Times New Roman" w:hAnsi="Times New Roman" w:cs="Times New Roman"/>
            <w:sz w:val="28"/>
            <w:szCs w:val="28"/>
            <w:highlight w:val="white"/>
            <w:lang w:val="en-US"/>
          </w:rPr>
          <w:delText>appleseed</w:delText>
        </w:r>
        <w:r w:rsidR="00A77944" w:rsidRPr="00B5325E" w:rsidDel="0091212B">
          <w:rPr>
            <w:rFonts w:ascii="Times New Roman" w:eastAsia="Times New Roman" w:hAnsi="Times New Roman" w:cs="Times New Roman"/>
            <w:sz w:val="28"/>
            <w:szCs w:val="28"/>
            <w:highlight w:val="white"/>
          </w:rPr>
          <w:delText xml:space="preserve"> </w:delText>
        </w:r>
        <w:r w:rsidR="00536DFA" w:rsidDel="0091212B">
          <w:rPr>
            <w:rFonts w:ascii="Times New Roman" w:eastAsia="Times New Roman" w:hAnsi="Times New Roman" w:cs="Times New Roman"/>
            <w:sz w:val="28"/>
            <w:szCs w:val="28"/>
            <w:highlight w:val="white"/>
          </w:rPr>
          <w:delText>и</w:delText>
        </w:r>
        <w:r w:rsidR="00392E67" w:rsidDel="0091212B">
          <w:rPr>
            <w:rFonts w:ascii="Times New Roman" w:eastAsia="Times New Roman" w:hAnsi="Times New Roman" w:cs="Times New Roman"/>
            <w:sz w:val="28"/>
            <w:szCs w:val="28"/>
            <w:highlight w:val="white"/>
          </w:rPr>
          <w:delText xml:space="preserve">спользуется алгоритм </w:delText>
        </w:r>
        <w:r w:rsidR="00392E67" w:rsidDel="0091212B">
          <w:rPr>
            <w:rFonts w:ascii="Times New Roman" w:eastAsia="Times New Roman" w:hAnsi="Times New Roman" w:cs="Times New Roman"/>
            <w:sz w:val="28"/>
            <w:szCs w:val="28"/>
            <w:highlight w:val="white"/>
            <w:lang w:val="en-US"/>
          </w:rPr>
          <w:delText>SPPM</w:delText>
        </w:r>
      </w:del>
    </w:p>
    <w:p w14:paraId="4FD4BCEF" w14:textId="32D9FEE2" w:rsidR="00E860FF" w:rsidRPr="00B5325E" w:rsidDel="0091212B" w:rsidRDefault="00E860FF" w:rsidP="0091212B">
      <w:pPr>
        <w:pStyle w:val="11"/>
        <w:tabs>
          <w:tab w:val="left" w:pos="3660"/>
        </w:tabs>
        <w:spacing w:line="276" w:lineRule="auto"/>
        <w:ind w:left="360" w:right="7"/>
        <w:contextualSpacing/>
        <w:jc w:val="center"/>
        <w:rPr>
          <w:del w:id="2743" w:author="Борис Гогинян" w:date="2020-05-30T16:28:00Z"/>
          <w:rFonts w:ascii="Times New Roman" w:eastAsia="Times New Roman" w:hAnsi="Times New Roman" w:cs="Times New Roman"/>
          <w:sz w:val="28"/>
          <w:szCs w:val="28"/>
          <w:highlight w:val="white"/>
        </w:rPr>
        <w:pPrChange w:id="2744" w:author="Борис Гогинян" w:date="2020-05-30T16:28:00Z">
          <w:pPr>
            <w:pStyle w:val="11"/>
            <w:tabs>
              <w:tab w:val="left" w:pos="3660"/>
            </w:tabs>
            <w:spacing w:line="360" w:lineRule="auto"/>
            <w:ind w:left="1647" w:right="7"/>
            <w:jc w:val="both"/>
          </w:pPr>
        </w:pPrChange>
      </w:pPr>
      <w:del w:id="2745" w:author="Борис Гогинян" w:date="2020-05-30T16:28:00Z">
        <w:r w:rsidDel="0091212B">
          <w:rPr>
            <w:rFonts w:ascii="Times New Roman" w:eastAsia="Times New Roman" w:hAnsi="Times New Roman" w:cs="Times New Roman"/>
            <w:sz w:val="28"/>
            <w:szCs w:val="28"/>
            <w:highlight w:val="white"/>
          </w:rPr>
          <w:delText xml:space="preserve">Для обсчета прямого освещения используется </w:delText>
        </w:r>
        <w:r w:rsidDel="0091212B">
          <w:rPr>
            <w:rFonts w:ascii="Times New Roman" w:eastAsia="Times New Roman" w:hAnsi="Times New Roman" w:cs="Times New Roman"/>
            <w:sz w:val="28"/>
            <w:szCs w:val="28"/>
            <w:highlight w:val="white"/>
            <w:lang w:val="en-US"/>
          </w:rPr>
          <w:delText>SPPM</w:delText>
        </w:r>
      </w:del>
    </w:p>
    <w:p w14:paraId="7C1DD843" w14:textId="09D935CF" w:rsidR="00E860FF" w:rsidRPr="00973F19" w:rsidDel="0091212B" w:rsidRDefault="00E860FF" w:rsidP="0091212B">
      <w:pPr>
        <w:pStyle w:val="11"/>
        <w:tabs>
          <w:tab w:val="left" w:pos="3660"/>
        </w:tabs>
        <w:spacing w:line="276" w:lineRule="auto"/>
        <w:ind w:left="360" w:right="7"/>
        <w:contextualSpacing/>
        <w:jc w:val="center"/>
        <w:rPr>
          <w:del w:id="2746" w:author="Борис Гогинян" w:date="2020-05-30T16:28:00Z"/>
          <w:rFonts w:ascii="Times New Roman" w:eastAsia="Times New Roman" w:hAnsi="Times New Roman" w:cs="Times New Roman"/>
          <w:sz w:val="28"/>
          <w:szCs w:val="28"/>
          <w:highlight w:val="white"/>
        </w:rPr>
        <w:pPrChange w:id="2747" w:author="Борис Гогинян" w:date="2020-05-30T16:28:00Z">
          <w:pPr>
            <w:pStyle w:val="11"/>
            <w:tabs>
              <w:tab w:val="left" w:pos="3660"/>
            </w:tabs>
            <w:spacing w:line="360" w:lineRule="auto"/>
            <w:ind w:left="1647" w:right="7"/>
            <w:jc w:val="both"/>
          </w:pPr>
        </w:pPrChange>
      </w:pPr>
      <w:del w:id="2748" w:author="Борис Гогинян" w:date="2020-05-30T16:28:00Z">
        <w:r w:rsidDel="0091212B">
          <w:rPr>
            <w:rFonts w:ascii="Times New Roman" w:eastAsia="Times New Roman" w:hAnsi="Times New Roman" w:cs="Times New Roman"/>
            <w:sz w:val="28"/>
            <w:szCs w:val="28"/>
            <w:highlight w:val="white"/>
          </w:rPr>
          <w:delText>Кол-во испускаемых лучей из источника: 10</w:delText>
        </w:r>
        <w:r w:rsidDel="0091212B">
          <w:rPr>
            <w:rFonts w:ascii="Times New Roman" w:eastAsia="Times New Roman" w:hAnsi="Times New Roman" w:cs="Times New Roman"/>
            <w:sz w:val="28"/>
            <w:szCs w:val="28"/>
            <w:highlight w:val="white"/>
            <w:lang w:val="en-US"/>
          </w:rPr>
          <w:delText>M</w:delText>
        </w:r>
        <w:r w:rsidDel="0091212B">
          <w:rPr>
            <w:rFonts w:ascii="Times New Roman" w:eastAsia="Times New Roman" w:hAnsi="Times New Roman" w:cs="Times New Roman"/>
            <w:sz w:val="28"/>
            <w:szCs w:val="28"/>
            <w:highlight w:val="white"/>
          </w:rPr>
          <w:delText>;</w:delText>
        </w:r>
      </w:del>
    </w:p>
    <w:p w14:paraId="1FFE817F" w14:textId="195D7B06" w:rsidR="00E860FF" w:rsidDel="0091212B" w:rsidRDefault="00E860FF" w:rsidP="0091212B">
      <w:pPr>
        <w:pStyle w:val="11"/>
        <w:tabs>
          <w:tab w:val="left" w:pos="3660"/>
        </w:tabs>
        <w:spacing w:line="276" w:lineRule="auto"/>
        <w:ind w:left="360" w:right="7"/>
        <w:contextualSpacing/>
        <w:jc w:val="center"/>
        <w:rPr>
          <w:del w:id="2749" w:author="Борис Гогинян" w:date="2020-05-30T16:28:00Z"/>
          <w:rFonts w:ascii="Times New Roman" w:eastAsia="Times New Roman" w:hAnsi="Times New Roman" w:cs="Times New Roman"/>
          <w:sz w:val="28"/>
          <w:szCs w:val="28"/>
          <w:highlight w:val="white"/>
        </w:rPr>
        <w:pPrChange w:id="2750" w:author="Борис Гогинян" w:date="2020-05-30T16:28:00Z">
          <w:pPr>
            <w:pStyle w:val="11"/>
            <w:tabs>
              <w:tab w:val="left" w:pos="3660"/>
            </w:tabs>
            <w:spacing w:line="360" w:lineRule="auto"/>
            <w:ind w:left="1647" w:right="7"/>
            <w:jc w:val="both"/>
          </w:pPr>
        </w:pPrChange>
      </w:pPr>
      <w:del w:id="2751" w:author="Борис Гогинян" w:date="2020-05-30T16:28:00Z">
        <w:r w:rsidDel="0091212B">
          <w:rPr>
            <w:rFonts w:ascii="Times New Roman" w:eastAsia="Times New Roman" w:hAnsi="Times New Roman" w:cs="Times New Roman"/>
            <w:sz w:val="28"/>
            <w:szCs w:val="28"/>
            <w:highlight w:val="white"/>
          </w:rPr>
          <w:delText>Радиус окрестности: 0.1;</w:delText>
        </w:r>
      </w:del>
    </w:p>
    <w:p w14:paraId="696DF677" w14:textId="28431838" w:rsidR="00E860FF" w:rsidDel="0091212B" w:rsidRDefault="00E860FF" w:rsidP="0091212B">
      <w:pPr>
        <w:pStyle w:val="11"/>
        <w:tabs>
          <w:tab w:val="left" w:pos="3660"/>
        </w:tabs>
        <w:spacing w:line="276" w:lineRule="auto"/>
        <w:ind w:left="360" w:right="7"/>
        <w:contextualSpacing/>
        <w:jc w:val="center"/>
        <w:rPr>
          <w:del w:id="2752" w:author="Борис Гогинян" w:date="2020-05-30T16:28:00Z"/>
          <w:rFonts w:ascii="Times New Roman" w:eastAsia="Times New Roman" w:hAnsi="Times New Roman" w:cs="Times New Roman"/>
          <w:sz w:val="28"/>
          <w:szCs w:val="28"/>
          <w:highlight w:val="white"/>
        </w:rPr>
        <w:pPrChange w:id="2753" w:author="Борис Гогинян" w:date="2020-05-30T16:28:00Z">
          <w:pPr>
            <w:pStyle w:val="11"/>
            <w:tabs>
              <w:tab w:val="left" w:pos="3660"/>
            </w:tabs>
            <w:spacing w:line="360" w:lineRule="auto"/>
            <w:ind w:left="1647" w:right="7"/>
            <w:jc w:val="both"/>
          </w:pPr>
        </w:pPrChange>
      </w:pPr>
      <w:del w:id="2754" w:author="Борис Гогинян" w:date="2020-05-30T16:28:00Z">
        <w:r w:rsidDel="0091212B">
          <w:rPr>
            <w:rFonts w:ascii="Times New Roman" w:eastAsia="Times New Roman" w:hAnsi="Times New Roman" w:cs="Times New Roman"/>
            <w:sz w:val="28"/>
            <w:szCs w:val="28"/>
            <w:highlight w:val="white"/>
          </w:rPr>
          <w:delText>Начальное кол-во отскоков возможных отражений до ограничения семплирования с помощью русской рулетки: 6</w:delText>
        </w:r>
      </w:del>
    </w:p>
    <w:p w14:paraId="5D1BAD71" w14:textId="1A7E712F" w:rsidR="00BD55FF" w:rsidRPr="00B5325E" w:rsidDel="0091212B" w:rsidRDefault="00E860FF" w:rsidP="0091212B">
      <w:pPr>
        <w:pStyle w:val="11"/>
        <w:tabs>
          <w:tab w:val="left" w:pos="3660"/>
        </w:tabs>
        <w:spacing w:line="276" w:lineRule="auto"/>
        <w:ind w:left="360" w:right="7"/>
        <w:contextualSpacing/>
        <w:jc w:val="center"/>
        <w:rPr>
          <w:del w:id="2755" w:author="Борис Гогинян" w:date="2020-05-30T16:28:00Z"/>
          <w:rFonts w:ascii="Times New Roman" w:eastAsia="Times New Roman" w:hAnsi="Times New Roman" w:cs="Times New Roman"/>
          <w:sz w:val="28"/>
          <w:szCs w:val="28"/>
          <w:highlight w:val="white"/>
        </w:rPr>
        <w:pPrChange w:id="2756" w:author="Борис Гогинян" w:date="2020-05-30T16:28:00Z">
          <w:pPr>
            <w:pStyle w:val="11"/>
            <w:tabs>
              <w:tab w:val="left" w:pos="3660"/>
            </w:tabs>
            <w:spacing w:line="360" w:lineRule="auto"/>
            <w:ind w:left="1647" w:right="7"/>
            <w:jc w:val="both"/>
          </w:pPr>
        </w:pPrChange>
      </w:pPr>
      <w:del w:id="2757" w:author="Борис Гогинян" w:date="2020-05-30T16:28:00Z">
        <w:r w:rsidDel="0091212B">
          <w:rPr>
            <w:rFonts w:ascii="Times New Roman" w:eastAsia="Times New Roman" w:hAnsi="Times New Roman" w:cs="Times New Roman"/>
            <w:sz w:val="28"/>
            <w:szCs w:val="28"/>
            <w:highlight w:val="white"/>
          </w:rPr>
          <w:delText>Кол-во итераций (семплов): 25, 52, 156, 370.</w:delText>
        </w:r>
      </w:del>
    </w:p>
    <w:p w14:paraId="3642314B" w14:textId="57FBB1F3" w:rsidR="00BD55FF" w:rsidRPr="00B5325E" w:rsidDel="0091212B" w:rsidRDefault="00326C5A" w:rsidP="0091212B">
      <w:pPr>
        <w:pStyle w:val="11"/>
        <w:numPr>
          <w:ilvl w:val="0"/>
          <w:numId w:val="51"/>
        </w:numPr>
        <w:tabs>
          <w:tab w:val="left" w:pos="3660"/>
        </w:tabs>
        <w:spacing w:line="276" w:lineRule="auto"/>
        <w:ind w:left="360" w:right="7"/>
        <w:contextualSpacing/>
        <w:jc w:val="center"/>
        <w:rPr>
          <w:del w:id="2758" w:author="Борис Гогинян" w:date="2020-05-30T16:28:00Z"/>
          <w:rFonts w:ascii="Times New Roman" w:eastAsia="Times New Roman" w:hAnsi="Times New Roman" w:cs="Times New Roman"/>
          <w:sz w:val="28"/>
          <w:szCs w:val="28"/>
          <w:highlight w:val="white"/>
        </w:rPr>
        <w:pPrChange w:id="2759" w:author="Борис Гогинян" w:date="2020-05-30T16:28:00Z">
          <w:pPr>
            <w:pStyle w:val="11"/>
            <w:numPr>
              <w:numId w:val="51"/>
            </w:numPr>
            <w:tabs>
              <w:tab w:val="left" w:pos="3660"/>
            </w:tabs>
            <w:spacing w:line="360" w:lineRule="auto"/>
            <w:ind w:left="1647" w:right="7" w:hanging="360"/>
            <w:jc w:val="both"/>
          </w:pPr>
        </w:pPrChange>
      </w:pPr>
      <w:del w:id="2760" w:author="Борис Гогинян" w:date="2020-05-30T16:28:00Z">
        <w:r w:rsidDel="0091212B">
          <w:rPr>
            <w:rFonts w:ascii="Times New Roman" w:eastAsia="Times New Roman" w:hAnsi="Times New Roman" w:cs="Times New Roman"/>
            <w:sz w:val="28"/>
            <w:szCs w:val="28"/>
            <w:highlight w:val="white"/>
            <w:lang w:val="en-US"/>
          </w:rPr>
          <w:delText>Cycles</w:delText>
        </w:r>
      </w:del>
    </w:p>
    <w:p w14:paraId="37C5A2FF" w14:textId="00BE6DD9" w:rsidR="00BD55FF" w:rsidDel="0091212B" w:rsidRDefault="003403F6" w:rsidP="0091212B">
      <w:pPr>
        <w:pStyle w:val="11"/>
        <w:tabs>
          <w:tab w:val="left" w:pos="3660"/>
        </w:tabs>
        <w:spacing w:line="276" w:lineRule="auto"/>
        <w:ind w:left="360" w:right="7"/>
        <w:contextualSpacing/>
        <w:jc w:val="center"/>
        <w:rPr>
          <w:del w:id="2761" w:author="Борис Гогинян" w:date="2020-05-30T16:28:00Z"/>
          <w:rFonts w:ascii="Times New Roman" w:eastAsia="Times New Roman" w:hAnsi="Times New Roman" w:cs="Times New Roman"/>
          <w:sz w:val="28"/>
          <w:szCs w:val="28"/>
          <w:highlight w:val="white"/>
          <w:lang w:val="en-US"/>
        </w:rPr>
        <w:pPrChange w:id="2762" w:author="Борис Гогинян" w:date="2020-05-30T16:28:00Z">
          <w:pPr>
            <w:pStyle w:val="11"/>
            <w:tabs>
              <w:tab w:val="left" w:pos="3660"/>
            </w:tabs>
            <w:spacing w:line="360" w:lineRule="auto"/>
            <w:ind w:left="1647" w:right="7"/>
            <w:jc w:val="both"/>
          </w:pPr>
        </w:pPrChange>
      </w:pPr>
      <w:del w:id="2763" w:author="Борис Гогинян" w:date="2020-05-30T16:28:00Z">
        <w:r w:rsidDel="0091212B">
          <w:rPr>
            <w:rFonts w:ascii="Times New Roman" w:eastAsia="Times New Roman" w:hAnsi="Times New Roman" w:cs="Times New Roman"/>
            <w:sz w:val="28"/>
            <w:szCs w:val="28"/>
            <w:highlight w:val="white"/>
          </w:rPr>
          <w:delText xml:space="preserve">Используется алгоритм </w:delText>
        </w:r>
        <w:r w:rsidDel="0091212B">
          <w:rPr>
            <w:rFonts w:ascii="Times New Roman" w:eastAsia="Times New Roman" w:hAnsi="Times New Roman" w:cs="Times New Roman"/>
            <w:sz w:val="28"/>
            <w:szCs w:val="28"/>
            <w:highlight w:val="white"/>
            <w:lang w:val="en-US"/>
          </w:rPr>
          <w:delText>Path Tracing.</w:delText>
        </w:r>
      </w:del>
    </w:p>
    <w:p w14:paraId="50781DAC" w14:textId="76243FA7" w:rsidR="003403F6" w:rsidDel="0091212B" w:rsidRDefault="003403F6" w:rsidP="0091212B">
      <w:pPr>
        <w:pStyle w:val="11"/>
        <w:tabs>
          <w:tab w:val="left" w:pos="3660"/>
        </w:tabs>
        <w:spacing w:line="276" w:lineRule="auto"/>
        <w:ind w:left="360" w:right="7"/>
        <w:contextualSpacing/>
        <w:jc w:val="center"/>
        <w:rPr>
          <w:del w:id="2764" w:author="Борис Гогинян" w:date="2020-05-30T16:28:00Z"/>
          <w:rFonts w:ascii="Times New Roman" w:eastAsia="Times New Roman" w:hAnsi="Times New Roman" w:cs="Times New Roman"/>
          <w:sz w:val="28"/>
          <w:szCs w:val="28"/>
          <w:highlight w:val="white"/>
        </w:rPr>
        <w:pPrChange w:id="2765" w:author="Борис Гогинян" w:date="2020-05-30T16:28:00Z">
          <w:pPr>
            <w:pStyle w:val="11"/>
            <w:tabs>
              <w:tab w:val="left" w:pos="3660"/>
            </w:tabs>
            <w:spacing w:line="360" w:lineRule="auto"/>
            <w:ind w:left="1647" w:right="7"/>
            <w:jc w:val="both"/>
          </w:pPr>
        </w:pPrChange>
      </w:pPr>
      <w:del w:id="2766" w:author="Борис Гогинян" w:date="2020-05-30T16:28:00Z">
        <w:r w:rsidDel="0091212B">
          <w:rPr>
            <w:rFonts w:ascii="Times New Roman" w:eastAsia="Times New Roman" w:hAnsi="Times New Roman" w:cs="Times New Roman"/>
            <w:sz w:val="28"/>
            <w:szCs w:val="28"/>
            <w:highlight w:val="white"/>
          </w:rPr>
          <w:delText>Максимальное кол-во отражений</w:delText>
        </w:r>
        <w:r w:rsidR="00E860FF" w:rsidRPr="00B5325E" w:rsidDel="0091212B">
          <w:rPr>
            <w:rFonts w:ascii="Times New Roman" w:eastAsia="Times New Roman" w:hAnsi="Times New Roman" w:cs="Times New Roman"/>
            <w:sz w:val="28"/>
            <w:szCs w:val="28"/>
            <w:highlight w:val="white"/>
          </w:rPr>
          <w:delText>/</w:delText>
        </w:r>
        <w:r w:rsidR="00E860FF" w:rsidDel="0091212B">
          <w:rPr>
            <w:rFonts w:ascii="Times New Roman" w:eastAsia="Times New Roman" w:hAnsi="Times New Roman" w:cs="Times New Roman"/>
            <w:sz w:val="28"/>
            <w:szCs w:val="28"/>
            <w:highlight w:val="white"/>
          </w:rPr>
          <w:delText>преломлений</w:delText>
        </w:r>
        <w:r w:rsidDel="0091212B">
          <w:rPr>
            <w:rFonts w:ascii="Times New Roman" w:eastAsia="Times New Roman" w:hAnsi="Times New Roman" w:cs="Times New Roman"/>
            <w:sz w:val="28"/>
            <w:szCs w:val="28"/>
            <w:highlight w:val="white"/>
          </w:rPr>
          <w:delText xml:space="preserve"> лучей </w:delText>
        </w:r>
        <w:r w:rsidRPr="00973F19" w:rsidDel="0091212B">
          <w:rPr>
            <w:rFonts w:ascii="Times New Roman" w:eastAsia="Times New Roman" w:hAnsi="Times New Roman" w:cs="Times New Roman"/>
            <w:sz w:val="28"/>
            <w:szCs w:val="28"/>
            <w:highlight w:val="white"/>
          </w:rPr>
          <w:delText xml:space="preserve">испускаемых </w:delText>
        </w:r>
        <w:r w:rsidDel="0091212B">
          <w:rPr>
            <w:rFonts w:ascii="Times New Roman" w:eastAsia="Times New Roman" w:hAnsi="Times New Roman" w:cs="Times New Roman"/>
            <w:sz w:val="28"/>
            <w:szCs w:val="28"/>
            <w:highlight w:val="white"/>
          </w:rPr>
          <w:delText>от камеры от:</w:delText>
        </w:r>
      </w:del>
    </w:p>
    <w:p w14:paraId="2B171F82" w14:textId="5E0D941E" w:rsidR="003403F6" w:rsidDel="0091212B" w:rsidRDefault="003403F6" w:rsidP="0091212B">
      <w:pPr>
        <w:pStyle w:val="11"/>
        <w:numPr>
          <w:ilvl w:val="0"/>
          <w:numId w:val="52"/>
        </w:numPr>
        <w:tabs>
          <w:tab w:val="left" w:pos="3660"/>
        </w:tabs>
        <w:spacing w:line="276" w:lineRule="auto"/>
        <w:ind w:left="1080" w:right="7"/>
        <w:contextualSpacing/>
        <w:jc w:val="center"/>
        <w:rPr>
          <w:del w:id="2767" w:author="Борис Гогинян" w:date="2020-05-30T16:28:00Z"/>
          <w:rFonts w:ascii="Times New Roman" w:eastAsia="Times New Roman" w:hAnsi="Times New Roman" w:cs="Times New Roman"/>
          <w:sz w:val="28"/>
          <w:szCs w:val="28"/>
          <w:highlight w:val="white"/>
        </w:rPr>
        <w:pPrChange w:id="2768" w:author="Борис Гогинян" w:date="2020-05-30T16:28:00Z">
          <w:pPr>
            <w:pStyle w:val="11"/>
            <w:numPr>
              <w:numId w:val="52"/>
            </w:numPr>
            <w:tabs>
              <w:tab w:val="left" w:pos="3660"/>
            </w:tabs>
            <w:spacing w:line="360" w:lineRule="auto"/>
            <w:ind w:left="2367" w:right="7" w:hanging="360"/>
            <w:jc w:val="both"/>
          </w:pPr>
        </w:pPrChange>
      </w:pPr>
      <w:del w:id="2769" w:author="Борис Гогинян" w:date="2020-05-30T16:28:00Z">
        <w:r w:rsidDel="0091212B">
          <w:rPr>
            <w:rFonts w:ascii="Times New Roman" w:eastAsia="Times New Roman" w:hAnsi="Times New Roman" w:cs="Times New Roman"/>
            <w:sz w:val="28"/>
            <w:szCs w:val="28"/>
            <w:highlight w:val="white"/>
          </w:rPr>
          <w:delText xml:space="preserve">Диффузной поверхности – </w:delText>
        </w:r>
        <w:r w:rsidR="0062374B" w:rsidDel="0091212B">
          <w:rPr>
            <w:rFonts w:ascii="Times New Roman" w:eastAsia="Times New Roman" w:hAnsi="Times New Roman" w:cs="Times New Roman"/>
            <w:sz w:val="28"/>
            <w:szCs w:val="28"/>
            <w:highlight w:val="white"/>
            <w:lang w:val="en-US"/>
          </w:rPr>
          <w:delText>780</w:delText>
        </w:r>
        <w:r w:rsidDel="0091212B">
          <w:rPr>
            <w:rFonts w:ascii="Times New Roman" w:eastAsia="Times New Roman" w:hAnsi="Times New Roman" w:cs="Times New Roman"/>
            <w:sz w:val="28"/>
            <w:szCs w:val="28"/>
            <w:highlight w:val="white"/>
          </w:rPr>
          <w:delText>;</w:delText>
        </w:r>
      </w:del>
    </w:p>
    <w:p w14:paraId="312097C4" w14:textId="6759DBA0" w:rsidR="003403F6" w:rsidDel="0091212B" w:rsidRDefault="003403F6" w:rsidP="0091212B">
      <w:pPr>
        <w:pStyle w:val="11"/>
        <w:numPr>
          <w:ilvl w:val="0"/>
          <w:numId w:val="52"/>
        </w:numPr>
        <w:tabs>
          <w:tab w:val="left" w:pos="3660"/>
        </w:tabs>
        <w:spacing w:line="276" w:lineRule="auto"/>
        <w:ind w:left="1080" w:right="7"/>
        <w:contextualSpacing/>
        <w:jc w:val="center"/>
        <w:rPr>
          <w:del w:id="2770" w:author="Борис Гогинян" w:date="2020-05-30T16:28:00Z"/>
          <w:rFonts w:ascii="Times New Roman" w:eastAsia="Times New Roman" w:hAnsi="Times New Roman" w:cs="Times New Roman"/>
          <w:sz w:val="28"/>
          <w:szCs w:val="28"/>
          <w:highlight w:val="white"/>
        </w:rPr>
        <w:pPrChange w:id="2771" w:author="Борис Гогинян" w:date="2020-05-30T16:28:00Z">
          <w:pPr>
            <w:pStyle w:val="11"/>
            <w:numPr>
              <w:numId w:val="52"/>
            </w:numPr>
            <w:tabs>
              <w:tab w:val="left" w:pos="3660"/>
            </w:tabs>
            <w:spacing w:line="360" w:lineRule="auto"/>
            <w:ind w:left="2367" w:right="7" w:hanging="360"/>
            <w:jc w:val="both"/>
          </w:pPr>
        </w:pPrChange>
      </w:pPr>
      <w:del w:id="2772" w:author="Борис Гогинян" w:date="2020-05-30T16:28:00Z">
        <w:r w:rsidDel="0091212B">
          <w:rPr>
            <w:rFonts w:ascii="Times New Roman" w:eastAsia="Times New Roman" w:hAnsi="Times New Roman" w:cs="Times New Roman"/>
            <w:sz w:val="28"/>
            <w:szCs w:val="28"/>
            <w:highlight w:val="white"/>
          </w:rPr>
          <w:delText xml:space="preserve">Глянцевой </w:delText>
        </w:r>
        <w:r w:rsidR="00E860FF" w:rsidDel="0091212B">
          <w:rPr>
            <w:rFonts w:ascii="Times New Roman" w:eastAsia="Times New Roman" w:hAnsi="Times New Roman" w:cs="Times New Roman"/>
            <w:sz w:val="28"/>
            <w:szCs w:val="28"/>
            <w:highlight w:val="white"/>
          </w:rPr>
          <w:delText xml:space="preserve">поверхности </w:delText>
        </w:r>
        <w:r w:rsidDel="0091212B">
          <w:rPr>
            <w:rFonts w:ascii="Times New Roman" w:eastAsia="Times New Roman" w:hAnsi="Times New Roman" w:cs="Times New Roman"/>
            <w:sz w:val="28"/>
            <w:szCs w:val="28"/>
            <w:highlight w:val="white"/>
          </w:rPr>
          <w:delText xml:space="preserve">– </w:delText>
        </w:r>
        <w:r w:rsidR="0062374B" w:rsidDel="0091212B">
          <w:rPr>
            <w:rFonts w:ascii="Times New Roman" w:eastAsia="Times New Roman" w:hAnsi="Times New Roman" w:cs="Times New Roman"/>
            <w:sz w:val="28"/>
            <w:szCs w:val="28"/>
            <w:highlight w:val="white"/>
            <w:lang w:val="en-US"/>
          </w:rPr>
          <w:delText>9750</w:delText>
        </w:r>
        <w:r w:rsidDel="0091212B">
          <w:rPr>
            <w:rFonts w:ascii="Times New Roman" w:eastAsia="Times New Roman" w:hAnsi="Times New Roman" w:cs="Times New Roman"/>
            <w:sz w:val="28"/>
            <w:szCs w:val="28"/>
            <w:highlight w:val="white"/>
          </w:rPr>
          <w:delText>;</w:delText>
        </w:r>
      </w:del>
    </w:p>
    <w:p w14:paraId="4A6B165D" w14:textId="002763DE" w:rsidR="003403F6" w:rsidDel="0091212B" w:rsidRDefault="00E860FF" w:rsidP="0091212B">
      <w:pPr>
        <w:pStyle w:val="11"/>
        <w:numPr>
          <w:ilvl w:val="0"/>
          <w:numId w:val="52"/>
        </w:numPr>
        <w:tabs>
          <w:tab w:val="left" w:pos="3660"/>
        </w:tabs>
        <w:spacing w:line="276" w:lineRule="auto"/>
        <w:ind w:left="1080" w:right="7"/>
        <w:contextualSpacing/>
        <w:jc w:val="center"/>
        <w:rPr>
          <w:del w:id="2773" w:author="Борис Гогинян" w:date="2020-05-30T16:28:00Z"/>
          <w:rFonts w:ascii="Times New Roman" w:eastAsia="Times New Roman" w:hAnsi="Times New Roman" w:cs="Times New Roman"/>
          <w:sz w:val="28"/>
          <w:szCs w:val="28"/>
          <w:highlight w:val="white"/>
        </w:rPr>
        <w:pPrChange w:id="2774" w:author="Борис Гогинян" w:date="2020-05-30T16:28:00Z">
          <w:pPr>
            <w:pStyle w:val="11"/>
            <w:numPr>
              <w:numId w:val="52"/>
            </w:numPr>
            <w:tabs>
              <w:tab w:val="left" w:pos="3660"/>
            </w:tabs>
            <w:spacing w:line="360" w:lineRule="auto"/>
            <w:ind w:left="2367" w:right="7" w:hanging="360"/>
            <w:jc w:val="both"/>
          </w:pPr>
        </w:pPrChange>
      </w:pPr>
      <w:del w:id="2775" w:author="Борис Гогинян" w:date="2020-05-30T16:28:00Z">
        <w:r w:rsidDel="0091212B">
          <w:rPr>
            <w:rFonts w:ascii="Times New Roman" w:eastAsia="Times New Roman" w:hAnsi="Times New Roman" w:cs="Times New Roman"/>
            <w:sz w:val="28"/>
            <w:szCs w:val="28"/>
            <w:highlight w:val="white"/>
          </w:rPr>
          <w:delText>Пропускающей поверхности –</w:delText>
        </w:r>
        <w:r w:rsidR="0062374B" w:rsidDel="0091212B">
          <w:rPr>
            <w:rFonts w:ascii="Times New Roman" w:eastAsia="Times New Roman" w:hAnsi="Times New Roman" w:cs="Times New Roman"/>
            <w:sz w:val="28"/>
            <w:szCs w:val="28"/>
            <w:highlight w:val="white"/>
          </w:rPr>
          <w:delText xml:space="preserve"> 7800</w:delText>
        </w:r>
        <w:r w:rsidR="003403F6" w:rsidDel="0091212B">
          <w:rPr>
            <w:rFonts w:ascii="Times New Roman" w:eastAsia="Times New Roman" w:hAnsi="Times New Roman" w:cs="Times New Roman"/>
            <w:sz w:val="28"/>
            <w:szCs w:val="28"/>
            <w:highlight w:val="white"/>
          </w:rPr>
          <w:delText>;</w:delText>
        </w:r>
      </w:del>
    </w:p>
    <w:p w14:paraId="5A15953F" w14:textId="1622D218" w:rsidR="00E860FF" w:rsidRPr="00B5325E" w:rsidDel="0091212B" w:rsidRDefault="00E860FF" w:rsidP="0091212B">
      <w:pPr>
        <w:pStyle w:val="11"/>
        <w:tabs>
          <w:tab w:val="left" w:pos="3660"/>
        </w:tabs>
        <w:spacing w:line="276" w:lineRule="auto"/>
        <w:ind w:left="360" w:right="7"/>
        <w:contextualSpacing/>
        <w:jc w:val="center"/>
        <w:rPr>
          <w:del w:id="2776" w:author="Борис Гогинян" w:date="2020-05-30T16:28:00Z"/>
          <w:rFonts w:ascii="Times New Roman" w:eastAsia="Times New Roman" w:hAnsi="Times New Roman" w:cs="Times New Roman"/>
          <w:sz w:val="28"/>
          <w:szCs w:val="28"/>
          <w:highlight w:val="white"/>
        </w:rPr>
        <w:pPrChange w:id="2777" w:author="Борис Гогинян" w:date="2020-05-30T16:28:00Z">
          <w:pPr>
            <w:pStyle w:val="11"/>
            <w:tabs>
              <w:tab w:val="left" w:pos="3660"/>
            </w:tabs>
            <w:spacing w:line="360" w:lineRule="auto"/>
            <w:ind w:left="1647" w:right="7"/>
            <w:jc w:val="both"/>
          </w:pPr>
        </w:pPrChange>
      </w:pPr>
      <w:del w:id="2778" w:author="Борис Гогинян" w:date="2020-05-30T16:28:00Z">
        <w:r w:rsidRPr="00E860FF" w:rsidDel="0091212B">
          <w:rPr>
            <w:rFonts w:ascii="Times New Roman" w:eastAsia="Times New Roman" w:hAnsi="Times New Roman" w:cs="Times New Roman"/>
            <w:sz w:val="28"/>
            <w:szCs w:val="28"/>
          </w:rPr>
          <w:delText>Кол-во итер</w:delText>
        </w:r>
        <w:r w:rsidR="00B669C8" w:rsidDel="0091212B">
          <w:rPr>
            <w:rFonts w:ascii="Times New Roman" w:eastAsia="Times New Roman" w:hAnsi="Times New Roman" w:cs="Times New Roman"/>
            <w:sz w:val="28"/>
            <w:szCs w:val="28"/>
          </w:rPr>
          <w:delText>аций</w:delText>
        </w:r>
        <w:r w:rsidR="0062374B" w:rsidDel="0091212B">
          <w:rPr>
            <w:rFonts w:ascii="Times New Roman" w:eastAsia="Times New Roman" w:hAnsi="Times New Roman" w:cs="Times New Roman"/>
            <w:sz w:val="28"/>
            <w:szCs w:val="28"/>
          </w:rPr>
          <w:delText xml:space="preserve"> (семплов): 17, 32, 89, 195</w:delText>
        </w:r>
        <w:r w:rsidRPr="00E860FF" w:rsidDel="0091212B">
          <w:rPr>
            <w:rFonts w:ascii="Times New Roman" w:eastAsia="Times New Roman" w:hAnsi="Times New Roman" w:cs="Times New Roman"/>
            <w:sz w:val="28"/>
            <w:szCs w:val="28"/>
          </w:rPr>
          <w:delText>.</w:delText>
        </w:r>
      </w:del>
    </w:p>
    <w:p w14:paraId="1BE60DEC" w14:textId="1923D0B9" w:rsidR="00BD55FF" w:rsidRPr="00B5325E" w:rsidDel="0091212B" w:rsidRDefault="00536DFA" w:rsidP="0091212B">
      <w:pPr>
        <w:pStyle w:val="11"/>
        <w:numPr>
          <w:ilvl w:val="0"/>
          <w:numId w:val="51"/>
        </w:numPr>
        <w:tabs>
          <w:tab w:val="left" w:pos="3660"/>
        </w:tabs>
        <w:spacing w:line="276" w:lineRule="auto"/>
        <w:ind w:left="360" w:right="7"/>
        <w:contextualSpacing/>
        <w:jc w:val="center"/>
        <w:rPr>
          <w:del w:id="2779" w:author="Борис Гогинян" w:date="2020-05-30T16:28:00Z"/>
          <w:rFonts w:ascii="Times New Roman" w:eastAsia="Times New Roman" w:hAnsi="Times New Roman" w:cs="Times New Roman"/>
          <w:sz w:val="28"/>
          <w:szCs w:val="28"/>
          <w:highlight w:val="white"/>
          <w:lang w:val="en-US"/>
        </w:rPr>
        <w:pPrChange w:id="2780" w:author="Борис Гогинян" w:date="2020-05-30T16:28:00Z">
          <w:pPr>
            <w:pStyle w:val="11"/>
            <w:numPr>
              <w:numId w:val="51"/>
            </w:numPr>
            <w:tabs>
              <w:tab w:val="left" w:pos="3660"/>
            </w:tabs>
            <w:spacing w:line="360" w:lineRule="auto"/>
            <w:ind w:left="1647" w:right="7" w:hanging="360"/>
            <w:jc w:val="both"/>
          </w:pPr>
        </w:pPrChange>
      </w:pPr>
      <w:del w:id="2781" w:author="Борис Гогинян" w:date="2020-05-30T16:28:00Z">
        <w:r w:rsidDel="0091212B">
          <w:rPr>
            <w:rFonts w:ascii="Times New Roman" w:eastAsia="Times New Roman" w:hAnsi="Times New Roman" w:cs="Times New Roman"/>
            <w:sz w:val="28"/>
            <w:szCs w:val="28"/>
            <w:highlight w:val="white"/>
          </w:rPr>
          <w:delText xml:space="preserve">В </w:delText>
        </w:r>
        <w:r w:rsidDel="0091212B">
          <w:rPr>
            <w:rFonts w:ascii="Times New Roman" w:eastAsia="Times New Roman" w:hAnsi="Times New Roman" w:cs="Times New Roman"/>
            <w:sz w:val="28"/>
            <w:szCs w:val="28"/>
            <w:highlight w:val="white"/>
            <w:lang w:val="en-US"/>
          </w:rPr>
          <w:delText>LuxCore</w:delText>
        </w:r>
      </w:del>
    </w:p>
    <w:p w14:paraId="2FE94B6B" w14:textId="47FA90E4" w:rsidR="00BD55FF" w:rsidRPr="00B5325E" w:rsidDel="0091212B" w:rsidRDefault="00BD55FF" w:rsidP="0091212B">
      <w:pPr>
        <w:pStyle w:val="11"/>
        <w:tabs>
          <w:tab w:val="left" w:pos="3660"/>
        </w:tabs>
        <w:spacing w:line="276" w:lineRule="auto"/>
        <w:ind w:left="360" w:right="7"/>
        <w:contextualSpacing/>
        <w:jc w:val="center"/>
        <w:rPr>
          <w:del w:id="2782" w:author="Борис Гогинян" w:date="2020-05-30T16:28:00Z"/>
          <w:rFonts w:ascii="Times New Roman" w:eastAsia="Times New Roman" w:hAnsi="Times New Roman" w:cs="Times New Roman"/>
          <w:sz w:val="28"/>
          <w:szCs w:val="28"/>
          <w:highlight w:val="white"/>
          <w:lang w:val="en-US"/>
        </w:rPr>
        <w:pPrChange w:id="2783" w:author="Борис Гогинян" w:date="2020-05-30T16:28:00Z">
          <w:pPr>
            <w:pStyle w:val="11"/>
            <w:tabs>
              <w:tab w:val="left" w:pos="3660"/>
            </w:tabs>
            <w:spacing w:line="360" w:lineRule="auto"/>
            <w:ind w:left="1647" w:right="7"/>
            <w:jc w:val="both"/>
          </w:pPr>
        </w:pPrChange>
      </w:pPr>
      <w:del w:id="2784" w:author="Борис Гогинян" w:date="2020-05-30T16:28:00Z">
        <w:r w:rsidDel="0091212B">
          <w:rPr>
            <w:rFonts w:ascii="Times New Roman" w:eastAsia="Times New Roman" w:hAnsi="Times New Roman" w:cs="Times New Roman"/>
            <w:sz w:val="28"/>
            <w:szCs w:val="28"/>
            <w:highlight w:val="white"/>
          </w:rPr>
          <w:delText>Используется</w:delText>
        </w:r>
        <w:r w:rsidRPr="00B5325E" w:rsidDel="0091212B">
          <w:rPr>
            <w:rFonts w:ascii="Times New Roman" w:eastAsia="Times New Roman" w:hAnsi="Times New Roman" w:cs="Times New Roman"/>
            <w:sz w:val="28"/>
            <w:szCs w:val="28"/>
            <w:highlight w:val="white"/>
            <w:lang w:val="en-US"/>
          </w:rPr>
          <w:delText xml:space="preserve"> </w:delText>
        </w:r>
        <w:r w:rsidDel="0091212B">
          <w:rPr>
            <w:rFonts w:ascii="Times New Roman" w:eastAsia="Times New Roman" w:hAnsi="Times New Roman" w:cs="Times New Roman"/>
            <w:sz w:val="28"/>
            <w:szCs w:val="28"/>
            <w:highlight w:val="white"/>
          </w:rPr>
          <w:delText>алгоритм</w:delText>
        </w:r>
        <w:r w:rsidRPr="00B5325E" w:rsidDel="0091212B">
          <w:rPr>
            <w:rFonts w:ascii="Times New Roman" w:eastAsia="Times New Roman" w:hAnsi="Times New Roman" w:cs="Times New Roman"/>
            <w:sz w:val="28"/>
            <w:szCs w:val="28"/>
            <w:highlight w:val="white"/>
            <w:lang w:val="en-US"/>
          </w:rPr>
          <w:delText xml:space="preserve"> </w:delText>
        </w:r>
        <w:r w:rsidDel="0091212B">
          <w:rPr>
            <w:rFonts w:ascii="Times New Roman" w:eastAsia="Times New Roman" w:hAnsi="Times New Roman" w:cs="Times New Roman"/>
            <w:sz w:val="28"/>
            <w:szCs w:val="28"/>
            <w:highlight w:val="white"/>
            <w:lang w:val="en-US"/>
          </w:rPr>
          <w:delText>Path Tracing + Caustic light cache</w:delText>
        </w:r>
        <w:r w:rsidR="00FA7F34" w:rsidDel="0091212B">
          <w:rPr>
            <w:rFonts w:ascii="Times New Roman" w:eastAsia="Times New Roman" w:hAnsi="Times New Roman" w:cs="Times New Roman"/>
            <w:sz w:val="28"/>
            <w:szCs w:val="28"/>
            <w:highlight w:val="white"/>
            <w:lang w:val="en-US"/>
          </w:rPr>
          <w:delText>;</w:delText>
        </w:r>
      </w:del>
    </w:p>
    <w:p w14:paraId="4CCDCF0B" w14:textId="5C79F737" w:rsidR="00BD55FF" w:rsidRPr="00B5325E" w:rsidDel="0091212B" w:rsidRDefault="00BD55FF" w:rsidP="0091212B">
      <w:pPr>
        <w:pStyle w:val="11"/>
        <w:tabs>
          <w:tab w:val="left" w:pos="3660"/>
        </w:tabs>
        <w:spacing w:line="276" w:lineRule="auto"/>
        <w:ind w:left="360" w:right="7"/>
        <w:contextualSpacing/>
        <w:jc w:val="center"/>
        <w:rPr>
          <w:del w:id="2785" w:author="Борис Гогинян" w:date="2020-05-30T16:28:00Z"/>
          <w:rFonts w:ascii="Times New Roman" w:eastAsia="Times New Roman" w:hAnsi="Times New Roman" w:cs="Times New Roman"/>
          <w:sz w:val="28"/>
          <w:szCs w:val="28"/>
          <w:highlight w:val="white"/>
        </w:rPr>
        <w:pPrChange w:id="2786" w:author="Борис Гогинян" w:date="2020-05-30T16:28:00Z">
          <w:pPr>
            <w:pStyle w:val="11"/>
            <w:tabs>
              <w:tab w:val="left" w:pos="3660"/>
            </w:tabs>
            <w:spacing w:line="360" w:lineRule="auto"/>
            <w:ind w:left="1647" w:right="7"/>
            <w:jc w:val="both"/>
          </w:pPr>
        </w:pPrChange>
      </w:pPr>
      <w:del w:id="2787" w:author="Борис Гогинян" w:date="2020-05-30T16:28:00Z">
        <w:r w:rsidDel="0091212B">
          <w:rPr>
            <w:rFonts w:ascii="Times New Roman" w:eastAsia="Times New Roman" w:hAnsi="Times New Roman" w:cs="Times New Roman"/>
            <w:sz w:val="28"/>
            <w:szCs w:val="28"/>
            <w:highlight w:val="white"/>
          </w:rPr>
          <w:delText>Кол-во испускаемых лучей из источника: 10</w:delText>
        </w:r>
        <w:r w:rsidDel="0091212B">
          <w:rPr>
            <w:rFonts w:ascii="Times New Roman" w:eastAsia="Times New Roman" w:hAnsi="Times New Roman" w:cs="Times New Roman"/>
            <w:sz w:val="28"/>
            <w:szCs w:val="28"/>
            <w:highlight w:val="white"/>
            <w:lang w:val="en-US"/>
          </w:rPr>
          <w:delText>M</w:delText>
        </w:r>
        <w:r w:rsidR="00FA7F34" w:rsidDel="0091212B">
          <w:rPr>
            <w:rFonts w:ascii="Times New Roman" w:eastAsia="Times New Roman" w:hAnsi="Times New Roman" w:cs="Times New Roman"/>
            <w:sz w:val="28"/>
            <w:szCs w:val="28"/>
            <w:highlight w:val="white"/>
          </w:rPr>
          <w:delText>;</w:delText>
        </w:r>
      </w:del>
    </w:p>
    <w:p w14:paraId="081EBFE8" w14:textId="436B7624" w:rsidR="00BD55FF" w:rsidRPr="00B5325E" w:rsidDel="0091212B" w:rsidRDefault="00BD55FF" w:rsidP="0091212B">
      <w:pPr>
        <w:pStyle w:val="11"/>
        <w:tabs>
          <w:tab w:val="left" w:pos="3660"/>
        </w:tabs>
        <w:spacing w:line="276" w:lineRule="auto"/>
        <w:ind w:left="360" w:right="7"/>
        <w:contextualSpacing/>
        <w:jc w:val="center"/>
        <w:rPr>
          <w:del w:id="2788" w:author="Борис Гогинян" w:date="2020-05-30T16:28:00Z"/>
          <w:rFonts w:ascii="Times New Roman" w:eastAsia="Times New Roman" w:hAnsi="Times New Roman" w:cs="Times New Roman"/>
          <w:sz w:val="28"/>
          <w:szCs w:val="28"/>
          <w:highlight w:val="white"/>
        </w:rPr>
        <w:pPrChange w:id="2789" w:author="Борис Гогинян" w:date="2020-05-30T16:28:00Z">
          <w:pPr>
            <w:pStyle w:val="11"/>
            <w:tabs>
              <w:tab w:val="left" w:pos="3660"/>
            </w:tabs>
            <w:spacing w:line="360" w:lineRule="auto"/>
            <w:ind w:left="1647" w:right="7"/>
            <w:jc w:val="both"/>
          </w:pPr>
        </w:pPrChange>
      </w:pPr>
      <w:del w:id="2790" w:author="Борис Гогинян" w:date="2020-05-30T16:28:00Z">
        <w:r w:rsidDel="0091212B">
          <w:rPr>
            <w:rFonts w:ascii="Times New Roman" w:eastAsia="Times New Roman" w:hAnsi="Times New Roman" w:cs="Times New Roman"/>
            <w:sz w:val="28"/>
            <w:szCs w:val="28"/>
            <w:highlight w:val="white"/>
          </w:rPr>
          <w:delText>Радиус окрестности: 0.01</w:delText>
        </w:r>
        <w:r w:rsidR="00FA7F34" w:rsidDel="0091212B">
          <w:rPr>
            <w:rFonts w:ascii="Times New Roman" w:eastAsia="Times New Roman" w:hAnsi="Times New Roman" w:cs="Times New Roman"/>
            <w:sz w:val="28"/>
            <w:szCs w:val="28"/>
            <w:highlight w:val="white"/>
          </w:rPr>
          <w:delText>;</w:delText>
        </w:r>
      </w:del>
    </w:p>
    <w:p w14:paraId="77378DEE" w14:textId="6560EDD6" w:rsidR="00BD55FF" w:rsidDel="0091212B" w:rsidRDefault="00BD55FF" w:rsidP="0091212B">
      <w:pPr>
        <w:pStyle w:val="11"/>
        <w:tabs>
          <w:tab w:val="left" w:pos="3660"/>
        </w:tabs>
        <w:spacing w:line="276" w:lineRule="auto"/>
        <w:ind w:left="360" w:right="7"/>
        <w:contextualSpacing/>
        <w:jc w:val="center"/>
        <w:rPr>
          <w:del w:id="2791" w:author="Борис Гогинян" w:date="2020-05-30T16:28:00Z"/>
          <w:rFonts w:ascii="Times New Roman" w:eastAsia="Times New Roman" w:hAnsi="Times New Roman" w:cs="Times New Roman"/>
          <w:sz w:val="28"/>
          <w:szCs w:val="28"/>
          <w:highlight w:val="white"/>
        </w:rPr>
        <w:pPrChange w:id="2792" w:author="Борис Гогинян" w:date="2020-05-30T16:28:00Z">
          <w:pPr>
            <w:pStyle w:val="11"/>
            <w:tabs>
              <w:tab w:val="left" w:pos="3660"/>
            </w:tabs>
            <w:spacing w:line="360" w:lineRule="auto"/>
            <w:ind w:left="1647" w:right="7"/>
            <w:jc w:val="both"/>
          </w:pPr>
        </w:pPrChange>
      </w:pPr>
      <w:del w:id="2793" w:author="Борис Гогинян" w:date="2020-05-30T16:28:00Z">
        <w:r w:rsidDel="0091212B">
          <w:rPr>
            <w:rFonts w:ascii="Times New Roman" w:eastAsia="Times New Roman" w:hAnsi="Times New Roman" w:cs="Times New Roman"/>
            <w:sz w:val="28"/>
            <w:szCs w:val="28"/>
            <w:highlight w:val="white"/>
          </w:rPr>
          <w:delText>Максимальное кол-во отражений</w:delText>
        </w:r>
        <w:r w:rsidR="00FA7F34" w:rsidDel="0091212B">
          <w:rPr>
            <w:rFonts w:ascii="Times New Roman" w:eastAsia="Times New Roman" w:hAnsi="Times New Roman" w:cs="Times New Roman"/>
            <w:sz w:val="28"/>
            <w:szCs w:val="28"/>
            <w:highlight w:val="white"/>
          </w:rPr>
          <w:delText xml:space="preserve"> фотона, выпущенного из источника света</w:delText>
        </w:r>
        <w:r w:rsidDel="0091212B">
          <w:rPr>
            <w:rFonts w:ascii="Times New Roman" w:eastAsia="Times New Roman" w:hAnsi="Times New Roman" w:cs="Times New Roman"/>
            <w:sz w:val="28"/>
            <w:szCs w:val="28"/>
            <w:highlight w:val="white"/>
          </w:rPr>
          <w:delText>: 16</w:delText>
        </w:r>
        <w:r w:rsidR="00FA7F34" w:rsidDel="0091212B">
          <w:rPr>
            <w:rFonts w:ascii="Times New Roman" w:eastAsia="Times New Roman" w:hAnsi="Times New Roman" w:cs="Times New Roman"/>
            <w:sz w:val="28"/>
            <w:szCs w:val="28"/>
            <w:highlight w:val="white"/>
          </w:rPr>
          <w:delText>;</w:delText>
        </w:r>
      </w:del>
    </w:p>
    <w:p w14:paraId="36C3B5ED" w14:textId="59545ED5" w:rsidR="00FA7F34" w:rsidDel="0091212B" w:rsidRDefault="00FA7F34" w:rsidP="0091212B">
      <w:pPr>
        <w:pStyle w:val="11"/>
        <w:tabs>
          <w:tab w:val="left" w:pos="3660"/>
        </w:tabs>
        <w:spacing w:line="276" w:lineRule="auto"/>
        <w:ind w:left="360" w:right="7"/>
        <w:contextualSpacing/>
        <w:jc w:val="center"/>
        <w:rPr>
          <w:del w:id="2794" w:author="Борис Гогинян" w:date="2020-05-30T16:28:00Z"/>
          <w:rFonts w:ascii="Times New Roman" w:eastAsia="Times New Roman" w:hAnsi="Times New Roman" w:cs="Times New Roman"/>
          <w:sz w:val="28"/>
          <w:szCs w:val="28"/>
          <w:highlight w:val="white"/>
        </w:rPr>
        <w:pPrChange w:id="2795" w:author="Борис Гогинян" w:date="2020-05-30T16:28:00Z">
          <w:pPr>
            <w:pStyle w:val="11"/>
            <w:tabs>
              <w:tab w:val="left" w:pos="3660"/>
            </w:tabs>
            <w:spacing w:line="360" w:lineRule="auto"/>
            <w:ind w:left="1647" w:right="7"/>
            <w:jc w:val="both"/>
          </w:pPr>
        </w:pPrChange>
      </w:pPr>
      <w:del w:id="2796" w:author="Борис Гогинян" w:date="2020-05-30T16:28:00Z">
        <w:r w:rsidDel="0091212B">
          <w:rPr>
            <w:rFonts w:ascii="Times New Roman" w:eastAsia="Times New Roman" w:hAnsi="Times New Roman" w:cs="Times New Roman"/>
            <w:sz w:val="28"/>
            <w:szCs w:val="28"/>
            <w:highlight w:val="white"/>
          </w:rPr>
          <w:delText>Максимальное кол-</w:delText>
        </w:r>
        <w:r w:rsidR="007D547B" w:rsidDel="0091212B">
          <w:rPr>
            <w:rFonts w:ascii="Times New Roman" w:eastAsia="Times New Roman" w:hAnsi="Times New Roman" w:cs="Times New Roman"/>
            <w:sz w:val="28"/>
            <w:szCs w:val="28"/>
            <w:highlight w:val="white"/>
          </w:rPr>
          <w:delText xml:space="preserve">во отражений </w:delText>
        </w:r>
        <w:r w:rsidR="00E860FF" w:rsidDel="0091212B">
          <w:rPr>
            <w:rFonts w:ascii="Times New Roman" w:eastAsia="Times New Roman" w:hAnsi="Times New Roman" w:cs="Times New Roman"/>
            <w:sz w:val="28"/>
            <w:szCs w:val="28"/>
            <w:highlight w:val="white"/>
          </w:rPr>
          <w:delText>лучей,</w:delText>
        </w:r>
        <w:r w:rsidR="007D547B" w:rsidDel="0091212B">
          <w:rPr>
            <w:rFonts w:ascii="Times New Roman" w:eastAsia="Times New Roman" w:hAnsi="Times New Roman" w:cs="Times New Roman"/>
            <w:sz w:val="28"/>
            <w:szCs w:val="28"/>
            <w:highlight w:val="white"/>
          </w:rPr>
          <w:delText xml:space="preserve"> </w:delText>
        </w:r>
        <w:r w:rsidR="007D547B" w:rsidRPr="00B5325E" w:rsidDel="0091212B">
          <w:rPr>
            <w:rFonts w:ascii="Times New Roman" w:eastAsia="Times New Roman" w:hAnsi="Times New Roman" w:cs="Times New Roman"/>
            <w:sz w:val="28"/>
            <w:szCs w:val="28"/>
            <w:highlight w:val="white"/>
          </w:rPr>
          <w:delText xml:space="preserve">испускаемых </w:delText>
        </w:r>
        <w:r w:rsidR="003403F6" w:rsidDel="0091212B">
          <w:rPr>
            <w:rFonts w:ascii="Times New Roman" w:eastAsia="Times New Roman" w:hAnsi="Times New Roman" w:cs="Times New Roman"/>
            <w:sz w:val="28"/>
            <w:szCs w:val="28"/>
            <w:highlight w:val="white"/>
          </w:rPr>
          <w:delText>от камеры от</w:delText>
        </w:r>
        <w:r w:rsidDel="0091212B">
          <w:rPr>
            <w:rFonts w:ascii="Times New Roman" w:eastAsia="Times New Roman" w:hAnsi="Times New Roman" w:cs="Times New Roman"/>
            <w:sz w:val="28"/>
            <w:szCs w:val="28"/>
            <w:highlight w:val="white"/>
          </w:rPr>
          <w:delText>:</w:delText>
        </w:r>
      </w:del>
    </w:p>
    <w:p w14:paraId="3C063F2E" w14:textId="377D6666" w:rsidR="00FA7F34" w:rsidDel="0091212B" w:rsidRDefault="00FA7F34" w:rsidP="0091212B">
      <w:pPr>
        <w:pStyle w:val="11"/>
        <w:numPr>
          <w:ilvl w:val="0"/>
          <w:numId w:val="52"/>
        </w:numPr>
        <w:tabs>
          <w:tab w:val="left" w:pos="3660"/>
        </w:tabs>
        <w:spacing w:line="276" w:lineRule="auto"/>
        <w:ind w:left="1080" w:right="7"/>
        <w:contextualSpacing/>
        <w:jc w:val="center"/>
        <w:rPr>
          <w:del w:id="2797" w:author="Борис Гогинян" w:date="2020-05-30T16:28:00Z"/>
          <w:rFonts w:ascii="Times New Roman" w:eastAsia="Times New Roman" w:hAnsi="Times New Roman" w:cs="Times New Roman"/>
          <w:sz w:val="28"/>
          <w:szCs w:val="28"/>
          <w:highlight w:val="white"/>
        </w:rPr>
        <w:pPrChange w:id="2798" w:author="Борис Гогинян" w:date="2020-05-30T16:28:00Z">
          <w:pPr>
            <w:pStyle w:val="11"/>
            <w:numPr>
              <w:numId w:val="52"/>
            </w:numPr>
            <w:tabs>
              <w:tab w:val="left" w:pos="3660"/>
            </w:tabs>
            <w:spacing w:line="360" w:lineRule="auto"/>
            <w:ind w:left="2367" w:right="7" w:hanging="360"/>
            <w:jc w:val="both"/>
          </w:pPr>
        </w:pPrChange>
      </w:pPr>
      <w:del w:id="2799" w:author="Борис Гогинян" w:date="2020-05-30T16:28:00Z">
        <w:r w:rsidDel="0091212B">
          <w:rPr>
            <w:rFonts w:ascii="Times New Roman" w:eastAsia="Times New Roman" w:hAnsi="Times New Roman" w:cs="Times New Roman"/>
            <w:sz w:val="28"/>
            <w:szCs w:val="28"/>
            <w:highlight w:val="white"/>
          </w:rPr>
          <w:delText>Диффузной поверхности – 16</w:delText>
        </w:r>
        <w:r w:rsidR="003403F6" w:rsidDel="0091212B">
          <w:rPr>
            <w:rFonts w:ascii="Times New Roman" w:eastAsia="Times New Roman" w:hAnsi="Times New Roman" w:cs="Times New Roman"/>
            <w:sz w:val="28"/>
            <w:szCs w:val="28"/>
            <w:highlight w:val="white"/>
          </w:rPr>
          <w:delText>;</w:delText>
        </w:r>
      </w:del>
    </w:p>
    <w:p w14:paraId="44E94081" w14:textId="4294715D" w:rsidR="00FA7F34" w:rsidDel="0091212B" w:rsidRDefault="007D547B" w:rsidP="0091212B">
      <w:pPr>
        <w:pStyle w:val="11"/>
        <w:numPr>
          <w:ilvl w:val="0"/>
          <w:numId w:val="52"/>
        </w:numPr>
        <w:tabs>
          <w:tab w:val="left" w:pos="3660"/>
        </w:tabs>
        <w:spacing w:line="276" w:lineRule="auto"/>
        <w:ind w:left="1080" w:right="7"/>
        <w:contextualSpacing/>
        <w:jc w:val="center"/>
        <w:rPr>
          <w:del w:id="2800" w:author="Борис Гогинян" w:date="2020-05-30T16:28:00Z"/>
          <w:rFonts w:ascii="Times New Roman" w:eastAsia="Times New Roman" w:hAnsi="Times New Roman" w:cs="Times New Roman"/>
          <w:sz w:val="28"/>
          <w:szCs w:val="28"/>
          <w:highlight w:val="white"/>
        </w:rPr>
        <w:pPrChange w:id="2801" w:author="Борис Гогинян" w:date="2020-05-30T16:28:00Z">
          <w:pPr>
            <w:pStyle w:val="11"/>
            <w:numPr>
              <w:numId w:val="52"/>
            </w:numPr>
            <w:tabs>
              <w:tab w:val="left" w:pos="3660"/>
            </w:tabs>
            <w:spacing w:line="360" w:lineRule="auto"/>
            <w:ind w:left="2367" w:right="7" w:hanging="360"/>
            <w:jc w:val="both"/>
          </w:pPr>
        </w:pPrChange>
      </w:pPr>
      <w:del w:id="2802" w:author="Борис Гогинян" w:date="2020-05-30T16:28:00Z">
        <w:r w:rsidDel="0091212B">
          <w:rPr>
            <w:rFonts w:ascii="Times New Roman" w:eastAsia="Times New Roman" w:hAnsi="Times New Roman" w:cs="Times New Roman"/>
            <w:sz w:val="28"/>
            <w:szCs w:val="28"/>
            <w:highlight w:val="white"/>
          </w:rPr>
          <w:delText>Глянцевой – 36</w:delText>
        </w:r>
        <w:r w:rsidR="003403F6" w:rsidDel="0091212B">
          <w:rPr>
            <w:rFonts w:ascii="Times New Roman" w:eastAsia="Times New Roman" w:hAnsi="Times New Roman" w:cs="Times New Roman"/>
            <w:sz w:val="28"/>
            <w:szCs w:val="28"/>
            <w:highlight w:val="white"/>
          </w:rPr>
          <w:delText>;</w:delText>
        </w:r>
      </w:del>
    </w:p>
    <w:p w14:paraId="5C7EBB7D" w14:textId="472941E6" w:rsidR="007D547B" w:rsidRPr="007D547B" w:rsidDel="0091212B" w:rsidRDefault="007D547B" w:rsidP="0091212B">
      <w:pPr>
        <w:pStyle w:val="11"/>
        <w:numPr>
          <w:ilvl w:val="0"/>
          <w:numId w:val="52"/>
        </w:numPr>
        <w:tabs>
          <w:tab w:val="left" w:pos="3660"/>
        </w:tabs>
        <w:spacing w:line="276" w:lineRule="auto"/>
        <w:ind w:left="1080" w:right="7"/>
        <w:contextualSpacing/>
        <w:jc w:val="center"/>
        <w:rPr>
          <w:del w:id="2803" w:author="Борис Гогинян" w:date="2020-05-30T16:28:00Z"/>
          <w:rFonts w:ascii="Times New Roman" w:eastAsia="Times New Roman" w:hAnsi="Times New Roman" w:cs="Times New Roman"/>
          <w:sz w:val="28"/>
          <w:szCs w:val="28"/>
          <w:highlight w:val="white"/>
        </w:rPr>
        <w:pPrChange w:id="2804" w:author="Борис Гогинян" w:date="2020-05-30T16:28:00Z">
          <w:pPr>
            <w:pStyle w:val="11"/>
            <w:numPr>
              <w:numId w:val="52"/>
            </w:numPr>
            <w:tabs>
              <w:tab w:val="left" w:pos="3660"/>
            </w:tabs>
            <w:spacing w:line="360" w:lineRule="auto"/>
            <w:ind w:left="2367" w:right="7" w:hanging="360"/>
            <w:jc w:val="both"/>
          </w:pPr>
        </w:pPrChange>
      </w:pPr>
      <w:del w:id="2805" w:author="Борис Гогинян" w:date="2020-05-30T16:28:00Z">
        <w:r w:rsidDel="0091212B">
          <w:rPr>
            <w:rFonts w:ascii="Times New Roman" w:eastAsia="Times New Roman" w:hAnsi="Times New Roman" w:cs="Times New Roman"/>
            <w:sz w:val="28"/>
            <w:szCs w:val="28"/>
            <w:highlight w:val="white"/>
          </w:rPr>
          <w:delText>Зеркальной – 38</w:delText>
        </w:r>
        <w:r w:rsidR="003403F6" w:rsidDel="0091212B">
          <w:rPr>
            <w:rFonts w:ascii="Times New Roman" w:eastAsia="Times New Roman" w:hAnsi="Times New Roman" w:cs="Times New Roman"/>
            <w:sz w:val="28"/>
            <w:szCs w:val="28"/>
            <w:highlight w:val="white"/>
          </w:rPr>
          <w:delText>;</w:delText>
        </w:r>
      </w:del>
    </w:p>
    <w:p w14:paraId="58B077DD" w14:textId="7B373A34" w:rsidR="00A6235B" w:rsidRPr="00B5325E" w:rsidDel="0091212B" w:rsidRDefault="00FA7F34" w:rsidP="0091212B">
      <w:pPr>
        <w:pStyle w:val="11"/>
        <w:contextualSpacing/>
        <w:jc w:val="center"/>
        <w:rPr>
          <w:del w:id="2806" w:author="Борис Гогинян" w:date="2020-05-30T16:28:00Z"/>
          <w:rFonts w:ascii="Times New Roman" w:eastAsia="Times New Roman" w:hAnsi="Times New Roman" w:cs="Times New Roman"/>
          <w:b/>
          <w:sz w:val="28"/>
          <w:szCs w:val="28"/>
        </w:rPr>
        <w:pPrChange w:id="2807" w:author="Борис Гогинян" w:date="2020-05-30T16:28:00Z">
          <w:pPr>
            <w:pStyle w:val="11"/>
          </w:pPr>
        </w:pPrChange>
      </w:pPr>
      <w:del w:id="2808" w:author="Борис Гогинян" w:date="2020-05-30T16:28:00Z">
        <w:r w:rsidDel="0091212B">
          <w:rPr>
            <w:rFonts w:ascii="Times New Roman" w:eastAsia="Times New Roman" w:hAnsi="Times New Roman" w:cs="Times New Roman"/>
            <w:sz w:val="28"/>
            <w:szCs w:val="28"/>
            <w:highlight w:val="white"/>
          </w:rPr>
          <w:delText>Кол-во итераций (семплов): 148, 292, 854</w:delText>
        </w:r>
        <w:r w:rsidR="00583657" w:rsidDel="0091212B">
          <w:rPr>
            <w:rFonts w:ascii="Times New Roman" w:eastAsia="Times New Roman" w:hAnsi="Times New Roman" w:cs="Times New Roman"/>
            <w:sz w:val="28"/>
            <w:szCs w:val="28"/>
            <w:highlight w:val="white"/>
          </w:rPr>
          <w:delText>,</w:delText>
        </w:r>
        <w:r w:rsidDel="0091212B">
          <w:rPr>
            <w:rFonts w:ascii="Times New Roman" w:eastAsia="Times New Roman" w:hAnsi="Times New Roman" w:cs="Times New Roman"/>
            <w:sz w:val="28"/>
            <w:szCs w:val="28"/>
            <w:highlight w:val="white"/>
          </w:rPr>
          <w:delText xml:space="preserve"> 1898</w:delText>
        </w:r>
        <w:r w:rsidR="003F68EE" w:rsidDel="0091212B">
          <w:rPr>
            <w:rFonts w:ascii="Times New Roman" w:eastAsia="Times New Roman" w:hAnsi="Times New Roman" w:cs="Times New Roman"/>
            <w:sz w:val="28"/>
            <w:szCs w:val="28"/>
            <w:highlight w:val="white"/>
          </w:rPr>
          <w:delText>.</w:delText>
        </w:r>
      </w:del>
      <w:del w:id="2809" w:author="Борис Гогинян" w:date="2020-05-29T23:53:00Z">
        <w:r w:rsidR="00A6235B" w:rsidRPr="00B5325E" w:rsidDel="00B60F1A">
          <w:rPr>
            <w:rFonts w:ascii="Times New Roman" w:eastAsia="Times New Roman" w:hAnsi="Times New Roman" w:cs="Times New Roman"/>
            <w:b/>
            <w:sz w:val="28"/>
            <w:szCs w:val="28"/>
          </w:rPr>
          <w:br w:type="page"/>
        </w:r>
      </w:del>
    </w:p>
    <w:p w14:paraId="04F34243" w14:textId="10C0E7D0" w:rsidR="00A6235B" w:rsidRPr="00B5325E" w:rsidDel="0091212B" w:rsidRDefault="00A6235B" w:rsidP="0091212B">
      <w:pPr>
        <w:spacing w:after="0" w:line="360" w:lineRule="auto"/>
        <w:ind w:firstLine="567"/>
        <w:contextualSpacing/>
        <w:jc w:val="center"/>
        <w:rPr>
          <w:del w:id="2810" w:author="Борис Гогинян" w:date="2020-05-30T16:28:00Z"/>
          <w:rFonts w:ascii="Times New Roman" w:eastAsia="Times New Roman" w:hAnsi="Times New Roman" w:cs="Times New Roman"/>
          <w:b/>
          <w:sz w:val="28"/>
          <w:szCs w:val="28"/>
          <w:lang w:eastAsia="ru-RU"/>
        </w:rPr>
        <w:pPrChange w:id="2811" w:author="Борис Гогинян" w:date="2020-05-30T16:28:00Z">
          <w:pPr>
            <w:spacing w:after="0" w:line="360" w:lineRule="auto"/>
            <w:ind w:firstLine="567"/>
            <w:contextualSpacing/>
            <w:jc w:val="both"/>
          </w:pPr>
        </w:pPrChange>
      </w:pPr>
    </w:p>
    <w:p w14:paraId="0341CA2D" w14:textId="65A1EDD8" w:rsidR="00A6235B" w:rsidDel="0091212B" w:rsidRDefault="00640028" w:rsidP="0091212B">
      <w:pPr>
        <w:spacing w:after="0"/>
        <w:ind w:firstLine="567"/>
        <w:contextualSpacing/>
        <w:jc w:val="center"/>
        <w:rPr>
          <w:del w:id="2812" w:author="Борис Гогинян" w:date="2020-05-30T16:28:00Z"/>
          <w:rFonts w:ascii="Times New Roman" w:hAnsi="Times New Roman" w:cs="Times New Roman"/>
          <w:b/>
          <w:iCs/>
          <w:sz w:val="28"/>
          <w:szCs w:val="28"/>
        </w:rPr>
        <w:pPrChange w:id="2813" w:author="Борис Гогинян" w:date="2020-05-30T16:28:00Z">
          <w:pPr>
            <w:spacing w:after="0"/>
            <w:ind w:firstLine="567"/>
            <w:jc w:val="both"/>
          </w:pPr>
        </w:pPrChange>
      </w:pPr>
      <w:del w:id="2814" w:author="Борис Гогинян" w:date="2020-05-30T16:28:00Z">
        <w:r w:rsidRPr="00B5325E" w:rsidDel="0091212B">
          <w:rPr>
            <w:rFonts w:ascii="Times New Roman" w:hAnsi="Times New Roman" w:cs="Times New Roman"/>
            <w:b/>
            <w:iCs/>
            <w:sz w:val="28"/>
            <w:szCs w:val="28"/>
          </w:rPr>
          <w:delText>3</w:delText>
        </w:r>
        <w:r w:rsidR="00A6235B" w:rsidRPr="00B5325E" w:rsidDel="0091212B">
          <w:rPr>
            <w:rFonts w:ascii="Times New Roman" w:hAnsi="Times New Roman" w:cs="Times New Roman"/>
            <w:b/>
            <w:iCs/>
            <w:sz w:val="28"/>
            <w:szCs w:val="28"/>
          </w:rPr>
          <w:delText xml:space="preserve"> Сравнение рендеров, выводы</w:delText>
        </w:r>
      </w:del>
    </w:p>
    <w:p w14:paraId="01C67548" w14:textId="102E6577" w:rsidR="003F68EE" w:rsidDel="0091212B" w:rsidRDefault="003F68EE" w:rsidP="0091212B">
      <w:pPr>
        <w:spacing w:after="0"/>
        <w:ind w:firstLine="567"/>
        <w:contextualSpacing/>
        <w:jc w:val="center"/>
        <w:rPr>
          <w:del w:id="2815" w:author="Борис Гогинян" w:date="2020-05-30T16:28:00Z"/>
          <w:rFonts w:ascii="Times New Roman" w:hAnsi="Times New Roman" w:cs="Times New Roman"/>
          <w:b/>
          <w:iCs/>
          <w:sz w:val="28"/>
          <w:szCs w:val="28"/>
        </w:rPr>
        <w:pPrChange w:id="2816" w:author="Борис Гогинян" w:date="2020-05-30T16:28:00Z">
          <w:pPr>
            <w:spacing w:after="0"/>
            <w:ind w:firstLine="567"/>
            <w:jc w:val="both"/>
          </w:pPr>
        </w:pPrChange>
      </w:pPr>
    </w:p>
    <w:p w14:paraId="6FE37838" w14:textId="50A70068" w:rsidR="005628DF" w:rsidDel="00B60F1A" w:rsidRDefault="003F68EE" w:rsidP="0091212B">
      <w:pPr>
        <w:spacing w:after="0"/>
        <w:ind w:firstLine="567"/>
        <w:contextualSpacing/>
        <w:jc w:val="center"/>
        <w:rPr>
          <w:del w:id="2817" w:author="Борис Гогинян" w:date="2020-05-29T23:54:00Z"/>
          <w:rFonts w:ascii="Times New Roman" w:hAnsi="Times New Roman" w:cs="Times New Roman"/>
          <w:iCs/>
          <w:sz w:val="28"/>
          <w:szCs w:val="28"/>
        </w:rPr>
        <w:pPrChange w:id="2818" w:author="Борис Гогинян" w:date="2020-05-30T16:28:00Z">
          <w:pPr>
            <w:spacing w:after="0"/>
            <w:ind w:firstLine="567"/>
            <w:jc w:val="both"/>
          </w:pPr>
        </w:pPrChange>
      </w:pPr>
      <w:del w:id="2819" w:author="Борис Гогинян" w:date="2020-05-30T16:28:00Z">
        <w:r w:rsidDel="0091212B">
          <w:rPr>
            <w:rFonts w:ascii="Times New Roman" w:hAnsi="Times New Roman" w:cs="Times New Roman"/>
            <w:iCs/>
            <w:sz w:val="28"/>
            <w:szCs w:val="28"/>
          </w:rPr>
          <w:delText xml:space="preserve">Для определения качества распараллеливания проводятся испытания сначала на 6 потоках, потом на 12. </w:delText>
        </w:r>
      </w:del>
      <w:del w:id="2820" w:author="Борис Гогинян" w:date="2020-05-29T23:55:00Z">
        <w:r w:rsidDel="00324B91">
          <w:rPr>
            <w:rFonts w:ascii="Times New Roman" w:hAnsi="Times New Roman" w:cs="Times New Roman"/>
            <w:iCs/>
            <w:sz w:val="28"/>
            <w:szCs w:val="28"/>
          </w:rPr>
          <w:delText>Тогда получим процентное</w:delText>
        </w:r>
      </w:del>
      <w:del w:id="2821" w:author="Борис Гогинян" w:date="2020-05-30T16:28:00Z">
        <w:r w:rsidDel="0091212B">
          <w:rPr>
            <w:rFonts w:ascii="Times New Roman" w:hAnsi="Times New Roman" w:cs="Times New Roman"/>
            <w:iCs/>
            <w:sz w:val="28"/>
            <w:szCs w:val="28"/>
          </w:rPr>
          <w:delText xml:space="preserve"> соотношение</w:delText>
        </w:r>
      </w:del>
      <w:del w:id="2822" w:author="Борис Гогинян" w:date="2020-05-29T22:11:00Z">
        <w:r w:rsidDel="005628DF">
          <w:rPr>
            <w:rFonts w:ascii="Times New Roman" w:hAnsi="Times New Roman" w:cs="Times New Roman"/>
            <w:iCs/>
            <w:sz w:val="28"/>
            <w:szCs w:val="28"/>
          </w:rPr>
          <w:delText xml:space="preserve"> между временем выполнения </w:delText>
        </w:r>
        <w:commentRangeStart w:id="2823"/>
        <w:r w:rsidDel="005628DF">
          <w:rPr>
            <w:rFonts w:ascii="Times New Roman" w:hAnsi="Times New Roman" w:cs="Times New Roman"/>
            <w:iCs/>
            <w:sz w:val="28"/>
            <w:szCs w:val="28"/>
          </w:rPr>
          <w:delText>умноженное на 100</w:delText>
        </w:r>
      </w:del>
      <w:del w:id="2824" w:author="Борис Гогинян" w:date="2020-05-30T16:28:00Z">
        <w:r w:rsidDel="0091212B">
          <w:rPr>
            <w:rFonts w:ascii="Times New Roman" w:hAnsi="Times New Roman" w:cs="Times New Roman"/>
            <w:iCs/>
            <w:sz w:val="28"/>
            <w:szCs w:val="28"/>
          </w:rPr>
          <w:delText>:</w:delText>
        </w:r>
        <w:commentRangeEnd w:id="2823"/>
        <w:r w:rsidR="00661A25" w:rsidDel="0091212B">
          <w:rPr>
            <w:rStyle w:val="af1"/>
          </w:rPr>
          <w:commentReference w:id="2823"/>
        </w:r>
      </w:del>
    </w:p>
    <w:p w14:paraId="56B022FA" w14:textId="4B9854D6" w:rsidR="003F68EE" w:rsidRPr="00941E45" w:rsidDel="002B3840" w:rsidRDefault="003F68EE" w:rsidP="0091212B">
      <w:pPr>
        <w:spacing w:after="0"/>
        <w:ind w:firstLine="567"/>
        <w:contextualSpacing/>
        <w:jc w:val="center"/>
        <w:rPr>
          <w:del w:id="2825" w:author="Борис Гогинян" w:date="2020-05-29T22:34:00Z"/>
          <w:rFonts w:ascii="Times New Roman" w:hAnsi="Times New Roman" w:cs="Times New Roman"/>
          <w:iCs/>
          <w:sz w:val="28"/>
          <w:szCs w:val="28"/>
        </w:rPr>
        <w:pPrChange w:id="2826" w:author="Борис Гогинян" w:date="2020-05-30T16:28:00Z">
          <w:pPr>
            <w:spacing w:after="0"/>
            <w:ind w:firstLine="567"/>
            <w:jc w:val="both"/>
          </w:pPr>
        </w:pPrChange>
      </w:pPr>
    </w:p>
    <w:p w14:paraId="2DD1FCAA" w14:textId="31C766DB" w:rsidR="003F68EE" w:rsidDel="0091212B" w:rsidRDefault="009B5F52" w:rsidP="0091212B">
      <w:pPr>
        <w:spacing w:after="0"/>
        <w:contextualSpacing/>
        <w:jc w:val="center"/>
        <w:rPr>
          <w:del w:id="2827" w:author="Борис Гогинян" w:date="2020-05-30T16:28:00Z"/>
          <w:rFonts w:ascii="Times New Roman" w:hAnsi="Times New Roman" w:cs="Times New Roman"/>
          <w:iCs/>
          <w:sz w:val="28"/>
          <w:szCs w:val="28"/>
          <w:lang w:val="en-US"/>
        </w:rPr>
        <w:pPrChange w:id="2828" w:author="Борис Гогинян" w:date="2020-05-30T16:28:00Z">
          <w:pPr>
            <w:spacing w:after="0"/>
            <w:ind w:firstLine="567"/>
            <w:jc w:val="center"/>
          </w:pPr>
        </w:pPrChange>
      </w:pPr>
      <w:del w:id="2829" w:author="Борис Гогинян" w:date="2020-05-29T22:10:00Z">
        <w:r w:rsidDel="005628DF">
          <w:rPr>
            <w:rFonts w:ascii="Times New Roman" w:hAnsi="Times New Roman" w:cs="Times New Roman"/>
            <w:iCs/>
            <w:noProof/>
            <w:sz w:val="28"/>
            <w:szCs w:val="28"/>
            <w:lang w:eastAsia="ru-RU"/>
          </w:rPr>
          <w:drawing>
            <wp:inline distT="0" distB="0" distL="0" distR="0" wp14:anchorId="65D6BF25" wp14:editId="698AF1FD">
              <wp:extent cx="5225039" cy="540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_6_12_proc.jpg"/>
                      <pic:cNvPicPr/>
                    </pic:nvPicPr>
                    <pic:blipFill>
                      <a:blip r:embed="rId23">
                        <a:extLst>
                          <a:ext uri="{28A0092B-C50C-407E-A947-70E740481C1C}">
                            <a14:useLocalDpi xmlns:a14="http://schemas.microsoft.com/office/drawing/2010/main" val="0"/>
                          </a:ext>
                        </a:extLst>
                      </a:blip>
                      <a:stretch>
                        <a:fillRect/>
                      </a:stretch>
                    </pic:blipFill>
                    <pic:spPr>
                      <a:xfrm>
                        <a:off x="0" y="0"/>
                        <a:ext cx="5254635" cy="5431266"/>
                      </a:xfrm>
                      <a:prstGeom prst="rect">
                        <a:avLst/>
                      </a:prstGeom>
                    </pic:spPr>
                  </pic:pic>
                </a:graphicData>
              </a:graphic>
            </wp:inline>
          </w:drawing>
        </w:r>
      </w:del>
    </w:p>
    <w:p w14:paraId="05CBF58D" w14:textId="36870DE5" w:rsidR="009B5F52" w:rsidDel="002B3840" w:rsidRDefault="009B5F52" w:rsidP="0091212B">
      <w:pPr>
        <w:spacing w:after="0"/>
        <w:ind w:firstLine="567"/>
        <w:contextualSpacing/>
        <w:jc w:val="center"/>
        <w:rPr>
          <w:del w:id="2830" w:author="Борис Гогинян" w:date="2020-05-29T22:33:00Z"/>
          <w:rFonts w:ascii="Times New Roman" w:hAnsi="Times New Roman" w:cs="Times New Roman"/>
          <w:iCs/>
          <w:sz w:val="28"/>
          <w:szCs w:val="28"/>
          <w:lang w:val="en-US"/>
        </w:rPr>
        <w:pPrChange w:id="2831" w:author="Борис Гогинян" w:date="2020-05-30T16:28:00Z">
          <w:pPr>
            <w:spacing w:after="0"/>
            <w:ind w:firstLine="567"/>
            <w:jc w:val="center"/>
          </w:pPr>
        </w:pPrChange>
      </w:pPr>
      <w:del w:id="2832" w:author="Борис Гогинян" w:date="2020-05-29T22:12:00Z">
        <w:r w:rsidDel="005628DF">
          <w:rPr>
            <w:rFonts w:ascii="Times New Roman" w:hAnsi="Times New Roman" w:cs="Times New Roman"/>
            <w:iCs/>
            <w:noProof/>
            <w:sz w:val="28"/>
            <w:szCs w:val="28"/>
            <w:lang w:eastAsia="ru-RU"/>
          </w:rPr>
          <w:drawing>
            <wp:inline distT="0" distB="0" distL="0" distR="0" wp14:anchorId="55CD7404" wp14:editId="66BB8FF0">
              <wp:extent cx="3829050" cy="39123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_6_12_proc.jpg"/>
                      <pic:cNvPicPr/>
                    </pic:nvPicPr>
                    <pic:blipFill>
                      <a:blip r:embed="rId24">
                        <a:extLst>
                          <a:ext uri="{28A0092B-C50C-407E-A947-70E740481C1C}">
                            <a14:useLocalDpi xmlns:a14="http://schemas.microsoft.com/office/drawing/2010/main" val="0"/>
                          </a:ext>
                        </a:extLst>
                      </a:blip>
                      <a:stretch>
                        <a:fillRect/>
                      </a:stretch>
                    </pic:blipFill>
                    <pic:spPr>
                      <a:xfrm>
                        <a:off x="0" y="0"/>
                        <a:ext cx="3841147" cy="3924716"/>
                      </a:xfrm>
                      <a:prstGeom prst="rect">
                        <a:avLst/>
                      </a:prstGeom>
                    </pic:spPr>
                  </pic:pic>
                </a:graphicData>
              </a:graphic>
            </wp:inline>
          </w:drawing>
        </w:r>
      </w:del>
    </w:p>
    <w:p w14:paraId="6AA85309" w14:textId="70022090" w:rsidR="009B5F52" w:rsidRPr="00B5325E" w:rsidDel="002B3840" w:rsidRDefault="009B5F52" w:rsidP="0091212B">
      <w:pPr>
        <w:spacing w:after="0"/>
        <w:ind w:firstLine="567"/>
        <w:contextualSpacing/>
        <w:jc w:val="center"/>
        <w:rPr>
          <w:del w:id="2833" w:author="Борис Гогинян" w:date="2020-05-29T22:33:00Z"/>
          <w:rFonts w:ascii="Times New Roman" w:hAnsi="Times New Roman" w:cs="Times New Roman"/>
          <w:iCs/>
          <w:sz w:val="28"/>
          <w:szCs w:val="28"/>
          <w:lang w:val="en-US"/>
        </w:rPr>
        <w:pPrChange w:id="2834" w:author="Борис Гогинян" w:date="2020-05-30T16:28:00Z">
          <w:pPr>
            <w:spacing w:after="0"/>
            <w:ind w:firstLine="567"/>
            <w:jc w:val="center"/>
          </w:pPr>
        </w:pPrChange>
      </w:pPr>
      <w:del w:id="2835" w:author="Борис Гогинян" w:date="2020-05-29T22:12:00Z">
        <w:r w:rsidDel="005628DF">
          <w:rPr>
            <w:rFonts w:ascii="Times New Roman" w:hAnsi="Times New Roman" w:cs="Times New Roman"/>
            <w:iCs/>
            <w:noProof/>
            <w:sz w:val="28"/>
            <w:szCs w:val="28"/>
            <w:lang w:eastAsia="ru-RU"/>
          </w:rPr>
          <w:drawing>
            <wp:inline distT="0" distB="0" distL="0" distR="0" wp14:anchorId="563B5AD7" wp14:editId="1CA8392A">
              <wp:extent cx="3848100" cy="397745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_6_12_proc.jpg"/>
                      <pic:cNvPicPr/>
                    </pic:nvPicPr>
                    <pic:blipFill>
                      <a:blip r:embed="rId25">
                        <a:extLst>
                          <a:ext uri="{28A0092B-C50C-407E-A947-70E740481C1C}">
                            <a14:useLocalDpi xmlns:a14="http://schemas.microsoft.com/office/drawing/2010/main" val="0"/>
                          </a:ext>
                        </a:extLst>
                      </a:blip>
                      <a:stretch>
                        <a:fillRect/>
                      </a:stretch>
                    </pic:blipFill>
                    <pic:spPr>
                      <a:xfrm>
                        <a:off x="0" y="0"/>
                        <a:ext cx="3860300" cy="3990062"/>
                      </a:xfrm>
                      <a:prstGeom prst="rect">
                        <a:avLst/>
                      </a:prstGeom>
                    </pic:spPr>
                  </pic:pic>
                </a:graphicData>
              </a:graphic>
            </wp:inline>
          </w:drawing>
        </w:r>
      </w:del>
    </w:p>
    <w:p w14:paraId="64DB617B" w14:textId="77777777" w:rsidR="003F68EE" w:rsidDel="002B3840" w:rsidRDefault="003F68EE" w:rsidP="0091212B">
      <w:pPr>
        <w:spacing w:after="0"/>
        <w:ind w:firstLine="567"/>
        <w:contextualSpacing/>
        <w:jc w:val="center"/>
        <w:rPr>
          <w:del w:id="2836" w:author="Борис Гогинян" w:date="2020-05-29T22:33:00Z"/>
          <w:rFonts w:ascii="Times New Roman" w:hAnsi="Times New Roman" w:cs="Times New Roman"/>
          <w:iCs/>
          <w:sz w:val="28"/>
          <w:szCs w:val="28"/>
        </w:rPr>
        <w:pPrChange w:id="2837" w:author="Борис Гогинян" w:date="2020-05-30T16:28:00Z">
          <w:pPr>
            <w:spacing w:after="0"/>
            <w:ind w:firstLine="567"/>
            <w:jc w:val="center"/>
          </w:pPr>
        </w:pPrChange>
      </w:pPr>
    </w:p>
    <w:p w14:paraId="15A5609E" w14:textId="762CD138" w:rsidR="003F68EE" w:rsidDel="002B3840" w:rsidRDefault="003F68EE" w:rsidP="0091212B">
      <w:pPr>
        <w:spacing w:after="0"/>
        <w:ind w:firstLine="567"/>
        <w:contextualSpacing/>
        <w:jc w:val="center"/>
        <w:rPr>
          <w:del w:id="2838" w:author="Борис Гогинян" w:date="2020-05-29T22:33:00Z"/>
          <w:rFonts w:ascii="Times New Roman" w:hAnsi="Times New Roman" w:cs="Times New Roman"/>
          <w:iCs/>
          <w:sz w:val="28"/>
          <w:szCs w:val="28"/>
        </w:rPr>
        <w:pPrChange w:id="2839" w:author="Борис Гогинян" w:date="2020-05-30T16:28:00Z">
          <w:pPr>
            <w:spacing w:after="0"/>
            <w:ind w:firstLine="567"/>
            <w:jc w:val="both"/>
          </w:pPr>
        </w:pPrChange>
      </w:pPr>
    </w:p>
    <w:p w14:paraId="59A5E0C8" w14:textId="1D851B3E" w:rsidR="00A1266E" w:rsidRPr="006F50AF" w:rsidDel="0091212B" w:rsidRDefault="00A1266E" w:rsidP="0091212B">
      <w:pPr>
        <w:spacing w:after="0"/>
        <w:ind w:firstLine="567"/>
        <w:contextualSpacing/>
        <w:jc w:val="center"/>
        <w:rPr>
          <w:del w:id="2840" w:author="Борис Гогинян" w:date="2020-05-30T16:28:00Z"/>
          <w:rFonts w:ascii="Times New Roman" w:hAnsi="Times New Roman" w:cs="Times New Roman"/>
          <w:iCs/>
          <w:sz w:val="28"/>
          <w:szCs w:val="28"/>
        </w:rPr>
        <w:pPrChange w:id="2841" w:author="Борис Гогинян" w:date="2020-05-30T16:28:00Z">
          <w:pPr>
            <w:spacing w:after="0"/>
            <w:ind w:firstLine="567"/>
            <w:jc w:val="both"/>
          </w:pPr>
        </w:pPrChange>
      </w:pPr>
      <w:del w:id="2842" w:author="Борис Гогинян" w:date="2020-05-30T16:28:00Z">
        <w:r w:rsidDel="0091212B">
          <w:rPr>
            <w:rFonts w:ascii="Times New Roman" w:hAnsi="Times New Roman" w:cs="Times New Roman"/>
            <w:iCs/>
            <w:sz w:val="28"/>
            <w:szCs w:val="28"/>
          </w:rPr>
          <w:delText>Из данн</w:delText>
        </w:r>
      </w:del>
      <w:del w:id="2843" w:author="Борис Гогинян" w:date="2020-05-29T22:33:00Z">
        <w:r w:rsidDel="002B3840">
          <w:rPr>
            <w:rFonts w:ascii="Times New Roman" w:hAnsi="Times New Roman" w:cs="Times New Roman"/>
            <w:iCs/>
            <w:sz w:val="28"/>
            <w:szCs w:val="28"/>
          </w:rPr>
          <w:delText xml:space="preserve">ых графиков </w:delText>
        </w:r>
      </w:del>
      <w:del w:id="2844" w:author="Борис Гогинян" w:date="2020-05-30T16:28:00Z">
        <w:r w:rsidDel="0091212B">
          <w:rPr>
            <w:rFonts w:ascii="Times New Roman" w:hAnsi="Times New Roman" w:cs="Times New Roman"/>
            <w:iCs/>
            <w:sz w:val="28"/>
            <w:szCs w:val="28"/>
          </w:rPr>
          <w:delText>видно, что все рендеры улучшают врем</w:delText>
        </w:r>
        <w:r w:rsidR="006F50AF" w:rsidDel="0091212B">
          <w:rPr>
            <w:rFonts w:ascii="Times New Roman" w:hAnsi="Times New Roman" w:cs="Times New Roman"/>
            <w:iCs/>
            <w:sz w:val="28"/>
            <w:szCs w:val="28"/>
          </w:rPr>
          <w:delText>я примерно на 68</w:delText>
        </w:r>
        <w:r w:rsidRPr="00B5325E" w:rsidDel="0091212B">
          <w:rPr>
            <w:rFonts w:ascii="Times New Roman" w:hAnsi="Times New Roman" w:cs="Times New Roman"/>
            <w:iCs/>
            <w:sz w:val="28"/>
            <w:szCs w:val="28"/>
          </w:rPr>
          <w:delText xml:space="preserve">% </w:delText>
        </w:r>
        <w:r w:rsidDel="0091212B">
          <w:rPr>
            <w:rFonts w:ascii="Times New Roman" w:hAnsi="Times New Roman" w:cs="Times New Roman"/>
            <w:iCs/>
            <w:sz w:val="28"/>
            <w:szCs w:val="28"/>
          </w:rPr>
          <w:delText>при уве</w:delText>
        </w:r>
        <w:r w:rsidR="006F50AF" w:rsidDel="0091212B">
          <w:rPr>
            <w:rFonts w:ascii="Times New Roman" w:hAnsi="Times New Roman" w:cs="Times New Roman"/>
            <w:iCs/>
            <w:sz w:val="28"/>
            <w:szCs w:val="28"/>
          </w:rPr>
          <w:delText xml:space="preserve">личении кол-ва потоков в 2 раза, кроме рендера </w:delText>
        </w:r>
        <w:r w:rsidR="006F50AF" w:rsidDel="0091212B">
          <w:rPr>
            <w:rFonts w:ascii="Times New Roman" w:hAnsi="Times New Roman" w:cs="Times New Roman"/>
            <w:iCs/>
            <w:sz w:val="28"/>
            <w:szCs w:val="28"/>
            <w:lang w:val="en-US"/>
          </w:rPr>
          <w:delText>Cycles</w:delText>
        </w:r>
        <w:r w:rsidR="006F50AF" w:rsidDel="0091212B">
          <w:rPr>
            <w:rFonts w:ascii="Times New Roman" w:hAnsi="Times New Roman" w:cs="Times New Roman"/>
            <w:iCs/>
            <w:sz w:val="28"/>
            <w:szCs w:val="28"/>
          </w:rPr>
          <w:delText xml:space="preserve">, который улучшает скорость на </w:delText>
        </w:r>
        <w:r w:rsidR="006F50AF" w:rsidRPr="00B5325E" w:rsidDel="0091212B">
          <w:rPr>
            <w:rFonts w:ascii="Times New Roman" w:hAnsi="Times New Roman" w:cs="Times New Roman"/>
            <w:iCs/>
            <w:sz w:val="28"/>
            <w:szCs w:val="28"/>
          </w:rPr>
          <w:delText>~6</w:delText>
        </w:r>
      </w:del>
      <w:del w:id="2845" w:author="Борис Гогинян" w:date="2020-05-29T22:43:00Z">
        <w:r w:rsidR="006F50AF" w:rsidRPr="00B5325E" w:rsidDel="00740F34">
          <w:rPr>
            <w:rFonts w:ascii="Times New Roman" w:hAnsi="Times New Roman" w:cs="Times New Roman"/>
            <w:iCs/>
            <w:sz w:val="28"/>
            <w:szCs w:val="28"/>
          </w:rPr>
          <w:delText>2</w:delText>
        </w:r>
      </w:del>
      <w:del w:id="2846" w:author="Борис Гогинян" w:date="2020-05-30T16:28:00Z">
        <w:r w:rsidR="006F50AF" w:rsidRPr="00B5325E" w:rsidDel="0091212B">
          <w:rPr>
            <w:rFonts w:ascii="Times New Roman" w:hAnsi="Times New Roman" w:cs="Times New Roman"/>
            <w:iCs/>
            <w:sz w:val="28"/>
            <w:szCs w:val="28"/>
          </w:rPr>
          <w:delText>%</w:delText>
        </w:r>
      </w:del>
    </w:p>
    <w:p w14:paraId="7DFC483E" w14:textId="665F91D9" w:rsidR="00840283" w:rsidRPr="00840283" w:rsidDel="0091212B" w:rsidRDefault="00840283" w:rsidP="0091212B">
      <w:pPr>
        <w:spacing w:after="0"/>
        <w:ind w:firstLine="567"/>
        <w:contextualSpacing/>
        <w:jc w:val="center"/>
        <w:rPr>
          <w:del w:id="2847" w:author="Борис Гогинян" w:date="2020-05-30T16:28:00Z"/>
          <w:rFonts w:ascii="Times New Roman" w:hAnsi="Times New Roman" w:cs="Times New Roman"/>
          <w:iCs/>
          <w:sz w:val="28"/>
          <w:szCs w:val="28"/>
        </w:rPr>
        <w:pPrChange w:id="2848" w:author="Борис Гогинян" w:date="2020-05-30T16:28:00Z">
          <w:pPr>
            <w:spacing w:after="0"/>
            <w:ind w:firstLine="567"/>
            <w:jc w:val="both"/>
          </w:pPr>
        </w:pPrChange>
      </w:pPr>
    </w:p>
    <w:p w14:paraId="17949A77" w14:textId="7B6B17A8" w:rsidR="003F68EE" w:rsidRPr="00531FCD" w:rsidDel="0091212B" w:rsidRDefault="003F68EE" w:rsidP="0091212B">
      <w:pPr>
        <w:spacing w:after="0"/>
        <w:ind w:firstLine="567"/>
        <w:contextualSpacing/>
        <w:jc w:val="center"/>
        <w:rPr>
          <w:del w:id="2849" w:author="Борис Гогинян" w:date="2020-05-30T16:28:00Z"/>
          <w:rFonts w:ascii="Times New Roman" w:hAnsi="Times New Roman" w:cs="Times New Roman"/>
          <w:iCs/>
          <w:sz w:val="28"/>
          <w:szCs w:val="28"/>
        </w:rPr>
        <w:pPrChange w:id="2850" w:author="Борис Гогинян" w:date="2020-05-30T16:28:00Z">
          <w:pPr>
            <w:spacing w:after="0"/>
            <w:ind w:firstLine="567"/>
            <w:jc w:val="both"/>
          </w:pPr>
        </w:pPrChange>
      </w:pPr>
    </w:p>
    <w:p w14:paraId="40C048AC" w14:textId="5553F73E" w:rsidR="003F68EE" w:rsidDel="00740F34" w:rsidRDefault="006F50AF" w:rsidP="0091212B">
      <w:pPr>
        <w:spacing w:after="0"/>
        <w:ind w:firstLine="567"/>
        <w:contextualSpacing/>
        <w:jc w:val="center"/>
        <w:rPr>
          <w:del w:id="2851" w:author="Борис Гогинян" w:date="2020-05-29T22:43:00Z"/>
          <w:rFonts w:ascii="Times New Roman" w:hAnsi="Times New Roman" w:cs="Times New Roman"/>
          <w:iCs/>
          <w:sz w:val="28"/>
          <w:szCs w:val="28"/>
        </w:rPr>
        <w:pPrChange w:id="2852" w:author="Борис Гогинян" w:date="2020-05-30T16:28:00Z">
          <w:pPr>
            <w:spacing w:after="0"/>
            <w:ind w:firstLine="567"/>
            <w:jc w:val="both"/>
          </w:pPr>
        </w:pPrChange>
      </w:pPr>
      <w:del w:id="2853" w:author="Борис Гогинян" w:date="2020-05-29T22:36:00Z">
        <w:r w:rsidDel="002B3840">
          <w:rPr>
            <w:rFonts w:ascii="Times New Roman" w:hAnsi="Times New Roman" w:cs="Times New Roman"/>
            <w:iCs/>
            <w:noProof/>
            <w:sz w:val="28"/>
            <w:szCs w:val="28"/>
            <w:lang w:eastAsia="ru-RU"/>
          </w:rPr>
          <w:drawing>
            <wp:inline distT="0" distB="0" distL="0" distR="0" wp14:anchorId="256799C3" wp14:editId="14EBE3BB">
              <wp:extent cx="4370669" cy="441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_psnr.jpg"/>
                      <pic:cNvPicPr/>
                    </pic:nvPicPr>
                    <pic:blipFill>
                      <a:blip r:embed="rId26">
                        <a:extLst>
                          <a:ext uri="{28A0092B-C50C-407E-A947-70E740481C1C}">
                            <a14:useLocalDpi xmlns:a14="http://schemas.microsoft.com/office/drawing/2010/main" val="0"/>
                          </a:ext>
                        </a:extLst>
                      </a:blip>
                      <a:stretch>
                        <a:fillRect/>
                      </a:stretch>
                    </pic:blipFill>
                    <pic:spPr>
                      <a:xfrm>
                        <a:off x="0" y="0"/>
                        <a:ext cx="4373810" cy="4413245"/>
                      </a:xfrm>
                      <a:prstGeom prst="rect">
                        <a:avLst/>
                      </a:prstGeom>
                    </pic:spPr>
                  </pic:pic>
                </a:graphicData>
              </a:graphic>
            </wp:inline>
          </w:drawing>
        </w:r>
      </w:del>
    </w:p>
    <w:p w14:paraId="02DE19E8" w14:textId="72CA43F2" w:rsidR="006F50AF" w:rsidDel="00740F34" w:rsidRDefault="006F50AF" w:rsidP="0091212B">
      <w:pPr>
        <w:spacing w:after="0"/>
        <w:ind w:firstLine="567"/>
        <w:contextualSpacing/>
        <w:jc w:val="center"/>
        <w:rPr>
          <w:del w:id="2854" w:author="Борис Гогинян" w:date="2020-05-29T22:43:00Z"/>
          <w:rFonts w:ascii="Times New Roman" w:hAnsi="Times New Roman" w:cs="Times New Roman"/>
          <w:iCs/>
          <w:sz w:val="28"/>
          <w:szCs w:val="28"/>
        </w:rPr>
        <w:pPrChange w:id="2855" w:author="Борис Гогинян" w:date="2020-05-30T16:28:00Z">
          <w:pPr>
            <w:spacing w:after="0"/>
            <w:ind w:firstLine="567"/>
            <w:jc w:val="both"/>
          </w:pPr>
        </w:pPrChange>
      </w:pPr>
      <w:del w:id="2856" w:author="Борис Гогинян" w:date="2020-05-29T22:36:00Z">
        <w:r w:rsidDel="002B3840">
          <w:rPr>
            <w:rFonts w:ascii="Times New Roman" w:hAnsi="Times New Roman" w:cs="Times New Roman"/>
            <w:iCs/>
            <w:noProof/>
            <w:sz w:val="28"/>
            <w:szCs w:val="28"/>
            <w:lang w:eastAsia="ru-RU"/>
          </w:rPr>
          <w:drawing>
            <wp:inline distT="0" distB="0" distL="0" distR="0" wp14:anchorId="17D42660" wp14:editId="549DA1A2">
              <wp:extent cx="4745847" cy="49053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_psnr.jpg"/>
                      <pic:cNvPicPr/>
                    </pic:nvPicPr>
                    <pic:blipFill>
                      <a:blip r:embed="rId27">
                        <a:extLst>
                          <a:ext uri="{28A0092B-C50C-407E-A947-70E740481C1C}">
                            <a14:useLocalDpi xmlns:a14="http://schemas.microsoft.com/office/drawing/2010/main" val="0"/>
                          </a:ext>
                        </a:extLst>
                      </a:blip>
                      <a:stretch>
                        <a:fillRect/>
                      </a:stretch>
                    </pic:blipFill>
                    <pic:spPr>
                      <a:xfrm>
                        <a:off x="0" y="0"/>
                        <a:ext cx="4749098" cy="4908736"/>
                      </a:xfrm>
                      <a:prstGeom prst="rect">
                        <a:avLst/>
                      </a:prstGeom>
                    </pic:spPr>
                  </pic:pic>
                </a:graphicData>
              </a:graphic>
            </wp:inline>
          </w:drawing>
        </w:r>
      </w:del>
    </w:p>
    <w:p w14:paraId="688AB0F9" w14:textId="1140D88C" w:rsidR="006F50AF" w:rsidRPr="00B5325E" w:rsidDel="00740F34" w:rsidRDefault="006F50AF" w:rsidP="0091212B">
      <w:pPr>
        <w:spacing w:after="0"/>
        <w:ind w:firstLine="567"/>
        <w:contextualSpacing/>
        <w:jc w:val="center"/>
        <w:rPr>
          <w:del w:id="2857" w:author="Борис Гогинян" w:date="2020-05-29T22:43:00Z"/>
          <w:rFonts w:ascii="Times New Roman" w:hAnsi="Times New Roman" w:cs="Times New Roman"/>
          <w:iCs/>
          <w:sz w:val="28"/>
          <w:szCs w:val="28"/>
        </w:rPr>
        <w:pPrChange w:id="2858" w:author="Борис Гогинян" w:date="2020-05-30T16:28:00Z">
          <w:pPr>
            <w:spacing w:after="0"/>
            <w:ind w:firstLine="567"/>
            <w:jc w:val="both"/>
          </w:pPr>
        </w:pPrChange>
      </w:pPr>
      <w:del w:id="2859" w:author="Борис Гогинян" w:date="2020-05-29T22:36:00Z">
        <w:r w:rsidDel="002B3840">
          <w:rPr>
            <w:rFonts w:ascii="Times New Roman" w:hAnsi="Times New Roman" w:cs="Times New Roman"/>
            <w:iCs/>
            <w:noProof/>
            <w:sz w:val="28"/>
            <w:szCs w:val="28"/>
            <w:lang w:eastAsia="ru-RU"/>
          </w:rPr>
          <w:drawing>
            <wp:inline distT="0" distB="0" distL="0" distR="0" wp14:anchorId="0ADC1D7D" wp14:editId="56D08519">
              <wp:extent cx="4823783" cy="4867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psnr.jpg"/>
                      <pic:cNvPicPr/>
                    </pic:nvPicPr>
                    <pic:blipFill>
                      <a:blip r:embed="rId28">
                        <a:extLst>
                          <a:ext uri="{28A0092B-C50C-407E-A947-70E740481C1C}">
                            <a14:useLocalDpi xmlns:a14="http://schemas.microsoft.com/office/drawing/2010/main" val="0"/>
                          </a:ext>
                        </a:extLst>
                      </a:blip>
                      <a:stretch>
                        <a:fillRect/>
                      </a:stretch>
                    </pic:blipFill>
                    <pic:spPr>
                      <a:xfrm>
                        <a:off x="0" y="0"/>
                        <a:ext cx="4828590" cy="4872126"/>
                      </a:xfrm>
                      <a:prstGeom prst="rect">
                        <a:avLst/>
                      </a:prstGeom>
                    </pic:spPr>
                  </pic:pic>
                </a:graphicData>
              </a:graphic>
            </wp:inline>
          </w:drawing>
        </w:r>
      </w:del>
    </w:p>
    <w:p w14:paraId="30C10517" w14:textId="79687F0C" w:rsidR="00AA4458" w:rsidDel="0091212B" w:rsidRDefault="00A1266E" w:rsidP="0091212B">
      <w:pPr>
        <w:spacing w:after="0" w:line="360" w:lineRule="auto"/>
        <w:ind w:firstLine="567"/>
        <w:contextualSpacing/>
        <w:jc w:val="center"/>
        <w:rPr>
          <w:del w:id="2860" w:author="Борис Гогинян" w:date="2020-05-30T16:28:00Z"/>
          <w:rFonts w:ascii="Times New Roman" w:eastAsia="Times New Roman" w:hAnsi="Times New Roman" w:cs="Times New Roman"/>
          <w:sz w:val="28"/>
          <w:szCs w:val="28"/>
          <w:lang w:eastAsia="ru-RU"/>
        </w:rPr>
        <w:pPrChange w:id="2861" w:author="Борис Гогинян" w:date="2020-05-30T16:28:00Z">
          <w:pPr>
            <w:spacing w:after="0" w:line="360" w:lineRule="auto"/>
            <w:ind w:firstLine="567"/>
            <w:contextualSpacing/>
          </w:pPr>
        </w:pPrChange>
      </w:pPr>
      <w:del w:id="2862" w:author="Борис Гогинян" w:date="2020-05-30T16:28:00Z">
        <w:r w:rsidRPr="00B5325E" w:rsidDel="0091212B">
          <w:rPr>
            <w:rFonts w:ascii="Times New Roman" w:eastAsia="Times New Roman" w:hAnsi="Times New Roman" w:cs="Times New Roman"/>
            <w:sz w:val="28"/>
            <w:szCs w:val="28"/>
            <w:lang w:eastAsia="ru-RU"/>
          </w:rPr>
          <w:delText>В данн</w:delText>
        </w:r>
      </w:del>
      <w:del w:id="2863" w:author="Борис Гогинян" w:date="2020-05-29T22:43:00Z">
        <w:r w:rsidRPr="00B5325E" w:rsidDel="00740F34">
          <w:rPr>
            <w:rFonts w:ascii="Times New Roman" w:eastAsia="Times New Roman" w:hAnsi="Times New Roman" w:cs="Times New Roman"/>
            <w:sz w:val="28"/>
            <w:szCs w:val="28"/>
            <w:lang w:eastAsia="ru-RU"/>
          </w:rPr>
          <w:delText>ых графиках</w:delText>
        </w:r>
      </w:del>
      <w:del w:id="2864" w:author="Борис Гогинян" w:date="2020-05-30T16:28:00Z">
        <w:r w:rsidRPr="00B5325E" w:rsidDel="0091212B">
          <w:rPr>
            <w:rFonts w:ascii="Times New Roman" w:eastAsia="Times New Roman" w:hAnsi="Times New Roman" w:cs="Times New Roman"/>
            <w:sz w:val="28"/>
            <w:szCs w:val="28"/>
            <w:lang w:eastAsia="ru-RU"/>
          </w:rPr>
          <w:delText xml:space="preserve"> видно, что </w:delText>
        </w:r>
        <w:r w:rsidR="006F50AF" w:rsidDel="0091212B">
          <w:rPr>
            <w:rFonts w:ascii="Times New Roman" w:eastAsia="Times New Roman" w:hAnsi="Times New Roman" w:cs="Times New Roman"/>
            <w:sz w:val="28"/>
            <w:szCs w:val="28"/>
            <w:lang w:val="en-US" w:eastAsia="ru-RU"/>
          </w:rPr>
          <w:delText>luxcore</w:delText>
        </w:r>
        <w:r w:rsidR="006F50AF"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eastAsia="ru-RU"/>
          </w:rPr>
          <w:delText xml:space="preserve">и </w:delText>
        </w:r>
        <w:r w:rsidR="006F50AF" w:rsidDel="0091212B">
          <w:rPr>
            <w:rFonts w:ascii="Times New Roman" w:eastAsia="Times New Roman" w:hAnsi="Times New Roman" w:cs="Times New Roman"/>
            <w:sz w:val="28"/>
            <w:szCs w:val="28"/>
            <w:lang w:val="en-US" w:eastAsia="ru-RU"/>
          </w:rPr>
          <w:delText>appleseed</w:delText>
        </w:r>
        <w:r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eastAsia="ru-RU"/>
          </w:rPr>
          <w:delText>показываю</w:delText>
        </w:r>
        <w:r w:rsidDel="0091212B">
          <w:rPr>
            <w:rFonts w:ascii="Times New Roman" w:eastAsia="Times New Roman" w:hAnsi="Times New Roman" w:cs="Times New Roman"/>
            <w:sz w:val="28"/>
            <w:szCs w:val="28"/>
            <w:lang w:eastAsia="ru-RU"/>
          </w:rPr>
          <w:delText xml:space="preserve">т </w:delText>
        </w:r>
        <w:r w:rsidR="006F50AF" w:rsidDel="0091212B">
          <w:rPr>
            <w:rFonts w:ascii="Times New Roman" w:eastAsia="Times New Roman" w:hAnsi="Times New Roman" w:cs="Times New Roman"/>
            <w:sz w:val="28"/>
            <w:szCs w:val="28"/>
            <w:lang w:eastAsia="ru-RU"/>
          </w:rPr>
          <w:delText>примерно одинаковый результат</w:delText>
        </w:r>
        <w:r w:rsidDel="0091212B">
          <w:rPr>
            <w:rFonts w:ascii="Times New Roman" w:eastAsia="Times New Roman" w:hAnsi="Times New Roman" w:cs="Times New Roman"/>
            <w:sz w:val="28"/>
            <w:szCs w:val="28"/>
            <w:lang w:eastAsia="ru-RU"/>
          </w:rPr>
          <w:delText xml:space="preserve"> результат по схожести с эталонным изображением. </w:delText>
        </w:r>
        <w:r w:rsidR="006F50AF" w:rsidDel="0091212B">
          <w:rPr>
            <w:rFonts w:ascii="Times New Roman" w:eastAsia="Times New Roman" w:hAnsi="Times New Roman" w:cs="Times New Roman"/>
            <w:sz w:val="28"/>
            <w:szCs w:val="28"/>
            <w:lang w:val="en-US" w:eastAsia="ru-RU"/>
          </w:rPr>
          <w:delText>Cycles</w:delText>
        </w:r>
        <w:r w:rsidR="006F50AF"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eastAsia="ru-RU"/>
          </w:rPr>
          <w:delText xml:space="preserve">показывает немного более низкий результат за то же время. Это объясняется тем, что алгоритм </w:delText>
        </w:r>
        <w:r w:rsidR="006F50AF" w:rsidDel="0091212B">
          <w:rPr>
            <w:rFonts w:ascii="Times New Roman" w:eastAsia="Times New Roman" w:hAnsi="Times New Roman" w:cs="Times New Roman"/>
            <w:sz w:val="28"/>
            <w:szCs w:val="28"/>
            <w:lang w:val="en-US" w:eastAsia="ru-RU"/>
          </w:rPr>
          <w:delText>Path</w:delText>
        </w:r>
        <w:r w:rsidR="006F50AF"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val="en-US" w:eastAsia="ru-RU"/>
          </w:rPr>
          <w:delText>tracing</w:delText>
        </w:r>
        <w:r w:rsidR="006F50AF"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eastAsia="ru-RU"/>
          </w:rPr>
          <w:delText>плохо подходит для отрисовки непрямого освещения. Также важно</w:delText>
        </w:r>
        <w:r w:rsidDel="0091212B">
          <w:rPr>
            <w:rFonts w:ascii="Times New Roman" w:eastAsia="Times New Roman" w:hAnsi="Times New Roman" w:cs="Times New Roman"/>
            <w:sz w:val="28"/>
            <w:szCs w:val="28"/>
            <w:lang w:eastAsia="ru-RU"/>
          </w:rPr>
          <w:delText xml:space="preserve"> обратить внимание на сами графики</w:delText>
        </w:r>
        <w:r w:rsidR="006F50AF" w:rsidDel="0091212B">
          <w:rPr>
            <w:rFonts w:ascii="Times New Roman" w:eastAsia="Times New Roman" w:hAnsi="Times New Roman" w:cs="Times New Roman"/>
            <w:sz w:val="28"/>
            <w:szCs w:val="28"/>
            <w:lang w:eastAsia="ru-RU"/>
          </w:rPr>
          <w:delText xml:space="preserve">, а именно на изменения </w:delText>
        </w:r>
        <w:r w:rsidR="006F50AF" w:rsidDel="0091212B">
          <w:rPr>
            <w:rFonts w:ascii="Times New Roman" w:eastAsia="Times New Roman" w:hAnsi="Times New Roman" w:cs="Times New Roman"/>
            <w:sz w:val="28"/>
            <w:szCs w:val="28"/>
            <w:lang w:val="en-US" w:eastAsia="ru-RU"/>
          </w:rPr>
          <w:delText>psnr</w:delText>
        </w:r>
        <w:r w:rsidR="006F50AF" w:rsidRPr="00B5325E" w:rsidDel="0091212B">
          <w:rPr>
            <w:rFonts w:ascii="Times New Roman" w:eastAsia="Times New Roman" w:hAnsi="Times New Roman" w:cs="Times New Roman"/>
            <w:sz w:val="28"/>
            <w:szCs w:val="28"/>
            <w:lang w:eastAsia="ru-RU"/>
          </w:rPr>
          <w:delText xml:space="preserve"> </w:delText>
        </w:r>
        <w:r w:rsidR="006F50AF" w:rsidDel="0091212B">
          <w:rPr>
            <w:rFonts w:ascii="Times New Roman" w:eastAsia="Times New Roman" w:hAnsi="Times New Roman" w:cs="Times New Roman"/>
            <w:sz w:val="28"/>
            <w:szCs w:val="28"/>
            <w:lang w:eastAsia="ru-RU"/>
          </w:rPr>
          <w:delText>в зависимости от времени</w:delText>
        </w:r>
        <w:r w:rsidDel="0091212B">
          <w:rPr>
            <w:rFonts w:ascii="Times New Roman" w:eastAsia="Times New Roman" w:hAnsi="Times New Roman" w:cs="Times New Roman"/>
            <w:sz w:val="28"/>
            <w:szCs w:val="28"/>
            <w:lang w:eastAsia="ru-RU"/>
          </w:rPr>
          <w:delText>.</w:delText>
        </w:r>
        <w:r w:rsidR="00AA4458" w:rsidRPr="00B5325E" w:rsidDel="0091212B">
          <w:rPr>
            <w:rFonts w:ascii="Times New Roman" w:eastAsia="Times New Roman" w:hAnsi="Times New Roman" w:cs="Times New Roman"/>
            <w:sz w:val="28"/>
            <w:szCs w:val="28"/>
            <w:lang w:eastAsia="ru-RU"/>
          </w:rPr>
          <w:delText xml:space="preserve"> </w:delText>
        </w:r>
        <w:r w:rsidR="00AA4458" w:rsidDel="0091212B">
          <w:rPr>
            <w:rFonts w:ascii="Times New Roman" w:eastAsia="Times New Roman" w:hAnsi="Times New Roman" w:cs="Times New Roman"/>
            <w:sz w:val="28"/>
            <w:szCs w:val="28"/>
            <w:lang w:eastAsia="ru-RU"/>
          </w:rPr>
          <w:delText>Средняя скорость роста</w:delText>
        </w:r>
        <w:r w:rsidR="00AA4458" w:rsidDel="0091212B">
          <w:rPr>
            <w:rFonts w:ascii="Times New Roman" w:eastAsia="Times New Roman" w:hAnsi="Times New Roman" w:cs="Times New Roman"/>
            <w:sz w:val="28"/>
            <w:szCs w:val="28"/>
            <w:lang w:val="en-US" w:eastAsia="ru-RU"/>
          </w:rPr>
          <w:delText xml:space="preserve"> </w:delText>
        </w:r>
        <w:r w:rsidR="00AA4458" w:rsidDel="0091212B">
          <w:rPr>
            <w:rFonts w:ascii="Times New Roman" w:eastAsia="Times New Roman" w:hAnsi="Times New Roman" w:cs="Times New Roman"/>
            <w:sz w:val="28"/>
            <w:szCs w:val="28"/>
            <w:lang w:eastAsia="ru-RU"/>
          </w:rPr>
          <w:delText>качества:</w:delText>
        </w:r>
      </w:del>
    </w:p>
    <w:p w14:paraId="2CE0235D" w14:textId="105942E5" w:rsidR="00AA4458" w:rsidRPr="00AA4458" w:rsidDel="0091212B" w:rsidRDefault="00AA4458" w:rsidP="0091212B">
      <w:pPr>
        <w:pStyle w:val="a5"/>
        <w:numPr>
          <w:ilvl w:val="0"/>
          <w:numId w:val="57"/>
        </w:numPr>
        <w:spacing w:after="0" w:line="360" w:lineRule="auto"/>
        <w:jc w:val="center"/>
        <w:rPr>
          <w:del w:id="2865" w:author="Борис Гогинян" w:date="2020-05-30T16:28:00Z"/>
          <w:rFonts w:ascii="Times New Roman" w:eastAsia="Times New Roman" w:hAnsi="Times New Roman" w:cs="Times New Roman"/>
          <w:sz w:val="28"/>
          <w:szCs w:val="28"/>
          <w:lang w:eastAsia="ru-RU"/>
        </w:rPr>
        <w:pPrChange w:id="2866" w:author="Борис Гогинян" w:date="2020-05-30T16:28:00Z">
          <w:pPr>
            <w:pStyle w:val="a5"/>
            <w:numPr>
              <w:numId w:val="57"/>
            </w:numPr>
            <w:spacing w:after="0" w:line="360" w:lineRule="auto"/>
            <w:ind w:hanging="360"/>
          </w:pPr>
        </w:pPrChange>
      </w:pPr>
      <w:del w:id="2867" w:author="Борис Гогинян" w:date="2020-05-30T16:28:00Z">
        <w:r w:rsidDel="0091212B">
          <w:rPr>
            <w:rFonts w:ascii="Times New Roman" w:eastAsia="Times New Roman" w:hAnsi="Times New Roman" w:cs="Times New Roman"/>
            <w:sz w:val="28"/>
            <w:szCs w:val="28"/>
            <w:lang w:val="en-US" w:eastAsia="ru-RU"/>
          </w:rPr>
          <w:delText xml:space="preserve">appleseed = </w:delText>
        </w:r>
        <w:r w:rsidRPr="00AA4458" w:rsidDel="0091212B">
          <w:rPr>
            <w:rFonts w:ascii="Times New Roman" w:eastAsia="Times New Roman" w:hAnsi="Times New Roman" w:cs="Times New Roman"/>
            <w:sz w:val="28"/>
            <w:szCs w:val="28"/>
            <w:lang w:eastAsia="ru-RU"/>
          </w:rPr>
          <w:delText>0.007789704187192233</w:delText>
        </w:r>
      </w:del>
    </w:p>
    <w:p w14:paraId="2DB96DF8" w14:textId="165528DC" w:rsidR="00AA4458" w:rsidRPr="00AA4458" w:rsidDel="0091212B" w:rsidRDefault="00AA4458" w:rsidP="0091212B">
      <w:pPr>
        <w:pStyle w:val="a5"/>
        <w:numPr>
          <w:ilvl w:val="0"/>
          <w:numId w:val="57"/>
        </w:numPr>
        <w:spacing w:after="0" w:line="360" w:lineRule="auto"/>
        <w:jc w:val="center"/>
        <w:rPr>
          <w:del w:id="2868" w:author="Борис Гогинян" w:date="2020-05-30T16:28:00Z"/>
          <w:rFonts w:ascii="Times New Roman" w:eastAsia="Times New Roman" w:hAnsi="Times New Roman" w:cs="Times New Roman"/>
          <w:sz w:val="28"/>
          <w:szCs w:val="28"/>
          <w:lang w:eastAsia="ru-RU"/>
        </w:rPr>
        <w:pPrChange w:id="2869" w:author="Борис Гогинян" w:date="2020-05-30T16:28:00Z">
          <w:pPr>
            <w:pStyle w:val="a5"/>
            <w:numPr>
              <w:numId w:val="57"/>
            </w:numPr>
            <w:spacing w:after="0" w:line="360" w:lineRule="auto"/>
            <w:ind w:hanging="360"/>
          </w:pPr>
        </w:pPrChange>
      </w:pPr>
      <w:del w:id="2870" w:author="Борис Гогинян" w:date="2020-05-30T16:28:00Z">
        <w:r w:rsidDel="0091212B">
          <w:rPr>
            <w:rFonts w:ascii="Times New Roman" w:eastAsia="Times New Roman" w:hAnsi="Times New Roman" w:cs="Times New Roman"/>
            <w:sz w:val="28"/>
            <w:szCs w:val="28"/>
            <w:lang w:val="en-US" w:eastAsia="ru-RU"/>
          </w:rPr>
          <w:delText xml:space="preserve">cycles = </w:delText>
        </w:r>
        <w:r w:rsidRPr="00AA4458" w:rsidDel="0091212B">
          <w:rPr>
            <w:rFonts w:ascii="Times New Roman" w:eastAsia="Times New Roman" w:hAnsi="Times New Roman" w:cs="Times New Roman"/>
            <w:sz w:val="28"/>
            <w:szCs w:val="28"/>
            <w:lang w:eastAsia="ru-RU"/>
          </w:rPr>
          <w:delText>0.14529101277787385</w:delText>
        </w:r>
      </w:del>
    </w:p>
    <w:p w14:paraId="63E9B1B9" w14:textId="79248E65" w:rsidR="00AA4458" w:rsidRPr="00B5325E" w:rsidDel="0091212B" w:rsidRDefault="00AA4458" w:rsidP="0091212B">
      <w:pPr>
        <w:pStyle w:val="a5"/>
        <w:numPr>
          <w:ilvl w:val="0"/>
          <w:numId w:val="57"/>
        </w:numPr>
        <w:spacing w:after="0" w:line="360" w:lineRule="auto"/>
        <w:jc w:val="center"/>
        <w:rPr>
          <w:del w:id="2871" w:author="Борис Гогинян" w:date="2020-05-30T16:28:00Z"/>
          <w:rFonts w:ascii="Times New Roman" w:eastAsia="Times New Roman" w:hAnsi="Times New Roman" w:cs="Times New Roman"/>
          <w:sz w:val="28"/>
          <w:szCs w:val="28"/>
          <w:lang w:eastAsia="ru-RU"/>
        </w:rPr>
        <w:pPrChange w:id="2872" w:author="Борис Гогинян" w:date="2020-05-30T16:28:00Z">
          <w:pPr>
            <w:pStyle w:val="a5"/>
            <w:numPr>
              <w:numId w:val="57"/>
            </w:numPr>
            <w:spacing w:after="0" w:line="360" w:lineRule="auto"/>
            <w:ind w:hanging="360"/>
          </w:pPr>
        </w:pPrChange>
      </w:pPr>
      <w:del w:id="2873" w:author="Борис Гогинян" w:date="2020-05-30T16:28:00Z">
        <w:r w:rsidDel="0091212B">
          <w:rPr>
            <w:rFonts w:ascii="Times New Roman" w:eastAsia="Times New Roman" w:hAnsi="Times New Roman" w:cs="Times New Roman"/>
            <w:sz w:val="28"/>
            <w:szCs w:val="28"/>
            <w:lang w:val="en-US" w:eastAsia="ru-RU"/>
          </w:rPr>
          <w:delText xml:space="preserve">luxcore = </w:delText>
        </w:r>
        <w:r w:rsidRPr="00AA4458" w:rsidDel="0091212B">
          <w:rPr>
            <w:rFonts w:ascii="Times New Roman" w:eastAsia="Times New Roman" w:hAnsi="Times New Roman" w:cs="Times New Roman"/>
            <w:sz w:val="28"/>
            <w:szCs w:val="28"/>
            <w:lang w:eastAsia="ru-RU"/>
          </w:rPr>
          <w:delText>0.03280095439115686</w:delText>
        </w:r>
      </w:del>
    </w:p>
    <w:p w14:paraId="1447AFE5" w14:textId="45219802" w:rsidR="00740F34" w:rsidDel="0091212B" w:rsidRDefault="00A1266E" w:rsidP="0091212B">
      <w:pPr>
        <w:spacing w:after="0" w:line="276" w:lineRule="auto"/>
        <w:contextualSpacing/>
        <w:jc w:val="center"/>
        <w:rPr>
          <w:del w:id="2874" w:author="Борис Гогинян" w:date="2020-05-30T16:28:00Z"/>
          <w:rFonts w:ascii="Times New Roman" w:eastAsia="Times New Roman" w:hAnsi="Times New Roman" w:cs="Times New Roman"/>
          <w:sz w:val="28"/>
          <w:szCs w:val="28"/>
          <w:lang w:eastAsia="ru-RU"/>
        </w:rPr>
        <w:pPrChange w:id="2875" w:author="Борис Гогинян" w:date="2020-05-30T16:28:00Z">
          <w:pPr>
            <w:spacing w:after="0" w:line="360" w:lineRule="auto"/>
            <w:ind w:firstLine="567"/>
            <w:contextualSpacing/>
          </w:pPr>
        </w:pPrChange>
      </w:pPr>
      <w:del w:id="2876" w:author="Борис Гогинян" w:date="2020-05-30T16:28:00Z">
        <w:r w:rsidDel="0091212B">
          <w:rPr>
            <w:rFonts w:ascii="Times New Roman" w:eastAsia="Times New Roman" w:hAnsi="Times New Roman" w:cs="Times New Roman"/>
            <w:sz w:val="28"/>
            <w:szCs w:val="28"/>
            <w:lang w:eastAsia="ru-RU"/>
          </w:rPr>
          <w:delText xml:space="preserve"> Можно заметить, что </w:delText>
        </w:r>
        <w:r w:rsidDel="0091212B">
          <w:rPr>
            <w:rFonts w:ascii="Times New Roman" w:eastAsia="Times New Roman" w:hAnsi="Times New Roman" w:cs="Times New Roman"/>
            <w:sz w:val="28"/>
            <w:szCs w:val="28"/>
            <w:lang w:val="en-US" w:eastAsia="ru-RU"/>
          </w:rPr>
          <w:delText>luxcore</w:delText>
        </w:r>
        <w:r w:rsidDel="0091212B">
          <w:rPr>
            <w:rFonts w:ascii="Times New Roman" w:eastAsia="Times New Roman" w:hAnsi="Times New Roman" w:cs="Times New Roman"/>
            <w:sz w:val="28"/>
            <w:szCs w:val="28"/>
            <w:lang w:eastAsia="ru-RU"/>
          </w:rPr>
          <w:delText xml:space="preserve"> и </w:delText>
        </w:r>
        <w:r w:rsidR="00AA4458" w:rsidDel="0091212B">
          <w:rPr>
            <w:rFonts w:ascii="Times New Roman" w:eastAsia="Times New Roman" w:hAnsi="Times New Roman" w:cs="Times New Roman"/>
            <w:sz w:val="28"/>
            <w:szCs w:val="28"/>
            <w:lang w:val="en-US" w:eastAsia="ru-RU"/>
          </w:rPr>
          <w:delText>appleseed</w:delText>
        </w:r>
        <w:r w:rsidRPr="00B5325E" w:rsidDel="0091212B">
          <w:rPr>
            <w:rFonts w:ascii="Times New Roman" w:eastAsia="Times New Roman" w:hAnsi="Times New Roman" w:cs="Times New Roman"/>
            <w:sz w:val="28"/>
            <w:szCs w:val="28"/>
            <w:lang w:eastAsia="ru-RU"/>
          </w:rPr>
          <w:delText xml:space="preserve"> </w:delText>
        </w:r>
        <w:r w:rsidR="002C2309" w:rsidDel="0091212B">
          <w:rPr>
            <w:rFonts w:ascii="Times New Roman" w:eastAsia="Times New Roman" w:hAnsi="Times New Roman" w:cs="Times New Roman"/>
            <w:sz w:val="28"/>
            <w:szCs w:val="28"/>
            <w:lang w:eastAsia="ru-RU"/>
          </w:rPr>
          <w:delText xml:space="preserve">имеют небольшое изменение </w:delText>
        </w:r>
        <w:r w:rsidR="002C2309" w:rsidDel="0091212B">
          <w:rPr>
            <w:rFonts w:ascii="Times New Roman" w:eastAsia="Times New Roman" w:hAnsi="Times New Roman" w:cs="Times New Roman"/>
            <w:sz w:val="28"/>
            <w:szCs w:val="28"/>
            <w:lang w:val="en-US" w:eastAsia="ru-RU"/>
          </w:rPr>
          <w:delText>psnr</w:delText>
        </w:r>
        <w:r w:rsidR="002C2309" w:rsidRPr="00B5325E" w:rsidDel="0091212B">
          <w:rPr>
            <w:rFonts w:ascii="Times New Roman" w:eastAsia="Times New Roman" w:hAnsi="Times New Roman" w:cs="Times New Roman"/>
            <w:sz w:val="28"/>
            <w:szCs w:val="28"/>
            <w:lang w:eastAsia="ru-RU"/>
          </w:rPr>
          <w:delText xml:space="preserve"> </w:delText>
        </w:r>
        <w:r w:rsidR="002C2309" w:rsidDel="0091212B">
          <w:rPr>
            <w:rFonts w:ascii="Times New Roman" w:eastAsia="Times New Roman" w:hAnsi="Times New Roman" w:cs="Times New Roman"/>
            <w:sz w:val="28"/>
            <w:szCs w:val="28"/>
            <w:lang w:eastAsia="ru-RU"/>
          </w:rPr>
          <w:delText>относительно времени</w:delText>
        </w:r>
        <w:r w:rsidDel="0091212B">
          <w:rPr>
            <w:rFonts w:ascii="Times New Roman" w:eastAsia="Times New Roman" w:hAnsi="Times New Roman" w:cs="Times New Roman"/>
            <w:sz w:val="28"/>
            <w:szCs w:val="28"/>
            <w:lang w:eastAsia="ru-RU"/>
          </w:rPr>
          <w:delText>. Это говорит о том, что данные рендеры</w:delText>
        </w:r>
        <w:r w:rsidR="002C2309" w:rsidDel="0091212B">
          <w:rPr>
            <w:rFonts w:ascii="Times New Roman" w:eastAsia="Times New Roman" w:hAnsi="Times New Roman" w:cs="Times New Roman"/>
            <w:sz w:val="28"/>
            <w:szCs w:val="28"/>
            <w:lang w:eastAsia="ru-RU"/>
          </w:rPr>
          <w:delText xml:space="preserve"> достигли своего достигли пика качества</w:delText>
        </w:r>
        <w:r w:rsidDel="0091212B">
          <w:rPr>
            <w:rFonts w:ascii="Times New Roman" w:eastAsia="Times New Roman" w:hAnsi="Times New Roman" w:cs="Times New Roman"/>
            <w:sz w:val="28"/>
            <w:szCs w:val="28"/>
            <w:lang w:eastAsia="ru-RU"/>
          </w:rPr>
          <w:delText>, когда последующие итерации не вносят значительного результата</w:delText>
        </w:r>
        <w:r w:rsidR="00AA4458" w:rsidRPr="00B5325E" w:rsidDel="0091212B">
          <w:rPr>
            <w:rFonts w:ascii="Times New Roman" w:eastAsia="Times New Roman" w:hAnsi="Times New Roman" w:cs="Times New Roman"/>
            <w:sz w:val="28"/>
            <w:szCs w:val="28"/>
            <w:lang w:eastAsia="ru-RU"/>
          </w:rPr>
          <w:delText xml:space="preserve"> </w:delText>
        </w:r>
        <w:r w:rsidR="00AA4458" w:rsidDel="0091212B">
          <w:rPr>
            <w:rFonts w:ascii="Times New Roman" w:eastAsia="Times New Roman" w:hAnsi="Times New Roman" w:cs="Times New Roman"/>
            <w:sz w:val="28"/>
            <w:szCs w:val="28"/>
            <w:lang w:eastAsia="ru-RU"/>
          </w:rPr>
          <w:delText>в изменение изображения</w:delText>
        </w:r>
        <w:r w:rsidDel="0091212B">
          <w:rPr>
            <w:rFonts w:ascii="Times New Roman" w:eastAsia="Times New Roman" w:hAnsi="Times New Roman" w:cs="Times New Roman"/>
            <w:sz w:val="28"/>
            <w:szCs w:val="28"/>
            <w:lang w:eastAsia="ru-RU"/>
          </w:rPr>
          <w:delText xml:space="preserve">. </w:delText>
        </w:r>
        <w:r w:rsidR="002C2309" w:rsidDel="0091212B">
          <w:rPr>
            <w:rFonts w:ascii="Times New Roman" w:eastAsia="Times New Roman" w:hAnsi="Times New Roman" w:cs="Times New Roman"/>
            <w:sz w:val="28"/>
            <w:szCs w:val="28"/>
            <w:lang w:eastAsia="ru-RU"/>
          </w:rPr>
          <w:delText>Из</w:delText>
        </w:r>
        <w:r w:rsidDel="0091212B">
          <w:rPr>
            <w:rFonts w:ascii="Times New Roman" w:eastAsia="Times New Roman" w:hAnsi="Times New Roman" w:cs="Times New Roman"/>
            <w:sz w:val="28"/>
            <w:szCs w:val="28"/>
            <w:lang w:eastAsia="ru-RU"/>
          </w:rPr>
          <w:delText xml:space="preserve"> этого можно сделать вывод, что они работают </w:delText>
        </w:r>
        <w:r w:rsidR="00AA4458" w:rsidDel="0091212B">
          <w:rPr>
            <w:rFonts w:ascii="Times New Roman" w:eastAsia="Times New Roman" w:hAnsi="Times New Roman" w:cs="Times New Roman"/>
            <w:sz w:val="28"/>
            <w:szCs w:val="28"/>
            <w:lang w:eastAsia="ru-RU"/>
          </w:rPr>
          <w:delText xml:space="preserve">быстрее </w:delText>
        </w:r>
        <w:r w:rsidR="00AA4458" w:rsidDel="0091212B">
          <w:rPr>
            <w:rFonts w:ascii="Times New Roman" w:eastAsia="Times New Roman" w:hAnsi="Times New Roman" w:cs="Times New Roman"/>
            <w:sz w:val="28"/>
            <w:szCs w:val="28"/>
            <w:lang w:val="en-US" w:eastAsia="ru-RU"/>
          </w:rPr>
          <w:delText>path</w:delText>
        </w:r>
        <w:r w:rsidR="00AA4458" w:rsidRPr="00B5325E" w:rsidDel="0091212B">
          <w:rPr>
            <w:rFonts w:ascii="Times New Roman" w:eastAsia="Times New Roman" w:hAnsi="Times New Roman" w:cs="Times New Roman"/>
            <w:sz w:val="28"/>
            <w:szCs w:val="28"/>
            <w:lang w:eastAsia="ru-RU"/>
          </w:rPr>
          <w:delText xml:space="preserve"> </w:delText>
        </w:r>
        <w:r w:rsidR="00AA4458" w:rsidDel="0091212B">
          <w:rPr>
            <w:rFonts w:ascii="Times New Roman" w:eastAsia="Times New Roman" w:hAnsi="Times New Roman" w:cs="Times New Roman"/>
            <w:sz w:val="28"/>
            <w:szCs w:val="28"/>
            <w:lang w:val="en-US" w:eastAsia="ru-RU"/>
          </w:rPr>
          <w:delText>tracing</w:delText>
        </w:r>
        <w:r w:rsidR="00AA4458" w:rsidRPr="00B5325E" w:rsidDel="0091212B">
          <w:rPr>
            <w:rFonts w:ascii="Times New Roman" w:eastAsia="Times New Roman" w:hAnsi="Times New Roman" w:cs="Times New Roman"/>
            <w:sz w:val="28"/>
            <w:szCs w:val="28"/>
            <w:lang w:eastAsia="ru-RU"/>
          </w:rPr>
          <w:delText xml:space="preserve"> </w:delText>
        </w:r>
        <w:r w:rsidR="00AA4458" w:rsidDel="0091212B">
          <w:rPr>
            <w:rFonts w:ascii="Times New Roman" w:eastAsia="Times New Roman" w:hAnsi="Times New Roman" w:cs="Times New Roman"/>
            <w:sz w:val="28"/>
            <w:szCs w:val="28"/>
            <w:lang w:eastAsia="ru-RU"/>
          </w:rPr>
          <w:delText xml:space="preserve">в </w:delText>
        </w:r>
        <w:r w:rsidR="00AA4458" w:rsidDel="0091212B">
          <w:rPr>
            <w:rFonts w:ascii="Times New Roman" w:eastAsia="Times New Roman" w:hAnsi="Times New Roman" w:cs="Times New Roman"/>
            <w:sz w:val="28"/>
            <w:szCs w:val="28"/>
            <w:lang w:val="en-US" w:eastAsia="ru-RU"/>
          </w:rPr>
          <w:delText>cycles</w:delText>
        </w:r>
        <w:r w:rsidR="00AA4458" w:rsidDel="0091212B">
          <w:rPr>
            <w:rFonts w:ascii="Times New Roman" w:eastAsia="Times New Roman" w:hAnsi="Times New Roman" w:cs="Times New Roman"/>
            <w:sz w:val="28"/>
            <w:szCs w:val="28"/>
            <w:lang w:eastAsia="ru-RU"/>
          </w:rPr>
          <w:delText xml:space="preserve"> в данном эксперименте</w:delText>
        </w:r>
        <w:r w:rsidRPr="00B5325E" w:rsidDel="0091212B">
          <w:rPr>
            <w:rFonts w:ascii="Times New Roman" w:eastAsia="Times New Roman" w:hAnsi="Times New Roman" w:cs="Times New Roman"/>
            <w:sz w:val="28"/>
            <w:szCs w:val="28"/>
            <w:lang w:eastAsia="ru-RU"/>
          </w:rPr>
          <w:delText>.</w:delText>
        </w:r>
        <w:r w:rsidR="00AA4458" w:rsidRPr="00B5325E" w:rsidDel="0091212B">
          <w:rPr>
            <w:rFonts w:ascii="Times New Roman" w:eastAsia="Times New Roman" w:hAnsi="Times New Roman" w:cs="Times New Roman"/>
            <w:sz w:val="28"/>
            <w:szCs w:val="28"/>
            <w:lang w:eastAsia="ru-RU"/>
          </w:rPr>
          <w:delText xml:space="preserve"> </w:delText>
        </w:r>
        <w:r w:rsidR="00AA4458" w:rsidDel="0091212B">
          <w:rPr>
            <w:rFonts w:ascii="Times New Roman" w:eastAsia="Times New Roman" w:hAnsi="Times New Roman" w:cs="Times New Roman"/>
            <w:sz w:val="28"/>
            <w:szCs w:val="28"/>
            <w:lang w:eastAsia="ru-RU"/>
          </w:rPr>
          <w:delText xml:space="preserve">Наиболее высокая реалистичность у </w:delText>
        </w:r>
        <w:r w:rsidR="00AA4458" w:rsidDel="0091212B">
          <w:rPr>
            <w:rFonts w:ascii="Times New Roman" w:eastAsia="Times New Roman" w:hAnsi="Times New Roman" w:cs="Times New Roman"/>
            <w:sz w:val="28"/>
            <w:szCs w:val="28"/>
            <w:lang w:val="en-US" w:eastAsia="ru-RU"/>
          </w:rPr>
          <w:delText>luxcore</w:delText>
        </w:r>
        <w:r w:rsidR="00AA4458" w:rsidDel="0091212B">
          <w:rPr>
            <w:rFonts w:ascii="Times New Roman" w:eastAsia="Times New Roman" w:hAnsi="Times New Roman" w:cs="Times New Roman"/>
            <w:sz w:val="28"/>
            <w:szCs w:val="28"/>
            <w:lang w:eastAsia="ru-RU"/>
          </w:rPr>
          <w:delText>.</w:delText>
        </w:r>
      </w:del>
    </w:p>
    <w:p w14:paraId="08C60439" w14:textId="2AD10B7A" w:rsidR="00846C4B" w:rsidRPr="00FB121D" w:rsidDel="0091212B" w:rsidRDefault="00AA4458" w:rsidP="0091212B">
      <w:pPr>
        <w:spacing w:after="0"/>
        <w:contextualSpacing/>
        <w:jc w:val="center"/>
        <w:rPr>
          <w:del w:id="2877" w:author="Борис Гогинян" w:date="2020-05-30T16:28:00Z"/>
          <w:rFonts w:ascii="Times New Roman" w:eastAsia="Times New Roman" w:hAnsi="Times New Roman" w:cs="Times New Roman"/>
          <w:b/>
          <w:sz w:val="28"/>
          <w:szCs w:val="28"/>
          <w:lang w:eastAsia="ru-RU"/>
        </w:rPr>
        <w:pPrChange w:id="2878" w:author="Борис Гогинян" w:date="2020-05-30T16:28:00Z">
          <w:pPr>
            <w:jc w:val="center"/>
          </w:pPr>
        </w:pPrChange>
      </w:pPr>
      <w:del w:id="2879" w:author="Борис Гогинян" w:date="2020-05-30T16:28:00Z">
        <w:r w:rsidDel="0091212B">
          <w:rPr>
            <w:rFonts w:ascii="Times New Roman" w:eastAsia="Times New Roman" w:hAnsi="Times New Roman" w:cs="Times New Roman"/>
            <w:sz w:val="28"/>
            <w:szCs w:val="28"/>
            <w:lang w:eastAsia="ru-RU"/>
          </w:rPr>
          <w:br w:type="page"/>
        </w:r>
        <w:commentRangeStart w:id="2880"/>
        <w:r w:rsidR="00846C4B" w:rsidRPr="00FB121D" w:rsidDel="0091212B">
          <w:rPr>
            <w:rFonts w:ascii="Times New Roman" w:eastAsia="Times New Roman" w:hAnsi="Times New Roman" w:cs="Times New Roman"/>
            <w:b/>
            <w:sz w:val="28"/>
            <w:szCs w:val="28"/>
            <w:lang w:eastAsia="ru-RU"/>
          </w:rPr>
          <w:delText>Заключение</w:delText>
        </w:r>
        <w:commentRangeEnd w:id="2880"/>
        <w:r w:rsidR="00661A25" w:rsidRPr="00FB121D" w:rsidDel="0091212B">
          <w:rPr>
            <w:rStyle w:val="af1"/>
            <w:b/>
          </w:rPr>
          <w:commentReference w:id="2880"/>
        </w:r>
      </w:del>
    </w:p>
    <w:p w14:paraId="2C758430" w14:textId="5A5299B7" w:rsidR="00A6235B" w:rsidRPr="00B5325E" w:rsidDel="0091212B" w:rsidRDefault="00A6235B" w:rsidP="0091212B">
      <w:pPr>
        <w:spacing w:after="0" w:line="276" w:lineRule="auto"/>
        <w:ind w:firstLine="567"/>
        <w:contextualSpacing/>
        <w:jc w:val="center"/>
        <w:rPr>
          <w:del w:id="2881" w:author="Борис Гогинян" w:date="2020-05-30T16:28:00Z"/>
          <w:rFonts w:ascii="Times New Roman" w:eastAsia="Times New Roman" w:hAnsi="Times New Roman" w:cs="Times New Roman"/>
          <w:sz w:val="28"/>
          <w:szCs w:val="28"/>
          <w:lang w:eastAsia="ru-RU"/>
        </w:rPr>
        <w:pPrChange w:id="2882" w:author="Борис Гогинян" w:date="2020-05-30T16:28:00Z">
          <w:pPr>
            <w:spacing w:after="0" w:line="360" w:lineRule="auto"/>
            <w:ind w:firstLine="567"/>
            <w:contextualSpacing/>
            <w:jc w:val="both"/>
          </w:pPr>
        </w:pPrChange>
      </w:pPr>
      <w:del w:id="2883" w:author="Борис Гогинян" w:date="2020-05-30T16:28:00Z">
        <w:r w:rsidRPr="00B5325E" w:rsidDel="0091212B">
          <w:rPr>
            <w:rFonts w:ascii="Times New Roman" w:eastAsia="Times New Roman" w:hAnsi="Times New Roman" w:cs="Times New Roman"/>
            <w:sz w:val="28"/>
            <w:szCs w:val="28"/>
            <w:lang w:eastAsia="ru-RU"/>
          </w:rPr>
          <w:delText xml:space="preserve">В представленном исследовании произведено сравнение рендеров </w:delText>
        </w:r>
        <w:r w:rsidRPr="00B5325E" w:rsidDel="0091212B">
          <w:rPr>
            <w:rFonts w:ascii="Times New Roman" w:eastAsia="Times New Roman" w:hAnsi="Times New Roman" w:cs="Times New Roman"/>
            <w:sz w:val="28"/>
            <w:szCs w:val="28"/>
            <w:lang w:val="en-US" w:eastAsia="ru-RU"/>
          </w:rPr>
          <w:delText>appleseed</w:delText>
        </w:r>
        <w:r w:rsidRPr="00B5325E" w:rsidDel="0091212B">
          <w:rPr>
            <w:rFonts w:ascii="Times New Roman" w:eastAsia="Times New Roman" w:hAnsi="Times New Roman" w:cs="Times New Roman"/>
            <w:sz w:val="28"/>
            <w:szCs w:val="28"/>
            <w:lang w:eastAsia="ru-RU"/>
          </w:rPr>
          <w:delText xml:space="preserve">, </w:delText>
        </w:r>
        <w:r w:rsidRPr="00B5325E" w:rsidDel="0091212B">
          <w:rPr>
            <w:rFonts w:ascii="Times New Roman" w:eastAsia="Times New Roman" w:hAnsi="Times New Roman" w:cs="Times New Roman"/>
            <w:sz w:val="28"/>
            <w:szCs w:val="28"/>
            <w:lang w:val="en-US" w:eastAsia="ru-RU"/>
          </w:rPr>
          <w:delText>Cycles</w:delText>
        </w:r>
        <w:r w:rsidRPr="00B5325E" w:rsidDel="0091212B">
          <w:rPr>
            <w:rFonts w:ascii="Times New Roman" w:eastAsia="Times New Roman" w:hAnsi="Times New Roman" w:cs="Times New Roman"/>
            <w:sz w:val="28"/>
            <w:szCs w:val="28"/>
            <w:lang w:eastAsia="ru-RU"/>
          </w:rPr>
          <w:delText xml:space="preserve"> и </w:delText>
        </w:r>
        <w:r w:rsidRPr="00B5325E" w:rsidDel="0091212B">
          <w:rPr>
            <w:rFonts w:ascii="Times New Roman" w:eastAsia="Times New Roman" w:hAnsi="Times New Roman" w:cs="Times New Roman"/>
            <w:sz w:val="28"/>
            <w:szCs w:val="28"/>
            <w:lang w:val="en-US" w:eastAsia="ru-RU"/>
          </w:rPr>
          <w:delText>Luxcore</w:delText>
        </w:r>
        <w:r w:rsidRPr="00B5325E" w:rsidDel="0091212B">
          <w:rPr>
            <w:rFonts w:ascii="Times New Roman" w:eastAsia="Times New Roman" w:hAnsi="Times New Roman" w:cs="Times New Roman"/>
            <w:sz w:val="28"/>
            <w:szCs w:val="28"/>
            <w:lang w:eastAsia="ru-RU"/>
          </w:rPr>
          <w:delText xml:space="preserve"> 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w:delText>
        </w:r>
        <w:r w:rsidR="00846C4B" w:rsidDel="0091212B">
          <w:rPr>
            <w:rFonts w:ascii="Times New Roman" w:eastAsia="Times New Roman" w:hAnsi="Times New Roman" w:cs="Times New Roman"/>
            <w:sz w:val="28"/>
            <w:szCs w:val="28"/>
            <w:lang w:eastAsia="ru-RU"/>
          </w:rPr>
          <w:delText xml:space="preserve">, </w:delText>
        </w:r>
        <w:r w:rsidRPr="00B5325E" w:rsidDel="0091212B">
          <w:rPr>
            <w:rFonts w:ascii="Times New Roman" w:eastAsia="Times New Roman" w:hAnsi="Times New Roman" w:cs="Times New Roman"/>
            <w:sz w:val="28"/>
            <w:szCs w:val="28"/>
            <w:lang w:eastAsia="ru-RU"/>
          </w:rPr>
          <w:delText>а также рассмотрена динамика улучшения качества изображения при увеличении времени работы.</w:delText>
        </w:r>
      </w:del>
    </w:p>
    <w:p w14:paraId="335CF35D" w14:textId="1087C009" w:rsidR="00A6235B" w:rsidRPr="00B5325E" w:rsidDel="0091212B" w:rsidRDefault="00A6235B" w:rsidP="0091212B">
      <w:pPr>
        <w:spacing w:after="0" w:line="276" w:lineRule="auto"/>
        <w:ind w:firstLine="567"/>
        <w:contextualSpacing/>
        <w:jc w:val="center"/>
        <w:rPr>
          <w:del w:id="2884" w:author="Борис Гогинян" w:date="2020-05-30T16:28:00Z"/>
          <w:rFonts w:ascii="Times New Roman" w:eastAsia="Times New Roman" w:hAnsi="Times New Roman" w:cs="Times New Roman"/>
          <w:sz w:val="28"/>
          <w:szCs w:val="28"/>
          <w:lang w:eastAsia="ru-RU"/>
        </w:rPr>
        <w:pPrChange w:id="2885" w:author="Борис Гогинян" w:date="2020-05-30T16:28:00Z">
          <w:pPr>
            <w:spacing w:after="0" w:line="360" w:lineRule="auto"/>
            <w:ind w:firstLine="567"/>
            <w:contextualSpacing/>
            <w:jc w:val="both"/>
          </w:pPr>
        </w:pPrChange>
      </w:pPr>
      <w:del w:id="2886" w:author="Борис Гогинян" w:date="2020-05-30T16:28:00Z">
        <w:r w:rsidRPr="00B5325E" w:rsidDel="0091212B">
          <w:rPr>
            <w:rFonts w:ascii="Times New Roman" w:eastAsia="Times New Roman" w:hAnsi="Times New Roman" w:cs="Times New Roman"/>
            <w:sz w:val="28"/>
            <w:szCs w:val="28"/>
            <w:lang w:eastAsia="ru-RU"/>
          </w:rPr>
          <w:delText xml:space="preserve">В большинстве тестов наилучшую динамику показал рендер </w:delText>
        </w:r>
        <w:r w:rsidR="00AA4458" w:rsidDel="0091212B">
          <w:rPr>
            <w:rFonts w:ascii="Times New Roman" w:eastAsia="Times New Roman" w:hAnsi="Times New Roman" w:cs="Times New Roman"/>
            <w:sz w:val="28"/>
            <w:szCs w:val="28"/>
            <w:lang w:val="en-US" w:eastAsia="ru-RU"/>
          </w:rPr>
          <w:delText>luxcore</w:delText>
        </w:r>
        <w:r w:rsidRPr="00B5325E" w:rsidDel="0091212B">
          <w:rPr>
            <w:rFonts w:ascii="Times New Roman" w:eastAsia="Times New Roman" w:hAnsi="Times New Roman" w:cs="Times New Roman"/>
            <w:sz w:val="28"/>
            <w:szCs w:val="28"/>
            <w:lang w:eastAsia="ru-RU"/>
          </w:rPr>
          <w:delText xml:space="preserve">, который и в условиях ограниченного времени давал наиболее фотореалистичное изображение, и с течением времени демонстрировал наилучший темп роста качества изображения. При этом, рендеры </w:delText>
        </w:r>
        <w:r w:rsidR="00AA4458" w:rsidDel="0091212B">
          <w:rPr>
            <w:rFonts w:ascii="Times New Roman" w:eastAsia="Times New Roman" w:hAnsi="Times New Roman" w:cs="Times New Roman"/>
            <w:sz w:val="28"/>
            <w:szCs w:val="28"/>
            <w:lang w:val="en-US" w:eastAsia="ru-RU"/>
          </w:rPr>
          <w:delText>appleseed</w:delText>
        </w:r>
        <w:r w:rsidR="00AA4458" w:rsidRPr="00B5325E" w:rsidDel="0091212B">
          <w:rPr>
            <w:rFonts w:ascii="Times New Roman" w:eastAsia="Times New Roman" w:hAnsi="Times New Roman" w:cs="Times New Roman"/>
            <w:sz w:val="28"/>
            <w:szCs w:val="28"/>
            <w:lang w:eastAsia="ru-RU"/>
          </w:rPr>
          <w:delText xml:space="preserve"> </w:delText>
        </w:r>
        <w:r w:rsidRPr="00B5325E" w:rsidDel="0091212B">
          <w:rPr>
            <w:rFonts w:ascii="Times New Roman" w:eastAsia="Times New Roman" w:hAnsi="Times New Roman" w:cs="Times New Roman"/>
            <w:sz w:val="28"/>
            <w:szCs w:val="28"/>
            <w:lang w:eastAsia="ru-RU"/>
          </w:rPr>
          <w:delText xml:space="preserve">и </w:delText>
        </w:r>
        <w:r w:rsidRPr="00B5325E" w:rsidDel="0091212B">
          <w:rPr>
            <w:rFonts w:ascii="Times New Roman" w:eastAsia="Times New Roman" w:hAnsi="Times New Roman" w:cs="Times New Roman"/>
            <w:sz w:val="28"/>
            <w:szCs w:val="28"/>
            <w:lang w:val="en-US" w:eastAsia="ru-RU"/>
          </w:rPr>
          <w:delText>Luxcore</w:delText>
        </w:r>
        <w:r w:rsidRPr="00B5325E" w:rsidDel="0091212B">
          <w:rPr>
            <w:rFonts w:ascii="Times New Roman" w:eastAsia="Times New Roman" w:hAnsi="Times New Roman" w:cs="Times New Roman"/>
            <w:sz w:val="28"/>
            <w:szCs w:val="28"/>
            <w:lang w:eastAsia="ru-RU"/>
          </w:rPr>
          <w:delText xml:space="preserve"> 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delText>
        </w:r>
      </w:del>
    </w:p>
    <w:p w14:paraId="2D8DA202" w14:textId="42DED9C8" w:rsidR="00A6235B" w:rsidRPr="00B5325E" w:rsidDel="0091212B" w:rsidRDefault="00A6235B" w:rsidP="0091212B">
      <w:pPr>
        <w:spacing w:after="0" w:line="360" w:lineRule="auto"/>
        <w:ind w:firstLine="567"/>
        <w:contextualSpacing/>
        <w:jc w:val="center"/>
        <w:rPr>
          <w:del w:id="2887" w:author="Борис Гогинян" w:date="2020-05-30T16:28:00Z"/>
          <w:rFonts w:ascii="Times New Roman" w:eastAsia="Times New Roman" w:hAnsi="Times New Roman" w:cs="Times New Roman"/>
          <w:sz w:val="28"/>
          <w:szCs w:val="28"/>
          <w:lang w:eastAsia="ru-RU"/>
        </w:rPr>
        <w:pPrChange w:id="2888" w:author="Борис Гогинян" w:date="2020-05-30T16:28:00Z">
          <w:pPr>
            <w:spacing w:after="0" w:line="360" w:lineRule="auto"/>
            <w:ind w:firstLine="567"/>
            <w:contextualSpacing/>
            <w:jc w:val="both"/>
          </w:pPr>
        </w:pPrChange>
      </w:pPr>
    </w:p>
    <w:p w14:paraId="2D8CDFC0" w14:textId="45494AD0" w:rsidR="00A6235B" w:rsidRPr="00B5325E" w:rsidDel="0091212B" w:rsidRDefault="00A6235B" w:rsidP="0091212B">
      <w:pPr>
        <w:spacing w:after="0"/>
        <w:contextualSpacing/>
        <w:jc w:val="center"/>
        <w:rPr>
          <w:del w:id="2889" w:author="Борис Гогинян" w:date="2020-05-30T16:28:00Z"/>
          <w:rFonts w:ascii="Times New Roman" w:eastAsia="Times New Roman" w:hAnsi="Times New Roman" w:cs="Times New Roman"/>
          <w:b/>
          <w:sz w:val="28"/>
          <w:szCs w:val="28"/>
          <w:lang w:eastAsia="ru-RU"/>
        </w:rPr>
        <w:pPrChange w:id="2890" w:author="Борис Гогинян" w:date="2020-05-30T16:28:00Z">
          <w:pPr/>
        </w:pPrChange>
      </w:pPr>
      <w:del w:id="2891" w:author="Борис Гогинян" w:date="2020-05-30T16:28:00Z">
        <w:r w:rsidRPr="00B5325E" w:rsidDel="0091212B">
          <w:rPr>
            <w:rFonts w:ascii="Times New Roman" w:eastAsia="Times New Roman" w:hAnsi="Times New Roman" w:cs="Times New Roman"/>
            <w:b/>
            <w:sz w:val="28"/>
            <w:szCs w:val="28"/>
            <w:lang w:eastAsia="ru-RU"/>
          </w:rPr>
          <w:br w:type="page"/>
        </w:r>
      </w:del>
    </w:p>
    <w:p w14:paraId="024E4A3D" w14:textId="3D4F91B5" w:rsidR="00CB41ED" w:rsidRPr="00B5325E" w:rsidDel="0091212B" w:rsidRDefault="00CB41ED" w:rsidP="0091212B">
      <w:pPr>
        <w:spacing w:after="0" w:line="360" w:lineRule="auto"/>
        <w:contextualSpacing/>
        <w:jc w:val="center"/>
        <w:rPr>
          <w:del w:id="2892" w:author="Борис Гогинян" w:date="2020-05-30T16:28:00Z"/>
          <w:rFonts w:ascii="Times New Roman" w:eastAsia="Times New Roman" w:hAnsi="Times New Roman" w:cs="Times New Roman"/>
          <w:b/>
          <w:sz w:val="28"/>
          <w:szCs w:val="28"/>
          <w:lang w:eastAsia="ru-RU"/>
        </w:rPr>
        <w:pPrChange w:id="2893" w:author="Борис Гогинян" w:date="2020-05-30T16:28:00Z">
          <w:pPr>
            <w:spacing w:after="0" w:line="360" w:lineRule="auto"/>
            <w:contextualSpacing/>
            <w:jc w:val="center"/>
          </w:pPr>
        </w:pPrChange>
      </w:pPr>
      <w:del w:id="2894" w:author="Борис Гогинян" w:date="2020-05-30T16:28:00Z">
        <w:r w:rsidRPr="00B5325E" w:rsidDel="0091212B">
          <w:rPr>
            <w:rFonts w:ascii="Times New Roman" w:eastAsia="Times New Roman" w:hAnsi="Times New Roman" w:cs="Times New Roman"/>
            <w:b/>
            <w:sz w:val="28"/>
            <w:szCs w:val="28"/>
            <w:lang w:eastAsia="ru-RU"/>
          </w:rPr>
          <w:delText>Список использованных источников</w:delText>
        </w:r>
      </w:del>
    </w:p>
    <w:p w14:paraId="17A10D56" w14:textId="745C3460" w:rsidR="00CB41ED" w:rsidRPr="00B5325E" w:rsidDel="0091212B" w:rsidRDefault="005D773B" w:rsidP="0091212B">
      <w:pPr>
        <w:pStyle w:val="a5"/>
        <w:numPr>
          <w:ilvl w:val="0"/>
          <w:numId w:val="34"/>
        </w:numPr>
        <w:spacing w:after="0" w:line="360" w:lineRule="auto"/>
        <w:jc w:val="center"/>
        <w:rPr>
          <w:del w:id="2895" w:author="Борис Гогинян" w:date="2020-05-30T16:28:00Z"/>
          <w:rFonts w:ascii="Times New Roman" w:eastAsia="Times New Roman" w:hAnsi="Times New Roman" w:cs="Times New Roman"/>
          <w:sz w:val="28"/>
          <w:szCs w:val="28"/>
          <w:lang w:eastAsia="ru-RU"/>
        </w:rPr>
        <w:pPrChange w:id="2896" w:author="Борис Гогинян" w:date="2020-05-30T16:28:00Z">
          <w:pPr>
            <w:pStyle w:val="a5"/>
            <w:numPr>
              <w:numId w:val="34"/>
            </w:numPr>
            <w:tabs>
              <w:tab w:val="num" w:pos="720"/>
            </w:tabs>
            <w:spacing w:after="0" w:line="360" w:lineRule="auto"/>
            <w:ind w:hanging="360"/>
          </w:pPr>
        </w:pPrChange>
      </w:pPr>
      <w:del w:id="2897" w:author="Борис Гогинян" w:date="2020-05-30T16:28:00Z">
        <w:r w:rsidRPr="00B5325E" w:rsidDel="0091212B">
          <w:rPr>
            <w:rFonts w:ascii="Times New Roman" w:eastAsia="Times New Roman" w:hAnsi="Times New Roman" w:cs="Times New Roman"/>
            <w:sz w:val="28"/>
            <w:szCs w:val="28"/>
            <w:lang w:eastAsia="ru-RU"/>
          </w:rPr>
          <w:delText>Сивухин Д. В. Общий курс физики. Учеб. пособие: Для вузов. В 5 т. Т. IV</w:delText>
        </w:r>
        <w:r w:rsidR="00866229" w:rsidRPr="00B5325E" w:rsidDel="0091212B">
          <w:rPr>
            <w:rFonts w:ascii="Times New Roman" w:eastAsia="Times New Roman" w:hAnsi="Times New Roman" w:cs="Times New Roman"/>
            <w:sz w:val="28"/>
            <w:szCs w:val="28"/>
            <w:lang w:eastAsia="ru-RU"/>
          </w:rPr>
          <w:delText>. Оптика. — 3-е изд., стереот. –</w:delText>
        </w:r>
        <w:r w:rsidRPr="00B5325E" w:rsidDel="0091212B">
          <w:rPr>
            <w:rFonts w:ascii="Times New Roman" w:eastAsia="Times New Roman" w:hAnsi="Times New Roman" w:cs="Times New Roman"/>
            <w:sz w:val="28"/>
            <w:szCs w:val="28"/>
            <w:lang w:eastAsia="ru-RU"/>
          </w:rPr>
          <w:delText xml:space="preserve"> М.: ФИЗМАТЛИТ</w:delText>
        </w:r>
        <w:r w:rsidR="00866229" w:rsidRPr="00B5325E" w:rsidDel="0091212B">
          <w:rPr>
            <w:rFonts w:ascii="Times New Roman" w:eastAsia="Times New Roman" w:hAnsi="Times New Roman" w:cs="Times New Roman"/>
            <w:sz w:val="28"/>
            <w:szCs w:val="28"/>
            <w:lang w:eastAsia="ru-RU"/>
          </w:rPr>
          <w:delText>.</w:delText>
        </w:r>
        <w:r w:rsidR="00866229"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 xml:space="preserve"> 2005. </w:delText>
        </w:r>
        <w:r w:rsidR="00866229" w:rsidRPr="00B5325E" w:rsidDel="0091212B">
          <w:rPr>
            <w:rFonts w:ascii="Times New Roman" w:eastAsia="Times New Roman" w:hAnsi="Times New Roman" w:cs="Times New Roman"/>
            <w:sz w:val="28"/>
            <w:szCs w:val="28"/>
            <w:lang w:eastAsia="ru-RU"/>
          </w:rPr>
          <w:delText>–</w:delText>
        </w:r>
        <w:r w:rsidRPr="00B5325E" w:rsidDel="0091212B">
          <w:rPr>
            <w:rFonts w:ascii="Times New Roman" w:eastAsia="Times New Roman" w:hAnsi="Times New Roman" w:cs="Times New Roman"/>
            <w:sz w:val="28"/>
            <w:szCs w:val="28"/>
            <w:lang w:eastAsia="ru-RU"/>
          </w:rPr>
          <w:delText xml:space="preserve"> 792 с. </w:delText>
        </w:r>
        <w:r w:rsidR="00866229" w:rsidRPr="00B5325E" w:rsidDel="0091212B">
          <w:rPr>
            <w:rFonts w:ascii="Times New Roman" w:eastAsia="Times New Roman" w:hAnsi="Times New Roman" w:cs="Times New Roman"/>
            <w:sz w:val="28"/>
            <w:szCs w:val="28"/>
            <w:lang w:eastAsia="ru-RU"/>
          </w:rPr>
          <w:delText>–</w:delText>
        </w:r>
        <w:r w:rsidRPr="00B5325E" w:rsidDel="0091212B">
          <w:rPr>
            <w:rFonts w:ascii="Times New Roman" w:eastAsia="Times New Roman" w:hAnsi="Times New Roman" w:cs="Times New Roman"/>
            <w:sz w:val="28"/>
            <w:szCs w:val="28"/>
            <w:lang w:eastAsia="ru-RU"/>
          </w:rPr>
          <w:delText xml:space="preserve"> ISBN 5-9221-0228-1.</w:delText>
        </w:r>
      </w:del>
    </w:p>
    <w:p w14:paraId="602ECF94" w14:textId="78165655" w:rsidR="00F00AD0" w:rsidRPr="00B5325E" w:rsidDel="0091212B" w:rsidRDefault="00F00AD0" w:rsidP="0091212B">
      <w:pPr>
        <w:pStyle w:val="a5"/>
        <w:numPr>
          <w:ilvl w:val="0"/>
          <w:numId w:val="34"/>
        </w:numPr>
        <w:spacing w:after="0" w:line="360" w:lineRule="auto"/>
        <w:jc w:val="center"/>
        <w:rPr>
          <w:del w:id="2898" w:author="Борис Гогинян" w:date="2020-05-30T16:28:00Z"/>
          <w:rFonts w:ascii="Times New Roman" w:eastAsia="Times New Roman" w:hAnsi="Times New Roman" w:cs="Times New Roman"/>
          <w:sz w:val="28"/>
          <w:szCs w:val="28"/>
          <w:lang w:eastAsia="ru-RU"/>
        </w:rPr>
        <w:pPrChange w:id="2899" w:author="Борис Гогинян" w:date="2020-05-30T16:28:00Z">
          <w:pPr>
            <w:pStyle w:val="a5"/>
            <w:numPr>
              <w:numId w:val="34"/>
            </w:numPr>
            <w:tabs>
              <w:tab w:val="num" w:pos="720"/>
            </w:tabs>
            <w:spacing w:after="0" w:line="360" w:lineRule="auto"/>
            <w:ind w:hanging="360"/>
          </w:pPr>
        </w:pPrChange>
      </w:pPr>
      <w:del w:id="2900" w:author="Борис Гогинян" w:date="2020-05-30T16:28:00Z">
        <w:r w:rsidRPr="00B5325E" w:rsidDel="0091212B">
          <w:rPr>
            <w:rFonts w:ascii="Times New Roman" w:eastAsia="Times New Roman" w:hAnsi="Times New Roman" w:cs="Times New Roman"/>
            <w:sz w:val="28"/>
            <w:szCs w:val="28"/>
            <w:lang w:eastAsia="ru-RU"/>
          </w:rPr>
          <w:delText xml:space="preserve">Электронный учебник по курсу "Основы оптики" </w:delText>
        </w:r>
        <w:r w:rsidRPr="00B5325E" w:rsidDel="0091212B">
          <w:rPr>
            <w:rFonts w:ascii="Times New Roman" w:eastAsia="Times New Roman" w:hAnsi="Times New Roman" w:cs="Times New Roman"/>
            <w:sz w:val="28"/>
            <w:szCs w:val="28"/>
            <w:lang w:val="en-US" w:eastAsia="ru-RU"/>
          </w:rPr>
          <w:delText>URL</w:delText>
        </w:r>
        <w:r w:rsidRPr="00B5325E" w:rsidDel="0091212B">
          <w:rPr>
            <w:rFonts w:ascii="Times New Roman" w:eastAsia="Times New Roman" w:hAnsi="Times New Roman" w:cs="Times New Roman"/>
            <w:sz w:val="28"/>
            <w:szCs w:val="28"/>
            <w:lang w:eastAsia="ru-RU"/>
          </w:rPr>
          <w:delText xml:space="preserve">: </w:delText>
        </w:r>
        <w:r w:rsidR="0099704B" w:rsidDel="0091212B">
          <w:fldChar w:fldCharType="begin"/>
        </w:r>
        <w:r w:rsidR="0099704B" w:rsidDel="0091212B">
          <w:delInstrText xml:space="preserve"> HYPERLINK "http://aco.ifmo.ru/%20el_books/basics_optics/" </w:delInstrText>
        </w:r>
        <w:r w:rsidR="0099704B" w:rsidDel="0091212B">
          <w:fldChar w:fldCharType="separate"/>
        </w:r>
        <w:r w:rsidR="00DC6590" w:rsidRPr="00B5325E" w:rsidDel="0091212B">
          <w:rPr>
            <w:rStyle w:val="a3"/>
            <w:rFonts w:ascii="Times New Roman" w:eastAsia="Times New Roman" w:hAnsi="Times New Roman" w:cs="Times New Roman"/>
            <w:color w:val="auto"/>
            <w:sz w:val="28"/>
            <w:szCs w:val="28"/>
            <w:u w:val="none"/>
            <w:lang w:eastAsia="ru-RU"/>
          </w:rPr>
          <w:delText>http://aco.ifmo.ru/ el_books/basics_optics/</w:delText>
        </w:r>
        <w:r w:rsidR="0099704B" w:rsidDel="0091212B">
          <w:rPr>
            <w:rStyle w:val="a3"/>
            <w:rFonts w:ascii="Times New Roman" w:eastAsia="Times New Roman" w:hAnsi="Times New Roman" w:cs="Times New Roman"/>
            <w:color w:val="auto"/>
            <w:sz w:val="28"/>
            <w:szCs w:val="28"/>
            <w:u w:val="none"/>
            <w:lang w:eastAsia="ru-RU"/>
          </w:rPr>
          <w:fldChar w:fldCharType="end"/>
        </w:r>
        <w:r w:rsidRPr="00B5325E" w:rsidDel="0091212B">
          <w:rPr>
            <w:rFonts w:ascii="Times New Roman" w:eastAsia="Times New Roman" w:hAnsi="Times New Roman" w:cs="Times New Roman"/>
            <w:sz w:val="28"/>
            <w:szCs w:val="28"/>
            <w:lang w:eastAsia="ru-RU"/>
          </w:rPr>
          <w:delText xml:space="preserve"> (</w:delText>
        </w:r>
        <w:r w:rsidR="00342D23" w:rsidRPr="00B5325E" w:rsidDel="0091212B">
          <w:rPr>
            <w:rFonts w:ascii="Times New Roman" w:eastAsia="Times New Roman" w:hAnsi="Times New Roman" w:cs="Times New Roman"/>
            <w:sz w:val="28"/>
            <w:szCs w:val="28"/>
            <w:lang w:eastAsia="ru-RU"/>
          </w:rPr>
          <w:delText>дата обращения 10</w:delText>
        </w:r>
        <w:r w:rsidRPr="00B5325E" w:rsidDel="0091212B">
          <w:rPr>
            <w:rFonts w:ascii="Times New Roman" w:eastAsia="Times New Roman" w:hAnsi="Times New Roman" w:cs="Times New Roman"/>
            <w:sz w:val="28"/>
            <w:szCs w:val="28"/>
            <w:lang w:eastAsia="ru-RU"/>
          </w:rPr>
          <w:delText>.05.2020)</w:delText>
        </w:r>
      </w:del>
    </w:p>
    <w:p w14:paraId="636EBFBE" w14:textId="0BA094FA" w:rsidR="00E91FB3" w:rsidRPr="00B5325E" w:rsidDel="0091212B" w:rsidRDefault="00E91FB3" w:rsidP="0091212B">
      <w:pPr>
        <w:pStyle w:val="a5"/>
        <w:numPr>
          <w:ilvl w:val="0"/>
          <w:numId w:val="34"/>
        </w:numPr>
        <w:spacing w:after="0" w:line="360" w:lineRule="auto"/>
        <w:jc w:val="center"/>
        <w:rPr>
          <w:del w:id="2901" w:author="Борис Гогинян" w:date="2020-05-30T16:28:00Z"/>
          <w:rFonts w:ascii="Times New Roman" w:eastAsia="Times New Roman" w:hAnsi="Times New Roman" w:cs="Times New Roman"/>
          <w:sz w:val="28"/>
          <w:szCs w:val="28"/>
          <w:lang w:val="en-US" w:eastAsia="ru-RU"/>
        </w:rPr>
        <w:pPrChange w:id="2902" w:author="Борис Гогинян" w:date="2020-05-30T16:28:00Z">
          <w:pPr>
            <w:pStyle w:val="a5"/>
            <w:numPr>
              <w:numId w:val="34"/>
            </w:numPr>
            <w:tabs>
              <w:tab w:val="num" w:pos="720"/>
            </w:tabs>
            <w:spacing w:after="0" w:line="360" w:lineRule="auto"/>
            <w:ind w:hanging="360"/>
          </w:pPr>
        </w:pPrChange>
      </w:pPr>
      <w:del w:id="2903" w:author="Борис Гогинян" w:date="2020-05-30T16:28:00Z">
        <w:r w:rsidRPr="00B5325E" w:rsidDel="0091212B">
          <w:rPr>
            <w:rFonts w:ascii="Times New Roman" w:eastAsia="Times New Roman" w:hAnsi="Times New Roman" w:cs="Times New Roman"/>
            <w:sz w:val="28"/>
            <w:szCs w:val="28"/>
            <w:lang w:val="en-US" w:eastAsia="ru-RU"/>
          </w:rPr>
          <w:delText xml:space="preserve">Bruce Walter, Stephen R. Marschner, Hongsong Li, Kenneth E. Torrance Microfacet Models for Refraction through Rough Surfaces </w:delText>
        </w:r>
        <w:r w:rsidR="006B66D1" w:rsidRPr="00B5325E" w:rsidDel="0091212B">
          <w:rPr>
            <w:rFonts w:ascii="Times New Roman" w:eastAsia="Times New Roman" w:hAnsi="Times New Roman" w:cs="Times New Roman"/>
            <w:sz w:val="28"/>
            <w:szCs w:val="28"/>
            <w:lang w:val="en-US" w:eastAsia="ru-RU"/>
          </w:rPr>
          <w:delText>Proceedings of the 18th Eurographics Conference on Rendering Techniques</w:delText>
        </w:r>
        <w:r w:rsidRPr="00B5325E" w:rsidDel="0091212B">
          <w:rPr>
            <w:rFonts w:ascii="Times New Roman" w:eastAsia="Times New Roman" w:hAnsi="Times New Roman" w:cs="Times New Roman"/>
            <w:sz w:val="28"/>
            <w:szCs w:val="28"/>
            <w:lang w:val="en-US" w:eastAsia="ru-RU"/>
          </w:rPr>
          <w:delText>. – 2007</w:delText>
        </w:r>
        <w:r w:rsidR="007714D2" w:rsidRPr="00B5325E" w:rsidDel="0091212B">
          <w:rPr>
            <w:rFonts w:ascii="Times New Roman" w:eastAsia="Times New Roman" w:hAnsi="Times New Roman" w:cs="Times New Roman"/>
            <w:sz w:val="28"/>
            <w:szCs w:val="28"/>
            <w:lang w:val="en-US" w:eastAsia="ru-RU"/>
          </w:rPr>
          <w:delText xml:space="preserve">. </w:delText>
        </w:r>
        <w:r w:rsidR="00C35899" w:rsidRPr="00B5325E" w:rsidDel="0091212B">
          <w:rPr>
            <w:rFonts w:ascii="Times New Roman" w:eastAsia="Times New Roman" w:hAnsi="Times New Roman" w:cs="Times New Roman"/>
            <w:sz w:val="28"/>
            <w:szCs w:val="28"/>
            <w:lang w:val="en-US" w:eastAsia="ru-RU"/>
          </w:rPr>
          <w:delText>–</w:delText>
        </w:r>
        <w:r w:rsidR="007714D2" w:rsidRPr="00B5325E" w:rsidDel="0091212B">
          <w:rPr>
            <w:rFonts w:ascii="Times New Roman" w:eastAsia="Times New Roman" w:hAnsi="Times New Roman" w:cs="Times New Roman"/>
            <w:sz w:val="28"/>
            <w:szCs w:val="28"/>
            <w:lang w:val="en-US" w:eastAsia="ru-RU"/>
          </w:rPr>
          <w:delText xml:space="preserve"> </w:delText>
        </w:r>
        <w:r w:rsidR="00C35899" w:rsidRPr="00B5325E" w:rsidDel="0091212B">
          <w:rPr>
            <w:rFonts w:ascii="Times New Roman" w:hAnsi="Times New Roman" w:cs="Times New Roman"/>
            <w:color w:val="222222"/>
            <w:sz w:val="28"/>
            <w:szCs w:val="28"/>
            <w:shd w:val="clear" w:color="auto" w:fill="FFFFFF"/>
            <w:lang w:val="en-US"/>
          </w:rPr>
          <w:delText>195-206</w:delText>
        </w:r>
        <w:r w:rsidR="00C35899" w:rsidRPr="00B5325E" w:rsidDel="0091212B">
          <w:rPr>
            <w:rFonts w:ascii="Times New Roman" w:eastAsia="Times New Roman" w:hAnsi="Times New Roman" w:cs="Times New Roman"/>
            <w:sz w:val="28"/>
            <w:szCs w:val="28"/>
            <w:lang w:val="en-US" w:eastAsia="ru-RU"/>
          </w:rPr>
          <w:delText xml:space="preserve"> P. </w:delText>
        </w:r>
        <w:r w:rsidR="00B6682D" w:rsidDel="0091212B">
          <w:fldChar w:fldCharType="begin"/>
        </w:r>
        <w:r w:rsidR="00B6682D" w:rsidRPr="00FB121D" w:rsidDel="0091212B">
          <w:rPr>
            <w:lang w:val="en-US"/>
            <w:rPrChange w:id="2904" w:author="Борис Гогинян" w:date="2020-05-27T20:11:00Z">
              <w:rPr/>
            </w:rPrChange>
          </w:rPr>
          <w:delInstrText xml:space="preserve"> HYPERLINK "https://doi.org/10.2312/EGWR/EGSR07/195-206" </w:delInstrText>
        </w:r>
        <w:r w:rsidR="00B6682D" w:rsidDel="0091212B">
          <w:fldChar w:fldCharType="separate"/>
        </w:r>
        <w:r w:rsidR="00C35899" w:rsidRPr="00B5325E" w:rsidDel="0091212B">
          <w:rPr>
            <w:rFonts w:ascii="Times New Roman" w:hAnsi="Times New Roman" w:cs="Times New Roman"/>
            <w:sz w:val="28"/>
            <w:szCs w:val="28"/>
            <w:shd w:val="clear" w:color="auto" w:fill="FFFFFF"/>
            <w:lang w:val="en-US"/>
          </w:rPr>
          <w:delText>doi:10.2312/EGWR/EGSR07/195-206</w:delText>
        </w:r>
        <w:r w:rsidR="00B6682D" w:rsidDel="0091212B">
          <w:rPr>
            <w:rFonts w:ascii="Times New Roman" w:hAnsi="Times New Roman" w:cs="Times New Roman"/>
            <w:sz w:val="28"/>
            <w:szCs w:val="28"/>
            <w:shd w:val="clear" w:color="auto" w:fill="FFFFFF"/>
            <w:lang w:val="en-US"/>
          </w:rPr>
          <w:fldChar w:fldCharType="end"/>
        </w:r>
        <w:r w:rsidR="006B66D1" w:rsidRPr="00B5325E" w:rsidDel="0091212B">
          <w:rPr>
            <w:rFonts w:ascii="Times New Roman" w:hAnsi="Times New Roman" w:cs="Times New Roman"/>
            <w:sz w:val="28"/>
            <w:szCs w:val="28"/>
            <w:shd w:val="clear" w:color="auto" w:fill="FFFFFF"/>
            <w:lang w:val="en-US"/>
          </w:rPr>
          <w:delText>.</w:delText>
        </w:r>
      </w:del>
    </w:p>
    <w:p w14:paraId="1746BD86" w14:textId="08C00186" w:rsidR="00342D23" w:rsidRPr="00B5325E" w:rsidDel="0091212B" w:rsidRDefault="007714D2" w:rsidP="0091212B">
      <w:pPr>
        <w:pStyle w:val="a5"/>
        <w:numPr>
          <w:ilvl w:val="0"/>
          <w:numId w:val="34"/>
        </w:numPr>
        <w:spacing w:after="0" w:line="360" w:lineRule="auto"/>
        <w:jc w:val="center"/>
        <w:rPr>
          <w:del w:id="2905" w:author="Борис Гогинян" w:date="2020-05-30T16:28:00Z"/>
          <w:rFonts w:ascii="Times New Roman" w:eastAsia="Times New Roman" w:hAnsi="Times New Roman" w:cs="Times New Roman"/>
          <w:sz w:val="28"/>
          <w:szCs w:val="28"/>
          <w:lang w:val="en-US" w:eastAsia="ru-RU"/>
        </w:rPr>
        <w:pPrChange w:id="2906" w:author="Борис Гогинян" w:date="2020-05-30T16:28:00Z">
          <w:pPr>
            <w:pStyle w:val="a5"/>
            <w:numPr>
              <w:numId w:val="34"/>
            </w:numPr>
            <w:tabs>
              <w:tab w:val="num" w:pos="720"/>
            </w:tabs>
            <w:spacing w:after="0" w:line="360" w:lineRule="auto"/>
            <w:ind w:hanging="360"/>
          </w:pPr>
        </w:pPrChange>
      </w:pPr>
      <w:del w:id="2907" w:author="Борис Гогинян" w:date="2020-05-30T16:28:00Z">
        <w:r w:rsidRPr="00B5325E" w:rsidDel="0091212B">
          <w:rPr>
            <w:rFonts w:ascii="Times New Roman" w:eastAsia="Times New Roman" w:hAnsi="Times New Roman" w:cs="Times New Roman"/>
            <w:sz w:val="28"/>
            <w:szCs w:val="28"/>
            <w:lang w:val="en-US" w:eastAsia="ru-RU"/>
          </w:rPr>
          <w:delText xml:space="preserve">Kajiya, James T. The rendering equation // Siggraph 1986. – 1986 – </w:delText>
        </w:r>
        <w:r w:rsidR="00342D23" w:rsidRPr="00B5325E" w:rsidDel="0091212B">
          <w:rPr>
            <w:rFonts w:ascii="Times New Roman" w:eastAsia="Times New Roman" w:hAnsi="Times New Roman" w:cs="Times New Roman"/>
            <w:sz w:val="28"/>
            <w:szCs w:val="28"/>
            <w:lang w:val="en-US" w:eastAsia="ru-RU"/>
          </w:rPr>
          <w:delText>P</w:delText>
        </w:r>
        <w:r w:rsidRPr="00B5325E" w:rsidDel="0091212B">
          <w:rPr>
            <w:rFonts w:ascii="Times New Roman" w:eastAsia="Times New Roman" w:hAnsi="Times New Roman" w:cs="Times New Roman"/>
            <w:sz w:val="28"/>
            <w:szCs w:val="28"/>
            <w:lang w:val="en-US" w:eastAsia="ru-RU"/>
          </w:rPr>
          <w:delText>. 143–150. – doi:10.1145/15922.15902</w:delText>
        </w:r>
      </w:del>
    </w:p>
    <w:p w14:paraId="62811A10" w14:textId="47FDDD08" w:rsidR="00CB41ED" w:rsidRPr="00B5325E" w:rsidDel="0091212B" w:rsidRDefault="00342D23" w:rsidP="0091212B">
      <w:pPr>
        <w:pStyle w:val="a5"/>
        <w:numPr>
          <w:ilvl w:val="0"/>
          <w:numId w:val="34"/>
        </w:numPr>
        <w:spacing w:after="0" w:line="360" w:lineRule="auto"/>
        <w:jc w:val="center"/>
        <w:rPr>
          <w:del w:id="2908" w:author="Борис Гогинян" w:date="2020-05-30T16:28:00Z"/>
          <w:rFonts w:ascii="Times New Roman" w:eastAsia="Times New Roman" w:hAnsi="Times New Roman" w:cs="Times New Roman"/>
          <w:sz w:val="28"/>
          <w:szCs w:val="28"/>
          <w:lang w:val="en-US" w:eastAsia="ru-RU"/>
        </w:rPr>
        <w:pPrChange w:id="2909" w:author="Борис Гогинян" w:date="2020-05-30T16:28:00Z">
          <w:pPr>
            <w:pStyle w:val="a5"/>
            <w:numPr>
              <w:numId w:val="34"/>
            </w:numPr>
            <w:tabs>
              <w:tab w:val="num" w:pos="720"/>
            </w:tabs>
            <w:spacing w:after="0" w:line="360" w:lineRule="auto"/>
            <w:ind w:hanging="360"/>
          </w:pPr>
        </w:pPrChange>
      </w:pPr>
      <w:del w:id="2910" w:author="Борис Гогинян" w:date="2020-05-30T16:28:00Z">
        <w:r w:rsidRPr="00B5325E" w:rsidDel="0091212B">
          <w:rPr>
            <w:rFonts w:ascii="Times New Roman" w:eastAsia="Times New Roman" w:hAnsi="Times New Roman" w:cs="Times New Roman"/>
            <w:sz w:val="28"/>
            <w:szCs w:val="28"/>
            <w:lang w:val="en-US" w:eastAsia="ru-RU"/>
          </w:rPr>
          <w:delText xml:space="preserve">Matt Pharr, Wenzel Jakob, Greg Humphreys Physically Based Rendering: From Theory To Implementation. – 2018. – 1226 </w:delText>
        </w:r>
        <w:r w:rsidR="005F3124" w:rsidRPr="00B5325E" w:rsidDel="0091212B">
          <w:rPr>
            <w:rFonts w:ascii="Times New Roman" w:eastAsia="Times New Roman" w:hAnsi="Times New Roman" w:cs="Times New Roman"/>
            <w:sz w:val="28"/>
            <w:szCs w:val="28"/>
            <w:lang w:val="en-US" w:eastAsia="ru-RU"/>
          </w:rPr>
          <w:delText>P</w:delText>
        </w:r>
        <w:r w:rsidR="00C12699" w:rsidRPr="00B5325E" w:rsidDel="0091212B">
          <w:rPr>
            <w:rFonts w:ascii="Times New Roman" w:eastAsia="Times New Roman" w:hAnsi="Times New Roman" w:cs="Times New Roman"/>
            <w:sz w:val="28"/>
            <w:szCs w:val="28"/>
            <w:lang w:val="en-US" w:eastAsia="ru-RU"/>
          </w:rPr>
          <w:delText>.</w:delText>
        </w:r>
      </w:del>
    </w:p>
    <w:p w14:paraId="1A0ADB15" w14:textId="550FF705" w:rsidR="00C12699" w:rsidRPr="00B5325E" w:rsidDel="0091212B" w:rsidRDefault="00C12699" w:rsidP="0091212B">
      <w:pPr>
        <w:pStyle w:val="a5"/>
        <w:numPr>
          <w:ilvl w:val="0"/>
          <w:numId w:val="34"/>
        </w:numPr>
        <w:spacing w:after="0" w:line="360" w:lineRule="auto"/>
        <w:jc w:val="center"/>
        <w:rPr>
          <w:del w:id="2911" w:author="Борис Гогинян" w:date="2020-05-30T16:28:00Z"/>
          <w:rFonts w:ascii="Times New Roman" w:eastAsia="Times New Roman" w:hAnsi="Times New Roman" w:cs="Times New Roman"/>
          <w:sz w:val="28"/>
          <w:szCs w:val="28"/>
          <w:lang w:eastAsia="ru-RU"/>
        </w:rPr>
        <w:pPrChange w:id="2912" w:author="Борис Гогинян" w:date="2020-05-30T16:28:00Z">
          <w:pPr>
            <w:pStyle w:val="a5"/>
            <w:numPr>
              <w:numId w:val="34"/>
            </w:numPr>
            <w:tabs>
              <w:tab w:val="num" w:pos="720"/>
            </w:tabs>
            <w:spacing w:after="0" w:line="360" w:lineRule="auto"/>
            <w:ind w:hanging="360"/>
          </w:pPr>
        </w:pPrChange>
      </w:pPr>
      <w:del w:id="2913" w:author="Борис Гогинян" w:date="2020-05-30T16:28:00Z">
        <w:r w:rsidRPr="00B5325E" w:rsidDel="0091212B">
          <w:rPr>
            <w:rFonts w:ascii="Times New Roman" w:eastAsia="Times New Roman" w:hAnsi="Times New Roman" w:cs="Times New Roman"/>
            <w:sz w:val="28"/>
            <w:szCs w:val="28"/>
            <w:lang w:eastAsia="ru-RU"/>
          </w:rPr>
          <w:delText xml:space="preserve">Альбедо в реалистичной визуализации </w:delText>
        </w:r>
        <w:r w:rsidRPr="00B5325E" w:rsidDel="0091212B">
          <w:rPr>
            <w:rFonts w:ascii="Times New Roman" w:eastAsia="Times New Roman" w:hAnsi="Times New Roman" w:cs="Times New Roman"/>
            <w:sz w:val="28"/>
            <w:szCs w:val="28"/>
            <w:lang w:val="en-US" w:eastAsia="ru-RU"/>
          </w:rPr>
          <w:delText>URL</w:delText>
        </w:r>
        <w:r w:rsidRPr="00B5325E" w:rsidDel="0091212B">
          <w:rPr>
            <w:rFonts w:ascii="Times New Roman" w:eastAsia="Times New Roman" w:hAnsi="Times New Roman" w:cs="Times New Roman"/>
            <w:sz w:val="28"/>
            <w:szCs w:val="28"/>
            <w:lang w:eastAsia="ru-RU"/>
          </w:rPr>
          <w:delText xml:space="preserve">: </w:delText>
        </w:r>
        <w:r w:rsidR="0099704B" w:rsidDel="0091212B">
          <w:fldChar w:fldCharType="begin"/>
        </w:r>
        <w:r w:rsidR="0099704B" w:rsidDel="0091212B">
          <w:delInstrText xml:space="preserve"> HYPERLINK "https://render.ru/ru/m.trofimov/post/11166" </w:delInstrText>
        </w:r>
        <w:r w:rsidR="0099704B"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render</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ru</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ru</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m</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trofimov</w:delText>
        </w:r>
        <w:r w:rsidRPr="00B5325E" w:rsidDel="0091212B">
          <w:rPr>
            <w:rStyle w:val="a3"/>
            <w:rFonts w:ascii="Times New Roman" w:eastAsia="Times New Roman" w:hAnsi="Times New Roman" w:cs="Times New Roman"/>
            <w:color w:val="auto"/>
            <w:sz w:val="28"/>
            <w:szCs w:val="28"/>
            <w:u w:val="none"/>
            <w:lang w:eastAsia="ru-RU"/>
          </w:rPr>
          <w:delText>/</w:delText>
        </w:r>
        <w:r w:rsidRPr="00B5325E" w:rsidDel="0091212B">
          <w:rPr>
            <w:rStyle w:val="a3"/>
            <w:rFonts w:ascii="Times New Roman" w:eastAsia="Times New Roman" w:hAnsi="Times New Roman" w:cs="Times New Roman"/>
            <w:color w:val="auto"/>
            <w:sz w:val="28"/>
            <w:szCs w:val="28"/>
            <w:u w:val="none"/>
            <w:lang w:val="en-US" w:eastAsia="ru-RU"/>
          </w:rPr>
          <w:delText>post</w:delText>
        </w:r>
        <w:r w:rsidRPr="00B5325E" w:rsidDel="0091212B">
          <w:rPr>
            <w:rStyle w:val="a3"/>
            <w:rFonts w:ascii="Times New Roman" w:eastAsia="Times New Roman" w:hAnsi="Times New Roman" w:cs="Times New Roman"/>
            <w:color w:val="auto"/>
            <w:sz w:val="28"/>
            <w:szCs w:val="28"/>
            <w:u w:val="none"/>
            <w:lang w:eastAsia="ru-RU"/>
          </w:rPr>
          <w:delText>/11166</w:delText>
        </w:r>
        <w:r w:rsidR="0099704B" w:rsidDel="0091212B">
          <w:rPr>
            <w:rStyle w:val="a3"/>
            <w:rFonts w:ascii="Times New Roman" w:eastAsia="Times New Roman" w:hAnsi="Times New Roman" w:cs="Times New Roman"/>
            <w:color w:val="auto"/>
            <w:sz w:val="28"/>
            <w:szCs w:val="28"/>
            <w:u w:val="none"/>
            <w:lang w:eastAsia="ru-RU"/>
          </w:rPr>
          <w:fldChar w:fldCharType="end"/>
        </w:r>
        <w:r w:rsidRPr="00B5325E" w:rsidDel="0091212B">
          <w:rPr>
            <w:rFonts w:ascii="Times New Roman" w:eastAsia="Times New Roman" w:hAnsi="Times New Roman" w:cs="Times New Roman"/>
            <w:sz w:val="28"/>
            <w:szCs w:val="28"/>
            <w:lang w:eastAsia="ru-RU"/>
          </w:rPr>
          <w:delText xml:space="preserve"> (дата обращения 28.04.2020)</w:delText>
        </w:r>
      </w:del>
    </w:p>
    <w:p w14:paraId="0CA6ACDE" w14:textId="3396B840" w:rsidR="00C9362A" w:rsidRPr="00B5325E" w:rsidDel="0091212B" w:rsidRDefault="00C9362A" w:rsidP="0091212B">
      <w:pPr>
        <w:pStyle w:val="a5"/>
        <w:numPr>
          <w:ilvl w:val="0"/>
          <w:numId w:val="34"/>
        </w:numPr>
        <w:spacing w:after="0" w:line="360" w:lineRule="auto"/>
        <w:jc w:val="center"/>
        <w:rPr>
          <w:del w:id="2914" w:author="Борис Гогинян" w:date="2020-05-30T16:28:00Z"/>
          <w:rFonts w:ascii="Times New Roman" w:eastAsia="Times New Roman" w:hAnsi="Times New Roman" w:cs="Times New Roman"/>
          <w:sz w:val="28"/>
          <w:szCs w:val="28"/>
          <w:lang w:val="en-US" w:eastAsia="ru-RU"/>
        </w:rPr>
        <w:pPrChange w:id="2915" w:author="Борис Гогинян" w:date="2020-05-30T16:28:00Z">
          <w:pPr>
            <w:pStyle w:val="a5"/>
            <w:numPr>
              <w:numId w:val="34"/>
            </w:numPr>
            <w:tabs>
              <w:tab w:val="num" w:pos="720"/>
            </w:tabs>
            <w:spacing w:after="0" w:line="360" w:lineRule="auto"/>
            <w:ind w:hanging="360"/>
          </w:pPr>
        </w:pPrChange>
      </w:pPr>
      <w:del w:id="2916" w:author="Борис Гогинян" w:date="2020-05-30T16:28:00Z">
        <w:r w:rsidRPr="00B5325E" w:rsidDel="0091212B">
          <w:rPr>
            <w:rFonts w:ascii="Times New Roman" w:eastAsia="Times New Roman" w:hAnsi="Times New Roman" w:cs="Times New Roman"/>
            <w:sz w:val="28"/>
            <w:szCs w:val="28"/>
            <w:lang w:val="en-US" w:eastAsia="ru-RU"/>
          </w:rPr>
          <w:delText xml:space="preserve">Marco Alamia Physically Based Rendering URL: </w:delText>
        </w:r>
        <w:r w:rsidR="00B6682D" w:rsidDel="0091212B">
          <w:fldChar w:fldCharType="begin"/>
        </w:r>
        <w:r w:rsidR="00B6682D" w:rsidRPr="00FB121D" w:rsidDel="0091212B">
          <w:rPr>
            <w:lang w:val="en-US"/>
            <w:rPrChange w:id="2917" w:author="Борис Гогинян" w:date="2020-05-27T20:11:00Z">
              <w:rPr/>
            </w:rPrChange>
          </w:rPr>
          <w:delInstrText xml:space="preserve"> HYPERLINK "http://www.codinglabs.net/%20article_physically_based_rendering.aspx" </w:delInstrText>
        </w:r>
        <w:r w:rsidR="00B6682D" w:rsidDel="0091212B">
          <w:fldChar w:fldCharType="separate"/>
        </w:r>
        <w:r w:rsidR="00DC6590" w:rsidRPr="00B5325E" w:rsidDel="0091212B">
          <w:rPr>
            <w:rStyle w:val="a3"/>
            <w:rFonts w:ascii="Times New Roman" w:eastAsia="Times New Roman" w:hAnsi="Times New Roman" w:cs="Times New Roman"/>
            <w:color w:val="auto"/>
            <w:sz w:val="28"/>
            <w:szCs w:val="28"/>
            <w:u w:val="none"/>
            <w:lang w:val="en-US" w:eastAsia="ru-RU"/>
          </w:rPr>
          <w:delText>http://www.codinglabs.net/ article_physically_based_rendering.aspx</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5.05.2020)</w:delText>
        </w:r>
      </w:del>
    </w:p>
    <w:p w14:paraId="6392614F" w14:textId="40EE3B3E" w:rsidR="00C9362A" w:rsidRPr="00B5325E" w:rsidDel="0091212B" w:rsidRDefault="00C9362A" w:rsidP="0091212B">
      <w:pPr>
        <w:pStyle w:val="a5"/>
        <w:numPr>
          <w:ilvl w:val="0"/>
          <w:numId w:val="34"/>
        </w:numPr>
        <w:spacing w:after="0" w:line="360" w:lineRule="auto"/>
        <w:jc w:val="center"/>
        <w:rPr>
          <w:del w:id="2918" w:author="Борис Гогинян" w:date="2020-05-30T16:28:00Z"/>
          <w:rFonts w:ascii="Times New Roman" w:eastAsia="Times New Roman" w:hAnsi="Times New Roman" w:cs="Times New Roman"/>
          <w:sz w:val="28"/>
          <w:szCs w:val="28"/>
          <w:lang w:val="en-US" w:eastAsia="ru-RU"/>
        </w:rPr>
        <w:pPrChange w:id="2919" w:author="Борис Гогинян" w:date="2020-05-30T16:28:00Z">
          <w:pPr>
            <w:pStyle w:val="a5"/>
            <w:numPr>
              <w:numId w:val="34"/>
            </w:numPr>
            <w:tabs>
              <w:tab w:val="num" w:pos="720"/>
            </w:tabs>
            <w:spacing w:after="0" w:line="360" w:lineRule="auto"/>
            <w:ind w:hanging="360"/>
          </w:pPr>
        </w:pPrChange>
      </w:pPr>
      <w:del w:id="2920" w:author="Борис Гогинян" w:date="2020-05-30T16:28:00Z">
        <w:r w:rsidRPr="00B5325E" w:rsidDel="0091212B">
          <w:rPr>
            <w:rFonts w:ascii="Times New Roman" w:eastAsia="Times New Roman" w:hAnsi="Times New Roman" w:cs="Times New Roman"/>
            <w:sz w:val="28"/>
            <w:szCs w:val="28"/>
            <w:lang w:val="en-US" w:eastAsia="ru-RU"/>
          </w:rPr>
          <w:delText xml:space="preserve">Physically Based Shading in Theory and Practice // SIGGRAPH 2013 Course URL: </w:delText>
        </w:r>
        <w:r w:rsidR="00B6682D" w:rsidDel="0091212B">
          <w:fldChar w:fldCharType="begin"/>
        </w:r>
        <w:r w:rsidR="00B6682D" w:rsidRPr="00FB121D" w:rsidDel="0091212B">
          <w:rPr>
            <w:lang w:val="en-US"/>
            <w:rPrChange w:id="2921" w:author="Борис Гогинян" w:date="2020-05-27T20:11:00Z">
              <w:rPr/>
            </w:rPrChange>
          </w:rPr>
          <w:delInstrText xml:space="preserve"> HYPERLINK "https://blog.selfshadow.com/publications/s2013-shading-course/"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https://blog.selfshadow.com/publications/s2013-shading-course/</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5.05.2020)</w:delText>
        </w:r>
      </w:del>
    </w:p>
    <w:p w14:paraId="58CDB732" w14:textId="53D5C52E" w:rsidR="00C9362A" w:rsidRPr="00B5325E" w:rsidDel="0091212B" w:rsidRDefault="00C9362A" w:rsidP="0091212B">
      <w:pPr>
        <w:pStyle w:val="a5"/>
        <w:numPr>
          <w:ilvl w:val="0"/>
          <w:numId w:val="34"/>
        </w:numPr>
        <w:spacing w:after="0" w:line="360" w:lineRule="auto"/>
        <w:jc w:val="center"/>
        <w:rPr>
          <w:del w:id="2922" w:author="Борис Гогинян" w:date="2020-05-30T16:28:00Z"/>
          <w:rFonts w:ascii="Times New Roman" w:eastAsia="Times New Roman" w:hAnsi="Times New Roman" w:cs="Times New Roman"/>
          <w:sz w:val="28"/>
          <w:szCs w:val="28"/>
          <w:lang w:val="en-US" w:eastAsia="ru-RU"/>
        </w:rPr>
        <w:pPrChange w:id="2923" w:author="Борис Гогинян" w:date="2020-05-30T16:28:00Z">
          <w:pPr>
            <w:pStyle w:val="a5"/>
            <w:numPr>
              <w:numId w:val="34"/>
            </w:numPr>
            <w:tabs>
              <w:tab w:val="num" w:pos="720"/>
            </w:tabs>
            <w:spacing w:after="0" w:line="360" w:lineRule="auto"/>
            <w:ind w:hanging="360"/>
          </w:pPr>
        </w:pPrChange>
      </w:pPr>
      <w:del w:id="2924" w:author="Борис Гогинян" w:date="2020-05-30T16:28:00Z">
        <w:r w:rsidRPr="00B5325E" w:rsidDel="0091212B">
          <w:rPr>
            <w:rFonts w:ascii="Times New Roman" w:eastAsia="Times New Roman" w:hAnsi="Times New Roman" w:cs="Times New Roman"/>
            <w:sz w:val="28"/>
            <w:szCs w:val="28"/>
            <w:lang w:val="en-US" w:eastAsia="ru-RU"/>
          </w:rPr>
          <w:delText>Brian Karis Specular BRDF Reference URL: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18.05.2020)</w:delText>
        </w:r>
      </w:del>
    </w:p>
    <w:p w14:paraId="57085FF8" w14:textId="0FE8DA59" w:rsidR="00C9362A" w:rsidRPr="00B5325E" w:rsidDel="0091212B" w:rsidRDefault="005F3124" w:rsidP="0091212B">
      <w:pPr>
        <w:pStyle w:val="a5"/>
        <w:numPr>
          <w:ilvl w:val="0"/>
          <w:numId w:val="34"/>
        </w:numPr>
        <w:spacing w:after="0" w:line="360" w:lineRule="auto"/>
        <w:jc w:val="center"/>
        <w:rPr>
          <w:del w:id="2925" w:author="Борис Гогинян" w:date="2020-05-30T16:28:00Z"/>
          <w:rFonts w:ascii="Times New Roman" w:eastAsia="Times New Roman" w:hAnsi="Times New Roman" w:cs="Times New Roman"/>
          <w:sz w:val="28"/>
          <w:szCs w:val="28"/>
          <w:lang w:val="en-US" w:eastAsia="ru-RU"/>
        </w:rPr>
        <w:pPrChange w:id="2926" w:author="Борис Гогинян" w:date="2020-05-30T16:28:00Z">
          <w:pPr>
            <w:pStyle w:val="a5"/>
            <w:numPr>
              <w:numId w:val="34"/>
            </w:numPr>
            <w:tabs>
              <w:tab w:val="num" w:pos="720"/>
            </w:tabs>
            <w:spacing w:after="0" w:line="360" w:lineRule="auto"/>
            <w:ind w:hanging="360"/>
          </w:pPr>
        </w:pPrChange>
      </w:pPr>
      <w:del w:id="2927" w:author="Борис Гогинян" w:date="2020-05-30T16:28:00Z">
        <w:r w:rsidRPr="00B5325E" w:rsidDel="0091212B">
          <w:rPr>
            <w:rFonts w:ascii="Times New Roman" w:eastAsia="Times New Roman" w:hAnsi="Times New Roman" w:cs="Times New Roman"/>
            <w:sz w:val="28"/>
            <w:szCs w:val="28"/>
            <w:lang w:val="en-US" w:eastAsia="ru-RU"/>
          </w:rPr>
          <w:delText>Bruce G. Smith Geometrical shadowing of a random rough surface // IEEE Transactions on Antennas and Propagation. – 1967. – 668-671 P. doi:10.1109/TAP.1967.1138991</w:delText>
        </w:r>
      </w:del>
    </w:p>
    <w:p w14:paraId="108BDCD7" w14:textId="13C6CF65" w:rsidR="006B66D1" w:rsidRPr="00B5325E" w:rsidDel="0091212B" w:rsidRDefault="006B66D1" w:rsidP="0091212B">
      <w:pPr>
        <w:pStyle w:val="a5"/>
        <w:numPr>
          <w:ilvl w:val="0"/>
          <w:numId w:val="34"/>
        </w:numPr>
        <w:spacing w:after="0" w:line="360" w:lineRule="auto"/>
        <w:jc w:val="center"/>
        <w:rPr>
          <w:del w:id="2928" w:author="Борис Гогинян" w:date="2020-05-30T16:28:00Z"/>
          <w:rFonts w:ascii="Times New Roman" w:eastAsia="Times New Roman" w:hAnsi="Times New Roman" w:cs="Times New Roman"/>
          <w:sz w:val="28"/>
          <w:szCs w:val="28"/>
          <w:lang w:val="en-US" w:eastAsia="ru-RU"/>
        </w:rPr>
        <w:pPrChange w:id="2929" w:author="Борис Гогинян" w:date="2020-05-30T16:28:00Z">
          <w:pPr>
            <w:pStyle w:val="a5"/>
            <w:numPr>
              <w:numId w:val="34"/>
            </w:numPr>
            <w:tabs>
              <w:tab w:val="num" w:pos="720"/>
            </w:tabs>
            <w:spacing w:after="0" w:line="360" w:lineRule="auto"/>
            <w:ind w:hanging="360"/>
          </w:pPr>
        </w:pPrChange>
      </w:pPr>
      <w:del w:id="2930" w:author="Борис Гогинян" w:date="2020-05-30T16:28:00Z">
        <w:r w:rsidRPr="00B5325E" w:rsidDel="0091212B">
          <w:rPr>
            <w:rFonts w:ascii="Times New Roman" w:hAnsi="Times New Roman" w:cs="Times New Roman"/>
            <w:sz w:val="28"/>
            <w:szCs w:val="28"/>
            <w:lang w:val="en-US"/>
          </w:rPr>
          <w:delText>Brent Burley Physically-Based Shading at Disney // SIGGRAPH 2012 Course: Practical Physically Based Shading in Film and Game Production. – 2012.</w:delText>
        </w:r>
        <w:r w:rsidRPr="00B5325E" w:rsidDel="0091212B">
          <w:rPr>
            <w:sz w:val="28"/>
            <w:szCs w:val="28"/>
            <w:lang w:val="en-US"/>
          </w:rPr>
          <w:delText xml:space="preserve"> </w:delText>
        </w:r>
        <w:r w:rsidR="00866229" w:rsidRPr="00B5325E" w:rsidDel="0091212B">
          <w:rPr>
            <w:rFonts w:ascii="Times New Roman" w:hAnsi="Times New Roman" w:cs="Times New Roman"/>
            <w:sz w:val="28"/>
            <w:szCs w:val="28"/>
            <w:lang w:val="en-US"/>
          </w:rPr>
          <w:delText>doi:10.1145/2343483</w:delText>
        </w:r>
        <w:r w:rsidRPr="00B5325E" w:rsidDel="0091212B">
          <w:rPr>
            <w:rFonts w:ascii="Times New Roman" w:hAnsi="Times New Roman" w:cs="Times New Roman"/>
            <w:sz w:val="28"/>
            <w:szCs w:val="28"/>
            <w:lang w:val="en-US"/>
          </w:rPr>
          <w:delText>. –</w:delText>
        </w:r>
        <w:r w:rsidRPr="00B5325E" w:rsidDel="0091212B">
          <w:rPr>
            <w:sz w:val="28"/>
            <w:szCs w:val="28"/>
            <w:lang w:val="en-US"/>
          </w:rPr>
          <w:delText xml:space="preserve"> </w:delText>
        </w:r>
        <w:r w:rsidRPr="00B5325E" w:rsidDel="0091212B">
          <w:rPr>
            <w:rFonts w:ascii="Times New Roman" w:hAnsi="Times New Roman" w:cs="Times New Roman"/>
            <w:sz w:val="28"/>
            <w:szCs w:val="28"/>
            <w:lang w:val="en-US"/>
          </w:rPr>
          <w:delText xml:space="preserve">URL: </w:delText>
        </w:r>
        <w:r w:rsidR="009D4DDA" w:rsidDel="0091212B">
          <w:fldChar w:fldCharType="begin"/>
        </w:r>
        <w:r w:rsidR="009D4DDA" w:rsidRPr="009D4DDA" w:rsidDel="0091212B">
          <w:rPr>
            <w:lang w:val="en-US"/>
            <w:rPrChange w:id="2931" w:author="M61PME-S2P" w:date="2020-05-27T19:46:00Z">
              <w:rPr/>
            </w:rPrChange>
          </w:rPr>
          <w:delInstrText xml:space="preserve"> HYPERLINK "https://blog.selfshadow.com/publications/s2012-shading-course/" </w:delInstrText>
        </w:r>
        <w:r w:rsidR="009D4DDA" w:rsidDel="0091212B">
          <w:fldChar w:fldCharType="separate"/>
        </w:r>
        <w:r w:rsidRPr="00B5325E" w:rsidDel="0091212B">
          <w:rPr>
            <w:rStyle w:val="a3"/>
            <w:rFonts w:ascii="Times New Roman" w:hAnsi="Times New Roman" w:cs="Times New Roman"/>
            <w:color w:val="auto"/>
            <w:sz w:val="28"/>
            <w:szCs w:val="28"/>
            <w:u w:val="none"/>
            <w:lang w:val="en-US"/>
          </w:rPr>
          <w:delText>https://blog.selfshadow.com/publications/s2012-shading-course/</w:delText>
        </w:r>
        <w:r w:rsidR="009D4DDA" w:rsidDel="0091212B">
          <w:rPr>
            <w:rStyle w:val="a3"/>
            <w:rFonts w:ascii="Times New Roman" w:hAnsi="Times New Roman" w:cs="Times New Roman"/>
            <w:color w:val="auto"/>
            <w:sz w:val="28"/>
            <w:szCs w:val="28"/>
            <w:u w:val="none"/>
            <w:lang w:val="en-US"/>
          </w:rPr>
          <w:fldChar w:fldCharType="end"/>
        </w:r>
        <w:r w:rsidRPr="00B5325E" w:rsidDel="0091212B">
          <w:rPr>
            <w:rFonts w:ascii="Times New Roman" w:hAnsi="Times New Roman" w:cs="Times New Roman"/>
            <w:sz w:val="28"/>
            <w:szCs w:val="28"/>
            <w:lang w:val="en-US"/>
          </w:rPr>
          <w:delText xml:space="preserve"> </w:delText>
        </w:r>
        <w:r w:rsidRPr="00B5325E" w:rsidDel="0091212B">
          <w:rPr>
            <w:rFonts w:ascii="Times New Roman" w:eastAsia="Times New Roman" w:hAnsi="Times New Roman" w:cs="Times New Roman"/>
            <w:sz w:val="28"/>
            <w:szCs w:val="28"/>
            <w:lang w:val="en-US" w:eastAsia="ru-RU"/>
          </w:rPr>
          <w:delText>(</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12.05.2020)</w:delText>
        </w:r>
      </w:del>
    </w:p>
    <w:p w14:paraId="0A45CBD8" w14:textId="597D0A43" w:rsidR="00C35899" w:rsidRPr="00B5325E" w:rsidDel="0091212B" w:rsidRDefault="00700D50" w:rsidP="0091212B">
      <w:pPr>
        <w:pStyle w:val="a5"/>
        <w:numPr>
          <w:ilvl w:val="0"/>
          <w:numId w:val="34"/>
        </w:numPr>
        <w:spacing w:after="0" w:line="360" w:lineRule="auto"/>
        <w:jc w:val="center"/>
        <w:rPr>
          <w:del w:id="2932" w:author="Борис Гогинян" w:date="2020-05-30T16:28:00Z"/>
          <w:rFonts w:ascii="Times New Roman" w:eastAsia="Times New Roman" w:hAnsi="Times New Roman" w:cs="Times New Roman"/>
          <w:sz w:val="28"/>
          <w:szCs w:val="28"/>
          <w:lang w:val="en-US" w:eastAsia="ru-RU"/>
        </w:rPr>
        <w:pPrChange w:id="2933" w:author="Борис Гогинян" w:date="2020-05-30T16:28:00Z">
          <w:pPr>
            <w:pStyle w:val="a5"/>
            <w:numPr>
              <w:numId w:val="34"/>
            </w:numPr>
            <w:tabs>
              <w:tab w:val="num" w:pos="720"/>
            </w:tabs>
            <w:spacing w:after="0" w:line="360" w:lineRule="auto"/>
            <w:ind w:hanging="360"/>
          </w:pPr>
        </w:pPrChange>
      </w:pPr>
      <w:del w:id="2934" w:author="Борис Гогинян" w:date="2020-05-30T16:28:00Z">
        <w:r w:rsidRPr="00B5325E" w:rsidDel="0091212B">
          <w:rPr>
            <w:rFonts w:ascii="Times New Roman" w:eastAsia="Times New Roman" w:hAnsi="Times New Roman" w:cs="Times New Roman"/>
            <w:sz w:val="28"/>
            <w:szCs w:val="28"/>
            <w:lang w:val="en-US" w:eastAsia="ru-RU"/>
          </w:rPr>
          <w:delText>Ole Gulbrandsen Artist Friendly Metallic Fresnel // Journal of Computer Graphics Techniques (JCGT). – 2014. – Vol. 3, No. 4. – 64-72 P.</w:delText>
        </w:r>
      </w:del>
    </w:p>
    <w:p w14:paraId="5CE65E87" w14:textId="0DE435FA" w:rsidR="00700D50" w:rsidRPr="00B5325E" w:rsidDel="0091212B" w:rsidRDefault="00700D50" w:rsidP="0091212B">
      <w:pPr>
        <w:pStyle w:val="a5"/>
        <w:numPr>
          <w:ilvl w:val="0"/>
          <w:numId w:val="34"/>
        </w:numPr>
        <w:spacing w:after="0" w:line="360" w:lineRule="auto"/>
        <w:jc w:val="center"/>
        <w:rPr>
          <w:del w:id="2935" w:author="Борис Гогинян" w:date="2020-05-30T16:28:00Z"/>
          <w:rFonts w:ascii="Times New Roman" w:eastAsia="Times New Roman" w:hAnsi="Times New Roman" w:cs="Times New Roman"/>
          <w:sz w:val="28"/>
          <w:szCs w:val="28"/>
          <w:lang w:val="en-US" w:eastAsia="ru-RU"/>
        </w:rPr>
        <w:pPrChange w:id="2936" w:author="Борис Гогинян" w:date="2020-05-30T16:28:00Z">
          <w:pPr>
            <w:pStyle w:val="a5"/>
            <w:numPr>
              <w:numId w:val="34"/>
            </w:numPr>
            <w:tabs>
              <w:tab w:val="num" w:pos="720"/>
            </w:tabs>
            <w:spacing w:after="0" w:line="360" w:lineRule="auto"/>
            <w:ind w:hanging="360"/>
          </w:pPr>
        </w:pPrChange>
      </w:pPr>
      <w:del w:id="2937" w:author="Борис Гогинян" w:date="2020-05-30T16:28:00Z">
        <w:r w:rsidRPr="00B5325E" w:rsidDel="0091212B">
          <w:rPr>
            <w:rFonts w:ascii="Times New Roman" w:eastAsia="Times New Roman" w:hAnsi="Times New Roman" w:cs="Times New Roman"/>
            <w:sz w:val="28"/>
            <w:szCs w:val="28"/>
            <w:lang w:val="en-US" w:eastAsia="ru-RU"/>
          </w:rPr>
          <w:delText xml:space="preserve">Appleseedhq, appleseed shaders URL: </w:delText>
        </w:r>
        <w:r w:rsidR="00B6682D" w:rsidDel="0091212B">
          <w:fldChar w:fldCharType="begin"/>
        </w:r>
        <w:r w:rsidR="00B6682D" w:rsidRPr="00FB121D" w:rsidDel="0091212B">
          <w:rPr>
            <w:lang w:val="en-US"/>
            <w:rPrChange w:id="2938" w:author="Борис Гогинян" w:date="2020-05-27T20:11:00Z">
              <w:rPr/>
            </w:rPrChange>
          </w:rPr>
          <w:delInstrText xml:space="preserve"> HYPERLINK "https://github.com/appleseedhq/%20appleseed/tree/master/src/appleseed.shaders/src/appleseed"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https://github.com/appleseedhq/ appleseed/tree/master/src/appleseed.shaders/src/appleseed</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w:delText>
        </w:r>
        <w:r w:rsidR="00DC6590" w:rsidRPr="00B5325E" w:rsidDel="0091212B">
          <w:rPr>
            <w:rFonts w:ascii="Times New Roman" w:eastAsia="Times New Roman" w:hAnsi="Times New Roman" w:cs="Times New Roman"/>
            <w:sz w:val="28"/>
            <w:szCs w:val="28"/>
            <w:lang w:val="en-US" w:eastAsia="ru-RU"/>
          </w:rPr>
          <w:delText>16.05.2020</w:delText>
        </w:r>
        <w:r w:rsidRPr="00B5325E" w:rsidDel="0091212B">
          <w:rPr>
            <w:rFonts w:ascii="Times New Roman" w:eastAsia="Times New Roman" w:hAnsi="Times New Roman" w:cs="Times New Roman"/>
            <w:sz w:val="28"/>
            <w:szCs w:val="28"/>
            <w:lang w:val="en-US" w:eastAsia="ru-RU"/>
          </w:rPr>
          <w:delText>)</w:delText>
        </w:r>
      </w:del>
    </w:p>
    <w:p w14:paraId="4AE4A381" w14:textId="2ECF2B25" w:rsidR="00DC6590" w:rsidRPr="00B5325E" w:rsidDel="0091212B" w:rsidRDefault="000620F3" w:rsidP="0091212B">
      <w:pPr>
        <w:pStyle w:val="a5"/>
        <w:numPr>
          <w:ilvl w:val="0"/>
          <w:numId w:val="34"/>
        </w:numPr>
        <w:spacing w:after="0" w:line="360" w:lineRule="auto"/>
        <w:jc w:val="center"/>
        <w:rPr>
          <w:del w:id="2939" w:author="Борис Гогинян" w:date="2020-05-30T16:28:00Z"/>
          <w:rFonts w:ascii="Times New Roman" w:eastAsia="Times New Roman" w:hAnsi="Times New Roman" w:cs="Times New Roman"/>
          <w:sz w:val="28"/>
          <w:szCs w:val="28"/>
          <w:lang w:val="en-US" w:eastAsia="ru-RU"/>
        </w:rPr>
        <w:pPrChange w:id="2940" w:author="Борис Гогинян" w:date="2020-05-30T16:28:00Z">
          <w:pPr>
            <w:pStyle w:val="a5"/>
            <w:numPr>
              <w:numId w:val="34"/>
            </w:numPr>
            <w:tabs>
              <w:tab w:val="num" w:pos="720"/>
            </w:tabs>
            <w:spacing w:after="0" w:line="360" w:lineRule="auto"/>
            <w:ind w:hanging="360"/>
          </w:pPr>
        </w:pPrChange>
      </w:pPr>
      <w:del w:id="2941" w:author="Борис Гогинян" w:date="2020-05-30T16:28:00Z">
        <w:r w:rsidRPr="00B5325E" w:rsidDel="0091212B">
          <w:rPr>
            <w:rFonts w:ascii="Times New Roman" w:eastAsia="Times New Roman" w:hAnsi="Times New Roman" w:cs="Times New Roman"/>
            <w:sz w:val="28"/>
            <w:szCs w:val="28"/>
            <w:lang w:val="en-US" w:eastAsia="ru-RU"/>
          </w:rPr>
          <w:delText>Michael Oren and Shree K. Nayar. Generalization of lambert’s reflectance model. // In Proceedings of the 21st Annual Conference on Computer Graphics and Interactive Techniques, SIGGRAPH ‘94, 239–246. 1994. ACM. URL: http://doi.acm.org/10.1145/192161.192213</w:delText>
        </w:r>
        <w:r w:rsidR="00866229" w:rsidRPr="00B5325E" w:rsidDel="0091212B">
          <w:rPr>
            <w:rFonts w:ascii="Times New Roman" w:eastAsia="Times New Roman" w:hAnsi="Times New Roman" w:cs="Times New Roman"/>
            <w:sz w:val="28"/>
            <w:szCs w:val="28"/>
            <w:lang w:val="en-US" w:eastAsia="ru-RU"/>
          </w:rPr>
          <w:delText>.</w:delText>
        </w:r>
      </w:del>
    </w:p>
    <w:p w14:paraId="1B6ED16F" w14:textId="7266F6C2" w:rsidR="00F533A9" w:rsidRPr="00B5325E" w:rsidDel="0091212B" w:rsidRDefault="00F533A9" w:rsidP="0091212B">
      <w:pPr>
        <w:pStyle w:val="a5"/>
        <w:numPr>
          <w:ilvl w:val="0"/>
          <w:numId w:val="34"/>
        </w:numPr>
        <w:spacing w:after="0" w:line="360" w:lineRule="auto"/>
        <w:jc w:val="center"/>
        <w:rPr>
          <w:del w:id="2942" w:author="Борис Гогинян" w:date="2020-05-30T16:28:00Z"/>
          <w:rFonts w:ascii="Times New Roman" w:eastAsia="Times New Roman" w:hAnsi="Times New Roman" w:cs="Times New Roman"/>
          <w:sz w:val="28"/>
          <w:szCs w:val="28"/>
          <w:lang w:val="en-US" w:eastAsia="ru-RU"/>
        </w:rPr>
        <w:pPrChange w:id="2943" w:author="Борис Гогинян" w:date="2020-05-30T16:28:00Z">
          <w:pPr>
            <w:pStyle w:val="a5"/>
            <w:numPr>
              <w:numId w:val="34"/>
            </w:numPr>
            <w:tabs>
              <w:tab w:val="num" w:pos="720"/>
            </w:tabs>
            <w:spacing w:after="0" w:line="360" w:lineRule="auto"/>
            <w:ind w:hanging="360"/>
          </w:pPr>
        </w:pPrChange>
      </w:pPr>
      <w:del w:id="2944" w:author="Борис Гогинян" w:date="2020-05-30T16:28:00Z">
        <w:r w:rsidRPr="00B5325E" w:rsidDel="0091212B">
          <w:rPr>
            <w:rFonts w:ascii="Times New Roman" w:hAnsi="Times New Roman" w:cs="Times New Roman"/>
            <w:sz w:val="28"/>
            <w:szCs w:val="28"/>
            <w:lang w:val="en-US"/>
          </w:rPr>
          <w:delText xml:space="preserve">Brent Burley Extending the Disney BRDF to a BSDF with Integrated Subsurface Scattering // SIGGRAPH 2015. – 2015. – URL: </w:delText>
        </w:r>
        <w:r w:rsidR="00B6682D" w:rsidDel="0091212B">
          <w:fldChar w:fldCharType="begin"/>
        </w:r>
        <w:r w:rsidR="00B6682D" w:rsidRPr="00FB121D" w:rsidDel="0091212B">
          <w:rPr>
            <w:lang w:val="en-US"/>
            <w:rPrChange w:id="2945" w:author="Борис Гогинян" w:date="2020-05-27T20:11:00Z">
              <w:rPr/>
            </w:rPrChange>
          </w:rPr>
          <w:delInstrText xml:space="preserve"> HYPERLINK "https://blog.selfshadow.com/%20publications/s2015-shading-course/burley/s2015_pbs_disney_bsdf_notes.pdf" </w:delInstrText>
        </w:r>
        <w:r w:rsidR="00B6682D" w:rsidDel="0091212B">
          <w:fldChar w:fldCharType="separate"/>
        </w:r>
        <w:r w:rsidRPr="00B5325E" w:rsidDel="0091212B">
          <w:rPr>
            <w:rStyle w:val="a3"/>
            <w:rFonts w:ascii="Times New Roman" w:hAnsi="Times New Roman" w:cs="Times New Roman"/>
            <w:color w:val="auto"/>
            <w:sz w:val="28"/>
            <w:szCs w:val="28"/>
            <w:u w:val="none"/>
            <w:lang w:val="en-US"/>
          </w:rPr>
          <w:delText>https://blog.selfshadow.com/ publications/s2015-shading-course/burley/s2015_pbs_disney_bsdf_notes.pdf</w:delText>
        </w:r>
        <w:r w:rsidR="00B6682D" w:rsidDel="0091212B">
          <w:rPr>
            <w:rStyle w:val="a3"/>
            <w:rFonts w:ascii="Times New Roman" w:hAnsi="Times New Roman" w:cs="Times New Roman"/>
            <w:color w:val="auto"/>
            <w:sz w:val="28"/>
            <w:szCs w:val="28"/>
            <w:u w:val="none"/>
            <w:lang w:val="en-US"/>
          </w:rPr>
          <w:fldChar w:fldCharType="end"/>
        </w:r>
        <w:r w:rsidRPr="00B5325E" w:rsidDel="0091212B">
          <w:rPr>
            <w:rFonts w:ascii="Times New Roman" w:hAnsi="Times New Roman" w:cs="Times New Roman"/>
            <w:sz w:val="28"/>
            <w:szCs w:val="28"/>
            <w:lang w:val="en-US"/>
          </w:rPr>
          <w:delText xml:space="preserve"> </w:delText>
        </w:r>
        <w:r w:rsidRPr="00B5325E" w:rsidDel="0091212B">
          <w:rPr>
            <w:rFonts w:ascii="Times New Roman" w:eastAsia="Times New Roman" w:hAnsi="Times New Roman" w:cs="Times New Roman"/>
            <w:sz w:val="28"/>
            <w:szCs w:val="28"/>
            <w:lang w:val="en-US" w:eastAsia="ru-RU"/>
          </w:rPr>
          <w:delText>(</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12.05.2020)</w:delText>
        </w:r>
      </w:del>
    </w:p>
    <w:p w14:paraId="08B4E13D" w14:textId="3B179F7F" w:rsidR="002D3A91" w:rsidRPr="00B5325E" w:rsidDel="0091212B" w:rsidRDefault="002D3A91" w:rsidP="0091212B">
      <w:pPr>
        <w:pStyle w:val="a5"/>
        <w:numPr>
          <w:ilvl w:val="0"/>
          <w:numId w:val="34"/>
        </w:numPr>
        <w:spacing w:after="0" w:line="360" w:lineRule="auto"/>
        <w:jc w:val="center"/>
        <w:rPr>
          <w:del w:id="2946" w:author="Борис Гогинян" w:date="2020-05-30T16:28:00Z"/>
          <w:rFonts w:ascii="Times New Roman" w:eastAsia="Times New Roman" w:hAnsi="Times New Roman" w:cs="Times New Roman"/>
          <w:sz w:val="28"/>
          <w:szCs w:val="28"/>
          <w:lang w:val="en-US" w:eastAsia="ru-RU"/>
        </w:rPr>
        <w:pPrChange w:id="2947" w:author="Борис Гогинян" w:date="2020-05-30T16:28:00Z">
          <w:pPr>
            <w:pStyle w:val="a5"/>
            <w:numPr>
              <w:numId w:val="34"/>
            </w:numPr>
            <w:tabs>
              <w:tab w:val="num" w:pos="720"/>
            </w:tabs>
            <w:spacing w:after="0" w:line="360" w:lineRule="auto"/>
            <w:ind w:hanging="360"/>
          </w:pPr>
        </w:pPrChange>
      </w:pPr>
      <w:del w:id="2948" w:author="Борис Гогинян" w:date="2020-05-30T16:28:00Z">
        <w:r w:rsidRPr="00B5325E" w:rsidDel="0091212B">
          <w:rPr>
            <w:rFonts w:ascii="Times New Roman" w:eastAsia="Times New Roman" w:hAnsi="Times New Roman" w:cs="Times New Roman"/>
            <w:sz w:val="28"/>
            <w:szCs w:val="28"/>
            <w:lang w:val="en-US" w:eastAsia="ru-RU"/>
          </w:rPr>
          <w:delText xml:space="preserve">Diffuse BSDF Cycles Shader URL: </w:delText>
        </w:r>
        <w:r w:rsidR="00B6682D" w:rsidDel="0091212B">
          <w:fldChar w:fldCharType="begin"/>
        </w:r>
        <w:r w:rsidR="00B6682D" w:rsidRPr="00FB121D" w:rsidDel="0091212B">
          <w:rPr>
            <w:lang w:val="en-US"/>
            <w:rPrChange w:id="2949" w:author="Борис Гогинян" w:date="2020-05-27T20:11:00Z">
              <w:rPr/>
            </w:rPrChange>
          </w:rPr>
          <w:delInstrText xml:space="preserve"> HYPERLINK "https://docs.blender.org/manual/en/latest/"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https://docs.blender.org/manual/en/latest/</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render/shader_nodes/shader/diffuse.html</w:delText>
        </w:r>
        <w:r w:rsidR="00DF6EC8" w:rsidRPr="00B5325E" w:rsidDel="0091212B">
          <w:rPr>
            <w:rFonts w:ascii="Times New Roman" w:eastAsia="Times New Roman" w:hAnsi="Times New Roman" w:cs="Times New Roman"/>
            <w:sz w:val="28"/>
            <w:szCs w:val="28"/>
            <w:lang w:val="en-US" w:eastAsia="ru-RU"/>
          </w:rPr>
          <w:delText xml:space="preserve"> (</w:delText>
        </w:r>
        <w:r w:rsidR="00DF6EC8" w:rsidRPr="00B5325E" w:rsidDel="0091212B">
          <w:rPr>
            <w:rFonts w:ascii="Times New Roman" w:eastAsia="Times New Roman" w:hAnsi="Times New Roman" w:cs="Times New Roman"/>
            <w:sz w:val="28"/>
            <w:szCs w:val="28"/>
            <w:lang w:eastAsia="ru-RU"/>
          </w:rPr>
          <w:delText>дата</w:delText>
        </w:r>
        <w:r w:rsidR="00DF6EC8" w:rsidRPr="00B5325E" w:rsidDel="0091212B">
          <w:rPr>
            <w:rFonts w:ascii="Times New Roman" w:eastAsia="Times New Roman" w:hAnsi="Times New Roman" w:cs="Times New Roman"/>
            <w:sz w:val="28"/>
            <w:szCs w:val="28"/>
            <w:lang w:val="en-US" w:eastAsia="ru-RU"/>
          </w:rPr>
          <w:delText xml:space="preserve"> </w:delText>
        </w:r>
        <w:r w:rsidR="00DF6EC8" w:rsidRPr="00B5325E" w:rsidDel="0091212B">
          <w:rPr>
            <w:rFonts w:ascii="Times New Roman" w:eastAsia="Times New Roman" w:hAnsi="Times New Roman" w:cs="Times New Roman"/>
            <w:sz w:val="28"/>
            <w:szCs w:val="28"/>
            <w:lang w:eastAsia="ru-RU"/>
          </w:rPr>
          <w:delText>обращения</w:delText>
        </w:r>
        <w:r w:rsidR="00DF6EC8" w:rsidRPr="00B5325E" w:rsidDel="0091212B">
          <w:rPr>
            <w:rFonts w:ascii="Times New Roman" w:eastAsia="Times New Roman" w:hAnsi="Times New Roman" w:cs="Times New Roman"/>
            <w:sz w:val="28"/>
            <w:szCs w:val="28"/>
            <w:lang w:val="en-US" w:eastAsia="ru-RU"/>
          </w:rPr>
          <w:delText xml:space="preserve"> 15.05.2020)</w:delText>
        </w:r>
      </w:del>
    </w:p>
    <w:p w14:paraId="6043BE22" w14:textId="21881C5F" w:rsidR="00EE13F0" w:rsidRPr="00B5325E" w:rsidDel="0091212B" w:rsidRDefault="00EE13F0" w:rsidP="0091212B">
      <w:pPr>
        <w:pStyle w:val="a5"/>
        <w:numPr>
          <w:ilvl w:val="0"/>
          <w:numId w:val="34"/>
        </w:numPr>
        <w:spacing w:after="0" w:line="360" w:lineRule="auto"/>
        <w:jc w:val="center"/>
        <w:rPr>
          <w:del w:id="2950" w:author="Борис Гогинян" w:date="2020-05-30T16:28:00Z"/>
          <w:rFonts w:ascii="Times New Roman" w:eastAsia="Times New Roman" w:hAnsi="Times New Roman" w:cs="Times New Roman"/>
          <w:sz w:val="28"/>
          <w:szCs w:val="28"/>
          <w:lang w:val="en-US" w:eastAsia="ru-RU"/>
        </w:rPr>
        <w:pPrChange w:id="2951" w:author="Борис Гогинян" w:date="2020-05-30T16:28:00Z">
          <w:pPr>
            <w:pStyle w:val="a5"/>
            <w:numPr>
              <w:numId w:val="34"/>
            </w:numPr>
            <w:tabs>
              <w:tab w:val="num" w:pos="720"/>
            </w:tabs>
            <w:spacing w:after="0" w:line="360" w:lineRule="auto"/>
            <w:ind w:hanging="360"/>
          </w:pPr>
        </w:pPrChange>
      </w:pPr>
      <w:del w:id="2952" w:author="Борис Гогинян" w:date="2020-05-30T16:28:00Z">
        <w:r w:rsidRPr="00B5325E" w:rsidDel="0091212B">
          <w:rPr>
            <w:rFonts w:ascii="Times New Roman" w:eastAsia="Times New Roman" w:hAnsi="Times New Roman" w:cs="Times New Roman"/>
            <w:sz w:val="28"/>
            <w:szCs w:val="28"/>
            <w:lang w:val="en-US" w:eastAsia="ru-RU"/>
          </w:rPr>
          <w:delText xml:space="preserve">Emission </w:delText>
        </w:r>
        <w:r w:rsidR="002D3A91" w:rsidRPr="00B5325E" w:rsidDel="0091212B">
          <w:rPr>
            <w:rFonts w:ascii="Times New Roman" w:eastAsia="Times New Roman" w:hAnsi="Times New Roman" w:cs="Times New Roman"/>
            <w:sz w:val="28"/>
            <w:szCs w:val="28"/>
            <w:lang w:val="en-US" w:eastAsia="ru-RU"/>
          </w:rPr>
          <w:delText>Cycles Shader</w:delText>
        </w:r>
        <w:r w:rsidRPr="00B5325E" w:rsidDel="0091212B">
          <w:rPr>
            <w:rFonts w:ascii="Times New Roman" w:eastAsia="Times New Roman" w:hAnsi="Times New Roman" w:cs="Times New Roman"/>
            <w:sz w:val="28"/>
            <w:szCs w:val="28"/>
            <w:lang w:val="en-US" w:eastAsia="ru-RU"/>
          </w:rPr>
          <w:delText xml:space="preserve"> URL: </w:delText>
        </w:r>
        <w:r w:rsidR="00B6682D" w:rsidDel="0091212B">
          <w:fldChar w:fldCharType="begin"/>
        </w:r>
        <w:r w:rsidR="00B6682D" w:rsidRPr="00FB121D" w:rsidDel="0091212B">
          <w:rPr>
            <w:lang w:val="en-US"/>
            <w:rPrChange w:id="2953" w:author="Борис Гогинян" w:date="2020-05-27T20:11:00Z">
              <w:rPr/>
            </w:rPrChange>
          </w:rPr>
          <w:delInstrText xml:space="preserve"> HYPERLINK "https://docs.blender.org/manual/en/latest/render/" </w:delInstrText>
        </w:r>
        <w:r w:rsidR="00B6682D" w:rsidDel="0091212B">
          <w:fldChar w:fldCharType="separate"/>
        </w:r>
        <w:r w:rsidR="002D3A91"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shader_nodes/shader/emission.html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00DF6EC8" w:rsidRPr="00B5325E" w:rsidDel="0091212B">
          <w:rPr>
            <w:rFonts w:ascii="Times New Roman" w:eastAsia="Times New Roman" w:hAnsi="Times New Roman" w:cs="Times New Roman"/>
            <w:sz w:val="28"/>
            <w:szCs w:val="28"/>
            <w:lang w:val="en-US" w:eastAsia="ru-RU"/>
          </w:rPr>
          <w:delText xml:space="preserve"> 15</w:delText>
        </w:r>
        <w:r w:rsidRPr="00B5325E" w:rsidDel="0091212B">
          <w:rPr>
            <w:rFonts w:ascii="Times New Roman" w:eastAsia="Times New Roman" w:hAnsi="Times New Roman" w:cs="Times New Roman"/>
            <w:sz w:val="28"/>
            <w:szCs w:val="28"/>
            <w:lang w:val="en-US" w:eastAsia="ru-RU"/>
          </w:rPr>
          <w:delText>.05.2020)</w:delText>
        </w:r>
      </w:del>
    </w:p>
    <w:p w14:paraId="1ECB387D" w14:textId="7F1F27DF" w:rsidR="002D3A91" w:rsidRPr="00B5325E" w:rsidDel="0091212B" w:rsidRDefault="00DF6EC8" w:rsidP="0091212B">
      <w:pPr>
        <w:pStyle w:val="a5"/>
        <w:numPr>
          <w:ilvl w:val="0"/>
          <w:numId w:val="34"/>
        </w:numPr>
        <w:spacing w:after="0" w:line="360" w:lineRule="auto"/>
        <w:jc w:val="center"/>
        <w:rPr>
          <w:del w:id="2954" w:author="Борис Гогинян" w:date="2020-05-30T16:28:00Z"/>
          <w:rFonts w:ascii="Times New Roman" w:eastAsia="Times New Roman" w:hAnsi="Times New Roman" w:cs="Times New Roman"/>
          <w:sz w:val="28"/>
          <w:szCs w:val="28"/>
          <w:lang w:val="en-US" w:eastAsia="ru-RU"/>
        </w:rPr>
        <w:pPrChange w:id="2955" w:author="Борис Гогинян" w:date="2020-05-30T16:28:00Z">
          <w:pPr>
            <w:pStyle w:val="a5"/>
            <w:numPr>
              <w:numId w:val="34"/>
            </w:numPr>
            <w:tabs>
              <w:tab w:val="num" w:pos="720"/>
            </w:tabs>
            <w:spacing w:after="0" w:line="360" w:lineRule="auto"/>
            <w:ind w:hanging="360"/>
          </w:pPr>
        </w:pPrChange>
      </w:pPr>
      <w:del w:id="2956" w:author="Борис Гогинян" w:date="2020-05-30T16:28:00Z">
        <w:r w:rsidRPr="00B5325E" w:rsidDel="0091212B">
          <w:rPr>
            <w:rFonts w:ascii="Times New Roman" w:eastAsia="Times New Roman" w:hAnsi="Times New Roman" w:cs="Times New Roman"/>
            <w:sz w:val="28"/>
            <w:szCs w:val="28"/>
            <w:lang w:val="en-US" w:eastAsia="ru-RU"/>
          </w:rPr>
          <w:delText>Cook R.L., Torrance K.E. A Reflectance Model for Computer Graphics // ACM Transanction on Graphics. – 1982. – Vol. 1.</w:delText>
        </w:r>
      </w:del>
    </w:p>
    <w:p w14:paraId="183BF2B7" w14:textId="466535B1" w:rsidR="00DF6EC8" w:rsidRPr="00B5325E" w:rsidDel="0091212B" w:rsidRDefault="00B70A1F" w:rsidP="0091212B">
      <w:pPr>
        <w:pStyle w:val="a5"/>
        <w:numPr>
          <w:ilvl w:val="0"/>
          <w:numId w:val="34"/>
        </w:numPr>
        <w:spacing w:after="0" w:line="360" w:lineRule="auto"/>
        <w:jc w:val="center"/>
        <w:rPr>
          <w:del w:id="2957" w:author="Борис Гогинян" w:date="2020-05-30T16:28:00Z"/>
          <w:rFonts w:ascii="Times New Roman" w:eastAsia="Times New Roman" w:hAnsi="Times New Roman" w:cs="Times New Roman"/>
          <w:sz w:val="28"/>
          <w:szCs w:val="28"/>
          <w:lang w:val="en-US" w:eastAsia="ru-RU"/>
        </w:rPr>
        <w:pPrChange w:id="2958" w:author="Борис Гогинян" w:date="2020-05-30T16:28:00Z">
          <w:pPr>
            <w:pStyle w:val="a5"/>
            <w:numPr>
              <w:numId w:val="34"/>
            </w:numPr>
            <w:tabs>
              <w:tab w:val="num" w:pos="720"/>
            </w:tabs>
            <w:spacing w:after="0" w:line="360" w:lineRule="auto"/>
            <w:ind w:hanging="360"/>
          </w:pPr>
        </w:pPrChange>
      </w:pPr>
      <w:del w:id="2959" w:author="Борис Гогинян" w:date="2020-05-30T16:28:00Z">
        <w:r w:rsidRPr="00B5325E" w:rsidDel="0091212B">
          <w:rPr>
            <w:rFonts w:ascii="Times New Roman" w:eastAsia="Times New Roman" w:hAnsi="Times New Roman" w:cs="Times New Roman"/>
            <w:sz w:val="28"/>
            <w:szCs w:val="28"/>
            <w:lang w:val="en-US" w:eastAsia="ru-RU"/>
          </w:rPr>
          <w:delText xml:space="preserve"> Christophe Schlick An inexpensive BRDF model for Physikally-based Rendering // Eurographics 94, Computer Graphics Forum. – 1994. – Vol.13, No. 3. – 233-246 P.</w:delText>
        </w:r>
      </w:del>
    </w:p>
    <w:p w14:paraId="12357B9B" w14:textId="3041C4EB" w:rsidR="008641CF" w:rsidRPr="00B5325E" w:rsidDel="0091212B" w:rsidRDefault="008641CF" w:rsidP="0091212B">
      <w:pPr>
        <w:pStyle w:val="a5"/>
        <w:numPr>
          <w:ilvl w:val="0"/>
          <w:numId w:val="34"/>
        </w:numPr>
        <w:spacing w:after="0" w:line="360" w:lineRule="auto"/>
        <w:jc w:val="center"/>
        <w:rPr>
          <w:del w:id="2960" w:author="Борис Гогинян" w:date="2020-05-30T16:28:00Z"/>
          <w:rFonts w:ascii="Times New Roman" w:eastAsia="Times New Roman" w:hAnsi="Times New Roman" w:cs="Times New Roman"/>
          <w:sz w:val="28"/>
          <w:szCs w:val="28"/>
          <w:lang w:eastAsia="ru-RU"/>
        </w:rPr>
        <w:pPrChange w:id="2961" w:author="Борис Гогинян" w:date="2020-05-30T16:28:00Z">
          <w:pPr>
            <w:pStyle w:val="a5"/>
            <w:numPr>
              <w:numId w:val="34"/>
            </w:numPr>
            <w:tabs>
              <w:tab w:val="num" w:pos="720"/>
            </w:tabs>
            <w:spacing w:after="0" w:line="360" w:lineRule="auto"/>
            <w:ind w:hanging="360"/>
          </w:pPr>
        </w:pPrChange>
      </w:pPr>
      <w:del w:id="2962" w:author="Борис Гогинян" w:date="2020-05-30T16:28:00Z">
        <w:r w:rsidRPr="00B5325E" w:rsidDel="0091212B">
          <w:rPr>
            <w:rFonts w:ascii="Times New Roman" w:eastAsia="Times New Roman" w:hAnsi="Times New Roman" w:cs="Times New Roman"/>
            <w:sz w:val="28"/>
            <w:szCs w:val="28"/>
            <w:lang w:eastAsia="ru-RU"/>
          </w:rPr>
          <w:delText xml:space="preserve">А. </w:delText>
        </w:r>
        <w:r w:rsidR="00DC7846" w:rsidRPr="00B5325E" w:rsidDel="0091212B">
          <w:rPr>
            <w:rFonts w:ascii="Times New Roman" w:eastAsia="Times New Roman" w:hAnsi="Times New Roman" w:cs="Times New Roman"/>
            <w:sz w:val="28"/>
            <w:szCs w:val="28"/>
            <w:lang w:eastAsia="ru-RU"/>
          </w:rPr>
          <w:delText xml:space="preserve">В. </w:delText>
        </w:r>
        <w:r w:rsidRPr="00B5325E" w:rsidDel="0091212B">
          <w:rPr>
            <w:rFonts w:ascii="Times New Roman" w:eastAsia="Times New Roman" w:hAnsi="Times New Roman" w:cs="Times New Roman"/>
            <w:sz w:val="28"/>
            <w:szCs w:val="28"/>
            <w:lang w:eastAsia="ru-RU"/>
          </w:rPr>
          <w:delText xml:space="preserve">Боресков Программирование компьютерной </w:delText>
        </w:r>
        <w:r w:rsidR="00DC7846" w:rsidRPr="00B5325E" w:rsidDel="0091212B">
          <w:rPr>
            <w:rFonts w:ascii="Times New Roman" w:eastAsia="Times New Roman" w:hAnsi="Times New Roman" w:cs="Times New Roman"/>
            <w:sz w:val="28"/>
            <w:szCs w:val="28"/>
            <w:lang w:eastAsia="ru-RU"/>
          </w:rPr>
          <w:delText>графики. Современный OpenGL. – М.: ДМК Пресс. – 2019. – 372 с.: ил.</w:delText>
        </w:r>
      </w:del>
    </w:p>
    <w:p w14:paraId="7F40EA77" w14:textId="7F00F5DD" w:rsidR="00CE254F" w:rsidRPr="00B5325E" w:rsidDel="0091212B" w:rsidRDefault="00CE254F" w:rsidP="0091212B">
      <w:pPr>
        <w:pStyle w:val="a5"/>
        <w:numPr>
          <w:ilvl w:val="0"/>
          <w:numId w:val="34"/>
        </w:numPr>
        <w:spacing w:after="0" w:line="360" w:lineRule="auto"/>
        <w:jc w:val="center"/>
        <w:rPr>
          <w:del w:id="2963" w:author="Борис Гогинян" w:date="2020-05-30T16:28:00Z"/>
          <w:rFonts w:ascii="Times New Roman" w:eastAsia="Times New Roman" w:hAnsi="Times New Roman" w:cs="Times New Roman"/>
          <w:sz w:val="28"/>
          <w:szCs w:val="28"/>
          <w:lang w:val="en-US" w:eastAsia="ru-RU"/>
        </w:rPr>
        <w:pPrChange w:id="2964" w:author="Борис Гогинян" w:date="2020-05-30T16:28:00Z">
          <w:pPr>
            <w:pStyle w:val="a5"/>
            <w:numPr>
              <w:numId w:val="34"/>
            </w:numPr>
            <w:tabs>
              <w:tab w:val="num" w:pos="720"/>
            </w:tabs>
            <w:spacing w:after="0" w:line="360" w:lineRule="auto"/>
            <w:ind w:hanging="360"/>
          </w:pPr>
        </w:pPrChange>
      </w:pPr>
      <w:del w:id="2965" w:author="Борис Гогинян" w:date="2020-05-30T16:28:00Z">
        <w:r w:rsidRPr="00B5325E" w:rsidDel="0091212B">
          <w:rPr>
            <w:rFonts w:ascii="Times New Roman" w:eastAsia="Times New Roman" w:hAnsi="Times New Roman" w:cs="Times New Roman"/>
            <w:sz w:val="28"/>
            <w:szCs w:val="28"/>
            <w:lang w:val="en-US" w:eastAsia="ru-RU"/>
          </w:rPr>
          <w:delText xml:space="preserve">Glossy BSDF Cycles Shader URL: </w:delText>
        </w:r>
        <w:r w:rsidR="00B6682D" w:rsidDel="0091212B">
          <w:fldChar w:fldCharType="begin"/>
        </w:r>
        <w:r w:rsidR="00B6682D" w:rsidRPr="00FB121D" w:rsidDel="0091212B">
          <w:rPr>
            <w:lang w:val="en-US"/>
            <w:rPrChange w:id="2966" w:author="Борис Гогинян" w:date="2020-05-27T20:11:00Z">
              <w:rPr/>
            </w:rPrChange>
          </w:rPr>
          <w:delInstrText xml:space="preserve"> HYPERLINK "https://docs.blender.org/manual/en/latest/render/"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shader_nodes/shader/glossy.html</w:delText>
        </w:r>
        <w:r w:rsidR="00FE0E99" w:rsidRPr="00B5325E" w:rsidDel="0091212B">
          <w:rPr>
            <w:rFonts w:ascii="Times New Roman" w:eastAsia="Times New Roman" w:hAnsi="Times New Roman" w:cs="Times New Roman"/>
            <w:sz w:val="28"/>
            <w:szCs w:val="28"/>
            <w:lang w:val="en-US" w:eastAsia="ru-RU"/>
          </w:rPr>
          <w:delText xml:space="preserve"> (</w:delText>
        </w:r>
        <w:r w:rsidR="00FE0E99" w:rsidRPr="00B5325E" w:rsidDel="0091212B">
          <w:rPr>
            <w:rFonts w:ascii="Times New Roman" w:eastAsia="Times New Roman" w:hAnsi="Times New Roman" w:cs="Times New Roman"/>
            <w:sz w:val="28"/>
            <w:szCs w:val="28"/>
            <w:lang w:eastAsia="ru-RU"/>
          </w:rPr>
          <w:delText>дата</w:delText>
        </w:r>
        <w:r w:rsidR="00FE0E99" w:rsidRPr="00B5325E" w:rsidDel="0091212B">
          <w:rPr>
            <w:rFonts w:ascii="Times New Roman" w:eastAsia="Times New Roman" w:hAnsi="Times New Roman" w:cs="Times New Roman"/>
            <w:sz w:val="28"/>
            <w:szCs w:val="28"/>
            <w:lang w:val="en-US" w:eastAsia="ru-RU"/>
          </w:rPr>
          <w:delText xml:space="preserve"> </w:delText>
        </w:r>
        <w:r w:rsidR="00FE0E99" w:rsidRPr="00B5325E" w:rsidDel="0091212B">
          <w:rPr>
            <w:rFonts w:ascii="Times New Roman" w:eastAsia="Times New Roman" w:hAnsi="Times New Roman" w:cs="Times New Roman"/>
            <w:sz w:val="28"/>
            <w:szCs w:val="28"/>
            <w:lang w:eastAsia="ru-RU"/>
          </w:rPr>
          <w:delText>обращения</w:delText>
        </w:r>
        <w:r w:rsidR="00FE0E99" w:rsidRPr="00B5325E" w:rsidDel="0091212B">
          <w:rPr>
            <w:rFonts w:ascii="Times New Roman" w:eastAsia="Times New Roman" w:hAnsi="Times New Roman" w:cs="Times New Roman"/>
            <w:sz w:val="28"/>
            <w:szCs w:val="28"/>
            <w:lang w:val="en-US" w:eastAsia="ru-RU"/>
          </w:rPr>
          <w:delText xml:space="preserve"> 15.05.2020)</w:delText>
        </w:r>
      </w:del>
    </w:p>
    <w:p w14:paraId="1D66D0A8" w14:textId="71A8024C" w:rsidR="00CE254F" w:rsidRPr="00B5325E" w:rsidDel="0091212B" w:rsidRDefault="00CE254F" w:rsidP="0091212B">
      <w:pPr>
        <w:pStyle w:val="a5"/>
        <w:numPr>
          <w:ilvl w:val="0"/>
          <w:numId w:val="34"/>
        </w:numPr>
        <w:spacing w:after="0" w:line="360" w:lineRule="auto"/>
        <w:jc w:val="center"/>
        <w:rPr>
          <w:del w:id="2967" w:author="Борис Гогинян" w:date="2020-05-30T16:28:00Z"/>
          <w:rFonts w:ascii="Times New Roman" w:eastAsia="Times New Roman" w:hAnsi="Times New Roman" w:cs="Times New Roman"/>
          <w:sz w:val="28"/>
          <w:szCs w:val="28"/>
          <w:lang w:val="en-US" w:eastAsia="ru-RU"/>
        </w:rPr>
        <w:pPrChange w:id="2968" w:author="Борис Гогинян" w:date="2020-05-30T16:28:00Z">
          <w:pPr>
            <w:pStyle w:val="a5"/>
            <w:numPr>
              <w:numId w:val="34"/>
            </w:numPr>
            <w:tabs>
              <w:tab w:val="num" w:pos="720"/>
            </w:tabs>
            <w:spacing w:after="0" w:line="360" w:lineRule="auto"/>
            <w:ind w:hanging="360"/>
          </w:pPr>
        </w:pPrChange>
      </w:pPr>
      <w:del w:id="2969" w:author="Борис Гогинян" w:date="2020-05-30T16:28:00Z">
        <w:r w:rsidRPr="00B5325E" w:rsidDel="0091212B">
          <w:rPr>
            <w:rFonts w:ascii="Times New Roman" w:eastAsia="Times New Roman" w:hAnsi="Times New Roman" w:cs="Times New Roman"/>
            <w:sz w:val="28"/>
            <w:szCs w:val="28"/>
            <w:lang w:val="en-US" w:eastAsia="ru-RU"/>
          </w:rPr>
          <w:delText xml:space="preserve">Glass BSDF Cycles Shader URL: </w:delText>
        </w:r>
        <w:r w:rsidR="00B6682D" w:rsidDel="0091212B">
          <w:fldChar w:fldCharType="begin"/>
        </w:r>
        <w:r w:rsidR="00B6682D" w:rsidRPr="00FB121D" w:rsidDel="0091212B">
          <w:rPr>
            <w:lang w:val="en-US"/>
            <w:rPrChange w:id="2970" w:author="Борис Гогинян" w:date="2020-05-27T20:11:00Z">
              <w:rPr/>
            </w:rPrChange>
          </w:rPr>
          <w:delInstrText xml:space="preserve"> HYPERLINK "https://docs.blender.org/manual/en/latest/render/"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shader_nodes/shader/glass.html</w:delText>
        </w:r>
        <w:r w:rsidR="00FE0E99" w:rsidRPr="00B5325E" w:rsidDel="0091212B">
          <w:rPr>
            <w:rFonts w:ascii="Times New Roman" w:eastAsia="Times New Roman" w:hAnsi="Times New Roman" w:cs="Times New Roman"/>
            <w:sz w:val="28"/>
            <w:szCs w:val="28"/>
            <w:lang w:val="en-US" w:eastAsia="ru-RU"/>
          </w:rPr>
          <w:delText xml:space="preserve"> (</w:delText>
        </w:r>
        <w:r w:rsidR="00FE0E99" w:rsidRPr="00B5325E" w:rsidDel="0091212B">
          <w:rPr>
            <w:rFonts w:ascii="Times New Roman" w:eastAsia="Times New Roman" w:hAnsi="Times New Roman" w:cs="Times New Roman"/>
            <w:sz w:val="28"/>
            <w:szCs w:val="28"/>
            <w:lang w:eastAsia="ru-RU"/>
          </w:rPr>
          <w:delText>дата</w:delText>
        </w:r>
        <w:r w:rsidR="00FE0E99" w:rsidRPr="00B5325E" w:rsidDel="0091212B">
          <w:rPr>
            <w:rFonts w:ascii="Times New Roman" w:eastAsia="Times New Roman" w:hAnsi="Times New Roman" w:cs="Times New Roman"/>
            <w:sz w:val="28"/>
            <w:szCs w:val="28"/>
            <w:lang w:val="en-US" w:eastAsia="ru-RU"/>
          </w:rPr>
          <w:delText xml:space="preserve"> </w:delText>
        </w:r>
        <w:r w:rsidR="00FE0E99" w:rsidRPr="00B5325E" w:rsidDel="0091212B">
          <w:rPr>
            <w:rFonts w:ascii="Times New Roman" w:eastAsia="Times New Roman" w:hAnsi="Times New Roman" w:cs="Times New Roman"/>
            <w:sz w:val="28"/>
            <w:szCs w:val="28"/>
            <w:lang w:eastAsia="ru-RU"/>
          </w:rPr>
          <w:delText>обращения</w:delText>
        </w:r>
        <w:r w:rsidR="00FE0E99" w:rsidRPr="00B5325E" w:rsidDel="0091212B">
          <w:rPr>
            <w:rFonts w:ascii="Times New Roman" w:eastAsia="Times New Roman" w:hAnsi="Times New Roman" w:cs="Times New Roman"/>
            <w:sz w:val="28"/>
            <w:szCs w:val="28"/>
            <w:lang w:val="en-US" w:eastAsia="ru-RU"/>
          </w:rPr>
          <w:delText xml:space="preserve"> 15.05.2020)</w:delText>
        </w:r>
      </w:del>
    </w:p>
    <w:p w14:paraId="381536DA" w14:textId="71B1FCDF" w:rsidR="00CE254F" w:rsidRPr="00B5325E" w:rsidDel="0091212B" w:rsidRDefault="00FE0E99" w:rsidP="0091212B">
      <w:pPr>
        <w:pStyle w:val="a5"/>
        <w:numPr>
          <w:ilvl w:val="0"/>
          <w:numId w:val="34"/>
        </w:numPr>
        <w:spacing w:after="0" w:line="360" w:lineRule="auto"/>
        <w:jc w:val="center"/>
        <w:rPr>
          <w:del w:id="2971" w:author="Борис Гогинян" w:date="2020-05-30T16:28:00Z"/>
          <w:rFonts w:ascii="Times New Roman" w:eastAsia="Times New Roman" w:hAnsi="Times New Roman" w:cs="Times New Roman"/>
          <w:sz w:val="28"/>
          <w:szCs w:val="28"/>
          <w:lang w:val="en-US" w:eastAsia="ru-RU"/>
        </w:rPr>
        <w:pPrChange w:id="2972" w:author="Борис Гогинян" w:date="2020-05-30T16:28:00Z">
          <w:pPr>
            <w:pStyle w:val="a5"/>
            <w:numPr>
              <w:numId w:val="34"/>
            </w:numPr>
            <w:tabs>
              <w:tab w:val="num" w:pos="720"/>
            </w:tabs>
            <w:spacing w:line="360" w:lineRule="auto"/>
            <w:ind w:hanging="360"/>
          </w:pPr>
        </w:pPrChange>
      </w:pPr>
      <w:del w:id="2973" w:author="Борис Гогинян" w:date="2020-05-30T16:28:00Z">
        <w:r w:rsidRPr="00B5325E" w:rsidDel="0091212B">
          <w:rPr>
            <w:rFonts w:ascii="Times New Roman" w:eastAsia="Times New Roman" w:hAnsi="Times New Roman" w:cs="Times New Roman"/>
            <w:sz w:val="28"/>
            <w:szCs w:val="28"/>
            <w:lang w:val="en-US" w:eastAsia="ru-RU"/>
          </w:rPr>
          <w:delText xml:space="preserve">Principled BSDF Cycles Shader URL: </w:delText>
        </w:r>
        <w:r w:rsidR="00B6682D" w:rsidDel="0091212B">
          <w:fldChar w:fldCharType="begin"/>
        </w:r>
        <w:r w:rsidR="00B6682D" w:rsidRPr="00FB121D" w:rsidDel="0091212B">
          <w:rPr>
            <w:lang w:val="en-US"/>
            <w:rPrChange w:id="2974" w:author="Борис Гогинян" w:date="2020-05-27T20:11:00Z">
              <w:rPr/>
            </w:rPrChange>
          </w:rPr>
          <w:delInstrText xml:space="preserve"> HYPERLINK "https://docs.blender.org/manual/en/latest/render/" </w:delInstrText>
        </w:r>
        <w:r w:rsidR="00B6682D" w:rsidDel="0091212B">
          <w:fldChar w:fldCharType="separate"/>
        </w:r>
        <w:r w:rsidR="00CE254F"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00CE254F" w:rsidRPr="00B5325E" w:rsidDel="0091212B">
          <w:rPr>
            <w:rFonts w:ascii="Times New Roman" w:eastAsia="Times New Roman" w:hAnsi="Times New Roman" w:cs="Times New Roman"/>
            <w:sz w:val="28"/>
            <w:szCs w:val="28"/>
            <w:lang w:val="en-US" w:eastAsia="ru-RU"/>
          </w:rPr>
          <w:delText xml:space="preserve"> shader_nodes/shader/principled.html</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15.05.2020)</w:delText>
        </w:r>
      </w:del>
    </w:p>
    <w:p w14:paraId="2389461E" w14:textId="1DF89ED3" w:rsidR="00FE0E99" w:rsidRPr="00B5325E" w:rsidDel="0091212B" w:rsidRDefault="00FE0E99" w:rsidP="0091212B">
      <w:pPr>
        <w:pStyle w:val="a5"/>
        <w:numPr>
          <w:ilvl w:val="0"/>
          <w:numId w:val="34"/>
        </w:numPr>
        <w:spacing w:after="0" w:line="360" w:lineRule="auto"/>
        <w:jc w:val="center"/>
        <w:rPr>
          <w:del w:id="2975" w:author="Борис Гогинян" w:date="2020-05-30T16:28:00Z"/>
          <w:rFonts w:ascii="Times New Roman" w:eastAsia="Times New Roman" w:hAnsi="Times New Roman" w:cs="Times New Roman"/>
          <w:sz w:val="28"/>
          <w:szCs w:val="28"/>
          <w:lang w:val="en-US" w:eastAsia="ru-RU"/>
        </w:rPr>
        <w:pPrChange w:id="2976" w:author="Борис Гогинян" w:date="2020-05-30T16:28:00Z">
          <w:pPr>
            <w:pStyle w:val="a5"/>
            <w:numPr>
              <w:numId w:val="34"/>
            </w:numPr>
            <w:tabs>
              <w:tab w:val="num" w:pos="720"/>
            </w:tabs>
            <w:spacing w:line="360" w:lineRule="auto"/>
            <w:ind w:hanging="360"/>
          </w:pPr>
        </w:pPrChange>
      </w:pPr>
      <w:del w:id="2977" w:author="Борис Гогинян" w:date="2020-05-30T16:28:00Z">
        <w:r w:rsidRPr="00B5325E" w:rsidDel="0091212B">
          <w:rPr>
            <w:rFonts w:ascii="Times New Roman" w:eastAsia="Times New Roman" w:hAnsi="Times New Roman" w:cs="Times New Roman"/>
            <w:sz w:val="28"/>
            <w:szCs w:val="28"/>
            <w:lang w:val="en-US" w:eastAsia="ru-RU"/>
          </w:rPr>
          <w:delText xml:space="preserve">Refraction BSDF Cycles Shader URL: </w:delText>
        </w:r>
        <w:r w:rsidR="00B6682D" w:rsidDel="0091212B">
          <w:fldChar w:fldCharType="begin"/>
        </w:r>
        <w:r w:rsidR="00B6682D" w:rsidRPr="00FB121D" w:rsidDel="0091212B">
          <w:rPr>
            <w:lang w:val="en-US"/>
            <w:rPrChange w:id="2978" w:author="Борис Гогинян" w:date="2020-05-27T20:11:00Z">
              <w:rPr/>
            </w:rPrChange>
          </w:rPr>
          <w:delInstrText xml:space="preserve"> HYPERLINK "https://docs.blender.org/manual/en/latest/render/"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shader_nodes/shader/refraction.html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15.05.2020)</w:delText>
        </w:r>
      </w:del>
    </w:p>
    <w:p w14:paraId="7662A35F" w14:textId="114636B9" w:rsidR="00FE0E99" w:rsidRPr="00B5325E" w:rsidDel="0091212B" w:rsidRDefault="00FE0E99" w:rsidP="0091212B">
      <w:pPr>
        <w:pStyle w:val="a5"/>
        <w:numPr>
          <w:ilvl w:val="0"/>
          <w:numId w:val="34"/>
        </w:numPr>
        <w:spacing w:after="0" w:line="360" w:lineRule="auto"/>
        <w:jc w:val="center"/>
        <w:rPr>
          <w:del w:id="2979" w:author="Борис Гогинян" w:date="2020-05-30T16:28:00Z"/>
          <w:rFonts w:ascii="Times New Roman" w:eastAsia="Times New Roman" w:hAnsi="Times New Roman" w:cs="Times New Roman"/>
          <w:sz w:val="28"/>
          <w:szCs w:val="28"/>
          <w:lang w:val="en-US" w:eastAsia="ru-RU"/>
        </w:rPr>
        <w:pPrChange w:id="2980" w:author="Борис Гогинян" w:date="2020-05-30T16:28:00Z">
          <w:pPr>
            <w:pStyle w:val="a5"/>
            <w:numPr>
              <w:numId w:val="34"/>
            </w:numPr>
            <w:tabs>
              <w:tab w:val="num" w:pos="720"/>
            </w:tabs>
            <w:spacing w:line="360" w:lineRule="auto"/>
            <w:ind w:hanging="360"/>
          </w:pPr>
        </w:pPrChange>
      </w:pPr>
      <w:del w:id="2981" w:author="Борис Гогинян" w:date="2020-05-30T16:28:00Z">
        <w:r w:rsidRPr="00B5325E" w:rsidDel="0091212B">
          <w:rPr>
            <w:rFonts w:ascii="Times New Roman" w:eastAsia="Times New Roman" w:hAnsi="Times New Roman" w:cs="Times New Roman"/>
            <w:sz w:val="28"/>
            <w:szCs w:val="28"/>
            <w:lang w:val="en-US" w:eastAsia="ru-RU"/>
          </w:rPr>
          <w:delText xml:space="preserve">Transparent BSDF Cycles Shader URL: </w:delText>
        </w:r>
        <w:r w:rsidR="00B6682D" w:rsidDel="0091212B">
          <w:fldChar w:fldCharType="begin"/>
        </w:r>
        <w:r w:rsidR="00B6682D" w:rsidRPr="00FB121D" w:rsidDel="0091212B">
          <w:rPr>
            <w:lang w:val="en-US"/>
            <w:rPrChange w:id="2982" w:author="Борис Гогинян" w:date="2020-05-27T20:11:00Z">
              <w:rPr/>
            </w:rPrChange>
          </w:rPr>
          <w:delInstrText xml:space="preserve"> HYPERLINK "https://docs.blender.org/manual/en/latest/render/"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https://docs.blender.org/manual/en/latest/render/</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shader_nodes/shader/transparent.html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15.05.2020)</w:delText>
        </w:r>
      </w:del>
    </w:p>
    <w:p w14:paraId="7A8857DD" w14:textId="29A54413" w:rsidR="00FE0E99" w:rsidRPr="00B5325E" w:rsidDel="0091212B" w:rsidRDefault="00FE0E99" w:rsidP="0091212B">
      <w:pPr>
        <w:pStyle w:val="a5"/>
        <w:numPr>
          <w:ilvl w:val="0"/>
          <w:numId w:val="34"/>
        </w:numPr>
        <w:spacing w:after="0" w:line="360" w:lineRule="auto"/>
        <w:jc w:val="center"/>
        <w:rPr>
          <w:del w:id="2983" w:author="Борис Гогинян" w:date="2020-05-30T16:28:00Z"/>
          <w:rFonts w:ascii="Times New Roman" w:eastAsia="Times New Roman" w:hAnsi="Times New Roman" w:cs="Times New Roman"/>
          <w:sz w:val="28"/>
          <w:szCs w:val="28"/>
          <w:lang w:val="en-US" w:eastAsia="ru-RU"/>
        </w:rPr>
        <w:pPrChange w:id="2984" w:author="Борис Гогинян" w:date="2020-05-30T16:28:00Z">
          <w:pPr>
            <w:pStyle w:val="a5"/>
            <w:numPr>
              <w:numId w:val="34"/>
            </w:numPr>
            <w:tabs>
              <w:tab w:val="num" w:pos="720"/>
            </w:tabs>
            <w:spacing w:line="360" w:lineRule="auto"/>
            <w:ind w:hanging="360"/>
          </w:pPr>
        </w:pPrChange>
      </w:pPr>
      <w:del w:id="2985"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Glass URL: </w:delText>
        </w:r>
        <w:r w:rsidR="00B6682D" w:rsidDel="0091212B">
          <w:fldChar w:fldCharType="begin"/>
        </w:r>
        <w:r w:rsidR="00B6682D" w:rsidRPr="00FB121D" w:rsidDel="0091212B">
          <w:rPr>
            <w:lang w:val="en-US"/>
            <w:rPrChange w:id="2986"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LuxCoreRender_Materials_Glass#Reflection_Color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1F776201" w14:textId="35CC4F01" w:rsidR="00DA11FF" w:rsidRPr="00B5325E" w:rsidDel="0091212B" w:rsidRDefault="00DA11FF" w:rsidP="0091212B">
      <w:pPr>
        <w:pStyle w:val="a5"/>
        <w:numPr>
          <w:ilvl w:val="0"/>
          <w:numId w:val="34"/>
        </w:numPr>
        <w:spacing w:after="0" w:line="360" w:lineRule="auto"/>
        <w:jc w:val="center"/>
        <w:rPr>
          <w:del w:id="2987" w:author="Борис Гогинян" w:date="2020-05-30T16:28:00Z"/>
          <w:rFonts w:ascii="Times New Roman" w:eastAsia="Times New Roman" w:hAnsi="Times New Roman" w:cs="Times New Roman"/>
          <w:sz w:val="28"/>
          <w:szCs w:val="28"/>
          <w:lang w:val="en-US" w:eastAsia="ru-RU"/>
        </w:rPr>
        <w:pPrChange w:id="2988" w:author="Борис Гогинян" w:date="2020-05-30T16:28:00Z">
          <w:pPr>
            <w:pStyle w:val="a5"/>
            <w:numPr>
              <w:numId w:val="34"/>
            </w:numPr>
            <w:tabs>
              <w:tab w:val="num" w:pos="720"/>
            </w:tabs>
            <w:spacing w:line="360" w:lineRule="auto"/>
            <w:ind w:hanging="360"/>
          </w:pPr>
        </w:pPrChange>
      </w:pPr>
      <w:del w:id="2989"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Matte URL: </w:delText>
        </w:r>
        <w:r w:rsidR="00B6682D" w:rsidDel="0091212B">
          <w:fldChar w:fldCharType="begin"/>
        </w:r>
        <w:r w:rsidR="00B6682D" w:rsidRPr="00FB121D" w:rsidDel="0091212B">
          <w:rPr>
            <w:lang w:val="en-US"/>
            <w:rPrChange w:id="2990"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LuxCoreRender_Materials_Matte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7B4BFF7D" w14:textId="3A043A72" w:rsidR="00FE0E99" w:rsidRPr="00B5325E" w:rsidDel="0091212B" w:rsidRDefault="00FB0CBB" w:rsidP="0091212B">
      <w:pPr>
        <w:pStyle w:val="a5"/>
        <w:numPr>
          <w:ilvl w:val="0"/>
          <w:numId w:val="34"/>
        </w:numPr>
        <w:spacing w:after="0" w:line="360" w:lineRule="auto"/>
        <w:jc w:val="center"/>
        <w:rPr>
          <w:del w:id="2991" w:author="Борис Гогинян" w:date="2020-05-30T16:28:00Z"/>
          <w:rFonts w:ascii="Times New Roman" w:eastAsia="Times New Roman" w:hAnsi="Times New Roman" w:cs="Times New Roman"/>
          <w:sz w:val="28"/>
          <w:szCs w:val="28"/>
          <w:lang w:val="en-US" w:eastAsia="ru-RU"/>
        </w:rPr>
        <w:pPrChange w:id="2992" w:author="Борис Гогинян" w:date="2020-05-30T16:28:00Z">
          <w:pPr>
            <w:pStyle w:val="a5"/>
            <w:numPr>
              <w:numId w:val="34"/>
            </w:numPr>
            <w:tabs>
              <w:tab w:val="num" w:pos="720"/>
            </w:tabs>
            <w:spacing w:line="360" w:lineRule="auto"/>
            <w:ind w:hanging="360"/>
          </w:pPr>
        </w:pPrChange>
      </w:pPr>
      <w:del w:id="2993"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Matte Translucent URL: </w:delText>
        </w:r>
        <w:r w:rsidR="00B6682D" w:rsidDel="0091212B">
          <w:fldChar w:fldCharType="begin"/>
        </w:r>
        <w:r w:rsidR="00B6682D" w:rsidRPr="00FB121D" w:rsidDel="0091212B">
          <w:rPr>
            <w:lang w:val="en-US"/>
            <w:rPrChange w:id="2994"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LuxCoreRender_Materials_Matte_Translucent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7D05B19E" w14:textId="439F7F6C" w:rsidR="00FB0CBB" w:rsidRPr="00B5325E" w:rsidDel="0091212B" w:rsidRDefault="00FB0CBB" w:rsidP="0091212B">
      <w:pPr>
        <w:pStyle w:val="a5"/>
        <w:numPr>
          <w:ilvl w:val="0"/>
          <w:numId w:val="34"/>
        </w:numPr>
        <w:spacing w:after="0" w:line="360" w:lineRule="auto"/>
        <w:jc w:val="center"/>
        <w:rPr>
          <w:del w:id="2995" w:author="Борис Гогинян" w:date="2020-05-30T16:28:00Z"/>
          <w:rFonts w:ascii="Times New Roman" w:eastAsia="Times New Roman" w:hAnsi="Times New Roman" w:cs="Times New Roman"/>
          <w:sz w:val="28"/>
          <w:szCs w:val="28"/>
          <w:lang w:val="en-US" w:eastAsia="ru-RU"/>
        </w:rPr>
        <w:pPrChange w:id="2996" w:author="Борис Гогинян" w:date="2020-05-30T16:28:00Z">
          <w:pPr>
            <w:pStyle w:val="a5"/>
            <w:numPr>
              <w:numId w:val="34"/>
            </w:numPr>
            <w:tabs>
              <w:tab w:val="num" w:pos="720"/>
            </w:tabs>
            <w:spacing w:line="360" w:lineRule="auto"/>
            <w:ind w:hanging="360"/>
          </w:pPr>
        </w:pPrChange>
      </w:pPr>
      <w:del w:id="2997"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Mirror URL: </w:delText>
        </w:r>
        <w:r w:rsidR="00B6682D" w:rsidDel="0091212B">
          <w:fldChar w:fldCharType="begin"/>
        </w:r>
        <w:r w:rsidR="00B6682D" w:rsidRPr="00FB121D" w:rsidDel="0091212B">
          <w:rPr>
            <w:lang w:val="en-US"/>
            <w:rPrChange w:id="2998"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LuxCoreRender_Materials_Mirror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575525A4" w14:textId="0F9E5493" w:rsidR="00FB0CBB" w:rsidRPr="00B5325E" w:rsidDel="0091212B" w:rsidRDefault="00FB0CBB" w:rsidP="0091212B">
      <w:pPr>
        <w:pStyle w:val="a5"/>
        <w:numPr>
          <w:ilvl w:val="0"/>
          <w:numId w:val="34"/>
        </w:numPr>
        <w:spacing w:after="0" w:line="360" w:lineRule="auto"/>
        <w:jc w:val="center"/>
        <w:rPr>
          <w:del w:id="2999" w:author="Борис Гогинян" w:date="2020-05-30T16:28:00Z"/>
          <w:rFonts w:ascii="Times New Roman" w:eastAsia="Times New Roman" w:hAnsi="Times New Roman" w:cs="Times New Roman"/>
          <w:sz w:val="28"/>
          <w:szCs w:val="28"/>
          <w:lang w:val="en-US" w:eastAsia="ru-RU"/>
        </w:rPr>
        <w:pPrChange w:id="3000" w:author="Борис Гогинян" w:date="2020-05-30T16:28:00Z">
          <w:pPr>
            <w:pStyle w:val="a5"/>
            <w:numPr>
              <w:numId w:val="34"/>
            </w:numPr>
            <w:tabs>
              <w:tab w:val="num" w:pos="720"/>
            </w:tabs>
            <w:spacing w:line="360" w:lineRule="auto"/>
            <w:ind w:hanging="360"/>
          </w:pPr>
        </w:pPrChange>
      </w:pPr>
      <w:del w:id="3001"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Glossy URL: </w:delText>
        </w:r>
        <w:r w:rsidR="00B6682D" w:rsidDel="0091212B">
          <w:fldChar w:fldCharType="begin"/>
        </w:r>
        <w:r w:rsidR="00B6682D" w:rsidRPr="00FB121D" w:rsidDel="0091212B">
          <w:rPr>
            <w:lang w:val="en-US"/>
            <w:rPrChange w:id="3002"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LuxCoreRender_Materials_Glossy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1839367A" w14:textId="3E112E04" w:rsidR="00FB0CBB" w:rsidRPr="00B5325E" w:rsidDel="0091212B" w:rsidRDefault="00FB0CBB" w:rsidP="0091212B">
      <w:pPr>
        <w:pStyle w:val="a5"/>
        <w:numPr>
          <w:ilvl w:val="0"/>
          <w:numId w:val="34"/>
        </w:numPr>
        <w:spacing w:after="0" w:line="360" w:lineRule="auto"/>
        <w:jc w:val="center"/>
        <w:rPr>
          <w:del w:id="3003" w:author="Борис Гогинян" w:date="2020-05-30T16:28:00Z"/>
          <w:rFonts w:ascii="Times New Roman" w:eastAsia="Times New Roman" w:hAnsi="Times New Roman" w:cs="Times New Roman"/>
          <w:sz w:val="28"/>
          <w:szCs w:val="28"/>
          <w:lang w:val="en-US" w:eastAsia="ru-RU"/>
        </w:rPr>
        <w:pPrChange w:id="3004" w:author="Борис Гогинян" w:date="2020-05-30T16:28:00Z">
          <w:pPr>
            <w:pStyle w:val="a5"/>
            <w:numPr>
              <w:numId w:val="34"/>
            </w:numPr>
            <w:tabs>
              <w:tab w:val="num" w:pos="720"/>
            </w:tabs>
            <w:spacing w:line="360" w:lineRule="auto"/>
            <w:ind w:hanging="360"/>
          </w:pPr>
        </w:pPrChange>
      </w:pPr>
      <w:del w:id="3005"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Glossy Translucent URL: </w:delText>
        </w:r>
        <w:r w:rsidR="00B6682D" w:rsidDel="0091212B">
          <w:fldChar w:fldCharType="begin"/>
        </w:r>
        <w:r w:rsidR="00B6682D" w:rsidRPr="00FB121D" w:rsidDel="0091212B">
          <w:rPr>
            <w:lang w:val="en-US"/>
            <w:rPrChange w:id="3006"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LuxCoreRender_Materials_Glossy_Translucent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33422203" w14:textId="65A3ABC8" w:rsidR="00FB0CBB" w:rsidRPr="00B5325E" w:rsidDel="0091212B" w:rsidRDefault="00FB0CBB" w:rsidP="0091212B">
      <w:pPr>
        <w:pStyle w:val="a5"/>
        <w:numPr>
          <w:ilvl w:val="0"/>
          <w:numId w:val="34"/>
        </w:numPr>
        <w:spacing w:after="0" w:line="360" w:lineRule="auto"/>
        <w:jc w:val="center"/>
        <w:rPr>
          <w:del w:id="3007" w:author="Борис Гогинян" w:date="2020-05-30T16:28:00Z"/>
          <w:rFonts w:ascii="Times New Roman" w:eastAsia="Times New Roman" w:hAnsi="Times New Roman" w:cs="Times New Roman"/>
          <w:sz w:val="28"/>
          <w:szCs w:val="28"/>
          <w:lang w:val="en-US" w:eastAsia="ru-RU"/>
        </w:rPr>
        <w:pPrChange w:id="3008" w:author="Борис Гогинян" w:date="2020-05-30T16:28:00Z">
          <w:pPr>
            <w:pStyle w:val="a5"/>
            <w:numPr>
              <w:numId w:val="34"/>
            </w:numPr>
            <w:tabs>
              <w:tab w:val="num" w:pos="720"/>
            </w:tabs>
            <w:spacing w:line="360" w:lineRule="auto"/>
            <w:ind w:hanging="360"/>
          </w:pPr>
        </w:pPrChange>
      </w:pPr>
      <w:del w:id="3009" w:author="Борис Гогинян" w:date="2020-05-30T16:28:00Z">
        <w:r w:rsidRPr="00B5325E" w:rsidDel="0091212B">
          <w:rPr>
            <w:rFonts w:ascii="Times New Roman" w:eastAsia="Times New Roman" w:hAnsi="Times New Roman" w:cs="Times New Roman"/>
            <w:sz w:val="28"/>
            <w:szCs w:val="28"/>
            <w:lang w:val="en-US" w:eastAsia="ru-RU"/>
          </w:rPr>
          <w:delText xml:space="preserve">LuxCoreRender Materials Metal URL: </w:delText>
        </w:r>
        <w:r w:rsidR="00B6682D" w:rsidDel="0091212B">
          <w:fldChar w:fldCharType="begin"/>
        </w:r>
        <w:r w:rsidR="00B6682D" w:rsidRPr="00FB121D" w:rsidDel="0091212B">
          <w:rPr>
            <w:lang w:val="en-US"/>
            <w:rPrChange w:id="3010" w:author="Борис Гогинян" w:date="2020-05-27T20:11:00Z">
              <w:rPr/>
            </w:rPrChange>
          </w:rPr>
          <w:delInstrText xml:space="preserve"> HYPERLINK "https://wiki.luxcorerender.org/"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https://wiki.luxcorerender.org/</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LuxCoreRender_Materials_Metal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376ED0C4" w14:textId="28D8ACA7" w:rsidR="00FB0CBB" w:rsidRPr="00B5325E" w:rsidDel="0091212B" w:rsidRDefault="00FB0CBB" w:rsidP="0091212B">
      <w:pPr>
        <w:pStyle w:val="a5"/>
        <w:numPr>
          <w:ilvl w:val="0"/>
          <w:numId w:val="34"/>
        </w:numPr>
        <w:spacing w:after="0" w:line="360" w:lineRule="auto"/>
        <w:jc w:val="center"/>
        <w:rPr>
          <w:del w:id="3011" w:author="Борис Гогинян" w:date="2020-05-30T16:28:00Z"/>
          <w:rFonts w:ascii="Times New Roman" w:eastAsia="Times New Roman" w:hAnsi="Times New Roman" w:cs="Times New Roman"/>
          <w:sz w:val="28"/>
          <w:szCs w:val="28"/>
          <w:lang w:val="en-US" w:eastAsia="ru-RU"/>
        </w:rPr>
        <w:pPrChange w:id="3012" w:author="Борис Гогинян" w:date="2020-05-30T16:28:00Z">
          <w:pPr>
            <w:pStyle w:val="a5"/>
            <w:numPr>
              <w:numId w:val="34"/>
            </w:numPr>
            <w:tabs>
              <w:tab w:val="num" w:pos="720"/>
            </w:tabs>
            <w:spacing w:line="360" w:lineRule="auto"/>
            <w:ind w:hanging="360"/>
          </w:pPr>
        </w:pPrChange>
      </w:pPr>
      <w:del w:id="3013" w:author="Борис Гогинян" w:date="2020-05-30T16:28:00Z">
        <w:r w:rsidRPr="00B5325E" w:rsidDel="0091212B">
          <w:rPr>
            <w:rFonts w:ascii="Times New Roman" w:eastAsia="Times New Roman" w:hAnsi="Times New Roman" w:cs="Times New Roman"/>
            <w:sz w:val="28"/>
            <w:szCs w:val="28"/>
            <w:lang w:val="en-US" w:eastAsia="ru-RU"/>
          </w:rPr>
          <w:delText xml:space="preserve">asDisneyMaterial appleseed Shader URL: </w:delText>
        </w:r>
        <w:r w:rsidR="00B6682D" w:rsidDel="0091212B">
          <w:fldChar w:fldCharType="begin"/>
        </w:r>
        <w:r w:rsidR="00B6682D" w:rsidRPr="00FB121D" w:rsidDel="0091212B">
          <w:rPr>
            <w:lang w:val="en-US"/>
            <w:rPrChange w:id="3014" w:author="Борис Гогинян" w:date="2020-05-27T20:11:00Z">
              <w:rPr/>
            </w:rPrChange>
          </w:rPr>
          <w:delInstrText xml:space="preserve"> HYPERLINK "https://appleseed.readthedocs.io/projects/appleseed-maya/en/latest/shaders/material/as_disney_material.html?highlight=Disney" \l "asdisneymaterial"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https://appleseed.readthedocs.io/projects/appleseed-maya/en/latest/shaders/material/as_disney_material.html?highlight=Disney#asdisneymaterial</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402B6DF7" w14:textId="6FF5C43C" w:rsidR="00FB0CBB" w:rsidRPr="00B5325E" w:rsidDel="0091212B" w:rsidRDefault="00866229" w:rsidP="0091212B">
      <w:pPr>
        <w:pStyle w:val="a5"/>
        <w:numPr>
          <w:ilvl w:val="0"/>
          <w:numId w:val="34"/>
        </w:numPr>
        <w:spacing w:after="0" w:line="360" w:lineRule="auto"/>
        <w:jc w:val="center"/>
        <w:rPr>
          <w:del w:id="3015" w:author="Борис Гогинян" w:date="2020-05-30T16:28:00Z"/>
          <w:rFonts w:ascii="Times New Roman" w:eastAsia="Times New Roman" w:hAnsi="Times New Roman" w:cs="Times New Roman"/>
          <w:sz w:val="28"/>
          <w:szCs w:val="28"/>
          <w:lang w:val="en-US" w:eastAsia="ru-RU"/>
        </w:rPr>
        <w:pPrChange w:id="3016" w:author="Борис Гогинян" w:date="2020-05-30T16:28:00Z">
          <w:pPr>
            <w:pStyle w:val="a5"/>
            <w:numPr>
              <w:numId w:val="34"/>
            </w:numPr>
            <w:tabs>
              <w:tab w:val="num" w:pos="720"/>
            </w:tabs>
            <w:spacing w:line="360" w:lineRule="auto"/>
            <w:ind w:hanging="360"/>
          </w:pPr>
        </w:pPrChange>
      </w:pPr>
      <w:del w:id="3017" w:author="Борис Гогинян" w:date="2020-05-30T16:28:00Z">
        <w:r w:rsidRPr="00B5325E" w:rsidDel="0091212B">
          <w:rPr>
            <w:rFonts w:ascii="Times New Roman" w:eastAsia="Times New Roman" w:hAnsi="Times New Roman" w:cs="Times New Roman"/>
            <w:sz w:val="28"/>
            <w:szCs w:val="28"/>
            <w:lang w:val="en-US" w:eastAsia="ru-RU"/>
          </w:rPr>
          <w:delText xml:space="preserve">László Szirmay-Kalos Monte-Carlo Methods in Global Illumination // VDM Verlag Dr. Müller. – 2008. – 136 p. - ISBN-10: 9783836479196 URL: </w:delText>
        </w:r>
        <w:r w:rsidR="00B6682D" w:rsidDel="0091212B">
          <w:fldChar w:fldCharType="begin"/>
        </w:r>
        <w:r w:rsidR="00B6682D" w:rsidRPr="00FB121D" w:rsidDel="0091212B">
          <w:rPr>
            <w:lang w:val="en-US"/>
            <w:rPrChange w:id="3018" w:author="Борис Гогинян" w:date="2020-05-27T20:11:00Z">
              <w:rPr/>
            </w:rPrChange>
          </w:rPr>
          <w:delInstrText xml:space="preserve"> HYPERLINK "https://cg.iit.bme.hu/~szirmay/script.pdf"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https://cg.iit.bme.hu/~szirmay/script.pdf</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16.05.2020)</w:delText>
        </w:r>
      </w:del>
    </w:p>
    <w:p w14:paraId="107742F2" w14:textId="61068063" w:rsidR="00866229" w:rsidRPr="00B5325E" w:rsidDel="0091212B" w:rsidRDefault="00866229" w:rsidP="0091212B">
      <w:pPr>
        <w:pStyle w:val="a5"/>
        <w:numPr>
          <w:ilvl w:val="0"/>
          <w:numId w:val="34"/>
        </w:numPr>
        <w:spacing w:after="0" w:line="360" w:lineRule="auto"/>
        <w:jc w:val="center"/>
        <w:rPr>
          <w:del w:id="3019" w:author="Борис Гогинян" w:date="2020-05-30T16:28:00Z"/>
          <w:rFonts w:ascii="Times New Roman" w:eastAsia="Times New Roman" w:hAnsi="Times New Roman" w:cs="Times New Roman"/>
          <w:sz w:val="28"/>
          <w:szCs w:val="28"/>
          <w:lang w:val="en-US" w:eastAsia="ru-RU"/>
        </w:rPr>
        <w:pPrChange w:id="3020" w:author="Борис Гогинян" w:date="2020-05-30T16:28:00Z">
          <w:pPr>
            <w:pStyle w:val="a5"/>
            <w:numPr>
              <w:numId w:val="34"/>
            </w:numPr>
            <w:tabs>
              <w:tab w:val="num" w:pos="720"/>
            </w:tabs>
            <w:spacing w:line="360" w:lineRule="auto"/>
            <w:ind w:hanging="360"/>
          </w:pPr>
        </w:pPrChange>
      </w:pPr>
      <w:del w:id="3021" w:author="Борис Гогинян" w:date="2020-05-30T16:28:00Z">
        <w:r w:rsidRPr="00B5325E" w:rsidDel="0091212B">
          <w:rPr>
            <w:rFonts w:ascii="Times New Roman" w:eastAsia="Times New Roman" w:hAnsi="Times New Roman" w:cs="Times New Roman"/>
            <w:sz w:val="28"/>
            <w:szCs w:val="28"/>
            <w:lang w:val="en-US" w:eastAsia="ru-RU"/>
          </w:rPr>
          <w:delText xml:space="preserve">F. J. Medina-Aguayo, R. G. Everitt Revisiting the balance heuristic for estimating normalising constants // Cornell University. – 2019. – URL: </w:delText>
        </w:r>
        <w:r w:rsidR="00B6682D" w:rsidDel="0091212B">
          <w:fldChar w:fldCharType="begin"/>
        </w:r>
        <w:r w:rsidR="00B6682D" w:rsidRPr="00FB121D" w:rsidDel="0091212B">
          <w:rPr>
            <w:lang w:val="en-US"/>
            <w:rPrChange w:id="3022" w:author="Борис Гогинян" w:date="2020-05-27T20:11:00Z">
              <w:rPr/>
            </w:rPrChange>
          </w:rPr>
          <w:delInstrText xml:space="preserve"> HYPERLINK "https://arxiv.org/pdf/1908.06514.pdf" </w:delInstrText>
        </w:r>
        <w:r w:rsidR="00B6682D" w:rsidDel="0091212B">
          <w:fldChar w:fldCharType="separate"/>
        </w:r>
        <w:r w:rsidR="00661711" w:rsidRPr="00B5325E" w:rsidDel="0091212B">
          <w:rPr>
            <w:rStyle w:val="a3"/>
            <w:rFonts w:ascii="Times New Roman" w:eastAsia="Times New Roman" w:hAnsi="Times New Roman" w:cs="Times New Roman"/>
            <w:color w:val="auto"/>
            <w:sz w:val="28"/>
            <w:szCs w:val="28"/>
            <w:u w:val="none"/>
            <w:lang w:val="en-US" w:eastAsia="ru-RU"/>
          </w:rPr>
          <w:delText>https://arxiv.org/pdf/1908.06514.pdf</w:delText>
        </w:r>
        <w:r w:rsidR="00B6682D" w:rsidDel="0091212B">
          <w:rPr>
            <w:rStyle w:val="a3"/>
            <w:rFonts w:ascii="Times New Roman" w:eastAsia="Times New Roman" w:hAnsi="Times New Roman" w:cs="Times New Roman"/>
            <w:color w:val="auto"/>
            <w:sz w:val="28"/>
            <w:szCs w:val="28"/>
            <w:u w:val="none"/>
            <w:lang w:val="en-US" w:eastAsia="ru-RU"/>
          </w:rPr>
          <w:fldChar w:fldCharType="end"/>
        </w:r>
      </w:del>
    </w:p>
    <w:p w14:paraId="1E2E593A" w14:textId="7E97142D" w:rsidR="00661711" w:rsidRPr="00B5325E" w:rsidDel="0091212B" w:rsidRDefault="00661711" w:rsidP="0091212B">
      <w:pPr>
        <w:pStyle w:val="a5"/>
        <w:numPr>
          <w:ilvl w:val="0"/>
          <w:numId w:val="34"/>
        </w:numPr>
        <w:spacing w:after="0" w:line="360" w:lineRule="auto"/>
        <w:jc w:val="center"/>
        <w:rPr>
          <w:del w:id="3023" w:author="Борис Гогинян" w:date="2020-05-30T16:28:00Z"/>
          <w:rFonts w:ascii="Times New Roman" w:eastAsia="Times New Roman" w:hAnsi="Times New Roman" w:cs="Times New Roman"/>
          <w:sz w:val="28"/>
          <w:szCs w:val="28"/>
          <w:lang w:val="en-US" w:eastAsia="ru-RU"/>
        </w:rPr>
        <w:pPrChange w:id="3024" w:author="Борис Гогинян" w:date="2020-05-30T16:28:00Z">
          <w:pPr>
            <w:pStyle w:val="a5"/>
            <w:numPr>
              <w:numId w:val="34"/>
            </w:numPr>
            <w:tabs>
              <w:tab w:val="num" w:pos="720"/>
            </w:tabs>
            <w:spacing w:line="360" w:lineRule="auto"/>
            <w:ind w:hanging="360"/>
          </w:pPr>
        </w:pPrChange>
      </w:pPr>
      <w:del w:id="3025" w:author="Борис Гогинян" w:date="2020-05-30T16:28:00Z">
        <w:r w:rsidRPr="00B5325E" w:rsidDel="0091212B">
          <w:rPr>
            <w:rFonts w:ascii="Times New Roman" w:eastAsia="Times New Roman" w:hAnsi="Times New Roman" w:cs="Times New Roman"/>
            <w:sz w:val="28"/>
            <w:szCs w:val="28"/>
            <w:lang w:val="en-US" w:eastAsia="ru-RU"/>
          </w:rPr>
          <w:delText xml:space="preserve">PhotonGI cache LuxCoreRender URL: </w:delText>
        </w:r>
        <w:r w:rsidR="00F02F57" w:rsidRPr="00B5325E" w:rsidDel="0091212B">
          <w:rPr>
            <w:rFonts w:ascii="Times New Roman" w:eastAsia="Times New Roman" w:hAnsi="Times New Roman" w:cs="Times New Roman"/>
            <w:sz w:val="28"/>
            <w:szCs w:val="28"/>
            <w:lang w:val="en-US" w:eastAsia="ru-RU"/>
          </w:rPr>
          <w:delText xml:space="preserve">https://wiki.luxcorerender.org/PhotonGI </w:delText>
        </w:r>
        <w:r w:rsidRPr="00B5325E" w:rsidDel="0091212B">
          <w:rPr>
            <w:rFonts w:ascii="Times New Roman" w:eastAsia="Times New Roman" w:hAnsi="Times New Roman" w:cs="Times New Roman"/>
            <w:sz w:val="28"/>
            <w:szCs w:val="28"/>
            <w:lang w:val="en-US" w:eastAsia="ru-RU"/>
          </w:rPr>
          <w:delText>(</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17.05.2020)</w:delText>
        </w:r>
      </w:del>
    </w:p>
    <w:p w14:paraId="6DBC5CB7" w14:textId="24E49317" w:rsidR="00F02F57" w:rsidRPr="00B5325E" w:rsidDel="0091212B" w:rsidRDefault="00F02F57" w:rsidP="0091212B">
      <w:pPr>
        <w:pStyle w:val="a5"/>
        <w:numPr>
          <w:ilvl w:val="0"/>
          <w:numId w:val="34"/>
        </w:numPr>
        <w:spacing w:after="0" w:line="360" w:lineRule="auto"/>
        <w:jc w:val="center"/>
        <w:rPr>
          <w:del w:id="3026" w:author="Борис Гогинян" w:date="2020-05-30T16:28:00Z"/>
          <w:rFonts w:ascii="Times New Roman" w:eastAsia="Times New Roman" w:hAnsi="Times New Roman" w:cs="Times New Roman"/>
          <w:sz w:val="28"/>
          <w:szCs w:val="28"/>
          <w:lang w:val="en-US" w:eastAsia="ru-RU"/>
        </w:rPr>
        <w:pPrChange w:id="3027" w:author="Борис Гогинян" w:date="2020-05-30T16:28:00Z">
          <w:pPr>
            <w:pStyle w:val="a5"/>
            <w:numPr>
              <w:numId w:val="34"/>
            </w:numPr>
            <w:tabs>
              <w:tab w:val="num" w:pos="720"/>
            </w:tabs>
            <w:spacing w:line="360" w:lineRule="auto"/>
            <w:ind w:hanging="360"/>
          </w:pPr>
        </w:pPrChange>
      </w:pPr>
      <w:del w:id="3028" w:author="Борис Гогинян" w:date="2020-05-30T16:28:00Z">
        <w:r w:rsidRPr="00B5325E" w:rsidDel="0091212B">
          <w:rPr>
            <w:rFonts w:ascii="Times New Roman" w:eastAsia="Times New Roman" w:hAnsi="Times New Roman" w:cs="Times New Roman"/>
            <w:sz w:val="28"/>
            <w:szCs w:val="28"/>
            <w:lang w:val="en-US" w:eastAsia="ru-RU"/>
          </w:rPr>
          <w:delText xml:space="preserve">Peak signal-to-noise ratio URL: </w:delText>
        </w:r>
        <w:r w:rsidR="00B6682D" w:rsidDel="0091212B">
          <w:fldChar w:fldCharType="begin"/>
        </w:r>
        <w:r w:rsidR="00B6682D" w:rsidRPr="00FB121D" w:rsidDel="0091212B">
          <w:rPr>
            <w:lang w:val="en-US"/>
            <w:rPrChange w:id="3029" w:author="Борис Гогинян" w:date="2020-05-27T20:11:00Z">
              <w:rPr/>
            </w:rPrChange>
          </w:rPr>
          <w:delInstrText xml:space="preserve"> HYPERLINK "https://en.wikipedia.org/wiki/Peak_signal-to-noise_ratio"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https://en.wikipedia.org/wiki/Peak_signal-to-noise_ratio</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17.05.2020)</w:delText>
        </w:r>
      </w:del>
    </w:p>
    <w:p w14:paraId="51C4D5E0" w14:textId="25ACA51A" w:rsidR="00F02F57" w:rsidRPr="00B5325E" w:rsidDel="0091212B" w:rsidRDefault="00F02F57" w:rsidP="0091212B">
      <w:pPr>
        <w:pStyle w:val="a5"/>
        <w:numPr>
          <w:ilvl w:val="0"/>
          <w:numId w:val="34"/>
        </w:numPr>
        <w:spacing w:after="0"/>
        <w:jc w:val="center"/>
        <w:rPr>
          <w:del w:id="3030" w:author="Борис Гогинян" w:date="2020-05-30T16:28:00Z"/>
          <w:rFonts w:ascii="Times New Roman" w:eastAsia="Times New Roman" w:hAnsi="Times New Roman" w:cs="Times New Roman"/>
          <w:sz w:val="28"/>
          <w:szCs w:val="28"/>
          <w:lang w:val="en-US" w:eastAsia="ru-RU"/>
        </w:rPr>
        <w:pPrChange w:id="3031" w:author="Борис Гогинян" w:date="2020-05-30T16:28:00Z">
          <w:pPr>
            <w:pStyle w:val="a5"/>
            <w:numPr>
              <w:numId w:val="34"/>
            </w:numPr>
            <w:tabs>
              <w:tab w:val="num" w:pos="720"/>
            </w:tabs>
            <w:ind w:hanging="360"/>
          </w:pPr>
        </w:pPrChange>
      </w:pPr>
      <w:del w:id="3032" w:author="Борис Гогинян" w:date="2020-05-30T16:28:00Z">
        <w:r w:rsidRPr="00B5325E" w:rsidDel="0091212B">
          <w:rPr>
            <w:rFonts w:ascii="Times New Roman" w:eastAsia="Times New Roman" w:hAnsi="Times New Roman" w:cs="Times New Roman"/>
            <w:sz w:val="28"/>
            <w:szCs w:val="28"/>
            <w:lang w:val="en-US" w:eastAsia="ru-RU"/>
          </w:rPr>
          <w:delText xml:space="preserve">skimage.metrics.peak_signal_noise_ratio(*) URL: </w:delText>
        </w:r>
        <w:r w:rsidR="00B6682D" w:rsidDel="0091212B">
          <w:fldChar w:fldCharType="begin"/>
        </w:r>
        <w:r w:rsidR="00B6682D" w:rsidRPr="00FB121D" w:rsidDel="0091212B">
          <w:rPr>
            <w:lang w:val="en-US"/>
            <w:rPrChange w:id="3033" w:author="Борис Гогинян" w:date="2020-05-27T20:11:00Z">
              <w:rPr/>
            </w:rPrChange>
          </w:rPr>
          <w:delInstrText xml:space="preserve"> HYPERLINK "https://github.com/scikit-image/scikit-image/blob/181788f5ae16535b560e3bec44033a5b3a52cdb6/skimage/metrics/simple_metrics.py" \l "L108" </w:delInstrText>
        </w:r>
        <w:r w:rsidR="00B6682D" w:rsidDel="0091212B">
          <w:fldChar w:fldCharType="separate"/>
        </w:r>
        <w:r w:rsidRPr="00B5325E" w:rsidDel="0091212B">
          <w:rPr>
            <w:rStyle w:val="a3"/>
            <w:rFonts w:ascii="Times New Roman" w:eastAsia="Times New Roman" w:hAnsi="Times New Roman" w:cs="Times New Roman"/>
            <w:color w:val="auto"/>
            <w:sz w:val="28"/>
            <w:szCs w:val="28"/>
            <w:u w:val="none"/>
            <w:lang w:val="en-US" w:eastAsia="ru-RU"/>
          </w:rPr>
          <w:delText>https://github.com/scikit-image/scikit-image/blob/181788f5ae16535b560e3bec44033a5b3a52cdb6/skimage/metrics/simple_metrics.py#L108</w:delText>
        </w:r>
        <w:r w:rsidR="00B6682D" w:rsidDel="0091212B">
          <w:rPr>
            <w:rStyle w:val="a3"/>
            <w:rFonts w:ascii="Times New Roman" w:eastAsia="Times New Roman" w:hAnsi="Times New Roman" w:cs="Times New Roman"/>
            <w:color w:val="auto"/>
            <w:sz w:val="28"/>
            <w:szCs w:val="28"/>
            <w:u w:val="none"/>
            <w:lang w:val="en-US" w:eastAsia="ru-RU"/>
          </w:rPr>
          <w:fldChar w:fldCharType="end"/>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дата</w:delText>
        </w:r>
        <w:r w:rsidRPr="00B5325E" w:rsidDel="0091212B">
          <w:rPr>
            <w:rFonts w:ascii="Times New Roman" w:eastAsia="Times New Roman" w:hAnsi="Times New Roman" w:cs="Times New Roman"/>
            <w:sz w:val="28"/>
            <w:szCs w:val="28"/>
            <w:lang w:val="en-US" w:eastAsia="ru-RU"/>
          </w:rPr>
          <w:delText xml:space="preserve"> </w:delText>
        </w:r>
        <w:r w:rsidRPr="00B5325E" w:rsidDel="0091212B">
          <w:rPr>
            <w:rFonts w:ascii="Times New Roman" w:eastAsia="Times New Roman" w:hAnsi="Times New Roman" w:cs="Times New Roman"/>
            <w:sz w:val="28"/>
            <w:szCs w:val="28"/>
            <w:lang w:eastAsia="ru-RU"/>
          </w:rPr>
          <w:delText>обращения</w:delText>
        </w:r>
        <w:r w:rsidRPr="00B5325E" w:rsidDel="0091212B">
          <w:rPr>
            <w:rFonts w:ascii="Times New Roman" w:eastAsia="Times New Roman" w:hAnsi="Times New Roman" w:cs="Times New Roman"/>
            <w:sz w:val="28"/>
            <w:szCs w:val="28"/>
            <w:lang w:val="en-US" w:eastAsia="ru-RU"/>
          </w:rPr>
          <w:delText xml:space="preserve"> 17.05.2020)</w:delText>
        </w:r>
      </w:del>
    </w:p>
    <w:p w14:paraId="68D20C2C" w14:textId="6B4693E2" w:rsidR="00F02F57" w:rsidRPr="00B5325E" w:rsidDel="0091212B" w:rsidRDefault="00F02F57" w:rsidP="0091212B">
      <w:pPr>
        <w:spacing w:after="0" w:line="360" w:lineRule="auto"/>
        <w:ind w:left="360"/>
        <w:contextualSpacing/>
        <w:jc w:val="center"/>
        <w:rPr>
          <w:del w:id="3034" w:author="Борис Гогинян" w:date="2020-05-30T16:28:00Z"/>
          <w:rFonts w:ascii="Times New Roman" w:eastAsia="Times New Roman" w:hAnsi="Times New Roman" w:cs="Times New Roman"/>
          <w:sz w:val="28"/>
          <w:szCs w:val="28"/>
          <w:lang w:val="en-US" w:eastAsia="ru-RU"/>
        </w:rPr>
        <w:pPrChange w:id="3035" w:author="Борис Гогинян" w:date="2020-05-30T16:28:00Z">
          <w:pPr>
            <w:spacing w:line="360" w:lineRule="auto"/>
            <w:ind w:left="360"/>
          </w:pPr>
        </w:pPrChange>
      </w:pPr>
    </w:p>
    <w:p w14:paraId="3C633C1A" w14:textId="0DA44336" w:rsidR="00C12699" w:rsidRPr="00B5325E" w:rsidDel="0091212B" w:rsidRDefault="00C12699" w:rsidP="0091212B">
      <w:pPr>
        <w:spacing w:after="0" w:line="360" w:lineRule="auto"/>
        <w:contextualSpacing/>
        <w:jc w:val="center"/>
        <w:rPr>
          <w:del w:id="3036" w:author="Борис Гогинян" w:date="2020-05-30T16:28:00Z"/>
          <w:rFonts w:ascii="Times New Roman" w:eastAsia="Times New Roman" w:hAnsi="Times New Roman" w:cs="Times New Roman"/>
          <w:sz w:val="28"/>
          <w:szCs w:val="28"/>
          <w:lang w:val="en-US" w:eastAsia="ru-RU"/>
        </w:rPr>
        <w:pPrChange w:id="3037" w:author="Борис Гогинян" w:date="2020-05-30T16:28:00Z">
          <w:pPr>
            <w:spacing w:after="0" w:line="360" w:lineRule="auto"/>
          </w:pPr>
        </w:pPrChange>
      </w:pPr>
    </w:p>
    <w:p w14:paraId="42CA0435" w14:textId="71B316B3" w:rsidR="00C12699" w:rsidRPr="00AD4BD2" w:rsidDel="0091212B" w:rsidRDefault="00C12699" w:rsidP="0091212B">
      <w:pPr>
        <w:spacing w:after="0"/>
        <w:contextualSpacing/>
        <w:jc w:val="center"/>
        <w:rPr>
          <w:del w:id="3038" w:author="Борис Гогинян" w:date="2020-05-30T16:28:00Z"/>
          <w:rFonts w:ascii="Times New Roman" w:hAnsi="Times New Roman" w:cs="Times New Roman"/>
          <w:sz w:val="28"/>
          <w:szCs w:val="28"/>
          <w:lang w:val="en-US"/>
        </w:rPr>
        <w:pPrChange w:id="3039" w:author="Борис Гогинян" w:date="2020-05-30T16:28:00Z">
          <w:pPr/>
        </w:pPrChange>
      </w:pPr>
    </w:p>
    <w:p w14:paraId="1DCC3B45" w14:textId="49BF2A7D" w:rsidR="00F02F57" w:rsidRPr="00AD4BD2" w:rsidDel="0091212B" w:rsidRDefault="00F02F57" w:rsidP="0091212B">
      <w:pPr>
        <w:spacing w:after="0"/>
        <w:contextualSpacing/>
        <w:jc w:val="center"/>
        <w:rPr>
          <w:del w:id="3040" w:author="Борис Гогинян" w:date="2020-05-30T16:28:00Z"/>
          <w:rFonts w:ascii="Times New Roman" w:hAnsi="Times New Roman" w:cs="Times New Roman"/>
          <w:sz w:val="28"/>
          <w:szCs w:val="28"/>
          <w:lang w:val="en-US"/>
        </w:rPr>
        <w:pPrChange w:id="3041" w:author="Борис Гогинян" w:date="2020-05-30T16:28:00Z">
          <w:pPr/>
        </w:pPrChange>
      </w:pPr>
      <w:del w:id="3042" w:author="Борис Гогинян" w:date="2020-05-30T16:28:00Z">
        <w:r w:rsidRPr="00AD4BD2" w:rsidDel="0091212B">
          <w:rPr>
            <w:rFonts w:ascii="Times New Roman" w:hAnsi="Times New Roman" w:cs="Times New Roman"/>
            <w:sz w:val="28"/>
            <w:szCs w:val="28"/>
            <w:lang w:val="en-US"/>
          </w:rPr>
          <w:br w:type="page"/>
        </w:r>
      </w:del>
    </w:p>
    <w:p w14:paraId="653924E7" w14:textId="025A9FDC" w:rsidR="001A64F6" w:rsidRPr="00AD4BD2" w:rsidDel="0091212B" w:rsidRDefault="001A64F6" w:rsidP="0091212B">
      <w:pPr>
        <w:spacing w:after="0"/>
        <w:contextualSpacing/>
        <w:jc w:val="center"/>
        <w:rPr>
          <w:del w:id="3043" w:author="Борис Гогинян" w:date="2020-05-30T16:28:00Z"/>
          <w:rFonts w:ascii="Times New Roman" w:hAnsi="Times New Roman" w:cs="Times New Roman"/>
          <w:b/>
          <w:sz w:val="28"/>
          <w:szCs w:val="28"/>
        </w:rPr>
        <w:pPrChange w:id="3044" w:author="Борис Гогинян" w:date="2020-05-30T16:28:00Z">
          <w:pPr/>
        </w:pPrChange>
      </w:pPr>
      <w:del w:id="3045" w:author="Борис Гогинян" w:date="2020-05-30T16:28:00Z">
        <w:r w:rsidRPr="00B5325E" w:rsidDel="0091212B">
          <w:rPr>
            <w:rFonts w:ascii="Times New Roman" w:hAnsi="Times New Roman" w:cs="Times New Roman"/>
            <w:b/>
            <w:sz w:val="28"/>
            <w:szCs w:val="28"/>
          </w:rPr>
          <w:delText>Приложение А</w:delText>
        </w:r>
      </w:del>
    </w:p>
    <w:p w14:paraId="75B9A53A" w14:textId="74FFE890" w:rsidR="001A64F6" w:rsidRPr="00B5325E" w:rsidDel="0091212B" w:rsidRDefault="001A64F6" w:rsidP="0091212B">
      <w:pPr>
        <w:pStyle w:val="a5"/>
        <w:numPr>
          <w:ilvl w:val="0"/>
          <w:numId w:val="14"/>
        </w:numPr>
        <w:spacing w:after="0"/>
        <w:jc w:val="center"/>
        <w:rPr>
          <w:del w:id="3046" w:author="Борис Гогинян" w:date="2020-05-30T16:28:00Z"/>
          <w:rFonts w:ascii="Times New Roman" w:hAnsi="Times New Roman" w:cs="Times New Roman"/>
          <w:sz w:val="28"/>
          <w:szCs w:val="28"/>
        </w:rPr>
        <w:pPrChange w:id="3047" w:author="Борис Гогинян" w:date="2020-05-30T16:28:00Z">
          <w:pPr>
            <w:pStyle w:val="a5"/>
            <w:numPr>
              <w:numId w:val="14"/>
            </w:numPr>
            <w:tabs>
              <w:tab w:val="num" w:pos="720"/>
            </w:tabs>
            <w:ind w:hanging="360"/>
          </w:pPr>
        </w:pPrChange>
      </w:pPr>
      <w:del w:id="3048" w:author="Борис Гогинян" w:date="2020-05-30T16:28:00Z">
        <w:r w:rsidRPr="00B5325E" w:rsidDel="0091212B">
          <w:rPr>
            <w:rFonts w:ascii="Times New Roman" w:hAnsi="Times New Roman" w:cs="Times New Roman"/>
            <w:sz w:val="28"/>
            <w:szCs w:val="28"/>
          </w:rPr>
          <w:delText xml:space="preserve">Псевдокод алгоритма </w:delText>
        </w:r>
        <w:r w:rsidRPr="00B5325E" w:rsidDel="0091212B">
          <w:rPr>
            <w:rFonts w:ascii="Times New Roman" w:hAnsi="Times New Roman" w:cs="Times New Roman"/>
            <w:sz w:val="28"/>
            <w:szCs w:val="28"/>
            <w:lang w:val="en-US"/>
          </w:rPr>
          <w:delText>Path</w:delText>
        </w:r>
        <w:r w:rsidRPr="00B5325E" w:rsidDel="0091212B">
          <w:rPr>
            <w:rFonts w:ascii="Times New Roman" w:hAnsi="Times New Roman" w:cs="Times New Roman"/>
            <w:sz w:val="28"/>
            <w:szCs w:val="28"/>
          </w:rPr>
          <w:delText>-</w:delText>
        </w:r>
        <w:r w:rsidRPr="00B5325E" w:rsidDel="0091212B">
          <w:rPr>
            <w:rFonts w:ascii="Times New Roman" w:hAnsi="Times New Roman" w:cs="Times New Roman"/>
            <w:sz w:val="28"/>
            <w:szCs w:val="28"/>
            <w:lang w:val="en-US"/>
          </w:rPr>
          <w:delText>tracing</w:delText>
        </w:r>
      </w:del>
    </w:p>
    <w:p w14:paraId="3CEEDA9E" w14:textId="7BDD85B2"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49" w:author="Борис Гогинян" w:date="2020-05-30T16:28:00Z"/>
          <w:rFonts w:ascii="Consolas" w:eastAsia="Times New Roman" w:hAnsi="Consolas" w:cs="Times New Roman"/>
          <w:color w:val="5C5C5C"/>
          <w:sz w:val="20"/>
          <w:szCs w:val="28"/>
          <w:lang w:eastAsia="ru-RU"/>
        </w:rPr>
        <w:pPrChange w:id="3050"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51" w:author="Борис Гогинян" w:date="2020-05-30T16:28:00Z">
        <w:r w:rsidRPr="00B5325E" w:rsidDel="0091212B">
          <w:rPr>
            <w:rFonts w:ascii="Consolas" w:eastAsia="Times New Roman" w:hAnsi="Consolas" w:cs="Times New Roman"/>
            <w:color w:val="000000"/>
            <w:sz w:val="20"/>
            <w:szCs w:val="28"/>
            <w:bdr w:val="none" w:sz="0" w:space="0" w:color="auto" w:frame="1"/>
            <w:lang w:eastAsia="ru-RU"/>
          </w:rPr>
          <w:delText>Trace(ray){  </w:delText>
        </w:r>
      </w:del>
    </w:p>
    <w:p w14:paraId="3245B977" w14:textId="64381438"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52" w:author="Борис Гогинян" w:date="2020-05-30T16:28:00Z"/>
          <w:rFonts w:ascii="Consolas" w:eastAsia="Times New Roman" w:hAnsi="Consolas" w:cs="Times New Roman"/>
          <w:color w:val="5C5C5C"/>
          <w:sz w:val="20"/>
          <w:szCs w:val="28"/>
          <w:lang w:val="en-US" w:eastAsia="ru-RU"/>
        </w:rPr>
        <w:pPrChange w:id="3053"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54"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(object, vec_x) = FirstIntersect(ray)  </w:delText>
        </w:r>
      </w:del>
    </w:p>
    <w:p w14:paraId="37E8CA72" w14:textId="1BF60A25"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55" w:author="Борис Гогинян" w:date="2020-05-30T16:28:00Z"/>
          <w:rFonts w:ascii="Consolas" w:eastAsia="Times New Roman" w:hAnsi="Consolas" w:cs="Times New Roman"/>
          <w:color w:val="5C5C5C"/>
          <w:sz w:val="20"/>
          <w:szCs w:val="28"/>
          <w:lang w:val="en-US" w:eastAsia="ru-RU"/>
        </w:rPr>
        <w:pPrChange w:id="3056"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57"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w:delText>
        </w:r>
        <w:r w:rsidRPr="00B5325E" w:rsidDel="0091212B">
          <w:rPr>
            <w:rFonts w:ascii="Consolas" w:eastAsia="Times New Roman" w:hAnsi="Consolas" w:cs="Times New Roman"/>
            <w:b/>
            <w:bCs/>
            <w:color w:val="006699"/>
            <w:sz w:val="20"/>
            <w:szCs w:val="28"/>
            <w:bdr w:val="none" w:sz="0" w:space="0" w:color="auto" w:frame="1"/>
            <w:lang w:val="en-US" w:eastAsia="ru-RU"/>
          </w:rPr>
          <w:delText>if</w:delText>
        </w:r>
        <w:r w:rsidRPr="00B5325E" w:rsidDel="0091212B">
          <w:rPr>
            <w:rFonts w:ascii="Consolas" w:eastAsia="Times New Roman" w:hAnsi="Consolas" w:cs="Times New Roman"/>
            <w:color w:val="000000"/>
            <w:sz w:val="20"/>
            <w:szCs w:val="28"/>
            <w:bdr w:val="none" w:sz="0" w:space="0" w:color="auto" w:frame="1"/>
            <w:lang w:val="en-US" w:eastAsia="ru-RU"/>
          </w:rPr>
          <w:delText> !(intersection) </w:delText>
        </w:r>
        <w:r w:rsidRPr="00B5325E" w:rsidDel="0091212B">
          <w:rPr>
            <w:rFonts w:ascii="Consolas" w:eastAsia="Times New Roman" w:hAnsi="Consolas" w:cs="Times New Roman"/>
            <w:color w:val="008200"/>
            <w:sz w:val="20"/>
            <w:szCs w:val="28"/>
            <w:bdr w:val="none" w:sz="0" w:space="0" w:color="auto" w:frame="1"/>
            <w:lang w:val="en-US" w:eastAsia="ru-RU"/>
          </w:rPr>
          <w:delText>// </w:delText>
        </w:r>
        <w:r w:rsidRPr="00B5325E" w:rsidDel="0091212B">
          <w:rPr>
            <w:rFonts w:ascii="Consolas" w:eastAsia="Times New Roman" w:hAnsi="Consolas" w:cs="Times New Roman"/>
            <w:color w:val="008200"/>
            <w:sz w:val="20"/>
            <w:szCs w:val="28"/>
            <w:bdr w:val="none" w:sz="0" w:space="0" w:color="auto" w:frame="1"/>
            <w:lang w:eastAsia="ru-RU"/>
          </w:rPr>
          <w:delText>нет пересечения</w:delText>
        </w:r>
      </w:del>
    </w:p>
    <w:p w14:paraId="78AB4470" w14:textId="1019FF88"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58" w:author="Борис Гогинян" w:date="2020-05-30T16:28:00Z"/>
          <w:rFonts w:ascii="Consolas" w:eastAsia="Times New Roman" w:hAnsi="Consolas" w:cs="Times New Roman"/>
          <w:color w:val="5C5C5C"/>
          <w:sz w:val="20"/>
          <w:szCs w:val="28"/>
          <w:lang w:val="en-US" w:eastAsia="ru-RU"/>
        </w:rPr>
        <w:pPrChange w:id="3059"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60"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w:delText>
        </w:r>
        <w:r w:rsidRPr="00B5325E" w:rsidDel="0091212B">
          <w:rPr>
            <w:rFonts w:ascii="Consolas" w:eastAsia="Times New Roman" w:hAnsi="Consolas" w:cs="Times New Roman"/>
            <w:b/>
            <w:bCs/>
            <w:color w:val="006699"/>
            <w:sz w:val="20"/>
            <w:szCs w:val="28"/>
            <w:bdr w:val="none" w:sz="0" w:space="0" w:color="auto" w:frame="1"/>
            <w:lang w:val="en-US" w:eastAsia="ru-RU"/>
          </w:rPr>
          <w:delText>return</w:delText>
        </w:r>
        <w:r w:rsidRPr="00B5325E" w:rsidDel="0091212B">
          <w:rPr>
            <w:rFonts w:ascii="Consolas" w:eastAsia="Times New Roman" w:hAnsi="Consolas" w:cs="Times New Roman"/>
            <w:color w:val="000000"/>
            <w:sz w:val="20"/>
            <w:szCs w:val="28"/>
            <w:bdr w:val="none" w:sz="0" w:space="0" w:color="auto" w:frame="1"/>
            <w:lang w:val="en-US" w:eastAsia="ru-RU"/>
          </w:rPr>
          <w:delText> L_sky  </w:delText>
        </w:r>
      </w:del>
    </w:p>
    <w:p w14:paraId="5D6D7266" w14:textId="74D47669"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61" w:author="Борис Гогинян" w:date="2020-05-30T16:28:00Z"/>
          <w:rFonts w:ascii="Consolas" w:eastAsia="Times New Roman" w:hAnsi="Consolas" w:cs="Times New Roman"/>
          <w:color w:val="5C5C5C"/>
          <w:sz w:val="20"/>
          <w:szCs w:val="28"/>
          <w:lang w:val="en-US" w:eastAsia="ru-RU"/>
        </w:rPr>
        <w:pPrChange w:id="3062"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63"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w:delText>
        </w:r>
      </w:del>
    </w:p>
    <w:p w14:paraId="4ACA9AAE" w14:textId="566730D7"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64" w:author="Борис Гогинян" w:date="2020-05-30T16:28:00Z"/>
          <w:rFonts w:ascii="Consolas" w:eastAsia="Times New Roman" w:hAnsi="Consolas" w:cs="Times New Roman"/>
          <w:color w:val="5C5C5C"/>
          <w:sz w:val="20"/>
          <w:szCs w:val="28"/>
          <w:lang w:val="en-US" w:eastAsia="ru-RU"/>
        </w:rPr>
        <w:pPrChange w:id="3065"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66"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color = L_e(vec_x, -ray.direction ) + DirectLightsource(vec_x, -ray.direction)  </w:delText>
        </w:r>
      </w:del>
    </w:p>
    <w:p w14:paraId="599CE711" w14:textId="00FB0D8C"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67" w:author="Борис Гогинян" w:date="2020-05-30T16:28:00Z"/>
          <w:rFonts w:ascii="Consolas" w:eastAsia="Times New Roman" w:hAnsi="Consolas" w:cs="Times New Roman"/>
          <w:color w:val="5C5C5C"/>
          <w:sz w:val="20"/>
          <w:szCs w:val="28"/>
          <w:lang w:val="en-US" w:eastAsia="ru-RU"/>
        </w:rPr>
        <w:pPrChange w:id="3068"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69"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prob = BRDFSampling(-ray.direction, normal, newray)  </w:delText>
        </w:r>
      </w:del>
    </w:p>
    <w:p w14:paraId="7359598E" w14:textId="2C83EE03"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70" w:author="Борис Гогинян" w:date="2020-05-30T16:28:00Z"/>
          <w:rFonts w:ascii="Consolas" w:eastAsia="Times New Roman" w:hAnsi="Consolas" w:cs="Times New Roman"/>
          <w:color w:val="5C5C5C"/>
          <w:sz w:val="20"/>
          <w:szCs w:val="28"/>
          <w:lang w:eastAsia="ru-RU"/>
        </w:rPr>
        <w:pPrChange w:id="3071"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72"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w:delText>
        </w:r>
        <w:r w:rsidRPr="00B5325E" w:rsidDel="0091212B">
          <w:rPr>
            <w:rFonts w:ascii="Consolas" w:eastAsia="Times New Roman" w:hAnsi="Consolas" w:cs="Times New Roman"/>
            <w:b/>
            <w:bCs/>
            <w:color w:val="006699"/>
            <w:sz w:val="20"/>
            <w:szCs w:val="28"/>
            <w:bdr w:val="none" w:sz="0" w:space="0" w:color="auto" w:frame="1"/>
            <w:lang w:eastAsia="ru-RU"/>
          </w:rPr>
          <w:delText>if</w:delText>
        </w:r>
        <w:r w:rsidRPr="00B5325E" w:rsidDel="0091212B">
          <w:rPr>
            <w:rFonts w:ascii="Consolas" w:eastAsia="Times New Roman" w:hAnsi="Consolas" w:cs="Times New Roman"/>
            <w:color w:val="000000"/>
            <w:sz w:val="20"/>
            <w:szCs w:val="28"/>
            <w:bdr w:val="none" w:sz="0" w:space="0" w:color="auto" w:frame="1"/>
            <w:lang w:eastAsia="ru-RU"/>
          </w:rPr>
          <w:delText> </w:delText>
        </w:r>
        <w:r w:rsidRPr="00B5325E" w:rsidDel="0091212B">
          <w:rPr>
            <w:rFonts w:ascii="Consolas" w:eastAsia="Times New Roman" w:hAnsi="Consolas" w:cs="Times New Roman"/>
            <w:color w:val="000000"/>
            <w:sz w:val="20"/>
            <w:szCs w:val="28"/>
            <w:bdr w:val="none" w:sz="0" w:space="0" w:color="auto" w:frame="1"/>
            <w:lang w:val="en-US" w:eastAsia="ru-RU"/>
          </w:rPr>
          <w:delText>(</w:delText>
        </w:r>
        <w:r w:rsidRPr="00B5325E" w:rsidDel="0091212B">
          <w:rPr>
            <w:rFonts w:ascii="Consolas" w:eastAsia="Times New Roman" w:hAnsi="Consolas" w:cs="Times New Roman"/>
            <w:color w:val="000000"/>
            <w:sz w:val="20"/>
            <w:szCs w:val="28"/>
            <w:bdr w:val="none" w:sz="0" w:space="0" w:color="auto" w:frame="1"/>
            <w:lang w:eastAsia="ru-RU"/>
          </w:rPr>
          <w:delText>prob =</w:delText>
        </w:r>
        <w:r w:rsidRPr="00B5325E" w:rsidDel="0091212B">
          <w:rPr>
            <w:rFonts w:ascii="Consolas" w:eastAsia="Times New Roman" w:hAnsi="Consolas" w:cs="Times New Roman"/>
            <w:color w:val="000000"/>
            <w:sz w:val="20"/>
            <w:szCs w:val="28"/>
            <w:bdr w:val="none" w:sz="0" w:space="0" w:color="auto" w:frame="1"/>
            <w:lang w:val="en-US" w:eastAsia="ru-RU"/>
          </w:rPr>
          <w:delText>=</w:delText>
        </w:r>
        <w:r w:rsidRPr="00B5325E" w:rsidDel="0091212B">
          <w:rPr>
            <w:rFonts w:ascii="Consolas" w:eastAsia="Times New Roman" w:hAnsi="Consolas" w:cs="Times New Roman"/>
            <w:color w:val="000000"/>
            <w:sz w:val="20"/>
            <w:szCs w:val="28"/>
            <w:bdr w:val="none" w:sz="0" w:space="0" w:color="auto" w:frame="1"/>
            <w:lang w:eastAsia="ru-RU"/>
          </w:rPr>
          <w:delText> 0</w:delText>
        </w:r>
        <w:r w:rsidRPr="00B5325E" w:rsidDel="0091212B">
          <w:rPr>
            <w:rFonts w:ascii="Consolas" w:eastAsia="Times New Roman" w:hAnsi="Consolas" w:cs="Times New Roman"/>
            <w:color w:val="000000"/>
            <w:sz w:val="20"/>
            <w:szCs w:val="28"/>
            <w:bdr w:val="none" w:sz="0" w:space="0" w:color="auto" w:frame="1"/>
            <w:lang w:val="en-US" w:eastAsia="ru-RU"/>
          </w:rPr>
          <w:delText>)</w:delText>
        </w:r>
        <w:r w:rsidRPr="00B5325E" w:rsidDel="0091212B">
          <w:rPr>
            <w:rFonts w:ascii="Consolas" w:eastAsia="Times New Roman" w:hAnsi="Consolas" w:cs="Times New Roman"/>
            <w:color w:val="000000"/>
            <w:sz w:val="20"/>
            <w:szCs w:val="28"/>
            <w:bdr w:val="none" w:sz="0" w:space="0" w:color="auto" w:frame="1"/>
            <w:lang w:eastAsia="ru-RU"/>
          </w:rPr>
          <w:delText>   </w:delText>
        </w:r>
      </w:del>
    </w:p>
    <w:p w14:paraId="45CD8962" w14:textId="5762A863"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73" w:author="Борис Гогинян" w:date="2020-05-30T16:28:00Z"/>
          <w:rFonts w:ascii="Consolas" w:eastAsia="Times New Roman" w:hAnsi="Consolas" w:cs="Times New Roman"/>
          <w:color w:val="5C5C5C"/>
          <w:sz w:val="20"/>
          <w:szCs w:val="28"/>
          <w:lang w:eastAsia="ru-RU"/>
        </w:rPr>
        <w:pPrChange w:id="3074"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75" w:author="Борис Гогинян" w:date="2020-05-30T16:28:00Z">
        <w:r w:rsidRPr="00B5325E" w:rsidDel="0091212B">
          <w:rPr>
            <w:rFonts w:ascii="Consolas" w:eastAsia="Times New Roman" w:hAnsi="Consolas" w:cs="Times New Roman"/>
            <w:color w:val="000000"/>
            <w:sz w:val="20"/>
            <w:szCs w:val="28"/>
            <w:bdr w:val="none" w:sz="0" w:space="0" w:color="auto" w:frame="1"/>
            <w:lang w:eastAsia="ru-RU"/>
          </w:rPr>
          <w:delText>        </w:delText>
        </w:r>
        <w:r w:rsidRPr="00B5325E" w:rsidDel="0091212B">
          <w:rPr>
            <w:rFonts w:ascii="Consolas" w:eastAsia="Times New Roman" w:hAnsi="Consolas" w:cs="Times New Roman"/>
            <w:b/>
            <w:bCs/>
            <w:color w:val="006699"/>
            <w:sz w:val="20"/>
            <w:szCs w:val="28"/>
            <w:bdr w:val="none" w:sz="0" w:space="0" w:color="auto" w:frame="1"/>
            <w:lang w:eastAsia="ru-RU"/>
          </w:rPr>
          <w:delText>return</w:delText>
        </w:r>
        <w:r w:rsidRPr="00B5325E" w:rsidDel="0091212B">
          <w:rPr>
            <w:rFonts w:ascii="Consolas" w:eastAsia="Times New Roman" w:hAnsi="Consolas" w:cs="Times New Roman"/>
            <w:color w:val="000000"/>
            <w:sz w:val="20"/>
            <w:szCs w:val="28"/>
            <w:bdr w:val="none" w:sz="0" w:space="0" w:color="auto" w:frame="1"/>
            <w:lang w:eastAsia="ru-RU"/>
          </w:rPr>
          <w:delText> color  </w:delText>
        </w:r>
      </w:del>
    </w:p>
    <w:p w14:paraId="791C448C" w14:textId="5A7B8DF7"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76" w:author="Борис Гогинян" w:date="2020-05-30T16:28:00Z"/>
          <w:rFonts w:ascii="Consolas" w:eastAsia="Times New Roman" w:hAnsi="Consolas" w:cs="Times New Roman"/>
          <w:color w:val="5C5C5C"/>
          <w:sz w:val="20"/>
          <w:szCs w:val="28"/>
          <w:lang w:eastAsia="ru-RU"/>
        </w:rPr>
        <w:pPrChange w:id="3077"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78" w:author="Борис Гогинян" w:date="2020-05-30T16:28:00Z">
        <w:r w:rsidRPr="00B5325E" w:rsidDel="0091212B">
          <w:rPr>
            <w:rFonts w:ascii="Consolas" w:eastAsia="Times New Roman" w:hAnsi="Consolas" w:cs="Times New Roman"/>
            <w:color w:val="000000"/>
            <w:sz w:val="20"/>
            <w:szCs w:val="28"/>
            <w:bdr w:val="none" w:sz="0" w:space="0" w:color="auto" w:frame="1"/>
            <w:lang w:eastAsia="ru-RU"/>
          </w:rPr>
          <w:delText>  </w:delText>
        </w:r>
      </w:del>
    </w:p>
    <w:p w14:paraId="4C7EA7CB" w14:textId="5856AEA4"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79" w:author="Борис Гогинян" w:date="2020-05-30T16:28:00Z"/>
          <w:rFonts w:ascii="Consolas" w:eastAsia="Times New Roman" w:hAnsi="Consolas" w:cs="Times New Roman"/>
          <w:color w:val="5C5C5C"/>
          <w:sz w:val="20"/>
          <w:szCs w:val="28"/>
          <w:lang w:val="en-US" w:eastAsia="ru-RU"/>
        </w:rPr>
        <w:pPrChange w:id="3080"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81"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color += Trace(newray) * w(newray.direction, normal, -ray.direction)/prob  </w:delText>
        </w:r>
      </w:del>
    </w:p>
    <w:p w14:paraId="31F7F72E" w14:textId="547E40AC" w:rsidR="001A64F6" w:rsidRPr="00B5325E" w:rsidDel="0091212B" w:rsidRDefault="001A64F6" w:rsidP="0091212B">
      <w:pPr>
        <w:numPr>
          <w:ilvl w:val="0"/>
          <w:numId w:val="47"/>
        </w:numPr>
        <w:pBdr>
          <w:left w:val="single" w:sz="18" w:space="0" w:color="6CE26C"/>
        </w:pBdr>
        <w:shd w:val="clear" w:color="auto" w:fill="F8F8F8"/>
        <w:spacing w:before="100" w:beforeAutospacing="1" w:after="0" w:afterAutospacing="1" w:line="276" w:lineRule="auto"/>
        <w:contextualSpacing/>
        <w:jc w:val="center"/>
        <w:rPr>
          <w:del w:id="3082" w:author="Борис Гогинян" w:date="2020-05-30T16:28:00Z"/>
          <w:rFonts w:ascii="Consolas" w:eastAsia="Times New Roman" w:hAnsi="Consolas" w:cs="Times New Roman"/>
          <w:color w:val="5C5C5C"/>
          <w:sz w:val="20"/>
          <w:szCs w:val="28"/>
          <w:lang w:eastAsia="ru-RU"/>
        </w:rPr>
        <w:pPrChange w:id="3083" w:author="Борис Гогинян" w:date="2020-05-30T16:28:00Z">
          <w:pPr>
            <w:numPr>
              <w:numId w:val="47"/>
            </w:numPr>
            <w:pBdr>
              <w:left w:val="single" w:sz="18" w:space="0" w:color="6CE26C"/>
            </w:pBdr>
            <w:shd w:val="clear" w:color="auto" w:fill="F8F8F8"/>
            <w:tabs>
              <w:tab w:val="num" w:pos="720"/>
            </w:tabs>
            <w:spacing w:before="100" w:beforeAutospacing="1" w:after="100" w:afterAutospacing="1" w:line="276" w:lineRule="auto"/>
            <w:ind w:left="720" w:hanging="360"/>
          </w:pPr>
        </w:pPrChange>
      </w:pPr>
      <w:del w:id="3084" w:author="Борис Гогинян" w:date="2020-05-30T16:28:00Z">
        <w:r w:rsidRPr="00B5325E" w:rsidDel="0091212B">
          <w:rPr>
            <w:rFonts w:ascii="Consolas" w:eastAsia="Times New Roman" w:hAnsi="Consolas" w:cs="Times New Roman"/>
            <w:color w:val="000000"/>
            <w:sz w:val="20"/>
            <w:szCs w:val="28"/>
            <w:bdr w:val="none" w:sz="0" w:space="0" w:color="auto" w:frame="1"/>
            <w:lang w:val="en-US" w:eastAsia="ru-RU"/>
          </w:rPr>
          <w:delText>    </w:delText>
        </w:r>
        <w:r w:rsidRPr="00B5325E" w:rsidDel="0091212B">
          <w:rPr>
            <w:rFonts w:ascii="Consolas" w:eastAsia="Times New Roman" w:hAnsi="Consolas" w:cs="Times New Roman"/>
            <w:b/>
            <w:bCs/>
            <w:color w:val="006699"/>
            <w:sz w:val="20"/>
            <w:szCs w:val="28"/>
            <w:bdr w:val="none" w:sz="0" w:space="0" w:color="auto" w:frame="1"/>
            <w:lang w:eastAsia="ru-RU"/>
          </w:rPr>
          <w:delText>return</w:delText>
        </w:r>
        <w:r w:rsidRPr="00B5325E" w:rsidDel="0091212B">
          <w:rPr>
            <w:rFonts w:ascii="Consolas" w:eastAsia="Times New Roman" w:hAnsi="Consolas" w:cs="Times New Roman"/>
            <w:color w:val="000000"/>
            <w:sz w:val="20"/>
            <w:szCs w:val="28"/>
            <w:bdr w:val="none" w:sz="0" w:space="0" w:color="auto" w:frame="1"/>
            <w:lang w:eastAsia="ru-RU"/>
          </w:rPr>
          <w:delText> color  </w:delText>
        </w:r>
      </w:del>
    </w:p>
    <w:p w14:paraId="10D270C9" w14:textId="000DE428" w:rsidR="001A64F6" w:rsidRPr="00B5325E" w:rsidDel="0091212B" w:rsidRDefault="001A64F6" w:rsidP="0091212B">
      <w:pPr>
        <w:numPr>
          <w:ilvl w:val="0"/>
          <w:numId w:val="47"/>
        </w:numPr>
        <w:pBdr>
          <w:left w:val="single" w:sz="18" w:space="0" w:color="6CE26C"/>
        </w:pBdr>
        <w:shd w:val="clear" w:color="auto" w:fill="FFFFFF"/>
        <w:spacing w:before="100" w:beforeAutospacing="1" w:after="0" w:afterAutospacing="1" w:line="276" w:lineRule="auto"/>
        <w:contextualSpacing/>
        <w:jc w:val="center"/>
        <w:rPr>
          <w:del w:id="3085" w:author="Борис Гогинян" w:date="2020-05-30T16:28:00Z"/>
          <w:rFonts w:ascii="Consolas" w:eastAsia="Times New Roman" w:hAnsi="Consolas" w:cs="Times New Roman"/>
          <w:color w:val="5C5C5C"/>
          <w:sz w:val="20"/>
          <w:szCs w:val="28"/>
          <w:lang w:eastAsia="ru-RU"/>
        </w:rPr>
        <w:pPrChange w:id="3086" w:author="Борис Гогинян" w:date="2020-05-30T16:28:00Z">
          <w:pPr>
            <w:numPr>
              <w:numId w:val="47"/>
            </w:numPr>
            <w:pBdr>
              <w:left w:val="single" w:sz="18" w:space="0" w:color="6CE26C"/>
            </w:pBdr>
            <w:shd w:val="clear" w:color="auto" w:fill="FFFFFF"/>
            <w:tabs>
              <w:tab w:val="num" w:pos="720"/>
            </w:tabs>
            <w:spacing w:before="100" w:beforeAutospacing="1" w:after="100" w:afterAutospacing="1" w:line="276" w:lineRule="auto"/>
            <w:ind w:left="720" w:hanging="360"/>
          </w:pPr>
        </w:pPrChange>
      </w:pPr>
      <w:del w:id="3087" w:author="Борис Гогинян" w:date="2020-05-30T16:28:00Z">
        <w:r w:rsidRPr="00B5325E" w:rsidDel="0091212B">
          <w:rPr>
            <w:rFonts w:ascii="Consolas" w:eastAsia="Times New Roman" w:hAnsi="Consolas" w:cs="Times New Roman"/>
            <w:color w:val="000000"/>
            <w:sz w:val="20"/>
            <w:szCs w:val="28"/>
            <w:bdr w:val="none" w:sz="0" w:space="0" w:color="auto" w:frame="1"/>
            <w:lang w:eastAsia="ru-RU"/>
          </w:rPr>
          <w:delText>}  </w:delText>
        </w:r>
      </w:del>
    </w:p>
    <w:p w14:paraId="5BFE0426" w14:textId="2FF68303" w:rsidR="001A64F6" w:rsidRPr="00AD4BD2" w:rsidDel="0091212B" w:rsidRDefault="001A64F6" w:rsidP="0091212B">
      <w:pPr>
        <w:spacing w:after="0"/>
        <w:contextualSpacing/>
        <w:jc w:val="center"/>
        <w:rPr>
          <w:del w:id="3088" w:author="Борис Гогинян" w:date="2020-05-30T16:28:00Z"/>
          <w:rFonts w:ascii="Times New Roman" w:hAnsi="Times New Roman" w:cs="Times New Roman"/>
          <w:b/>
          <w:sz w:val="28"/>
          <w:szCs w:val="28"/>
        </w:rPr>
        <w:pPrChange w:id="3089" w:author="Борис Гогинян" w:date="2020-05-30T16:28:00Z">
          <w:pPr/>
        </w:pPrChange>
      </w:pPr>
    </w:p>
    <w:p w14:paraId="01879E95" w14:textId="687409FD" w:rsidR="001A64F6" w:rsidRPr="00B5325E" w:rsidDel="0091212B" w:rsidRDefault="001A64F6" w:rsidP="0091212B">
      <w:pPr>
        <w:pStyle w:val="a5"/>
        <w:numPr>
          <w:ilvl w:val="0"/>
          <w:numId w:val="41"/>
        </w:numPr>
        <w:spacing w:after="0"/>
        <w:jc w:val="center"/>
        <w:rPr>
          <w:del w:id="3090" w:author="Борис Гогинян" w:date="2020-05-30T16:28:00Z"/>
          <w:rFonts w:ascii="Times New Roman" w:hAnsi="Times New Roman" w:cs="Times New Roman"/>
          <w:sz w:val="28"/>
          <w:szCs w:val="28"/>
        </w:rPr>
        <w:pPrChange w:id="3091" w:author="Борис Гогинян" w:date="2020-05-30T16:28:00Z">
          <w:pPr>
            <w:pStyle w:val="a5"/>
            <w:numPr>
              <w:numId w:val="41"/>
            </w:numPr>
            <w:ind w:hanging="360"/>
          </w:pPr>
        </w:pPrChange>
      </w:pPr>
      <w:del w:id="3092" w:author="Борис Гогинян" w:date="2020-05-30T16:28:00Z">
        <w:r w:rsidRPr="00B5325E" w:rsidDel="0091212B">
          <w:rPr>
            <w:rFonts w:ascii="Times New Roman" w:hAnsi="Times New Roman" w:cs="Times New Roman"/>
            <w:sz w:val="28"/>
            <w:szCs w:val="28"/>
          </w:rPr>
          <w:delText xml:space="preserve">Псевдокод алгоритма </w:delText>
        </w:r>
        <w:r w:rsidRPr="00B5325E" w:rsidDel="0091212B">
          <w:rPr>
            <w:rFonts w:ascii="Times New Roman" w:hAnsi="Times New Roman" w:cs="Times New Roman"/>
            <w:sz w:val="28"/>
            <w:szCs w:val="28"/>
            <w:lang w:val="en-US"/>
          </w:rPr>
          <w:delText>SPPM</w:delText>
        </w:r>
      </w:del>
    </w:p>
    <w:p w14:paraId="009FB529" w14:textId="20184FC1"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093" w:author="Борис Гогинян" w:date="2020-05-30T16:28:00Z"/>
          <w:rFonts w:ascii="Consolas" w:eastAsia="Times New Roman" w:hAnsi="Consolas" w:cs="Times New Roman"/>
          <w:color w:val="5C5C5C"/>
          <w:sz w:val="18"/>
          <w:szCs w:val="18"/>
          <w:lang w:val="en-US" w:eastAsia="ru-RU"/>
        </w:rPr>
        <w:pPrChange w:id="309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095" w:author="Борис Гогинян" w:date="2020-05-30T16:28:00Z">
        <w:r w:rsidRPr="00B5325E" w:rsidDel="0091212B">
          <w:rPr>
            <w:rFonts w:ascii="Consolas" w:eastAsia="Times New Roman" w:hAnsi="Consolas" w:cs="Times New Roman"/>
            <w:b/>
            <w:bCs/>
            <w:color w:val="006699"/>
            <w:sz w:val="18"/>
            <w:szCs w:val="18"/>
            <w:bdr w:val="none" w:sz="0" w:space="0" w:color="auto" w:frame="1"/>
            <w:lang w:val="en-US" w:eastAsia="ru-RU"/>
          </w:rPr>
          <w:delText>void</w:delText>
        </w:r>
        <w:r w:rsidRPr="00B5325E" w:rsidDel="0091212B">
          <w:rPr>
            <w:rFonts w:ascii="Consolas" w:eastAsia="Times New Roman" w:hAnsi="Consolas" w:cs="Times New Roman"/>
            <w:color w:val="000000"/>
            <w:sz w:val="18"/>
            <w:szCs w:val="18"/>
            <w:bdr w:val="none" w:sz="0" w:space="0" w:color="auto" w:frame="1"/>
            <w:lang w:val="en-US" w:eastAsia="ru-RU"/>
          </w:rPr>
          <w:delText> SPPMIntegrator::Render(</w:delText>
        </w:r>
        <w:r w:rsidRPr="00B5325E" w:rsidDel="0091212B">
          <w:rPr>
            <w:rFonts w:ascii="Consolas" w:eastAsia="Times New Roman" w:hAnsi="Consolas" w:cs="Times New Roman"/>
            <w:b/>
            <w:bCs/>
            <w:color w:val="006699"/>
            <w:sz w:val="18"/>
            <w:szCs w:val="18"/>
            <w:bdr w:val="none" w:sz="0" w:space="0" w:color="auto" w:frame="1"/>
            <w:lang w:val="en-US" w:eastAsia="ru-RU"/>
          </w:rPr>
          <w:delText>const</w:delText>
        </w:r>
        <w:r w:rsidRPr="00B5325E" w:rsidDel="0091212B">
          <w:rPr>
            <w:rFonts w:ascii="Consolas" w:eastAsia="Times New Roman" w:hAnsi="Consolas" w:cs="Times New Roman"/>
            <w:color w:val="000000"/>
            <w:sz w:val="18"/>
            <w:szCs w:val="18"/>
            <w:bdr w:val="none" w:sz="0" w:space="0" w:color="auto" w:frame="1"/>
            <w:lang w:val="en-US" w:eastAsia="ru-RU"/>
          </w:rPr>
          <w:delText> Scene &amp;scene) {    </w:delText>
        </w:r>
      </w:del>
    </w:p>
    <w:p w14:paraId="09F59866" w14:textId="3FF3A673"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096" w:author="Борис Гогинян" w:date="2020-05-30T16:28:00Z"/>
          <w:rFonts w:ascii="Consolas" w:eastAsia="Times New Roman" w:hAnsi="Consolas" w:cs="Times New Roman"/>
          <w:color w:val="5C5C5C"/>
          <w:sz w:val="18"/>
          <w:szCs w:val="18"/>
          <w:lang w:val="en-US" w:eastAsia="ru-RU"/>
        </w:rPr>
        <w:pPrChange w:id="309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098"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Initialize pixelBounds and pixels array for SPPM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2DE444DE" w14:textId="5C6D88B1"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099" w:author="Борис Гогинян" w:date="2020-05-30T16:28:00Z"/>
          <w:rFonts w:ascii="Consolas" w:eastAsia="Times New Roman" w:hAnsi="Consolas" w:cs="Times New Roman"/>
          <w:color w:val="5C5C5C"/>
          <w:sz w:val="18"/>
          <w:szCs w:val="18"/>
          <w:lang w:val="en-US" w:eastAsia="ru-RU"/>
        </w:rPr>
        <w:pPrChange w:id="310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01"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Bounds2i pixelBounds = camera-&gt;film-&gt;croppedPixelBounds;    </w:delText>
        </w:r>
      </w:del>
    </w:p>
    <w:p w14:paraId="2932C663" w14:textId="01B7BCE6"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02" w:author="Борис Гогинян" w:date="2020-05-30T16:28:00Z"/>
          <w:rFonts w:ascii="Consolas" w:eastAsia="Times New Roman" w:hAnsi="Consolas" w:cs="Times New Roman"/>
          <w:color w:val="5C5C5C"/>
          <w:sz w:val="18"/>
          <w:szCs w:val="18"/>
          <w:lang w:eastAsia="ru-RU"/>
        </w:rPr>
        <w:pPrChange w:id="310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04"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b/>
            <w:bCs/>
            <w:color w:val="2E8B57"/>
            <w:sz w:val="18"/>
            <w:szCs w:val="18"/>
            <w:bdr w:val="none" w:sz="0" w:space="0" w:color="auto" w:frame="1"/>
            <w:lang w:eastAsia="ru-RU"/>
          </w:rPr>
          <w:delText>int</w:delText>
        </w:r>
        <w:r w:rsidRPr="003554F8" w:rsidDel="0091212B">
          <w:rPr>
            <w:rFonts w:ascii="Consolas" w:eastAsia="Times New Roman" w:hAnsi="Consolas" w:cs="Times New Roman"/>
            <w:color w:val="000000"/>
            <w:sz w:val="18"/>
            <w:szCs w:val="18"/>
            <w:bdr w:val="none" w:sz="0" w:space="0" w:color="auto" w:frame="1"/>
            <w:lang w:eastAsia="ru-RU"/>
          </w:rPr>
          <w:delText> nPixels = pixelBounds.Area();    </w:delText>
        </w:r>
      </w:del>
    </w:p>
    <w:p w14:paraId="1BF19BF8" w14:textId="5C0C1DBB"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05" w:author="Борис Гогинян" w:date="2020-05-30T16:28:00Z"/>
          <w:rFonts w:ascii="Consolas" w:eastAsia="Times New Roman" w:hAnsi="Consolas" w:cs="Times New Roman"/>
          <w:color w:val="5C5C5C"/>
          <w:sz w:val="18"/>
          <w:szCs w:val="18"/>
          <w:lang w:val="en-US" w:eastAsia="ru-RU"/>
        </w:rPr>
        <w:pPrChange w:id="310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07"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std::unique_ptr&lt;SPPMPixel[]&gt; pixels(</w:delText>
        </w:r>
        <w:r w:rsidRPr="00B5325E" w:rsidDel="0091212B">
          <w:rPr>
            <w:rFonts w:ascii="Consolas" w:eastAsia="Times New Roman" w:hAnsi="Consolas" w:cs="Times New Roman"/>
            <w:b/>
            <w:bCs/>
            <w:color w:val="006699"/>
            <w:sz w:val="18"/>
            <w:szCs w:val="18"/>
            <w:bdr w:val="none" w:sz="0" w:space="0" w:color="auto" w:frame="1"/>
            <w:lang w:val="en-US" w:eastAsia="ru-RU"/>
          </w:rPr>
          <w:delText>new</w:delText>
        </w:r>
        <w:r w:rsidRPr="00B5325E" w:rsidDel="0091212B">
          <w:rPr>
            <w:rFonts w:ascii="Consolas" w:eastAsia="Times New Roman" w:hAnsi="Consolas" w:cs="Times New Roman"/>
            <w:color w:val="000000"/>
            <w:sz w:val="18"/>
            <w:szCs w:val="18"/>
            <w:bdr w:val="none" w:sz="0" w:space="0" w:color="auto" w:frame="1"/>
            <w:lang w:val="en-US" w:eastAsia="ru-RU"/>
          </w:rPr>
          <w:delText> SPPMPixel[nPixels]);    </w:delText>
        </w:r>
      </w:del>
    </w:p>
    <w:p w14:paraId="1EF94CAE" w14:textId="4ADB5C4F"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08" w:author="Борис Гогинян" w:date="2020-05-30T16:28:00Z"/>
          <w:rFonts w:ascii="Consolas" w:eastAsia="Times New Roman" w:hAnsi="Consolas" w:cs="Times New Roman"/>
          <w:color w:val="5C5C5C"/>
          <w:sz w:val="18"/>
          <w:szCs w:val="18"/>
          <w:lang w:val="en-US" w:eastAsia="ru-RU"/>
        </w:rPr>
        <w:pPrChange w:id="310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10"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i = 0; i &lt; nPixels; ++i)    </w:delText>
        </w:r>
      </w:del>
    </w:p>
    <w:p w14:paraId="5CFF674B" w14:textId="3D0AADD6"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11" w:author="Борис Гогинян" w:date="2020-05-30T16:28:00Z"/>
          <w:rFonts w:ascii="Consolas" w:eastAsia="Times New Roman" w:hAnsi="Consolas" w:cs="Times New Roman"/>
          <w:color w:val="5C5C5C"/>
          <w:sz w:val="18"/>
          <w:szCs w:val="18"/>
          <w:lang w:eastAsia="ru-RU"/>
        </w:rPr>
        <w:pPrChange w:id="311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13"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pixels[i].radius = initialSearchRadius;    </w:delText>
        </w:r>
      </w:del>
    </w:p>
    <w:p w14:paraId="4D2A93A8" w14:textId="077439AD"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14" w:author="Борис Гогинян" w:date="2020-05-30T16:28:00Z"/>
          <w:rFonts w:ascii="Consolas" w:eastAsia="Times New Roman" w:hAnsi="Consolas" w:cs="Times New Roman"/>
          <w:color w:val="5C5C5C"/>
          <w:sz w:val="18"/>
          <w:szCs w:val="18"/>
          <w:lang w:eastAsia="ru-RU"/>
        </w:rPr>
        <w:pPrChange w:id="311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16"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756F694C" w14:textId="433AA1DA"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17" w:author="Борис Гогинян" w:date="2020-05-30T16:28:00Z"/>
          <w:rFonts w:ascii="Consolas" w:eastAsia="Times New Roman" w:hAnsi="Consolas" w:cs="Times New Roman"/>
          <w:color w:val="5C5C5C"/>
          <w:sz w:val="18"/>
          <w:szCs w:val="18"/>
          <w:lang w:eastAsia="ru-RU"/>
        </w:rPr>
        <w:pPrChange w:id="311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19"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Вычисление lightDistr для испускания фотонов пропорционально силе источника света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4E277D92" w14:textId="4A2903EE"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20" w:author="Борис Гогинян" w:date="2020-05-30T16:28:00Z"/>
          <w:rFonts w:ascii="Consolas" w:eastAsia="Times New Roman" w:hAnsi="Consolas" w:cs="Times New Roman"/>
          <w:color w:val="5C5C5C"/>
          <w:sz w:val="18"/>
          <w:szCs w:val="18"/>
          <w:lang w:val="en-US" w:eastAsia="ru-RU"/>
        </w:rPr>
        <w:pPrChange w:id="312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2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B5325E" w:rsidDel="0091212B">
          <w:rPr>
            <w:rFonts w:ascii="Consolas" w:eastAsia="Times New Roman" w:hAnsi="Consolas" w:cs="Times New Roman"/>
            <w:color w:val="000000"/>
            <w:sz w:val="18"/>
            <w:szCs w:val="18"/>
            <w:bdr w:val="none" w:sz="0" w:space="0" w:color="auto" w:frame="1"/>
            <w:lang w:val="en-US" w:eastAsia="ru-RU"/>
          </w:rPr>
          <w:delText>std::unique_ptr&lt;Distribution1D&gt; lightDistr = ComputeLightPowerDistribution(scene);    </w:delText>
        </w:r>
      </w:del>
    </w:p>
    <w:p w14:paraId="5C0938B5" w14:textId="6CEBB3F4"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23" w:author="Борис Гогинян" w:date="2020-05-30T16:28:00Z"/>
          <w:rFonts w:ascii="Consolas" w:eastAsia="Times New Roman" w:hAnsi="Consolas" w:cs="Times New Roman"/>
          <w:color w:val="5C5C5C"/>
          <w:sz w:val="18"/>
          <w:szCs w:val="18"/>
          <w:lang w:val="en-US" w:eastAsia="ru-RU"/>
        </w:rPr>
        <w:pPrChange w:id="312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25"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68D15C75" w14:textId="79D007D8"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26" w:author="Борис Гогинян" w:date="2020-05-30T16:28:00Z"/>
          <w:rFonts w:ascii="Consolas" w:eastAsia="Times New Roman" w:hAnsi="Consolas" w:cs="Times New Roman"/>
          <w:color w:val="5C5C5C"/>
          <w:sz w:val="18"/>
          <w:szCs w:val="18"/>
          <w:lang w:eastAsia="ru-RU"/>
        </w:rPr>
        <w:pPrChange w:id="312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28"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Perform nIterations of SPPM integration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42D4D323" w14:textId="28080964"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29" w:author="Борис Гогинян" w:date="2020-05-30T16:28:00Z"/>
          <w:rFonts w:ascii="Consolas" w:eastAsia="Times New Roman" w:hAnsi="Consolas" w:cs="Times New Roman"/>
          <w:color w:val="5C5C5C"/>
          <w:sz w:val="18"/>
          <w:szCs w:val="18"/>
          <w:lang w:eastAsia="ru-RU"/>
        </w:rPr>
        <w:pPrChange w:id="313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3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HaltonSampler sampler(nIterations, pixelBounds);    </w:delText>
        </w:r>
      </w:del>
    </w:p>
    <w:p w14:paraId="79B4CF5C" w14:textId="5BDFDF67"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32" w:author="Борис Гогинян" w:date="2020-05-30T16:28:00Z"/>
          <w:rFonts w:ascii="Consolas" w:eastAsia="Times New Roman" w:hAnsi="Consolas" w:cs="Times New Roman"/>
          <w:color w:val="5C5C5C"/>
          <w:sz w:val="18"/>
          <w:szCs w:val="18"/>
          <w:lang w:eastAsia="ru-RU"/>
        </w:rPr>
        <w:pPrChange w:id="313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34"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Вычисление кол-ва плиток для использования SPPM camera pass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288400F9" w14:textId="12664E0C"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35" w:author="Борис Гогинян" w:date="2020-05-30T16:28:00Z"/>
          <w:rFonts w:ascii="Consolas" w:eastAsia="Times New Roman" w:hAnsi="Consolas" w:cs="Times New Roman"/>
          <w:color w:val="5C5C5C"/>
          <w:sz w:val="18"/>
          <w:szCs w:val="18"/>
          <w:lang w:val="en-US" w:eastAsia="ru-RU"/>
        </w:rPr>
        <w:pPrChange w:id="313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37"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iter = 0; iter &lt; nIterations; ++iter) {    </w:delText>
        </w:r>
      </w:del>
    </w:p>
    <w:p w14:paraId="6B26105E" w14:textId="65B8ADE7"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38" w:author="Борис Гогинян" w:date="2020-05-30T16:28:00Z"/>
          <w:rFonts w:ascii="Consolas" w:eastAsia="Times New Roman" w:hAnsi="Consolas" w:cs="Times New Roman"/>
          <w:color w:val="5C5C5C"/>
          <w:sz w:val="18"/>
          <w:szCs w:val="18"/>
          <w:lang w:eastAsia="ru-RU"/>
        </w:rPr>
        <w:pPrChange w:id="313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40"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генерация SPPM видимых точек --------------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2E4EE408" w14:textId="53238D9C"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41" w:author="Борис Гогинян" w:date="2020-05-30T16:28:00Z"/>
          <w:rFonts w:ascii="Consolas" w:eastAsia="Times New Roman" w:hAnsi="Consolas" w:cs="Times New Roman"/>
          <w:color w:val="5C5C5C"/>
          <w:sz w:val="18"/>
          <w:szCs w:val="18"/>
          <w:lang w:val="en-US" w:eastAsia="ru-RU"/>
        </w:rPr>
        <w:pPrChange w:id="314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43"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std::vector&lt;MemoryArena&gt; perThreadArenas(MaxThreadIndex());    </w:delText>
        </w:r>
      </w:del>
    </w:p>
    <w:p w14:paraId="238EC061" w14:textId="0CC2FF0B"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44" w:author="Борис Гогинян" w:date="2020-05-30T16:28:00Z"/>
          <w:rFonts w:ascii="Consolas" w:eastAsia="Times New Roman" w:hAnsi="Consolas" w:cs="Times New Roman"/>
          <w:color w:val="5C5C5C"/>
          <w:sz w:val="18"/>
          <w:szCs w:val="18"/>
          <w:lang w:eastAsia="ru-RU"/>
        </w:rPr>
        <w:pPrChange w:id="314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46"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ParallelFor2D(    </w:delText>
        </w:r>
      </w:del>
    </w:p>
    <w:p w14:paraId="367708EE" w14:textId="503E3938"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47" w:author="Борис Гогинян" w:date="2020-05-30T16:28:00Z"/>
          <w:rFonts w:ascii="Consolas" w:eastAsia="Times New Roman" w:hAnsi="Consolas" w:cs="Times New Roman"/>
          <w:color w:val="5C5C5C"/>
          <w:sz w:val="18"/>
          <w:szCs w:val="18"/>
          <w:lang w:eastAsia="ru-RU"/>
        </w:rPr>
        <w:pPrChange w:id="314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49"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[&amp;](Point2i tile) {    </w:delText>
        </w:r>
      </w:del>
    </w:p>
    <w:p w14:paraId="0F9E5513" w14:textId="470EF926"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50" w:author="Борис Гогинян" w:date="2020-05-30T16:28:00Z"/>
          <w:rFonts w:ascii="Consolas" w:eastAsia="Times New Roman" w:hAnsi="Consolas" w:cs="Times New Roman"/>
          <w:color w:val="5C5C5C"/>
          <w:sz w:val="18"/>
          <w:szCs w:val="18"/>
          <w:lang w:eastAsia="ru-RU"/>
        </w:rPr>
        <w:pPrChange w:id="315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5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MemoryArena &amp;arena = perThreadArenas[ThreadIndex];    </w:delText>
        </w:r>
      </w:del>
    </w:p>
    <w:p w14:paraId="48327FBC" w14:textId="51A615D8"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53" w:author="Борис Гогинян" w:date="2020-05-30T16:28:00Z"/>
          <w:rFonts w:ascii="Consolas" w:eastAsia="Times New Roman" w:hAnsi="Consolas" w:cs="Times New Roman"/>
          <w:color w:val="5C5C5C"/>
          <w:sz w:val="18"/>
          <w:szCs w:val="18"/>
          <w:lang w:val="en-US" w:eastAsia="ru-RU"/>
        </w:rPr>
        <w:pPrChange w:id="315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55"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Follow camera paths for tile in image for SPPM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545B3439" w14:textId="6D4A0010"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56" w:author="Борис Гогинян" w:date="2020-05-30T16:28:00Z"/>
          <w:rFonts w:ascii="Consolas" w:eastAsia="Times New Roman" w:hAnsi="Consolas" w:cs="Times New Roman"/>
          <w:color w:val="5C5C5C"/>
          <w:sz w:val="18"/>
          <w:szCs w:val="18"/>
          <w:lang w:eastAsia="ru-RU"/>
        </w:rPr>
        <w:pPrChange w:id="315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58"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 nTiles);    </w:delText>
        </w:r>
      </w:del>
    </w:p>
    <w:p w14:paraId="49EF623F" w14:textId="53B70A9A"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59" w:author="Борис Гогинян" w:date="2020-05-30T16:28:00Z"/>
          <w:rFonts w:ascii="Consolas" w:eastAsia="Times New Roman" w:hAnsi="Consolas" w:cs="Times New Roman"/>
          <w:color w:val="5C5C5C"/>
          <w:sz w:val="18"/>
          <w:szCs w:val="18"/>
          <w:lang w:eastAsia="ru-RU"/>
        </w:rPr>
        <w:pPrChange w:id="316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6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Создание сетки всех видимых точек</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7F98E82B" w14:textId="55B07631"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62" w:author="Борис Гогинян" w:date="2020-05-30T16:28:00Z"/>
          <w:rFonts w:ascii="Consolas" w:eastAsia="Times New Roman" w:hAnsi="Consolas" w:cs="Times New Roman"/>
          <w:color w:val="5C5C5C"/>
          <w:sz w:val="18"/>
          <w:szCs w:val="18"/>
          <w:lang w:val="en-US" w:eastAsia="ru-RU"/>
        </w:rPr>
        <w:pPrChange w:id="316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64"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Allocate grid for SPPM visible points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280FBF4C" w14:textId="4144654E"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65" w:author="Борис Гогинян" w:date="2020-05-30T16:28:00Z"/>
          <w:rFonts w:ascii="Consolas" w:eastAsia="Times New Roman" w:hAnsi="Consolas" w:cs="Times New Roman"/>
          <w:color w:val="5C5C5C"/>
          <w:sz w:val="18"/>
          <w:szCs w:val="18"/>
          <w:lang w:val="en-US" w:eastAsia="ru-RU"/>
        </w:rPr>
        <w:pPrChange w:id="316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67"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Compute grid bounds for SPPM visible points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7F2A7BE1" w14:textId="57B14915"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68" w:author="Борис Гогинян" w:date="2020-05-30T16:28:00Z"/>
          <w:rFonts w:ascii="Consolas" w:eastAsia="Times New Roman" w:hAnsi="Consolas" w:cs="Times New Roman"/>
          <w:color w:val="5C5C5C"/>
          <w:sz w:val="18"/>
          <w:szCs w:val="18"/>
          <w:lang w:val="en-US" w:eastAsia="ru-RU"/>
        </w:rPr>
        <w:pPrChange w:id="316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70"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Compute resolution of SPPM grid in each dimension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1BDF6C90" w14:textId="1E4389DF"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71" w:author="Борис Гогинян" w:date="2020-05-30T16:28:00Z"/>
          <w:rFonts w:ascii="Consolas" w:eastAsia="Times New Roman" w:hAnsi="Consolas" w:cs="Times New Roman"/>
          <w:color w:val="5C5C5C"/>
          <w:sz w:val="18"/>
          <w:szCs w:val="18"/>
          <w:lang w:val="en-US" w:eastAsia="ru-RU"/>
        </w:rPr>
        <w:pPrChange w:id="317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73"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color w:val="008200"/>
            <w:sz w:val="18"/>
            <w:szCs w:val="18"/>
            <w:bdr w:val="none" w:sz="0" w:space="0" w:color="auto" w:frame="1"/>
            <w:lang w:val="en-US" w:eastAsia="ru-RU"/>
          </w:rPr>
          <w:delText>// Add visible points to SPPM grid  </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655493AC" w14:textId="2E1A8F0F"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74" w:author="Борис Гогинян" w:date="2020-05-30T16:28:00Z"/>
          <w:rFonts w:ascii="Consolas" w:eastAsia="Times New Roman" w:hAnsi="Consolas" w:cs="Times New Roman"/>
          <w:color w:val="5C5C5C"/>
          <w:sz w:val="18"/>
          <w:szCs w:val="18"/>
          <w:lang w:val="en-US" w:eastAsia="ru-RU"/>
        </w:rPr>
        <w:pPrChange w:id="317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76"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del>
    </w:p>
    <w:p w14:paraId="78B212A2" w14:textId="5017835E"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77" w:author="Борис Гогинян" w:date="2020-05-30T16:28:00Z"/>
          <w:rFonts w:ascii="Consolas" w:eastAsia="Times New Roman" w:hAnsi="Consolas" w:cs="Times New Roman"/>
          <w:color w:val="5C5C5C"/>
          <w:sz w:val="18"/>
          <w:szCs w:val="18"/>
          <w:lang w:eastAsia="ru-RU"/>
        </w:rPr>
        <w:pPrChange w:id="317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79"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Отслеживание траектории фотонов и объединение вклада в эя</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6281D94B" w14:textId="34545726"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80" w:author="Борис Гогинян" w:date="2020-05-30T16:28:00Z"/>
          <w:rFonts w:ascii="Consolas" w:eastAsia="Times New Roman" w:hAnsi="Consolas" w:cs="Times New Roman"/>
          <w:color w:val="5C5C5C"/>
          <w:sz w:val="18"/>
          <w:szCs w:val="18"/>
          <w:lang w:val="en-US" w:eastAsia="ru-RU"/>
        </w:rPr>
        <w:pPrChange w:id="318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8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B5325E" w:rsidDel="0091212B">
          <w:rPr>
            <w:rFonts w:ascii="Consolas" w:eastAsia="Times New Roman" w:hAnsi="Consolas" w:cs="Times New Roman"/>
            <w:color w:val="000000"/>
            <w:sz w:val="18"/>
            <w:szCs w:val="18"/>
            <w:bdr w:val="none" w:sz="0" w:space="0" w:color="auto" w:frame="1"/>
            <w:lang w:val="en-US" w:eastAsia="ru-RU"/>
          </w:rPr>
          <w:delText>std::vector&lt;MemoryArena&gt; photonShootArenas(MaxThreadIndex());    </w:delText>
        </w:r>
      </w:del>
    </w:p>
    <w:p w14:paraId="2A7A099C" w14:textId="6C0D5163"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83" w:author="Борис Гогинян" w:date="2020-05-30T16:28:00Z"/>
          <w:rFonts w:ascii="Consolas" w:eastAsia="Times New Roman" w:hAnsi="Consolas" w:cs="Times New Roman"/>
          <w:color w:val="5C5C5C"/>
          <w:sz w:val="18"/>
          <w:szCs w:val="18"/>
          <w:lang w:eastAsia="ru-RU"/>
        </w:rPr>
        <w:pPrChange w:id="318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85"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ParallelFor(    </w:delText>
        </w:r>
      </w:del>
    </w:p>
    <w:p w14:paraId="26CF66B6" w14:textId="7C5301E6"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86" w:author="Борис Гогинян" w:date="2020-05-30T16:28:00Z"/>
          <w:rFonts w:ascii="Consolas" w:eastAsia="Times New Roman" w:hAnsi="Consolas" w:cs="Times New Roman"/>
          <w:color w:val="5C5C5C"/>
          <w:sz w:val="18"/>
          <w:szCs w:val="18"/>
          <w:lang w:eastAsia="ru-RU"/>
        </w:rPr>
        <w:pPrChange w:id="318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88"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[&amp;](</w:delText>
        </w:r>
        <w:r w:rsidRPr="003554F8" w:rsidDel="0091212B">
          <w:rPr>
            <w:rFonts w:ascii="Consolas" w:eastAsia="Times New Roman" w:hAnsi="Consolas" w:cs="Times New Roman"/>
            <w:b/>
            <w:bCs/>
            <w:color w:val="2E8B57"/>
            <w:sz w:val="18"/>
            <w:szCs w:val="18"/>
            <w:bdr w:val="none" w:sz="0" w:space="0" w:color="auto" w:frame="1"/>
            <w:lang w:eastAsia="ru-RU"/>
          </w:rPr>
          <w:delText>int</w:delText>
        </w:r>
        <w:r w:rsidRPr="003554F8" w:rsidDel="0091212B">
          <w:rPr>
            <w:rFonts w:ascii="Consolas" w:eastAsia="Times New Roman" w:hAnsi="Consolas" w:cs="Times New Roman"/>
            <w:color w:val="000000"/>
            <w:sz w:val="18"/>
            <w:szCs w:val="18"/>
            <w:bdr w:val="none" w:sz="0" w:space="0" w:color="auto" w:frame="1"/>
            <w:lang w:eastAsia="ru-RU"/>
          </w:rPr>
          <w:delText> photonIndex) {    </w:delText>
        </w:r>
      </w:del>
    </w:p>
    <w:p w14:paraId="7DA42111" w14:textId="5F3A90E4"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89" w:author="Борис Гогинян" w:date="2020-05-30T16:28:00Z"/>
          <w:rFonts w:ascii="Consolas" w:eastAsia="Times New Roman" w:hAnsi="Consolas" w:cs="Times New Roman"/>
          <w:color w:val="5C5C5C"/>
          <w:sz w:val="18"/>
          <w:szCs w:val="18"/>
          <w:lang w:eastAsia="ru-RU"/>
        </w:rPr>
        <w:pPrChange w:id="319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9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MemoryArena &amp;arena = photonShootArenas[ThreadIndex];    </w:delText>
        </w:r>
      </w:del>
    </w:p>
    <w:p w14:paraId="1C9577EC" w14:textId="12FF1EBE"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92" w:author="Борис Гогинян" w:date="2020-05-30T16:28:00Z"/>
          <w:rFonts w:ascii="Consolas" w:eastAsia="Times New Roman" w:hAnsi="Consolas" w:cs="Times New Roman"/>
          <w:color w:val="5C5C5C"/>
          <w:sz w:val="18"/>
          <w:szCs w:val="18"/>
          <w:lang w:eastAsia="ru-RU"/>
        </w:rPr>
        <w:pPrChange w:id="319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194"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Следование по пути фотона для photon_Index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2D265E32" w14:textId="3BF49FF5"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195" w:author="Борис Гогинян" w:date="2020-05-30T16:28:00Z"/>
          <w:rFonts w:ascii="Consolas" w:eastAsia="Times New Roman" w:hAnsi="Consolas" w:cs="Times New Roman"/>
          <w:color w:val="5C5C5C"/>
          <w:sz w:val="18"/>
          <w:szCs w:val="18"/>
          <w:lang w:eastAsia="ru-RU"/>
        </w:rPr>
        <w:pPrChange w:id="319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197"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arena.Reset();    </w:delText>
        </w:r>
      </w:del>
    </w:p>
    <w:p w14:paraId="33F86640" w14:textId="2225581F"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198" w:author="Борис Гогинян" w:date="2020-05-30T16:28:00Z"/>
          <w:rFonts w:ascii="Consolas" w:eastAsia="Times New Roman" w:hAnsi="Consolas" w:cs="Times New Roman"/>
          <w:color w:val="5C5C5C"/>
          <w:sz w:val="18"/>
          <w:szCs w:val="18"/>
          <w:lang w:eastAsia="ru-RU"/>
        </w:rPr>
        <w:pPrChange w:id="319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00"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photonsPerIteration, 8192);    </w:delText>
        </w:r>
      </w:del>
    </w:p>
    <w:p w14:paraId="5B778708" w14:textId="0F00BB1E"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01" w:author="Борис Гогинян" w:date="2020-05-30T16:28:00Z"/>
          <w:rFonts w:ascii="Consolas" w:eastAsia="Times New Roman" w:hAnsi="Consolas" w:cs="Times New Roman"/>
          <w:color w:val="5C5C5C"/>
          <w:sz w:val="18"/>
          <w:szCs w:val="18"/>
          <w:lang w:eastAsia="ru-RU"/>
        </w:rPr>
        <w:pPrChange w:id="320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03"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13841952" w14:textId="54A48ED4"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04" w:author="Борис Гогинян" w:date="2020-05-30T16:28:00Z"/>
          <w:rFonts w:ascii="Consolas" w:eastAsia="Times New Roman" w:hAnsi="Consolas" w:cs="Times New Roman"/>
          <w:color w:val="5C5C5C"/>
          <w:sz w:val="18"/>
          <w:szCs w:val="18"/>
          <w:lang w:eastAsia="ru-RU"/>
        </w:rPr>
        <w:pPrChange w:id="320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06"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4DCC2958" w14:textId="50EBD7EB"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07" w:author="Борис Гогинян" w:date="2020-05-30T16:28:00Z"/>
          <w:rFonts w:ascii="Consolas" w:eastAsia="Times New Roman" w:hAnsi="Consolas" w:cs="Times New Roman"/>
          <w:color w:val="5C5C5C"/>
          <w:sz w:val="18"/>
          <w:szCs w:val="18"/>
          <w:lang w:eastAsia="ru-RU"/>
        </w:rPr>
        <w:pPrChange w:id="320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09"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Обновление значения пикселей из этого прохода фотонов</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2C5AE48B" w14:textId="7E36EA99"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10" w:author="Борис Гогинян" w:date="2020-05-30T16:28:00Z"/>
          <w:rFonts w:ascii="Consolas" w:eastAsia="Times New Roman" w:hAnsi="Consolas" w:cs="Times New Roman"/>
          <w:color w:val="5C5C5C"/>
          <w:sz w:val="18"/>
          <w:szCs w:val="18"/>
          <w:lang w:val="en-US" w:eastAsia="ru-RU"/>
        </w:rPr>
        <w:pPrChange w:id="321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1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i = 0; i &lt; nPixels; ++i) {    </w:delText>
        </w:r>
      </w:del>
    </w:p>
    <w:p w14:paraId="35FE7E97" w14:textId="22792638"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13" w:author="Борис Гогинян" w:date="2020-05-30T16:28:00Z"/>
          <w:rFonts w:ascii="Consolas" w:eastAsia="Times New Roman" w:hAnsi="Consolas" w:cs="Times New Roman"/>
          <w:color w:val="5C5C5C"/>
          <w:sz w:val="18"/>
          <w:szCs w:val="18"/>
          <w:lang w:eastAsia="ru-RU"/>
        </w:rPr>
        <w:pPrChange w:id="321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15"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SPPMPixel &amp;p = pixels[i];    </w:delText>
        </w:r>
      </w:del>
    </w:p>
    <w:p w14:paraId="7F4B3560" w14:textId="44DE558B"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16" w:author="Борис Гогинян" w:date="2020-05-30T16:28:00Z"/>
          <w:rFonts w:ascii="Consolas" w:eastAsia="Times New Roman" w:hAnsi="Consolas" w:cs="Times New Roman"/>
          <w:color w:val="5C5C5C"/>
          <w:sz w:val="18"/>
          <w:szCs w:val="18"/>
          <w:lang w:eastAsia="ru-RU"/>
        </w:rPr>
        <w:pPrChange w:id="321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18"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b/>
            <w:bCs/>
            <w:color w:val="006699"/>
            <w:sz w:val="18"/>
            <w:szCs w:val="18"/>
            <w:bdr w:val="none" w:sz="0" w:space="0" w:color="auto" w:frame="1"/>
            <w:lang w:eastAsia="ru-RU"/>
          </w:rPr>
          <w:delText>if</w:delText>
        </w:r>
        <w:r w:rsidRPr="003554F8" w:rsidDel="0091212B">
          <w:rPr>
            <w:rFonts w:ascii="Consolas" w:eastAsia="Times New Roman" w:hAnsi="Consolas" w:cs="Times New Roman"/>
            <w:color w:val="000000"/>
            <w:sz w:val="18"/>
            <w:szCs w:val="18"/>
            <w:bdr w:val="none" w:sz="0" w:space="0" w:color="auto" w:frame="1"/>
            <w:lang w:eastAsia="ru-RU"/>
          </w:rPr>
          <w:delText> (p.M &gt; 0) {    </w:delText>
        </w:r>
      </w:del>
    </w:p>
    <w:p w14:paraId="034BB1DE" w14:textId="2BFCB77D"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19" w:author="Борис Гогинян" w:date="2020-05-30T16:28:00Z"/>
          <w:rFonts w:ascii="Consolas" w:eastAsia="Times New Roman" w:hAnsi="Consolas" w:cs="Times New Roman"/>
          <w:color w:val="5C5C5C"/>
          <w:sz w:val="18"/>
          <w:szCs w:val="18"/>
          <w:lang w:eastAsia="ru-RU"/>
        </w:rPr>
        <w:pPrChange w:id="322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2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обновление кол-ва фотонов, радиуса поиска ближайших фотонов  </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09F34D38" w14:textId="49C1699B"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22" w:author="Борис Гогинян" w:date="2020-05-30T16:28:00Z"/>
          <w:rFonts w:ascii="Consolas" w:eastAsia="Times New Roman" w:hAnsi="Consolas" w:cs="Times New Roman"/>
          <w:color w:val="5C5C5C"/>
          <w:sz w:val="18"/>
          <w:szCs w:val="18"/>
          <w:lang w:eastAsia="ru-RU"/>
        </w:rPr>
        <w:pPrChange w:id="322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24"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p.M = 0;    </w:delText>
        </w:r>
      </w:del>
    </w:p>
    <w:p w14:paraId="55E62055" w14:textId="63071F93"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25" w:author="Борис Гогинян" w:date="2020-05-30T16:28:00Z"/>
          <w:rFonts w:ascii="Consolas" w:eastAsia="Times New Roman" w:hAnsi="Consolas" w:cs="Times New Roman"/>
          <w:color w:val="5C5C5C"/>
          <w:sz w:val="18"/>
          <w:szCs w:val="18"/>
          <w:lang w:val="en-US" w:eastAsia="ru-RU"/>
        </w:rPr>
        <w:pPrChange w:id="322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27"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j = 0; j &lt; Spectrum::nSamples; ++j)    </w:delText>
        </w:r>
      </w:del>
    </w:p>
    <w:p w14:paraId="7873362E" w14:textId="240EDB4C"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28" w:author="Борис Гогинян" w:date="2020-05-30T16:28:00Z"/>
          <w:rFonts w:ascii="Consolas" w:eastAsia="Times New Roman" w:hAnsi="Consolas" w:cs="Times New Roman"/>
          <w:color w:val="5C5C5C"/>
          <w:sz w:val="18"/>
          <w:szCs w:val="18"/>
          <w:lang w:eastAsia="ru-RU"/>
        </w:rPr>
        <w:pPrChange w:id="322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30"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p.Phi[j] = (Float)0;    </w:delText>
        </w:r>
      </w:del>
    </w:p>
    <w:p w14:paraId="76F28768" w14:textId="347655F0"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31" w:author="Борис Гогинян" w:date="2020-05-30T16:28:00Z"/>
          <w:rFonts w:ascii="Consolas" w:eastAsia="Times New Roman" w:hAnsi="Consolas" w:cs="Times New Roman"/>
          <w:color w:val="5C5C5C"/>
          <w:sz w:val="18"/>
          <w:szCs w:val="18"/>
          <w:lang w:eastAsia="ru-RU"/>
        </w:rPr>
        <w:pPrChange w:id="323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33"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514194FF" w14:textId="4C10C7A7"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34" w:author="Борис Гогинян" w:date="2020-05-30T16:28:00Z"/>
          <w:rFonts w:ascii="Consolas" w:eastAsia="Times New Roman" w:hAnsi="Consolas" w:cs="Times New Roman"/>
          <w:color w:val="5C5C5C"/>
          <w:sz w:val="18"/>
          <w:szCs w:val="18"/>
          <w:lang w:eastAsia="ru-RU"/>
        </w:rPr>
        <w:pPrChange w:id="323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36"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сброс VisiblePoint в пикселе</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5BFDC9FC" w14:textId="2E78D209"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37" w:author="Борис Гогинян" w:date="2020-05-30T16:28:00Z"/>
          <w:rFonts w:ascii="Consolas" w:eastAsia="Times New Roman" w:hAnsi="Consolas" w:cs="Times New Roman"/>
          <w:color w:val="5C5C5C"/>
          <w:sz w:val="18"/>
          <w:szCs w:val="18"/>
          <w:lang w:eastAsia="ru-RU"/>
        </w:rPr>
        <w:pPrChange w:id="323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39"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p.vp.beta = 0.;    </w:delText>
        </w:r>
      </w:del>
    </w:p>
    <w:p w14:paraId="323AB019" w14:textId="65D84DB1"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40" w:author="Борис Гогинян" w:date="2020-05-30T16:28:00Z"/>
          <w:rFonts w:ascii="Consolas" w:eastAsia="Times New Roman" w:hAnsi="Consolas" w:cs="Times New Roman"/>
          <w:color w:val="5C5C5C"/>
          <w:sz w:val="18"/>
          <w:szCs w:val="18"/>
          <w:lang w:eastAsia="ru-RU"/>
        </w:rPr>
        <w:pPrChange w:id="324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4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p.vp.bsdf = nullptr;    </w:delText>
        </w:r>
      </w:del>
    </w:p>
    <w:p w14:paraId="108289F9" w14:textId="6CDFF9A4"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43" w:author="Борис Гогинян" w:date="2020-05-30T16:28:00Z"/>
          <w:rFonts w:ascii="Consolas" w:eastAsia="Times New Roman" w:hAnsi="Consolas" w:cs="Times New Roman"/>
          <w:color w:val="5C5C5C"/>
          <w:sz w:val="18"/>
          <w:szCs w:val="18"/>
          <w:lang w:eastAsia="ru-RU"/>
        </w:rPr>
        <w:pPrChange w:id="324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45"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7AF3D598" w14:textId="2907F5C4"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46" w:author="Борис Гогинян" w:date="2020-05-30T16:28:00Z"/>
          <w:rFonts w:ascii="Consolas" w:eastAsia="Times New Roman" w:hAnsi="Consolas" w:cs="Times New Roman"/>
          <w:color w:val="5C5C5C"/>
          <w:sz w:val="18"/>
          <w:szCs w:val="18"/>
          <w:lang w:eastAsia="ru-RU"/>
        </w:rPr>
        <w:pPrChange w:id="324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48"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775614A3" w14:textId="1FC4EC21"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49" w:author="Борис Гогинян" w:date="2020-05-30T16:28:00Z"/>
          <w:rFonts w:ascii="Consolas" w:eastAsia="Times New Roman" w:hAnsi="Consolas" w:cs="Times New Roman"/>
          <w:color w:val="5C5C5C"/>
          <w:sz w:val="18"/>
          <w:szCs w:val="18"/>
          <w:lang w:eastAsia="ru-RU"/>
        </w:rPr>
        <w:pPrChange w:id="325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5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3C62AB20" w14:textId="770A01F6"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52" w:author="Борис Гогинян" w:date="2020-05-30T16:28:00Z"/>
          <w:rFonts w:ascii="Consolas" w:eastAsia="Times New Roman" w:hAnsi="Consolas" w:cs="Times New Roman"/>
          <w:color w:val="5C5C5C"/>
          <w:sz w:val="18"/>
          <w:szCs w:val="18"/>
          <w:lang w:eastAsia="ru-RU"/>
        </w:rPr>
        <w:pPrChange w:id="325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54"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304BB27C" w14:textId="04107FEC"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55" w:author="Борис Гогинян" w:date="2020-05-30T16:28:00Z"/>
          <w:rFonts w:ascii="Consolas" w:eastAsia="Times New Roman" w:hAnsi="Consolas" w:cs="Times New Roman"/>
          <w:color w:val="5C5C5C"/>
          <w:sz w:val="18"/>
          <w:szCs w:val="18"/>
          <w:lang w:eastAsia="ru-RU"/>
        </w:rPr>
        <w:pPrChange w:id="325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57"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Периодическое сохранение изображения SPPM в film</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630AF9F0" w14:textId="4F433DA6"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58" w:author="Борис Гогинян" w:date="2020-05-30T16:28:00Z"/>
          <w:rFonts w:ascii="Consolas" w:eastAsia="Times New Roman" w:hAnsi="Consolas" w:cs="Times New Roman"/>
          <w:color w:val="5C5C5C"/>
          <w:sz w:val="18"/>
          <w:szCs w:val="18"/>
          <w:lang w:val="en-US" w:eastAsia="ru-RU"/>
        </w:rPr>
        <w:pPrChange w:id="325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60"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if</w:delText>
        </w:r>
        <w:r w:rsidRPr="00B5325E" w:rsidDel="0091212B">
          <w:rPr>
            <w:rFonts w:ascii="Consolas" w:eastAsia="Times New Roman" w:hAnsi="Consolas" w:cs="Times New Roman"/>
            <w:color w:val="000000"/>
            <w:sz w:val="18"/>
            <w:szCs w:val="18"/>
            <w:bdr w:val="none" w:sz="0" w:space="0" w:color="auto" w:frame="1"/>
            <w:lang w:val="en-US" w:eastAsia="ru-RU"/>
          </w:rPr>
          <w:delText> (iter + 1 == nIterations || ((iter + 1) % writeFrequency) == 0) {    </w:delText>
        </w:r>
      </w:del>
    </w:p>
    <w:p w14:paraId="3723638D" w14:textId="397AB7D7"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61" w:author="Борис Гогинян" w:date="2020-05-30T16:28:00Z"/>
          <w:rFonts w:ascii="Consolas" w:eastAsia="Times New Roman" w:hAnsi="Consolas" w:cs="Times New Roman"/>
          <w:color w:val="5C5C5C"/>
          <w:sz w:val="18"/>
          <w:szCs w:val="18"/>
          <w:lang w:val="en-US" w:eastAsia="ru-RU"/>
        </w:rPr>
        <w:pPrChange w:id="326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63"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x0 = pixelBounds.pMin.x;    </w:delText>
        </w:r>
      </w:del>
    </w:p>
    <w:p w14:paraId="63AED942" w14:textId="72972D86"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64" w:author="Борис Гогинян" w:date="2020-05-30T16:28:00Z"/>
          <w:rFonts w:ascii="Consolas" w:eastAsia="Times New Roman" w:hAnsi="Consolas" w:cs="Times New Roman"/>
          <w:color w:val="5C5C5C"/>
          <w:sz w:val="18"/>
          <w:szCs w:val="18"/>
          <w:lang w:val="en-US" w:eastAsia="ru-RU"/>
        </w:rPr>
        <w:pPrChange w:id="326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66"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x1 = pixelBounds.pMax.x;    </w:delText>
        </w:r>
      </w:del>
    </w:p>
    <w:p w14:paraId="45D1AC4B" w14:textId="0344F4D3"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67" w:author="Борис Гогинян" w:date="2020-05-30T16:28:00Z"/>
          <w:rFonts w:ascii="Consolas" w:eastAsia="Times New Roman" w:hAnsi="Consolas" w:cs="Times New Roman"/>
          <w:color w:val="5C5C5C"/>
          <w:sz w:val="18"/>
          <w:szCs w:val="18"/>
          <w:lang w:val="en-US" w:eastAsia="ru-RU"/>
        </w:rPr>
        <w:pPrChange w:id="326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69"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uint64_t Np = (uint64_t)(iter + 1) * (uint64_t)photonsPerIteration;    </w:delText>
        </w:r>
      </w:del>
    </w:p>
    <w:p w14:paraId="17CB81A1" w14:textId="2283BEBC"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70" w:author="Борис Гогинян" w:date="2020-05-30T16:28:00Z"/>
          <w:rFonts w:ascii="Consolas" w:eastAsia="Times New Roman" w:hAnsi="Consolas" w:cs="Times New Roman"/>
          <w:color w:val="5C5C5C"/>
          <w:sz w:val="18"/>
          <w:szCs w:val="18"/>
          <w:lang w:val="en-US" w:eastAsia="ru-RU"/>
        </w:rPr>
        <w:pPrChange w:id="327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72"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std::unique_ptr&lt;Spectrum[]&gt; image(</w:delText>
        </w:r>
        <w:r w:rsidRPr="00B5325E" w:rsidDel="0091212B">
          <w:rPr>
            <w:rFonts w:ascii="Consolas" w:eastAsia="Times New Roman" w:hAnsi="Consolas" w:cs="Times New Roman"/>
            <w:b/>
            <w:bCs/>
            <w:color w:val="006699"/>
            <w:sz w:val="18"/>
            <w:szCs w:val="18"/>
            <w:bdr w:val="none" w:sz="0" w:space="0" w:color="auto" w:frame="1"/>
            <w:lang w:val="en-US" w:eastAsia="ru-RU"/>
          </w:rPr>
          <w:delText>new</w:delText>
        </w:r>
        <w:r w:rsidRPr="00B5325E" w:rsidDel="0091212B">
          <w:rPr>
            <w:rFonts w:ascii="Consolas" w:eastAsia="Times New Roman" w:hAnsi="Consolas" w:cs="Times New Roman"/>
            <w:color w:val="000000"/>
            <w:sz w:val="18"/>
            <w:szCs w:val="18"/>
            <w:bdr w:val="none" w:sz="0" w:space="0" w:color="auto" w:frame="1"/>
            <w:lang w:val="en-US" w:eastAsia="ru-RU"/>
          </w:rPr>
          <w:delText> Spectrum[pixelBounds.Area()]);    </w:delText>
        </w:r>
      </w:del>
    </w:p>
    <w:p w14:paraId="7538C2CB" w14:textId="6F1B371F"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73" w:author="Борис Гогинян" w:date="2020-05-30T16:28:00Z"/>
          <w:rFonts w:ascii="Consolas" w:eastAsia="Times New Roman" w:hAnsi="Consolas" w:cs="Times New Roman"/>
          <w:color w:val="5C5C5C"/>
          <w:sz w:val="18"/>
          <w:szCs w:val="18"/>
          <w:lang w:eastAsia="ru-RU"/>
        </w:rPr>
        <w:pPrChange w:id="327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75"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b/>
            <w:bCs/>
            <w:color w:val="2E8B57"/>
            <w:sz w:val="18"/>
            <w:szCs w:val="18"/>
            <w:bdr w:val="none" w:sz="0" w:space="0" w:color="auto" w:frame="1"/>
            <w:lang w:eastAsia="ru-RU"/>
          </w:rPr>
          <w:delText>int</w:delText>
        </w:r>
        <w:r w:rsidRPr="003554F8" w:rsidDel="0091212B">
          <w:rPr>
            <w:rFonts w:ascii="Consolas" w:eastAsia="Times New Roman" w:hAnsi="Consolas" w:cs="Times New Roman"/>
            <w:color w:val="000000"/>
            <w:sz w:val="18"/>
            <w:szCs w:val="18"/>
            <w:bdr w:val="none" w:sz="0" w:space="0" w:color="auto" w:frame="1"/>
            <w:lang w:eastAsia="ru-RU"/>
          </w:rPr>
          <w:delText> offset = 0;    </w:delText>
        </w:r>
      </w:del>
    </w:p>
    <w:p w14:paraId="1D95E6A0" w14:textId="191BFBF8"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76" w:author="Борис Гогинян" w:date="2020-05-30T16:28:00Z"/>
          <w:rFonts w:ascii="Consolas" w:eastAsia="Times New Roman" w:hAnsi="Consolas" w:cs="Times New Roman"/>
          <w:color w:val="5C5C5C"/>
          <w:sz w:val="18"/>
          <w:szCs w:val="18"/>
          <w:lang w:val="en-US" w:eastAsia="ru-RU"/>
        </w:rPr>
        <w:pPrChange w:id="327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78"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y = pixelBounds.pMin.y; y &lt; pixelBounds.pMax.y; ++y) {    </w:delText>
        </w:r>
      </w:del>
    </w:p>
    <w:p w14:paraId="1ABD4BCA" w14:textId="597009E8" w:rsidR="003554F8" w:rsidRPr="00B5325E"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79" w:author="Борис Гогинян" w:date="2020-05-30T16:28:00Z"/>
          <w:rFonts w:ascii="Consolas" w:eastAsia="Times New Roman" w:hAnsi="Consolas" w:cs="Times New Roman"/>
          <w:color w:val="5C5C5C"/>
          <w:sz w:val="18"/>
          <w:szCs w:val="18"/>
          <w:lang w:val="en-US" w:eastAsia="ru-RU"/>
        </w:rPr>
        <w:pPrChange w:id="328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81"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006699"/>
            <w:sz w:val="18"/>
            <w:szCs w:val="18"/>
            <w:bdr w:val="none" w:sz="0" w:space="0" w:color="auto" w:frame="1"/>
            <w:lang w:val="en-US" w:eastAsia="ru-RU"/>
          </w:rPr>
          <w:delText>for</w:delText>
        </w:r>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B5325E" w:rsidDel="0091212B">
          <w:rPr>
            <w:rFonts w:ascii="Consolas" w:eastAsia="Times New Roman" w:hAnsi="Consolas" w:cs="Times New Roman"/>
            <w:b/>
            <w:bCs/>
            <w:color w:val="2E8B57"/>
            <w:sz w:val="18"/>
            <w:szCs w:val="18"/>
            <w:bdr w:val="none" w:sz="0" w:space="0" w:color="auto" w:frame="1"/>
            <w:lang w:val="en-US" w:eastAsia="ru-RU"/>
          </w:rPr>
          <w:delText>int</w:delText>
        </w:r>
        <w:r w:rsidRPr="00B5325E" w:rsidDel="0091212B">
          <w:rPr>
            <w:rFonts w:ascii="Consolas" w:eastAsia="Times New Roman" w:hAnsi="Consolas" w:cs="Times New Roman"/>
            <w:color w:val="000000"/>
            <w:sz w:val="18"/>
            <w:szCs w:val="18"/>
            <w:bdr w:val="none" w:sz="0" w:space="0" w:color="auto" w:frame="1"/>
            <w:lang w:val="en-US" w:eastAsia="ru-RU"/>
          </w:rPr>
          <w:delText> x = x0; x &lt; x1; ++x) {    </w:delText>
        </w:r>
      </w:del>
    </w:p>
    <w:p w14:paraId="6B1138AE" w14:textId="24708C84"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82" w:author="Борис Гогинян" w:date="2020-05-30T16:28:00Z"/>
          <w:rFonts w:ascii="Consolas" w:eastAsia="Times New Roman" w:hAnsi="Consolas" w:cs="Times New Roman"/>
          <w:color w:val="5C5C5C"/>
          <w:sz w:val="18"/>
          <w:szCs w:val="18"/>
          <w:lang w:eastAsia="ru-RU"/>
        </w:rPr>
        <w:pPrChange w:id="328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84"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8200"/>
            <w:sz w:val="18"/>
            <w:szCs w:val="18"/>
            <w:bdr w:val="none" w:sz="0" w:space="0" w:color="auto" w:frame="1"/>
            <w:lang w:eastAsia="ru-RU"/>
          </w:rPr>
          <w:delText>// вычисление эя L для пикселя SPPM</w:delText>
        </w:r>
        <w:r w:rsidRPr="003554F8" w:rsidDel="0091212B">
          <w:rPr>
            <w:rFonts w:ascii="Consolas" w:eastAsia="Times New Roman" w:hAnsi="Consolas" w:cs="Times New Roman"/>
            <w:color w:val="000000"/>
            <w:sz w:val="18"/>
            <w:szCs w:val="18"/>
            <w:bdr w:val="none" w:sz="0" w:space="0" w:color="auto" w:frame="1"/>
            <w:lang w:eastAsia="ru-RU"/>
          </w:rPr>
          <w:delText>  </w:delText>
        </w:r>
      </w:del>
    </w:p>
    <w:p w14:paraId="0EB8632D" w14:textId="73B45CCA"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85" w:author="Борис Гогинян" w:date="2020-05-30T16:28:00Z"/>
          <w:rFonts w:ascii="Consolas" w:eastAsia="Times New Roman" w:hAnsi="Consolas" w:cs="Times New Roman"/>
          <w:color w:val="5C5C5C"/>
          <w:sz w:val="18"/>
          <w:szCs w:val="18"/>
          <w:lang w:eastAsia="ru-RU"/>
        </w:rPr>
        <w:pPrChange w:id="3286"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87"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image[offset++] = L;    </w:delText>
        </w:r>
      </w:del>
    </w:p>
    <w:p w14:paraId="52C1617B" w14:textId="082C157D"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88" w:author="Борис Гогинян" w:date="2020-05-30T16:28:00Z"/>
          <w:rFonts w:ascii="Consolas" w:eastAsia="Times New Roman" w:hAnsi="Consolas" w:cs="Times New Roman"/>
          <w:color w:val="5C5C5C"/>
          <w:sz w:val="18"/>
          <w:szCs w:val="18"/>
          <w:lang w:eastAsia="ru-RU"/>
        </w:rPr>
        <w:pPrChange w:id="3289"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90"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5FC584FF" w14:textId="43FF4720"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91" w:author="Борис Гогинян" w:date="2020-05-30T16:28:00Z"/>
          <w:rFonts w:ascii="Consolas" w:eastAsia="Times New Roman" w:hAnsi="Consolas" w:cs="Times New Roman"/>
          <w:color w:val="5C5C5C"/>
          <w:sz w:val="18"/>
          <w:szCs w:val="18"/>
          <w:lang w:eastAsia="ru-RU"/>
        </w:rPr>
        <w:pPrChange w:id="3292"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93"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378C1842" w14:textId="615B485C" w:rsidR="003554F8" w:rsidRPr="00B5325E"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294" w:author="Борис Гогинян" w:date="2020-05-30T16:28:00Z"/>
          <w:rFonts w:ascii="Consolas" w:eastAsia="Times New Roman" w:hAnsi="Consolas" w:cs="Times New Roman"/>
          <w:color w:val="5C5C5C"/>
          <w:sz w:val="18"/>
          <w:szCs w:val="18"/>
          <w:lang w:val="en-US" w:eastAsia="ru-RU"/>
        </w:rPr>
        <w:pPrChange w:id="3295"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296"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camera-&gt;film-&gt;SetImage(image.get());    </w:delText>
        </w:r>
      </w:del>
    </w:p>
    <w:p w14:paraId="148B6BDA" w14:textId="14566E0A"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297" w:author="Борис Гогинян" w:date="2020-05-30T16:28:00Z"/>
          <w:rFonts w:ascii="Consolas" w:eastAsia="Times New Roman" w:hAnsi="Consolas" w:cs="Times New Roman"/>
          <w:color w:val="5C5C5C"/>
          <w:sz w:val="18"/>
          <w:szCs w:val="18"/>
          <w:lang w:eastAsia="ru-RU"/>
        </w:rPr>
        <w:pPrChange w:id="3298"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299" w:author="Борис Гогинян" w:date="2020-05-30T16:28:00Z">
        <w:r w:rsidRPr="00B5325E" w:rsidDel="0091212B">
          <w:rPr>
            <w:rFonts w:ascii="Consolas" w:eastAsia="Times New Roman" w:hAnsi="Consolas" w:cs="Times New Roman"/>
            <w:color w:val="000000"/>
            <w:sz w:val="18"/>
            <w:szCs w:val="18"/>
            <w:bdr w:val="none" w:sz="0" w:space="0" w:color="auto" w:frame="1"/>
            <w:lang w:val="en-US" w:eastAsia="ru-RU"/>
          </w:rPr>
          <w:delText>                  </w:delText>
        </w:r>
        <w:r w:rsidRPr="003554F8" w:rsidDel="0091212B">
          <w:rPr>
            <w:rFonts w:ascii="Consolas" w:eastAsia="Times New Roman" w:hAnsi="Consolas" w:cs="Times New Roman"/>
            <w:color w:val="000000"/>
            <w:sz w:val="18"/>
            <w:szCs w:val="18"/>
            <w:bdr w:val="none" w:sz="0" w:space="0" w:color="auto" w:frame="1"/>
            <w:lang w:eastAsia="ru-RU"/>
          </w:rPr>
          <w:delText>camera-&gt;film-&gt;WriteImage();    </w:delText>
        </w:r>
      </w:del>
    </w:p>
    <w:p w14:paraId="43B555CC" w14:textId="64B85F03"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300" w:author="Борис Гогинян" w:date="2020-05-30T16:28:00Z"/>
          <w:rFonts w:ascii="Consolas" w:eastAsia="Times New Roman" w:hAnsi="Consolas" w:cs="Times New Roman"/>
          <w:color w:val="5C5C5C"/>
          <w:sz w:val="18"/>
          <w:szCs w:val="18"/>
          <w:lang w:eastAsia="ru-RU"/>
        </w:rPr>
        <w:pPrChange w:id="3301"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302"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1EA95784" w14:textId="00EFB890"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303" w:author="Борис Гогинян" w:date="2020-05-30T16:28:00Z"/>
          <w:rFonts w:ascii="Consolas" w:eastAsia="Times New Roman" w:hAnsi="Consolas" w:cs="Times New Roman"/>
          <w:color w:val="5C5C5C"/>
          <w:sz w:val="18"/>
          <w:szCs w:val="18"/>
          <w:lang w:eastAsia="ru-RU"/>
        </w:rPr>
        <w:pPrChange w:id="3304"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305"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618F25B6" w14:textId="0A3E70D2"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306" w:author="Борис Гогинян" w:date="2020-05-30T16:28:00Z"/>
          <w:rFonts w:ascii="Consolas" w:eastAsia="Times New Roman" w:hAnsi="Consolas" w:cs="Times New Roman"/>
          <w:color w:val="5C5C5C"/>
          <w:sz w:val="18"/>
          <w:szCs w:val="18"/>
          <w:lang w:eastAsia="ru-RU"/>
        </w:rPr>
        <w:pPrChange w:id="3307"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308"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    </w:delText>
        </w:r>
      </w:del>
    </w:p>
    <w:p w14:paraId="4BA6B140" w14:textId="3D6BC302" w:rsidR="003554F8" w:rsidRPr="003554F8" w:rsidDel="0091212B" w:rsidRDefault="003554F8" w:rsidP="0091212B">
      <w:pPr>
        <w:numPr>
          <w:ilvl w:val="0"/>
          <w:numId w:val="41"/>
        </w:numPr>
        <w:pBdr>
          <w:left w:val="single" w:sz="18" w:space="0" w:color="6CE26C"/>
        </w:pBdr>
        <w:shd w:val="clear" w:color="auto" w:fill="FFFFFF"/>
        <w:spacing w:beforeAutospacing="1" w:after="0" w:afterAutospacing="1" w:line="210" w:lineRule="atLeast"/>
        <w:contextualSpacing/>
        <w:jc w:val="center"/>
        <w:rPr>
          <w:del w:id="3309" w:author="Борис Гогинян" w:date="2020-05-30T16:28:00Z"/>
          <w:rFonts w:ascii="Consolas" w:eastAsia="Times New Roman" w:hAnsi="Consolas" w:cs="Times New Roman"/>
          <w:color w:val="5C5C5C"/>
          <w:sz w:val="18"/>
          <w:szCs w:val="18"/>
          <w:lang w:eastAsia="ru-RU"/>
        </w:rPr>
        <w:pPrChange w:id="3310" w:author="Борис Гогинян" w:date="2020-05-30T16:28:00Z">
          <w:pPr>
            <w:numPr>
              <w:numId w:val="41"/>
            </w:numPr>
            <w:pBdr>
              <w:left w:val="single" w:sz="18" w:space="0" w:color="6CE26C"/>
            </w:pBdr>
            <w:shd w:val="clear" w:color="auto" w:fill="FFFFFF"/>
            <w:spacing w:beforeAutospacing="1" w:after="0" w:afterAutospacing="1" w:line="210" w:lineRule="atLeast"/>
            <w:ind w:left="720" w:hanging="360"/>
          </w:pPr>
        </w:pPrChange>
      </w:pPr>
      <w:del w:id="3311"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54EAC0EF" w14:textId="26F9D2A5" w:rsidR="003554F8" w:rsidRPr="003554F8" w:rsidDel="0091212B" w:rsidRDefault="003554F8" w:rsidP="0091212B">
      <w:pPr>
        <w:numPr>
          <w:ilvl w:val="0"/>
          <w:numId w:val="41"/>
        </w:numPr>
        <w:pBdr>
          <w:left w:val="single" w:sz="18" w:space="0" w:color="6CE26C"/>
        </w:pBdr>
        <w:shd w:val="clear" w:color="auto" w:fill="F8F8F8"/>
        <w:spacing w:beforeAutospacing="1" w:after="0" w:afterAutospacing="1" w:line="210" w:lineRule="atLeast"/>
        <w:contextualSpacing/>
        <w:jc w:val="center"/>
        <w:rPr>
          <w:del w:id="3312" w:author="Борис Гогинян" w:date="2020-05-30T16:28:00Z"/>
          <w:rFonts w:ascii="Consolas" w:eastAsia="Times New Roman" w:hAnsi="Consolas" w:cs="Times New Roman"/>
          <w:color w:val="5C5C5C"/>
          <w:sz w:val="18"/>
          <w:szCs w:val="18"/>
          <w:lang w:eastAsia="ru-RU"/>
        </w:rPr>
        <w:pPrChange w:id="3313" w:author="Борис Гогинян" w:date="2020-05-30T16:28:00Z">
          <w:pPr>
            <w:numPr>
              <w:numId w:val="41"/>
            </w:numPr>
            <w:pBdr>
              <w:left w:val="single" w:sz="18" w:space="0" w:color="6CE26C"/>
            </w:pBdr>
            <w:shd w:val="clear" w:color="auto" w:fill="F8F8F8"/>
            <w:spacing w:beforeAutospacing="1" w:after="0" w:afterAutospacing="1" w:line="210" w:lineRule="atLeast"/>
            <w:ind w:left="720" w:hanging="360"/>
          </w:pPr>
        </w:pPrChange>
      </w:pPr>
      <w:del w:id="3314" w:author="Борис Гогинян" w:date="2020-05-30T16:28:00Z">
        <w:r w:rsidRPr="003554F8" w:rsidDel="0091212B">
          <w:rPr>
            <w:rFonts w:ascii="Consolas" w:eastAsia="Times New Roman" w:hAnsi="Consolas" w:cs="Times New Roman"/>
            <w:color w:val="000000"/>
            <w:sz w:val="18"/>
            <w:szCs w:val="18"/>
            <w:bdr w:val="none" w:sz="0" w:space="0" w:color="auto" w:frame="1"/>
            <w:lang w:eastAsia="ru-RU"/>
          </w:rPr>
          <w:delText>}    </w:delText>
        </w:r>
      </w:del>
    </w:p>
    <w:p w14:paraId="7F12BC27" w14:textId="5912BADD" w:rsidR="003554F8" w:rsidRPr="00B5325E" w:rsidDel="0091212B" w:rsidRDefault="003554F8" w:rsidP="0091212B">
      <w:pPr>
        <w:pStyle w:val="a5"/>
        <w:spacing w:after="0"/>
        <w:jc w:val="center"/>
        <w:rPr>
          <w:del w:id="3315" w:author="Борис Гогинян" w:date="2020-05-30T16:28:00Z"/>
          <w:rFonts w:ascii="Times New Roman" w:hAnsi="Times New Roman" w:cs="Times New Roman"/>
          <w:sz w:val="28"/>
          <w:szCs w:val="28"/>
        </w:rPr>
        <w:pPrChange w:id="3316" w:author="Борис Гогинян" w:date="2020-05-30T16:28:00Z">
          <w:pPr>
            <w:pStyle w:val="a5"/>
          </w:pPr>
        </w:pPrChange>
      </w:pPr>
    </w:p>
    <w:p w14:paraId="7F91B8CA" w14:textId="6A7C5CD5" w:rsidR="003554F8" w:rsidRPr="00B5325E" w:rsidDel="0091212B" w:rsidRDefault="00E31865" w:rsidP="0091212B">
      <w:pPr>
        <w:spacing w:after="0"/>
        <w:ind w:firstLine="360"/>
        <w:contextualSpacing/>
        <w:jc w:val="center"/>
        <w:rPr>
          <w:del w:id="3317" w:author="Борис Гогинян" w:date="2020-05-30T16:28:00Z"/>
          <w:rFonts w:ascii="Times New Roman" w:hAnsi="Times New Roman" w:cs="Times New Roman"/>
          <w:sz w:val="28"/>
          <w:szCs w:val="28"/>
        </w:rPr>
        <w:pPrChange w:id="3318" w:author="Борис Гогинян" w:date="2020-05-30T16:28:00Z">
          <w:pPr>
            <w:ind w:firstLine="360"/>
          </w:pPr>
        </w:pPrChange>
      </w:pPr>
      <w:del w:id="3319" w:author="Борис Гогинян" w:date="2020-05-30T16:28:00Z">
        <w:r w:rsidDel="0091212B">
          <w:rPr>
            <w:rFonts w:ascii="Times New Roman" w:hAnsi="Times New Roman" w:cs="Times New Roman"/>
            <w:sz w:val="28"/>
            <w:szCs w:val="28"/>
          </w:rPr>
          <w:delText xml:space="preserve">3. </w:delText>
        </w:r>
        <w:r w:rsidR="00B12333" w:rsidRPr="00B5325E" w:rsidDel="0091212B">
          <w:rPr>
            <w:rFonts w:ascii="Times New Roman" w:hAnsi="Times New Roman" w:cs="Times New Roman"/>
            <w:sz w:val="28"/>
            <w:szCs w:val="28"/>
          </w:rPr>
          <w:delText xml:space="preserve">Код нормирования яркости с помощью модуля </w:delText>
        </w:r>
        <w:r w:rsidR="00B12333" w:rsidRPr="00B5325E" w:rsidDel="0091212B">
          <w:rPr>
            <w:rFonts w:ascii="Times New Roman" w:hAnsi="Times New Roman" w:cs="Times New Roman"/>
            <w:sz w:val="28"/>
            <w:szCs w:val="28"/>
            <w:lang w:val="en-US"/>
          </w:rPr>
          <w:delText>cv</w:delText>
        </w:r>
        <w:r w:rsidR="00B12333" w:rsidRPr="00B5325E" w:rsidDel="0091212B">
          <w:rPr>
            <w:rFonts w:ascii="Times New Roman" w:hAnsi="Times New Roman" w:cs="Times New Roman"/>
            <w:sz w:val="28"/>
            <w:szCs w:val="28"/>
          </w:rPr>
          <w:delText>2</w:delText>
        </w:r>
      </w:del>
    </w:p>
    <w:p w14:paraId="5FADCE89" w14:textId="5AC3019E" w:rsidR="00B12333" w:rsidRPr="00B5325E" w:rsidDel="0091212B" w:rsidRDefault="00B12333" w:rsidP="0091212B">
      <w:pPr>
        <w:pStyle w:val="a5"/>
        <w:numPr>
          <w:ilvl w:val="0"/>
          <w:numId w:val="48"/>
        </w:numPr>
        <w:pBdr>
          <w:left w:val="single" w:sz="18" w:space="0" w:color="6CE26C"/>
        </w:pBdr>
        <w:shd w:val="clear" w:color="auto" w:fill="FFFFFF"/>
        <w:spacing w:beforeAutospacing="1" w:after="0" w:afterAutospacing="1" w:line="210" w:lineRule="atLeast"/>
        <w:jc w:val="center"/>
        <w:rPr>
          <w:del w:id="3320" w:author="Борис Гогинян" w:date="2020-05-30T16:28:00Z"/>
          <w:rFonts w:ascii="Consolas" w:eastAsia="Times New Roman" w:hAnsi="Consolas" w:cs="Times New Roman"/>
          <w:color w:val="5C5C5C"/>
          <w:sz w:val="24"/>
          <w:szCs w:val="28"/>
          <w:lang w:eastAsia="ru-RU"/>
        </w:rPr>
        <w:pPrChange w:id="3321" w:author="Борис Гогинян" w:date="2020-05-30T16:28:00Z">
          <w:pPr>
            <w:pStyle w:val="a5"/>
            <w:numPr>
              <w:numId w:val="48"/>
            </w:numPr>
            <w:pBdr>
              <w:left w:val="single" w:sz="18" w:space="0" w:color="6CE26C"/>
            </w:pBdr>
            <w:shd w:val="clear" w:color="auto" w:fill="FFFFFF"/>
            <w:spacing w:beforeAutospacing="1" w:after="0" w:afterAutospacing="1" w:line="210" w:lineRule="atLeast"/>
            <w:ind w:hanging="360"/>
          </w:pPr>
        </w:pPrChange>
      </w:pPr>
      <w:del w:id="3322" w:author="Борис Гогинян" w:date="2020-05-30T16:28:00Z">
        <w:r w:rsidRPr="00B5325E" w:rsidDel="0091212B">
          <w:rPr>
            <w:rFonts w:ascii="Consolas" w:eastAsia="Times New Roman" w:hAnsi="Consolas" w:cs="Times New Roman"/>
            <w:b/>
            <w:bCs/>
            <w:color w:val="006699"/>
            <w:sz w:val="24"/>
            <w:szCs w:val="28"/>
            <w:bdr w:val="none" w:sz="0" w:space="0" w:color="auto" w:frame="1"/>
            <w:lang w:eastAsia="ru-RU"/>
          </w:rPr>
          <w:delText>def</w:delText>
        </w:r>
        <w:r w:rsidRPr="00B5325E" w:rsidDel="0091212B">
          <w:rPr>
            <w:rFonts w:ascii="Consolas" w:eastAsia="Times New Roman" w:hAnsi="Consolas" w:cs="Times New Roman"/>
            <w:color w:val="000000"/>
            <w:sz w:val="24"/>
            <w:szCs w:val="28"/>
            <w:bdr w:val="none" w:sz="0" w:space="0" w:color="auto" w:frame="1"/>
            <w:lang w:eastAsia="ru-RU"/>
          </w:rPr>
          <w:delText> hisEqulColor(img):  </w:delText>
        </w:r>
      </w:del>
    </w:p>
    <w:p w14:paraId="29D944DF" w14:textId="619357E9" w:rsidR="00B12333" w:rsidRPr="00B5325E" w:rsidDel="0091212B" w:rsidRDefault="00B12333" w:rsidP="0091212B">
      <w:pPr>
        <w:numPr>
          <w:ilvl w:val="0"/>
          <w:numId w:val="48"/>
        </w:numPr>
        <w:pBdr>
          <w:left w:val="single" w:sz="18" w:space="0" w:color="6CE26C"/>
        </w:pBdr>
        <w:shd w:val="clear" w:color="auto" w:fill="F8F8F8"/>
        <w:spacing w:beforeAutospacing="1" w:after="0" w:afterAutospacing="1" w:line="210" w:lineRule="atLeast"/>
        <w:contextualSpacing/>
        <w:jc w:val="center"/>
        <w:rPr>
          <w:del w:id="3323" w:author="Борис Гогинян" w:date="2020-05-30T16:28:00Z"/>
          <w:rFonts w:ascii="Consolas" w:eastAsia="Times New Roman" w:hAnsi="Consolas" w:cs="Times New Roman"/>
          <w:color w:val="5C5C5C"/>
          <w:sz w:val="24"/>
          <w:szCs w:val="28"/>
          <w:lang w:val="en-US" w:eastAsia="ru-RU"/>
        </w:rPr>
        <w:pPrChange w:id="3324" w:author="Борис Гогинян" w:date="2020-05-30T16:28:00Z">
          <w:pPr>
            <w:numPr>
              <w:numId w:val="48"/>
            </w:numPr>
            <w:pBdr>
              <w:left w:val="single" w:sz="18" w:space="0" w:color="6CE26C"/>
            </w:pBdr>
            <w:shd w:val="clear" w:color="auto" w:fill="F8F8F8"/>
            <w:spacing w:beforeAutospacing="1" w:after="0" w:afterAutospacing="1" w:line="210" w:lineRule="atLeast"/>
            <w:ind w:left="720" w:hanging="360"/>
          </w:pPr>
        </w:pPrChange>
      </w:pPr>
      <w:del w:id="3325" w:author="Борис Гогинян" w:date="2020-05-30T16:28:00Z">
        <w:r w:rsidRPr="00B5325E" w:rsidDel="0091212B">
          <w:rPr>
            <w:rFonts w:ascii="Consolas" w:eastAsia="Times New Roman" w:hAnsi="Consolas" w:cs="Times New Roman"/>
            <w:color w:val="000000"/>
            <w:sz w:val="24"/>
            <w:szCs w:val="28"/>
            <w:bdr w:val="none" w:sz="0" w:space="0" w:color="auto" w:frame="1"/>
            <w:lang w:val="en-US" w:eastAsia="ru-RU"/>
          </w:rPr>
          <w:delText>    ycrcb=cv2.cvtColor(img,cv2.COLOR_BGR2YCR_CB)  </w:delText>
        </w:r>
      </w:del>
    </w:p>
    <w:p w14:paraId="0F33F675" w14:textId="2178EC15" w:rsidR="00B12333" w:rsidRPr="00B5325E" w:rsidDel="0091212B" w:rsidRDefault="00B12333" w:rsidP="0091212B">
      <w:pPr>
        <w:numPr>
          <w:ilvl w:val="0"/>
          <w:numId w:val="48"/>
        </w:numPr>
        <w:pBdr>
          <w:left w:val="single" w:sz="18" w:space="0" w:color="6CE26C"/>
        </w:pBdr>
        <w:shd w:val="clear" w:color="auto" w:fill="FFFFFF"/>
        <w:spacing w:beforeAutospacing="1" w:after="0" w:afterAutospacing="1" w:line="210" w:lineRule="atLeast"/>
        <w:contextualSpacing/>
        <w:jc w:val="center"/>
        <w:rPr>
          <w:del w:id="3326" w:author="Борис Гогинян" w:date="2020-05-30T16:28:00Z"/>
          <w:rFonts w:ascii="Consolas" w:eastAsia="Times New Roman" w:hAnsi="Consolas" w:cs="Times New Roman"/>
          <w:color w:val="5C5C5C"/>
          <w:sz w:val="24"/>
          <w:szCs w:val="28"/>
          <w:lang w:eastAsia="ru-RU"/>
        </w:rPr>
        <w:pPrChange w:id="3327" w:author="Борис Гогинян" w:date="2020-05-30T16:28:00Z">
          <w:pPr>
            <w:numPr>
              <w:numId w:val="48"/>
            </w:numPr>
            <w:pBdr>
              <w:left w:val="single" w:sz="18" w:space="0" w:color="6CE26C"/>
            </w:pBdr>
            <w:shd w:val="clear" w:color="auto" w:fill="FFFFFF"/>
            <w:spacing w:beforeAutospacing="1" w:after="0" w:afterAutospacing="1" w:line="210" w:lineRule="atLeast"/>
            <w:ind w:left="720" w:hanging="360"/>
          </w:pPr>
        </w:pPrChange>
      </w:pPr>
      <w:del w:id="3328" w:author="Борис Гогинян" w:date="2020-05-30T16:28:00Z">
        <w:r w:rsidRPr="00B5325E" w:rsidDel="0091212B">
          <w:rPr>
            <w:rFonts w:ascii="Consolas" w:eastAsia="Times New Roman" w:hAnsi="Consolas" w:cs="Times New Roman"/>
            <w:color w:val="000000"/>
            <w:sz w:val="24"/>
            <w:szCs w:val="28"/>
            <w:bdr w:val="none" w:sz="0" w:space="0" w:color="auto" w:frame="1"/>
            <w:lang w:val="en-US" w:eastAsia="ru-RU"/>
          </w:rPr>
          <w:delText>    </w:delText>
        </w:r>
        <w:r w:rsidRPr="00B5325E" w:rsidDel="0091212B">
          <w:rPr>
            <w:rFonts w:ascii="Consolas" w:eastAsia="Times New Roman" w:hAnsi="Consolas" w:cs="Times New Roman"/>
            <w:color w:val="000000"/>
            <w:sz w:val="24"/>
            <w:szCs w:val="28"/>
            <w:bdr w:val="none" w:sz="0" w:space="0" w:color="auto" w:frame="1"/>
            <w:lang w:eastAsia="ru-RU"/>
          </w:rPr>
          <w:delText>channels=cv2.split(ycrcb)  </w:delText>
        </w:r>
      </w:del>
    </w:p>
    <w:p w14:paraId="57829901" w14:textId="701B719A" w:rsidR="00B12333" w:rsidRPr="00B5325E" w:rsidDel="0091212B" w:rsidRDefault="00B12333" w:rsidP="0091212B">
      <w:pPr>
        <w:numPr>
          <w:ilvl w:val="0"/>
          <w:numId w:val="48"/>
        </w:numPr>
        <w:pBdr>
          <w:left w:val="single" w:sz="18" w:space="0" w:color="6CE26C"/>
        </w:pBdr>
        <w:shd w:val="clear" w:color="auto" w:fill="F8F8F8"/>
        <w:spacing w:beforeAutospacing="1" w:after="0" w:afterAutospacing="1" w:line="210" w:lineRule="atLeast"/>
        <w:contextualSpacing/>
        <w:jc w:val="center"/>
        <w:rPr>
          <w:del w:id="3329" w:author="Борис Гогинян" w:date="2020-05-30T16:28:00Z"/>
          <w:rFonts w:ascii="Consolas" w:eastAsia="Times New Roman" w:hAnsi="Consolas" w:cs="Times New Roman"/>
          <w:color w:val="5C5C5C"/>
          <w:sz w:val="24"/>
          <w:szCs w:val="28"/>
          <w:lang w:eastAsia="ru-RU"/>
        </w:rPr>
        <w:pPrChange w:id="3330" w:author="Борис Гогинян" w:date="2020-05-30T16:28:00Z">
          <w:pPr>
            <w:numPr>
              <w:numId w:val="48"/>
            </w:numPr>
            <w:pBdr>
              <w:left w:val="single" w:sz="18" w:space="0" w:color="6CE26C"/>
            </w:pBdr>
            <w:shd w:val="clear" w:color="auto" w:fill="F8F8F8"/>
            <w:spacing w:beforeAutospacing="1" w:after="0" w:afterAutospacing="1" w:line="210" w:lineRule="atLeast"/>
            <w:ind w:left="720" w:hanging="360"/>
          </w:pPr>
        </w:pPrChange>
      </w:pPr>
      <w:del w:id="3331" w:author="Борис Гогинян" w:date="2020-05-30T16:28:00Z">
        <w:r w:rsidRPr="00B5325E" w:rsidDel="0091212B">
          <w:rPr>
            <w:rFonts w:ascii="Consolas" w:eastAsia="Times New Roman" w:hAnsi="Consolas" w:cs="Times New Roman"/>
            <w:color w:val="000000"/>
            <w:sz w:val="24"/>
            <w:szCs w:val="28"/>
            <w:bdr w:val="none" w:sz="0" w:space="0" w:color="auto" w:frame="1"/>
            <w:lang w:eastAsia="ru-RU"/>
          </w:rPr>
          <w:delText>    cv2.equalizeHist(channels[0],channels[0])  </w:delText>
        </w:r>
      </w:del>
    </w:p>
    <w:p w14:paraId="4834A589" w14:textId="6777F37C" w:rsidR="00B12333" w:rsidRPr="00B5325E" w:rsidDel="0091212B" w:rsidRDefault="00B12333" w:rsidP="0091212B">
      <w:pPr>
        <w:numPr>
          <w:ilvl w:val="0"/>
          <w:numId w:val="48"/>
        </w:numPr>
        <w:pBdr>
          <w:left w:val="single" w:sz="18" w:space="0" w:color="6CE26C"/>
        </w:pBdr>
        <w:shd w:val="clear" w:color="auto" w:fill="FFFFFF"/>
        <w:spacing w:beforeAutospacing="1" w:after="0" w:afterAutospacing="1" w:line="210" w:lineRule="atLeast"/>
        <w:contextualSpacing/>
        <w:jc w:val="center"/>
        <w:rPr>
          <w:del w:id="3332" w:author="Борис Гогинян" w:date="2020-05-30T16:28:00Z"/>
          <w:rFonts w:ascii="Consolas" w:eastAsia="Times New Roman" w:hAnsi="Consolas" w:cs="Times New Roman"/>
          <w:color w:val="5C5C5C"/>
          <w:sz w:val="24"/>
          <w:szCs w:val="28"/>
          <w:lang w:eastAsia="ru-RU"/>
        </w:rPr>
        <w:pPrChange w:id="3333" w:author="Борис Гогинян" w:date="2020-05-30T16:28:00Z">
          <w:pPr>
            <w:numPr>
              <w:numId w:val="48"/>
            </w:numPr>
            <w:pBdr>
              <w:left w:val="single" w:sz="18" w:space="0" w:color="6CE26C"/>
            </w:pBdr>
            <w:shd w:val="clear" w:color="auto" w:fill="FFFFFF"/>
            <w:spacing w:beforeAutospacing="1" w:after="0" w:afterAutospacing="1" w:line="210" w:lineRule="atLeast"/>
            <w:ind w:left="720" w:hanging="360"/>
          </w:pPr>
        </w:pPrChange>
      </w:pPr>
      <w:del w:id="3334" w:author="Борис Гогинян" w:date="2020-05-30T16:28:00Z">
        <w:r w:rsidRPr="00B5325E" w:rsidDel="0091212B">
          <w:rPr>
            <w:rFonts w:ascii="Consolas" w:eastAsia="Times New Roman" w:hAnsi="Consolas" w:cs="Times New Roman"/>
            <w:color w:val="000000"/>
            <w:sz w:val="24"/>
            <w:szCs w:val="28"/>
            <w:bdr w:val="none" w:sz="0" w:space="0" w:color="auto" w:frame="1"/>
            <w:lang w:eastAsia="ru-RU"/>
          </w:rPr>
          <w:delText>    cv2.merge(channels,ycrcb)  </w:delText>
        </w:r>
      </w:del>
    </w:p>
    <w:p w14:paraId="26BF615F" w14:textId="352B01CF" w:rsidR="00B12333" w:rsidRPr="00B5325E" w:rsidDel="0091212B" w:rsidRDefault="00B12333" w:rsidP="0091212B">
      <w:pPr>
        <w:numPr>
          <w:ilvl w:val="0"/>
          <w:numId w:val="48"/>
        </w:numPr>
        <w:pBdr>
          <w:left w:val="single" w:sz="18" w:space="0" w:color="6CE26C"/>
        </w:pBdr>
        <w:shd w:val="clear" w:color="auto" w:fill="F8F8F8"/>
        <w:spacing w:beforeAutospacing="1" w:after="0" w:afterAutospacing="1" w:line="210" w:lineRule="atLeast"/>
        <w:contextualSpacing/>
        <w:jc w:val="center"/>
        <w:rPr>
          <w:del w:id="3335" w:author="Борис Гогинян" w:date="2020-05-30T16:28:00Z"/>
          <w:rFonts w:ascii="Consolas" w:eastAsia="Times New Roman" w:hAnsi="Consolas" w:cs="Times New Roman"/>
          <w:color w:val="5C5C5C"/>
          <w:sz w:val="24"/>
          <w:szCs w:val="28"/>
          <w:lang w:eastAsia="ru-RU"/>
        </w:rPr>
        <w:pPrChange w:id="3336" w:author="Борис Гогинян" w:date="2020-05-30T16:28:00Z">
          <w:pPr>
            <w:numPr>
              <w:numId w:val="48"/>
            </w:numPr>
            <w:pBdr>
              <w:left w:val="single" w:sz="18" w:space="0" w:color="6CE26C"/>
            </w:pBdr>
            <w:shd w:val="clear" w:color="auto" w:fill="F8F8F8"/>
            <w:spacing w:beforeAutospacing="1" w:after="0" w:afterAutospacing="1" w:line="210" w:lineRule="atLeast"/>
            <w:ind w:left="720" w:hanging="360"/>
          </w:pPr>
        </w:pPrChange>
      </w:pPr>
      <w:del w:id="3337" w:author="Борис Гогинян" w:date="2020-05-30T16:28:00Z">
        <w:r w:rsidRPr="00B5325E" w:rsidDel="0091212B">
          <w:rPr>
            <w:rFonts w:ascii="Consolas" w:eastAsia="Times New Roman" w:hAnsi="Consolas" w:cs="Times New Roman"/>
            <w:color w:val="000000"/>
            <w:sz w:val="24"/>
            <w:szCs w:val="28"/>
            <w:bdr w:val="none" w:sz="0" w:space="0" w:color="auto" w:frame="1"/>
            <w:lang w:eastAsia="ru-RU"/>
          </w:rPr>
          <w:delText>    </w:delText>
        </w:r>
        <w:r w:rsidRPr="00B5325E" w:rsidDel="0091212B">
          <w:rPr>
            <w:rFonts w:ascii="Consolas" w:eastAsia="Times New Roman" w:hAnsi="Consolas" w:cs="Times New Roman"/>
            <w:b/>
            <w:bCs/>
            <w:color w:val="006699"/>
            <w:sz w:val="24"/>
            <w:szCs w:val="28"/>
            <w:bdr w:val="none" w:sz="0" w:space="0" w:color="auto" w:frame="1"/>
            <w:lang w:eastAsia="ru-RU"/>
          </w:rPr>
          <w:delText>return</w:delText>
        </w:r>
        <w:r w:rsidRPr="00B5325E" w:rsidDel="0091212B">
          <w:rPr>
            <w:rFonts w:ascii="Consolas" w:eastAsia="Times New Roman" w:hAnsi="Consolas" w:cs="Times New Roman"/>
            <w:color w:val="000000"/>
            <w:sz w:val="24"/>
            <w:szCs w:val="28"/>
            <w:bdr w:val="none" w:sz="0" w:space="0" w:color="auto" w:frame="1"/>
            <w:lang w:eastAsia="ru-RU"/>
          </w:rPr>
          <w:delText> img  </w:delText>
        </w:r>
      </w:del>
    </w:p>
    <w:p w14:paraId="6A2BC180" w14:textId="4DF13824" w:rsidR="00B12333" w:rsidRPr="00B5325E" w:rsidDel="0091212B" w:rsidRDefault="00B12333" w:rsidP="0091212B">
      <w:pPr>
        <w:spacing w:after="0"/>
        <w:ind w:left="360"/>
        <w:contextualSpacing/>
        <w:jc w:val="center"/>
        <w:rPr>
          <w:del w:id="3338" w:author="Борис Гогинян" w:date="2020-05-30T16:28:00Z"/>
          <w:rFonts w:ascii="Times New Roman" w:hAnsi="Times New Roman" w:cs="Times New Roman"/>
          <w:sz w:val="28"/>
          <w:szCs w:val="28"/>
        </w:rPr>
        <w:pPrChange w:id="3339" w:author="Борис Гогинян" w:date="2020-05-30T16:28:00Z">
          <w:pPr>
            <w:ind w:left="360"/>
          </w:pPr>
        </w:pPrChange>
      </w:pPr>
    </w:p>
    <w:p w14:paraId="0D264DE7" w14:textId="1B88ED41" w:rsidR="00F02F57" w:rsidRPr="00AD4BD2" w:rsidDel="0091212B" w:rsidRDefault="00F02F57" w:rsidP="0091212B">
      <w:pPr>
        <w:spacing w:after="0"/>
        <w:contextualSpacing/>
        <w:jc w:val="center"/>
        <w:rPr>
          <w:del w:id="3340" w:author="Борис Гогинян" w:date="2020-05-30T16:28:00Z"/>
          <w:rFonts w:ascii="Times New Roman" w:hAnsi="Times New Roman" w:cs="Times New Roman"/>
          <w:sz w:val="28"/>
          <w:szCs w:val="28"/>
        </w:rPr>
        <w:pPrChange w:id="3341" w:author="Борис Гогинян" w:date="2020-05-30T16:28:00Z">
          <w:pPr/>
        </w:pPrChange>
      </w:pPr>
      <w:del w:id="3342" w:author="Борис Гогинян" w:date="2020-05-30T16:28:00Z">
        <w:r w:rsidRPr="00AD4BD2" w:rsidDel="0091212B">
          <w:rPr>
            <w:rFonts w:ascii="Times New Roman" w:hAnsi="Times New Roman" w:cs="Times New Roman"/>
            <w:sz w:val="28"/>
            <w:szCs w:val="28"/>
          </w:rPr>
          <w:delText>Получившиеся в результате экспериментов изображения доступны по ссылке:</w:delText>
        </w:r>
      </w:del>
    </w:p>
    <w:p w14:paraId="2CF8AC11" w14:textId="51CE4B20" w:rsidR="00A37508" w:rsidRPr="00AD4BD2" w:rsidDel="0091212B" w:rsidRDefault="00846C4B" w:rsidP="0091212B">
      <w:pPr>
        <w:spacing w:after="0"/>
        <w:contextualSpacing/>
        <w:jc w:val="center"/>
        <w:rPr>
          <w:del w:id="3343" w:author="Борис Гогинян" w:date="2020-05-30T16:28:00Z"/>
          <w:rFonts w:ascii="Times New Roman" w:hAnsi="Times New Roman" w:cs="Times New Roman"/>
          <w:sz w:val="28"/>
          <w:szCs w:val="28"/>
        </w:rPr>
        <w:pPrChange w:id="3344" w:author="Борис Гогинян" w:date="2020-05-30T16:28:00Z">
          <w:pPr/>
        </w:pPrChange>
      </w:pPr>
      <w:del w:id="3345" w:author="Борис Гогинян" w:date="2020-05-30T16:28:00Z">
        <w:r w:rsidRPr="00846C4B" w:rsidDel="0091212B">
          <w:rPr>
            <w:rFonts w:ascii="Times New Roman" w:hAnsi="Times New Roman" w:cs="Times New Roman"/>
            <w:sz w:val="28"/>
            <w:szCs w:val="28"/>
          </w:rPr>
          <w:delText>https://drive.google.com/drive/folders/1dGtoXOenjGlPqNKSY3jEDbhpDIh35hVP?usp=sharing</w:delText>
        </w:r>
      </w:del>
    </w:p>
    <w:p w14:paraId="459E6954" w14:textId="1017CFF8" w:rsidR="00846C4B" w:rsidDel="0091212B" w:rsidRDefault="00846C4B" w:rsidP="0091212B">
      <w:pPr>
        <w:spacing w:after="0"/>
        <w:contextualSpacing/>
        <w:jc w:val="center"/>
        <w:rPr>
          <w:del w:id="3346" w:author="Борис Гогинян" w:date="2020-05-30T16:28:00Z"/>
          <w:rFonts w:ascii="Times New Roman" w:hAnsi="Times New Roman" w:cs="Times New Roman"/>
          <w:sz w:val="28"/>
          <w:szCs w:val="28"/>
        </w:rPr>
        <w:pPrChange w:id="3347" w:author="Борис Гогинян" w:date="2020-05-30T16:28:00Z">
          <w:pPr/>
        </w:pPrChange>
      </w:pPr>
      <w:del w:id="3348" w:author="Борис Гогинян" w:date="2020-05-30T16:28:00Z">
        <w:r w:rsidDel="0091212B">
          <w:rPr>
            <w:rFonts w:ascii="Times New Roman" w:hAnsi="Times New Roman" w:cs="Times New Roman"/>
            <w:sz w:val="28"/>
            <w:szCs w:val="28"/>
          </w:rPr>
          <w:br w:type="page"/>
        </w:r>
      </w:del>
    </w:p>
    <w:p w14:paraId="744F971B" w14:textId="0C6A0043" w:rsidR="00846C4B" w:rsidRPr="00B5325E" w:rsidDel="0091212B" w:rsidRDefault="00846C4B" w:rsidP="0091212B">
      <w:pPr>
        <w:spacing w:after="0"/>
        <w:contextualSpacing/>
        <w:jc w:val="center"/>
        <w:rPr>
          <w:del w:id="3349" w:author="Борис Гогинян" w:date="2020-05-30T16:28:00Z"/>
          <w:rFonts w:ascii="Times New Roman" w:hAnsi="Times New Roman" w:cs="Times New Roman"/>
          <w:b/>
          <w:sz w:val="28"/>
          <w:szCs w:val="28"/>
        </w:rPr>
        <w:pPrChange w:id="3350" w:author="Борис Гогинян" w:date="2020-05-30T16:28:00Z">
          <w:pPr/>
        </w:pPrChange>
      </w:pPr>
      <w:del w:id="3351" w:author="Борис Гогинян" w:date="2020-05-30T16:28:00Z">
        <w:r w:rsidRPr="00973F19" w:rsidDel="0091212B">
          <w:rPr>
            <w:rFonts w:ascii="Times New Roman" w:hAnsi="Times New Roman" w:cs="Times New Roman"/>
            <w:b/>
            <w:sz w:val="28"/>
            <w:szCs w:val="28"/>
          </w:rPr>
          <w:delText>При</w:delText>
        </w:r>
        <w:r w:rsidDel="0091212B">
          <w:rPr>
            <w:rFonts w:ascii="Times New Roman" w:hAnsi="Times New Roman" w:cs="Times New Roman"/>
            <w:b/>
            <w:sz w:val="28"/>
            <w:szCs w:val="28"/>
          </w:rPr>
          <w:delText xml:space="preserve">ложение </w:delText>
        </w:r>
        <w:r w:rsidDel="0091212B">
          <w:rPr>
            <w:rFonts w:ascii="Times New Roman" w:hAnsi="Times New Roman" w:cs="Times New Roman"/>
            <w:b/>
            <w:sz w:val="28"/>
            <w:szCs w:val="28"/>
            <w:lang w:val="en-US"/>
          </w:rPr>
          <w:delText>B</w:delText>
        </w:r>
      </w:del>
    </w:p>
    <w:p w14:paraId="5FEBF5F8" w14:textId="53B10CDB" w:rsidR="00846C4B" w:rsidRPr="00B5325E" w:rsidDel="0091212B" w:rsidRDefault="00846C4B" w:rsidP="0091212B">
      <w:pPr>
        <w:spacing w:after="0"/>
        <w:contextualSpacing/>
        <w:jc w:val="center"/>
        <w:rPr>
          <w:del w:id="3352" w:author="Борис Гогинян" w:date="2020-05-30T16:28:00Z"/>
          <w:rFonts w:ascii="Times New Roman" w:hAnsi="Times New Roman" w:cs="Times New Roman"/>
          <w:sz w:val="28"/>
          <w:szCs w:val="28"/>
        </w:rPr>
        <w:pPrChange w:id="3353" w:author="Борис Гогинян" w:date="2020-05-30T16:28:00Z">
          <w:pPr/>
        </w:pPrChange>
      </w:pPr>
      <w:del w:id="3354" w:author="Борис Гогинян" w:date="2020-05-30T16:28:00Z">
        <w:r w:rsidRPr="00B5325E" w:rsidDel="0091212B">
          <w:rPr>
            <w:rFonts w:ascii="Times New Roman" w:hAnsi="Times New Roman" w:cs="Times New Roman"/>
            <w:sz w:val="28"/>
            <w:szCs w:val="28"/>
          </w:rPr>
          <w:delText>Эталонное изображение модели стакана</w:delText>
        </w:r>
      </w:del>
    </w:p>
    <w:p w14:paraId="1E1EEF4A" w14:textId="231E9847" w:rsidR="00846C4B" w:rsidRPr="00B5325E" w:rsidDel="0091212B" w:rsidRDefault="006F50AF" w:rsidP="0091212B">
      <w:pPr>
        <w:spacing w:after="0"/>
        <w:contextualSpacing/>
        <w:jc w:val="center"/>
        <w:rPr>
          <w:del w:id="3355" w:author="Борис Гогинян" w:date="2020-05-30T16:28:00Z"/>
          <w:rFonts w:ascii="Times New Roman" w:hAnsi="Times New Roman" w:cs="Times New Roman"/>
          <w:b/>
          <w:sz w:val="28"/>
          <w:szCs w:val="28"/>
          <w:lang w:val="en-US"/>
        </w:rPr>
        <w:pPrChange w:id="3356" w:author="Борис Гогинян" w:date="2020-05-30T16:28:00Z">
          <w:pPr/>
        </w:pPrChange>
      </w:pPr>
      <w:del w:id="3357" w:author="Борис Гогинян" w:date="2020-05-30T16:28:00Z">
        <w:r w:rsidDel="0091212B">
          <w:rPr>
            <w:rFonts w:ascii="Times New Roman" w:hAnsi="Times New Roman" w:cs="Times New Roman"/>
            <w:b/>
            <w:noProof/>
            <w:sz w:val="28"/>
            <w:szCs w:val="28"/>
            <w:lang w:eastAsia="ru-RU"/>
          </w:rPr>
          <w:drawing>
            <wp:inline distT="0" distB="0" distL="0" distR="0" wp14:anchorId="441A40E6" wp14:editId="670281C3">
              <wp:extent cx="6479540" cy="3644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tal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del>
    </w:p>
    <w:p w14:paraId="72E70142" w14:textId="02FB7C84" w:rsidR="004C6B1F" w:rsidRPr="00B5325E" w:rsidRDefault="004C6B1F" w:rsidP="0091212B">
      <w:pPr>
        <w:spacing w:after="0"/>
        <w:contextualSpacing/>
        <w:rPr>
          <w:rFonts w:eastAsia="Times New Roman"/>
          <w:lang w:eastAsia="ru-RU"/>
        </w:rPr>
        <w:pPrChange w:id="3358" w:author="Борис Гогинян" w:date="2020-05-30T16:28:00Z">
          <w:pPr/>
        </w:pPrChange>
      </w:pPr>
    </w:p>
    <w:sectPr w:rsidR="004C6B1F" w:rsidRPr="00B5325E" w:rsidSect="0091212B">
      <w:footerReference w:type="default" r:id="rId30"/>
      <w:pgSz w:w="11906" w:h="16838"/>
      <w:pgMar w:top="851" w:right="851" w:bottom="851" w:left="851" w:header="708" w:footer="708" w:gutter="0"/>
      <w:pgNumType w:start="1"/>
      <w:cols w:space="708"/>
      <w:titlePg/>
      <w:docGrid w:linePitch="360"/>
      <w:sectPrChange w:id="3359" w:author="Борис Гогинян" w:date="2020-05-30T16:28:00Z">
        <w:sectPr w:rsidR="004C6B1F" w:rsidRPr="00B5325E" w:rsidSect="0091212B">
          <w:pgMar w:top="851" w:right="851" w:bottom="851" w:left="851"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Борис Гогинян" w:date="2020-05-24T22:15:00Z" w:initials="БГ">
    <w:p w14:paraId="18F44302" w14:textId="77777777" w:rsidR="00DB2085" w:rsidRDefault="00DB2085" w:rsidP="00AD4BD2">
      <w:pPr>
        <w:pStyle w:val="af2"/>
      </w:pPr>
      <w:r>
        <w:rPr>
          <w:rStyle w:val="af1"/>
        </w:rPr>
        <w:annotationRef/>
      </w:r>
      <w:r>
        <w:t>?</w:t>
      </w:r>
    </w:p>
  </w:comment>
  <w:comment w:id="294" w:author="Борис Гогинян" w:date="2020-05-10T00:07:00Z" w:initials="БГ">
    <w:p w14:paraId="06CBCACA" w14:textId="77777777" w:rsidR="00DB2085" w:rsidRDefault="00DB2085" w:rsidP="00A6235B">
      <w:pPr>
        <w:pStyle w:val="af2"/>
      </w:pPr>
      <w:r>
        <w:rPr>
          <w:rStyle w:val="af1"/>
        </w:rPr>
        <w:annotationRef/>
      </w:r>
      <w:r>
        <w:t>Полное копирование из книги Сивухина</w:t>
      </w:r>
    </w:p>
  </w:comment>
  <w:comment w:id="312" w:author="Борис Гогинян" w:date="2020-05-21T17:24:00Z" w:initials="БГ">
    <w:p w14:paraId="3085CDB0" w14:textId="01596AED" w:rsidR="00DB2085" w:rsidRDefault="00DB2085">
      <w:pPr>
        <w:pStyle w:val="af2"/>
      </w:pPr>
      <w:r>
        <w:rPr>
          <w:rStyle w:val="af1"/>
        </w:rPr>
        <w:annotationRef/>
      </w:r>
      <w:r>
        <w:t>Не уверен, что про этот эффект надо писать, а то спросят, где он применяется…</w:t>
      </w:r>
    </w:p>
  </w:comment>
  <w:comment w:id="448" w:author="M61PME-S2P" w:date="2020-05-27T19:49:00Z" w:initials="M">
    <w:p w14:paraId="645D1856" w14:textId="627B8FAE" w:rsidR="00DB2085" w:rsidRDefault="00DB2085">
      <w:pPr>
        <w:pStyle w:val="af2"/>
      </w:pPr>
      <w:r>
        <w:rPr>
          <w:rStyle w:val="af1"/>
        </w:rPr>
        <w:annotationRef/>
      </w:r>
      <w:r>
        <w:rPr>
          <w:noProof/>
        </w:rPr>
        <w:t>Кто сказал? Ссылки!</w:t>
      </w:r>
    </w:p>
  </w:comment>
  <w:comment w:id="725" w:author="M61PME-S2P" w:date="2020-05-27T19:50:00Z" w:initials="M">
    <w:p w14:paraId="02667E0B" w14:textId="30FE1907" w:rsidR="00DB2085" w:rsidRDefault="00DB2085">
      <w:pPr>
        <w:pStyle w:val="af2"/>
      </w:pPr>
      <w:r>
        <w:rPr>
          <w:rStyle w:val="af1"/>
        </w:rPr>
        <w:annotationRef/>
      </w:r>
      <w:r>
        <w:rPr>
          <w:noProof/>
        </w:rPr>
        <w:t>Малые пункты тоже надо жирным выделять - теряются.</w:t>
      </w:r>
    </w:p>
  </w:comment>
  <w:comment w:id="1657" w:author="Борис Гогинян" w:date="2020-05-19T03:34:00Z" w:initials="БГ">
    <w:p w14:paraId="257A9568" w14:textId="4DAF4110" w:rsidR="00DB2085" w:rsidRDefault="00DB2085">
      <w:pPr>
        <w:pStyle w:val="af2"/>
      </w:pPr>
      <w:r>
        <w:rPr>
          <w:rStyle w:val="af1"/>
        </w:rPr>
        <w:annotationRef/>
      </w:r>
      <w:r>
        <w:t>Перевод своими словами ведения из этой статьи</w:t>
      </w:r>
    </w:p>
  </w:comment>
  <w:comment w:id="1859" w:author="Борис Гогинян" w:date="2020-05-20T00:50:00Z" w:initials="БГ">
    <w:p w14:paraId="495BE71A" w14:textId="5393E17B" w:rsidR="00DB2085" w:rsidRDefault="00DB2085">
      <w:pPr>
        <w:pStyle w:val="af2"/>
      </w:pPr>
      <w:r>
        <w:rPr>
          <w:rStyle w:val="af1"/>
        </w:rPr>
        <w:annotationRef/>
      </w:r>
      <w:r>
        <w:t>Можно просто описать параметры, которые можно контролировать. Те по сути списать описание с официальной документации с объяснением, что там написано</w:t>
      </w:r>
    </w:p>
  </w:comment>
  <w:comment w:id="1886" w:author="Борис Гогинян" w:date="2020-05-21T03:29:00Z" w:initials="БГ">
    <w:p w14:paraId="3F118D7F" w14:textId="25F1F7F5" w:rsidR="00DB2085" w:rsidRDefault="00DB2085">
      <w:pPr>
        <w:pStyle w:val="af2"/>
      </w:pPr>
      <w:r>
        <w:rPr>
          <w:rStyle w:val="af1"/>
        </w:rPr>
        <w:annotationRef/>
      </w:r>
      <w:r>
        <w:t>Но во всех этих моделях я так же не</w:t>
      </w:r>
      <w:r w:rsidRPr="00CE254F">
        <w:t xml:space="preserve"> </w:t>
      </w:r>
      <w:r>
        <w:t xml:space="preserve">очень уверен. Я знаю, как выглядит формула, у меня даже есть статья, но я ее не смог прочесть, тк слишком сложно. Только поверхностно прошелся. </w:t>
      </w:r>
    </w:p>
  </w:comment>
  <w:comment w:id="1938" w:author="Борис Гогинян" w:date="2020-05-20T01:10:00Z" w:initials="БГ">
    <w:p w14:paraId="55658B19" w14:textId="13D96DCE" w:rsidR="00DB2085" w:rsidRPr="00944653" w:rsidRDefault="00DB2085">
      <w:pPr>
        <w:pStyle w:val="af2"/>
      </w:pPr>
      <w:r>
        <w:rPr>
          <w:rStyle w:val="af1"/>
        </w:rPr>
        <w:annotationRef/>
      </w:r>
      <w:r>
        <w:t xml:space="preserve">У </w:t>
      </w:r>
      <w:r>
        <w:rPr>
          <w:lang w:val="en-US"/>
        </w:rPr>
        <w:t>luxcore</w:t>
      </w:r>
      <w:r w:rsidRPr="00944653">
        <w:t xml:space="preserve"> </w:t>
      </w:r>
      <w:r>
        <w:t xml:space="preserve">все еще хуже в плане документации. У </w:t>
      </w:r>
      <w:r>
        <w:rPr>
          <w:lang w:val="en-US"/>
        </w:rPr>
        <w:t>appleseed</w:t>
      </w:r>
      <w:r w:rsidRPr="00944653">
        <w:t xml:space="preserve"> </w:t>
      </w:r>
      <w:r>
        <w:t>в документации указаны все статьи, которые они использовали. Здесь же даже названия никаких намеков не дают</w:t>
      </w:r>
    </w:p>
  </w:comment>
  <w:comment w:id="2233" w:author="Борис Гогинян" w:date="2020-05-21T05:32:00Z" w:initials="БГ">
    <w:p w14:paraId="755A6824" w14:textId="23780EE7" w:rsidR="00DB2085" w:rsidRPr="006514DC" w:rsidRDefault="00DB2085">
      <w:pPr>
        <w:pStyle w:val="af2"/>
      </w:pPr>
      <w:r>
        <w:rPr>
          <w:rStyle w:val="af1"/>
        </w:rPr>
        <w:annotationRef/>
      </w:r>
      <w:r>
        <w:t>не все методы, которые есть. я не стал их писать, тк не оч понимаю</w:t>
      </w:r>
    </w:p>
  </w:comment>
  <w:comment w:id="2434" w:author="Борис Гогинян" w:date="2020-05-21T02:47:00Z" w:initials="БГ">
    <w:p w14:paraId="289AA832" w14:textId="228D07E6" w:rsidR="00DB2085" w:rsidRDefault="00DB2085">
      <w:pPr>
        <w:pStyle w:val="af2"/>
      </w:pPr>
      <w:r>
        <w:rPr>
          <w:rStyle w:val="af1"/>
        </w:rPr>
        <w:annotationRef/>
      </w:r>
      <w:r>
        <w:t>Я не очень хорошо разбираюсь что это. Если попросят рассказать, я скорее всего завалюсь</w:t>
      </w:r>
    </w:p>
    <w:p w14:paraId="38E339A8" w14:textId="77777777" w:rsidR="00DB2085" w:rsidRDefault="00DB2085">
      <w:pPr>
        <w:pStyle w:val="af2"/>
      </w:pPr>
    </w:p>
  </w:comment>
  <w:comment w:id="2482" w:author="Борис Гогинян" w:date="2020-05-20T21:06:00Z" w:initials="БГ">
    <w:p w14:paraId="07F6E65D" w14:textId="63BD7928" w:rsidR="00DB2085" w:rsidRDefault="00DB2085">
      <w:pPr>
        <w:pStyle w:val="af2"/>
      </w:pPr>
      <w:r>
        <w:rPr>
          <w:rStyle w:val="af1"/>
        </w:rPr>
        <w:annotationRef/>
      </w:r>
      <w:r>
        <w:t>Я не стал приводить примера реализации, тк у каждого рендера он свой. А в книге описан метод для примера.</w:t>
      </w:r>
    </w:p>
  </w:comment>
  <w:comment w:id="2637" w:author="M61PME-S2P" w:date="2020-05-27T19:54:00Z" w:initials="M">
    <w:p w14:paraId="0F49B485" w14:textId="32C43A69" w:rsidR="00DB2085" w:rsidRDefault="00DB2085">
      <w:pPr>
        <w:pStyle w:val="af2"/>
      </w:pPr>
      <w:r>
        <w:rPr>
          <w:rStyle w:val="af1"/>
        </w:rPr>
        <w:annotationRef/>
      </w:r>
      <w:r>
        <w:rPr>
          <w:noProof/>
        </w:rPr>
        <w:t>"</w:t>
      </w:r>
      <w:r w:rsidRPr="00B5325E">
        <w:rPr>
          <w:rFonts w:ascii="Times New Roman" w:hAnsi="Times New Roman" w:cs="Times New Roman"/>
          <w:b/>
          <w:iCs/>
          <w:sz w:val="28"/>
          <w:szCs w:val="28"/>
        </w:rPr>
        <w:t>Способ сравнения</w:t>
      </w:r>
      <w:r w:rsidRPr="009D4DDA">
        <w:rPr>
          <w:rFonts w:ascii="Times New Roman" w:hAnsi="Times New Roman" w:cs="Times New Roman"/>
          <w:b/>
          <w:iCs/>
          <w:noProof/>
          <w:sz w:val="28"/>
          <w:szCs w:val="28"/>
        </w:rPr>
        <w:t>"</w:t>
      </w:r>
      <w:r w:rsidRPr="00AD4BD2" w:rsidDel="00296B2D">
        <w:rPr>
          <w:rFonts w:ascii="Times New Roman" w:eastAsia="Times New Roman" w:hAnsi="Times New Roman" w:cs="Times New Roman"/>
          <w:b/>
          <w:sz w:val="28"/>
          <w:szCs w:val="28"/>
          <w:highlight w:val="white"/>
        </w:rPr>
        <w:t xml:space="preserve"> </w:t>
      </w:r>
      <w:r w:rsidRPr="009D4DDA">
        <w:rPr>
          <w:rFonts w:ascii="Times New Roman" w:eastAsia="Times New Roman" w:hAnsi="Times New Roman" w:cs="Times New Roman"/>
          <w:b/>
          <w:noProof/>
          <w:sz w:val="28"/>
          <w:szCs w:val="28"/>
        </w:rPr>
        <w:t>-&gt; "</w:t>
      </w:r>
      <w:r w:rsidRPr="009D4DDA">
        <w:rPr>
          <w:rFonts w:ascii="Times New Roman" w:hAnsi="Times New Roman" w:cs="Times New Roman"/>
          <w:b/>
          <w:iCs/>
          <w:sz w:val="28"/>
          <w:szCs w:val="28"/>
        </w:rPr>
        <w:t xml:space="preserve"> </w:t>
      </w:r>
      <w:r w:rsidRPr="00B5325E">
        <w:rPr>
          <w:rFonts w:ascii="Times New Roman" w:hAnsi="Times New Roman" w:cs="Times New Roman"/>
          <w:b/>
          <w:iCs/>
          <w:sz w:val="28"/>
          <w:szCs w:val="28"/>
        </w:rPr>
        <w:t>Способ сравнения</w:t>
      </w:r>
      <w:r w:rsidRPr="00AD4BD2" w:rsidDel="00296B2D">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rPr>
        <w:t>качества изображений"</w:t>
      </w:r>
      <w:r w:rsidRPr="009D4DDA">
        <w:rPr>
          <w:rFonts w:ascii="Times New Roman" w:eastAsia="Times New Roman" w:hAnsi="Times New Roman" w:cs="Times New Roman"/>
          <w:b/>
          <w:noProof/>
          <w:sz w:val="28"/>
          <w:szCs w:val="28"/>
        </w:rPr>
        <w:t xml:space="preserve"> </w:t>
      </w:r>
      <w:r>
        <w:rPr>
          <w:noProof/>
        </w:rPr>
        <w:t>Оформляйте по правилам - по центру!</w:t>
      </w:r>
    </w:p>
  </w:comment>
  <w:comment w:id="2823" w:author="M61PME-S2P" w:date="2020-05-27T19:56:00Z" w:initials="M">
    <w:p w14:paraId="73C2553E" w14:textId="014D1D7E" w:rsidR="00DB2085" w:rsidRDefault="00DB2085">
      <w:pPr>
        <w:pStyle w:val="af2"/>
      </w:pPr>
      <w:r>
        <w:rPr>
          <w:rStyle w:val="af1"/>
        </w:rPr>
        <w:annotationRef/>
      </w:r>
      <w:r>
        <w:rPr>
          <w:noProof/>
        </w:rPr>
        <w:t>Обясните качественно, что по осям.</w:t>
      </w:r>
    </w:p>
  </w:comment>
  <w:comment w:id="2880" w:author="M61PME-S2P" w:date="2020-05-27T19:57:00Z" w:initials="M">
    <w:p w14:paraId="373C352D" w14:textId="1BD0C02A" w:rsidR="00DB2085" w:rsidRDefault="00DB2085">
      <w:pPr>
        <w:pStyle w:val="af2"/>
      </w:pPr>
      <w:r>
        <w:rPr>
          <w:rStyle w:val="af1"/>
        </w:rPr>
        <w:annotationRef/>
      </w:r>
      <w:r>
        <w:rPr>
          <w:noProof/>
        </w:rPr>
        <w:t>Это тоже раздел - оформляйте единообразно.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F44302" w15:done="0"/>
  <w15:commentEx w15:paraId="06CBCACA" w15:done="0"/>
  <w15:commentEx w15:paraId="3085CDB0" w15:done="0"/>
  <w15:commentEx w15:paraId="645D1856" w15:done="0"/>
  <w15:commentEx w15:paraId="02667E0B" w15:done="0"/>
  <w15:commentEx w15:paraId="257A9568" w15:done="0"/>
  <w15:commentEx w15:paraId="495BE71A" w15:done="0"/>
  <w15:commentEx w15:paraId="3F118D7F" w15:done="0"/>
  <w15:commentEx w15:paraId="55658B19" w15:done="0"/>
  <w15:commentEx w15:paraId="755A6824" w15:done="0"/>
  <w15:commentEx w15:paraId="38E339A8" w15:done="0"/>
  <w15:commentEx w15:paraId="07F6E65D" w15:done="0"/>
  <w15:commentEx w15:paraId="0F49B485" w15:done="1"/>
  <w15:commentEx w15:paraId="73C2553E" w15:done="0"/>
  <w15:commentEx w15:paraId="373C352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49FB8" w14:textId="77777777" w:rsidR="0099704B" w:rsidRDefault="0099704B">
      <w:pPr>
        <w:spacing w:after="0" w:line="240" w:lineRule="auto"/>
      </w:pPr>
      <w:r>
        <w:separator/>
      </w:r>
    </w:p>
  </w:endnote>
  <w:endnote w:type="continuationSeparator" w:id="0">
    <w:p w14:paraId="6793EA67" w14:textId="77777777" w:rsidR="0099704B" w:rsidRDefault="00997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0F3C5" w14:textId="52AD3264" w:rsidR="00DB2085" w:rsidRPr="00B5325E" w:rsidRDefault="00DB2085" w:rsidP="00B5325E">
    <w:pPr>
      <w:pStyle w:val="af"/>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686556"/>
      <w:docPartObj>
        <w:docPartGallery w:val="Page Numbers (Bottom of Page)"/>
        <w:docPartUnique/>
      </w:docPartObj>
    </w:sdtPr>
    <w:sdtEndPr>
      <w:rPr>
        <w:rFonts w:ascii="Times New Roman" w:hAnsi="Times New Roman" w:cs="Times New Roman"/>
        <w:sz w:val="28"/>
      </w:rPr>
    </w:sdtEndPr>
    <w:sdtContent>
      <w:p w14:paraId="5A338722" w14:textId="16B0CF55" w:rsidR="00DB2085" w:rsidRPr="00B5325E" w:rsidRDefault="00DB2085" w:rsidP="00B5325E">
        <w:pPr>
          <w:pStyle w:val="af"/>
          <w:jc w:val="center"/>
          <w:rPr>
            <w:rFonts w:ascii="Times New Roman" w:hAnsi="Times New Roman" w:cs="Times New Roman"/>
            <w:sz w:val="28"/>
          </w:rPr>
        </w:pPr>
        <w:r w:rsidRPr="00861981">
          <w:rPr>
            <w:rFonts w:ascii="Times New Roman" w:hAnsi="Times New Roman" w:cs="Times New Roman"/>
            <w:sz w:val="28"/>
          </w:rPr>
          <w:t>Москва 2020 г.</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23812"/>
      <w:docPartObj>
        <w:docPartGallery w:val="Page Numbers (Bottom of Page)"/>
        <w:docPartUnique/>
      </w:docPartObj>
    </w:sdtPr>
    <w:sdtEndPr>
      <w:rPr>
        <w:rFonts w:ascii="Times New Roman" w:hAnsi="Times New Roman" w:cs="Times New Roman"/>
        <w:sz w:val="24"/>
      </w:rPr>
    </w:sdtEndPr>
    <w:sdtContent>
      <w:p w14:paraId="429FBEF8" w14:textId="0C742F48" w:rsidR="00DB2085" w:rsidRPr="00B5325E" w:rsidRDefault="00DB2085" w:rsidP="00B5325E">
        <w:pPr>
          <w:pStyle w:val="af"/>
          <w:jc w:val="center"/>
          <w:rPr>
            <w:rFonts w:ascii="Times New Roman" w:hAnsi="Times New Roman" w:cs="Times New Roman"/>
            <w:sz w:val="24"/>
          </w:rPr>
        </w:pPr>
        <w:r w:rsidRPr="00B5325E">
          <w:rPr>
            <w:rFonts w:ascii="Times New Roman" w:hAnsi="Times New Roman" w:cs="Times New Roman"/>
            <w:sz w:val="24"/>
          </w:rPr>
          <w:fldChar w:fldCharType="begin"/>
        </w:r>
        <w:r w:rsidRPr="00B5325E">
          <w:rPr>
            <w:rFonts w:ascii="Times New Roman" w:hAnsi="Times New Roman" w:cs="Times New Roman"/>
            <w:sz w:val="24"/>
          </w:rPr>
          <w:instrText>PAGE   \* MERGEFORMAT</w:instrText>
        </w:r>
        <w:r w:rsidRPr="00B5325E">
          <w:rPr>
            <w:rFonts w:ascii="Times New Roman" w:hAnsi="Times New Roman" w:cs="Times New Roman"/>
            <w:sz w:val="24"/>
          </w:rPr>
          <w:fldChar w:fldCharType="separate"/>
        </w:r>
        <w:r w:rsidR="0091212B">
          <w:rPr>
            <w:rFonts w:ascii="Times New Roman" w:hAnsi="Times New Roman" w:cs="Times New Roman"/>
            <w:noProof/>
            <w:sz w:val="24"/>
          </w:rPr>
          <w:t>2</w:t>
        </w:r>
        <w:r w:rsidRPr="00B5325E">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32F0C" w14:textId="77777777" w:rsidR="0099704B" w:rsidRDefault="0099704B">
      <w:pPr>
        <w:spacing w:after="0" w:line="240" w:lineRule="auto"/>
      </w:pPr>
      <w:r>
        <w:separator/>
      </w:r>
    </w:p>
  </w:footnote>
  <w:footnote w:type="continuationSeparator" w:id="0">
    <w:p w14:paraId="01BA8B04" w14:textId="77777777" w:rsidR="0099704B" w:rsidRDefault="00997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7A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A73018"/>
    <w:multiLevelType w:val="hybridMultilevel"/>
    <w:tmpl w:val="EEE21D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B882366"/>
    <w:multiLevelType w:val="hybridMultilevel"/>
    <w:tmpl w:val="25207FC2"/>
    <w:lvl w:ilvl="0" w:tplc="04190011">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CDC7FF0"/>
    <w:multiLevelType w:val="hybridMultilevel"/>
    <w:tmpl w:val="4176BB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E921C40"/>
    <w:multiLevelType w:val="hybridMultilevel"/>
    <w:tmpl w:val="12D01A6E"/>
    <w:lvl w:ilvl="0" w:tplc="95067818">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15:restartNumberingAfterBreak="0">
    <w:nsid w:val="0F29494D"/>
    <w:multiLevelType w:val="hybridMultilevel"/>
    <w:tmpl w:val="E1B80C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2922EEE"/>
    <w:multiLevelType w:val="hybridMultilevel"/>
    <w:tmpl w:val="1EDC3572"/>
    <w:lvl w:ilvl="0" w:tplc="949480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CA0AA4"/>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3"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CD3708F"/>
    <w:multiLevelType w:val="hybridMultilevel"/>
    <w:tmpl w:val="447815F4"/>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24A2B0B"/>
    <w:multiLevelType w:val="hybridMultilevel"/>
    <w:tmpl w:val="6276DEEA"/>
    <w:lvl w:ilvl="0" w:tplc="61FA3BB4">
      <w:start w:val="1"/>
      <w:numFmt w:val="decimal"/>
      <w:lvlText w:val="%1."/>
      <w:lvlJc w:val="left"/>
      <w:pPr>
        <w:ind w:left="501"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522D49"/>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E9F45AF"/>
    <w:multiLevelType w:val="hybridMultilevel"/>
    <w:tmpl w:val="464EAF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02A6AE7"/>
    <w:multiLevelType w:val="hybridMultilevel"/>
    <w:tmpl w:val="907EDCEA"/>
    <w:lvl w:ilvl="0" w:tplc="04190011">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1" w15:restartNumberingAfterBreak="0">
    <w:nsid w:val="332255FF"/>
    <w:multiLevelType w:val="hybridMultilevel"/>
    <w:tmpl w:val="AA4CD95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40E43D7"/>
    <w:multiLevelType w:val="hybridMultilevel"/>
    <w:tmpl w:val="B9ACAE38"/>
    <w:lvl w:ilvl="0" w:tplc="61FA3BB4">
      <w:start w:val="1"/>
      <w:numFmt w:val="decimal"/>
      <w:lvlText w:val="%1."/>
      <w:lvlJc w:val="left"/>
      <w:pPr>
        <w:ind w:left="720"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355996"/>
    <w:multiLevelType w:val="hybridMultilevel"/>
    <w:tmpl w:val="C2F6FA5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B561D40"/>
    <w:multiLevelType w:val="hybridMultilevel"/>
    <w:tmpl w:val="05061F58"/>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C572243"/>
    <w:multiLevelType w:val="hybridMultilevel"/>
    <w:tmpl w:val="00E48432"/>
    <w:lvl w:ilvl="0" w:tplc="04190011">
      <w:start w:val="1"/>
      <w:numFmt w:val="decimal"/>
      <w:lvlText w:val="%1)"/>
      <w:lvlJc w:val="left"/>
      <w:pPr>
        <w:ind w:left="1515" w:hanging="360"/>
      </w:pPr>
      <w:rPr>
        <w:rFont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6" w15:restartNumberingAfterBreak="0">
    <w:nsid w:val="3E0D4443"/>
    <w:multiLevelType w:val="hybridMultilevel"/>
    <w:tmpl w:val="37CA8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3933E7"/>
    <w:multiLevelType w:val="hybridMultilevel"/>
    <w:tmpl w:val="86946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2EE6C55"/>
    <w:multiLevelType w:val="hybridMultilevel"/>
    <w:tmpl w:val="9BE89830"/>
    <w:lvl w:ilvl="0" w:tplc="12B28270">
      <w:start w:val="1"/>
      <w:numFmt w:val="upperLetter"/>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32D57CD"/>
    <w:multiLevelType w:val="hybridMultilevel"/>
    <w:tmpl w:val="988846B0"/>
    <w:lvl w:ilvl="0" w:tplc="61FA3BB4">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30" w15:restartNumberingAfterBreak="0">
    <w:nsid w:val="43402F65"/>
    <w:multiLevelType w:val="hybridMultilevel"/>
    <w:tmpl w:val="71729B2E"/>
    <w:lvl w:ilvl="0" w:tplc="61FA3BB4">
      <w:start w:val="1"/>
      <w:numFmt w:val="decimal"/>
      <w:lvlText w:val="%1."/>
      <w:lvlJc w:val="left"/>
      <w:pPr>
        <w:ind w:left="643"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4E8404C"/>
    <w:multiLevelType w:val="hybridMultilevel"/>
    <w:tmpl w:val="FFD6472E"/>
    <w:lvl w:ilvl="0" w:tplc="23A27B96">
      <w:start w:val="1"/>
      <w:numFmt w:val="decimal"/>
      <w:lvlText w:val="%1."/>
      <w:lvlJc w:val="left"/>
      <w:pPr>
        <w:ind w:left="720" w:hanging="360"/>
      </w:pPr>
      <w:rPr>
        <w:rFonts w:ascii="Consolas" w:eastAsia="Times New Roman" w:hAnsi="Consolas"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94806CD"/>
    <w:multiLevelType w:val="hybridMultilevel"/>
    <w:tmpl w:val="7598D7D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6" w15:restartNumberingAfterBreak="0">
    <w:nsid w:val="49643F84"/>
    <w:multiLevelType w:val="hybridMultilevel"/>
    <w:tmpl w:val="B73866FC"/>
    <w:lvl w:ilvl="0" w:tplc="95067818">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7" w15:restartNumberingAfterBreak="0">
    <w:nsid w:val="50232142"/>
    <w:multiLevelType w:val="multilevel"/>
    <w:tmpl w:val="13FE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8F2461"/>
    <w:multiLevelType w:val="hybridMultilevel"/>
    <w:tmpl w:val="C5A6F036"/>
    <w:lvl w:ilvl="0" w:tplc="61FA3BB4">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5B32613C"/>
    <w:multiLevelType w:val="hybridMultilevel"/>
    <w:tmpl w:val="6D76BA8A"/>
    <w:lvl w:ilvl="0" w:tplc="04190011">
      <w:start w:val="1"/>
      <w:numFmt w:val="decimal"/>
      <w:lvlText w:val="%1)"/>
      <w:lvlJc w:val="left"/>
      <w:pPr>
        <w:ind w:left="1440" w:hanging="360"/>
      </w:pPr>
      <w:rPr>
        <w:rFont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5C016B5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43" w15:restartNumberingAfterBreak="0">
    <w:nsid w:val="5C586500"/>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4" w15:restartNumberingAfterBreak="0">
    <w:nsid w:val="5E041930"/>
    <w:multiLevelType w:val="hybridMultilevel"/>
    <w:tmpl w:val="1BFCF122"/>
    <w:lvl w:ilvl="0" w:tplc="2770407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61972F88"/>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D35C20"/>
    <w:multiLevelType w:val="hybridMultilevel"/>
    <w:tmpl w:val="409C11A6"/>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8"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8A83BD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1"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A4A5B6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E631F33"/>
    <w:multiLevelType w:val="hybridMultilevel"/>
    <w:tmpl w:val="1AEE9646"/>
    <w:lvl w:ilvl="0" w:tplc="04190011">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55" w15:restartNumberingAfterBreak="0">
    <w:nsid w:val="70CA55CB"/>
    <w:multiLevelType w:val="hybridMultilevel"/>
    <w:tmpl w:val="445A986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7E012F51"/>
    <w:multiLevelType w:val="hybridMultilevel"/>
    <w:tmpl w:val="82E05AAE"/>
    <w:lvl w:ilvl="0" w:tplc="04190011">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
  </w:num>
  <w:num w:numId="3">
    <w:abstractNumId w:val="1"/>
  </w:num>
  <w:num w:numId="4">
    <w:abstractNumId w:val="17"/>
  </w:num>
  <w:num w:numId="5">
    <w:abstractNumId w:val="29"/>
  </w:num>
  <w:num w:numId="6">
    <w:abstractNumId w:val="26"/>
  </w:num>
  <w:num w:numId="7">
    <w:abstractNumId w:val="6"/>
  </w:num>
  <w:num w:numId="8">
    <w:abstractNumId w:val="15"/>
  </w:num>
  <w:num w:numId="9">
    <w:abstractNumId w:val="49"/>
  </w:num>
  <w:num w:numId="10">
    <w:abstractNumId w:val="14"/>
  </w:num>
  <w:num w:numId="11">
    <w:abstractNumId w:val="57"/>
  </w:num>
  <w:num w:numId="12">
    <w:abstractNumId w:val="48"/>
  </w:num>
  <w:num w:numId="13">
    <w:abstractNumId w:val="56"/>
  </w:num>
  <w:num w:numId="14">
    <w:abstractNumId w:val="46"/>
  </w:num>
  <w:num w:numId="15">
    <w:abstractNumId w:val="24"/>
  </w:num>
  <w:num w:numId="16">
    <w:abstractNumId w:val="31"/>
  </w:num>
  <w:num w:numId="17">
    <w:abstractNumId w:val="51"/>
  </w:num>
  <w:num w:numId="18">
    <w:abstractNumId w:val="3"/>
  </w:num>
  <w:num w:numId="19">
    <w:abstractNumId w:val="30"/>
  </w:num>
  <w:num w:numId="20">
    <w:abstractNumId w:val="50"/>
  </w:num>
  <w:num w:numId="21">
    <w:abstractNumId w:val="40"/>
  </w:num>
  <w:num w:numId="22">
    <w:abstractNumId w:val="10"/>
  </w:num>
  <w:num w:numId="23">
    <w:abstractNumId w:val="47"/>
  </w:num>
  <w:num w:numId="24">
    <w:abstractNumId w:val="23"/>
  </w:num>
  <w:num w:numId="25">
    <w:abstractNumId w:val="22"/>
  </w:num>
  <w:num w:numId="26">
    <w:abstractNumId w:val="16"/>
  </w:num>
  <w:num w:numId="27">
    <w:abstractNumId w:val="25"/>
  </w:num>
  <w:num w:numId="28">
    <w:abstractNumId w:val="9"/>
  </w:num>
  <w:num w:numId="29">
    <w:abstractNumId w:val="4"/>
  </w:num>
  <w:num w:numId="30">
    <w:abstractNumId w:val="55"/>
  </w:num>
  <w:num w:numId="31">
    <w:abstractNumId w:val="39"/>
  </w:num>
  <w:num w:numId="32">
    <w:abstractNumId w:val="27"/>
  </w:num>
  <w:num w:numId="33">
    <w:abstractNumId w:val="41"/>
  </w:num>
  <w:num w:numId="34">
    <w:abstractNumId w:val="18"/>
  </w:num>
  <w:num w:numId="35">
    <w:abstractNumId w:val="53"/>
  </w:num>
  <w:num w:numId="36">
    <w:abstractNumId w:val="21"/>
  </w:num>
  <w:num w:numId="37">
    <w:abstractNumId w:val="19"/>
  </w:num>
  <w:num w:numId="38">
    <w:abstractNumId w:val="32"/>
  </w:num>
  <w:num w:numId="39">
    <w:abstractNumId w:val="13"/>
  </w:num>
  <w:num w:numId="40">
    <w:abstractNumId w:val="37"/>
  </w:num>
  <w:num w:numId="41">
    <w:abstractNumId w:val="34"/>
  </w:num>
  <w:num w:numId="42">
    <w:abstractNumId w:val="20"/>
  </w:num>
  <w:num w:numId="43">
    <w:abstractNumId w:val="38"/>
  </w:num>
  <w:num w:numId="44">
    <w:abstractNumId w:val="5"/>
  </w:num>
  <w:num w:numId="45">
    <w:abstractNumId w:val="42"/>
  </w:num>
  <w:num w:numId="46">
    <w:abstractNumId w:val="54"/>
  </w:num>
  <w:num w:numId="47">
    <w:abstractNumId w:val="52"/>
  </w:num>
  <w:num w:numId="48">
    <w:abstractNumId w:val="33"/>
  </w:num>
  <w:num w:numId="49">
    <w:abstractNumId w:val="0"/>
  </w:num>
  <w:num w:numId="50">
    <w:abstractNumId w:val="28"/>
  </w:num>
  <w:num w:numId="51">
    <w:abstractNumId w:val="12"/>
  </w:num>
  <w:num w:numId="52">
    <w:abstractNumId w:val="7"/>
  </w:num>
  <w:num w:numId="53">
    <w:abstractNumId w:val="36"/>
  </w:num>
  <w:num w:numId="54">
    <w:abstractNumId w:val="43"/>
  </w:num>
  <w:num w:numId="55">
    <w:abstractNumId w:val="44"/>
  </w:num>
  <w:num w:numId="56">
    <w:abstractNumId w:val="45"/>
  </w:num>
  <w:num w:numId="57">
    <w:abstractNumId w:val="11"/>
  </w:num>
  <w:num w:numId="58">
    <w:abstractNumId w:val="8"/>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sDel="0" w:formatting="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41D77"/>
    <w:rsid w:val="000620F3"/>
    <w:rsid w:val="000863AF"/>
    <w:rsid w:val="00091A95"/>
    <w:rsid w:val="000A3BDF"/>
    <w:rsid w:val="000D001C"/>
    <w:rsid w:val="0014631C"/>
    <w:rsid w:val="001640BD"/>
    <w:rsid w:val="00176D4E"/>
    <w:rsid w:val="001A08F6"/>
    <w:rsid w:val="001A1175"/>
    <w:rsid w:val="001A64F6"/>
    <w:rsid w:val="001C3CCE"/>
    <w:rsid w:val="00200DB6"/>
    <w:rsid w:val="002179D1"/>
    <w:rsid w:val="00242C26"/>
    <w:rsid w:val="00246CAD"/>
    <w:rsid w:val="002522FB"/>
    <w:rsid w:val="00276ACE"/>
    <w:rsid w:val="002B0DC8"/>
    <w:rsid w:val="002B3840"/>
    <w:rsid w:val="002C2309"/>
    <w:rsid w:val="002C47F1"/>
    <w:rsid w:val="002D2F69"/>
    <w:rsid w:val="002D3A91"/>
    <w:rsid w:val="002F6B7F"/>
    <w:rsid w:val="00310266"/>
    <w:rsid w:val="0031522E"/>
    <w:rsid w:val="0031653B"/>
    <w:rsid w:val="00324B91"/>
    <w:rsid w:val="00326C5A"/>
    <w:rsid w:val="00331079"/>
    <w:rsid w:val="003366BA"/>
    <w:rsid w:val="003403F6"/>
    <w:rsid w:val="00342D23"/>
    <w:rsid w:val="003524DA"/>
    <w:rsid w:val="00352660"/>
    <w:rsid w:val="00353594"/>
    <w:rsid w:val="00355265"/>
    <w:rsid w:val="003554F8"/>
    <w:rsid w:val="00357C20"/>
    <w:rsid w:val="00362FA9"/>
    <w:rsid w:val="00375796"/>
    <w:rsid w:val="00377FB6"/>
    <w:rsid w:val="003810A5"/>
    <w:rsid w:val="00392E67"/>
    <w:rsid w:val="0039773E"/>
    <w:rsid w:val="003C10E2"/>
    <w:rsid w:val="003C7CDC"/>
    <w:rsid w:val="003F68EE"/>
    <w:rsid w:val="003F7829"/>
    <w:rsid w:val="00416637"/>
    <w:rsid w:val="00434D0C"/>
    <w:rsid w:val="004359BB"/>
    <w:rsid w:val="00441924"/>
    <w:rsid w:val="00441FBD"/>
    <w:rsid w:val="00453C31"/>
    <w:rsid w:val="00465EFF"/>
    <w:rsid w:val="004818FA"/>
    <w:rsid w:val="0049704E"/>
    <w:rsid w:val="00497786"/>
    <w:rsid w:val="004A6D16"/>
    <w:rsid w:val="004B2FCA"/>
    <w:rsid w:val="004C2A23"/>
    <w:rsid w:val="004C6B1F"/>
    <w:rsid w:val="004F772F"/>
    <w:rsid w:val="00513BC8"/>
    <w:rsid w:val="00531FCD"/>
    <w:rsid w:val="00536DFA"/>
    <w:rsid w:val="00544912"/>
    <w:rsid w:val="005628DF"/>
    <w:rsid w:val="0056699A"/>
    <w:rsid w:val="00583657"/>
    <w:rsid w:val="005852EE"/>
    <w:rsid w:val="005B13A7"/>
    <w:rsid w:val="005C5060"/>
    <w:rsid w:val="005D773B"/>
    <w:rsid w:val="005D7D15"/>
    <w:rsid w:val="005E1572"/>
    <w:rsid w:val="005E5EDC"/>
    <w:rsid w:val="005F3124"/>
    <w:rsid w:val="005F3975"/>
    <w:rsid w:val="0062374B"/>
    <w:rsid w:val="0062428C"/>
    <w:rsid w:val="00631E70"/>
    <w:rsid w:val="006322C9"/>
    <w:rsid w:val="0063548C"/>
    <w:rsid w:val="00640028"/>
    <w:rsid w:val="006514DC"/>
    <w:rsid w:val="00660329"/>
    <w:rsid w:val="00661711"/>
    <w:rsid w:val="00661A25"/>
    <w:rsid w:val="00663AD2"/>
    <w:rsid w:val="0066677D"/>
    <w:rsid w:val="00667911"/>
    <w:rsid w:val="0068375D"/>
    <w:rsid w:val="006A2FEB"/>
    <w:rsid w:val="006B538C"/>
    <w:rsid w:val="006B5481"/>
    <w:rsid w:val="006B66D1"/>
    <w:rsid w:val="006C450B"/>
    <w:rsid w:val="006D1E05"/>
    <w:rsid w:val="006D30D7"/>
    <w:rsid w:val="006D64E8"/>
    <w:rsid w:val="006F50AF"/>
    <w:rsid w:val="00700D50"/>
    <w:rsid w:val="00702D3A"/>
    <w:rsid w:val="0071051D"/>
    <w:rsid w:val="00721994"/>
    <w:rsid w:val="007406A0"/>
    <w:rsid w:val="00740F34"/>
    <w:rsid w:val="00761D79"/>
    <w:rsid w:val="007714D2"/>
    <w:rsid w:val="00775B0C"/>
    <w:rsid w:val="00775E49"/>
    <w:rsid w:val="00782022"/>
    <w:rsid w:val="007954A0"/>
    <w:rsid w:val="00795A9E"/>
    <w:rsid w:val="007A5A83"/>
    <w:rsid w:val="007B069C"/>
    <w:rsid w:val="007C321C"/>
    <w:rsid w:val="007D547B"/>
    <w:rsid w:val="007E16E7"/>
    <w:rsid w:val="007F2605"/>
    <w:rsid w:val="00801B0A"/>
    <w:rsid w:val="008166FD"/>
    <w:rsid w:val="00835256"/>
    <w:rsid w:val="00836D2C"/>
    <w:rsid w:val="00840283"/>
    <w:rsid w:val="00846316"/>
    <w:rsid w:val="00846C4B"/>
    <w:rsid w:val="0084775E"/>
    <w:rsid w:val="008512F9"/>
    <w:rsid w:val="00851E27"/>
    <w:rsid w:val="008641CF"/>
    <w:rsid w:val="00864699"/>
    <w:rsid w:val="00866229"/>
    <w:rsid w:val="00890A1D"/>
    <w:rsid w:val="008C22A0"/>
    <w:rsid w:val="008D133B"/>
    <w:rsid w:val="008D5741"/>
    <w:rsid w:val="0091212B"/>
    <w:rsid w:val="00921019"/>
    <w:rsid w:val="00941E45"/>
    <w:rsid w:val="00942342"/>
    <w:rsid w:val="009437CA"/>
    <w:rsid w:val="00944653"/>
    <w:rsid w:val="009479BC"/>
    <w:rsid w:val="00960D2F"/>
    <w:rsid w:val="00965D85"/>
    <w:rsid w:val="009869D5"/>
    <w:rsid w:val="00994F44"/>
    <w:rsid w:val="0099704B"/>
    <w:rsid w:val="009A2544"/>
    <w:rsid w:val="009A6495"/>
    <w:rsid w:val="009B5F52"/>
    <w:rsid w:val="009C1689"/>
    <w:rsid w:val="009C43CD"/>
    <w:rsid w:val="009C4D81"/>
    <w:rsid w:val="009D4DDA"/>
    <w:rsid w:val="009D7090"/>
    <w:rsid w:val="009D7BE0"/>
    <w:rsid w:val="009E4741"/>
    <w:rsid w:val="009F17F0"/>
    <w:rsid w:val="009F192F"/>
    <w:rsid w:val="009F1AC6"/>
    <w:rsid w:val="009F604A"/>
    <w:rsid w:val="00A06249"/>
    <w:rsid w:val="00A1266E"/>
    <w:rsid w:val="00A23F3D"/>
    <w:rsid w:val="00A26A8D"/>
    <w:rsid w:val="00A31B71"/>
    <w:rsid w:val="00A37508"/>
    <w:rsid w:val="00A37C16"/>
    <w:rsid w:val="00A37F65"/>
    <w:rsid w:val="00A52C16"/>
    <w:rsid w:val="00A5397F"/>
    <w:rsid w:val="00A545D6"/>
    <w:rsid w:val="00A6235B"/>
    <w:rsid w:val="00A77944"/>
    <w:rsid w:val="00A80359"/>
    <w:rsid w:val="00AA4458"/>
    <w:rsid w:val="00AB3BAD"/>
    <w:rsid w:val="00AB7C9B"/>
    <w:rsid w:val="00AD4BD2"/>
    <w:rsid w:val="00AD6F69"/>
    <w:rsid w:val="00AD72BB"/>
    <w:rsid w:val="00AE0173"/>
    <w:rsid w:val="00AE5A12"/>
    <w:rsid w:val="00B00809"/>
    <w:rsid w:val="00B06873"/>
    <w:rsid w:val="00B12333"/>
    <w:rsid w:val="00B23E02"/>
    <w:rsid w:val="00B42EAE"/>
    <w:rsid w:val="00B46FA5"/>
    <w:rsid w:val="00B5325E"/>
    <w:rsid w:val="00B60F1A"/>
    <w:rsid w:val="00B6682D"/>
    <w:rsid w:val="00B669C8"/>
    <w:rsid w:val="00B70A1F"/>
    <w:rsid w:val="00B82222"/>
    <w:rsid w:val="00BA52D6"/>
    <w:rsid w:val="00BA7861"/>
    <w:rsid w:val="00BB45AA"/>
    <w:rsid w:val="00BD55FF"/>
    <w:rsid w:val="00BE3A6A"/>
    <w:rsid w:val="00BF510D"/>
    <w:rsid w:val="00C12699"/>
    <w:rsid w:val="00C17533"/>
    <w:rsid w:val="00C20C64"/>
    <w:rsid w:val="00C35899"/>
    <w:rsid w:val="00C50854"/>
    <w:rsid w:val="00C51BFB"/>
    <w:rsid w:val="00C52476"/>
    <w:rsid w:val="00C72153"/>
    <w:rsid w:val="00C742C8"/>
    <w:rsid w:val="00C9362A"/>
    <w:rsid w:val="00C95EA0"/>
    <w:rsid w:val="00CA12FA"/>
    <w:rsid w:val="00CA2C74"/>
    <w:rsid w:val="00CB41ED"/>
    <w:rsid w:val="00CB5B4E"/>
    <w:rsid w:val="00CB7143"/>
    <w:rsid w:val="00CB7533"/>
    <w:rsid w:val="00CC128D"/>
    <w:rsid w:val="00CC3DB1"/>
    <w:rsid w:val="00CD7B3F"/>
    <w:rsid w:val="00CE254F"/>
    <w:rsid w:val="00CE48B8"/>
    <w:rsid w:val="00CE5312"/>
    <w:rsid w:val="00D050F5"/>
    <w:rsid w:val="00D10CE1"/>
    <w:rsid w:val="00D11BD4"/>
    <w:rsid w:val="00D22B6C"/>
    <w:rsid w:val="00D33CBA"/>
    <w:rsid w:val="00D408DE"/>
    <w:rsid w:val="00D57A8C"/>
    <w:rsid w:val="00D764BA"/>
    <w:rsid w:val="00D84ECB"/>
    <w:rsid w:val="00D90D50"/>
    <w:rsid w:val="00DA11FF"/>
    <w:rsid w:val="00DB2085"/>
    <w:rsid w:val="00DC644A"/>
    <w:rsid w:val="00DC6590"/>
    <w:rsid w:val="00DC7846"/>
    <w:rsid w:val="00DD546C"/>
    <w:rsid w:val="00DF6EC8"/>
    <w:rsid w:val="00E1373F"/>
    <w:rsid w:val="00E15859"/>
    <w:rsid w:val="00E16551"/>
    <w:rsid w:val="00E21E15"/>
    <w:rsid w:val="00E226F3"/>
    <w:rsid w:val="00E31865"/>
    <w:rsid w:val="00E34848"/>
    <w:rsid w:val="00E542CC"/>
    <w:rsid w:val="00E66290"/>
    <w:rsid w:val="00E860FF"/>
    <w:rsid w:val="00E91FB3"/>
    <w:rsid w:val="00E94F1D"/>
    <w:rsid w:val="00EB01A5"/>
    <w:rsid w:val="00EB143B"/>
    <w:rsid w:val="00EC3EEF"/>
    <w:rsid w:val="00EE0897"/>
    <w:rsid w:val="00EE13F0"/>
    <w:rsid w:val="00EE6102"/>
    <w:rsid w:val="00EE78D8"/>
    <w:rsid w:val="00F00AD0"/>
    <w:rsid w:val="00F02F57"/>
    <w:rsid w:val="00F03BB0"/>
    <w:rsid w:val="00F06E98"/>
    <w:rsid w:val="00F11CA4"/>
    <w:rsid w:val="00F13D22"/>
    <w:rsid w:val="00F207D5"/>
    <w:rsid w:val="00F23ECC"/>
    <w:rsid w:val="00F30B64"/>
    <w:rsid w:val="00F3176E"/>
    <w:rsid w:val="00F3683B"/>
    <w:rsid w:val="00F533A9"/>
    <w:rsid w:val="00F77AA6"/>
    <w:rsid w:val="00F9188D"/>
    <w:rsid w:val="00FA16C6"/>
    <w:rsid w:val="00FA52B1"/>
    <w:rsid w:val="00FA7F34"/>
    <w:rsid w:val="00FB0CBB"/>
    <w:rsid w:val="00FB121D"/>
    <w:rsid w:val="00FB1DC8"/>
    <w:rsid w:val="00FC00D9"/>
    <w:rsid w:val="00FE0E99"/>
    <w:rsid w:val="00FE1CE8"/>
    <w:rsid w:val="00FF4AF2"/>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semiHidden/>
    <w:unhideWhenUsed/>
    <w:rsid w:val="00A6235B"/>
    <w:rPr>
      <w:sz w:val="16"/>
      <w:szCs w:val="16"/>
    </w:rPr>
  </w:style>
  <w:style w:type="paragraph" w:styleId="af2">
    <w:name w:val="annotation text"/>
    <w:basedOn w:val="a"/>
    <w:link w:val="af3"/>
    <w:semiHidden/>
    <w:unhideWhenUsed/>
    <w:rsid w:val="00A6235B"/>
    <w:pPr>
      <w:spacing w:line="240" w:lineRule="auto"/>
    </w:pPr>
    <w:rPr>
      <w:sz w:val="20"/>
      <w:szCs w:val="20"/>
    </w:rPr>
  </w:style>
  <w:style w:type="character" w:customStyle="1" w:styleId="af3">
    <w:name w:val="Текст примечания Знак"/>
    <w:basedOn w:val="a0"/>
    <w:link w:val="af2"/>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
    <w:link w:val="aff8"/>
    <w:rsid w:val="00AD4BD2"/>
    <w:pPr>
      <w:spacing w:after="0" w:line="360" w:lineRule="auto"/>
      <w:jc w:val="center"/>
    </w:pPr>
    <w:rPr>
      <w:rFonts w:ascii="Arial" w:eastAsia="Times New Roman" w:hAnsi="Arial" w:cs="Times New Roman"/>
      <w:szCs w:val="20"/>
      <w:lang w:eastAsia="ru-RU"/>
    </w:rPr>
  </w:style>
  <w:style w:type="character" w:customStyle="1" w:styleId="aff8">
    <w:name w:val="Основной текст Знак"/>
    <w:basedOn w:val="a0"/>
    <w:link w:val="aff7"/>
    <w:rsid w:val="00AD4BD2"/>
    <w:rPr>
      <w:rFonts w:ascii="Arial" w:eastAsia="Times New Roman" w:hAnsi="Arial" w:cs="Times New Roman"/>
      <w:szCs w:val="20"/>
      <w:lang w:eastAsia="ru-RU"/>
    </w:rPr>
  </w:style>
  <w:style w:type="paragraph" w:styleId="aff9">
    <w:name w:val="Revision"/>
    <w:hidden/>
    <w:uiPriority w:val="99"/>
    <w:semiHidden/>
    <w:rsid w:val="00AD4BD2"/>
    <w:pPr>
      <w:spacing w:after="0" w:line="240" w:lineRule="auto"/>
    </w:pPr>
    <w:rPr>
      <w:rFonts w:eastAsiaTheme="minorEastAsia"/>
    </w:rPr>
  </w:style>
  <w:style w:type="table" w:customStyle="1" w:styleId="31">
    <w:name w:val="Сетка таблицы3"/>
    <w:basedOn w:val="a1"/>
    <w:next w:val="a8"/>
    <w:uiPriority w:val="59"/>
    <w:rsid w:val="00FC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465703431">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634019101">
      <w:bodyDiv w:val="1"/>
      <w:marLeft w:val="0"/>
      <w:marRight w:val="0"/>
      <w:marTop w:val="0"/>
      <w:marBottom w:val="0"/>
      <w:divBdr>
        <w:top w:val="none" w:sz="0" w:space="0" w:color="auto"/>
        <w:left w:val="none" w:sz="0" w:space="0" w:color="auto"/>
        <w:bottom w:val="none" w:sz="0" w:space="0" w:color="auto"/>
        <w:right w:val="none" w:sz="0" w:space="0" w:color="auto"/>
      </w:divBdr>
      <w:divsChild>
        <w:div w:id="1465542114">
          <w:marLeft w:val="0"/>
          <w:marRight w:val="0"/>
          <w:marTop w:val="0"/>
          <w:marBottom w:val="0"/>
          <w:divBdr>
            <w:top w:val="none" w:sz="0" w:space="0" w:color="auto"/>
            <w:left w:val="none" w:sz="0" w:space="0" w:color="auto"/>
            <w:bottom w:val="none" w:sz="0" w:space="0" w:color="auto"/>
            <w:right w:val="none" w:sz="0" w:space="0" w:color="auto"/>
          </w:divBdr>
          <w:divsChild>
            <w:div w:id="14488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2900">
      <w:bodyDiv w:val="1"/>
      <w:marLeft w:val="0"/>
      <w:marRight w:val="0"/>
      <w:marTop w:val="0"/>
      <w:marBottom w:val="0"/>
      <w:divBdr>
        <w:top w:val="none" w:sz="0" w:space="0" w:color="auto"/>
        <w:left w:val="none" w:sz="0" w:space="0" w:color="auto"/>
        <w:bottom w:val="none" w:sz="0" w:space="0" w:color="auto"/>
        <w:right w:val="none" w:sz="0" w:space="0" w:color="auto"/>
      </w:divBdr>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958343173">
      <w:bodyDiv w:val="1"/>
      <w:marLeft w:val="0"/>
      <w:marRight w:val="0"/>
      <w:marTop w:val="0"/>
      <w:marBottom w:val="0"/>
      <w:divBdr>
        <w:top w:val="none" w:sz="0" w:space="0" w:color="auto"/>
        <w:left w:val="none" w:sz="0" w:space="0" w:color="auto"/>
        <w:bottom w:val="none" w:sz="0" w:space="0" w:color="auto"/>
        <w:right w:val="none" w:sz="0" w:space="0" w:color="auto"/>
      </w:divBdr>
    </w:div>
    <w:div w:id="1012075161">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197084788">
      <w:bodyDiv w:val="1"/>
      <w:marLeft w:val="0"/>
      <w:marRight w:val="0"/>
      <w:marTop w:val="0"/>
      <w:marBottom w:val="0"/>
      <w:divBdr>
        <w:top w:val="none" w:sz="0" w:space="0" w:color="auto"/>
        <w:left w:val="none" w:sz="0" w:space="0" w:color="auto"/>
        <w:bottom w:val="none" w:sz="0" w:space="0" w:color="auto"/>
        <w:right w:val="none" w:sz="0" w:space="0" w:color="auto"/>
      </w:divBdr>
    </w:div>
    <w:div w:id="1357998613">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526091914">
      <w:bodyDiv w:val="1"/>
      <w:marLeft w:val="0"/>
      <w:marRight w:val="0"/>
      <w:marTop w:val="0"/>
      <w:marBottom w:val="0"/>
      <w:divBdr>
        <w:top w:val="none" w:sz="0" w:space="0" w:color="auto"/>
        <w:left w:val="none" w:sz="0" w:space="0" w:color="auto"/>
        <w:bottom w:val="none" w:sz="0" w:space="0" w:color="auto"/>
        <w:right w:val="none" w:sz="0" w:space="0" w:color="auto"/>
      </w:divBdr>
    </w:div>
    <w:div w:id="1572275305">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883205990">
      <w:bodyDiv w:val="1"/>
      <w:marLeft w:val="0"/>
      <w:marRight w:val="0"/>
      <w:marTop w:val="0"/>
      <w:marBottom w:val="0"/>
      <w:divBdr>
        <w:top w:val="none" w:sz="0" w:space="0" w:color="auto"/>
        <w:left w:val="none" w:sz="0" w:space="0" w:color="auto"/>
        <w:bottom w:val="none" w:sz="0" w:space="0" w:color="auto"/>
        <w:right w:val="none" w:sz="0" w:space="0" w:color="auto"/>
      </w:divBdr>
    </w:div>
    <w:div w:id="1884560895">
      <w:bodyDiv w:val="1"/>
      <w:marLeft w:val="0"/>
      <w:marRight w:val="0"/>
      <w:marTop w:val="0"/>
      <w:marBottom w:val="0"/>
      <w:divBdr>
        <w:top w:val="none" w:sz="0" w:space="0" w:color="auto"/>
        <w:left w:val="none" w:sz="0" w:space="0" w:color="auto"/>
        <w:bottom w:val="none" w:sz="0" w:space="0" w:color="auto"/>
        <w:right w:val="none" w:sz="0" w:space="0" w:color="auto"/>
      </w:divBdr>
    </w:div>
    <w:div w:id="1955288853">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 w:id="2082560689">
      <w:bodyDiv w:val="1"/>
      <w:marLeft w:val="0"/>
      <w:marRight w:val="0"/>
      <w:marTop w:val="0"/>
      <w:marBottom w:val="0"/>
      <w:divBdr>
        <w:top w:val="none" w:sz="0" w:space="0" w:color="auto"/>
        <w:left w:val="none" w:sz="0" w:space="0" w:color="auto"/>
        <w:bottom w:val="none" w:sz="0" w:space="0" w:color="auto"/>
        <w:right w:val="none" w:sz="0" w:space="0" w:color="auto"/>
      </w:divBdr>
    </w:div>
    <w:div w:id="208352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5BBB2-B79D-47C0-B169-442FD92BC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10673</TotalTime>
  <Pages>3</Pages>
  <Words>10424</Words>
  <Characters>59420</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51</cp:revision>
  <cp:lastPrinted>2020-05-22T17:35:00Z</cp:lastPrinted>
  <dcterms:created xsi:type="dcterms:W3CDTF">2020-05-16T22:31:00Z</dcterms:created>
  <dcterms:modified xsi:type="dcterms:W3CDTF">2020-05-30T13:30:00Z</dcterms:modified>
</cp:coreProperties>
</file>