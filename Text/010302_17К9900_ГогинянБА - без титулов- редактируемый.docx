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567216" w14:textId="07EDC8AA"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jc w:val="center"/>
        <w:textAlignment w:val="center"/>
        <w:rPr>
          <w:rFonts w:ascii="Times New Roman" w:eastAsia="Times New Roman" w:hAnsi="Times New Roman" w:cs="Times New Roman"/>
          <w:sz w:val="20"/>
          <w:szCs w:val="20"/>
          <w:lang w:eastAsia="ru-RU"/>
        </w:rPr>
      </w:pPr>
      <w:r w:rsidRPr="00FC00D9">
        <w:rPr>
          <w:rFonts w:ascii="Times New Roman" w:eastAsia="Times New Roman" w:hAnsi="Times New Roman" w:cs="Times New Roman"/>
          <w:noProof/>
          <w:sz w:val="24"/>
          <w:szCs w:val="24"/>
          <w:lang w:eastAsia="ru-RU"/>
        </w:rPr>
        <w:drawing>
          <wp:inline distT="0" distB="0" distL="0" distR="0" wp14:anchorId="2FA7DD84" wp14:editId="388C402C">
            <wp:extent cx="865848" cy="98107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89160" cy="1007490"/>
                    </a:xfrm>
                    <a:prstGeom prst="rect">
                      <a:avLst/>
                    </a:prstGeom>
                  </pic:spPr>
                </pic:pic>
              </a:graphicData>
            </a:graphic>
          </wp:inline>
        </w:drawing>
      </w:r>
    </w:p>
    <w:p w14:paraId="54637707"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0"/>
          <w:szCs w:val="20"/>
          <w:lang w:eastAsia="ru-RU"/>
        </w:rPr>
      </w:pPr>
      <w:r w:rsidRPr="00FC00D9">
        <w:rPr>
          <w:rFonts w:ascii="Times New Roman" w:eastAsia="Times New Roman" w:hAnsi="Times New Roman" w:cs="Times New Roman"/>
          <w:sz w:val="20"/>
          <w:szCs w:val="20"/>
          <w:lang w:eastAsia="ru-RU"/>
        </w:rPr>
        <w:t>МИНОБРНАУКИ РОССИИ</w:t>
      </w:r>
    </w:p>
    <w:p w14:paraId="06DA3ADD"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b/>
          <w:bCs/>
          <w:spacing w:val="-2"/>
          <w:sz w:val="20"/>
          <w:szCs w:val="20"/>
          <w:lang w:eastAsia="ru-RU"/>
        </w:rPr>
      </w:pPr>
      <w:r w:rsidRPr="00FC00D9">
        <w:rPr>
          <w:rFonts w:ascii="Times New Roman" w:eastAsia="Times New Roman" w:hAnsi="Times New Roman" w:cs="Times New Roman"/>
          <w:spacing w:val="-2"/>
          <w:sz w:val="20"/>
          <w:szCs w:val="20"/>
          <w:lang w:eastAsia="ru-RU"/>
        </w:rPr>
        <w:t>Федеральное государственное бюджетное образовательное учреждение высшего образования</w:t>
      </w:r>
    </w:p>
    <w:p w14:paraId="7D10D24D"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b/>
          <w:spacing w:val="-6"/>
          <w:sz w:val="24"/>
          <w:szCs w:val="24"/>
          <w:lang w:eastAsia="ru-RU"/>
        </w:rPr>
      </w:pPr>
      <w:r w:rsidRPr="00FC00D9">
        <w:rPr>
          <w:rFonts w:ascii="Times New Roman" w:eastAsia="Times New Roman" w:hAnsi="Times New Roman" w:cs="Times New Roman"/>
          <w:b/>
          <w:spacing w:val="-6"/>
          <w:sz w:val="24"/>
          <w:szCs w:val="24"/>
          <w:lang w:eastAsia="ru-RU"/>
        </w:rPr>
        <w:t>«МИРЭА – Российский технологический университет»</w:t>
      </w:r>
    </w:p>
    <w:p w14:paraId="0960BFA6"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b/>
          <w:sz w:val="32"/>
          <w:szCs w:val="32"/>
          <w:lang w:eastAsia="ru-RU"/>
        </w:rPr>
      </w:pPr>
      <w:r w:rsidRPr="00FC00D9">
        <w:rPr>
          <w:rFonts w:ascii="Times New Roman" w:eastAsia="Times New Roman" w:hAnsi="Times New Roman" w:cs="Times New Roman"/>
          <w:b/>
          <w:spacing w:val="-6"/>
          <w:sz w:val="32"/>
          <w:szCs w:val="32"/>
          <w:lang w:eastAsia="ru-RU"/>
        </w:rPr>
        <w:t>РТУ МИРЭА</w:t>
      </w:r>
    </w:p>
    <w:p w14:paraId="5FA4F787" w14:textId="77777777" w:rsidR="00FC00D9" w:rsidRPr="00FC00D9" w:rsidRDefault="00FC00D9" w:rsidP="00FC00D9">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Институт кибернетики (ИК)</w:t>
      </w:r>
    </w:p>
    <w:p w14:paraId="56B8E709" w14:textId="77777777" w:rsidR="00FC00D9" w:rsidRPr="00FC00D9" w:rsidRDefault="00FC00D9" w:rsidP="00FC00D9">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Кафедра высшей математики (ВМ)</w:t>
      </w:r>
    </w:p>
    <w:p w14:paraId="0E841AD1" w14:textId="77777777" w:rsidR="00FC00D9" w:rsidRPr="00FC00D9" w:rsidRDefault="00FC00D9" w:rsidP="00FC00D9">
      <w:pPr>
        <w:spacing w:after="0" w:line="240" w:lineRule="auto"/>
        <w:jc w:val="center"/>
        <w:rPr>
          <w:rFonts w:ascii="Times New Roman" w:eastAsia="Times New Roman" w:hAnsi="Times New Roman" w:cs="Times New Roman"/>
          <w:sz w:val="24"/>
          <w:szCs w:val="24"/>
          <w:lang w:eastAsia="ru-RU"/>
        </w:rPr>
      </w:pPr>
    </w:p>
    <w:tbl>
      <w:tblPr>
        <w:tblW w:w="4859" w:type="pct"/>
        <w:tblLook w:val="01E0" w:firstRow="1" w:lastRow="1" w:firstColumn="1" w:lastColumn="1" w:noHBand="0" w:noVBand="0"/>
      </w:tblPr>
      <w:tblGrid>
        <w:gridCol w:w="4835"/>
        <w:gridCol w:w="4835"/>
        <w:gridCol w:w="246"/>
      </w:tblGrid>
      <w:tr w:rsidR="00FC00D9" w:rsidRPr="00FC00D9" w14:paraId="702C0330" w14:textId="77777777" w:rsidTr="00FC00D9">
        <w:tc>
          <w:tcPr>
            <w:tcW w:w="2438" w:type="pct"/>
          </w:tcPr>
          <w:p w14:paraId="7D056F88"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sz w:val="24"/>
                <w:szCs w:val="24"/>
                <w:lang w:eastAsia="ru-RU"/>
              </w:rPr>
            </w:pPr>
          </w:p>
        </w:tc>
        <w:tc>
          <w:tcPr>
            <w:tcW w:w="2438" w:type="pct"/>
          </w:tcPr>
          <w:p w14:paraId="5494A9AB"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b/>
                <w:sz w:val="24"/>
                <w:szCs w:val="24"/>
                <w:lang w:eastAsia="ru-RU"/>
              </w:rPr>
            </w:pPr>
            <w:r w:rsidRPr="00FC00D9">
              <w:rPr>
                <w:rFonts w:ascii="Times New Roman" w:eastAsia="Times New Roman" w:hAnsi="Times New Roman" w:cs="Times New Roman"/>
                <w:b/>
                <w:sz w:val="24"/>
                <w:szCs w:val="24"/>
                <w:lang w:eastAsia="ru-RU"/>
              </w:rPr>
              <w:t>РАБОТА ДОПУЩЕНА К ЗАЩИТЕ</w:t>
            </w:r>
          </w:p>
        </w:tc>
        <w:tc>
          <w:tcPr>
            <w:tcW w:w="124" w:type="pct"/>
          </w:tcPr>
          <w:p w14:paraId="663DE94C" w14:textId="77777777" w:rsidR="00FC00D9" w:rsidRPr="00FC00D9" w:rsidRDefault="00FC00D9" w:rsidP="00FC00D9">
            <w:pPr>
              <w:tabs>
                <w:tab w:val="left" w:leader="underscore" w:pos="7781"/>
              </w:tabs>
              <w:spacing w:before="274" w:after="0" w:line="240" w:lineRule="auto"/>
              <w:jc w:val="right"/>
              <w:rPr>
                <w:rFonts w:ascii="Times New Roman" w:eastAsia="Times New Roman" w:hAnsi="Times New Roman" w:cs="Times New Roman"/>
                <w:sz w:val="24"/>
                <w:szCs w:val="24"/>
                <w:lang w:eastAsia="ru-RU"/>
              </w:rPr>
            </w:pPr>
          </w:p>
        </w:tc>
      </w:tr>
      <w:tr w:rsidR="00FC00D9" w:rsidRPr="00FC00D9" w14:paraId="32E8504A" w14:textId="77777777" w:rsidTr="00FC00D9">
        <w:tc>
          <w:tcPr>
            <w:tcW w:w="2438" w:type="pct"/>
          </w:tcPr>
          <w:p w14:paraId="63834EEF"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p>
        </w:tc>
        <w:tc>
          <w:tcPr>
            <w:tcW w:w="2438" w:type="pct"/>
          </w:tcPr>
          <w:p w14:paraId="3F780276"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p>
          <w:p w14:paraId="7A034853"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Заведующий</w:t>
            </w:r>
          </w:p>
          <w:p w14:paraId="6AFA81B9"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 xml:space="preserve">кафедрой ______________ </w:t>
            </w:r>
            <w:proofErr w:type="spellStart"/>
            <w:r w:rsidRPr="00FC00D9">
              <w:rPr>
                <w:rFonts w:ascii="Times New Roman" w:eastAsia="Times New Roman" w:hAnsi="Times New Roman" w:cs="Times New Roman"/>
                <w:sz w:val="24"/>
                <w:szCs w:val="24"/>
                <w:lang w:eastAsia="ru-RU"/>
              </w:rPr>
              <w:t>Ю.И.Худак</w:t>
            </w:r>
            <w:proofErr w:type="spellEnd"/>
          </w:p>
        </w:tc>
        <w:tc>
          <w:tcPr>
            <w:tcW w:w="124" w:type="pct"/>
          </w:tcPr>
          <w:p w14:paraId="274F93DD" w14:textId="77777777" w:rsidR="00FC00D9" w:rsidRPr="00FC00D9" w:rsidRDefault="00FC00D9" w:rsidP="00FC00D9">
            <w:pPr>
              <w:tabs>
                <w:tab w:val="left" w:leader="underscore" w:pos="7781"/>
              </w:tabs>
              <w:spacing w:after="0" w:line="240" w:lineRule="auto"/>
              <w:jc w:val="right"/>
              <w:rPr>
                <w:rFonts w:ascii="Times New Roman" w:eastAsia="Times New Roman" w:hAnsi="Times New Roman" w:cs="Times New Roman"/>
                <w:sz w:val="24"/>
                <w:szCs w:val="24"/>
                <w:lang w:eastAsia="ru-RU"/>
              </w:rPr>
            </w:pPr>
          </w:p>
        </w:tc>
      </w:tr>
      <w:tr w:rsidR="00FC00D9" w:rsidRPr="00FC00D9" w14:paraId="01E944C4" w14:textId="77777777" w:rsidTr="00FC00D9">
        <w:trPr>
          <w:trHeight w:val="629"/>
        </w:trPr>
        <w:tc>
          <w:tcPr>
            <w:tcW w:w="2438" w:type="pct"/>
          </w:tcPr>
          <w:p w14:paraId="155CF9E8"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sz w:val="24"/>
                <w:szCs w:val="24"/>
                <w:lang w:eastAsia="ru-RU"/>
              </w:rPr>
            </w:pPr>
          </w:p>
        </w:tc>
        <w:tc>
          <w:tcPr>
            <w:tcW w:w="2438" w:type="pct"/>
          </w:tcPr>
          <w:p w14:paraId="2AEBF6A6"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«____» __________2020 г.</w:t>
            </w:r>
          </w:p>
        </w:tc>
        <w:tc>
          <w:tcPr>
            <w:tcW w:w="124" w:type="pct"/>
          </w:tcPr>
          <w:p w14:paraId="39620F14" w14:textId="77777777" w:rsidR="00FC00D9" w:rsidRPr="00FC00D9" w:rsidRDefault="00FC00D9" w:rsidP="00FC00D9">
            <w:pPr>
              <w:tabs>
                <w:tab w:val="left" w:leader="underscore" w:pos="7781"/>
              </w:tabs>
              <w:spacing w:before="274" w:after="0" w:line="240" w:lineRule="auto"/>
              <w:jc w:val="right"/>
              <w:rPr>
                <w:rFonts w:ascii="Times New Roman" w:eastAsia="Times New Roman" w:hAnsi="Times New Roman" w:cs="Times New Roman"/>
                <w:sz w:val="24"/>
                <w:szCs w:val="24"/>
                <w:lang w:eastAsia="ru-RU"/>
              </w:rPr>
            </w:pPr>
          </w:p>
        </w:tc>
      </w:tr>
    </w:tbl>
    <w:p w14:paraId="6CFFC627" w14:textId="77777777" w:rsidR="00FC00D9" w:rsidRPr="00FC00D9" w:rsidRDefault="00FC00D9" w:rsidP="00FC00D9">
      <w:pPr>
        <w:spacing w:after="0" w:line="240" w:lineRule="auto"/>
        <w:rPr>
          <w:rFonts w:ascii="Times New Roman" w:eastAsia="Times New Roman" w:hAnsi="Times New Roman" w:cs="Times New Roman"/>
          <w:sz w:val="24"/>
          <w:szCs w:val="24"/>
          <w:lang w:eastAsia="ru-RU"/>
        </w:rPr>
      </w:pPr>
    </w:p>
    <w:p w14:paraId="2B61B3CB" w14:textId="77777777" w:rsidR="00FC00D9" w:rsidRPr="00FC00D9" w:rsidRDefault="00FC00D9" w:rsidP="00FC00D9">
      <w:pPr>
        <w:spacing w:after="0" w:line="360" w:lineRule="auto"/>
        <w:jc w:val="center"/>
        <w:rPr>
          <w:rFonts w:ascii="Times New Roman" w:eastAsia="Times New Roman" w:hAnsi="Times New Roman" w:cs="Times New Roman"/>
          <w:b/>
          <w:sz w:val="32"/>
          <w:szCs w:val="24"/>
          <w:lang w:eastAsia="ru-RU"/>
        </w:rPr>
      </w:pPr>
      <w:r w:rsidRPr="00FC00D9">
        <w:rPr>
          <w:rFonts w:ascii="Times New Roman" w:eastAsia="Times New Roman" w:hAnsi="Times New Roman" w:cs="Times New Roman"/>
          <w:b/>
          <w:sz w:val="32"/>
          <w:szCs w:val="24"/>
          <w:lang w:eastAsia="ru-RU"/>
        </w:rPr>
        <w:t xml:space="preserve">ВЫПУСКНАЯ КВАЛИФИКАЦИОННАЯ РАБОТА </w:t>
      </w:r>
    </w:p>
    <w:p w14:paraId="5E3B3342" w14:textId="77777777" w:rsidR="00FC00D9" w:rsidRPr="00FC00D9" w:rsidRDefault="00FC00D9" w:rsidP="00FC00D9">
      <w:pPr>
        <w:spacing w:after="0" w:line="240" w:lineRule="auto"/>
        <w:jc w:val="cente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 xml:space="preserve">по направлению подготовки </w:t>
      </w:r>
      <w:r w:rsidRPr="00B5325E">
        <w:rPr>
          <w:rFonts w:ascii="Times New Roman" w:eastAsia="Times New Roman" w:hAnsi="Times New Roman" w:cs="Times New Roman"/>
          <w:sz w:val="28"/>
          <w:szCs w:val="24"/>
          <w:lang w:eastAsia="ru-RU"/>
        </w:rPr>
        <w:t>бакалавров</w:t>
      </w:r>
    </w:p>
    <w:p w14:paraId="202A53E1" w14:textId="77777777" w:rsidR="00FC00D9" w:rsidRPr="00FC00D9" w:rsidRDefault="00FC00D9" w:rsidP="00FC00D9">
      <w:pPr>
        <w:spacing w:after="0" w:line="240" w:lineRule="auto"/>
        <w:jc w:val="center"/>
        <w:rPr>
          <w:rFonts w:ascii="Times New Roman" w:eastAsia="Times New Roman" w:hAnsi="Times New Roman" w:cs="Times New Roman"/>
          <w:sz w:val="28"/>
          <w:szCs w:val="24"/>
          <w:lang w:eastAsia="ru-RU"/>
        </w:rPr>
      </w:pPr>
      <w:r w:rsidRPr="00B5325E">
        <w:rPr>
          <w:rFonts w:ascii="Times New Roman" w:eastAsia="Times New Roman" w:hAnsi="Times New Roman" w:cs="Times New Roman"/>
          <w:sz w:val="28"/>
          <w:szCs w:val="24"/>
          <w:lang w:eastAsia="ru-RU"/>
        </w:rPr>
        <w:t>01.03.02 «Прикладная математика и информатика»</w:t>
      </w:r>
    </w:p>
    <w:p w14:paraId="12E09D9B" w14:textId="77777777" w:rsidR="00FC00D9" w:rsidRPr="00FC00D9" w:rsidRDefault="00FC00D9" w:rsidP="00FC00D9">
      <w:pPr>
        <w:spacing w:after="0" w:line="240" w:lineRule="auto"/>
        <w:jc w:val="center"/>
        <w:rPr>
          <w:rFonts w:ascii="Times New Roman" w:eastAsia="Times New Roman" w:hAnsi="Times New Roman" w:cs="Times New Roman"/>
          <w:sz w:val="28"/>
          <w:szCs w:val="24"/>
          <w:lang w:eastAsia="ru-RU"/>
        </w:rPr>
      </w:pPr>
    </w:p>
    <w:p w14:paraId="4E0B05FF" w14:textId="26CC073E" w:rsidR="00FC00D9" w:rsidRPr="00B5325E" w:rsidRDefault="00FC00D9" w:rsidP="00B5325E">
      <w:pPr>
        <w:widowControl w:val="0"/>
        <w:spacing w:after="0" w:line="240" w:lineRule="auto"/>
        <w:ind w:firstLine="284"/>
        <w:jc w:val="both"/>
        <w:rPr>
          <w:rFonts w:ascii="Times New Roman" w:eastAsia="Times New Roman" w:hAnsi="Times New Roman" w:cs="Times New Roman"/>
          <w:sz w:val="32"/>
          <w:szCs w:val="24"/>
          <w:u w:val="single"/>
          <w:lang w:eastAsia="ru-RU"/>
        </w:rPr>
      </w:pPr>
      <w:r w:rsidRPr="00FC00D9">
        <w:rPr>
          <w:rFonts w:ascii="Times New Roman" w:eastAsia="Times New Roman" w:hAnsi="Times New Roman" w:cs="Times New Roman"/>
          <w:sz w:val="28"/>
          <w:szCs w:val="24"/>
          <w:lang w:eastAsia="ru-RU"/>
        </w:rPr>
        <w:t>На тему:</w:t>
      </w:r>
      <w:r w:rsidRPr="00FC00D9">
        <w:rPr>
          <w:rFonts w:ascii="Times New Roman" w:eastAsia="Times New Roman" w:hAnsi="Times New Roman" w:cs="Times New Roman"/>
          <w:b/>
          <w:spacing w:val="-3"/>
          <w:sz w:val="24"/>
          <w:szCs w:val="24"/>
          <w:lang w:eastAsia="ru-RU"/>
        </w:rPr>
        <w:t xml:space="preserve"> </w:t>
      </w:r>
      <w:r w:rsidRPr="00B5325E">
        <w:rPr>
          <w:rFonts w:ascii="Times New Roman" w:eastAsia="Times New Roman" w:hAnsi="Times New Roman" w:cs="Times New Roman"/>
          <w:spacing w:val="-3"/>
          <w:sz w:val="28"/>
          <w:szCs w:val="24"/>
          <w:u w:val="single"/>
          <w:lang w:eastAsia="ru-RU"/>
        </w:rPr>
        <w:t>современные методы растеризации трехмерных сцен.</w:t>
      </w:r>
    </w:p>
    <w:p w14:paraId="17F1D471" w14:textId="77777777" w:rsidR="00FC00D9" w:rsidRPr="00FC00D9" w:rsidRDefault="00FC00D9" w:rsidP="00FC00D9">
      <w:pPr>
        <w:spacing w:after="0" w:line="360" w:lineRule="auto"/>
        <w:rPr>
          <w:rFonts w:ascii="Times New Roman" w:eastAsia="Times New Roman" w:hAnsi="Times New Roman" w:cs="Times New Roman"/>
          <w:sz w:val="24"/>
          <w:szCs w:val="24"/>
          <w:lang w:eastAsia="ru-RU"/>
        </w:rPr>
      </w:pPr>
    </w:p>
    <w:tbl>
      <w:tblPr>
        <w:tblStyle w:val="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1756"/>
        <w:gridCol w:w="3041"/>
        <w:gridCol w:w="2456"/>
      </w:tblGrid>
      <w:tr w:rsidR="00FC00D9" w:rsidRPr="00FC00D9" w14:paraId="37B4C9CB" w14:textId="77777777" w:rsidTr="00B5325E">
        <w:tc>
          <w:tcPr>
            <w:tcW w:w="2835" w:type="dxa"/>
          </w:tcPr>
          <w:p w14:paraId="336FAD7F" w14:textId="77777777" w:rsidR="00FC00D9" w:rsidRPr="00FC00D9" w:rsidRDefault="00FC00D9" w:rsidP="00FC00D9">
            <w:pPr>
              <w:spacing w:line="360" w:lineRule="auto"/>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Обучающийся:</w:t>
            </w:r>
          </w:p>
        </w:tc>
        <w:tc>
          <w:tcPr>
            <w:tcW w:w="1756" w:type="dxa"/>
          </w:tcPr>
          <w:p w14:paraId="5E5FAEB0" w14:textId="77777777" w:rsidR="00FC00D9" w:rsidRPr="00FC00D9" w:rsidRDefault="00FC00D9" w:rsidP="00FC00D9">
            <w:pPr>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___________</w:t>
            </w:r>
          </w:p>
          <w:p w14:paraId="17BD6FB4" w14:textId="77777777" w:rsidR="00FC00D9" w:rsidRPr="00FC00D9" w:rsidRDefault="00FC00D9" w:rsidP="00FC00D9">
            <w:pPr>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18"/>
                <w:szCs w:val="24"/>
                <w:lang w:eastAsia="ru-RU"/>
              </w:rPr>
              <w:t>подпись</w:t>
            </w:r>
          </w:p>
        </w:tc>
        <w:tc>
          <w:tcPr>
            <w:tcW w:w="5497" w:type="dxa"/>
            <w:gridSpan w:val="2"/>
          </w:tcPr>
          <w:p w14:paraId="3DEC9249" w14:textId="7ADCC75E" w:rsidR="00FC00D9" w:rsidRPr="00B5325E" w:rsidRDefault="00FC00D9" w:rsidP="00B5325E">
            <w:pPr>
              <w:ind w:left="2124"/>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B5325E">
              <w:rPr>
                <w:rFonts w:ascii="Times New Roman" w:eastAsia="Times New Roman" w:hAnsi="Times New Roman" w:cs="Times New Roman"/>
                <w:sz w:val="28"/>
                <w:szCs w:val="24"/>
                <w:lang w:eastAsia="ru-RU"/>
              </w:rPr>
              <w:t>Гогинян Б.А.</w:t>
            </w:r>
          </w:p>
        </w:tc>
      </w:tr>
      <w:tr w:rsidR="00FC00D9" w:rsidRPr="00FC00D9" w14:paraId="396914CF" w14:textId="77777777" w:rsidTr="00B5325E">
        <w:tc>
          <w:tcPr>
            <w:tcW w:w="2835" w:type="dxa"/>
          </w:tcPr>
          <w:p w14:paraId="2DAE5155" w14:textId="0CA1877A" w:rsidR="00FC00D9" w:rsidRPr="00FC00D9" w:rsidRDefault="00FC00D9" w:rsidP="00FC00D9">
            <w:pPr>
              <w:spacing w:line="360" w:lineRule="auto"/>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Шифр</w:t>
            </w:r>
            <w:r>
              <w:rPr>
                <w:rFonts w:ascii="Times New Roman" w:eastAsia="Times New Roman" w:hAnsi="Times New Roman" w:cs="Times New Roman"/>
                <w:sz w:val="28"/>
                <w:szCs w:val="24"/>
                <w:lang w:eastAsia="ru-RU"/>
              </w:rPr>
              <w:t xml:space="preserve"> 17К9900</w:t>
            </w:r>
          </w:p>
        </w:tc>
        <w:tc>
          <w:tcPr>
            <w:tcW w:w="7253" w:type="dxa"/>
            <w:gridSpan w:val="3"/>
          </w:tcPr>
          <w:p w14:paraId="1372E287" w14:textId="77777777" w:rsidR="00FC00D9" w:rsidRPr="00FC00D9" w:rsidRDefault="00FC00D9" w:rsidP="00FC00D9">
            <w:pPr>
              <w:spacing w:line="360" w:lineRule="auto"/>
              <w:rPr>
                <w:rFonts w:ascii="Times New Roman" w:eastAsia="Times New Roman" w:hAnsi="Times New Roman" w:cs="Times New Roman"/>
                <w:sz w:val="28"/>
                <w:szCs w:val="24"/>
                <w:lang w:eastAsia="ru-RU"/>
              </w:rPr>
            </w:pPr>
          </w:p>
        </w:tc>
      </w:tr>
      <w:tr w:rsidR="00FC00D9" w:rsidRPr="00FC00D9" w14:paraId="6264AF73" w14:textId="77777777" w:rsidTr="00B5325E">
        <w:trPr>
          <w:trHeight w:val="946"/>
        </w:trPr>
        <w:tc>
          <w:tcPr>
            <w:tcW w:w="2835" w:type="dxa"/>
          </w:tcPr>
          <w:p w14:paraId="0F5012C8" w14:textId="744B0CCE" w:rsidR="00FC00D9" w:rsidRPr="00FC00D9" w:rsidRDefault="00FC00D9" w:rsidP="00FC00D9">
            <w:pPr>
              <w:spacing w:line="360" w:lineRule="auto"/>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Группа</w:t>
            </w:r>
            <w:r>
              <w:rPr>
                <w:rFonts w:ascii="Times New Roman" w:eastAsia="Times New Roman" w:hAnsi="Times New Roman" w:cs="Times New Roman"/>
                <w:sz w:val="28"/>
                <w:szCs w:val="24"/>
                <w:lang w:eastAsia="ru-RU"/>
              </w:rPr>
              <w:t xml:space="preserve"> КМБО-03-16</w:t>
            </w:r>
          </w:p>
        </w:tc>
        <w:tc>
          <w:tcPr>
            <w:tcW w:w="7253" w:type="dxa"/>
            <w:gridSpan w:val="3"/>
          </w:tcPr>
          <w:p w14:paraId="0DED445F" w14:textId="77777777" w:rsidR="00FC00D9" w:rsidRPr="00FC00D9" w:rsidRDefault="00FC00D9" w:rsidP="00FC00D9">
            <w:pPr>
              <w:spacing w:line="360" w:lineRule="auto"/>
              <w:rPr>
                <w:rFonts w:ascii="Times New Roman" w:eastAsia="Times New Roman" w:hAnsi="Times New Roman" w:cs="Times New Roman"/>
                <w:sz w:val="28"/>
                <w:szCs w:val="24"/>
                <w:lang w:eastAsia="ru-RU"/>
              </w:rPr>
            </w:pPr>
          </w:p>
        </w:tc>
      </w:tr>
      <w:tr w:rsidR="00FC00D9" w:rsidRPr="00FC00D9" w14:paraId="479CD3F3" w14:textId="77777777" w:rsidTr="00B5325E">
        <w:trPr>
          <w:trHeight w:val="1130"/>
        </w:trPr>
        <w:tc>
          <w:tcPr>
            <w:tcW w:w="2835" w:type="dxa"/>
          </w:tcPr>
          <w:p w14:paraId="4BABBECB" w14:textId="77777777" w:rsidR="00FC00D9" w:rsidRPr="00FC00D9" w:rsidRDefault="00FC00D9" w:rsidP="00FC00D9">
            <w:pP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Руководитель работы</w:t>
            </w:r>
          </w:p>
        </w:tc>
        <w:tc>
          <w:tcPr>
            <w:tcW w:w="1756" w:type="dxa"/>
          </w:tcPr>
          <w:p w14:paraId="16C360CB" w14:textId="77777777" w:rsidR="00FC00D9" w:rsidRPr="00FC00D9" w:rsidRDefault="00FC00D9" w:rsidP="00FC00D9">
            <w:pPr>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___________</w:t>
            </w:r>
          </w:p>
          <w:p w14:paraId="60650690" w14:textId="77777777" w:rsidR="00FC00D9" w:rsidRPr="00FC00D9" w:rsidRDefault="00FC00D9" w:rsidP="00FC00D9">
            <w:pPr>
              <w:jc w:val="center"/>
              <w:rPr>
                <w:rFonts w:ascii="Times New Roman" w:eastAsia="Times New Roman" w:hAnsi="Times New Roman" w:cs="Times New Roman"/>
                <w:sz w:val="18"/>
                <w:szCs w:val="18"/>
                <w:lang w:eastAsia="ru-RU"/>
              </w:rPr>
            </w:pPr>
            <w:r w:rsidRPr="00FC00D9">
              <w:rPr>
                <w:rFonts w:ascii="Times New Roman" w:eastAsia="Times New Roman" w:hAnsi="Times New Roman" w:cs="Times New Roman"/>
                <w:sz w:val="18"/>
                <w:szCs w:val="18"/>
                <w:lang w:eastAsia="ru-RU"/>
              </w:rPr>
              <w:t>подпись</w:t>
            </w:r>
          </w:p>
        </w:tc>
        <w:tc>
          <w:tcPr>
            <w:tcW w:w="3041" w:type="dxa"/>
          </w:tcPr>
          <w:p w14:paraId="04EAB9BC" w14:textId="77777777" w:rsidR="00FC00D9" w:rsidRPr="00FC00D9" w:rsidRDefault="00FC00D9" w:rsidP="00FC00D9">
            <w:pPr>
              <w:jc w:val="cente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 xml:space="preserve">канд. </w:t>
            </w:r>
            <w:proofErr w:type="spellStart"/>
            <w:r w:rsidRPr="00FC00D9">
              <w:rPr>
                <w:rFonts w:ascii="Times New Roman" w:eastAsia="Times New Roman" w:hAnsi="Times New Roman" w:cs="Times New Roman"/>
                <w:sz w:val="28"/>
                <w:szCs w:val="24"/>
                <w:lang w:eastAsia="ru-RU"/>
              </w:rPr>
              <w:t>техн</w:t>
            </w:r>
            <w:proofErr w:type="spellEnd"/>
            <w:r w:rsidRPr="00FC00D9">
              <w:rPr>
                <w:rFonts w:ascii="Times New Roman" w:eastAsia="Times New Roman" w:hAnsi="Times New Roman" w:cs="Times New Roman"/>
                <w:sz w:val="28"/>
                <w:szCs w:val="24"/>
                <w:lang w:eastAsia="ru-RU"/>
              </w:rPr>
              <w:t>. наук,</w:t>
            </w:r>
          </w:p>
          <w:p w14:paraId="3BE40736" w14:textId="77777777" w:rsidR="00FC00D9" w:rsidRDefault="00FC00D9" w:rsidP="00FC00D9">
            <w:pPr>
              <w:jc w:val="cente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доцент, доцент</w:t>
            </w:r>
          </w:p>
          <w:p w14:paraId="1EB9B2B5" w14:textId="49C5ED1C" w:rsidR="00FC00D9" w:rsidRPr="00FC00D9" w:rsidRDefault="00FC00D9" w:rsidP="00B5325E">
            <w:pPr>
              <w:rPr>
                <w:rFonts w:ascii="Times New Roman" w:eastAsia="Times New Roman" w:hAnsi="Times New Roman" w:cs="Times New Roman"/>
                <w:sz w:val="28"/>
                <w:szCs w:val="24"/>
                <w:lang w:eastAsia="ru-RU"/>
              </w:rPr>
            </w:pPr>
          </w:p>
          <w:p w14:paraId="6ABC7395" w14:textId="77777777" w:rsidR="00FC00D9" w:rsidRPr="00FC00D9" w:rsidRDefault="00FC00D9" w:rsidP="00B5325E">
            <w:pPr>
              <w:jc w:val="center"/>
              <w:rPr>
                <w:rFonts w:ascii="Times New Roman" w:eastAsia="Times New Roman" w:hAnsi="Times New Roman" w:cs="Times New Roman"/>
                <w:sz w:val="18"/>
                <w:szCs w:val="18"/>
                <w:lang w:eastAsia="ru-RU"/>
              </w:rPr>
            </w:pPr>
          </w:p>
        </w:tc>
        <w:tc>
          <w:tcPr>
            <w:tcW w:w="2456" w:type="dxa"/>
          </w:tcPr>
          <w:p w14:paraId="6F2DB59A" w14:textId="11B47878" w:rsidR="00FC00D9" w:rsidRPr="00FC00D9" w:rsidRDefault="00FC00D9" w:rsidP="00B5325E">
            <w:pPr>
              <w:rPr>
                <w:rFonts w:ascii="Times New Roman" w:eastAsia="Times New Roman" w:hAnsi="Times New Roman" w:cs="Times New Roman"/>
                <w:sz w:val="18"/>
                <w:szCs w:val="18"/>
                <w:lang w:eastAsia="ru-RU"/>
              </w:rPr>
            </w:pPr>
            <w:r>
              <w:rPr>
                <w:rFonts w:ascii="Times New Roman" w:eastAsia="Times New Roman" w:hAnsi="Times New Roman" w:cs="Times New Roman"/>
                <w:sz w:val="28"/>
                <w:szCs w:val="24"/>
                <w:lang w:eastAsia="ru-RU"/>
              </w:rPr>
              <w:t>Парфенов Д.В.</w:t>
            </w:r>
          </w:p>
        </w:tc>
      </w:tr>
      <w:tr w:rsidR="00FC00D9" w:rsidRPr="00FC00D9" w14:paraId="7336E421" w14:textId="77777777" w:rsidTr="00B5325E">
        <w:trPr>
          <w:trHeight w:val="797"/>
        </w:trPr>
        <w:tc>
          <w:tcPr>
            <w:tcW w:w="2835" w:type="dxa"/>
          </w:tcPr>
          <w:p w14:paraId="616B57C5" w14:textId="77777777" w:rsidR="00FC00D9" w:rsidRPr="00FC00D9" w:rsidRDefault="00FC00D9" w:rsidP="00FC00D9">
            <w:pPr>
              <w:rPr>
                <w:rFonts w:ascii="Times New Roman" w:eastAsia="Times New Roman" w:hAnsi="Times New Roman" w:cs="Times New Roman"/>
                <w:sz w:val="28"/>
                <w:szCs w:val="24"/>
                <w:lang w:eastAsia="ru-RU"/>
              </w:rPr>
            </w:pPr>
          </w:p>
        </w:tc>
        <w:tc>
          <w:tcPr>
            <w:tcW w:w="1756" w:type="dxa"/>
          </w:tcPr>
          <w:p w14:paraId="6E1319A6" w14:textId="77777777" w:rsidR="00FC00D9" w:rsidRPr="00FC00D9" w:rsidRDefault="00FC00D9" w:rsidP="00FC00D9">
            <w:pPr>
              <w:jc w:val="center"/>
              <w:rPr>
                <w:rFonts w:ascii="Times New Roman" w:eastAsia="Times New Roman" w:hAnsi="Times New Roman" w:cs="Times New Roman"/>
                <w:sz w:val="24"/>
                <w:szCs w:val="24"/>
                <w:lang w:eastAsia="ru-RU"/>
              </w:rPr>
            </w:pPr>
          </w:p>
        </w:tc>
        <w:tc>
          <w:tcPr>
            <w:tcW w:w="3041" w:type="dxa"/>
          </w:tcPr>
          <w:p w14:paraId="6DCBE386" w14:textId="77777777" w:rsidR="00FC00D9" w:rsidRPr="00FC00D9" w:rsidRDefault="00FC00D9" w:rsidP="00B5325E">
            <w:pPr>
              <w:rPr>
                <w:rFonts w:ascii="Times New Roman" w:eastAsia="Times New Roman" w:hAnsi="Times New Roman" w:cs="Times New Roman"/>
                <w:sz w:val="28"/>
                <w:szCs w:val="24"/>
                <w:lang w:eastAsia="ru-RU"/>
              </w:rPr>
            </w:pPr>
          </w:p>
        </w:tc>
        <w:tc>
          <w:tcPr>
            <w:tcW w:w="2456" w:type="dxa"/>
          </w:tcPr>
          <w:p w14:paraId="41E46D03" w14:textId="77777777" w:rsidR="00FC00D9" w:rsidRPr="00FC00D9" w:rsidRDefault="00FC00D9" w:rsidP="00FC00D9">
            <w:pPr>
              <w:jc w:val="center"/>
              <w:rPr>
                <w:rFonts w:ascii="Times New Roman" w:eastAsia="Times New Roman" w:hAnsi="Times New Roman" w:cs="Times New Roman"/>
                <w:sz w:val="28"/>
                <w:szCs w:val="24"/>
                <w:lang w:eastAsia="ru-RU"/>
              </w:rPr>
            </w:pPr>
          </w:p>
        </w:tc>
      </w:tr>
    </w:tbl>
    <w:p w14:paraId="1BDAB03D" w14:textId="77777777" w:rsidR="00FC00D9" w:rsidRPr="00FC00D9" w:rsidRDefault="00FC00D9" w:rsidP="00FC00D9">
      <w:pPr>
        <w:spacing w:after="0" w:line="240" w:lineRule="auto"/>
        <w:rPr>
          <w:rFonts w:ascii="Times New Roman" w:eastAsia="Times New Roman" w:hAnsi="Times New Roman" w:cs="Times New Roman"/>
          <w:sz w:val="24"/>
          <w:szCs w:val="24"/>
          <w:lang w:eastAsia="ru-RU"/>
        </w:rPr>
      </w:pPr>
    </w:p>
    <w:p w14:paraId="6ADFABA9" w14:textId="45640A2D" w:rsidR="00FC00D9" w:rsidRDefault="00FC00D9">
      <w:r>
        <w:br w:type="page"/>
      </w:r>
    </w:p>
    <w:tbl>
      <w:tblPr>
        <w:tblpPr w:leftFromText="180" w:rightFromText="180" w:vertAnchor="text" w:horzAnchor="margin" w:tblpY="95"/>
        <w:tblW w:w="9356" w:type="dxa"/>
        <w:tblCellMar>
          <w:left w:w="0" w:type="dxa"/>
          <w:right w:w="0" w:type="dxa"/>
        </w:tblCellMar>
        <w:tblLook w:val="0000" w:firstRow="0" w:lastRow="0" w:firstColumn="0" w:lastColumn="0" w:noHBand="0" w:noVBand="0"/>
      </w:tblPr>
      <w:tblGrid>
        <w:gridCol w:w="3118"/>
        <w:gridCol w:w="3119"/>
        <w:gridCol w:w="3119"/>
      </w:tblGrid>
      <w:tr w:rsidR="00AD4BD2" w:rsidRPr="00AD4BD2" w14:paraId="62AD79B9" w14:textId="77777777" w:rsidTr="00AD4BD2">
        <w:trPr>
          <w:cantSplit/>
          <w:trHeight w:val="184"/>
        </w:trPr>
        <w:tc>
          <w:tcPr>
            <w:tcW w:w="3118" w:type="dxa"/>
            <w:vAlign w:val="center"/>
          </w:tcPr>
          <w:p w14:paraId="6DA33D38" w14:textId="09431ABE" w:rsidR="00AD4BD2" w:rsidRPr="00AD4BD2" w:rsidRDefault="00AD4BD2" w:rsidP="00AD4BD2">
            <w:pPr>
              <w:spacing w:after="0" w:line="240" w:lineRule="atLeast"/>
              <w:rPr>
                <w:rFonts w:ascii="Times New Roman" w:eastAsia="Times New Roman" w:hAnsi="Times New Roman" w:cs="Times New Roman"/>
                <w:b/>
                <w:bCs/>
                <w:sz w:val="24"/>
                <w:szCs w:val="24"/>
                <w:lang w:eastAsia="ru-RU"/>
              </w:rPr>
            </w:pPr>
          </w:p>
          <w:p w14:paraId="2A7086F4" w14:textId="77777777" w:rsidR="00AD4BD2" w:rsidRPr="00AD4BD2" w:rsidRDefault="00AD4BD2" w:rsidP="00AD4BD2">
            <w:pPr>
              <w:spacing w:after="0" w:line="240" w:lineRule="atLeast"/>
              <w:jc w:val="center"/>
              <w:rPr>
                <w:rFonts w:ascii="Times New Roman" w:eastAsia="Times New Roman" w:hAnsi="Times New Roman" w:cs="Times New Roman"/>
                <w:b/>
                <w:bCs/>
                <w:sz w:val="24"/>
                <w:szCs w:val="24"/>
                <w:lang w:eastAsia="ru-RU"/>
              </w:rPr>
            </w:pPr>
          </w:p>
          <w:p w14:paraId="39F610FD" w14:textId="77777777" w:rsidR="00AD4BD2" w:rsidRPr="00AD4BD2" w:rsidRDefault="00AD4BD2" w:rsidP="00AD4BD2">
            <w:pPr>
              <w:spacing w:after="0" w:line="240" w:lineRule="atLeast"/>
              <w:jc w:val="center"/>
              <w:rPr>
                <w:rFonts w:ascii="Times New Roman" w:eastAsia="Times New Roman" w:hAnsi="Times New Roman" w:cs="Times New Roman"/>
                <w:caps/>
                <w:sz w:val="24"/>
                <w:szCs w:val="24"/>
                <w:lang w:eastAsia="ru-RU"/>
              </w:rPr>
            </w:pPr>
          </w:p>
        </w:tc>
        <w:tc>
          <w:tcPr>
            <w:tcW w:w="3119" w:type="dxa"/>
            <w:vAlign w:val="center"/>
          </w:tcPr>
          <w:p w14:paraId="2FF6854A" w14:textId="77777777" w:rsidR="00AD4BD2" w:rsidRPr="00AD4BD2" w:rsidRDefault="00AD4BD2" w:rsidP="00AD4BD2">
            <w:pPr>
              <w:spacing w:after="0" w:line="240" w:lineRule="atLeast"/>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noProof/>
                <w:sz w:val="24"/>
                <w:szCs w:val="24"/>
                <w:lang w:eastAsia="ru-RU"/>
              </w:rPr>
              <w:drawing>
                <wp:inline distT="0" distB="0" distL="0" distR="0" wp14:anchorId="0EEF2850" wp14:editId="07EA3550">
                  <wp:extent cx="885825" cy="1009650"/>
                  <wp:effectExtent l="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3119" w:type="dxa"/>
            <w:vAlign w:val="center"/>
          </w:tcPr>
          <w:p w14:paraId="1F643762" w14:textId="77777777" w:rsidR="00AD4BD2" w:rsidRPr="00AD4BD2" w:rsidRDefault="00AD4BD2" w:rsidP="00AD4BD2">
            <w:pPr>
              <w:spacing w:after="0" w:line="240" w:lineRule="atLeast"/>
              <w:jc w:val="center"/>
              <w:rPr>
                <w:rFonts w:ascii="Times New Roman" w:eastAsia="Times New Roman" w:hAnsi="Times New Roman" w:cs="Times New Roman"/>
                <w:caps/>
                <w:sz w:val="24"/>
                <w:szCs w:val="24"/>
                <w:lang w:eastAsia="ru-RU"/>
              </w:rPr>
            </w:pPr>
          </w:p>
        </w:tc>
      </w:tr>
      <w:tr w:rsidR="00AD4BD2" w:rsidRPr="00AD4BD2" w14:paraId="2B0E9830" w14:textId="77777777" w:rsidTr="00AD4BD2">
        <w:trPr>
          <w:cantSplit/>
          <w:trHeight w:val="184"/>
        </w:trPr>
        <w:tc>
          <w:tcPr>
            <w:tcW w:w="9356" w:type="dxa"/>
            <w:gridSpan w:val="3"/>
            <w:vAlign w:val="center"/>
          </w:tcPr>
          <w:p w14:paraId="3423A738" w14:textId="77777777" w:rsidR="00AD4BD2" w:rsidRPr="00AD4BD2" w:rsidRDefault="00AD4BD2" w:rsidP="00AD4BD2">
            <w:pPr>
              <w:spacing w:after="0" w:line="160" w:lineRule="exact"/>
              <w:jc w:val="center"/>
              <w:rPr>
                <w:rFonts w:ascii="Times New Roman" w:eastAsia="Times New Roman" w:hAnsi="Times New Roman" w:cs="Times New Roman"/>
                <w:caps/>
                <w:sz w:val="16"/>
                <w:szCs w:val="16"/>
                <w:lang w:eastAsia="ru-RU"/>
              </w:rPr>
            </w:pPr>
          </w:p>
          <w:p w14:paraId="56D2D03B" w14:textId="77777777" w:rsidR="00AD4BD2" w:rsidRPr="00AD4BD2" w:rsidRDefault="00AD4BD2" w:rsidP="00AD4BD2">
            <w:pPr>
              <w:spacing w:after="0" w:line="240" w:lineRule="atLeast"/>
              <w:jc w:val="center"/>
              <w:rPr>
                <w:rFonts w:ascii="Times New Roman" w:eastAsia="Times New Roman" w:hAnsi="Times New Roman" w:cs="Times New Roman"/>
                <w:caps/>
                <w:sz w:val="24"/>
                <w:szCs w:val="24"/>
                <w:lang w:eastAsia="ru-RU"/>
              </w:rPr>
            </w:pPr>
            <w:r w:rsidRPr="00AD4BD2">
              <w:rPr>
                <w:rFonts w:ascii="Times New Roman" w:eastAsia="Times New Roman" w:hAnsi="Times New Roman" w:cs="Times New Roman"/>
                <w:caps/>
                <w:sz w:val="24"/>
                <w:szCs w:val="24"/>
                <w:lang w:eastAsia="ru-RU"/>
              </w:rPr>
              <w:t>МИНОБРНАУКИ РОССИИ</w:t>
            </w:r>
          </w:p>
          <w:p w14:paraId="708B4CCF" w14:textId="77777777" w:rsidR="00AD4BD2" w:rsidRPr="00AD4BD2" w:rsidRDefault="00AD4BD2" w:rsidP="00AD4BD2">
            <w:pPr>
              <w:spacing w:after="0" w:line="140" w:lineRule="exact"/>
              <w:rPr>
                <w:rFonts w:ascii="Times New Roman" w:eastAsia="Times New Roman" w:hAnsi="Times New Roman" w:cs="Times New Roman"/>
                <w:caps/>
                <w:sz w:val="24"/>
                <w:szCs w:val="24"/>
                <w:lang w:eastAsia="ru-RU"/>
              </w:rPr>
            </w:pPr>
          </w:p>
        </w:tc>
      </w:tr>
      <w:tr w:rsidR="00AD4BD2" w:rsidRPr="00AD4BD2" w14:paraId="0A4EDFDF" w14:textId="77777777" w:rsidTr="00AD4BD2">
        <w:trPr>
          <w:cantSplit/>
          <w:trHeight w:val="18"/>
        </w:trPr>
        <w:tc>
          <w:tcPr>
            <w:tcW w:w="9356" w:type="dxa"/>
            <w:gridSpan w:val="3"/>
          </w:tcPr>
          <w:p w14:paraId="69F12DFF" w14:textId="77777777" w:rsidR="00AD4BD2" w:rsidRPr="00AD4BD2" w:rsidRDefault="00AD4BD2" w:rsidP="00AD4BD2">
            <w:pPr>
              <w:spacing w:after="0" w:line="240" w:lineRule="exact"/>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p>
          <w:p w14:paraId="647E7131" w14:textId="77777777" w:rsidR="00AD4BD2" w:rsidRPr="00AD4BD2" w:rsidRDefault="00AD4BD2" w:rsidP="00AD4BD2">
            <w:pPr>
              <w:spacing w:after="0" w:line="240" w:lineRule="exact"/>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 высшего образования</w:t>
            </w:r>
          </w:p>
          <w:p w14:paraId="61C951AB" w14:textId="77777777" w:rsidR="00AD4BD2" w:rsidRPr="00AD4BD2" w:rsidRDefault="00AD4BD2" w:rsidP="00AD4BD2">
            <w:pPr>
              <w:spacing w:after="0" w:line="240" w:lineRule="exact"/>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«МИРЭА – Российский технологический университет»</w:t>
            </w:r>
          </w:p>
          <w:p w14:paraId="034F0A68" w14:textId="77777777" w:rsidR="00AD4BD2" w:rsidRPr="00AD4BD2" w:rsidRDefault="00AD4BD2" w:rsidP="00AD4BD2">
            <w:pPr>
              <w:keepNext/>
              <w:spacing w:after="0" w:line="240" w:lineRule="auto"/>
              <w:jc w:val="center"/>
              <w:outlineLvl w:val="0"/>
              <w:rPr>
                <w:rFonts w:ascii="Times New Roman" w:eastAsia="Times New Roman" w:hAnsi="Times New Roman" w:cs="Times New Roman"/>
                <w:b/>
                <w:sz w:val="32"/>
                <w:szCs w:val="32"/>
                <w:lang w:eastAsia="ru-RU"/>
              </w:rPr>
            </w:pPr>
            <w:r w:rsidRPr="00AD4BD2">
              <w:rPr>
                <w:rFonts w:ascii="Times New Roman" w:eastAsia="Times New Roman" w:hAnsi="Times New Roman" w:cs="Times New Roman"/>
                <w:b/>
                <w:sz w:val="32"/>
                <w:szCs w:val="32"/>
                <w:lang w:eastAsia="ru-RU"/>
              </w:rPr>
              <w:t>РТУ МИРЭА</w:t>
            </w:r>
          </w:p>
        </w:tc>
      </w:tr>
    </w:tbl>
    <w:p w14:paraId="6942BD99" w14:textId="5CE4427A" w:rsidR="00AD4BD2" w:rsidRPr="00AD4BD2" w:rsidRDefault="00AD4BD2">
      <w:pPr>
        <w:rPr>
          <w:rFonts w:ascii="Times New Roman" w:hAnsi="Times New Roman" w:cs="Times New Roman"/>
          <w:sz w:val="28"/>
          <w:szCs w:val="28"/>
        </w:rPr>
      </w:pPr>
    </w:p>
    <w:p w14:paraId="5068DB74" w14:textId="77777777" w:rsidR="00AD4BD2" w:rsidRPr="00AD4BD2" w:rsidRDefault="00AD4BD2" w:rsidP="00AD4BD2">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Институт кибернетики </w:t>
      </w:r>
    </w:p>
    <w:p w14:paraId="61B7E25B" w14:textId="77777777" w:rsidR="00AD4BD2" w:rsidRPr="00AD4BD2" w:rsidRDefault="00AD4BD2" w:rsidP="00AD4BD2">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Кафедра высшей математики</w:t>
      </w:r>
    </w:p>
    <w:p w14:paraId="6673A881"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p>
    <w:tbl>
      <w:tblPr>
        <w:tblW w:w="4944" w:type="pct"/>
        <w:tblLook w:val="01E0" w:firstRow="1" w:lastRow="1" w:firstColumn="1" w:lastColumn="1" w:noHBand="0" w:noVBand="0"/>
      </w:tblPr>
      <w:tblGrid>
        <w:gridCol w:w="5255"/>
        <w:gridCol w:w="4835"/>
      </w:tblGrid>
      <w:tr w:rsidR="00AD4BD2" w:rsidRPr="00AD4BD2" w14:paraId="52F27DBE" w14:textId="77777777" w:rsidTr="00AD4BD2">
        <w:tc>
          <w:tcPr>
            <w:tcW w:w="2604" w:type="pct"/>
          </w:tcPr>
          <w:p w14:paraId="7E1448D5"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СОГЛАСОВАНО</w:t>
            </w:r>
          </w:p>
        </w:tc>
        <w:tc>
          <w:tcPr>
            <w:tcW w:w="2396" w:type="pct"/>
          </w:tcPr>
          <w:p w14:paraId="6B3B09C3"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УТВЕРЖДАЮ</w:t>
            </w:r>
          </w:p>
        </w:tc>
      </w:tr>
      <w:tr w:rsidR="00AD4BD2" w:rsidRPr="00AD4BD2" w14:paraId="43546713" w14:textId="77777777" w:rsidTr="00AD4BD2">
        <w:tc>
          <w:tcPr>
            <w:tcW w:w="2604" w:type="pct"/>
          </w:tcPr>
          <w:p w14:paraId="3BCEBE43"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p>
          <w:p w14:paraId="0565DAD3"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Заведующий</w:t>
            </w:r>
          </w:p>
          <w:p w14:paraId="2F8872E5"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кафедрой ___________</w:t>
            </w:r>
            <w:r w:rsidRPr="00AD4BD2">
              <w:rPr>
                <w:rFonts w:ascii="Times New Roman" w:eastAsia="Times New Roman" w:hAnsi="Times New Roman" w:cs="Times New Roman"/>
                <w:sz w:val="24"/>
                <w:szCs w:val="24"/>
                <w:lang w:val="en-US" w:eastAsia="ru-RU"/>
              </w:rPr>
              <w:t>__</w:t>
            </w:r>
            <w:r w:rsidRPr="00AD4BD2">
              <w:rPr>
                <w:rFonts w:ascii="Times New Roman" w:eastAsia="Times New Roman" w:hAnsi="Times New Roman" w:cs="Times New Roman"/>
                <w:sz w:val="24"/>
                <w:szCs w:val="24"/>
                <w:lang w:eastAsia="ru-RU"/>
              </w:rPr>
              <w:t xml:space="preserve">____ Ю.И. </w:t>
            </w:r>
            <w:proofErr w:type="spellStart"/>
            <w:r w:rsidRPr="00AD4BD2">
              <w:rPr>
                <w:rFonts w:ascii="Times New Roman" w:eastAsia="Times New Roman" w:hAnsi="Times New Roman" w:cs="Times New Roman"/>
                <w:sz w:val="24"/>
                <w:szCs w:val="24"/>
                <w:lang w:eastAsia="ru-RU"/>
              </w:rPr>
              <w:t>Худак</w:t>
            </w:r>
            <w:proofErr w:type="spellEnd"/>
          </w:p>
          <w:p w14:paraId="20AC9568"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 </w:t>
            </w:r>
          </w:p>
        </w:tc>
        <w:tc>
          <w:tcPr>
            <w:tcW w:w="2396" w:type="pct"/>
          </w:tcPr>
          <w:p w14:paraId="17EC84EF"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p>
          <w:p w14:paraId="67B4899B"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Директор</w:t>
            </w:r>
          </w:p>
          <w:p w14:paraId="140FF5C6"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института ______________ М.П. Романов </w:t>
            </w:r>
          </w:p>
        </w:tc>
      </w:tr>
      <w:tr w:rsidR="00AD4BD2" w:rsidRPr="00AD4BD2" w14:paraId="0D643FAE" w14:textId="77777777" w:rsidTr="00AD4BD2">
        <w:trPr>
          <w:trHeight w:val="302"/>
        </w:trPr>
        <w:tc>
          <w:tcPr>
            <w:tcW w:w="2604" w:type="pct"/>
          </w:tcPr>
          <w:p w14:paraId="18031BF2"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«_____» _____________2020 г.</w:t>
            </w:r>
          </w:p>
        </w:tc>
        <w:tc>
          <w:tcPr>
            <w:tcW w:w="2396" w:type="pct"/>
          </w:tcPr>
          <w:p w14:paraId="4A53D6CC"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«_____» _____________2020 г.</w:t>
            </w:r>
          </w:p>
        </w:tc>
      </w:tr>
    </w:tbl>
    <w:p w14:paraId="59EBBB72" w14:textId="77777777" w:rsidR="00AD4BD2" w:rsidRPr="00AD4BD2" w:rsidRDefault="00AD4BD2" w:rsidP="00AD4BD2">
      <w:pPr>
        <w:spacing w:after="0" w:line="240" w:lineRule="auto"/>
        <w:jc w:val="center"/>
        <w:rPr>
          <w:rFonts w:ascii="Times New Roman" w:eastAsia="Times New Roman" w:hAnsi="Times New Roman" w:cs="Times New Roman"/>
          <w:b/>
          <w:bCs/>
          <w:sz w:val="34"/>
          <w:szCs w:val="34"/>
          <w:lang w:eastAsia="ru-RU"/>
        </w:rPr>
      </w:pPr>
    </w:p>
    <w:p w14:paraId="4382D7F6" w14:textId="77777777" w:rsidR="00AD4BD2" w:rsidRPr="00AD4BD2" w:rsidRDefault="00AD4BD2" w:rsidP="00AD4BD2">
      <w:pPr>
        <w:spacing w:after="0" w:line="240" w:lineRule="auto"/>
        <w:jc w:val="center"/>
        <w:rPr>
          <w:rFonts w:ascii="Times New Roman" w:eastAsia="Times New Roman" w:hAnsi="Times New Roman" w:cs="Times New Roman"/>
          <w:b/>
          <w:bCs/>
          <w:sz w:val="30"/>
          <w:szCs w:val="30"/>
          <w:lang w:eastAsia="ru-RU"/>
        </w:rPr>
      </w:pPr>
      <w:r w:rsidRPr="00AD4BD2">
        <w:rPr>
          <w:rFonts w:ascii="Times New Roman" w:eastAsia="Times New Roman" w:hAnsi="Times New Roman" w:cs="Times New Roman"/>
          <w:b/>
          <w:bCs/>
          <w:sz w:val="30"/>
          <w:szCs w:val="30"/>
          <w:lang w:eastAsia="ru-RU"/>
        </w:rPr>
        <w:t>ЗАДАНИЕ</w:t>
      </w:r>
    </w:p>
    <w:p w14:paraId="0DA3C027" w14:textId="77777777" w:rsidR="00AD4BD2" w:rsidRPr="00AD4BD2" w:rsidRDefault="00AD4BD2" w:rsidP="00AD4BD2">
      <w:pPr>
        <w:spacing w:after="0" w:line="240" w:lineRule="auto"/>
        <w:jc w:val="center"/>
        <w:rPr>
          <w:rFonts w:ascii="Times New Roman" w:eastAsia="Times New Roman" w:hAnsi="Times New Roman" w:cs="Times New Roman"/>
          <w:b/>
          <w:bCs/>
          <w:sz w:val="30"/>
          <w:szCs w:val="30"/>
          <w:lang w:eastAsia="ru-RU"/>
        </w:rPr>
      </w:pPr>
      <w:r w:rsidRPr="00AD4BD2">
        <w:rPr>
          <w:rFonts w:ascii="Times New Roman" w:eastAsia="Times New Roman" w:hAnsi="Times New Roman" w:cs="Times New Roman"/>
          <w:b/>
          <w:bCs/>
          <w:sz w:val="30"/>
          <w:szCs w:val="30"/>
          <w:lang w:eastAsia="ru-RU"/>
        </w:rPr>
        <w:t>на выполнение выпускной квалификационной работы бакалавра</w:t>
      </w:r>
    </w:p>
    <w:p w14:paraId="5E0F4C17" w14:textId="77777777" w:rsidR="00AD4BD2" w:rsidRPr="00AD4BD2" w:rsidRDefault="00AD4BD2" w:rsidP="00AD4BD2">
      <w:pPr>
        <w:spacing w:after="0" w:line="240" w:lineRule="auto"/>
        <w:jc w:val="right"/>
        <w:rPr>
          <w:rFonts w:ascii="Times New Roman" w:eastAsia="Times New Roman" w:hAnsi="Times New Roman" w:cs="Times New Roman"/>
          <w:sz w:val="24"/>
          <w:szCs w:val="24"/>
          <w:lang w:eastAsia="ru-RU"/>
        </w:rPr>
      </w:pPr>
    </w:p>
    <w:p w14:paraId="0BE709D7" w14:textId="77777777" w:rsidR="00AD4BD2" w:rsidRPr="00AD4BD2" w:rsidRDefault="00AD4BD2" w:rsidP="00AD4BD2">
      <w:pPr>
        <w:spacing w:after="0" w:line="240" w:lineRule="auto"/>
        <w:rPr>
          <w:rFonts w:ascii="Times New Roman" w:eastAsia="Times New Roman" w:hAnsi="Times New Roman" w:cs="Times New Roman"/>
          <w:i/>
          <w:sz w:val="24"/>
          <w:szCs w:val="24"/>
          <w:lang w:eastAsia="ru-RU"/>
        </w:rPr>
      </w:pPr>
      <w:r w:rsidRPr="00AD4BD2">
        <w:rPr>
          <w:rFonts w:ascii="Times New Roman" w:eastAsia="Times New Roman" w:hAnsi="Times New Roman" w:cs="Times New Roman"/>
          <w:iCs/>
          <w:sz w:val="24"/>
          <w:szCs w:val="24"/>
          <w:lang w:eastAsia="ru-RU"/>
        </w:rPr>
        <w:t>Обучающийся: Гогинян Борис Андреевич</w:t>
      </w:r>
    </w:p>
    <w:p w14:paraId="39713DC5" w14:textId="77777777" w:rsidR="00AD4BD2" w:rsidRPr="00AD4BD2" w:rsidRDefault="00AD4BD2" w:rsidP="00AD4BD2">
      <w:pPr>
        <w:spacing w:after="0" w:line="240" w:lineRule="auto"/>
        <w:rPr>
          <w:rFonts w:ascii="Times New Roman" w:eastAsia="Times New Roman" w:hAnsi="Times New Roman" w:cs="Times New Roman"/>
          <w:iCs/>
          <w:sz w:val="24"/>
          <w:szCs w:val="24"/>
          <w:u w:val="single"/>
          <w:lang w:eastAsia="ru-RU"/>
        </w:rPr>
      </w:pPr>
      <w:r w:rsidRPr="00AD4BD2">
        <w:rPr>
          <w:rFonts w:ascii="Times New Roman" w:eastAsia="Times New Roman" w:hAnsi="Times New Roman" w:cs="Times New Roman"/>
          <w:iCs/>
          <w:sz w:val="24"/>
          <w:szCs w:val="24"/>
          <w:lang w:eastAsia="ru-RU"/>
        </w:rPr>
        <w:t xml:space="preserve">Шифр: </w:t>
      </w:r>
      <w:r w:rsidRPr="00AD4BD2">
        <w:rPr>
          <w:rFonts w:ascii="Times New Roman" w:eastAsia="Times New Roman" w:hAnsi="Times New Roman" w:cs="Times New Roman"/>
          <w:color w:val="000000"/>
          <w:sz w:val="24"/>
          <w:szCs w:val="24"/>
          <w:shd w:val="clear" w:color="auto" w:fill="FFFFFF"/>
          <w:lang w:eastAsia="ru-RU"/>
        </w:rPr>
        <w:t>17К9900</w:t>
      </w:r>
    </w:p>
    <w:p w14:paraId="485B7F0A" w14:textId="77777777" w:rsidR="00AD4BD2" w:rsidRPr="00AD4BD2" w:rsidRDefault="00AD4BD2" w:rsidP="00AD4BD2">
      <w:pPr>
        <w:spacing w:after="0" w:line="240" w:lineRule="auto"/>
        <w:rPr>
          <w:rFonts w:ascii="Times New Roman" w:eastAsia="Times New Roman" w:hAnsi="Times New Roman" w:cs="Times New Roman"/>
          <w:iCs/>
          <w:sz w:val="24"/>
          <w:szCs w:val="24"/>
          <w:lang w:eastAsia="ru-RU"/>
        </w:rPr>
      </w:pPr>
      <w:r w:rsidRPr="00AD4BD2">
        <w:rPr>
          <w:rFonts w:ascii="Times New Roman" w:eastAsia="Times New Roman" w:hAnsi="Times New Roman" w:cs="Times New Roman"/>
          <w:iCs/>
          <w:sz w:val="24"/>
          <w:szCs w:val="24"/>
          <w:lang w:eastAsia="ru-RU"/>
        </w:rPr>
        <w:t xml:space="preserve">Направление подготовки 01.03.02 «Прикладная математика и информатика» </w:t>
      </w:r>
    </w:p>
    <w:p w14:paraId="79257F9E" w14:textId="77777777" w:rsidR="00AD4BD2" w:rsidRPr="00AD4BD2" w:rsidRDefault="00AD4BD2" w:rsidP="00AD4BD2">
      <w:pPr>
        <w:spacing w:after="0" w:line="240" w:lineRule="auto"/>
        <w:rPr>
          <w:rFonts w:ascii="Times New Roman" w:eastAsia="Times New Roman" w:hAnsi="Times New Roman" w:cs="Times New Roman"/>
          <w:iCs/>
          <w:sz w:val="24"/>
          <w:szCs w:val="24"/>
          <w:lang w:eastAsia="ru-RU"/>
        </w:rPr>
      </w:pPr>
      <w:r w:rsidRPr="00AD4BD2">
        <w:rPr>
          <w:rFonts w:ascii="Times New Roman" w:eastAsia="Times New Roman" w:hAnsi="Times New Roman" w:cs="Times New Roman"/>
          <w:iCs/>
          <w:sz w:val="24"/>
          <w:szCs w:val="24"/>
          <w:lang w:eastAsia="ru-RU"/>
        </w:rPr>
        <w:t>Группа КМБО-03-16</w:t>
      </w:r>
    </w:p>
    <w:p w14:paraId="2E9DBA33" w14:textId="77777777" w:rsidR="00AD4BD2" w:rsidRPr="00AD4BD2" w:rsidRDefault="00AD4BD2" w:rsidP="00AD4BD2">
      <w:pPr>
        <w:spacing w:after="0" w:line="240" w:lineRule="auto"/>
        <w:rPr>
          <w:rFonts w:ascii="Times New Roman" w:eastAsia="Times New Roman" w:hAnsi="Times New Roman" w:cs="Times New Roman"/>
          <w:iCs/>
          <w:sz w:val="24"/>
          <w:szCs w:val="24"/>
          <w:u w:val="single"/>
          <w:lang w:eastAsia="ru-RU"/>
        </w:rPr>
      </w:pPr>
    </w:p>
    <w:p w14:paraId="73FCFC48"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spacing w:val="-3"/>
          <w:sz w:val="24"/>
          <w:szCs w:val="24"/>
          <w:lang w:eastAsia="ru-RU"/>
        </w:rPr>
      </w:pPr>
      <w:r w:rsidRPr="00AD4BD2">
        <w:rPr>
          <w:rFonts w:ascii="Times New Roman" w:eastAsia="Times New Roman" w:hAnsi="Times New Roman" w:cs="Times New Roman"/>
          <w:b/>
          <w:spacing w:val="-3"/>
          <w:sz w:val="24"/>
          <w:szCs w:val="24"/>
          <w:lang w:eastAsia="ru-RU"/>
        </w:rPr>
        <w:t xml:space="preserve">1. Тема выпускной квалификационной работы: </w:t>
      </w:r>
      <w:r w:rsidRPr="00AD4BD2">
        <w:rPr>
          <w:rFonts w:ascii="Times New Roman" w:eastAsia="Times New Roman" w:hAnsi="Times New Roman" w:cs="Times New Roman"/>
          <w:spacing w:val="-3"/>
          <w:sz w:val="24"/>
          <w:szCs w:val="24"/>
          <w:lang w:eastAsia="ru-RU"/>
        </w:rPr>
        <w:t>современные методы растеризации трехмерных сцен.</w:t>
      </w:r>
    </w:p>
    <w:p w14:paraId="4B675A7B"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sz w:val="24"/>
          <w:szCs w:val="24"/>
          <w:lang w:eastAsia="ru-RU"/>
        </w:rPr>
      </w:pPr>
    </w:p>
    <w:p w14:paraId="5706F221"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2. Цель и задачи выпускной квалификационной работы</w:t>
      </w:r>
    </w:p>
    <w:p w14:paraId="4083C6D6" w14:textId="77777777" w:rsidR="00AD4BD2" w:rsidRPr="00AD4BD2" w:rsidRDefault="00AD4BD2" w:rsidP="00AD4BD2">
      <w:pPr>
        <w:spacing w:after="0" w:line="240" w:lineRule="auto"/>
        <w:ind w:firstLine="284"/>
        <w:rPr>
          <w:rFonts w:ascii="Times New Roman" w:eastAsia="Times New Roman" w:hAnsi="Times New Roman" w:cs="Times New Roman"/>
          <w:sz w:val="24"/>
          <w:szCs w:val="24"/>
          <w:lang w:eastAsia="ru-RU"/>
        </w:rPr>
      </w:pPr>
      <w:r w:rsidRPr="00AD4BD2">
        <w:rPr>
          <w:rFonts w:ascii="Times New Roman" w:eastAsia="Times New Roman" w:hAnsi="Times New Roman" w:cs="Times New Roman"/>
          <w:b/>
          <w:spacing w:val="-3"/>
          <w:sz w:val="24"/>
          <w:szCs w:val="24"/>
          <w:lang w:eastAsia="ru-RU"/>
        </w:rPr>
        <w:t>Цель работы:</w:t>
      </w:r>
      <w:r w:rsidRPr="00AD4BD2">
        <w:rPr>
          <w:rFonts w:ascii="Times New Roman" w:eastAsia="Times New Roman" w:hAnsi="Times New Roman" w:cs="Times New Roman"/>
          <w:spacing w:val="-3"/>
          <w:sz w:val="24"/>
          <w:szCs w:val="24"/>
          <w:lang w:eastAsia="ru-RU"/>
        </w:rPr>
        <w:t xml:space="preserve"> сравнить алгоритмы трассировки лучей, реализованные в различных бесплатных программах для трехмерной визуализации.</w:t>
      </w:r>
    </w:p>
    <w:p w14:paraId="1A6FDA55"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spacing w:val="-3"/>
          <w:sz w:val="24"/>
          <w:szCs w:val="24"/>
          <w:lang w:eastAsia="ru-RU"/>
        </w:rPr>
      </w:pPr>
      <w:r w:rsidRPr="00AD4BD2">
        <w:rPr>
          <w:rFonts w:ascii="Times New Roman" w:eastAsia="Times New Roman" w:hAnsi="Times New Roman" w:cs="Times New Roman"/>
          <w:b/>
          <w:spacing w:val="-3"/>
          <w:sz w:val="24"/>
          <w:szCs w:val="24"/>
          <w:lang w:eastAsia="ru-RU"/>
        </w:rPr>
        <w:t xml:space="preserve">Задачи работы: </w:t>
      </w:r>
      <w:r w:rsidRPr="00AD4BD2">
        <w:rPr>
          <w:rFonts w:ascii="Times New Roman" w:eastAsia="Times New Roman" w:hAnsi="Times New Roman" w:cs="Times New Roman"/>
          <w:spacing w:val="-3"/>
          <w:sz w:val="24"/>
          <w:szCs w:val="24"/>
          <w:lang w:eastAsia="ru-RU"/>
        </w:rPr>
        <w:t>1 построить трехмерные сцены; 2 настроить идентичные параметры для каждой сцены; 3 получить эталонное изображение, с которым будет проводится сравнение; 4 запустить рендер с ограничением по времени и/или потокам; 5 построить графики скорости и качества с помощью метрики PSNR.</w:t>
      </w:r>
    </w:p>
    <w:p w14:paraId="5017B982"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3. Этапы выполнения выпускной квалификационной работы бакалавра</w:t>
      </w:r>
    </w:p>
    <w:p w14:paraId="393486C5"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3472"/>
        <w:gridCol w:w="4078"/>
        <w:gridCol w:w="1774"/>
      </w:tblGrid>
      <w:tr w:rsidR="00AD4BD2" w:rsidRPr="00AD4BD2" w14:paraId="11664D1D" w14:textId="77777777" w:rsidTr="00AD4BD2">
        <w:tc>
          <w:tcPr>
            <w:tcW w:w="427" w:type="pct"/>
            <w:vAlign w:val="center"/>
          </w:tcPr>
          <w:p w14:paraId="2F23058A"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этапа</w:t>
            </w:r>
          </w:p>
        </w:tc>
        <w:tc>
          <w:tcPr>
            <w:tcW w:w="1703" w:type="pct"/>
            <w:vAlign w:val="center"/>
          </w:tcPr>
          <w:p w14:paraId="6D984E08"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Содержание этапа ВКР</w:t>
            </w:r>
          </w:p>
        </w:tc>
        <w:tc>
          <w:tcPr>
            <w:tcW w:w="2000" w:type="pct"/>
            <w:vAlign w:val="center"/>
          </w:tcPr>
          <w:p w14:paraId="06F66D04"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Результат выполнения этапа ВКР</w:t>
            </w:r>
          </w:p>
        </w:tc>
        <w:tc>
          <w:tcPr>
            <w:tcW w:w="870" w:type="pct"/>
            <w:vAlign w:val="center"/>
          </w:tcPr>
          <w:p w14:paraId="36C0D958"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Срок</w:t>
            </w:r>
          </w:p>
          <w:p w14:paraId="1F5EC2DD"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выполнения</w:t>
            </w:r>
          </w:p>
        </w:tc>
      </w:tr>
      <w:tr w:rsidR="00AD4BD2" w:rsidRPr="00AD4BD2" w14:paraId="316E00D9" w14:textId="77777777" w:rsidTr="00AD4BD2">
        <w:tc>
          <w:tcPr>
            <w:tcW w:w="427" w:type="pct"/>
            <w:vAlign w:val="center"/>
          </w:tcPr>
          <w:p w14:paraId="1CA90730" w14:textId="77777777" w:rsidR="00AD4BD2" w:rsidRPr="00AD4BD2" w:rsidRDefault="00AD4BD2" w:rsidP="00AD4BD2">
            <w:pPr>
              <w:widowControl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1</w:t>
            </w:r>
          </w:p>
        </w:tc>
        <w:tc>
          <w:tcPr>
            <w:tcW w:w="1703" w:type="pct"/>
            <w:vAlign w:val="center"/>
          </w:tcPr>
          <w:p w14:paraId="1B857204"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Анализ первоисточников</w:t>
            </w:r>
          </w:p>
        </w:tc>
        <w:tc>
          <w:tcPr>
            <w:tcW w:w="2000" w:type="pct"/>
            <w:vAlign w:val="center"/>
          </w:tcPr>
          <w:p w14:paraId="6973B20E"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Обзор литературы по физически корректному рендерингу</w:t>
            </w:r>
          </w:p>
        </w:tc>
        <w:tc>
          <w:tcPr>
            <w:tcW w:w="870" w:type="pct"/>
            <w:vAlign w:val="center"/>
          </w:tcPr>
          <w:p w14:paraId="1682C28B"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04.03.2020</w:t>
            </w:r>
          </w:p>
        </w:tc>
      </w:tr>
      <w:tr w:rsidR="00AD4BD2" w:rsidRPr="00AD4BD2" w14:paraId="3BE6B8EE" w14:textId="77777777" w:rsidTr="00AD4BD2">
        <w:tc>
          <w:tcPr>
            <w:tcW w:w="427" w:type="pct"/>
            <w:vAlign w:val="center"/>
          </w:tcPr>
          <w:p w14:paraId="64236111"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2</w:t>
            </w:r>
          </w:p>
        </w:tc>
        <w:tc>
          <w:tcPr>
            <w:tcW w:w="1703" w:type="pct"/>
            <w:vAlign w:val="center"/>
          </w:tcPr>
          <w:p w14:paraId="3C4FBA05"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Построение трехмерных сцен</w:t>
            </w:r>
          </w:p>
        </w:tc>
        <w:tc>
          <w:tcPr>
            <w:tcW w:w="2000" w:type="pct"/>
            <w:vAlign w:val="center"/>
          </w:tcPr>
          <w:p w14:paraId="59A01A6C" w14:textId="77777777" w:rsidR="00AD4BD2" w:rsidRPr="00AD4BD2" w:rsidRDefault="00AD4BD2" w:rsidP="00AD4BD2">
            <w:pPr>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5 экспериментальных сцен каждого из для 3 исследуемых рендеров. Эталонные изображения</w:t>
            </w:r>
          </w:p>
        </w:tc>
        <w:tc>
          <w:tcPr>
            <w:tcW w:w="870" w:type="pct"/>
            <w:vAlign w:val="center"/>
          </w:tcPr>
          <w:p w14:paraId="6E227B72"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25.03.2020</w:t>
            </w:r>
          </w:p>
        </w:tc>
      </w:tr>
      <w:tr w:rsidR="00AD4BD2" w:rsidRPr="00AD4BD2" w14:paraId="5AF3C67C" w14:textId="77777777" w:rsidTr="00AD4BD2">
        <w:tc>
          <w:tcPr>
            <w:tcW w:w="427" w:type="pct"/>
            <w:vAlign w:val="center"/>
          </w:tcPr>
          <w:p w14:paraId="1D514753"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3</w:t>
            </w:r>
          </w:p>
        </w:tc>
        <w:tc>
          <w:tcPr>
            <w:tcW w:w="1703" w:type="pct"/>
            <w:vAlign w:val="center"/>
          </w:tcPr>
          <w:p w14:paraId="5229EBDB" w14:textId="77777777" w:rsidR="00AD4BD2" w:rsidRPr="00AD4BD2" w:rsidRDefault="00AD4BD2" w:rsidP="00AD4BD2">
            <w:pPr>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Получение результатов экспериментов</w:t>
            </w:r>
          </w:p>
        </w:tc>
        <w:tc>
          <w:tcPr>
            <w:tcW w:w="2000" w:type="pct"/>
            <w:vAlign w:val="center"/>
          </w:tcPr>
          <w:p w14:paraId="2D4A0CF2"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По 4 изображения, </w:t>
            </w:r>
            <w:proofErr w:type="spellStart"/>
            <w:r w:rsidRPr="00AD4BD2">
              <w:rPr>
                <w:rFonts w:ascii="Times New Roman" w:eastAsia="Times New Roman" w:hAnsi="Times New Roman" w:cs="Times New Roman"/>
                <w:sz w:val="24"/>
                <w:szCs w:val="24"/>
                <w:lang w:eastAsia="ru-RU"/>
              </w:rPr>
              <w:t>отрендеренных</w:t>
            </w:r>
            <w:proofErr w:type="spellEnd"/>
            <w:r w:rsidRPr="00AD4BD2">
              <w:rPr>
                <w:rFonts w:ascii="Times New Roman" w:eastAsia="Times New Roman" w:hAnsi="Times New Roman" w:cs="Times New Roman"/>
                <w:sz w:val="24"/>
                <w:szCs w:val="24"/>
                <w:lang w:eastAsia="ru-RU"/>
              </w:rPr>
              <w:t xml:space="preserve"> с использованием 6 и 12 потоков, за определенное время. </w:t>
            </w:r>
          </w:p>
          <w:p w14:paraId="0CDF7855" w14:textId="5D7B53CF" w:rsidR="00AD4BD2" w:rsidRPr="00AD4BD2" w:rsidRDefault="00AD4BD2" w:rsidP="00DB2085">
            <w:pPr>
              <w:widowControl w:val="0"/>
              <w:spacing w:after="0" w:line="240" w:lineRule="auto"/>
              <w:rPr>
                <w:rFonts w:ascii="Times New Roman" w:eastAsia="Times New Roman" w:hAnsi="Times New Roman" w:cs="Times New Roman"/>
                <w:sz w:val="24"/>
                <w:szCs w:val="24"/>
                <w:lang w:eastAsia="ru-RU"/>
              </w:rPr>
            </w:pPr>
            <w:del w:id="0" w:author="Борис Гогинян" w:date="2020-05-29T21:38:00Z">
              <w:r w:rsidRPr="00AD4BD2" w:rsidDel="00DB2085">
                <w:rPr>
                  <w:rFonts w:ascii="Times New Roman" w:eastAsia="Times New Roman" w:hAnsi="Times New Roman" w:cs="Times New Roman"/>
                  <w:sz w:val="24"/>
                  <w:szCs w:val="24"/>
                  <w:lang w:eastAsia="ru-RU"/>
                </w:rPr>
                <w:lastRenderedPageBreak/>
                <w:delText xml:space="preserve">Графики </w:delText>
              </w:r>
            </w:del>
            <w:ins w:id="1" w:author="Борис Гогинян" w:date="2020-05-29T21:38:00Z">
              <w:r w:rsidR="00DB2085">
                <w:rPr>
                  <w:rFonts w:ascii="Times New Roman" w:eastAsia="Times New Roman" w:hAnsi="Times New Roman" w:cs="Times New Roman"/>
                  <w:sz w:val="24"/>
                  <w:szCs w:val="24"/>
                  <w:lang w:eastAsia="ru-RU"/>
                </w:rPr>
                <w:t>Таблицы</w:t>
              </w:r>
              <w:r w:rsidR="00DB2085" w:rsidRPr="00AD4BD2">
                <w:rPr>
                  <w:rFonts w:ascii="Times New Roman" w:eastAsia="Times New Roman" w:hAnsi="Times New Roman" w:cs="Times New Roman"/>
                  <w:sz w:val="24"/>
                  <w:szCs w:val="24"/>
                  <w:lang w:eastAsia="ru-RU"/>
                </w:rPr>
                <w:t xml:space="preserve"> </w:t>
              </w:r>
            </w:ins>
            <w:r w:rsidRPr="00AD4BD2">
              <w:rPr>
                <w:rFonts w:ascii="Times New Roman" w:eastAsia="Times New Roman" w:hAnsi="Times New Roman" w:cs="Times New Roman"/>
                <w:sz w:val="24"/>
                <w:szCs w:val="24"/>
                <w:lang w:eastAsia="ru-RU"/>
              </w:rPr>
              <w:t xml:space="preserve">процентного соотношения времени на 6 и 12 потоках. </w:t>
            </w:r>
            <w:del w:id="2" w:author="Борис Гогинян" w:date="2020-05-29T21:38:00Z">
              <w:r w:rsidRPr="00AD4BD2" w:rsidDel="00DB2085">
                <w:rPr>
                  <w:rFonts w:ascii="Times New Roman" w:eastAsia="Times New Roman" w:hAnsi="Times New Roman" w:cs="Times New Roman"/>
                  <w:sz w:val="24"/>
                  <w:szCs w:val="24"/>
                  <w:lang w:eastAsia="ru-RU"/>
                </w:rPr>
                <w:delText xml:space="preserve">Графики </w:delText>
              </w:r>
            </w:del>
            <w:ins w:id="3" w:author="Борис Гогинян" w:date="2020-05-29T21:38:00Z">
              <w:r w:rsidR="00DB2085">
                <w:rPr>
                  <w:rFonts w:ascii="Times New Roman" w:eastAsia="Times New Roman" w:hAnsi="Times New Roman" w:cs="Times New Roman"/>
                  <w:sz w:val="24"/>
                  <w:szCs w:val="24"/>
                  <w:lang w:eastAsia="ru-RU"/>
                </w:rPr>
                <w:t>Таблицы</w:t>
              </w:r>
              <w:r w:rsidR="00DB2085" w:rsidRPr="00AD4BD2">
                <w:rPr>
                  <w:rFonts w:ascii="Times New Roman" w:eastAsia="Times New Roman" w:hAnsi="Times New Roman" w:cs="Times New Roman"/>
                  <w:sz w:val="24"/>
                  <w:szCs w:val="24"/>
                  <w:lang w:eastAsia="ru-RU"/>
                </w:rPr>
                <w:t xml:space="preserve"> </w:t>
              </w:r>
            </w:ins>
            <w:r w:rsidRPr="00AD4BD2">
              <w:rPr>
                <w:rFonts w:ascii="Times New Roman" w:eastAsia="Times New Roman" w:hAnsi="Times New Roman" w:cs="Times New Roman"/>
                <w:sz w:val="24"/>
                <w:szCs w:val="24"/>
                <w:lang w:eastAsia="ru-RU"/>
              </w:rPr>
              <w:t>схожести с эталонным изображением при рендеринге за определенное время</w:t>
            </w:r>
          </w:p>
        </w:tc>
        <w:tc>
          <w:tcPr>
            <w:tcW w:w="870" w:type="pct"/>
            <w:vAlign w:val="center"/>
          </w:tcPr>
          <w:p w14:paraId="7418153D"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lastRenderedPageBreak/>
              <w:t>15.04.2020</w:t>
            </w:r>
          </w:p>
        </w:tc>
      </w:tr>
      <w:tr w:rsidR="00AD4BD2" w:rsidRPr="00AD4BD2" w14:paraId="236F9270" w14:textId="77777777" w:rsidTr="00AD4BD2">
        <w:tc>
          <w:tcPr>
            <w:tcW w:w="427" w:type="pct"/>
            <w:vAlign w:val="center"/>
          </w:tcPr>
          <w:p w14:paraId="551270AA" w14:textId="77777777" w:rsidR="00AD4BD2" w:rsidRPr="00AD4BD2" w:rsidRDefault="00AD4BD2" w:rsidP="00AD4BD2">
            <w:pPr>
              <w:widowControl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4</w:t>
            </w:r>
          </w:p>
        </w:tc>
        <w:tc>
          <w:tcPr>
            <w:tcW w:w="1703" w:type="pct"/>
            <w:vAlign w:val="center"/>
          </w:tcPr>
          <w:p w14:paraId="3F791FFF"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Написание текста ВКР</w:t>
            </w:r>
          </w:p>
        </w:tc>
        <w:tc>
          <w:tcPr>
            <w:tcW w:w="2000" w:type="pct"/>
            <w:vAlign w:val="center"/>
          </w:tcPr>
          <w:p w14:paraId="24CD453E"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Презентация ВКР, текст ВКР полный</w:t>
            </w:r>
          </w:p>
        </w:tc>
        <w:tc>
          <w:tcPr>
            <w:tcW w:w="870" w:type="pct"/>
            <w:vAlign w:val="center"/>
          </w:tcPr>
          <w:p w14:paraId="71E61990"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23.05.2020</w:t>
            </w:r>
          </w:p>
        </w:tc>
      </w:tr>
    </w:tbl>
    <w:p w14:paraId="3A3E23D2" w14:textId="77777777" w:rsid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p>
    <w:p w14:paraId="0A51A689" w14:textId="15535DB2"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 xml:space="preserve">4. </w:t>
      </w:r>
      <w:commentRangeStart w:id="4"/>
      <w:r w:rsidRPr="00AD4BD2">
        <w:rPr>
          <w:rFonts w:ascii="Times New Roman" w:eastAsia="Times New Roman" w:hAnsi="Times New Roman" w:cs="Times New Roman"/>
          <w:b/>
          <w:spacing w:val="-3"/>
          <w:sz w:val="24"/>
          <w:szCs w:val="24"/>
          <w:lang w:eastAsia="ru-RU"/>
        </w:rPr>
        <w:t>Перечень разрабатываемых документов и графических материалов</w:t>
      </w:r>
      <w:commentRangeEnd w:id="4"/>
      <w:r w:rsidRPr="00AD4BD2">
        <w:rPr>
          <w:rFonts w:ascii="Times New Roman" w:eastAsia="Times New Roman" w:hAnsi="Times New Roman" w:cs="Times New Roman"/>
          <w:sz w:val="16"/>
          <w:szCs w:val="16"/>
          <w:lang w:eastAsia="ru-RU"/>
        </w:rPr>
        <w:commentReference w:id="4"/>
      </w:r>
    </w:p>
    <w:p w14:paraId="796E930F"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p>
    <w:p w14:paraId="220C969E" w14:textId="77777777" w:rsidR="00AD4BD2" w:rsidRPr="00AD4BD2" w:rsidRDefault="00AD4BD2" w:rsidP="00AD4BD2">
      <w:pPr>
        <w:spacing w:after="0" w:line="240" w:lineRule="auto"/>
        <w:ind w:firstLine="284"/>
        <w:jc w:val="both"/>
        <w:rPr>
          <w:rFonts w:ascii="Times New Roman" w:eastAsia="Times New Roman" w:hAnsi="Times New Roman" w:cs="Times New Roman"/>
          <w:sz w:val="24"/>
          <w:szCs w:val="24"/>
          <w:lang w:eastAsia="ru-RU"/>
        </w:rPr>
      </w:pPr>
    </w:p>
    <w:p w14:paraId="57FB0217" w14:textId="77777777" w:rsidR="00AD4BD2" w:rsidRPr="00AD4BD2" w:rsidRDefault="00AD4BD2" w:rsidP="00AD4BD2">
      <w:pPr>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5. Руководитель и консультанты выпускной квалификационной работы</w:t>
      </w:r>
    </w:p>
    <w:tbl>
      <w:tblPr>
        <w:tblW w:w="501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4794"/>
        <w:gridCol w:w="1961"/>
        <w:gridCol w:w="1812"/>
        <w:gridCol w:w="1658"/>
      </w:tblGrid>
      <w:tr w:rsidR="00AD4BD2" w:rsidRPr="00AD4BD2" w14:paraId="5AE194B7" w14:textId="77777777" w:rsidTr="00AD4BD2">
        <w:tc>
          <w:tcPr>
            <w:tcW w:w="2344" w:type="pct"/>
            <w:shd w:val="clear" w:color="auto" w:fill="auto"/>
            <w:vAlign w:val="center"/>
          </w:tcPr>
          <w:p w14:paraId="538C0C43"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Функциональные обязанности</w:t>
            </w:r>
          </w:p>
        </w:tc>
        <w:tc>
          <w:tcPr>
            <w:tcW w:w="959" w:type="pct"/>
            <w:shd w:val="clear" w:color="auto" w:fill="auto"/>
            <w:vAlign w:val="center"/>
          </w:tcPr>
          <w:p w14:paraId="3EBF535C" w14:textId="77777777" w:rsidR="00AD4BD2" w:rsidRPr="00AD4BD2" w:rsidRDefault="00AD4BD2" w:rsidP="00AD4BD2">
            <w:pPr>
              <w:shd w:val="clear" w:color="auto" w:fill="FFFFFF"/>
              <w:tabs>
                <w:tab w:val="left" w:pos="240"/>
              </w:tabs>
              <w:spacing w:after="0" w:line="240" w:lineRule="auto"/>
              <w:ind w:left="62"/>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Должность в</w:t>
            </w:r>
          </w:p>
          <w:p w14:paraId="4CEDD546" w14:textId="77777777" w:rsidR="00AD4BD2" w:rsidRPr="00AD4BD2" w:rsidRDefault="00AD4BD2" w:rsidP="00AD4BD2">
            <w:pPr>
              <w:shd w:val="clear" w:color="auto" w:fill="FFFFFF"/>
              <w:tabs>
                <w:tab w:val="left" w:pos="240"/>
              </w:tabs>
              <w:spacing w:after="0" w:line="240" w:lineRule="auto"/>
              <w:ind w:left="62"/>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Университете</w:t>
            </w:r>
          </w:p>
        </w:tc>
        <w:tc>
          <w:tcPr>
            <w:tcW w:w="886" w:type="pct"/>
            <w:shd w:val="clear" w:color="auto" w:fill="auto"/>
            <w:vAlign w:val="center"/>
          </w:tcPr>
          <w:p w14:paraId="5B1BCB00"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Ф.И.О.</w:t>
            </w:r>
          </w:p>
        </w:tc>
        <w:tc>
          <w:tcPr>
            <w:tcW w:w="811" w:type="pct"/>
            <w:shd w:val="clear" w:color="auto" w:fill="auto"/>
            <w:vAlign w:val="center"/>
          </w:tcPr>
          <w:p w14:paraId="5447A068"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Подпись</w:t>
            </w:r>
          </w:p>
        </w:tc>
      </w:tr>
      <w:tr w:rsidR="00AD4BD2" w:rsidRPr="00AD4BD2" w14:paraId="5DE274D7" w14:textId="77777777" w:rsidTr="00AD4BD2">
        <w:trPr>
          <w:trHeight w:hRule="exact" w:val="987"/>
        </w:trPr>
        <w:tc>
          <w:tcPr>
            <w:tcW w:w="2344" w:type="pct"/>
            <w:shd w:val="clear" w:color="auto" w:fill="auto"/>
            <w:vAlign w:val="center"/>
          </w:tcPr>
          <w:p w14:paraId="1B130FA4" w14:textId="77777777" w:rsidR="00AD4BD2" w:rsidRPr="00AD4BD2" w:rsidRDefault="00AD4BD2" w:rsidP="00AD4BD2">
            <w:pPr>
              <w:shd w:val="clear" w:color="auto" w:fill="FFFFFF"/>
              <w:tabs>
                <w:tab w:val="left" w:pos="240"/>
              </w:tabs>
              <w:spacing w:after="0" w:line="240" w:lineRule="auto"/>
              <w:ind w:left="86"/>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Руководитель выпускной работы</w:t>
            </w:r>
          </w:p>
        </w:tc>
        <w:tc>
          <w:tcPr>
            <w:tcW w:w="959" w:type="pct"/>
            <w:shd w:val="clear" w:color="auto" w:fill="auto"/>
            <w:vAlign w:val="center"/>
          </w:tcPr>
          <w:p w14:paraId="454BD447" w14:textId="77777777" w:rsidR="00AD4BD2" w:rsidRPr="00AD4BD2" w:rsidRDefault="00AD4BD2" w:rsidP="00AD4BD2">
            <w:pPr>
              <w:shd w:val="clear" w:color="auto" w:fill="FFFFFF"/>
              <w:spacing w:after="0" w:line="240" w:lineRule="auto"/>
              <w:ind w:left="-109"/>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доцент</w:t>
            </w:r>
          </w:p>
        </w:tc>
        <w:tc>
          <w:tcPr>
            <w:tcW w:w="886" w:type="pct"/>
            <w:shd w:val="clear" w:color="auto" w:fill="auto"/>
            <w:vAlign w:val="center"/>
          </w:tcPr>
          <w:p w14:paraId="091B8F7F" w14:textId="1D823C3A" w:rsidR="00AD4BD2" w:rsidRPr="00AD4BD2" w:rsidRDefault="00AD4BD2" w:rsidP="00840283">
            <w:pPr>
              <w:shd w:val="clear" w:color="auto" w:fill="FFFFFF"/>
              <w:spacing w:after="0" w:line="240" w:lineRule="auto"/>
              <w:jc w:val="center"/>
              <w:rPr>
                <w:rFonts w:ascii="Times New Roman" w:eastAsia="Times New Roman" w:hAnsi="Times New Roman" w:cs="Times New Roman"/>
                <w:sz w:val="24"/>
                <w:szCs w:val="24"/>
                <w:lang w:eastAsia="ru-RU"/>
              </w:rPr>
              <w:pPrChange w:id="5" w:author="Борис Гогинян" w:date="2020-05-30T01:00:00Z">
                <w:pPr>
                  <w:shd w:val="clear" w:color="auto" w:fill="FFFFFF"/>
                  <w:spacing w:after="0" w:line="240" w:lineRule="auto"/>
                  <w:jc w:val="center"/>
                </w:pPr>
              </w:pPrChange>
            </w:pPr>
            <w:r w:rsidRPr="00AD4BD2">
              <w:rPr>
                <w:rFonts w:ascii="Times New Roman" w:eastAsia="Times New Roman" w:hAnsi="Times New Roman" w:cs="Times New Roman"/>
                <w:sz w:val="24"/>
                <w:szCs w:val="24"/>
                <w:lang w:eastAsia="ru-RU"/>
              </w:rPr>
              <w:t>Парфенов Д</w:t>
            </w:r>
            <w:del w:id="6" w:author="Борис Гогинян" w:date="2020-05-30T01:00:00Z">
              <w:r w:rsidRPr="00AD4BD2" w:rsidDel="00840283">
                <w:rPr>
                  <w:rFonts w:ascii="Times New Roman" w:eastAsia="Times New Roman" w:hAnsi="Times New Roman" w:cs="Times New Roman"/>
                  <w:sz w:val="24"/>
                  <w:szCs w:val="24"/>
                  <w:lang w:eastAsia="ru-RU"/>
                </w:rPr>
                <w:delText>.В.</w:delText>
              </w:r>
            </w:del>
            <w:ins w:id="7" w:author="Борис Гогинян" w:date="2020-05-30T01:00:00Z">
              <w:r w:rsidR="00840283">
                <w:rPr>
                  <w:rFonts w:ascii="Times New Roman" w:eastAsia="Times New Roman" w:hAnsi="Times New Roman" w:cs="Times New Roman"/>
                  <w:sz w:val="24"/>
                  <w:szCs w:val="24"/>
                  <w:lang w:eastAsia="ru-RU"/>
                </w:rPr>
                <w:t xml:space="preserve">енис </w:t>
              </w:r>
            </w:ins>
            <w:ins w:id="8" w:author="Борис Гогинян" w:date="2020-05-30T01:01:00Z">
              <w:r w:rsidR="00840283">
                <w:rPr>
                  <w:rFonts w:ascii="Times New Roman" w:eastAsia="Times New Roman" w:hAnsi="Times New Roman" w:cs="Times New Roman"/>
                  <w:sz w:val="24"/>
                  <w:szCs w:val="24"/>
                  <w:lang w:eastAsia="ru-RU"/>
                </w:rPr>
                <w:t>Васильевич</w:t>
              </w:r>
            </w:ins>
            <w:bookmarkStart w:id="9" w:name="_GoBack"/>
            <w:bookmarkEnd w:id="9"/>
          </w:p>
        </w:tc>
        <w:tc>
          <w:tcPr>
            <w:tcW w:w="811" w:type="pct"/>
            <w:shd w:val="clear" w:color="auto" w:fill="auto"/>
            <w:vAlign w:val="center"/>
          </w:tcPr>
          <w:p w14:paraId="015CBD9A"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sz w:val="24"/>
                <w:szCs w:val="24"/>
                <w:lang w:eastAsia="ru-RU"/>
              </w:rPr>
            </w:pPr>
          </w:p>
        </w:tc>
      </w:tr>
    </w:tbl>
    <w:p w14:paraId="53A94947" w14:textId="77777777" w:rsidR="00AD4BD2" w:rsidRPr="00AD4BD2" w:rsidRDefault="00AD4BD2" w:rsidP="00AD4BD2">
      <w:pPr>
        <w:shd w:val="clear" w:color="auto" w:fill="FFFFFF"/>
        <w:tabs>
          <w:tab w:val="left" w:leader="underscore" w:pos="5827"/>
        </w:tabs>
        <w:spacing w:after="0" w:line="240" w:lineRule="auto"/>
        <w:ind w:left="168"/>
        <w:jc w:val="both"/>
        <w:rPr>
          <w:rFonts w:ascii="Times New Roman" w:eastAsia="Times New Roman" w:hAnsi="Times New Roman" w:cs="Times New Roman"/>
          <w:iCs/>
          <w:spacing w:val="-4"/>
          <w:sz w:val="24"/>
          <w:szCs w:val="24"/>
          <w:lang w:eastAsia="ru-RU"/>
        </w:rPr>
      </w:pPr>
    </w:p>
    <w:tbl>
      <w:tblPr>
        <w:tblW w:w="9606" w:type="dxa"/>
        <w:tblLook w:val="01E0" w:firstRow="1" w:lastRow="1" w:firstColumn="1" w:lastColumn="1" w:noHBand="0" w:noVBand="0"/>
      </w:tblPr>
      <w:tblGrid>
        <w:gridCol w:w="4786"/>
        <w:gridCol w:w="284"/>
        <w:gridCol w:w="4536"/>
      </w:tblGrid>
      <w:tr w:rsidR="00AD4BD2" w:rsidRPr="00AD4BD2" w14:paraId="1E4CC35D" w14:textId="77777777" w:rsidTr="00AD4BD2">
        <w:tc>
          <w:tcPr>
            <w:tcW w:w="4786" w:type="dxa"/>
          </w:tcPr>
          <w:p w14:paraId="206D00B0"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Задание выдал</w:t>
            </w:r>
          </w:p>
        </w:tc>
        <w:tc>
          <w:tcPr>
            <w:tcW w:w="284" w:type="dxa"/>
          </w:tcPr>
          <w:p w14:paraId="10C015E4"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p w14:paraId="341476EA"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tc>
        <w:tc>
          <w:tcPr>
            <w:tcW w:w="4536" w:type="dxa"/>
          </w:tcPr>
          <w:p w14:paraId="1022B37F"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3"/>
                <w:sz w:val="24"/>
                <w:szCs w:val="24"/>
                <w:lang w:eastAsia="ru-RU"/>
              </w:rPr>
              <w:t>Задание принял к исполнению</w:t>
            </w:r>
          </w:p>
        </w:tc>
      </w:tr>
      <w:tr w:rsidR="00AD4BD2" w:rsidRPr="00AD4BD2" w14:paraId="5BB4DC91" w14:textId="77777777" w:rsidTr="00AD4BD2">
        <w:trPr>
          <w:trHeight w:val="735"/>
        </w:trPr>
        <w:tc>
          <w:tcPr>
            <w:tcW w:w="4786" w:type="dxa"/>
            <w:vAlign w:val="center"/>
          </w:tcPr>
          <w:p w14:paraId="01EF916B" w14:textId="77777777" w:rsidR="00AD4BD2" w:rsidRPr="00AD4BD2" w:rsidRDefault="00AD4BD2" w:rsidP="00AD4BD2">
            <w:pPr>
              <w:tabs>
                <w:tab w:val="left" w:leader="underscore" w:pos="5827"/>
              </w:tabs>
              <w:spacing w:after="0" w:line="240" w:lineRule="auto"/>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 xml:space="preserve">Руководитель ВКР _________ Д.В. Парфенов </w:t>
            </w:r>
          </w:p>
        </w:tc>
        <w:tc>
          <w:tcPr>
            <w:tcW w:w="284" w:type="dxa"/>
          </w:tcPr>
          <w:p w14:paraId="5EAA660C"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tc>
        <w:tc>
          <w:tcPr>
            <w:tcW w:w="4536" w:type="dxa"/>
            <w:vAlign w:val="center"/>
          </w:tcPr>
          <w:p w14:paraId="4A19D2B2" w14:textId="77777777" w:rsidR="00AD4BD2" w:rsidRPr="00AD4BD2" w:rsidRDefault="00AD4BD2" w:rsidP="00AD4BD2">
            <w:pPr>
              <w:tabs>
                <w:tab w:val="left" w:leader="underscore" w:pos="5827"/>
              </w:tabs>
              <w:spacing w:after="0" w:line="413" w:lineRule="exact"/>
              <w:jc w:val="center"/>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Обучающийся ____________Б.А. Гогинян</w:t>
            </w:r>
          </w:p>
        </w:tc>
      </w:tr>
      <w:tr w:rsidR="00AD4BD2" w:rsidRPr="00AD4BD2" w14:paraId="529DE16C" w14:textId="77777777" w:rsidTr="00AD4BD2">
        <w:tc>
          <w:tcPr>
            <w:tcW w:w="4786" w:type="dxa"/>
          </w:tcPr>
          <w:p w14:paraId="447E81B7" w14:textId="77777777" w:rsidR="00AD4BD2" w:rsidRPr="00AD4BD2" w:rsidRDefault="00AD4BD2" w:rsidP="00AD4BD2">
            <w:pPr>
              <w:tabs>
                <w:tab w:val="left" w:leader="underscore" w:pos="5827"/>
              </w:tabs>
              <w:spacing w:after="0" w:line="413" w:lineRule="exact"/>
              <w:jc w:val="center"/>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«_____»________________2020 г.</w:t>
            </w:r>
          </w:p>
        </w:tc>
        <w:tc>
          <w:tcPr>
            <w:tcW w:w="284" w:type="dxa"/>
          </w:tcPr>
          <w:p w14:paraId="4443178E"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tc>
        <w:tc>
          <w:tcPr>
            <w:tcW w:w="4536" w:type="dxa"/>
          </w:tcPr>
          <w:p w14:paraId="5CEB86C3" w14:textId="77777777" w:rsidR="00AD4BD2" w:rsidRPr="00AD4BD2" w:rsidRDefault="00AD4BD2" w:rsidP="00AD4BD2">
            <w:pPr>
              <w:tabs>
                <w:tab w:val="left" w:leader="underscore" w:pos="5827"/>
              </w:tabs>
              <w:spacing w:after="0" w:line="413" w:lineRule="exact"/>
              <w:jc w:val="center"/>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«_____»_______________2020 г.</w:t>
            </w:r>
          </w:p>
        </w:tc>
      </w:tr>
    </w:tbl>
    <w:p w14:paraId="0DDDCC5F" w14:textId="77777777" w:rsidR="00AD4BD2" w:rsidRPr="00AD4BD2" w:rsidRDefault="00AD4BD2" w:rsidP="00AD4BD2">
      <w:pPr>
        <w:spacing w:after="0" w:line="240" w:lineRule="auto"/>
        <w:rPr>
          <w:rFonts w:ascii="Times New Roman" w:eastAsia="Times New Roman" w:hAnsi="Times New Roman" w:cs="Times New Roman"/>
          <w:sz w:val="24"/>
          <w:szCs w:val="24"/>
          <w:lang w:eastAsia="ru-RU"/>
        </w:rPr>
      </w:pPr>
    </w:p>
    <w:p w14:paraId="154DE01A" w14:textId="1F71BBEA" w:rsidR="00AD4BD2" w:rsidRPr="00B5325E" w:rsidRDefault="00AD4BD2">
      <w:pPr>
        <w:rPr>
          <w:rFonts w:ascii="Times New Roman" w:hAnsi="Times New Roman" w:cs="Times New Roman"/>
          <w:sz w:val="28"/>
          <w:szCs w:val="28"/>
        </w:rPr>
      </w:pPr>
    </w:p>
    <w:p w14:paraId="77A2159A" w14:textId="23419309" w:rsidR="00AD4BD2" w:rsidRDefault="00AD4BD2">
      <w:pPr>
        <w:rPr>
          <w:sz w:val="24"/>
          <w:szCs w:val="28"/>
        </w:rPr>
      </w:pPr>
      <w:r>
        <w:rPr>
          <w:sz w:val="24"/>
          <w:szCs w:val="28"/>
        </w:rPr>
        <w:br w:type="page"/>
      </w:r>
    </w:p>
    <w:p w14:paraId="4A9A01EF" w14:textId="2E615CE1" w:rsidR="00A6235B" w:rsidRPr="00B5325E" w:rsidRDefault="00A6235B" w:rsidP="00AD4BD2">
      <w:pPr>
        <w:spacing w:after="0"/>
        <w:contextualSpacing/>
        <w:jc w:val="center"/>
        <w:rPr>
          <w:rFonts w:ascii="Times New Roman" w:hAnsi="Times New Roman" w:cs="Times New Roman"/>
          <w:b/>
          <w:iCs/>
          <w:sz w:val="28"/>
          <w:szCs w:val="28"/>
        </w:rPr>
      </w:pPr>
      <w:r w:rsidRPr="00B5325E">
        <w:rPr>
          <w:rFonts w:ascii="Times New Roman" w:hAnsi="Times New Roman" w:cs="Times New Roman"/>
          <w:b/>
          <w:sz w:val="28"/>
          <w:szCs w:val="28"/>
        </w:rPr>
        <w:lastRenderedPageBreak/>
        <w:t>Аннотация</w:t>
      </w:r>
    </w:p>
    <w:p w14:paraId="6834F0FD" w14:textId="62501817" w:rsidR="00362FA9" w:rsidRPr="00B5325E" w:rsidRDefault="00362FA9" w:rsidP="00A6235B">
      <w:pPr>
        <w:spacing w:after="0"/>
        <w:contextualSpacing/>
        <w:jc w:val="center"/>
        <w:rPr>
          <w:rFonts w:ascii="Times New Roman" w:hAnsi="Times New Roman" w:cs="Times New Roman"/>
          <w:iCs/>
          <w:sz w:val="28"/>
          <w:szCs w:val="28"/>
        </w:rPr>
      </w:pPr>
    </w:p>
    <w:p w14:paraId="35B91CB2" w14:textId="77777777" w:rsidR="00362FA9" w:rsidRPr="00B5325E" w:rsidRDefault="00362FA9" w:rsidP="00A6235B">
      <w:pPr>
        <w:spacing w:after="0"/>
        <w:contextualSpacing/>
        <w:jc w:val="center"/>
        <w:rPr>
          <w:rFonts w:ascii="Times New Roman" w:hAnsi="Times New Roman" w:cs="Times New Roman"/>
          <w:iCs/>
          <w:sz w:val="28"/>
          <w:szCs w:val="28"/>
        </w:rPr>
      </w:pPr>
    </w:p>
    <w:p w14:paraId="1149087E" w14:textId="6AC249D9" w:rsidR="00A6235B" w:rsidRPr="00AD4BD2" w:rsidRDefault="00A6235B" w:rsidP="00A6235B">
      <w:pPr>
        <w:spacing w:after="0"/>
        <w:contextualSpacing/>
        <w:jc w:val="both"/>
        <w:rPr>
          <w:rFonts w:ascii="Times New Roman" w:hAnsi="Times New Roman" w:cs="Times New Roman"/>
          <w:iCs/>
          <w:sz w:val="28"/>
          <w:szCs w:val="28"/>
        </w:rPr>
      </w:pPr>
      <w:r w:rsidRPr="00F13D22">
        <w:rPr>
          <w:rFonts w:ascii="Times New Roman" w:hAnsi="Times New Roman" w:cs="Times New Roman"/>
          <w:iCs/>
          <w:sz w:val="28"/>
          <w:szCs w:val="28"/>
        </w:rPr>
        <w:t>В представленной работе рассмотрены некоторые популярные рендеры фотореалистичных изображений, реализующие различные алгоритмы трассировки лучей.  Эти алгоритмы делают возможным моделирование различных световых свойств, таких как глобальное освещение, тени</w:t>
      </w:r>
      <w:r w:rsidRPr="00AD4BD2">
        <w:rPr>
          <w:rFonts w:ascii="Times New Roman" w:hAnsi="Times New Roman" w:cs="Times New Roman"/>
          <w:iCs/>
          <w:sz w:val="28"/>
          <w:szCs w:val="28"/>
        </w:rPr>
        <w:t xml:space="preserve">, каустики, дисперсия, глубина резкости, подповерхностное рассеивание и т.д. Все алгоритмы объединяет идея симулирования пути света, но отличают реализации способов её осуществления. В зависимости от этого алгоритм может по-разному изображать различные световые эффекты, и объём вычислений будет различным. Благодаря высокой вычислительной мощности современных процессоров и видеокарт становится актуальным рассмотрение достаточно </w:t>
      </w:r>
      <w:r w:rsidR="00BB45AA" w:rsidRPr="00AD4BD2">
        <w:rPr>
          <w:rFonts w:ascii="Times New Roman" w:hAnsi="Times New Roman" w:cs="Times New Roman"/>
          <w:iCs/>
          <w:sz w:val="28"/>
          <w:szCs w:val="28"/>
        </w:rPr>
        <w:t>ресурсоемких</w:t>
      </w:r>
      <w:r w:rsidRPr="00AD4BD2">
        <w:rPr>
          <w:rFonts w:ascii="Times New Roman" w:hAnsi="Times New Roman" w:cs="Times New Roman"/>
          <w:iCs/>
          <w:sz w:val="28"/>
          <w:szCs w:val="28"/>
        </w:rPr>
        <w:t xml:space="preserve"> алгоритмов и программ, реализующих их. В представленной работе сравниваются различные алгоритмы и их реализаций. Сделаны выводы о качестве получаемого изображения и реализованной многопоточности вычислений.</w:t>
      </w:r>
    </w:p>
    <w:p w14:paraId="0C0B7BC2" w14:textId="77777777" w:rsidR="00377FB6" w:rsidRDefault="00A6235B" w:rsidP="00A6235B">
      <w:pPr>
        <w:rPr>
          <w:rFonts w:ascii="Times New Roman" w:hAnsi="Times New Roman" w:cs="Times New Roman"/>
          <w:iCs/>
          <w:sz w:val="28"/>
          <w:szCs w:val="28"/>
        </w:rPr>
        <w:sectPr w:rsidR="00377FB6" w:rsidSect="00377FB6">
          <w:footerReference w:type="default" r:id="rId13"/>
          <w:footerReference w:type="first" r:id="rId14"/>
          <w:pgSz w:w="11906" w:h="16838"/>
          <w:pgMar w:top="851" w:right="851" w:bottom="851" w:left="851" w:header="708" w:footer="708" w:gutter="0"/>
          <w:pgNumType w:start="1"/>
          <w:cols w:space="708"/>
          <w:titlePg/>
          <w:docGrid w:linePitch="360"/>
        </w:sectPr>
      </w:pPr>
      <w:r w:rsidRPr="00B5325E">
        <w:rPr>
          <w:rFonts w:ascii="Times New Roman" w:hAnsi="Times New Roman" w:cs="Times New Roman"/>
          <w:iCs/>
          <w:sz w:val="28"/>
          <w:szCs w:val="28"/>
        </w:rPr>
        <w:br w:type="page"/>
      </w:r>
    </w:p>
    <w:p w14:paraId="39D77502" w14:textId="12957DE5" w:rsidR="00A6235B" w:rsidRPr="00B5325E" w:rsidRDefault="00A6235B" w:rsidP="00A6235B">
      <w:pPr>
        <w:rPr>
          <w:rFonts w:ascii="Times New Roman" w:hAnsi="Times New Roman" w:cs="Times New Roman"/>
          <w:iCs/>
          <w:sz w:val="28"/>
          <w:szCs w:val="28"/>
        </w:rPr>
      </w:pPr>
    </w:p>
    <w:p w14:paraId="19B0A026" w14:textId="77777777" w:rsidR="00A6235B" w:rsidRPr="00B5325E" w:rsidRDefault="00A6235B" w:rsidP="00362FA9">
      <w:pPr>
        <w:spacing w:after="0"/>
        <w:ind w:firstLine="708"/>
        <w:contextualSpacing/>
        <w:jc w:val="center"/>
        <w:rPr>
          <w:rFonts w:ascii="Times New Roman" w:hAnsi="Times New Roman" w:cs="Times New Roman"/>
          <w:b/>
          <w:iCs/>
          <w:sz w:val="28"/>
          <w:szCs w:val="28"/>
        </w:rPr>
      </w:pPr>
      <w:r w:rsidRPr="00B5325E">
        <w:rPr>
          <w:rFonts w:ascii="Times New Roman" w:hAnsi="Times New Roman" w:cs="Times New Roman"/>
          <w:b/>
          <w:iCs/>
          <w:sz w:val="28"/>
          <w:szCs w:val="28"/>
        </w:rPr>
        <w:t>Оглавление</w:t>
      </w:r>
    </w:p>
    <w:p w14:paraId="2B0AD838" w14:textId="716A31E0" w:rsidR="00B06873" w:rsidRPr="00B12333" w:rsidRDefault="00B06873" w:rsidP="00B06873">
      <w:pPr>
        <w:spacing w:after="0"/>
        <w:ind w:left="708"/>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 xml:space="preserve">Определения и обозначения................................................................................... </w:t>
      </w:r>
      <w:r w:rsidR="009B5F52">
        <w:rPr>
          <w:rFonts w:ascii="Times New Roman" w:hAnsi="Times New Roman" w:cs="Times New Roman"/>
          <w:iCs/>
          <w:sz w:val="28"/>
          <w:szCs w:val="28"/>
        </w:rPr>
        <w:t>6</w:t>
      </w:r>
    </w:p>
    <w:p w14:paraId="5A15A34D" w14:textId="1208410D" w:rsidR="00B06873" w:rsidRPr="00B12333" w:rsidRDefault="00B06873" w:rsidP="00B06873">
      <w:pPr>
        <w:spacing w:after="0"/>
        <w:ind w:left="708"/>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 xml:space="preserve">Введение................................................................................................................... </w:t>
      </w:r>
      <w:r w:rsidR="009B5F52">
        <w:rPr>
          <w:rFonts w:ascii="Times New Roman" w:hAnsi="Times New Roman" w:cs="Times New Roman"/>
          <w:iCs/>
          <w:sz w:val="28"/>
          <w:szCs w:val="28"/>
        </w:rPr>
        <w:t>7</w:t>
      </w:r>
    </w:p>
    <w:p w14:paraId="7B89C55B" w14:textId="2DB0E60C" w:rsidR="00A6235B" w:rsidRPr="00B12333" w:rsidRDefault="00B06873" w:rsidP="00B06873">
      <w:pPr>
        <w:spacing w:after="0"/>
        <w:ind w:left="708"/>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1 Обзор источников</w:t>
      </w:r>
      <w:r w:rsidR="00640028" w:rsidRPr="00B12333">
        <w:rPr>
          <w:rFonts w:ascii="Times New Roman" w:hAnsi="Times New Roman" w:cs="Times New Roman"/>
          <w:iCs/>
          <w:sz w:val="28"/>
          <w:szCs w:val="28"/>
        </w:rPr>
        <w:t>................................................................................................. 10</w:t>
      </w:r>
    </w:p>
    <w:p w14:paraId="6F65298B" w14:textId="7167B4D8" w:rsidR="00A6235B" w:rsidRPr="00B12333" w:rsidRDefault="00A6235B" w:rsidP="00B06873">
      <w:pPr>
        <w:spacing w:after="0"/>
        <w:ind w:left="1416"/>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Глава 1</w:t>
      </w:r>
      <w:r w:rsidR="00B06873" w:rsidRPr="00B12333">
        <w:rPr>
          <w:rFonts w:ascii="Times New Roman" w:hAnsi="Times New Roman" w:cs="Times New Roman"/>
          <w:iCs/>
          <w:sz w:val="28"/>
          <w:szCs w:val="28"/>
        </w:rPr>
        <w:t>.1</w:t>
      </w:r>
      <w:r w:rsidR="00640028" w:rsidRPr="00B12333">
        <w:rPr>
          <w:rFonts w:ascii="Times New Roman" w:hAnsi="Times New Roman" w:cs="Times New Roman"/>
          <w:iCs/>
          <w:sz w:val="28"/>
          <w:szCs w:val="28"/>
        </w:rPr>
        <w:t xml:space="preserve"> Физические модели и законы...................................................... 10</w:t>
      </w:r>
    </w:p>
    <w:p w14:paraId="16F7B282" w14:textId="20A2EF6B" w:rsidR="00A6235B" w:rsidRPr="00B12333" w:rsidRDefault="00A6235B" w:rsidP="00B06873">
      <w:pPr>
        <w:spacing w:after="0"/>
        <w:ind w:left="1416"/>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1.</w:t>
      </w:r>
      <w:r w:rsidR="00640028" w:rsidRPr="00B12333">
        <w:rPr>
          <w:rFonts w:ascii="Times New Roman" w:hAnsi="Times New Roman" w:cs="Times New Roman"/>
          <w:iCs/>
          <w:sz w:val="28"/>
          <w:szCs w:val="28"/>
        </w:rPr>
        <w:t>2 Уравнение рендеринга и PBR...................................................... 15</w:t>
      </w:r>
    </w:p>
    <w:p w14:paraId="3787E631" w14:textId="4A384E56" w:rsidR="00A6235B" w:rsidRPr="00B12333" w:rsidRDefault="00A6235B" w:rsidP="00B06873">
      <w:pPr>
        <w:spacing w:after="0"/>
        <w:ind w:left="1416"/>
        <w:jc w:val="both"/>
        <w:rPr>
          <w:rFonts w:ascii="Times New Roman" w:hAnsi="Times New Roman" w:cs="Times New Roman"/>
          <w:iCs/>
          <w:sz w:val="28"/>
          <w:szCs w:val="28"/>
        </w:rPr>
      </w:pPr>
      <w:r w:rsidRPr="00B12333">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1.</w:t>
      </w:r>
      <w:r w:rsidRPr="00B12333">
        <w:rPr>
          <w:rFonts w:ascii="Times New Roman" w:hAnsi="Times New Roman" w:cs="Times New Roman"/>
          <w:iCs/>
          <w:sz w:val="28"/>
          <w:szCs w:val="28"/>
        </w:rPr>
        <w:t xml:space="preserve">3 Рендеры </w:t>
      </w:r>
      <w:r w:rsidR="00640028" w:rsidRPr="00B12333">
        <w:rPr>
          <w:rFonts w:ascii="Times New Roman" w:hAnsi="Times New Roman" w:cs="Times New Roman"/>
          <w:sz w:val="28"/>
          <w:szCs w:val="28"/>
        </w:rPr>
        <w:t>и алгоритмы трассировки.</w:t>
      </w:r>
      <w:r w:rsidR="00640028" w:rsidRPr="00B12333">
        <w:rPr>
          <w:rFonts w:ascii="Times New Roman" w:hAnsi="Times New Roman" w:cs="Times New Roman"/>
          <w:iCs/>
          <w:sz w:val="28"/>
          <w:szCs w:val="28"/>
        </w:rPr>
        <w:t>............................................ 29</w:t>
      </w:r>
    </w:p>
    <w:p w14:paraId="6DF0B7D3" w14:textId="1CE838A3" w:rsidR="00640028" w:rsidRPr="00B12333" w:rsidRDefault="00640028" w:rsidP="00EB01A5">
      <w:pPr>
        <w:pStyle w:val="a5"/>
        <w:numPr>
          <w:ilvl w:val="0"/>
          <w:numId w:val="2"/>
        </w:numPr>
        <w:spacing w:after="0"/>
        <w:ind w:left="2136"/>
        <w:jc w:val="both"/>
        <w:rPr>
          <w:rFonts w:ascii="Times New Roman" w:hAnsi="Times New Roman" w:cs="Times New Roman"/>
          <w:iCs/>
          <w:sz w:val="28"/>
          <w:szCs w:val="28"/>
        </w:rPr>
      </w:pPr>
      <w:r w:rsidRPr="00B12333">
        <w:rPr>
          <w:rFonts w:ascii="Times New Roman" w:hAnsi="Times New Roman" w:cs="Times New Roman"/>
          <w:iCs/>
          <w:sz w:val="28"/>
          <w:szCs w:val="28"/>
        </w:rPr>
        <w:t>Оптимизационные методы.</w:t>
      </w:r>
      <w:r w:rsidRPr="00B12333">
        <w:rPr>
          <w:rFonts w:ascii="Times New Roman" w:hAnsi="Times New Roman" w:cs="Times New Roman"/>
          <w:sz w:val="28"/>
          <w:szCs w:val="28"/>
        </w:rPr>
        <w:t>.</w:t>
      </w:r>
      <w:r w:rsidRPr="00B12333">
        <w:rPr>
          <w:rFonts w:ascii="Times New Roman" w:hAnsi="Times New Roman" w:cs="Times New Roman"/>
          <w:iCs/>
          <w:sz w:val="28"/>
          <w:szCs w:val="28"/>
        </w:rPr>
        <w:t>............................................................... 35</w:t>
      </w:r>
    </w:p>
    <w:p w14:paraId="1806F405" w14:textId="61B43C74" w:rsidR="00A6235B" w:rsidRPr="00B12333" w:rsidRDefault="00A6235B" w:rsidP="00B06873">
      <w:pPr>
        <w:spacing w:after="0"/>
        <w:ind w:left="1416"/>
        <w:jc w:val="both"/>
        <w:rPr>
          <w:rFonts w:ascii="Times New Roman" w:hAnsi="Times New Roman" w:cs="Times New Roman"/>
          <w:iCs/>
          <w:sz w:val="28"/>
          <w:szCs w:val="28"/>
        </w:rPr>
      </w:pPr>
      <w:r w:rsidRPr="00B12333">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1.</w:t>
      </w:r>
      <w:r w:rsidRPr="00B12333">
        <w:rPr>
          <w:rFonts w:ascii="Times New Roman" w:hAnsi="Times New Roman" w:cs="Times New Roman"/>
          <w:iCs/>
          <w:sz w:val="28"/>
          <w:szCs w:val="28"/>
        </w:rPr>
        <w:t xml:space="preserve">4 Способ сравнения и метрика </w:t>
      </w:r>
      <w:r w:rsidRPr="00B12333">
        <w:rPr>
          <w:rFonts w:ascii="Times New Roman" w:hAnsi="Times New Roman" w:cs="Times New Roman"/>
          <w:iCs/>
          <w:sz w:val="28"/>
          <w:szCs w:val="28"/>
          <w:lang w:val="en-US"/>
        </w:rPr>
        <w:t>PSNR</w:t>
      </w:r>
      <w:r w:rsidR="00640028" w:rsidRPr="00B12333">
        <w:rPr>
          <w:rFonts w:ascii="Times New Roman" w:hAnsi="Times New Roman" w:cs="Times New Roman"/>
          <w:iCs/>
          <w:sz w:val="28"/>
          <w:szCs w:val="28"/>
        </w:rPr>
        <w:t>............................................ 3</w:t>
      </w:r>
      <w:r w:rsidR="00846C4B">
        <w:rPr>
          <w:rFonts w:ascii="Times New Roman" w:hAnsi="Times New Roman" w:cs="Times New Roman"/>
          <w:iCs/>
          <w:sz w:val="28"/>
          <w:szCs w:val="28"/>
          <w:lang w:val="en-US"/>
        </w:rPr>
        <w:t>7</w:t>
      </w:r>
    </w:p>
    <w:p w14:paraId="5DCC18A4" w14:textId="5A8018D6" w:rsidR="00A6235B" w:rsidRPr="00B12333" w:rsidRDefault="00B06873"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2</w:t>
      </w:r>
      <w:r w:rsidR="00A6235B" w:rsidRPr="00B12333">
        <w:rPr>
          <w:rFonts w:ascii="Times New Roman" w:hAnsi="Times New Roman" w:cs="Times New Roman"/>
          <w:iCs/>
          <w:sz w:val="28"/>
          <w:szCs w:val="28"/>
        </w:rPr>
        <w:t xml:space="preserve"> Эксперименты</w:t>
      </w:r>
      <w:r w:rsidR="00EB01A5" w:rsidRPr="00B12333">
        <w:rPr>
          <w:rFonts w:ascii="Times New Roman" w:hAnsi="Times New Roman" w:cs="Times New Roman"/>
          <w:iCs/>
          <w:sz w:val="28"/>
          <w:szCs w:val="28"/>
        </w:rPr>
        <w:t>...................................................................................................... 3</w:t>
      </w:r>
      <w:r w:rsidR="00846C4B">
        <w:rPr>
          <w:rFonts w:ascii="Times New Roman" w:hAnsi="Times New Roman" w:cs="Times New Roman"/>
          <w:iCs/>
          <w:sz w:val="28"/>
          <w:szCs w:val="28"/>
          <w:lang w:val="en-US"/>
        </w:rPr>
        <w:t>8</w:t>
      </w:r>
    </w:p>
    <w:p w14:paraId="79DA2796" w14:textId="3C049D72" w:rsidR="00A6235B" w:rsidRPr="00B12333" w:rsidRDefault="00640028" w:rsidP="00EB01A5">
      <w:pPr>
        <w:pStyle w:val="a5"/>
        <w:numPr>
          <w:ilvl w:val="0"/>
          <w:numId w:val="3"/>
        </w:numPr>
        <w:spacing w:after="0"/>
        <w:ind w:left="1428"/>
        <w:jc w:val="both"/>
        <w:rPr>
          <w:rFonts w:ascii="Times New Roman" w:hAnsi="Times New Roman" w:cs="Times New Roman"/>
          <w:iCs/>
          <w:sz w:val="28"/>
          <w:szCs w:val="28"/>
        </w:rPr>
      </w:pPr>
      <w:r w:rsidRPr="00B12333">
        <w:rPr>
          <w:rFonts w:ascii="Times New Roman" w:hAnsi="Times New Roman" w:cs="Times New Roman"/>
          <w:iCs/>
          <w:sz w:val="28"/>
          <w:szCs w:val="28"/>
        </w:rPr>
        <w:t>Стакан</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lang w:val="en-US"/>
        </w:rPr>
        <w:t>......</w:t>
      </w:r>
      <w:r w:rsidR="00846C4B" w:rsidRPr="00973F19">
        <w:rPr>
          <w:rFonts w:ascii="Times New Roman" w:hAnsi="Times New Roman" w:cs="Times New Roman"/>
          <w:iCs/>
          <w:sz w:val="28"/>
          <w:szCs w:val="28"/>
        </w:rPr>
        <w:t>... 3</w:t>
      </w:r>
      <w:r w:rsidR="00846C4B">
        <w:rPr>
          <w:rFonts w:ascii="Times New Roman" w:hAnsi="Times New Roman" w:cs="Times New Roman"/>
          <w:iCs/>
          <w:sz w:val="28"/>
          <w:szCs w:val="28"/>
          <w:lang w:val="en-US"/>
        </w:rPr>
        <w:t>8</w:t>
      </w:r>
    </w:p>
    <w:p w14:paraId="7D193B8A" w14:textId="2E139474" w:rsidR="00A6235B" w:rsidRPr="00846C4B" w:rsidRDefault="00B06873"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3</w:t>
      </w:r>
      <w:r w:rsidR="00A6235B" w:rsidRPr="00B12333">
        <w:rPr>
          <w:rFonts w:ascii="Times New Roman" w:hAnsi="Times New Roman" w:cs="Times New Roman"/>
          <w:iCs/>
          <w:sz w:val="28"/>
          <w:szCs w:val="28"/>
        </w:rPr>
        <w:t xml:space="preserve"> Построение графиков, сравнение, выводы</w:t>
      </w:r>
      <w:r w:rsidR="00846C4B" w:rsidRPr="00973F19">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sidRPr="00973F19">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sidRPr="00973F19">
        <w:rPr>
          <w:rFonts w:ascii="Times New Roman" w:hAnsi="Times New Roman" w:cs="Times New Roman"/>
          <w:iCs/>
          <w:sz w:val="28"/>
          <w:szCs w:val="28"/>
        </w:rPr>
        <w:t xml:space="preserve"> 3</w:t>
      </w:r>
      <w:r w:rsidR="00846C4B">
        <w:rPr>
          <w:rFonts w:ascii="Times New Roman" w:hAnsi="Times New Roman" w:cs="Times New Roman"/>
          <w:iCs/>
          <w:sz w:val="28"/>
          <w:szCs w:val="28"/>
        </w:rPr>
        <w:t>9</w:t>
      </w:r>
    </w:p>
    <w:p w14:paraId="4C0E1DDC" w14:textId="3A9B79C8" w:rsidR="00A6235B" w:rsidRPr="00B12333" w:rsidRDefault="00B06873"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4</w:t>
      </w:r>
      <w:r w:rsidR="00A6235B" w:rsidRPr="00B12333">
        <w:rPr>
          <w:rFonts w:ascii="Times New Roman" w:hAnsi="Times New Roman" w:cs="Times New Roman"/>
          <w:iCs/>
          <w:sz w:val="28"/>
          <w:szCs w:val="28"/>
        </w:rPr>
        <w:t xml:space="preserve"> Заключение</w:t>
      </w:r>
      <w:r w:rsidR="00846C4B" w:rsidRPr="00973F19">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Pr>
          <w:rFonts w:ascii="Times New Roman" w:hAnsi="Times New Roman" w:cs="Times New Roman"/>
          <w:iCs/>
          <w:sz w:val="28"/>
          <w:szCs w:val="28"/>
        </w:rPr>
        <w:t xml:space="preserve"> 43</w:t>
      </w:r>
    </w:p>
    <w:p w14:paraId="00373AAB" w14:textId="7A081884" w:rsidR="00640028" w:rsidRPr="00B12333" w:rsidRDefault="00640028"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 xml:space="preserve">5 Список использованных источников </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 xml:space="preserve"> 44</w:t>
      </w:r>
    </w:p>
    <w:p w14:paraId="7D9F078B" w14:textId="65775440" w:rsidR="00640028" w:rsidRPr="00B5325E" w:rsidRDefault="00640028">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6 Приложение</w:t>
      </w:r>
      <w:r w:rsidR="00846C4B">
        <w:rPr>
          <w:rFonts w:ascii="Times New Roman" w:hAnsi="Times New Roman" w:cs="Times New Roman"/>
          <w:iCs/>
          <w:sz w:val="28"/>
          <w:szCs w:val="28"/>
        </w:rPr>
        <w:t xml:space="preserve"> </w:t>
      </w:r>
      <w:r w:rsidR="00846C4B">
        <w:rPr>
          <w:rFonts w:ascii="Times New Roman" w:hAnsi="Times New Roman" w:cs="Times New Roman"/>
          <w:iCs/>
          <w:sz w:val="28"/>
          <w:szCs w:val="28"/>
          <w:lang w:val="en-US"/>
        </w:rPr>
        <w:t>A</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 48</w:t>
      </w:r>
    </w:p>
    <w:p w14:paraId="3D8FF4AC" w14:textId="1E31530B" w:rsidR="00846C4B" w:rsidRPr="00846C4B" w:rsidRDefault="00846C4B" w:rsidP="00B06873">
      <w:pPr>
        <w:spacing w:after="0"/>
        <w:ind w:left="708"/>
        <w:jc w:val="both"/>
        <w:rPr>
          <w:rFonts w:ascii="Times New Roman" w:hAnsi="Times New Roman" w:cs="Times New Roman"/>
          <w:iCs/>
          <w:sz w:val="28"/>
          <w:szCs w:val="28"/>
        </w:rPr>
      </w:pPr>
      <w:r w:rsidRPr="00B5325E">
        <w:rPr>
          <w:rFonts w:ascii="Times New Roman" w:hAnsi="Times New Roman" w:cs="Times New Roman"/>
          <w:iCs/>
          <w:sz w:val="28"/>
          <w:szCs w:val="28"/>
        </w:rPr>
        <w:t xml:space="preserve">7 </w:t>
      </w:r>
      <w:r w:rsidRPr="00973F19">
        <w:rPr>
          <w:rFonts w:ascii="Times New Roman" w:hAnsi="Times New Roman" w:cs="Times New Roman"/>
          <w:iCs/>
          <w:sz w:val="28"/>
          <w:szCs w:val="28"/>
        </w:rPr>
        <w:t>Приложение</w:t>
      </w:r>
      <w:r>
        <w:rPr>
          <w:rFonts w:ascii="Times New Roman" w:hAnsi="Times New Roman" w:cs="Times New Roman"/>
          <w:iCs/>
          <w:sz w:val="28"/>
          <w:szCs w:val="28"/>
        </w:rPr>
        <w:t xml:space="preserve"> </w:t>
      </w:r>
      <w:r>
        <w:rPr>
          <w:rFonts w:ascii="Times New Roman" w:hAnsi="Times New Roman" w:cs="Times New Roman"/>
          <w:iCs/>
          <w:sz w:val="28"/>
          <w:szCs w:val="28"/>
          <w:lang w:val="en-US"/>
        </w:rPr>
        <w:t>B</w:t>
      </w:r>
      <w:r w:rsidRPr="00973F19">
        <w:rPr>
          <w:rFonts w:ascii="Times New Roman" w:hAnsi="Times New Roman" w:cs="Times New Roman"/>
          <w:iCs/>
          <w:sz w:val="28"/>
          <w:szCs w:val="28"/>
        </w:rPr>
        <w:t>..............................................................................</w:t>
      </w:r>
      <w:r>
        <w:rPr>
          <w:rFonts w:ascii="Times New Roman" w:hAnsi="Times New Roman" w:cs="Times New Roman"/>
          <w:iCs/>
          <w:sz w:val="28"/>
          <w:szCs w:val="28"/>
        </w:rPr>
        <w:t xml:space="preserve">........................ </w:t>
      </w:r>
      <w:r w:rsidRPr="00B5325E">
        <w:rPr>
          <w:rFonts w:ascii="Times New Roman" w:hAnsi="Times New Roman" w:cs="Times New Roman"/>
          <w:iCs/>
          <w:sz w:val="28"/>
          <w:szCs w:val="28"/>
        </w:rPr>
        <w:t>50</w:t>
      </w:r>
    </w:p>
    <w:p w14:paraId="549C5D28" w14:textId="77777777" w:rsidR="00A6235B" w:rsidRPr="00B12333" w:rsidRDefault="00A6235B" w:rsidP="00A6235B">
      <w:pPr>
        <w:rPr>
          <w:rFonts w:ascii="Times New Roman" w:hAnsi="Times New Roman" w:cs="Times New Roman"/>
          <w:iCs/>
          <w:sz w:val="28"/>
          <w:szCs w:val="28"/>
        </w:rPr>
      </w:pPr>
    </w:p>
    <w:p w14:paraId="702AC3D1" w14:textId="77777777" w:rsidR="00B06873" w:rsidRPr="00B5325E" w:rsidRDefault="00B06873">
      <w:pPr>
        <w:rPr>
          <w:rFonts w:ascii="Times New Roman" w:hAnsi="Times New Roman" w:cs="Times New Roman"/>
          <w:b/>
          <w:sz w:val="28"/>
          <w:szCs w:val="28"/>
        </w:rPr>
      </w:pPr>
      <w:r w:rsidRPr="00B5325E">
        <w:rPr>
          <w:rFonts w:ascii="Times New Roman" w:hAnsi="Times New Roman" w:cs="Times New Roman"/>
          <w:b/>
          <w:sz w:val="28"/>
          <w:szCs w:val="28"/>
        </w:rPr>
        <w:br w:type="page"/>
      </w:r>
    </w:p>
    <w:p w14:paraId="0DAEB860" w14:textId="06186015" w:rsidR="00A6235B" w:rsidRPr="00B5325E" w:rsidRDefault="00362FA9" w:rsidP="00362FA9">
      <w:pPr>
        <w:jc w:val="center"/>
        <w:rPr>
          <w:rFonts w:ascii="Times New Roman" w:hAnsi="Times New Roman" w:cs="Times New Roman"/>
          <w:b/>
          <w:iCs/>
          <w:sz w:val="28"/>
          <w:szCs w:val="28"/>
        </w:rPr>
      </w:pPr>
      <w:r w:rsidRPr="00B5325E">
        <w:rPr>
          <w:rFonts w:ascii="Times New Roman" w:hAnsi="Times New Roman" w:cs="Times New Roman"/>
          <w:b/>
          <w:sz w:val="28"/>
          <w:szCs w:val="28"/>
        </w:rPr>
        <w:lastRenderedPageBreak/>
        <w:t>Определения и обозначения</w:t>
      </w:r>
    </w:p>
    <w:tbl>
      <w:tblPr>
        <w:tblW w:w="0" w:type="auto"/>
        <w:tblLook w:val="04A0" w:firstRow="1" w:lastRow="0" w:firstColumn="1" w:lastColumn="0" w:noHBand="0" w:noVBand="1"/>
      </w:tblPr>
      <w:tblGrid>
        <w:gridCol w:w="1707"/>
        <w:gridCol w:w="8487"/>
      </w:tblGrid>
      <w:tr w:rsidR="00A6235B" w:rsidRPr="00B12333" w14:paraId="7279C8B4" w14:textId="77777777" w:rsidTr="00362FA9">
        <w:tc>
          <w:tcPr>
            <w:tcW w:w="1384" w:type="dxa"/>
            <w:tcBorders>
              <w:top w:val="single" w:sz="4" w:space="0" w:color="auto"/>
              <w:left w:val="single" w:sz="4" w:space="0" w:color="auto"/>
              <w:bottom w:val="single" w:sz="4" w:space="0" w:color="auto"/>
              <w:right w:val="single" w:sz="4" w:space="0" w:color="auto"/>
            </w:tcBorders>
          </w:tcPr>
          <w:p w14:paraId="02E4037C" w14:textId="77777777" w:rsidR="00A6235B" w:rsidRPr="00B12333" w:rsidRDefault="00A6235B" w:rsidP="004C6B1F">
            <w:pPr>
              <w:rPr>
                <w:rFonts w:ascii="Times New Roman" w:hAnsi="Times New Roman" w:cs="Times New Roman"/>
                <w:iCs/>
                <w:sz w:val="28"/>
                <w:szCs w:val="28"/>
              </w:rPr>
            </w:pPr>
            <w:r w:rsidRPr="00B12333">
              <w:rPr>
                <w:rFonts w:ascii="Times New Roman" w:hAnsi="Times New Roman" w:cs="Times New Roman"/>
                <w:iCs/>
                <w:sz w:val="28"/>
                <w:szCs w:val="28"/>
              </w:rPr>
              <w:t>Сокращение</w:t>
            </w:r>
          </w:p>
        </w:tc>
        <w:tc>
          <w:tcPr>
            <w:tcW w:w="9036" w:type="dxa"/>
            <w:tcBorders>
              <w:top w:val="single" w:sz="4" w:space="0" w:color="auto"/>
              <w:left w:val="single" w:sz="4" w:space="0" w:color="auto"/>
              <w:bottom w:val="single" w:sz="4" w:space="0" w:color="auto"/>
              <w:right w:val="single" w:sz="4" w:space="0" w:color="auto"/>
            </w:tcBorders>
          </w:tcPr>
          <w:p w14:paraId="00665FE7" w14:textId="77777777" w:rsidR="00A6235B" w:rsidRPr="00B12333" w:rsidRDefault="00A6235B" w:rsidP="004C6B1F">
            <w:pPr>
              <w:rPr>
                <w:rFonts w:ascii="Times New Roman" w:hAnsi="Times New Roman" w:cs="Times New Roman"/>
                <w:iCs/>
                <w:sz w:val="28"/>
                <w:szCs w:val="28"/>
              </w:rPr>
            </w:pPr>
            <w:r w:rsidRPr="00B12333">
              <w:rPr>
                <w:rFonts w:ascii="Times New Roman" w:hAnsi="Times New Roman" w:cs="Times New Roman"/>
                <w:iCs/>
                <w:sz w:val="28"/>
                <w:szCs w:val="28"/>
              </w:rPr>
              <w:t>Расшифровка</w:t>
            </w:r>
          </w:p>
        </w:tc>
      </w:tr>
      <w:tr w:rsidR="00A6235B" w:rsidRPr="00B12333" w14:paraId="3F82A465" w14:textId="77777777" w:rsidTr="00362FA9">
        <w:tc>
          <w:tcPr>
            <w:tcW w:w="1384" w:type="dxa"/>
            <w:tcBorders>
              <w:top w:val="single" w:sz="4" w:space="0" w:color="auto"/>
              <w:left w:val="single" w:sz="4" w:space="0" w:color="auto"/>
              <w:bottom w:val="single" w:sz="4" w:space="0" w:color="auto"/>
              <w:right w:val="single" w:sz="4" w:space="0" w:color="auto"/>
            </w:tcBorders>
          </w:tcPr>
          <w:p w14:paraId="4515A389" w14:textId="77777777" w:rsidR="00A6235B" w:rsidRPr="00B5325E" w:rsidRDefault="00A6235B" w:rsidP="004C6B1F">
            <w:pPr>
              <w:rPr>
                <w:rFonts w:ascii="Times New Roman" w:hAnsi="Times New Roman" w:cs="Times New Roman"/>
                <w:iCs/>
                <w:sz w:val="28"/>
                <w:szCs w:val="28"/>
              </w:rPr>
            </w:pPr>
            <w:r w:rsidRPr="00B12333">
              <w:rPr>
                <w:rFonts w:ascii="Times New Roman" w:hAnsi="Times New Roman" w:cs="Times New Roman"/>
                <w:iCs/>
                <w:sz w:val="28"/>
                <w:szCs w:val="28"/>
                <w:lang w:val="en-US"/>
              </w:rPr>
              <w:t>PBR</w:t>
            </w:r>
          </w:p>
        </w:tc>
        <w:tc>
          <w:tcPr>
            <w:tcW w:w="9036" w:type="dxa"/>
            <w:tcBorders>
              <w:top w:val="single" w:sz="4" w:space="0" w:color="auto"/>
              <w:left w:val="single" w:sz="4" w:space="0" w:color="auto"/>
              <w:bottom w:val="single" w:sz="4" w:space="0" w:color="auto"/>
              <w:right w:val="single" w:sz="4" w:space="0" w:color="auto"/>
            </w:tcBorders>
          </w:tcPr>
          <w:p w14:paraId="6A2F9C0E" w14:textId="77777777" w:rsidR="00A6235B" w:rsidRPr="00B5325E" w:rsidRDefault="00A6235B" w:rsidP="004C6B1F">
            <w:pPr>
              <w:rPr>
                <w:rFonts w:ascii="Times New Roman" w:hAnsi="Times New Roman" w:cs="Times New Roman"/>
                <w:iCs/>
                <w:sz w:val="28"/>
                <w:szCs w:val="28"/>
              </w:rPr>
            </w:pPr>
            <w:proofErr w:type="gramStart"/>
            <w:r w:rsidRPr="00B12333">
              <w:rPr>
                <w:rFonts w:ascii="Times New Roman" w:hAnsi="Times New Roman" w:cs="Times New Roman"/>
                <w:iCs/>
                <w:sz w:val="28"/>
                <w:szCs w:val="28"/>
                <w:lang w:val="en-US"/>
              </w:rPr>
              <w:t>Physically</w:t>
            </w:r>
            <w:r w:rsidRPr="00B5325E">
              <w:rPr>
                <w:rFonts w:ascii="Times New Roman" w:hAnsi="Times New Roman" w:cs="Times New Roman"/>
                <w:iCs/>
                <w:sz w:val="28"/>
                <w:szCs w:val="28"/>
              </w:rPr>
              <w:t>-</w:t>
            </w:r>
            <w:r w:rsidRPr="00B12333">
              <w:rPr>
                <w:rFonts w:ascii="Times New Roman" w:hAnsi="Times New Roman" w:cs="Times New Roman"/>
                <w:iCs/>
                <w:sz w:val="28"/>
                <w:szCs w:val="28"/>
                <w:lang w:val="en-US"/>
              </w:rPr>
              <w:t>based</w:t>
            </w:r>
            <w:proofErr w:type="gramEnd"/>
            <w:r w:rsidRPr="00B5325E">
              <w:rPr>
                <w:rFonts w:ascii="Times New Roman" w:hAnsi="Times New Roman" w:cs="Times New Roman"/>
                <w:iCs/>
                <w:sz w:val="28"/>
                <w:szCs w:val="28"/>
              </w:rPr>
              <w:t xml:space="preserve"> </w:t>
            </w:r>
            <w:r w:rsidRPr="00B12333">
              <w:rPr>
                <w:rFonts w:ascii="Times New Roman" w:hAnsi="Times New Roman" w:cs="Times New Roman"/>
                <w:iCs/>
                <w:sz w:val="28"/>
                <w:szCs w:val="28"/>
                <w:lang w:val="en-US"/>
              </w:rPr>
              <w:t>rendering</w:t>
            </w:r>
            <w:r w:rsidRPr="00B5325E">
              <w:rPr>
                <w:rFonts w:ascii="Times New Roman" w:hAnsi="Times New Roman" w:cs="Times New Roman"/>
                <w:iCs/>
                <w:sz w:val="28"/>
                <w:szCs w:val="28"/>
              </w:rPr>
              <w:t xml:space="preserve"> (</w:t>
            </w:r>
            <w:r w:rsidRPr="00B12333">
              <w:rPr>
                <w:rFonts w:ascii="Times New Roman" w:hAnsi="Times New Roman" w:cs="Times New Roman"/>
                <w:iCs/>
                <w:sz w:val="28"/>
                <w:szCs w:val="28"/>
              </w:rPr>
              <w:t>рус</w:t>
            </w:r>
            <w:r w:rsidRPr="00B5325E">
              <w:rPr>
                <w:rFonts w:ascii="Times New Roman" w:hAnsi="Times New Roman" w:cs="Times New Roman"/>
                <w:iCs/>
                <w:sz w:val="28"/>
                <w:szCs w:val="28"/>
              </w:rPr>
              <w:t xml:space="preserve">. </w:t>
            </w:r>
            <w:r w:rsidRPr="00B12333">
              <w:rPr>
                <w:rFonts w:ascii="Times New Roman" w:hAnsi="Times New Roman" w:cs="Times New Roman"/>
                <w:iCs/>
                <w:sz w:val="28"/>
                <w:szCs w:val="28"/>
              </w:rPr>
              <w:t>Физически-корректный рендеринг</w:t>
            </w:r>
            <w:r w:rsidRPr="00B5325E">
              <w:rPr>
                <w:rFonts w:ascii="Times New Roman" w:hAnsi="Times New Roman" w:cs="Times New Roman"/>
                <w:iCs/>
                <w:sz w:val="28"/>
                <w:szCs w:val="28"/>
              </w:rPr>
              <w:t>)</w:t>
            </w:r>
          </w:p>
        </w:tc>
      </w:tr>
      <w:tr w:rsidR="00A6235B" w:rsidRPr="00B12333" w14:paraId="29FD5D08" w14:textId="77777777" w:rsidTr="00362FA9">
        <w:tc>
          <w:tcPr>
            <w:tcW w:w="1384" w:type="dxa"/>
            <w:tcBorders>
              <w:top w:val="single" w:sz="4" w:space="0" w:color="auto"/>
              <w:left w:val="single" w:sz="4" w:space="0" w:color="auto"/>
              <w:bottom w:val="single" w:sz="4" w:space="0" w:color="auto"/>
              <w:right w:val="single" w:sz="4" w:space="0" w:color="auto"/>
            </w:tcBorders>
          </w:tcPr>
          <w:p w14:paraId="11E99255" w14:textId="77777777" w:rsidR="00A6235B" w:rsidRPr="00B5325E" w:rsidRDefault="00A6235B" w:rsidP="004C6B1F">
            <w:pPr>
              <w:rPr>
                <w:rFonts w:ascii="Times New Roman" w:hAnsi="Times New Roman" w:cs="Times New Roman"/>
                <w:iCs/>
                <w:sz w:val="28"/>
                <w:szCs w:val="28"/>
              </w:rPr>
            </w:pPr>
            <w:r w:rsidRPr="00B12333">
              <w:rPr>
                <w:rFonts w:ascii="Times New Roman" w:hAnsi="Times New Roman" w:cs="Times New Roman"/>
                <w:sz w:val="28"/>
                <w:szCs w:val="28"/>
                <w:lang w:val="en-US"/>
              </w:rPr>
              <w:t>BSDF</w:t>
            </w:r>
          </w:p>
        </w:tc>
        <w:tc>
          <w:tcPr>
            <w:tcW w:w="9036" w:type="dxa"/>
            <w:tcBorders>
              <w:top w:val="single" w:sz="4" w:space="0" w:color="auto"/>
              <w:left w:val="single" w:sz="4" w:space="0" w:color="auto"/>
              <w:bottom w:val="single" w:sz="4" w:space="0" w:color="auto"/>
              <w:right w:val="single" w:sz="4" w:space="0" w:color="auto"/>
            </w:tcBorders>
          </w:tcPr>
          <w:p w14:paraId="489F7FF9"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sz w:val="28"/>
                <w:szCs w:val="28"/>
                <w:lang w:val="en-US"/>
              </w:rPr>
              <w:t xml:space="preserve">Bidirectional scattering distribution function (рус. </w:t>
            </w:r>
            <w:r w:rsidRPr="00B12333">
              <w:rPr>
                <w:rFonts w:ascii="Times New Roman" w:hAnsi="Times New Roman" w:cs="Times New Roman"/>
                <w:sz w:val="28"/>
                <w:szCs w:val="28"/>
              </w:rPr>
              <w:t>Двулучевая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функция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распределения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рассеивания)</w:t>
            </w:r>
          </w:p>
        </w:tc>
      </w:tr>
      <w:tr w:rsidR="00A6235B" w:rsidRPr="00DB2085" w14:paraId="06C0E8BF" w14:textId="77777777" w:rsidTr="00362FA9">
        <w:tc>
          <w:tcPr>
            <w:tcW w:w="1384" w:type="dxa"/>
            <w:tcBorders>
              <w:top w:val="single" w:sz="4" w:space="0" w:color="auto"/>
              <w:left w:val="single" w:sz="4" w:space="0" w:color="auto"/>
              <w:bottom w:val="single" w:sz="4" w:space="0" w:color="auto"/>
              <w:right w:val="single" w:sz="4" w:space="0" w:color="auto"/>
            </w:tcBorders>
          </w:tcPr>
          <w:p w14:paraId="77E6D31F"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sz w:val="28"/>
                <w:szCs w:val="28"/>
                <w:lang w:val="en-US"/>
              </w:rPr>
              <w:t>BRDF</w:t>
            </w:r>
          </w:p>
        </w:tc>
        <w:tc>
          <w:tcPr>
            <w:tcW w:w="9036" w:type="dxa"/>
            <w:tcBorders>
              <w:top w:val="single" w:sz="4" w:space="0" w:color="auto"/>
              <w:left w:val="single" w:sz="4" w:space="0" w:color="auto"/>
              <w:bottom w:val="single" w:sz="4" w:space="0" w:color="auto"/>
              <w:right w:val="single" w:sz="4" w:space="0" w:color="auto"/>
            </w:tcBorders>
          </w:tcPr>
          <w:p w14:paraId="6D3E3695" w14:textId="77777777" w:rsidR="00A6235B" w:rsidRPr="00B12333" w:rsidRDefault="00A6235B" w:rsidP="004C6B1F">
            <w:pPr>
              <w:rPr>
                <w:rFonts w:ascii="Times New Roman" w:hAnsi="Times New Roman" w:cs="Times New Roman"/>
                <w:sz w:val="28"/>
                <w:szCs w:val="28"/>
                <w:lang w:val="en-US"/>
              </w:rPr>
            </w:pPr>
            <w:r w:rsidRPr="00B12333">
              <w:rPr>
                <w:rFonts w:ascii="Times New Roman" w:hAnsi="Times New Roman" w:cs="Times New Roman"/>
                <w:iCs/>
                <w:sz w:val="28"/>
                <w:szCs w:val="28"/>
                <w:shd w:val="clear" w:color="auto" w:fill="FFFFFF"/>
                <w:lang w:val="en-US"/>
              </w:rPr>
              <w:t>B</w:t>
            </w:r>
            <w:r w:rsidRPr="00B12333">
              <w:rPr>
                <w:rFonts w:ascii="Times New Roman" w:hAnsi="Times New Roman" w:cs="Times New Roman"/>
                <w:iCs/>
                <w:sz w:val="28"/>
                <w:szCs w:val="28"/>
                <w:shd w:val="clear" w:color="auto" w:fill="FFFFFF"/>
                <w:lang w:val="en"/>
              </w:rPr>
              <w:t>idirectional</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reflectance</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distribution</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function</w:t>
            </w:r>
            <w:r w:rsidRPr="00B12333">
              <w:rPr>
                <w:rFonts w:ascii="Times New Roman" w:hAnsi="Times New Roman" w:cs="Times New Roman"/>
                <w:sz w:val="28"/>
                <w:szCs w:val="28"/>
                <w:lang w:val="en-US"/>
              </w:rPr>
              <w:t xml:space="preserve"> ( </w:t>
            </w:r>
            <w:r w:rsidRPr="00B12333">
              <w:rPr>
                <w:rFonts w:ascii="Times New Roman" w:hAnsi="Times New Roman" w:cs="Times New Roman"/>
                <w:sz w:val="28"/>
                <w:szCs w:val="28"/>
              </w:rPr>
              <w:t>рус</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двулучевая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функция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отражательной</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способности</w:t>
            </w:r>
            <w:r w:rsidRPr="00B12333">
              <w:rPr>
                <w:rFonts w:ascii="Times New Roman" w:hAnsi="Times New Roman" w:cs="Times New Roman"/>
                <w:sz w:val="28"/>
                <w:szCs w:val="28"/>
                <w:lang w:val="en-US"/>
              </w:rPr>
              <w:t>)</w:t>
            </w:r>
          </w:p>
        </w:tc>
      </w:tr>
      <w:tr w:rsidR="00A6235B" w:rsidRPr="00B12333" w14:paraId="3571AF33" w14:textId="77777777" w:rsidTr="00362FA9">
        <w:tc>
          <w:tcPr>
            <w:tcW w:w="1384" w:type="dxa"/>
            <w:tcBorders>
              <w:top w:val="single" w:sz="4" w:space="0" w:color="auto"/>
              <w:left w:val="single" w:sz="4" w:space="0" w:color="auto"/>
              <w:bottom w:val="single" w:sz="4" w:space="0" w:color="auto"/>
              <w:right w:val="single" w:sz="4" w:space="0" w:color="auto"/>
            </w:tcBorders>
          </w:tcPr>
          <w:p w14:paraId="31AD892E"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sz w:val="28"/>
                <w:szCs w:val="28"/>
                <w:lang w:val="en-US"/>
              </w:rPr>
              <w:t>BTDF</w:t>
            </w:r>
          </w:p>
        </w:tc>
        <w:tc>
          <w:tcPr>
            <w:tcW w:w="9036" w:type="dxa"/>
            <w:tcBorders>
              <w:top w:val="single" w:sz="4" w:space="0" w:color="auto"/>
              <w:left w:val="single" w:sz="4" w:space="0" w:color="auto"/>
              <w:bottom w:val="single" w:sz="4" w:space="0" w:color="auto"/>
              <w:right w:val="single" w:sz="4" w:space="0" w:color="auto"/>
            </w:tcBorders>
          </w:tcPr>
          <w:p w14:paraId="6974807A" w14:textId="77777777" w:rsidR="00A6235B" w:rsidRPr="00B12333" w:rsidRDefault="00A6235B" w:rsidP="004C6B1F">
            <w:pPr>
              <w:rPr>
                <w:rFonts w:ascii="Times New Roman" w:hAnsi="Times New Roman" w:cs="Times New Roman"/>
                <w:sz w:val="28"/>
                <w:szCs w:val="28"/>
                <w:lang w:val="en-US"/>
              </w:rPr>
            </w:pPr>
            <w:r w:rsidRPr="00B12333">
              <w:rPr>
                <w:rFonts w:ascii="Times New Roman" w:hAnsi="Times New Roman" w:cs="Times New Roman"/>
                <w:sz w:val="28"/>
                <w:szCs w:val="28"/>
                <w:lang w:val="en-US"/>
              </w:rPr>
              <w:t>Bidirectional transmittance distribution function (</w:t>
            </w:r>
            <w:r w:rsidRPr="00B12333">
              <w:rPr>
                <w:rFonts w:ascii="Times New Roman" w:hAnsi="Times New Roman" w:cs="Times New Roman"/>
                <w:sz w:val="28"/>
                <w:szCs w:val="28"/>
              </w:rPr>
              <w:t>рус</w:t>
            </w:r>
            <w:r w:rsidRPr="00B12333">
              <w:rPr>
                <w:rFonts w:ascii="Times New Roman" w:hAnsi="Times New Roman" w:cs="Times New Roman"/>
                <w:sz w:val="28"/>
                <w:szCs w:val="28"/>
                <w:lang w:val="en-US"/>
              </w:rPr>
              <w:t>. Двулучевая функция пропускной способности)</w:t>
            </w:r>
          </w:p>
        </w:tc>
      </w:tr>
      <w:tr w:rsidR="00FB1DC8" w:rsidRPr="00DB2085" w14:paraId="7A21A6B8" w14:textId="77777777" w:rsidTr="00362FA9">
        <w:tc>
          <w:tcPr>
            <w:tcW w:w="1384" w:type="dxa"/>
            <w:tcBorders>
              <w:top w:val="single" w:sz="4" w:space="0" w:color="auto"/>
              <w:left w:val="single" w:sz="4" w:space="0" w:color="auto"/>
              <w:bottom w:val="single" w:sz="4" w:space="0" w:color="auto"/>
              <w:right w:val="single" w:sz="4" w:space="0" w:color="auto"/>
            </w:tcBorders>
          </w:tcPr>
          <w:p w14:paraId="784F87FF" w14:textId="363F0B44" w:rsidR="00FB1DC8" w:rsidRPr="00B12333" w:rsidRDefault="00FB1DC8" w:rsidP="004C6B1F">
            <w:pPr>
              <w:rPr>
                <w:rFonts w:ascii="Times New Roman" w:hAnsi="Times New Roman" w:cs="Times New Roman"/>
                <w:sz w:val="28"/>
                <w:szCs w:val="28"/>
                <w:lang w:val="en-US"/>
              </w:rPr>
            </w:pPr>
            <w:r w:rsidRPr="00B12333">
              <w:rPr>
                <w:rFonts w:ascii="Times New Roman" w:hAnsi="Times New Roman" w:cs="Times New Roman"/>
                <w:sz w:val="28"/>
                <w:szCs w:val="28"/>
                <w:lang w:val="en-US"/>
              </w:rPr>
              <w:t>BSSRDF</w:t>
            </w:r>
          </w:p>
        </w:tc>
        <w:tc>
          <w:tcPr>
            <w:tcW w:w="9036" w:type="dxa"/>
            <w:tcBorders>
              <w:top w:val="single" w:sz="4" w:space="0" w:color="auto"/>
              <w:left w:val="single" w:sz="4" w:space="0" w:color="auto"/>
              <w:bottom w:val="single" w:sz="4" w:space="0" w:color="auto"/>
              <w:right w:val="single" w:sz="4" w:space="0" w:color="auto"/>
            </w:tcBorders>
          </w:tcPr>
          <w:p w14:paraId="1E212F56" w14:textId="315678D3" w:rsidR="00FB1DC8" w:rsidRPr="00B12333" w:rsidRDefault="00FB1DC8">
            <w:pPr>
              <w:rPr>
                <w:rFonts w:ascii="Times New Roman" w:hAnsi="Times New Roman" w:cs="Times New Roman"/>
                <w:sz w:val="28"/>
                <w:szCs w:val="28"/>
                <w:lang w:val="en-US"/>
              </w:rPr>
            </w:pPr>
            <w:r w:rsidRPr="00B12333">
              <w:rPr>
                <w:rFonts w:ascii="Times New Roman" w:hAnsi="Times New Roman" w:cs="Times New Roman"/>
                <w:sz w:val="28"/>
                <w:szCs w:val="28"/>
                <w:lang w:val="en-US"/>
              </w:rPr>
              <w:t>bidirectional scattering surface reflectance distribution function</w:t>
            </w:r>
            <w:r w:rsidRPr="00B5325E">
              <w:rPr>
                <w:rFonts w:ascii="Times New Roman" w:hAnsi="Times New Roman" w:cs="Times New Roman"/>
                <w:sz w:val="28"/>
                <w:szCs w:val="28"/>
                <w:lang w:val="en-US"/>
              </w:rPr>
              <w:t xml:space="preserve"> (</w:t>
            </w:r>
            <w:r w:rsidRPr="00B12333">
              <w:rPr>
                <w:rFonts w:ascii="Times New Roman" w:hAnsi="Times New Roman" w:cs="Times New Roman"/>
                <w:sz w:val="28"/>
                <w:szCs w:val="28"/>
              </w:rPr>
              <w:t>рус</w:t>
            </w:r>
            <w:r w:rsidRPr="00B5325E">
              <w:rPr>
                <w:rFonts w:ascii="Times New Roman" w:hAnsi="Times New Roman" w:cs="Times New Roman"/>
                <w:sz w:val="28"/>
                <w:szCs w:val="28"/>
                <w:lang w:val="en-US"/>
              </w:rPr>
              <w:t xml:space="preserve">. </w:t>
            </w:r>
            <w:r w:rsidRPr="00B12333">
              <w:rPr>
                <w:rFonts w:ascii="Times New Roman" w:hAnsi="Times New Roman" w:cs="Times New Roman"/>
                <w:sz w:val="28"/>
                <w:szCs w:val="28"/>
                <w:lang w:val="en-US"/>
              </w:rPr>
              <w:t>дву</w:t>
            </w:r>
            <w:r w:rsidRPr="00B12333">
              <w:rPr>
                <w:rFonts w:ascii="Times New Roman" w:hAnsi="Times New Roman" w:cs="Times New Roman"/>
                <w:sz w:val="28"/>
                <w:szCs w:val="28"/>
              </w:rPr>
              <w:t>лучева</w:t>
            </w:r>
            <w:r w:rsidRPr="00B12333">
              <w:rPr>
                <w:rFonts w:ascii="Times New Roman" w:hAnsi="Times New Roman" w:cs="Times New Roman"/>
                <w:sz w:val="28"/>
                <w:szCs w:val="28"/>
                <w:lang w:val="en-US"/>
              </w:rPr>
              <w:t xml:space="preserve">я функция распределения </w:t>
            </w:r>
            <w:r w:rsidRPr="00B12333">
              <w:rPr>
                <w:rFonts w:ascii="Times New Roman" w:hAnsi="Times New Roman" w:cs="Times New Roman"/>
                <w:sz w:val="28"/>
                <w:szCs w:val="28"/>
              </w:rPr>
              <w:t>подповерхностного</w:t>
            </w:r>
            <w:r w:rsidRPr="00B5325E">
              <w:rPr>
                <w:rFonts w:ascii="Times New Roman" w:hAnsi="Times New Roman" w:cs="Times New Roman"/>
                <w:sz w:val="28"/>
                <w:szCs w:val="28"/>
                <w:lang w:val="en-US"/>
              </w:rPr>
              <w:t xml:space="preserve"> </w:t>
            </w:r>
            <w:r w:rsidRPr="00B12333">
              <w:rPr>
                <w:rFonts w:ascii="Times New Roman" w:hAnsi="Times New Roman" w:cs="Times New Roman"/>
                <w:sz w:val="28"/>
                <w:szCs w:val="28"/>
              </w:rPr>
              <w:t>рассеивания</w:t>
            </w:r>
            <w:r w:rsidRPr="00B5325E">
              <w:rPr>
                <w:rFonts w:ascii="Times New Roman" w:hAnsi="Times New Roman" w:cs="Times New Roman"/>
                <w:sz w:val="28"/>
                <w:szCs w:val="28"/>
                <w:lang w:val="en-US"/>
              </w:rPr>
              <w:t>)</w:t>
            </w:r>
          </w:p>
        </w:tc>
      </w:tr>
      <w:tr w:rsidR="00A6235B" w:rsidRPr="00DB2085" w14:paraId="79BEF1AE" w14:textId="77777777" w:rsidTr="00362FA9">
        <w:tc>
          <w:tcPr>
            <w:tcW w:w="1384" w:type="dxa"/>
            <w:tcBorders>
              <w:top w:val="single" w:sz="4" w:space="0" w:color="auto"/>
              <w:left w:val="single" w:sz="4" w:space="0" w:color="auto"/>
              <w:bottom w:val="single" w:sz="4" w:space="0" w:color="auto"/>
              <w:right w:val="single" w:sz="4" w:space="0" w:color="auto"/>
            </w:tcBorders>
          </w:tcPr>
          <w:p w14:paraId="655AFA10"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iCs/>
                <w:sz w:val="28"/>
                <w:szCs w:val="28"/>
                <w:lang w:val="en-US"/>
              </w:rPr>
              <w:t>PSNR</w:t>
            </w:r>
          </w:p>
        </w:tc>
        <w:tc>
          <w:tcPr>
            <w:tcW w:w="9036" w:type="dxa"/>
            <w:tcBorders>
              <w:top w:val="single" w:sz="4" w:space="0" w:color="auto"/>
              <w:left w:val="single" w:sz="4" w:space="0" w:color="auto"/>
              <w:bottom w:val="single" w:sz="4" w:space="0" w:color="auto"/>
              <w:right w:val="single" w:sz="4" w:space="0" w:color="auto"/>
            </w:tcBorders>
          </w:tcPr>
          <w:p w14:paraId="6E381D0A" w14:textId="77777777" w:rsidR="00A6235B" w:rsidRPr="00B12333" w:rsidRDefault="00A6235B" w:rsidP="004C6B1F">
            <w:pPr>
              <w:rPr>
                <w:rFonts w:ascii="Times New Roman" w:hAnsi="Times New Roman" w:cs="Times New Roman"/>
                <w:sz w:val="28"/>
                <w:szCs w:val="28"/>
                <w:lang w:val="en-US"/>
              </w:rPr>
            </w:pPr>
            <w:r w:rsidRPr="00B12333">
              <w:rPr>
                <w:rFonts w:ascii="Times New Roman" w:hAnsi="Times New Roman" w:cs="Times New Roman"/>
                <w:sz w:val="28"/>
                <w:szCs w:val="28"/>
                <w:lang w:val="en-US"/>
              </w:rPr>
              <w:t>peak signal-to-noise ratio</w:t>
            </w:r>
          </w:p>
        </w:tc>
      </w:tr>
    </w:tbl>
    <w:p w14:paraId="2D4A9387" w14:textId="77777777" w:rsidR="00A6235B" w:rsidRPr="00B5325E" w:rsidRDefault="00A6235B" w:rsidP="00A6235B">
      <w:pPr>
        <w:rPr>
          <w:rFonts w:ascii="Times New Roman" w:hAnsi="Times New Roman" w:cs="Times New Roman"/>
          <w:iCs/>
          <w:sz w:val="28"/>
          <w:szCs w:val="28"/>
          <w:lang w:val="en-US"/>
        </w:rPr>
      </w:pPr>
      <w:r w:rsidRPr="00B5325E">
        <w:rPr>
          <w:rFonts w:ascii="Times New Roman" w:hAnsi="Times New Roman" w:cs="Times New Roman"/>
          <w:iCs/>
          <w:sz w:val="28"/>
          <w:szCs w:val="28"/>
          <w:lang w:val="en-US"/>
        </w:rPr>
        <w:br w:type="page"/>
      </w:r>
    </w:p>
    <w:p w14:paraId="210A6A80" w14:textId="77777777" w:rsidR="00A6235B" w:rsidRPr="00B5325E" w:rsidRDefault="00A6235B" w:rsidP="00362FA9">
      <w:pPr>
        <w:spacing w:after="0"/>
        <w:ind w:firstLine="708"/>
        <w:contextualSpacing/>
        <w:jc w:val="center"/>
        <w:rPr>
          <w:rFonts w:ascii="Times New Roman" w:hAnsi="Times New Roman" w:cs="Times New Roman"/>
          <w:b/>
          <w:iCs/>
          <w:sz w:val="28"/>
          <w:szCs w:val="28"/>
        </w:rPr>
      </w:pPr>
      <w:r w:rsidRPr="00B5325E">
        <w:rPr>
          <w:rFonts w:ascii="Times New Roman" w:hAnsi="Times New Roman" w:cs="Times New Roman"/>
          <w:b/>
          <w:iCs/>
          <w:sz w:val="28"/>
          <w:szCs w:val="28"/>
        </w:rPr>
        <w:lastRenderedPageBreak/>
        <w:t>Введение</w:t>
      </w:r>
    </w:p>
    <w:p w14:paraId="27A47CC7" w14:textId="77777777" w:rsidR="00A6235B" w:rsidRPr="00B5325E" w:rsidRDefault="00A6235B" w:rsidP="00A6235B">
      <w:pPr>
        <w:spacing w:after="0"/>
        <w:contextualSpacing/>
        <w:jc w:val="both"/>
        <w:rPr>
          <w:rFonts w:ascii="Times New Roman" w:hAnsi="Times New Roman" w:cs="Times New Roman"/>
          <w:iCs/>
          <w:sz w:val="28"/>
          <w:szCs w:val="28"/>
        </w:rPr>
      </w:pPr>
    </w:p>
    <w:p w14:paraId="549BF44E" w14:textId="77777777" w:rsidR="00994F44" w:rsidRPr="00AD4BD2" w:rsidRDefault="00A6235B" w:rsidP="00994F44">
      <w:pPr>
        <w:spacing w:after="0"/>
        <w:ind w:firstLine="708"/>
        <w:contextualSpacing/>
        <w:rPr>
          <w:rFonts w:ascii="Times New Roman" w:hAnsi="Times New Roman" w:cs="Times New Roman"/>
          <w:iCs/>
          <w:sz w:val="28"/>
          <w:szCs w:val="28"/>
        </w:rPr>
      </w:pPr>
      <w:r w:rsidRPr="00F13D22">
        <w:rPr>
          <w:rFonts w:ascii="Times New Roman" w:hAnsi="Times New Roman" w:cs="Times New Roman"/>
          <w:iCs/>
          <w:sz w:val="28"/>
          <w:szCs w:val="28"/>
        </w:rPr>
        <w:t>На</w:t>
      </w:r>
      <w:r w:rsidRPr="00AD4BD2">
        <w:rPr>
          <w:rFonts w:ascii="Times New Roman" w:hAnsi="Times New Roman" w:cs="Times New Roman"/>
          <w:iCs/>
          <w:sz w:val="28"/>
          <w:szCs w:val="28"/>
        </w:rPr>
        <w:t xml:space="preserve"> сегодняшний день существует много программ трехмерной визуализации, которые используют для реалистичного синтеза различные алгоритмы трассировки лучей. Эти программы применяются в кино- и </w:t>
      </w:r>
      <w:proofErr w:type="spellStart"/>
      <w:r w:rsidRPr="00AD4BD2">
        <w:rPr>
          <w:rFonts w:ascii="Times New Roman" w:hAnsi="Times New Roman" w:cs="Times New Roman"/>
          <w:iCs/>
          <w:sz w:val="28"/>
          <w:szCs w:val="28"/>
        </w:rPr>
        <w:t>телеиндустрии</w:t>
      </w:r>
      <w:proofErr w:type="spellEnd"/>
      <w:r w:rsidRPr="00AD4BD2">
        <w:rPr>
          <w:rFonts w:ascii="Times New Roman" w:hAnsi="Times New Roman" w:cs="Times New Roman"/>
          <w:iCs/>
          <w:sz w:val="28"/>
          <w:szCs w:val="28"/>
        </w:rPr>
        <w:t xml:space="preserve">, дизайне, архитектуре и т.п. На сегодняшний день наибольшей популярностью пользуются платные пакеты, такие как </w:t>
      </w:r>
      <w:r w:rsidRPr="00AD4BD2">
        <w:rPr>
          <w:rFonts w:ascii="Times New Roman" w:hAnsi="Times New Roman" w:cs="Times New Roman"/>
          <w:iCs/>
          <w:sz w:val="28"/>
          <w:szCs w:val="28"/>
          <w:lang w:val="en-US"/>
        </w:rPr>
        <w:t>Maxwell</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Lumion</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Solidworks</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Visualize</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Marmoset</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Toolbag</w:t>
      </w:r>
      <w:proofErr w:type="spellEnd"/>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Corona</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Iray</w:t>
      </w:r>
      <w:proofErr w:type="spellEnd"/>
      <w:r w:rsidRPr="00AD4BD2">
        <w:rPr>
          <w:rFonts w:ascii="Times New Roman" w:hAnsi="Times New Roman" w:cs="Times New Roman"/>
          <w:iCs/>
          <w:sz w:val="28"/>
          <w:szCs w:val="28"/>
        </w:rPr>
        <w:t>, V-</w:t>
      </w:r>
      <w:proofErr w:type="spellStart"/>
      <w:r w:rsidRPr="00AD4BD2">
        <w:rPr>
          <w:rFonts w:ascii="Times New Roman" w:hAnsi="Times New Roman" w:cs="Times New Roman"/>
          <w:iCs/>
          <w:sz w:val="28"/>
          <w:szCs w:val="28"/>
        </w:rPr>
        <w:t>Ray</w:t>
      </w:r>
      <w:proofErr w:type="spellEnd"/>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Indigo</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Для независимых разработчиков и некоторых молодых компаний значительный расход средств на их приобретение может быть критическим, поэтому они склонны искать бесплатные аналоги. К счастью, такие существуют, но тогда встает вопрос о качестве их работы. Помимо цены, важными остаются такие характеристики, как время рендеринга и фотореалистичность получающегося изображения. Также важным фактором для времени работы выступает реализация распараллеливания алгоритмов рендеринга. Благодаря идее имитации пути нескольких световых лучей они легко поддерживают эту возможность. С позиций требуемой вычислительной мощности процессоров актуально рассмотреть и реализацию многопоточности у этих алгоритмов.</w:t>
      </w:r>
      <w:r w:rsidR="00994F44" w:rsidRPr="00F13D22">
        <w:rPr>
          <w:rFonts w:ascii="Times New Roman" w:hAnsi="Times New Roman" w:cs="Times New Roman"/>
          <w:iCs/>
          <w:sz w:val="28"/>
          <w:szCs w:val="28"/>
        </w:rPr>
        <w:t xml:space="preserve"> </w:t>
      </w:r>
    </w:p>
    <w:p w14:paraId="6D383299" w14:textId="4B5CF071" w:rsidR="00A6235B" w:rsidRPr="00AD4BD2" w:rsidRDefault="00994F44" w:rsidP="00994F44">
      <w:pPr>
        <w:spacing w:after="0"/>
        <w:ind w:firstLine="708"/>
        <w:contextualSpacing/>
        <w:rPr>
          <w:rFonts w:ascii="Times New Roman" w:hAnsi="Times New Roman" w:cs="Times New Roman"/>
          <w:iCs/>
          <w:sz w:val="28"/>
          <w:szCs w:val="28"/>
        </w:rPr>
      </w:pPr>
      <w:r w:rsidRPr="00AD4BD2">
        <w:rPr>
          <w:rFonts w:ascii="Times New Roman" w:hAnsi="Times New Roman" w:cs="Times New Roman"/>
          <w:iCs/>
          <w:sz w:val="28"/>
          <w:szCs w:val="28"/>
        </w:rPr>
        <w:t>Таким образом</w:t>
      </w:r>
      <w:r w:rsidR="009D4DDA" w:rsidRPr="009D4DDA">
        <w:rPr>
          <w:rFonts w:ascii="Times New Roman" w:hAnsi="Times New Roman" w:cs="Times New Roman"/>
          <w:iCs/>
          <w:sz w:val="28"/>
          <w:szCs w:val="28"/>
        </w:rPr>
        <w:t>,</w:t>
      </w:r>
      <w:r w:rsidRPr="00AD4BD2">
        <w:rPr>
          <w:rFonts w:ascii="Times New Roman" w:hAnsi="Times New Roman" w:cs="Times New Roman"/>
          <w:iCs/>
          <w:sz w:val="28"/>
          <w:szCs w:val="28"/>
        </w:rPr>
        <w:t xml:space="preserve"> </w:t>
      </w:r>
      <w:r w:rsidRPr="00B5325E">
        <w:rPr>
          <w:rFonts w:ascii="Times New Roman" w:hAnsi="Times New Roman" w:cs="Times New Roman"/>
          <w:b/>
          <w:iCs/>
          <w:sz w:val="28"/>
          <w:szCs w:val="28"/>
        </w:rPr>
        <w:t>актуальность</w:t>
      </w:r>
      <w:r w:rsidRPr="00AD4BD2">
        <w:rPr>
          <w:rFonts w:ascii="Times New Roman" w:hAnsi="Times New Roman" w:cs="Times New Roman"/>
          <w:iCs/>
          <w:sz w:val="28"/>
          <w:szCs w:val="28"/>
        </w:rPr>
        <w:t xml:space="preserve"> </w:t>
      </w:r>
      <w:r w:rsidR="00465EFF" w:rsidRPr="00AD4BD2">
        <w:rPr>
          <w:rFonts w:ascii="Times New Roman" w:hAnsi="Times New Roman" w:cs="Times New Roman"/>
          <w:iCs/>
          <w:sz w:val="28"/>
          <w:szCs w:val="28"/>
        </w:rPr>
        <w:t>заключается</w:t>
      </w:r>
      <w:r w:rsidRPr="00AD4BD2">
        <w:rPr>
          <w:rFonts w:ascii="Times New Roman" w:hAnsi="Times New Roman" w:cs="Times New Roman"/>
          <w:iCs/>
          <w:sz w:val="28"/>
          <w:szCs w:val="28"/>
        </w:rPr>
        <w:t xml:space="preserve"> в том, что в данной работе сравниваются эти характеристики у некоторых популярных бесплатных рендеров</w:t>
      </w:r>
      <w:r w:rsidR="00465EFF" w:rsidRPr="00AD4BD2">
        <w:rPr>
          <w:rFonts w:ascii="Times New Roman" w:hAnsi="Times New Roman" w:cs="Times New Roman"/>
          <w:iCs/>
          <w:sz w:val="28"/>
          <w:szCs w:val="28"/>
        </w:rPr>
        <w:t xml:space="preserve"> и исследуется их оптимальная применимость к визуализации различных световых явлений</w:t>
      </w:r>
      <w:r w:rsidRPr="00AD4BD2">
        <w:rPr>
          <w:rFonts w:ascii="Times New Roman" w:hAnsi="Times New Roman" w:cs="Times New Roman"/>
          <w:iCs/>
          <w:sz w:val="28"/>
          <w:szCs w:val="28"/>
        </w:rPr>
        <w:t>.</w:t>
      </w:r>
    </w:p>
    <w:p w14:paraId="13159642" w14:textId="77777777" w:rsidR="00994F44" w:rsidRPr="00AD4BD2" w:rsidRDefault="00994F44" w:rsidP="00994F44">
      <w:pPr>
        <w:spacing w:after="0"/>
        <w:ind w:firstLine="708"/>
        <w:contextualSpacing/>
        <w:rPr>
          <w:rFonts w:ascii="Times New Roman" w:hAnsi="Times New Roman" w:cs="Times New Roman"/>
          <w:iCs/>
          <w:sz w:val="28"/>
          <w:szCs w:val="28"/>
        </w:rPr>
      </w:pPr>
    </w:p>
    <w:p w14:paraId="73D87299" w14:textId="77777777" w:rsidR="00994F44" w:rsidRPr="00AD4BD2" w:rsidRDefault="00994F44" w:rsidP="00994F44">
      <w:pPr>
        <w:spacing w:after="0"/>
        <w:contextualSpacing/>
        <w:jc w:val="both"/>
        <w:rPr>
          <w:rFonts w:ascii="Times New Roman" w:hAnsi="Times New Roman" w:cs="Times New Roman"/>
          <w:iCs/>
          <w:sz w:val="28"/>
          <w:szCs w:val="28"/>
        </w:rPr>
      </w:pPr>
      <w:r w:rsidRPr="00B5325E">
        <w:rPr>
          <w:rFonts w:ascii="Times New Roman" w:hAnsi="Times New Roman" w:cs="Times New Roman"/>
          <w:b/>
          <w:iCs/>
          <w:sz w:val="28"/>
          <w:szCs w:val="28"/>
        </w:rPr>
        <w:t>Объектом исследования</w:t>
      </w:r>
      <w:r w:rsidRPr="00AD4BD2">
        <w:rPr>
          <w:rFonts w:ascii="Times New Roman" w:hAnsi="Times New Roman" w:cs="Times New Roman"/>
          <w:iCs/>
          <w:sz w:val="28"/>
          <w:szCs w:val="28"/>
        </w:rPr>
        <w:t xml:space="preserve"> в данной работе являются программные средства компьютерной графики, а </w:t>
      </w:r>
      <w:r w:rsidRPr="00B5325E">
        <w:rPr>
          <w:rFonts w:ascii="Times New Roman" w:hAnsi="Times New Roman" w:cs="Times New Roman"/>
          <w:b/>
          <w:iCs/>
          <w:sz w:val="28"/>
          <w:szCs w:val="28"/>
        </w:rPr>
        <w:t>предметом</w:t>
      </w:r>
      <w:r w:rsidRPr="00AD4BD2">
        <w:rPr>
          <w:rFonts w:ascii="Times New Roman" w:hAnsi="Times New Roman" w:cs="Times New Roman"/>
          <w:iCs/>
          <w:sz w:val="28"/>
          <w:szCs w:val="28"/>
        </w:rPr>
        <w:t xml:space="preserve"> – алгоритмы трассировки лучей и их реализация.</w:t>
      </w:r>
    </w:p>
    <w:p w14:paraId="541C9DA1" w14:textId="08CC6939" w:rsidR="00A6235B" w:rsidRPr="00B5325E" w:rsidRDefault="00A6235B" w:rsidP="00994F44">
      <w:pPr>
        <w:spacing w:after="0"/>
        <w:contextualSpacing/>
        <w:jc w:val="both"/>
        <w:rPr>
          <w:rFonts w:ascii="Times New Roman" w:hAnsi="Times New Roman" w:cs="Times New Roman"/>
          <w:iCs/>
          <w:sz w:val="28"/>
          <w:szCs w:val="28"/>
        </w:rPr>
      </w:pPr>
    </w:p>
    <w:p w14:paraId="6C9CA8AC" w14:textId="05010F9C" w:rsidR="00994F44" w:rsidRPr="00AD4BD2" w:rsidRDefault="00A6235B" w:rsidP="00A6235B">
      <w:pPr>
        <w:spacing w:after="0"/>
        <w:contextualSpacing/>
        <w:rPr>
          <w:rFonts w:ascii="Times New Roman" w:hAnsi="Times New Roman" w:cs="Times New Roman"/>
          <w:iCs/>
          <w:sz w:val="28"/>
          <w:szCs w:val="28"/>
        </w:rPr>
      </w:pPr>
      <w:r w:rsidRPr="00B5325E">
        <w:rPr>
          <w:rFonts w:ascii="Times New Roman" w:hAnsi="Times New Roman" w:cs="Times New Roman"/>
          <w:b/>
          <w:iCs/>
          <w:sz w:val="28"/>
          <w:szCs w:val="28"/>
        </w:rPr>
        <w:t>Цель исследования:</w:t>
      </w:r>
      <w:r w:rsidRPr="00F13D22">
        <w:rPr>
          <w:rFonts w:ascii="Times New Roman" w:hAnsi="Times New Roman" w:cs="Times New Roman"/>
          <w:iCs/>
          <w:sz w:val="28"/>
          <w:szCs w:val="28"/>
        </w:rPr>
        <w:t xml:space="preserve"> </w:t>
      </w:r>
      <w:r w:rsidR="006C450B" w:rsidRPr="006C450B">
        <w:rPr>
          <w:rFonts w:ascii="Times New Roman" w:hAnsi="Times New Roman" w:cs="Times New Roman"/>
          <w:iCs/>
          <w:sz w:val="28"/>
          <w:szCs w:val="28"/>
        </w:rPr>
        <w:t>сравнить алгоритмы трассировки лучей, реализованные в различных бесплатных программах для трехмерной визуализации.</w:t>
      </w:r>
    </w:p>
    <w:p w14:paraId="4617F03E" w14:textId="77777777" w:rsidR="00A6235B" w:rsidRPr="00B5325E" w:rsidRDefault="00A6235B" w:rsidP="00A6235B">
      <w:pPr>
        <w:spacing w:after="0"/>
        <w:contextualSpacing/>
        <w:jc w:val="both"/>
        <w:rPr>
          <w:rFonts w:ascii="Times New Roman" w:hAnsi="Times New Roman" w:cs="Times New Roman"/>
          <w:b/>
          <w:iCs/>
          <w:sz w:val="28"/>
          <w:szCs w:val="28"/>
        </w:rPr>
      </w:pPr>
      <w:r w:rsidRPr="00B5325E">
        <w:rPr>
          <w:rFonts w:ascii="Times New Roman" w:hAnsi="Times New Roman" w:cs="Times New Roman"/>
          <w:b/>
          <w:iCs/>
          <w:sz w:val="28"/>
          <w:szCs w:val="28"/>
        </w:rPr>
        <w:t>Задачи:</w:t>
      </w:r>
    </w:p>
    <w:p w14:paraId="0B3FEB38" w14:textId="04222BD3" w:rsidR="006C450B" w:rsidRDefault="006C450B" w:rsidP="00B5325E">
      <w:pPr>
        <w:pStyle w:val="a5"/>
        <w:numPr>
          <w:ilvl w:val="0"/>
          <w:numId w:val="55"/>
        </w:numPr>
        <w:spacing w:after="0"/>
        <w:jc w:val="both"/>
        <w:rPr>
          <w:rFonts w:ascii="Times New Roman" w:hAnsi="Times New Roman" w:cs="Times New Roman"/>
          <w:iCs/>
          <w:sz w:val="28"/>
          <w:szCs w:val="28"/>
        </w:rPr>
      </w:pPr>
      <w:r w:rsidRPr="00B5325E">
        <w:rPr>
          <w:rFonts w:ascii="Times New Roman" w:hAnsi="Times New Roman" w:cs="Times New Roman"/>
          <w:iCs/>
          <w:sz w:val="28"/>
          <w:szCs w:val="28"/>
        </w:rPr>
        <w:t>построить трехмерные сцены;</w:t>
      </w:r>
    </w:p>
    <w:p w14:paraId="1E02209A" w14:textId="77777777" w:rsidR="006C450B" w:rsidRPr="00AD4BD2" w:rsidRDefault="006C450B" w:rsidP="00B5325E">
      <w:pPr>
        <w:pStyle w:val="a5"/>
        <w:numPr>
          <w:ilvl w:val="0"/>
          <w:numId w:val="55"/>
        </w:numPr>
        <w:spacing w:after="0"/>
        <w:jc w:val="both"/>
        <w:rPr>
          <w:rFonts w:ascii="Times New Roman" w:hAnsi="Times New Roman" w:cs="Times New Roman"/>
          <w:iCs/>
          <w:sz w:val="28"/>
          <w:szCs w:val="28"/>
        </w:rPr>
      </w:pPr>
      <w:r w:rsidRPr="00B5325E">
        <w:rPr>
          <w:rFonts w:ascii="Times New Roman" w:hAnsi="Times New Roman" w:cs="Times New Roman"/>
          <w:iCs/>
          <w:sz w:val="28"/>
          <w:szCs w:val="28"/>
        </w:rPr>
        <w:t>настроить идентичные параметры для каждой сцены;</w:t>
      </w:r>
    </w:p>
    <w:p w14:paraId="162870CE" w14:textId="77777777" w:rsidR="006C450B" w:rsidRPr="00AD4BD2" w:rsidRDefault="006C450B" w:rsidP="00B5325E">
      <w:pPr>
        <w:pStyle w:val="a5"/>
        <w:numPr>
          <w:ilvl w:val="0"/>
          <w:numId w:val="55"/>
        </w:numPr>
        <w:spacing w:after="0"/>
        <w:jc w:val="both"/>
        <w:rPr>
          <w:rFonts w:ascii="Times New Roman" w:hAnsi="Times New Roman" w:cs="Times New Roman"/>
          <w:iCs/>
          <w:sz w:val="28"/>
          <w:szCs w:val="28"/>
        </w:rPr>
      </w:pPr>
      <w:r w:rsidRPr="00B5325E">
        <w:rPr>
          <w:rFonts w:ascii="Times New Roman" w:hAnsi="Times New Roman" w:cs="Times New Roman"/>
          <w:iCs/>
          <w:sz w:val="28"/>
          <w:szCs w:val="28"/>
        </w:rPr>
        <w:t>получить эталонное изображение, с которым будет проводится сравнение;</w:t>
      </w:r>
    </w:p>
    <w:p w14:paraId="498B120B" w14:textId="6A93DABE" w:rsidR="006C450B" w:rsidRPr="00AD4BD2" w:rsidRDefault="006C450B" w:rsidP="00B5325E">
      <w:pPr>
        <w:pStyle w:val="a5"/>
        <w:numPr>
          <w:ilvl w:val="0"/>
          <w:numId w:val="55"/>
        </w:numPr>
        <w:rPr>
          <w:rFonts w:ascii="Times New Roman" w:hAnsi="Times New Roman" w:cs="Times New Roman"/>
          <w:iCs/>
          <w:sz w:val="28"/>
          <w:szCs w:val="28"/>
        </w:rPr>
      </w:pPr>
      <w:r w:rsidRPr="00B5325E">
        <w:rPr>
          <w:rFonts w:ascii="Times New Roman" w:hAnsi="Times New Roman" w:cs="Times New Roman"/>
          <w:iCs/>
          <w:sz w:val="28"/>
          <w:szCs w:val="28"/>
        </w:rPr>
        <w:t>запустить рендер с ограничением по времени и/или потокам;</w:t>
      </w:r>
    </w:p>
    <w:p w14:paraId="2BA71E57" w14:textId="6856976D" w:rsidR="00A6235B" w:rsidRPr="00B5325E" w:rsidRDefault="006C450B" w:rsidP="00B5325E">
      <w:pPr>
        <w:pStyle w:val="a5"/>
        <w:numPr>
          <w:ilvl w:val="0"/>
          <w:numId w:val="55"/>
        </w:numPr>
      </w:pPr>
      <w:r w:rsidRPr="00B5325E">
        <w:rPr>
          <w:rFonts w:ascii="Times New Roman" w:hAnsi="Times New Roman" w:cs="Times New Roman"/>
          <w:iCs/>
          <w:sz w:val="28"/>
          <w:szCs w:val="28"/>
        </w:rPr>
        <w:t>построить графики скорости и качества с помощью метрики PSNR.</w:t>
      </w:r>
    </w:p>
    <w:p w14:paraId="510D54B2" w14:textId="77777777" w:rsidR="00A6235B" w:rsidRPr="00B12333" w:rsidRDefault="00A6235B" w:rsidP="00A6235B">
      <w:pPr>
        <w:spacing w:after="0" w:line="360" w:lineRule="auto"/>
        <w:contextualSpacing/>
        <w:jc w:val="both"/>
        <w:rPr>
          <w:rFonts w:ascii="Times New Roman" w:hAnsi="Times New Roman" w:cs="Times New Roman"/>
          <w:b/>
          <w:i/>
          <w:sz w:val="28"/>
          <w:szCs w:val="28"/>
        </w:rPr>
      </w:pPr>
    </w:p>
    <w:p w14:paraId="0776FFB8" w14:textId="77777777" w:rsidR="00A6235B" w:rsidRPr="00B5325E" w:rsidRDefault="00A6235B" w:rsidP="00A6235B">
      <w:pPr>
        <w:spacing w:after="0" w:line="480" w:lineRule="auto"/>
        <w:contextualSpacing/>
        <w:jc w:val="both"/>
        <w:rPr>
          <w:rFonts w:ascii="Times New Roman" w:hAnsi="Times New Roman" w:cs="Times New Roman"/>
          <w:i/>
          <w:sz w:val="28"/>
          <w:szCs w:val="28"/>
          <w:shd w:val="clear" w:color="auto" w:fill="FFFFFF"/>
        </w:rPr>
      </w:pPr>
    </w:p>
    <w:p w14:paraId="4BB631CB" w14:textId="3C323289" w:rsidR="00A6235B" w:rsidRPr="00AD4BD2" w:rsidRDefault="00A6235B" w:rsidP="00A6235B">
      <w:pPr>
        <w:rPr>
          <w:rFonts w:ascii="Times New Roman" w:hAnsi="Times New Roman" w:cs="Times New Roman"/>
          <w:sz w:val="28"/>
          <w:szCs w:val="28"/>
        </w:rPr>
      </w:pPr>
      <w:r w:rsidRPr="00F13D22">
        <w:rPr>
          <w:rFonts w:ascii="Times New Roman" w:hAnsi="Times New Roman" w:cs="Times New Roman"/>
          <w:sz w:val="28"/>
          <w:szCs w:val="28"/>
        </w:rPr>
        <w:br w:type="page"/>
      </w:r>
    </w:p>
    <w:p w14:paraId="27A118CE" w14:textId="656AA8E2" w:rsidR="00A6235B" w:rsidRPr="00F13D22" w:rsidRDefault="00A6235B" w:rsidP="00A6235B">
      <w:pPr>
        <w:spacing w:after="0" w:line="360" w:lineRule="auto"/>
        <w:contextualSpacing/>
        <w:rPr>
          <w:rFonts w:ascii="Times New Roman" w:hAnsi="Times New Roman" w:cs="Times New Roman"/>
          <w:b/>
          <w:sz w:val="28"/>
          <w:szCs w:val="28"/>
        </w:rPr>
      </w:pPr>
      <w:r w:rsidRPr="00B5325E">
        <w:rPr>
          <w:rFonts w:ascii="Times New Roman" w:hAnsi="Times New Roman" w:cs="Times New Roman"/>
          <w:b/>
          <w:sz w:val="28"/>
          <w:szCs w:val="28"/>
        </w:rPr>
        <w:lastRenderedPageBreak/>
        <w:t xml:space="preserve">Глава </w:t>
      </w:r>
      <w:r w:rsidR="00B06873" w:rsidRPr="00B5325E">
        <w:rPr>
          <w:rFonts w:ascii="Times New Roman" w:hAnsi="Times New Roman" w:cs="Times New Roman"/>
          <w:b/>
          <w:sz w:val="28"/>
          <w:szCs w:val="28"/>
        </w:rPr>
        <w:t>1.</w:t>
      </w:r>
      <w:r w:rsidRPr="00B5325E">
        <w:rPr>
          <w:rFonts w:ascii="Times New Roman" w:hAnsi="Times New Roman" w:cs="Times New Roman"/>
          <w:b/>
          <w:sz w:val="28"/>
          <w:szCs w:val="28"/>
        </w:rPr>
        <w:t xml:space="preserve">1. </w:t>
      </w:r>
      <w:r w:rsidRPr="00B5325E">
        <w:rPr>
          <w:rFonts w:ascii="Times New Roman" w:hAnsi="Times New Roman" w:cs="Times New Roman"/>
          <w:b/>
          <w:iCs/>
          <w:sz w:val="28"/>
          <w:szCs w:val="28"/>
        </w:rPr>
        <w:t>Физические модели и законы</w:t>
      </w:r>
      <w:r w:rsidRPr="00B5325E" w:rsidDel="00746A3B">
        <w:rPr>
          <w:rFonts w:ascii="Times New Roman" w:hAnsi="Times New Roman" w:cs="Times New Roman"/>
          <w:b/>
          <w:sz w:val="28"/>
          <w:szCs w:val="28"/>
        </w:rPr>
        <w:t xml:space="preserve"> </w:t>
      </w:r>
    </w:p>
    <w:p w14:paraId="3CCA1476" w14:textId="4E93408E" w:rsidR="00E66290" w:rsidRPr="00AD4BD2" w:rsidRDefault="00A6235B" w:rsidP="00AD4BD2">
      <w:pPr>
        <w:spacing w:after="0" w:line="276" w:lineRule="auto"/>
        <w:ind w:firstLine="708"/>
        <w:contextualSpacing/>
        <w:rPr>
          <w:rFonts w:ascii="Times New Roman" w:hAnsi="Times New Roman" w:cs="Times New Roman"/>
          <w:sz w:val="28"/>
          <w:szCs w:val="28"/>
        </w:rPr>
      </w:pPr>
      <w:r w:rsidRPr="00AD4BD2">
        <w:rPr>
          <w:rFonts w:ascii="Times New Roman" w:hAnsi="Times New Roman" w:cs="Times New Roman"/>
          <w:sz w:val="28"/>
          <w:szCs w:val="28"/>
        </w:rPr>
        <w:t xml:space="preserve">Перед тем, как говорить о реалистичном отображении внешнего мира определимся с понятием «реалистичность». </w:t>
      </w:r>
      <w:r w:rsidR="003524DA" w:rsidRPr="00AD4BD2">
        <w:rPr>
          <w:rFonts w:ascii="Times New Roman" w:hAnsi="Times New Roman" w:cs="Times New Roman"/>
          <w:sz w:val="28"/>
          <w:szCs w:val="28"/>
        </w:rPr>
        <w:t>Для</w:t>
      </w:r>
      <w:r w:rsidRPr="00AD4BD2">
        <w:rPr>
          <w:rFonts w:ascii="Times New Roman" w:hAnsi="Times New Roman" w:cs="Times New Roman"/>
          <w:sz w:val="28"/>
          <w:szCs w:val="28"/>
        </w:rPr>
        <w:t xml:space="preserve"> реалистичного рендеринга алгоритмам необходимо руководствоваться законами физической оптики, т.е. корпускулярно-волновыми свойствами света, а также законами взаимодействия света с различными поверхностями.</w:t>
      </w:r>
      <w:r w:rsidR="00CC3DB1" w:rsidRPr="00AD4BD2">
        <w:rPr>
          <w:rFonts w:ascii="Times New Roman" w:hAnsi="Times New Roman" w:cs="Times New Roman"/>
          <w:sz w:val="28"/>
          <w:szCs w:val="28"/>
        </w:rPr>
        <w:t xml:space="preserve"> </w:t>
      </w:r>
    </w:p>
    <w:p w14:paraId="73813606" w14:textId="625BF877" w:rsidR="00E66290" w:rsidRPr="00B5325E" w:rsidRDefault="00E66290" w:rsidP="00E66290">
      <w:pPr>
        <w:pStyle w:val="aff6"/>
        <w:jc w:val="center"/>
        <w:rPr>
          <w:color w:val="000000"/>
          <w:sz w:val="28"/>
          <w:szCs w:val="28"/>
        </w:rPr>
      </w:pPr>
      <w:r w:rsidRPr="00B5325E">
        <w:rPr>
          <w:color w:val="000000"/>
          <w:sz w:val="28"/>
          <w:szCs w:val="28"/>
        </w:rPr>
        <w:t>Законы геометрической оптики</w:t>
      </w:r>
    </w:p>
    <w:p w14:paraId="3F0289B4" w14:textId="51A10BD4" w:rsidR="00E66290" w:rsidRPr="00B12333" w:rsidRDefault="00E66290" w:rsidP="00E66290">
      <w:pPr>
        <w:pStyle w:val="aff6"/>
        <w:spacing w:line="276" w:lineRule="auto"/>
        <w:ind w:firstLine="708"/>
        <w:rPr>
          <w:color w:val="000000"/>
          <w:sz w:val="28"/>
          <w:szCs w:val="28"/>
        </w:rPr>
      </w:pPr>
      <w:r w:rsidRPr="00B12333">
        <w:rPr>
          <w:color w:val="000000"/>
          <w:sz w:val="28"/>
          <w:szCs w:val="28"/>
        </w:rPr>
        <w:t>Геометрическая оптика описывает распространение электромагнитного поля как распространение лучей в пространстве. Луч – это линия (кривая или прямая), вдоль которой распространяется энергия светового поля.</w:t>
      </w:r>
    </w:p>
    <w:p w14:paraId="5F698C3D" w14:textId="3CE0B9B3"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прямолинейного распространения света (принцип Ферма)</w:t>
      </w:r>
    </w:p>
    <w:p w14:paraId="19D7BB54" w14:textId="74B338E6" w:rsidR="00E66290" w:rsidRPr="00B12333" w:rsidRDefault="00E66290" w:rsidP="00E66290">
      <w:pPr>
        <w:pStyle w:val="aff6"/>
        <w:spacing w:line="276" w:lineRule="auto"/>
        <w:ind w:left="720" w:firstLine="696"/>
        <w:rPr>
          <w:color w:val="000000"/>
          <w:sz w:val="28"/>
          <w:szCs w:val="28"/>
        </w:rPr>
      </w:pPr>
      <w:r w:rsidRPr="00B12333">
        <w:rPr>
          <w:color w:val="000000"/>
          <w:sz w:val="28"/>
          <w:szCs w:val="28"/>
        </w:rPr>
        <w:t>Оптическая длина луча (произведение геометрического пути светового луча и показателя преломления среды, в которой распространяется свет) между двумя точками минимальна по сравнению со всеми другими линиями, соединяющими эти две точки. Отсюда очевидно следует, что в однородной среде световой луч движется по прямой линии.</w:t>
      </w:r>
    </w:p>
    <w:p w14:paraId="042373B2" w14:textId="3DDDA70D"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независимого распространения лучей</w:t>
      </w:r>
    </w:p>
    <w:p w14:paraId="5F1A2C62" w14:textId="66EFA143" w:rsidR="00E66290" w:rsidRPr="00B12333" w:rsidRDefault="00E66290" w:rsidP="00E66290">
      <w:pPr>
        <w:pStyle w:val="aff6"/>
        <w:spacing w:line="276" w:lineRule="auto"/>
        <w:ind w:left="720" w:firstLine="696"/>
        <w:rPr>
          <w:color w:val="000000"/>
          <w:sz w:val="28"/>
          <w:szCs w:val="28"/>
        </w:rPr>
      </w:pPr>
      <w:r w:rsidRPr="00B12333">
        <w:rPr>
          <w:color w:val="000000"/>
          <w:sz w:val="28"/>
          <w:szCs w:val="28"/>
        </w:rPr>
        <w:t>Если через точку пространства проходит несколько лучей, то каждый луч никак не влияет на любой другой луч. То есть он ведет себя так, будто бы никаких других лучей нет.</w:t>
      </w:r>
    </w:p>
    <w:p w14:paraId="0A2598B3" w14:textId="05AE874C"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преломления света (Закон Снеллиуса)</w:t>
      </w:r>
    </w:p>
    <w:p w14:paraId="22F0FD73" w14:textId="0AFC9F36" w:rsidR="00E66290" w:rsidRPr="00B12333" w:rsidRDefault="00E66290" w:rsidP="00E66290">
      <w:pPr>
        <w:pStyle w:val="aff6"/>
        <w:spacing w:after="0" w:afterAutospacing="0" w:line="276" w:lineRule="auto"/>
        <w:ind w:left="720" w:firstLine="696"/>
        <w:rPr>
          <w:color w:val="000000"/>
          <w:sz w:val="28"/>
          <w:szCs w:val="28"/>
        </w:rPr>
      </w:pPr>
      <w:r w:rsidRPr="00B12333">
        <w:rPr>
          <w:color w:val="000000"/>
          <w:sz w:val="28"/>
          <w:szCs w:val="28"/>
        </w:rPr>
        <w:t>При переходе светового луча из одной среды в другую, на границе двух сред световой луч разделяется на два: отраженный и преломленный. Угол падения света на поверхность связан с углом преломления соотношением:</w:t>
      </w:r>
    </w:p>
    <w:p w14:paraId="33432C2C" w14:textId="18C67531" w:rsidR="00E66290" w:rsidRPr="00B12333" w:rsidRDefault="00DB2085" w:rsidP="00E66290">
      <w:pPr>
        <w:pStyle w:val="aff6"/>
        <w:spacing w:after="0" w:afterAutospacing="0" w:line="276" w:lineRule="auto"/>
        <w:ind w:left="720"/>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1</m:t>
              </m:r>
            </m:sub>
          </m:sSub>
          <m:r>
            <w:rPr>
              <w:rFonts w:ascii="Cambria Math" w:hAnsi="Cambria Math"/>
              <w:color w:val="000000"/>
              <w:sz w:val="28"/>
              <w:szCs w:val="28"/>
            </w:rPr>
            <m:t xml:space="preserve">cosα = </m:t>
          </m:r>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2</m:t>
              </m:r>
            </m:sub>
          </m:sSub>
          <m:r>
            <w:rPr>
              <w:rFonts w:ascii="Cambria Math" w:hAnsi="Cambria Math"/>
              <w:color w:val="000000"/>
              <w:sz w:val="28"/>
              <w:szCs w:val="28"/>
            </w:rPr>
            <m:t>cosβ</m:t>
          </m:r>
        </m:oMath>
      </m:oMathPara>
    </w:p>
    <w:p w14:paraId="122BA140" w14:textId="77777777" w:rsidR="00E66290" w:rsidRPr="00B12333" w:rsidRDefault="00E66290" w:rsidP="00E66290">
      <w:pPr>
        <w:pStyle w:val="aff6"/>
        <w:spacing w:before="0" w:beforeAutospacing="0" w:after="0" w:afterAutospacing="0" w:line="276" w:lineRule="auto"/>
        <w:ind w:left="720"/>
        <w:rPr>
          <w:color w:val="000000"/>
          <w:sz w:val="28"/>
          <w:szCs w:val="28"/>
        </w:rPr>
      </w:pPr>
      <w:r w:rsidRPr="00B12333">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1</m:t>
            </m:r>
          </m:sub>
        </m:sSub>
      </m:oMath>
      <w:r w:rsidRPr="00B12333">
        <w:rPr>
          <w:color w:val="000000"/>
          <w:sz w:val="28"/>
          <w:szCs w:val="28"/>
        </w:rPr>
        <w:t xml:space="preserve"> − показатель преломления первой среды;</w:t>
      </w:r>
    </w:p>
    <w:p w14:paraId="7D677E67" w14:textId="1399E67A" w:rsidR="00E66290" w:rsidRPr="00B12333" w:rsidRDefault="00DB2085" w:rsidP="00E66290">
      <w:pPr>
        <w:pStyle w:val="aff6"/>
        <w:spacing w:before="0" w:beforeAutospacing="0" w:after="0" w:afterAutospacing="0" w:line="276" w:lineRule="auto"/>
        <w:ind w:left="720"/>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2</m:t>
            </m:r>
          </m:sub>
        </m:sSub>
      </m:oMath>
      <w:r w:rsidR="00E66290" w:rsidRPr="00B12333">
        <w:rPr>
          <w:color w:val="000000"/>
          <w:sz w:val="28"/>
          <w:szCs w:val="28"/>
        </w:rPr>
        <w:t xml:space="preserve"> − показатель второй среды, в которую свет попадает, пройдя границу раздела;</w:t>
      </w:r>
    </w:p>
    <w:p w14:paraId="460CC0EB" w14:textId="77777777" w:rsidR="00E66290" w:rsidRPr="00B12333" w:rsidRDefault="00E66290" w:rsidP="00E66290">
      <w:pPr>
        <w:pStyle w:val="aff6"/>
        <w:spacing w:before="0" w:beforeAutospacing="0" w:after="0" w:afterAutospacing="0" w:line="276" w:lineRule="auto"/>
        <w:ind w:left="720"/>
        <w:rPr>
          <w:color w:val="000000"/>
          <w:sz w:val="28"/>
          <w:szCs w:val="28"/>
        </w:rPr>
      </w:pPr>
      <w:r w:rsidRPr="00B12333">
        <w:rPr>
          <w:rFonts w:ascii="Cambria Math" w:hAnsi="Cambria Math" w:cs="Cambria Math"/>
          <w:color w:val="000000"/>
          <w:sz w:val="28"/>
          <w:szCs w:val="28"/>
        </w:rPr>
        <w:t>𝛼</w:t>
      </w:r>
      <w:r w:rsidRPr="00B12333">
        <w:rPr>
          <w:color w:val="000000"/>
          <w:sz w:val="28"/>
          <w:szCs w:val="28"/>
        </w:rPr>
        <w:t>− угол между падающим лучом и нормалью к поверхности в первой среде;</w:t>
      </w:r>
    </w:p>
    <w:p w14:paraId="13893066" w14:textId="4E76FE76" w:rsidR="00E66290" w:rsidRPr="00B12333" w:rsidRDefault="00E66290" w:rsidP="00E66290">
      <w:pPr>
        <w:pStyle w:val="aff6"/>
        <w:spacing w:before="0" w:beforeAutospacing="0" w:after="0" w:afterAutospacing="0" w:line="276" w:lineRule="auto"/>
        <w:ind w:left="720"/>
        <w:rPr>
          <w:color w:val="000000"/>
          <w:sz w:val="28"/>
          <w:szCs w:val="28"/>
        </w:rPr>
      </w:pPr>
      <w:r w:rsidRPr="00B12333">
        <w:rPr>
          <w:rFonts w:ascii="Cambria Math" w:hAnsi="Cambria Math" w:cs="Cambria Math"/>
          <w:color w:val="000000"/>
          <w:sz w:val="28"/>
          <w:szCs w:val="28"/>
        </w:rPr>
        <w:t>𝛽</w:t>
      </w:r>
      <w:r w:rsidRPr="00B12333">
        <w:rPr>
          <w:color w:val="000000"/>
          <w:sz w:val="28"/>
          <w:szCs w:val="28"/>
        </w:rPr>
        <w:t>− угол между лучом и нормалью к поверхности во второй среде.</w:t>
      </w:r>
    </w:p>
    <w:p w14:paraId="03BC11BE" w14:textId="3CAB4723"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Законы отражения света</w:t>
      </w:r>
    </w:p>
    <w:p w14:paraId="20C26DDC" w14:textId="77777777" w:rsidR="00E66290" w:rsidRPr="00B12333" w:rsidRDefault="00E66290" w:rsidP="00EB01A5">
      <w:pPr>
        <w:pStyle w:val="aff6"/>
        <w:numPr>
          <w:ilvl w:val="0"/>
          <w:numId w:val="36"/>
        </w:numPr>
        <w:spacing w:line="276" w:lineRule="auto"/>
        <w:rPr>
          <w:color w:val="000000"/>
          <w:sz w:val="28"/>
          <w:szCs w:val="28"/>
        </w:rPr>
      </w:pPr>
      <w:r w:rsidRPr="00B12333">
        <w:rPr>
          <w:color w:val="000000"/>
          <w:sz w:val="28"/>
          <w:szCs w:val="28"/>
        </w:rPr>
        <w:lastRenderedPageBreak/>
        <w:t>Диффузное отражение. При отражении света от шероховатой поверхности лучи отражаются в разные стороны.</w:t>
      </w:r>
    </w:p>
    <w:p w14:paraId="5DFD5CAC" w14:textId="3A533EA3" w:rsidR="00E66290" w:rsidRPr="00B12333" w:rsidRDefault="00E66290" w:rsidP="00EB01A5">
      <w:pPr>
        <w:pStyle w:val="aff6"/>
        <w:numPr>
          <w:ilvl w:val="0"/>
          <w:numId w:val="36"/>
        </w:numPr>
        <w:spacing w:line="276" w:lineRule="auto"/>
        <w:rPr>
          <w:color w:val="000000"/>
          <w:sz w:val="28"/>
          <w:szCs w:val="28"/>
        </w:rPr>
      </w:pPr>
      <w:r w:rsidRPr="00B12333">
        <w:rPr>
          <w:color w:val="000000"/>
          <w:sz w:val="28"/>
          <w:szCs w:val="28"/>
        </w:rPr>
        <w:t>Зеркальное отражение. Падающий и отраженный лучи, а также нормаль к отражающей поверхности в точке падения лежат в одной плоскости и угол падения равен углу отражения.</w:t>
      </w:r>
    </w:p>
    <w:p w14:paraId="31F5F54F" w14:textId="0E0091E5" w:rsidR="00E66290" w:rsidRPr="00B12333" w:rsidRDefault="00E66290" w:rsidP="00EB01A5">
      <w:pPr>
        <w:pStyle w:val="aff6"/>
        <w:numPr>
          <w:ilvl w:val="0"/>
          <w:numId w:val="36"/>
        </w:numPr>
        <w:spacing w:line="276" w:lineRule="auto"/>
        <w:rPr>
          <w:color w:val="000000"/>
          <w:sz w:val="28"/>
          <w:szCs w:val="28"/>
        </w:rPr>
      </w:pPr>
      <w:r w:rsidRPr="00B12333">
        <w:rPr>
          <w:color w:val="000000"/>
          <w:sz w:val="28"/>
          <w:szCs w:val="28"/>
        </w:rPr>
        <w:t>Полное внутреннее отражение. Ситуация, при которой интенсивность преломленного луча становится нулевой. Возникает на границе двух сред, где волна падает из среды с большим показателем преломления (т.е. более плотной).</w:t>
      </w:r>
    </w:p>
    <w:p w14:paraId="43D0A6D3" w14:textId="6B46EA95"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обратимости светового луча.</w:t>
      </w:r>
    </w:p>
    <w:p w14:paraId="03BA5BBC" w14:textId="77777777" w:rsidR="00E66290" w:rsidRPr="00B12333" w:rsidRDefault="00E66290" w:rsidP="00E66290">
      <w:pPr>
        <w:pStyle w:val="aff6"/>
        <w:spacing w:line="276" w:lineRule="auto"/>
        <w:ind w:left="720" w:firstLine="696"/>
        <w:rPr>
          <w:color w:val="000000"/>
          <w:sz w:val="28"/>
          <w:szCs w:val="28"/>
        </w:rPr>
      </w:pPr>
      <w:r w:rsidRPr="00B12333">
        <w:rPr>
          <w:color w:val="000000"/>
          <w:sz w:val="28"/>
          <w:szCs w:val="28"/>
        </w:rPr>
        <w:t>Траектория пути лучей не зависят от направления распространения. Другими словами, если луч, выпущенный из точки А в точку Б, пустить в обратном направлении от Б к А, то он будет иметь точно такую же траекторию.</w:t>
      </w:r>
    </w:p>
    <w:p w14:paraId="6240386A" w14:textId="41985A52" w:rsidR="00E66290" w:rsidRPr="00B12333" w:rsidRDefault="00E66290" w:rsidP="00E66290">
      <w:pPr>
        <w:pStyle w:val="aff6"/>
        <w:spacing w:line="276" w:lineRule="auto"/>
        <w:rPr>
          <w:color w:val="000000"/>
          <w:sz w:val="28"/>
          <w:szCs w:val="28"/>
        </w:rPr>
      </w:pPr>
      <w:r w:rsidRPr="00B12333">
        <w:rPr>
          <w:color w:val="000000"/>
          <w:sz w:val="28"/>
          <w:szCs w:val="28"/>
        </w:rPr>
        <w:t>Все законы геометрической оптики следуют из закона сохранения энергии. Также они не являются независимыми друг от друга. [2]</w:t>
      </w:r>
    </w:p>
    <w:p w14:paraId="6A69F027" w14:textId="77777777" w:rsidR="00994F44" w:rsidRPr="00F13D22" w:rsidRDefault="00994F44" w:rsidP="00994F44">
      <w:pPr>
        <w:spacing w:after="0" w:line="276" w:lineRule="auto"/>
        <w:ind w:firstLine="708"/>
        <w:contextualSpacing/>
        <w:rPr>
          <w:rFonts w:ascii="Times New Roman" w:hAnsi="Times New Roman" w:cs="Times New Roman"/>
          <w:sz w:val="28"/>
          <w:szCs w:val="28"/>
        </w:rPr>
      </w:pPr>
    </w:p>
    <w:p w14:paraId="6AC33792" w14:textId="3A6F8430" w:rsidR="00A6235B" w:rsidRPr="00B5325E" w:rsidRDefault="00994F44" w:rsidP="00994F44">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Электромагнитные свойства света</w:t>
      </w:r>
    </w:p>
    <w:p w14:paraId="5E37C95C" w14:textId="77777777" w:rsidR="00A6235B" w:rsidRPr="00B12333" w:rsidRDefault="00A6235B" w:rsidP="00994F44">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Свет (или световое поле) – это электромагнитные волны в оптическом диапазоне длин волн </w:t>
      </w:r>
      <m:oMath>
        <m:r>
          <w:rPr>
            <w:rFonts w:ascii="Cambria Math" w:hAnsi="Cambria Math" w:cs="Times New Roman"/>
            <w:sz w:val="28"/>
            <w:szCs w:val="28"/>
          </w:rPr>
          <m:t xml:space="preserve">λ </m:t>
        </m:r>
      </m:oMath>
      <w:r w:rsidRPr="00B12333">
        <w:rPr>
          <w:rFonts w:ascii="Times New Roman" w:hAnsi="Times New Roman" w:cs="Times New Roman"/>
          <w:sz w:val="28"/>
          <w:szCs w:val="28"/>
        </w:rPr>
        <w:t>(0 – 40 мкм). В этом диапазоне выполняются законы геометрической оптики и свет слабо взаимодействует с веществом.  Оптический диапазон состоит из 4 видов излучения: рентгеновское, ультрафиолетовое, инфракрасное и видимое. В данной работе имеет значение только последнее.</w:t>
      </w:r>
    </w:p>
    <w:p w14:paraId="1D34A8CA" w14:textId="68D944F5" w:rsidR="00A6235B" w:rsidRPr="00B12333" w:rsidRDefault="00A6235B" w:rsidP="00994F44">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Видимое излучение – отраженный от разных поверхностей свет видимого диапазона, лежащий в пределах от 380 </w:t>
      </w:r>
      <w:proofErr w:type="spellStart"/>
      <w:r w:rsidRPr="00B12333">
        <w:rPr>
          <w:rFonts w:ascii="Times New Roman" w:hAnsi="Times New Roman" w:cs="Times New Roman"/>
          <w:sz w:val="28"/>
          <w:szCs w:val="28"/>
        </w:rPr>
        <w:t>нм</w:t>
      </w:r>
      <w:proofErr w:type="spellEnd"/>
      <w:r w:rsidRPr="00B12333">
        <w:rPr>
          <w:rFonts w:ascii="Times New Roman" w:hAnsi="Times New Roman" w:cs="Times New Roman"/>
          <w:sz w:val="28"/>
          <w:szCs w:val="28"/>
        </w:rPr>
        <w:t xml:space="preserve"> до 780 </w:t>
      </w:r>
      <w:proofErr w:type="spellStart"/>
      <w:r w:rsidRPr="00B12333">
        <w:rPr>
          <w:rFonts w:ascii="Times New Roman" w:hAnsi="Times New Roman" w:cs="Times New Roman"/>
          <w:sz w:val="28"/>
          <w:szCs w:val="28"/>
        </w:rPr>
        <w:t>нм</w:t>
      </w:r>
      <w:proofErr w:type="spellEnd"/>
      <w:r w:rsidR="00CB41ED" w:rsidRPr="00B12333">
        <w:rPr>
          <w:rFonts w:ascii="Times New Roman" w:hAnsi="Times New Roman" w:cs="Times New Roman"/>
          <w:sz w:val="28"/>
          <w:szCs w:val="28"/>
        </w:rPr>
        <w:t xml:space="preserve"> [1]</w:t>
      </w:r>
      <w:r w:rsidRPr="00B12333">
        <w:rPr>
          <w:rFonts w:ascii="Times New Roman" w:hAnsi="Times New Roman" w:cs="Times New Roman"/>
          <w:sz w:val="28"/>
          <w:szCs w:val="28"/>
        </w:rPr>
        <w:t xml:space="preserve">. </w:t>
      </w:r>
    </w:p>
    <w:p w14:paraId="083C031C"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p>
    <w:p w14:paraId="015005B8" w14:textId="605E2694"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Дифракция</w:t>
      </w:r>
      <w:r w:rsidR="003524DA" w:rsidRPr="00B5325E">
        <w:rPr>
          <w:rFonts w:ascii="Times New Roman" w:hAnsi="Times New Roman" w:cs="Times New Roman"/>
          <w:sz w:val="28"/>
          <w:szCs w:val="28"/>
        </w:rPr>
        <w:t xml:space="preserve"> </w:t>
      </w:r>
    </w:p>
    <w:p w14:paraId="75F80E53" w14:textId="01EFC9F8" w:rsidR="00A6235B" w:rsidRPr="00B12333" w:rsidRDefault="00A6235B" w:rsidP="00994F44">
      <w:pPr>
        <w:spacing w:after="0" w:line="276" w:lineRule="auto"/>
        <w:ind w:firstLine="708"/>
        <w:contextualSpacing/>
        <w:rPr>
          <w:rFonts w:ascii="Times New Roman" w:hAnsi="Times New Roman" w:cs="Times New Roman"/>
          <w:sz w:val="28"/>
          <w:szCs w:val="28"/>
        </w:rPr>
      </w:pPr>
      <w:commentRangeStart w:id="10"/>
      <w:r w:rsidRPr="00B12333">
        <w:rPr>
          <w:rFonts w:ascii="Times New Roman" w:hAnsi="Times New Roman" w:cs="Times New Roman"/>
          <w:sz w:val="28"/>
          <w:szCs w:val="28"/>
        </w:rPr>
        <w:t>Под дифракцией света понимают всякое уклонение от прямолинейного распространения света, если оно не может быть истолковано как результат отражения, преломления или изгибания световых лучей в средах с непрерывно меняющимся показателем преломления. Если в среде имеются мельчайшие частицы постороннего вещества (туман) или показатель преломления заметно меняется на расстояниях порядка длины волны, то в этих случаях говорят о рассеянии света</w:t>
      </w:r>
      <w:r w:rsidR="00C52476" w:rsidRPr="00B5325E">
        <w:rPr>
          <w:rFonts w:ascii="Times New Roman" w:hAnsi="Times New Roman" w:cs="Times New Roman"/>
          <w:sz w:val="28"/>
          <w:szCs w:val="28"/>
        </w:rPr>
        <w:t>[1]</w:t>
      </w:r>
      <w:r w:rsidRPr="00B12333">
        <w:rPr>
          <w:rFonts w:ascii="Times New Roman" w:hAnsi="Times New Roman" w:cs="Times New Roman"/>
          <w:sz w:val="28"/>
          <w:szCs w:val="28"/>
        </w:rPr>
        <w:t>.</w:t>
      </w:r>
      <w:commentRangeEnd w:id="10"/>
      <w:r w:rsidRPr="00B12333">
        <w:rPr>
          <w:rStyle w:val="af1"/>
          <w:rFonts w:ascii="Times New Roman" w:hAnsi="Times New Roman" w:cs="Times New Roman"/>
          <w:sz w:val="28"/>
          <w:szCs w:val="28"/>
        </w:rPr>
        <w:commentReference w:id="10"/>
      </w:r>
    </w:p>
    <w:p w14:paraId="484A85FB" w14:textId="086A8805" w:rsidR="00A6235B" w:rsidRDefault="00A6235B" w:rsidP="00A6235B">
      <w:pPr>
        <w:spacing w:after="0" w:line="360" w:lineRule="auto"/>
        <w:contextualSpacing/>
        <w:rPr>
          <w:rFonts w:ascii="Times New Roman" w:hAnsi="Times New Roman" w:cs="Times New Roman"/>
          <w:sz w:val="28"/>
          <w:szCs w:val="28"/>
        </w:rPr>
      </w:pPr>
    </w:p>
    <w:p w14:paraId="79F0D31F" w14:textId="58E8AE67" w:rsidR="006C450B" w:rsidRDefault="006C450B" w:rsidP="00A6235B">
      <w:pPr>
        <w:spacing w:after="0" w:line="360" w:lineRule="auto"/>
        <w:contextualSpacing/>
        <w:rPr>
          <w:rFonts w:ascii="Times New Roman" w:hAnsi="Times New Roman" w:cs="Times New Roman"/>
          <w:sz w:val="28"/>
          <w:szCs w:val="28"/>
        </w:rPr>
      </w:pPr>
    </w:p>
    <w:p w14:paraId="71779343" w14:textId="77777777" w:rsidR="006C450B" w:rsidRPr="00B12333" w:rsidRDefault="006C450B" w:rsidP="00A6235B">
      <w:pPr>
        <w:spacing w:after="0" w:line="360" w:lineRule="auto"/>
        <w:contextualSpacing/>
        <w:rPr>
          <w:rFonts w:ascii="Times New Roman" w:hAnsi="Times New Roman" w:cs="Times New Roman"/>
          <w:sz w:val="28"/>
          <w:szCs w:val="28"/>
        </w:rPr>
      </w:pPr>
    </w:p>
    <w:p w14:paraId="6E02CEEA" w14:textId="2CD501A5"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lastRenderedPageBreak/>
        <w:t>Интерференция и когерентность</w:t>
      </w:r>
      <w:r w:rsidR="005D773B" w:rsidRPr="00B5325E">
        <w:rPr>
          <w:rFonts w:ascii="Times New Roman" w:hAnsi="Times New Roman" w:cs="Times New Roman"/>
          <w:sz w:val="28"/>
          <w:szCs w:val="28"/>
        </w:rPr>
        <w:t xml:space="preserve"> </w:t>
      </w:r>
    </w:p>
    <w:p w14:paraId="3F7815AD" w14:textId="02ACEDDD" w:rsidR="00A6235B" w:rsidRPr="00B12333" w:rsidRDefault="00A6235B" w:rsidP="00994F44">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Колебания (и волны) называются когерентными, если разность их фаз </w:t>
      </w:r>
      <m:oMath>
        <m:r>
          <w:rPr>
            <w:rFonts w:ascii="Cambria Math" w:hAnsi="Cambria Math" w:cs="Times New Roman"/>
            <w:sz w:val="28"/>
            <w:szCs w:val="28"/>
          </w:rPr>
          <m:t>δ</m:t>
        </m:r>
      </m:oMath>
      <w:r w:rsidRPr="00B12333">
        <w:rPr>
          <w:rFonts w:ascii="Times New Roman" w:hAnsi="Times New Roman" w:cs="Times New Roman"/>
          <w:sz w:val="28"/>
          <w:szCs w:val="28"/>
        </w:rPr>
        <w:t xml:space="preserve"> постоянна во времени</w:t>
      </w:r>
      <w:r w:rsidR="00C52476" w:rsidRPr="00B12333">
        <w:rPr>
          <w:rFonts w:ascii="Times New Roman" w:hAnsi="Times New Roman" w:cs="Times New Roman"/>
          <w:sz w:val="28"/>
          <w:szCs w:val="28"/>
        </w:rPr>
        <w:t>[1]</w:t>
      </w:r>
      <w:r w:rsidRPr="00B12333">
        <w:rPr>
          <w:rFonts w:ascii="Times New Roman" w:hAnsi="Times New Roman" w:cs="Times New Roman"/>
          <w:sz w:val="28"/>
          <w:szCs w:val="28"/>
        </w:rPr>
        <w:t>.</w:t>
      </w:r>
      <w:r w:rsidR="00C52476" w:rsidRPr="00B5325E">
        <w:rPr>
          <w:rFonts w:ascii="Times New Roman" w:hAnsi="Times New Roman" w:cs="Times New Roman"/>
          <w:sz w:val="28"/>
          <w:szCs w:val="28"/>
        </w:rPr>
        <w:t xml:space="preserve"> </w:t>
      </w:r>
      <w:r w:rsidRPr="00B12333">
        <w:rPr>
          <w:rFonts w:ascii="Times New Roman" w:hAnsi="Times New Roman" w:cs="Times New Roman"/>
          <w:sz w:val="28"/>
          <w:szCs w:val="28"/>
        </w:rPr>
        <w:t xml:space="preserve">Если оба колебания не согласованы друг с другом т.е. разность их фаз </w:t>
      </w:r>
      <m:oMath>
        <m:r>
          <w:rPr>
            <w:rFonts w:ascii="Cambria Math" w:hAnsi="Cambria Math" w:cs="Times New Roman"/>
            <w:sz w:val="28"/>
            <w:szCs w:val="28"/>
          </w:rPr>
          <m:t>δ</m:t>
        </m:r>
      </m:oMath>
      <w:r w:rsidRPr="00B12333">
        <w:rPr>
          <w:rFonts w:ascii="Times New Roman" w:hAnsi="Times New Roman" w:cs="Times New Roman"/>
          <w:sz w:val="28"/>
          <w:szCs w:val="28"/>
        </w:rPr>
        <w:t xml:space="preserve"> как-то изменяется во времени, то такие колебания называют некогерентными. При суперпозиции когерентных волн происходит перераспределение интенсивности </w:t>
      </w:r>
      <w:r w:rsidRPr="00B12333">
        <w:rPr>
          <w:rFonts w:ascii="Times New Roman" w:hAnsi="Times New Roman" w:cs="Times New Roman"/>
          <w:sz w:val="28"/>
          <w:szCs w:val="28"/>
          <w:lang w:val="en-US"/>
        </w:rPr>
        <w:t>I</w:t>
      </w:r>
      <w:r w:rsidRPr="00B12333">
        <w:rPr>
          <w:rFonts w:ascii="Times New Roman" w:hAnsi="Times New Roman" w:cs="Times New Roman"/>
          <w:sz w:val="28"/>
          <w:szCs w:val="28"/>
        </w:rPr>
        <w:t xml:space="preserve"> в пространстве: в одних местах возникают максимумы, в других минимумы интенсивности. Такое явление называется интерференцией волн.</w:t>
      </w:r>
    </w:p>
    <w:p w14:paraId="613B11D7" w14:textId="24513861" w:rsidR="00465EFF" w:rsidRPr="00B12333" w:rsidRDefault="00465EFF" w:rsidP="00E66290">
      <w:pPr>
        <w:spacing w:after="0" w:line="360" w:lineRule="auto"/>
        <w:contextualSpacing/>
        <w:rPr>
          <w:rFonts w:ascii="Times New Roman" w:hAnsi="Times New Roman" w:cs="Times New Roman"/>
          <w:sz w:val="28"/>
          <w:szCs w:val="28"/>
        </w:rPr>
      </w:pPr>
    </w:p>
    <w:p w14:paraId="61311F32" w14:textId="3F2DDF5F" w:rsidR="00A6235B" w:rsidRPr="00B5325E" w:rsidRDefault="00A6235B" w:rsidP="00B5325E">
      <w:pPr>
        <w:spacing w:after="0" w:line="360" w:lineRule="auto"/>
        <w:contextualSpacing/>
        <w:jc w:val="center"/>
        <w:rPr>
          <w:rFonts w:ascii="Times New Roman" w:hAnsi="Times New Roman" w:cs="Times New Roman"/>
          <w:sz w:val="28"/>
          <w:szCs w:val="28"/>
        </w:rPr>
      </w:pPr>
      <w:commentRangeStart w:id="11"/>
      <w:r w:rsidRPr="00B5325E">
        <w:rPr>
          <w:rFonts w:ascii="Times New Roman" w:hAnsi="Times New Roman" w:cs="Times New Roman"/>
          <w:sz w:val="28"/>
          <w:szCs w:val="28"/>
        </w:rPr>
        <w:t>Принцип Гюйгенса-Френеля</w:t>
      </w:r>
      <w:commentRangeEnd w:id="11"/>
      <w:r w:rsidR="00465EFF" w:rsidRPr="00B5325E">
        <w:rPr>
          <w:rStyle w:val="af1"/>
          <w:rFonts w:ascii="Times New Roman" w:hAnsi="Times New Roman" w:cs="Times New Roman"/>
          <w:sz w:val="28"/>
          <w:szCs w:val="28"/>
        </w:rPr>
        <w:commentReference w:id="11"/>
      </w:r>
      <w:r w:rsidR="00C50854" w:rsidRPr="00B5325E">
        <w:rPr>
          <w:rFonts w:ascii="Times New Roman" w:hAnsi="Times New Roman" w:cs="Times New Roman"/>
          <w:sz w:val="28"/>
          <w:szCs w:val="28"/>
        </w:rPr>
        <w:t xml:space="preserve"> </w:t>
      </w:r>
    </w:p>
    <w:p w14:paraId="085D3404" w14:textId="4D282C0D" w:rsidR="00465EFF" w:rsidRPr="00B12333" w:rsidRDefault="00A6235B" w:rsidP="00B5325E">
      <w:pPr>
        <w:spacing w:after="0" w:line="276" w:lineRule="auto"/>
        <w:ind w:firstLine="708"/>
        <w:contextualSpacing/>
        <w:jc w:val="both"/>
        <w:rPr>
          <w:rFonts w:ascii="Times New Roman" w:hAnsi="Times New Roman" w:cs="Times New Roman"/>
          <w:i/>
          <w:sz w:val="28"/>
          <w:szCs w:val="28"/>
        </w:rPr>
      </w:pPr>
      <w:r w:rsidRPr="00B12333">
        <w:rPr>
          <w:rFonts w:ascii="Times New Roman" w:hAnsi="Times New Roman" w:cs="Times New Roman"/>
          <w:i/>
          <w:sz w:val="28"/>
          <w:szCs w:val="28"/>
        </w:rPr>
        <w:t>Окружим все источники света S1, S2, S3, ... произвольной замкнутой поверхностью F. Каждую точку такой поверхности можно рассматривать как источник вторичных волн, распространяющихся во всех направлениях. Эти волны когерентны, поскольку все они возбуждаются одними и теми же первичными источниками. Световое поле, возникающее в результате их интерференции, в пространстве вне поверхности F совпадает с п</w:t>
      </w:r>
      <w:r w:rsidR="00465EFF" w:rsidRPr="00B12333">
        <w:rPr>
          <w:rFonts w:ascii="Times New Roman" w:hAnsi="Times New Roman" w:cs="Times New Roman"/>
          <w:i/>
          <w:sz w:val="28"/>
          <w:szCs w:val="28"/>
        </w:rPr>
        <w:t>олем реальных источников света.</w:t>
      </w:r>
      <w:r w:rsidR="00C52476" w:rsidRPr="00B5325E">
        <w:rPr>
          <w:rFonts w:ascii="Times New Roman" w:hAnsi="Times New Roman" w:cs="Times New Roman"/>
          <w:sz w:val="28"/>
          <w:szCs w:val="28"/>
        </w:rPr>
        <w:t xml:space="preserve"> [1]</w:t>
      </w:r>
    </w:p>
    <w:p w14:paraId="3486A066" w14:textId="768FDEA4" w:rsidR="00A6235B" w:rsidRPr="00B12333" w:rsidRDefault="00A6235B" w:rsidP="00465EFF">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Таким образом, действительные источники света можно как бы заменить окружающей их светящейся поверхностью F с непрерывно распределенными по ней когерентными вторичными источниками. Отличие этой поверхности от реальной поверхности излучающего тела состоит в том, что она абсолютно прозрачна для всякого излучения. В такой формулировке принцип Гюйгенса-Френеля выражает весьма общее положение. Он означает, что волна, отделившаяся от своих источников, в дальнейшем ведет автономное существование, совершенно не зависящее от наличия источников.</w:t>
      </w:r>
    </w:p>
    <w:p w14:paraId="2BC43DBA" w14:textId="77777777" w:rsidR="00A6235B" w:rsidRPr="00B5325E" w:rsidRDefault="00A6235B" w:rsidP="00A6235B">
      <w:pPr>
        <w:spacing w:after="0" w:line="360" w:lineRule="auto"/>
        <w:ind w:firstLine="708"/>
        <w:contextualSpacing/>
        <w:rPr>
          <w:rFonts w:ascii="Times New Roman" w:hAnsi="Times New Roman" w:cs="Times New Roman"/>
          <w:sz w:val="28"/>
          <w:szCs w:val="28"/>
        </w:rPr>
      </w:pPr>
    </w:p>
    <w:p w14:paraId="2280C5CA" w14:textId="5DDF202C"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Каустики</w:t>
      </w:r>
      <w:r w:rsidR="00C50854" w:rsidRPr="00B5325E">
        <w:rPr>
          <w:rFonts w:ascii="Times New Roman" w:hAnsi="Times New Roman" w:cs="Times New Roman"/>
          <w:sz w:val="28"/>
          <w:szCs w:val="28"/>
        </w:rPr>
        <w:t xml:space="preserve"> </w:t>
      </w:r>
    </w:p>
    <w:p w14:paraId="55086486" w14:textId="002740F3" w:rsidR="004B2FCA" w:rsidRPr="00B12333" w:rsidRDefault="00D764BA" w:rsidP="005D7D15">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Каустика – это огибающая световых лучей, преломленных или отраженных от некоторой кривой поверхности</w:t>
      </w:r>
      <w:r w:rsidR="00A37C16" w:rsidRPr="00B12333">
        <w:rPr>
          <w:rFonts w:ascii="Times New Roman" w:hAnsi="Times New Roman" w:cs="Times New Roman"/>
          <w:sz w:val="28"/>
          <w:szCs w:val="28"/>
        </w:rPr>
        <w:t xml:space="preserve"> или объекта, или это проекция этой огибающей на другую поверхность. </w:t>
      </w:r>
      <w:r w:rsidR="00276ACE" w:rsidRPr="00B12333">
        <w:rPr>
          <w:rFonts w:ascii="Times New Roman" w:hAnsi="Times New Roman" w:cs="Times New Roman"/>
          <w:sz w:val="28"/>
          <w:szCs w:val="28"/>
        </w:rPr>
        <w:t>Каустика возникает из-за концентрации световых лучей в определенной точке.</w:t>
      </w:r>
      <w:r w:rsidR="00C52476" w:rsidRPr="00B5325E">
        <w:rPr>
          <w:rFonts w:ascii="Times New Roman" w:hAnsi="Times New Roman" w:cs="Times New Roman"/>
          <w:sz w:val="28"/>
          <w:szCs w:val="28"/>
        </w:rPr>
        <w:t xml:space="preserve"> [1]</w:t>
      </w:r>
    </w:p>
    <w:p w14:paraId="2510E479" w14:textId="77777777" w:rsidR="00276ACE" w:rsidRPr="00B12333" w:rsidRDefault="00276ACE" w:rsidP="005D7D15">
      <w:pPr>
        <w:spacing w:after="0" w:line="276" w:lineRule="auto"/>
        <w:ind w:firstLine="708"/>
        <w:contextualSpacing/>
        <w:rPr>
          <w:rFonts w:ascii="Times New Roman" w:hAnsi="Times New Roman" w:cs="Times New Roman"/>
          <w:sz w:val="28"/>
          <w:szCs w:val="28"/>
        </w:rPr>
      </w:pPr>
    </w:p>
    <w:p w14:paraId="7E36895D" w14:textId="7F16893D" w:rsidR="00A37F65" w:rsidRPr="00B5325E" w:rsidRDefault="00A37F65"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Закон Ламберта</w:t>
      </w:r>
      <w:r w:rsidR="00C50854" w:rsidRPr="00B5325E">
        <w:rPr>
          <w:rFonts w:ascii="Times New Roman" w:hAnsi="Times New Roman" w:cs="Times New Roman"/>
          <w:sz w:val="28"/>
          <w:szCs w:val="28"/>
        </w:rPr>
        <w:t xml:space="preserve"> </w:t>
      </w:r>
    </w:p>
    <w:p w14:paraId="503F0232" w14:textId="3DEE1557" w:rsidR="00A6235B" w:rsidRPr="00B12333" w:rsidRDefault="008166FD" w:rsidP="00A545D6">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З</w:t>
      </w:r>
      <w:r w:rsidR="00276ACE" w:rsidRPr="00B12333">
        <w:rPr>
          <w:rFonts w:ascii="Times New Roman" w:hAnsi="Times New Roman" w:cs="Times New Roman"/>
          <w:sz w:val="28"/>
          <w:szCs w:val="28"/>
        </w:rPr>
        <w:t xml:space="preserve">акон Ламберта </w:t>
      </w:r>
      <w:r w:rsidRPr="00B12333">
        <w:rPr>
          <w:rFonts w:ascii="Times New Roman" w:hAnsi="Times New Roman" w:cs="Times New Roman"/>
          <w:sz w:val="28"/>
          <w:szCs w:val="28"/>
        </w:rPr>
        <w:t>утверждает</w:t>
      </w:r>
      <w:r w:rsidR="00276ACE" w:rsidRPr="00B12333">
        <w:rPr>
          <w:rFonts w:ascii="Times New Roman" w:hAnsi="Times New Roman" w:cs="Times New Roman"/>
          <w:sz w:val="28"/>
          <w:szCs w:val="28"/>
        </w:rPr>
        <w:t xml:space="preserve">, что интенсивность излучения, </w:t>
      </w:r>
      <w:r w:rsidRPr="00B12333">
        <w:rPr>
          <w:rFonts w:ascii="Times New Roman" w:hAnsi="Times New Roman" w:cs="Times New Roman"/>
          <w:sz w:val="28"/>
          <w:szCs w:val="28"/>
        </w:rPr>
        <w:t>отражаемая</w:t>
      </w:r>
      <w:r w:rsidR="00276ACE" w:rsidRPr="00B12333">
        <w:rPr>
          <w:rFonts w:ascii="Times New Roman" w:hAnsi="Times New Roman" w:cs="Times New Roman"/>
          <w:sz w:val="28"/>
          <w:szCs w:val="28"/>
        </w:rPr>
        <w:t xml:space="preserve"> от идеальной диффузно</w:t>
      </w:r>
      <w:r w:rsidRPr="00B12333">
        <w:rPr>
          <w:rFonts w:ascii="Times New Roman" w:hAnsi="Times New Roman" w:cs="Times New Roman"/>
          <w:sz w:val="28"/>
          <w:szCs w:val="28"/>
        </w:rPr>
        <w:t>й</w:t>
      </w:r>
      <w:r w:rsidR="00276ACE" w:rsidRPr="00B12333">
        <w:rPr>
          <w:rFonts w:ascii="Times New Roman" w:hAnsi="Times New Roman" w:cs="Times New Roman"/>
          <w:sz w:val="28"/>
          <w:szCs w:val="28"/>
        </w:rPr>
        <w:t xml:space="preserve"> поверхности</w:t>
      </w:r>
      <w:r w:rsidRPr="00B12333">
        <w:rPr>
          <w:rFonts w:ascii="Times New Roman" w:hAnsi="Times New Roman" w:cs="Times New Roman"/>
          <w:sz w:val="28"/>
          <w:szCs w:val="28"/>
        </w:rPr>
        <w:t xml:space="preserve"> (</w:t>
      </w:r>
      <w:r w:rsidR="00276ACE" w:rsidRPr="00B12333">
        <w:rPr>
          <w:rFonts w:ascii="Times New Roman" w:hAnsi="Times New Roman" w:cs="Times New Roman"/>
          <w:sz w:val="28"/>
          <w:szCs w:val="28"/>
        </w:rPr>
        <w:t xml:space="preserve">или </w:t>
      </w:r>
      <w:r w:rsidRPr="00B12333">
        <w:rPr>
          <w:rFonts w:ascii="Times New Roman" w:hAnsi="Times New Roman" w:cs="Times New Roman"/>
          <w:sz w:val="28"/>
          <w:szCs w:val="28"/>
        </w:rPr>
        <w:t xml:space="preserve">излучаемая </w:t>
      </w:r>
      <w:r w:rsidR="00276ACE" w:rsidRPr="00B12333">
        <w:rPr>
          <w:rFonts w:ascii="Times New Roman" w:hAnsi="Times New Roman" w:cs="Times New Roman"/>
          <w:sz w:val="28"/>
          <w:szCs w:val="28"/>
        </w:rPr>
        <w:t>идеальн</w:t>
      </w:r>
      <w:r w:rsidRPr="00B12333">
        <w:rPr>
          <w:rFonts w:ascii="Times New Roman" w:hAnsi="Times New Roman" w:cs="Times New Roman"/>
          <w:sz w:val="28"/>
          <w:szCs w:val="28"/>
        </w:rPr>
        <w:t>ым</w:t>
      </w:r>
      <w:r w:rsidR="00276ACE" w:rsidRPr="00B12333">
        <w:rPr>
          <w:rFonts w:ascii="Times New Roman" w:hAnsi="Times New Roman" w:cs="Times New Roman"/>
          <w:sz w:val="28"/>
          <w:szCs w:val="28"/>
        </w:rPr>
        <w:t xml:space="preserve"> диффузн</w:t>
      </w:r>
      <w:r w:rsidRPr="00B12333">
        <w:rPr>
          <w:rFonts w:ascii="Times New Roman" w:hAnsi="Times New Roman" w:cs="Times New Roman"/>
          <w:sz w:val="28"/>
          <w:szCs w:val="28"/>
        </w:rPr>
        <w:t>ым</w:t>
      </w:r>
      <w:r w:rsidR="00276ACE" w:rsidRPr="00B12333">
        <w:rPr>
          <w:rFonts w:ascii="Times New Roman" w:hAnsi="Times New Roman" w:cs="Times New Roman"/>
          <w:sz w:val="28"/>
          <w:szCs w:val="28"/>
        </w:rPr>
        <w:t xml:space="preserve"> </w:t>
      </w:r>
      <w:r w:rsidRPr="00B12333">
        <w:rPr>
          <w:rFonts w:ascii="Times New Roman" w:hAnsi="Times New Roman" w:cs="Times New Roman"/>
          <w:sz w:val="28"/>
          <w:szCs w:val="28"/>
        </w:rPr>
        <w:t>источником), прямо пропорциональна к</w:t>
      </w:r>
      <w:r w:rsidR="00276ACE" w:rsidRPr="00B12333">
        <w:rPr>
          <w:rFonts w:ascii="Times New Roman" w:hAnsi="Times New Roman" w:cs="Times New Roman"/>
          <w:sz w:val="28"/>
          <w:szCs w:val="28"/>
        </w:rPr>
        <w:t>осинусу угла θ между направлением падающего света и нормалью</w:t>
      </w:r>
      <w:r w:rsidRPr="00B12333">
        <w:rPr>
          <w:rFonts w:ascii="Times New Roman" w:hAnsi="Times New Roman" w:cs="Times New Roman"/>
          <w:sz w:val="28"/>
          <w:szCs w:val="28"/>
        </w:rPr>
        <w:t xml:space="preserve"> к</w:t>
      </w:r>
      <w:r w:rsidR="00276ACE" w:rsidRPr="00B12333">
        <w:rPr>
          <w:rFonts w:ascii="Times New Roman" w:hAnsi="Times New Roman" w:cs="Times New Roman"/>
          <w:sz w:val="28"/>
          <w:szCs w:val="28"/>
        </w:rPr>
        <w:t xml:space="preserve"> поверхности</w:t>
      </w:r>
      <w:r w:rsidRPr="00B12333">
        <w:rPr>
          <w:rFonts w:ascii="Times New Roman" w:hAnsi="Times New Roman" w:cs="Times New Roman"/>
          <w:sz w:val="28"/>
          <w:szCs w:val="28"/>
        </w:rPr>
        <w:t>.</w:t>
      </w:r>
      <w:r w:rsidR="00C52476" w:rsidRPr="00B5325E">
        <w:rPr>
          <w:rFonts w:ascii="Times New Roman" w:hAnsi="Times New Roman" w:cs="Times New Roman"/>
          <w:sz w:val="28"/>
          <w:szCs w:val="28"/>
        </w:rPr>
        <w:t xml:space="preserve"> [2]</w:t>
      </w:r>
    </w:p>
    <w:p w14:paraId="1C440678" w14:textId="145759DE" w:rsidR="00A6235B" w:rsidRDefault="00A6235B" w:rsidP="00465EFF">
      <w:pPr>
        <w:spacing w:after="0" w:line="360" w:lineRule="auto"/>
        <w:ind w:firstLine="708"/>
        <w:contextualSpacing/>
        <w:jc w:val="center"/>
        <w:rPr>
          <w:rFonts w:ascii="Times New Roman" w:hAnsi="Times New Roman" w:cs="Times New Roman"/>
          <w:sz w:val="28"/>
          <w:szCs w:val="28"/>
        </w:rPr>
      </w:pPr>
    </w:p>
    <w:p w14:paraId="761F6194" w14:textId="77777777" w:rsidR="006C450B" w:rsidRPr="00B12333" w:rsidRDefault="006C450B" w:rsidP="00465EFF">
      <w:pPr>
        <w:spacing w:after="0" w:line="360" w:lineRule="auto"/>
        <w:ind w:firstLine="708"/>
        <w:contextualSpacing/>
        <w:jc w:val="center"/>
        <w:rPr>
          <w:rFonts w:ascii="Times New Roman" w:hAnsi="Times New Roman" w:cs="Times New Roman"/>
          <w:sz w:val="28"/>
          <w:szCs w:val="28"/>
        </w:rPr>
      </w:pPr>
    </w:p>
    <w:p w14:paraId="78B8E16A" w14:textId="1E9BF401"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lastRenderedPageBreak/>
        <w:t>Уравнения Френеля</w:t>
      </w:r>
      <w:r w:rsidR="008166FD" w:rsidRPr="00B5325E">
        <w:rPr>
          <w:rFonts w:ascii="Times New Roman" w:hAnsi="Times New Roman" w:cs="Times New Roman"/>
          <w:sz w:val="28"/>
          <w:szCs w:val="28"/>
        </w:rPr>
        <w:t xml:space="preserve"> </w:t>
      </w:r>
    </w:p>
    <w:p w14:paraId="67AC85B5" w14:textId="3B6071A1" w:rsidR="00A6235B" w:rsidRPr="00B12333" w:rsidRDefault="00A6235B" w:rsidP="005D7D15">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Уравнения Френеля описывают зависимость амплитуды электрического (магнитного) поля падающей волны и полей отраженной и преломленной волн</w:t>
      </w:r>
      <w:r w:rsidR="00C52476" w:rsidRPr="00B12333">
        <w:rPr>
          <w:rFonts w:ascii="Times New Roman" w:hAnsi="Times New Roman" w:cs="Times New Roman"/>
          <w:sz w:val="28"/>
          <w:szCs w:val="28"/>
        </w:rPr>
        <w:t xml:space="preserve"> </w:t>
      </w:r>
      <w:r w:rsidR="00C52476" w:rsidRPr="00B5325E">
        <w:rPr>
          <w:rFonts w:ascii="Times New Roman" w:hAnsi="Times New Roman" w:cs="Times New Roman"/>
          <w:sz w:val="28"/>
          <w:szCs w:val="28"/>
        </w:rPr>
        <w:t>[1]</w:t>
      </w:r>
      <w:r w:rsidRPr="00B12333">
        <w:rPr>
          <w:rFonts w:ascii="Times New Roman" w:hAnsi="Times New Roman" w:cs="Times New Roman"/>
          <w:sz w:val="28"/>
          <w:szCs w:val="28"/>
        </w:rPr>
        <w:t xml:space="preserve">: </w:t>
      </w:r>
      <w:r w:rsidRPr="00B5325E">
        <w:rPr>
          <w:noProof/>
          <w:sz w:val="28"/>
          <w:szCs w:val="28"/>
          <w:lang w:eastAsia="ru-RU"/>
        </w:rPr>
        <w:drawing>
          <wp:inline distT="0" distB="0" distL="0" distR="0" wp14:anchorId="7C058D02" wp14:editId="7BFF900A">
            <wp:extent cx="5581650" cy="428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92" t="36343" r="8566" b="51891"/>
                    <a:stretch/>
                  </pic:blipFill>
                  <pic:spPr bwMode="auto">
                    <a:xfrm>
                      <a:off x="0" y="0"/>
                      <a:ext cx="5591495" cy="429381"/>
                    </a:xfrm>
                    <a:prstGeom prst="rect">
                      <a:avLst/>
                    </a:prstGeom>
                    <a:ln>
                      <a:noFill/>
                    </a:ln>
                    <a:extLst>
                      <a:ext uri="{53640926-AAD7-44D8-BBD7-CCE9431645EC}">
                        <a14:shadowObscured xmlns:a14="http://schemas.microsoft.com/office/drawing/2010/main"/>
                      </a:ext>
                    </a:extLst>
                  </pic:spPr>
                </pic:pic>
              </a:graphicData>
            </a:graphic>
          </wp:inline>
        </w:drawing>
      </w:r>
    </w:p>
    <w:p w14:paraId="609267AA"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p>
    <w:p w14:paraId="6B9FC8B6" w14:textId="77777777" w:rsidR="00A6235B" w:rsidRPr="00B12333" w:rsidRDefault="00A6235B" w:rsidP="00A6235B">
      <w:pPr>
        <w:spacing w:after="0" w:line="360" w:lineRule="auto"/>
        <w:contextualSpacing/>
        <w:rPr>
          <w:rFonts w:ascii="Times New Roman" w:hAnsi="Times New Roman" w:cs="Times New Roman"/>
          <w:sz w:val="28"/>
          <w:szCs w:val="28"/>
        </w:rPr>
      </w:pPr>
      <w:r w:rsidRPr="00B5325E">
        <w:rPr>
          <w:noProof/>
          <w:sz w:val="28"/>
          <w:szCs w:val="28"/>
          <w:lang w:eastAsia="ru-RU"/>
        </w:rPr>
        <w:drawing>
          <wp:inline distT="0" distB="0" distL="0" distR="0" wp14:anchorId="1645DBD4" wp14:editId="110F01CD">
            <wp:extent cx="5697934" cy="466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92" t="50201" r="8566" b="37249"/>
                    <a:stretch/>
                  </pic:blipFill>
                  <pic:spPr bwMode="auto">
                    <a:xfrm>
                      <a:off x="0" y="0"/>
                      <a:ext cx="5953452" cy="487655"/>
                    </a:xfrm>
                    <a:prstGeom prst="rect">
                      <a:avLst/>
                    </a:prstGeom>
                    <a:ln>
                      <a:noFill/>
                    </a:ln>
                    <a:extLst>
                      <a:ext uri="{53640926-AAD7-44D8-BBD7-CCE9431645EC}">
                        <a14:shadowObscured xmlns:a14="http://schemas.microsoft.com/office/drawing/2010/main"/>
                      </a:ext>
                    </a:extLst>
                  </pic:spPr>
                </pic:pic>
              </a:graphicData>
            </a:graphic>
          </wp:inline>
        </w:drawing>
      </w:r>
      <w:r w:rsidRPr="00B12333">
        <w:rPr>
          <w:rFonts w:ascii="Times New Roman" w:hAnsi="Times New Roman" w:cs="Times New Roman"/>
          <w:sz w:val="28"/>
          <w:szCs w:val="28"/>
        </w:rPr>
        <w:t xml:space="preserve">  </w:t>
      </w:r>
    </w:p>
    <w:p w14:paraId="6BE3D3CB"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p>
    <w:p w14:paraId="1E40FF52" w14:textId="0BC871EB" w:rsidR="00A6235B" w:rsidRPr="00B12333" w:rsidRDefault="00A6235B" w:rsidP="00A6235B">
      <w:pPr>
        <w:spacing w:after="0" w:line="360" w:lineRule="auto"/>
        <w:contextualSpacing/>
        <w:rPr>
          <w:rFonts w:ascii="Times New Roman" w:hAnsi="Times New Roman" w:cs="Times New Roman"/>
          <w:sz w:val="28"/>
          <w:szCs w:val="28"/>
        </w:rPr>
      </w:pPr>
      <w:r w:rsidRPr="00B12333">
        <w:rPr>
          <w:rFonts w:ascii="Times New Roman" w:hAnsi="Times New Roman" w:cs="Times New Roman"/>
          <w:sz w:val="28"/>
          <w:szCs w:val="28"/>
        </w:rPr>
        <w:t xml:space="preserve">Здесь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Pr="00B12333">
        <w:rPr>
          <w:rFonts w:ascii="Times New Roman" w:hAnsi="Times New Roman" w:cs="Times New Roman"/>
          <w:sz w:val="28"/>
          <w:szCs w:val="28"/>
        </w:rPr>
        <w:t xml:space="preserve"> составляющая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3E8FA7E8" w14:textId="2C1EF3FA" w:rsidR="00A6235B" w:rsidRPr="00B12333" w:rsidRDefault="00DB2085"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составляющая преломленной волны, лежащая перпендикулярно плоскости падения</w:t>
      </w:r>
      <w:r w:rsidR="00465EFF" w:rsidRPr="00B12333">
        <w:rPr>
          <w:rFonts w:ascii="Times New Roman" w:hAnsi="Times New Roman" w:cs="Times New Roman"/>
          <w:sz w:val="28"/>
          <w:szCs w:val="28"/>
        </w:rPr>
        <w:t>;</w:t>
      </w:r>
    </w:p>
    <w:p w14:paraId="2829552F" w14:textId="616FD1D7" w:rsidR="00A6235B" w:rsidRPr="00B12333" w:rsidRDefault="00DB2085"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составляющей отраженной волны, лежащая в плоскости падения</w:t>
      </w:r>
      <w:r w:rsidR="00465EFF" w:rsidRPr="00B12333">
        <w:rPr>
          <w:rFonts w:ascii="Times New Roman" w:hAnsi="Times New Roman" w:cs="Times New Roman"/>
          <w:sz w:val="28"/>
          <w:szCs w:val="28"/>
        </w:rPr>
        <w:t>;</w:t>
      </w:r>
    </w:p>
    <w:p w14:paraId="54B5C71C" w14:textId="323D6896" w:rsidR="00A6235B" w:rsidRPr="00B12333" w:rsidRDefault="00DB2085"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составляющей преломленной волны, лежащая в плоскости падения</w:t>
      </w:r>
      <w:r w:rsidR="00465EFF" w:rsidRPr="00B12333">
        <w:rPr>
          <w:rFonts w:ascii="Times New Roman" w:hAnsi="Times New Roman" w:cs="Times New Roman"/>
          <w:sz w:val="28"/>
          <w:szCs w:val="28"/>
        </w:rPr>
        <w:t>;</w:t>
      </w:r>
    </w:p>
    <w:p w14:paraId="5CA4719C" w14:textId="2770C8BB" w:rsidR="00A6235B" w:rsidRPr="00B12333" w:rsidRDefault="00DB2085"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2BA751DA" w14:textId="27534D63" w:rsidR="00A6235B" w:rsidRPr="00B12333" w:rsidRDefault="00DB2085"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отраженной волны, лежащая в плоскости падения</w:t>
      </w:r>
      <w:r w:rsidR="00465EFF" w:rsidRPr="00B12333">
        <w:rPr>
          <w:rFonts w:ascii="Times New Roman" w:hAnsi="Times New Roman" w:cs="Times New Roman"/>
          <w:sz w:val="28"/>
          <w:szCs w:val="28"/>
        </w:rPr>
        <w:t>;</w:t>
      </w:r>
    </w:p>
    <w:p w14:paraId="4CFBEC6A" w14:textId="2C8B2E11" w:rsidR="00A6235B" w:rsidRPr="00B12333" w:rsidRDefault="00DB2085"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преломленной волны, лежащая перпендикулярно плоскости падения</w:t>
      </w:r>
      <w:r w:rsidR="00465EFF" w:rsidRPr="00B12333">
        <w:rPr>
          <w:rFonts w:ascii="Times New Roman" w:hAnsi="Times New Roman" w:cs="Times New Roman"/>
          <w:sz w:val="28"/>
          <w:szCs w:val="28"/>
        </w:rPr>
        <w:t>;</w:t>
      </w:r>
    </w:p>
    <w:p w14:paraId="77A97EA3" w14:textId="77777777" w:rsidR="00A6235B" w:rsidRPr="00B12333" w:rsidRDefault="00DB2085"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преломленной волны, лежащая в плоскости падения</w:t>
      </w:r>
    </w:p>
    <w:p w14:paraId="3C6C3524" w14:textId="26963314" w:rsidR="00A6235B" w:rsidRPr="00B12333" w:rsidRDefault="00A6235B" w:rsidP="00A6235B">
      <w:pPr>
        <w:spacing w:after="0" w:line="360" w:lineRule="auto"/>
        <w:contextualSpacing/>
        <w:rPr>
          <w:rFonts w:ascii="Times New Roman" w:hAnsi="Times New Roman" w:cs="Times New Roman"/>
          <w:sz w:val="28"/>
          <w:szCs w:val="28"/>
        </w:rPr>
      </w:pPr>
      <w:r w:rsidRPr="00B12333">
        <w:rPr>
          <w:rFonts w:ascii="Times New Roman" w:hAnsi="Times New Roman" w:cs="Times New Roman"/>
          <w:sz w:val="28"/>
          <w:szCs w:val="28"/>
        </w:rPr>
        <w:t>амплитуда составляющей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1E3F7EB8" w14:textId="1C2937F2" w:rsidR="00A6235B" w:rsidRPr="00B12333" w:rsidRDefault="00A6235B" w:rsidP="00A6235B">
      <w:pPr>
        <w:spacing w:after="0" w:line="360" w:lineRule="auto"/>
        <w:contextualSpacing/>
        <w:rPr>
          <w:rFonts w:ascii="Times New Roman" w:hAnsi="Times New Roman" w:cs="Times New Roman"/>
          <w:sz w:val="28"/>
          <w:szCs w:val="28"/>
        </w:rPr>
      </w:pPr>
      <w:r w:rsidRPr="00B5325E">
        <w:rPr>
          <w:noProof/>
          <w:sz w:val="28"/>
          <w:szCs w:val="28"/>
          <w:lang w:eastAsia="ru-RU"/>
        </w:rPr>
        <w:drawing>
          <wp:inline distT="0" distB="0" distL="0" distR="0" wp14:anchorId="07C4C847" wp14:editId="2344051D">
            <wp:extent cx="247650" cy="209550"/>
            <wp:effectExtent l="0" t="0" r="0"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6" cstate="print">
                      <a:extLst>
                        <a:ext uri="{28A0092B-C50C-407E-A947-70E740481C1C}">
                          <a14:useLocalDpi xmlns:a14="http://schemas.microsoft.com/office/drawing/2010/main" val="0"/>
                        </a:ext>
                      </a:extLst>
                    </a:blip>
                    <a:srcRect l="34251" t="31638" r="57811" b="56335"/>
                    <a:stretch>
                      <a:fillRect/>
                    </a:stretch>
                  </pic:blipFill>
                  <pic:spPr bwMode="auto">
                    <a:xfrm>
                      <a:off x="0" y="0"/>
                      <a:ext cx="247650" cy="209550"/>
                    </a:xfrm>
                    <a:prstGeom prst="rect">
                      <a:avLst/>
                    </a:prstGeom>
                    <a:noFill/>
                    <a:ln>
                      <a:noFill/>
                    </a:ln>
                  </pic:spPr>
                </pic:pic>
              </a:graphicData>
            </a:graphic>
          </wp:inline>
        </w:drawing>
      </w:r>
      <w:r w:rsidRPr="00B12333">
        <w:rPr>
          <w:rFonts w:ascii="Times New Roman" w:hAnsi="Times New Roman" w:cs="Times New Roman"/>
          <w:sz w:val="28"/>
          <w:szCs w:val="28"/>
        </w:rPr>
        <w:t xml:space="preserve"> </w:t>
      </w:r>
      <m:oMath>
        <m:r>
          <w:rPr>
            <w:rFonts w:ascii="Cambria Math" w:hAnsi="Cambria Math" w:cs="Times New Roman"/>
            <w:sz w:val="28"/>
            <w:szCs w:val="28"/>
          </w:rPr>
          <m:t>-</m:t>
        </m:r>
      </m:oMath>
      <w:r w:rsidRPr="00B12333">
        <w:rPr>
          <w:rFonts w:ascii="Times New Roman" w:hAnsi="Times New Roman" w:cs="Times New Roman"/>
          <w:sz w:val="28"/>
          <w:szCs w:val="28"/>
        </w:rPr>
        <w:t xml:space="preserve"> амплитуда составляющей падающей волны, лежащая перпендикулярно плоскости падения</w:t>
      </w:r>
      <w:r w:rsidR="00465EFF" w:rsidRPr="00B12333">
        <w:rPr>
          <w:rFonts w:ascii="Times New Roman" w:hAnsi="Times New Roman" w:cs="Times New Roman"/>
          <w:sz w:val="28"/>
          <w:szCs w:val="28"/>
        </w:rPr>
        <w:t>;</w:t>
      </w:r>
    </w:p>
    <w:p w14:paraId="04ED2E1E" w14:textId="77777777" w:rsidR="00A6235B" w:rsidRPr="00B12333" w:rsidRDefault="00A6235B" w:rsidP="00A6235B">
      <w:pPr>
        <w:spacing w:after="0" w:line="360" w:lineRule="auto"/>
        <w:contextualSpacing/>
        <w:rPr>
          <w:rFonts w:ascii="Times New Roman" w:hAnsi="Times New Roman" w:cs="Times New Roman"/>
          <w:sz w:val="28"/>
          <w:szCs w:val="28"/>
        </w:rPr>
      </w:pPr>
      <w:r w:rsidRPr="00B5325E">
        <w:rPr>
          <w:noProof/>
          <w:sz w:val="28"/>
          <w:szCs w:val="28"/>
          <w:lang w:eastAsia="ru-RU"/>
        </w:rPr>
        <w:drawing>
          <wp:inline distT="0" distB="0" distL="0" distR="0" wp14:anchorId="038501A8" wp14:editId="209D2E86">
            <wp:extent cx="200025" cy="26899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391" t="37912" r="41346" b="51891"/>
                    <a:stretch/>
                  </pic:blipFill>
                  <pic:spPr bwMode="auto">
                    <a:xfrm>
                      <a:off x="0" y="0"/>
                      <a:ext cx="219151" cy="294720"/>
                    </a:xfrm>
                    <a:prstGeom prst="rect">
                      <a:avLst/>
                    </a:prstGeom>
                    <a:ln>
                      <a:noFill/>
                    </a:ln>
                    <a:extLst>
                      <a:ext uri="{53640926-AAD7-44D8-BBD7-CCE9431645EC}">
                        <a14:shadowObscured xmlns:a14="http://schemas.microsoft.com/office/drawing/2010/main"/>
                      </a:ext>
                    </a:extLst>
                  </pic:spPr>
                </pic:pic>
              </a:graphicData>
            </a:graphic>
          </wp:inline>
        </w:drawing>
      </w:r>
      <w:r w:rsidRPr="00B12333">
        <w:rPr>
          <w:rFonts w:ascii="Times New Roman" w:hAnsi="Times New Roman" w:cs="Times New Roman"/>
          <w:sz w:val="28"/>
          <w:szCs w:val="28"/>
        </w:rPr>
        <w:t xml:space="preserve"> </w:t>
      </w:r>
      <m:oMath>
        <m:r>
          <w:rPr>
            <w:rFonts w:ascii="Cambria Math" w:hAnsi="Cambria Math" w:cs="Times New Roman"/>
            <w:sz w:val="28"/>
            <w:szCs w:val="28"/>
          </w:rPr>
          <m:t>-</m:t>
        </m:r>
      </m:oMath>
      <w:r w:rsidRPr="00B12333">
        <w:rPr>
          <w:rFonts w:ascii="Times New Roman" w:hAnsi="Times New Roman" w:cs="Times New Roman"/>
          <w:sz w:val="28"/>
          <w:szCs w:val="28"/>
        </w:rPr>
        <w:t xml:space="preserve"> амплитуда составляющей падающей волны, лежащая в плоскости падения</w:t>
      </w:r>
    </w:p>
    <w:p w14:paraId="1A0EDD23" w14:textId="59D4F440" w:rsidR="00A6235B" w:rsidRPr="00B12333" w:rsidRDefault="00A6235B" w:rsidP="00A6235B">
      <w:pPr>
        <w:spacing w:after="0" w:line="360" w:lineRule="auto"/>
        <w:contextualSpacing/>
        <w:rPr>
          <w:rFonts w:ascii="Times New Roman" w:hAnsi="Times New Roman" w:cs="Times New Roman"/>
          <w:sz w:val="28"/>
          <w:szCs w:val="28"/>
        </w:rPr>
      </w:pPr>
      <m:oMath>
        <m:r>
          <w:rPr>
            <w:rFonts w:ascii="Cambria Math" w:hAnsi="Cambria Math" w:cs="Times New Roman"/>
            <w:sz w:val="28"/>
            <w:szCs w:val="28"/>
          </w:rPr>
          <m:t>φ-</m:t>
        </m:r>
      </m:oMath>
      <w:r w:rsidRPr="00B12333">
        <w:rPr>
          <w:rFonts w:ascii="Times New Roman" w:hAnsi="Times New Roman" w:cs="Times New Roman"/>
          <w:sz w:val="28"/>
          <w:szCs w:val="28"/>
        </w:rPr>
        <w:t xml:space="preserve"> угол падения, </w:t>
      </w:r>
      <m:oMath>
        <m:r>
          <w:rPr>
            <w:rFonts w:ascii="Cambria Math" w:hAnsi="Cambria Math" w:cs="Times New Roman"/>
            <w:sz w:val="28"/>
            <w:szCs w:val="28"/>
          </w:rPr>
          <m:t>ψ-</m:t>
        </m:r>
      </m:oMath>
      <w:r w:rsidRPr="00B12333">
        <w:rPr>
          <w:rFonts w:ascii="Times New Roman" w:hAnsi="Times New Roman" w:cs="Times New Roman"/>
          <w:sz w:val="28"/>
          <w:szCs w:val="28"/>
        </w:rPr>
        <w:t xml:space="preserve"> угол преломления</w:t>
      </w:r>
      <w:r w:rsidR="00465EFF" w:rsidRPr="00B12333">
        <w:rPr>
          <w:rFonts w:ascii="Times New Roman" w:hAnsi="Times New Roman" w:cs="Times New Roman"/>
          <w:sz w:val="28"/>
          <w:szCs w:val="28"/>
        </w:rPr>
        <w:t>;</w:t>
      </w:r>
    </w:p>
    <w:p w14:paraId="47464FF2" w14:textId="77777777" w:rsidR="00A6235B" w:rsidRPr="00B5325E" w:rsidRDefault="00DB2085"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val="en-US" w:eastAsia="ru-RU"/>
              </w:rPr>
              <m:t>n</m:t>
            </m:r>
          </m:e>
          <m:sub>
            <m:r>
              <w:rPr>
                <w:rFonts w:ascii="Cambria Math" w:hAnsi="Cambria Math" w:cs="Times New Roman"/>
                <w:noProof/>
                <w:sz w:val="28"/>
                <w:szCs w:val="28"/>
                <w:lang w:eastAsia="ru-RU"/>
              </w:rPr>
              <m:t>1</m:t>
            </m:r>
          </m:sub>
        </m:sSub>
        <m:r>
          <w:rPr>
            <w:rFonts w:ascii="Cambria Math" w:hAnsi="Cambria Math" w:cs="Times New Roman"/>
            <w:noProof/>
            <w:sz w:val="28"/>
            <w:szCs w:val="28"/>
            <w:lang w:eastAsia="ru-RU"/>
          </w:rPr>
          <m:t>,</m:t>
        </m:r>
      </m:oMath>
      <w:r w:rsidR="00A6235B" w:rsidRPr="00AD4BD2">
        <w:rPr>
          <w:rFonts w:ascii="Times New Roman" w:hAnsi="Times New Roman" w:cs="Times New Roman"/>
          <w:noProof/>
          <w:sz w:val="28"/>
          <w:szCs w:val="28"/>
          <w:lang w:eastAsia="ru-RU"/>
        </w:rPr>
        <w:t xml:space="preserve">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val="en-US" w:eastAsia="ru-RU"/>
              </w:rPr>
              <m:t>n</m:t>
            </m:r>
          </m:e>
          <m:sub>
            <m:r>
              <w:rPr>
                <w:rFonts w:ascii="Cambria Math" w:hAnsi="Cambria Math" w:cs="Times New Roman"/>
                <w:noProof/>
                <w:sz w:val="28"/>
                <w:szCs w:val="28"/>
                <w:lang w:eastAsia="ru-RU"/>
              </w:rPr>
              <m:t>2</m:t>
            </m:r>
          </m:sub>
        </m:sSub>
        <m:r>
          <w:rPr>
            <w:rFonts w:ascii="Cambria Math" w:hAnsi="Cambria Math" w:cs="Times New Roman"/>
            <w:noProof/>
            <w:sz w:val="28"/>
            <w:szCs w:val="28"/>
            <w:lang w:eastAsia="ru-RU"/>
          </w:rPr>
          <m:t>-</m:t>
        </m:r>
      </m:oMath>
      <w:r w:rsidR="00A6235B" w:rsidRPr="00AD4BD2">
        <w:rPr>
          <w:rFonts w:ascii="Times New Roman" w:hAnsi="Times New Roman" w:cs="Times New Roman"/>
          <w:noProof/>
          <w:sz w:val="28"/>
          <w:szCs w:val="28"/>
          <w:lang w:eastAsia="ru-RU"/>
        </w:rPr>
        <w:t xml:space="preserve"> показатели преломления 1-й и 2-й сред.</w:t>
      </w:r>
    </w:p>
    <w:p w14:paraId="6F75D4A6"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Эти отношения называются коэффициентами Френеля. При обыкновенном отражении угол </w:t>
      </w:r>
      <m:oMath>
        <m:r>
          <w:rPr>
            <w:rFonts w:ascii="Cambria Math" w:hAnsi="Cambria Math" w:cs="Times New Roman"/>
            <w:sz w:val="28"/>
            <w:szCs w:val="28"/>
          </w:rPr>
          <m:t>ψ</m:t>
        </m:r>
      </m:oMath>
      <w:r w:rsidRPr="00B12333">
        <w:rPr>
          <w:rFonts w:ascii="Times New Roman" w:hAnsi="Times New Roman" w:cs="Times New Roman"/>
          <w:sz w:val="28"/>
          <w:szCs w:val="28"/>
        </w:rPr>
        <w:t xml:space="preserve">, а с ним и все коэффициенты Френеля вещественны. При скользящем падении, когда угол </w:t>
      </w:r>
      <m:oMath>
        <m:r>
          <w:rPr>
            <w:rFonts w:ascii="Cambria Math" w:hAnsi="Cambria Math" w:cs="Times New Roman"/>
            <w:sz w:val="28"/>
            <w:szCs w:val="28"/>
          </w:rPr>
          <m:t>φ</m:t>
        </m:r>
      </m:oMath>
      <w:r w:rsidRPr="00B12333">
        <w:rPr>
          <w:rFonts w:ascii="Times New Roman" w:hAnsi="Times New Roman" w:cs="Times New Roman"/>
          <w:sz w:val="28"/>
          <w:szCs w:val="28"/>
        </w:rPr>
        <w:t xml:space="preserve"> близок к 90°, отражение практически полное.</w:t>
      </w:r>
    </w:p>
    <w:p w14:paraId="166BC710"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r w:rsidRPr="00B5325E">
        <w:rPr>
          <w:noProof/>
          <w:sz w:val="28"/>
          <w:szCs w:val="28"/>
          <w:lang w:eastAsia="ru-RU"/>
        </w:rPr>
        <w:lastRenderedPageBreak/>
        <w:drawing>
          <wp:inline distT="0" distB="0" distL="0" distR="0" wp14:anchorId="490E8FC3" wp14:editId="4EAE17D0">
            <wp:extent cx="1466850" cy="476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456" t="43402" r="40906" b="43525"/>
                    <a:stretch/>
                  </pic:blipFill>
                  <pic:spPr bwMode="auto">
                    <a:xfrm>
                      <a:off x="0" y="0"/>
                      <a:ext cx="1466850" cy="476250"/>
                    </a:xfrm>
                    <a:prstGeom prst="rect">
                      <a:avLst/>
                    </a:prstGeom>
                    <a:ln>
                      <a:noFill/>
                    </a:ln>
                    <a:extLst>
                      <a:ext uri="{53640926-AAD7-44D8-BBD7-CCE9431645EC}">
                        <a14:shadowObscured xmlns:a14="http://schemas.microsoft.com/office/drawing/2010/main"/>
                      </a:ext>
                    </a:extLst>
                  </pic:spPr>
                </pic:pic>
              </a:graphicData>
            </a:graphic>
          </wp:inline>
        </w:drawing>
      </w:r>
    </w:p>
    <w:p w14:paraId="3FC073E0" w14:textId="77777777" w:rsidR="00A6235B" w:rsidRPr="00B12333" w:rsidRDefault="00A6235B" w:rsidP="00A6235B">
      <w:pPr>
        <w:spacing w:after="0" w:line="360" w:lineRule="auto"/>
        <w:contextualSpacing/>
        <w:rPr>
          <w:rFonts w:ascii="Times New Roman" w:hAnsi="Times New Roman" w:cs="Times New Roman"/>
          <w:sz w:val="28"/>
          <w:szCs w:val="28"/>
        </w:rPr>
      </w:pPr>
      <w:r w:rsidRPr="00B12333">
        <w:rPr>
          <w:rFonts w:ascii="Times New Roman" w:hAnsi="Times New Roman" w:cs="Times New Roman"/>
          <w:sz w:val="28"/>
          <w:szCs w:val="28"/>
        </w:rPr>
        <w:t>С этим связана видимость подводных объектов вбили к наблюдателю и постепенным «размытием» при отдалении. Этим же объясняется, почему изображение заходящего солнца в тех же условиях по яркости почти не уступает самому солнцу.</w:t>
      </w:r>
    </w:p>
    <w:p w14:paraId="4C59F63C" w14:textId="41D61DF4"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Подповерхностное поглощение и рассеяние</w:t>
      </w:r>
      <w:r w:rsidR="00F00AD0" w:rsidRPr="00B5325E">
        <w:rPr>
          <w:rFonts w:ascii="Times New Roman" w:hAnsi="Times New Roman" w:cs="Times New Roman"/>
          <w:sz w:val="28"/>
          <w:szCs w:val="28"/>
        </w:rPr>
        <w:t xml:space="preserve"> света</w:t>
      </w:r>
    </w:p>
    <w:p w14:paraId="32482B39" w14:textId="355E15AD" w:rsidR="00A6235B" w:rsidRPr="00B12333" w:rsidRDefault="00A6235B" w:rsidP="00465EFF">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При прохождении электромагнитной волны света через какое-либо вещество энергия этой волны расходуется на возбуждение колебаний электронов. Часть этой энергии переходит в другие виды энергии, а часть возвращается в виде вторичных волн, вызванных колебанием. Тут следует учесть взаимную интерференцию таких волн: в однородной среде вторичные волны полностью гасят друг друга, поэтому рассеяние света возникает только в неоднородной среде. Дифракционная картина в такой среде выглядит как равномерное распределение интенсивности света во всех направлениях и называется рассеянием света. Поглощением же света называется явление уменьшения энергии и, вследствие, интенсивности, световой волны при ее распространении в веществе из-за преобразования энергий.</w:t>
      </w:r>
      <w:r w:rsidR="00F00AD0" w:rsidRPr="00B12333">
        <w:rPr>
          <w:rFonts w:ascii="Times New Roman" w:hAnsi="Times New Roman" w:cs="Times New Roman"/>
          <w:sz w:val="28"/>
          <w:szCs w:val="28"/>
        </w:rPr>
        <w:t xml:space="preserve"> [2]</w:t>
      </w:r>
    </w:p>
    <w:p w14:paraId="6F67BD8E" w14:textId="46FDB5DB" w:rsidR="00A6235B" w:rsidRPr="00B12333" w:rsidRDefault="00A6235B" w:rsidP="00F00AD0">
      <w:pPr>
        <w:spacing w:after="0" w:line="360" w:lineRule="auto"/>
        <w:contextualSpacing/>
        <w:rPr>
          <w:rFonts w:ascii="Times New Roman" w:hAnsi="Times New Roman" w:cs="Times New Roman"/>
          <w:sz w:val="28"/>
          <w:szCs w:val="28"/>
        </w:rPr>
      </w:pPr>
    </w:p>
    <w:p w14:paraId="0E367AB6" w14:textId="5A044F52" w:rsidR="00F00AD0" w:rsidRPr="00B12333" w:rsidRDefault="00F00AD0" w:rsidP="00F00AD0">
      <w:pPr>
        <w:spacing w:after="0" w:line="360" w:lineRule="auto"/>
        <w:contextualSpacing/>
        <w:rPr>
          <w:rFonts w:ascii="Times New Roman" w:hAnsi="Times New Roman" w:cs="Times New Roman"/>
          <w:sz w:val="28"/>
          <w:szCs w:val="28"/>
        </w:rPr>
      </w:pPr>
    </w:p>
    <w:p w14:paraId="79DFDCC7" w14:textId="0F9FCF63" w:rsidR="00A6235B" w:rsidRPr="00B12333" w:rsidRDefault="006C450B" w:rsidP="00465EFF">
      <w:pPr>
        <w:spacing w:after="0" w:line="276" w:lineRule="auto"/>
        <w:contextualSpacing/>
        <w:rPr>
          <w:rFonts w:ascii="Times New Roman" w:hAnsi="Times New Roman" w:cs="Times New Roman"/>
          <w:sz w:val="28"/>
          <w:szCs w:val="28"/>
        </w:rPr>
      </w:pPr>
      <w:r>
        <w:rPr>
          <w:rFonts w:ascii="Times New Roman" w:hAnsi="Times New Roman" w:cs="Times New Roman"/>
          <w:sz w:val="28"/>
          <w:szCs w:val="28"/>
        </w:rPr>
        <w:tab/>
      </w:r>
      <w:r w:rsidR="00A6235B" w:rsidRPr="00B12333">
        <w:rPr>
          <w:rFonts w:ascii="Times New Roman" w:hAnsi="Times New Roman" w:cs="Times New Roman"/>
          <w:sz w:val="28"/>
          <w:szCs w:val="28"/>
        </w:rPr>
        <w:t xml:space="preserve">В настоящее время не существует способа полностью сымитировать сложное поведение света, учитывая все его физические свойства. Однако в 1986 году на конференции </w:t>
      </w:r>
      <w:r w:rsidR="00A6235B" w:rsidRPr="00B12333">
        <w:rPr>
          <w:rFonts w:ascii="Times New Roman" w:hAnsi="Times New Roman" w:cs="Times New Roman"/>
          <w:sz w:val="28"/>
          <w:szCs w:val="28"/>
          <w:lang w:val="en-US"/>
        </w:rPr>
        <w:t>SIGGRAPH</w:t>
      </w:r>
      <w:r w:rsidR="00A6235B" w:rsidRPr="00B12333">
        <w:rPr>
          <w:rFonts w:ascii="Times New Roman" w:hAnsi="Times New Roman" w:cs="Times New Roman"/>
          <w:sz w:val="28"/>
          <w:szCs w:val="28"/>
        </w:rPr>
        <w:t xml:space="preserve"> Джеймс Т. Каджия [</w:t>
      </w:r>
      <w:r w:rsidR="007714D2" w:rsidRPr="00B12333">
        <w:rPr>
          <w:rFonts w:ascii="Times New Roman" w:hAnsi="Times New Roman" w:cs="Times New Roman"/>
          <w:sz w:val="28"/>
          <w:szCs w:val="28"/>
        </w:rPr>
        <w:t>4</w:t>
      </w:r>
      <w:r w:rsidR="00A6235B" w:rsidRPr="00B12333">
        <w:rPr>
          <w:rFonts w:ascii="Times New Roman" w:hAnsi="Times New Roman" w:cs="Times New Roman"/>
          <w:sz w:val="28"/>
          <w:szCs w:val="28"/>
        </w:rPr>
        <w:t xml:space="preserve">] представил интегральное уравнение, которое </w:t>
      </w:r>
      <w:del w:id="12" w:author="Борис Гогинян" w:date="2020-05-29T21:46:00Z">
        <w:r w:rsidR="00A6235B" w:rsidRPr="00B12333" w:rsidDel="00DB2085">
          <w:rPr>
            <w:rFonts w:ascii="Times New Roman" w:hAnsi="Times New Roman" w:cs="Times New Roman"/>
            <w:sz w:val="28"/>
            <w:szCs w:val="28"/>
          </w:rPr>
          <w:delText xml:space="preserve">является </w:delText>
        </w:r>
        <w:commentRangeStart w:id="13"/>
        <w:r w:rsidR="00A6235B" w:rsidRPr="00B12333" w:rsidDel="00DB2085">
          <w:rPr>
            <w:rFonts w:ascii="Times New Roman" w:hAnsi="Times New Roman" w:cs="Times New Roman"/>
            <w:sz w:val="28"/>
            <w:szCs w:val="28"/>
          </w:rPr>
          <w:delText xml:space="preserve">лучшей моделью симуляции </w:delText>
        </w:r>
        <w:commentRangeEnd w:id="13"/>
        <w:r w:rsidR="009D4DDA" w:rsidDel="00DB2085">
          <w:rPr>
            <w:rStyle w:val="af1"/>
          </w:rPr>
          <w:commentReference w:id="13"/>
        </w:r>
        <w:r w:rsidR="00A6235B" w:rsidRPr="00B12333" w:rsidDel="00DB2085">
          <w:rPr>
            <w:rFonts w:ascii="Times New Roman" w:hAnsi="Times New Roman" w:cs="Times New Roman"/>
            <w:sz w:val="28"/>
            <w:szCs w:val="28"/>
          </w:rPr>
          <w:delText>освещения на сегодняшний день</w:delText>
        </w:r>
      </w:del>
      <w:ins w:id="14" w:author="Борис Гогинян" w:date="2020-05-29T21:50:00Z">
        <w:r w:rsidR="00A31B71">
          <w:rPr>
            <w:rFonts w:ascii="Times New Roman" w:hAnsi="Times New Roman" w:cs="Times New Roman"/>
            <w:sz w:val="28"/>
            <w:szCs w:val="28"/>
          </w:rPr>
          <w:t>является основой</w:t>
        </w:r>
      </w:ins>
      <w:ins w:id="15" w:author="Борис Гогинян" w:date="2020-05-29T21:51:00Z">
        <w:r w:rsidR="00A31B71">
          <w:rPr>
            <w:rFonts w:ascii="Times New Roman" w:hAnsi="Times New Roman" w:cs="Times New Roman"/>
            <w:sz w:val="28"/>
            <w:szCs w:val="28"/>
          </w:rPr>
          <w:t xml:space="preserve"> для имитирования</w:t>
        </w:r>
      </w:ins>
      <w:ins w:id="16" w:author="Борис Гогинян" w:date="2020-05-29T21:50:00Z">
        <w:r w:rsidR="00A31B71">
          <w:rPr>
            <w:rFonts w:ascii="Times New Roman" w:hAnsi="Times New Roman" w:cs="Times New Roman"/>
            <w:sz w:val="28"/>
            <w:szCs w:val="28"/>
          </w:rPr>
          <w:t xml:space="preserve"> </w:t>
        </w:r>
      </w:ins>
      <w:ins w:id="17" w:author="Борис Гогинян" w:date="2020-05-29T21:51:00Z">
        <w:r w:rsidR="00A31B71">
          <w:rPr>
            <w:rFonts w:ascii="Times New Roman" w:hAnsi="Times New Roman" w:cs="Times New Roman"/>
            <w:sz w:val="28"/>
            <w:szCs w:val="28"/>
          </w:rPr>
          <w:t>любых</w:t>
        </w:r>
      </w:ins>
      <w:ins w:id="18" w:author="Борис Гогинян" w:date="2020-05-29T21:50:00Z">
        <w:r w:rsidR="00A31B71">
          <w:rPr>
            <w:rFonts w:ascii="Times New Roman" w:hAnsi="Times New Roman" w:cs="Times New Roman"/>
            <w:sz w:val="28"/>
            <w:szCs w:val="28"/>
          </w:rPr>
          <w:t xml:space="preserve"> физически-корректных </w:t>
        </w:r>
      </w:ins>
      <w:ins w:id="19" w:author="Борис Гогинян" w:date="2020-05-29T21:46:00Z">
        <w:r w:rsidR="00DB2085">
          <w:rPr>
            <w:rFonts w:ascii="Times New Roman" w:hAnsi="Times New Roman" w:cs="Times New Roman"/>
            <w:sz w:val="28"/>
            <w:szCs w:val="28"/>
          </w:rPr>
          <w:t xml:space="preserve"> </w:t>
        </w:r>
      </w:ins>
      <w:ins w:id="20" w:author="Борис Гогинян" w:date="2020-05-29T21:51:00Z">
        <w:r w:rsidR="00A31B71">
          <w:rPr>
            <w:rFonts w:ascii="Times New Roman" w:hAnsi="Times New Roman" w:cs="Times New Roman"/>
            <w:sz w:val="28"/>
            <w:szCs w:val="28"/>
          </w:rPr>
          <w:t>материалов</w:t>
        </w:r>
      </w:ins>
      <w:r w:rsidR="00A6235B" w:rsidRPr="00B12333">
        <w:rPr>
          <w:rFonts w:ascii="Times New Roman" w:hAnsi="Times New Roman" w:cs="Times New Roman"/>
          <w:sz w:val="28"/>
          <w:szCs w:val="28"/>
        </w:rPr>
        <w:t>. Подробно о нем далее.</w:t>
      </w:r>
    </w:p>
    <w:p w14:paraId="1C25C996" w14:textId="48DC39F6" w:rsidR="00A6235B" w:rsidRPr="00B5325E" w:rsidRDefault="00A6235B" w:rsidP="00A6235B">
      <w:pPr>
        <w:spacing w:after="0" w:line="360" w:lineRule="auto"/>
        <w:contextualSpacing/>
        <w:rPr>
          <w:rFonts w:ascii="Times New Roman" w:hAnsi="Times New Roman" w:cs="Times New Roman"/>
          <w:b/>
          <w:sz w:val="28"/>
          <w:szCs w:val="28"/>
        </w:rPr>
      </w:pPr>
      <w:r w:rsidRPr="00B12333">
        <w:rPr>
          <w:rFonts w:ascii="Times New Roman" w:hAnsi="Times New Roman" w:cs="Times New Roman"/>
          <w:sz w:val="28"/>
          <w:szCs w:val="28"/>
        </w:rPr>
        <w:br w:type="page"/>
      </w:r>
      <w:r w:rsidRPr="00B5325E">
        <w:rPr>
          <w:rFonts w:ascii="Times New Roman" w:hAnsi="Times New Roman" w:cs="Times New Roman"/>
          <w:b/>
          <w:sz w:val="28"/>
          <w:szCs w:val="28"/>
        </w:rPr>
        <w:lastRenderedPageBreak/>
        <w:t xml:space="preserve">Глава </w:t>
      </w:r>
      <w:r w:rsidR="00640028" w:rsidRPr="00B5325E">
        <w:rPr>
          <w:rFonts w:ascii="Times New Roman" w:hAnsi="Times New Roman" w:cs="Times New Roman"/>
          <w:b/>
          <w:sz w:val="28"/>
          <w:szCs w:val="28"/>
        </w:rPr>
        <w:t>1.</w:t>
      </w:r>
      <w:r w:rsidRPr="00B5325E">
        <w:rPr>
          <w:rFonts w:ascii="Times New Roman" w:hAnsi="Times New Roman" w:cs="Times New Roman"/>
          <w:b/>
          <w:sz w:val="28"/>
          <w:szCs w:val="28"/>
        </w:rPr>
        <w:t xml:space="preserve">2 Уравнение рендеринга и </w:t>
      </w:r>
      <w:r w:rsidRPr="00B5325E">
        <w:rPr>
          <w:rFonts w:ascii="Times New Roman" w:hAnsi="Times New Roman" w:cs="Times New Roman"/>
          <w:b/>
          <w:sz w:val="28"/>
          <w:szCs w:val="28"/>
          <w:lang w:val="en-US"/>
        </w:rPr>
        <w:t>PBR</w:t>
      </w:r>
      <w:r w:rsidRPr="00B5325E">
        <w:rPr>
          <w:rFonts w:ascii="Times New Roman" w:hAnsi="Times New Roman" w:cs="Times New Roman"/>
          <w:b/>
          <w:sz w:val="28"/>
          <w:szCs w:val="28"/>
        </w:rPr>
        <w:t>.</w:t>
      </w:r>
    </w:p>
    <w:p w14:paraId="70B34CBE" w14:textId="213D2535"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Энергетическая яркость</w:t>
      </w:r>
    </w:p>
    <w:p w14:paraId="2993F947" w14:textId="77777777" w:rsidR="00A6235B" w:rsidRPr="00B12333" w:rsidRDefault="00A6235B" w:rsidP="00357C20">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Энергетическая яркость – радиометрическая величина, которая характеризует наблюдаемую энергию, другими словами, количество света, на некоторой площади.</w:t>
      </w:r>
    </w:p>
    <w:p w14:paraId="2CCEF422" w14:textId="77777777" w:rsidR="00A6235B" w:rsidRPr="00B12333" w:rsidRDefault="00A6235B" w:rsidP="00357C20">
      <w:pPr>
        <w:spacing w:after="0" w:line="276" w:lineRule="auto"/>
        <w:contextualSpacing/>
        <w:rPr>
          <w:rFonts w:ascii="Times New Roman" w:hAnsi="Times New Roman" w:cs="Times New Roman"/>
          <w:sz w:val="28"/>
          <w:szCs w:val="28"/>
        </w:rPr>
      </w:pPr>
      <w:r w:rsidRPr="00B12333">
        <w:rPr>
          <w:rFonts w:ascii="Times New Roman" w:hAnsi="Times New Roman" w:cs="Times New Roman"/>
          <w:sz w:val="28"/>
          <w:szCs w:val="28"/>
        </w:rPr>
        <w:t>Чтобы дать точное определение, необходимо предварительно разъяснить следующие понятия:</w:t>
      </w:r>
    </w:p>
    <w:p w14:paraId="1A787FF1" w14:textId="77777777" w:rsidR="00A6235B" w:rsidRPr="00B12333" w:rsidRDefault="00A6235B" w:rsidP="00EB01A5">
      <w:pPr>
        <w:pStyle w:val="a5"/>
        <w:numPr>
          <w:ilvl w:val="0"/>
          <w:numId w:val="5"/>
        </w:numPr>
        <w:spacing w:after="0" w:line="276" w:lineRule="auto"/>
        <w:rPr>
          <w:rFonts w:ascii="Times New Roman" w:hAnsi="Times New Roman" w:cs="Times New Roman"/>
          <w:sz w:val="28"/>
          <w:szCs w:val="28"/>
        </w:rPr>
      </w:pPr>
      <w:r w:rsidRPr="00B12333">
        <w:rPr>
          <w:rFonts w:ascii="Times New Roman" w:hAnsi="Times New Roman" w:cs="Times New Roman"/>
          <w:sz w:val="28"/>
          <w:szCs w:val="28"/>
        </w:rPr>
        <w:t xml:space="preserve">Телесный угол </w:t>
      </w:r>
      <m:oMath>
        <m:r>
          <w:rPr>
            <w:rFonts w:ascii="Cambria Math" w:hAnsi="Cambria Math" w:cs="Times New Roman"/>
            <w:sz w:val="28"/>
            <w:szCs w:val="28"/>
          </w:rPr>
          <m:t>ω</m:t>
        </m:r>
      </m:oMath>
      <w:r w:rsidRPr="00B12333">
        <w:rPr>
          <w:rFonts w:ascii="Times New Roman" w:hAnsi="Times New Roman" w:cs="Times New Roman"/>
          <w:sz w:val="28"/>
          <w:szCs w:val="28"/>
        </w:rPr>
        <w:t xml:space="preserve"> – это объемный угол, который характеризует долю пространства, которая может быть спроецирована на некоторую поверхность, обычно сферу, площади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(рис. 1). Мерой такого угла является отношение площади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к квадрату радиуса сферы </w:t>
      </w:r>
      <m:oMath>
        <m:r>
          <w:rPr>
            <w:rFonts w:ascii="Cambria Math" w:hAnsi="Cambria Math" w:cs="Times New Roman"/>
            <w:sz w:val="28"/>
            <w:szCs w:val="28"/>
          </w:rPr>
          <m:t>r</m:t>
        </m:r>
      </m:oMath>
      <w:r w:rsidRPr="00B12333">
        <w:rPr>
          <w:rFonts w:ascii="Times New Roman" w:hAnsi="Times New Roman" w:cs="Times New Roman"/>
          <w:sz w:val="28"/>
          <w:szCs w:val="28"/>
        </w:rPr>
        <w:t xml:space="preserve"> : </w:t>
      </w:r>
      <m:oMath>
        <m:r>
          <w:rPr>
            <w:rFonts w:ascii="Cambria Math" w:hAnsi="Cambria Math" w:cs="Times New Roman"/>
            <w:sz w:val="28"/>
            <w:szCs w:val="28"/>
          </w:rPr>
          <m:t>ω=</m:t>
        </m:r>
        <m:f>
          <m:fPr>
            <m:ctrlPr>
              <w:rPr>
                <w:rFonts w:ascii="Cambria Math" w:hAnsi="Cambria Math" w:cs="Times New Roman"/>
                <w:i/>
                <w:sz w:val="28"/>
                <w:szCs w:val="28"/>
              </w:rPr>
            </m:ctrlPr>
          </m:fPr>
          <m:num>
            <m:r>
              <w:rPr>
                <w:rFonts w:ascii="Cambria Math" w:hAnsi="Cambria Math" w:cs="Times New Roman"/>
                <w:sz w:val="28"/>
                <w:szCs w:val="28"/>
                <w:lang w:val="en-US"/>
              </w:rPr>
              <m:t>S</m:t>
            </m:r>
          </m:num>
          <m:den>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oMath>
      <w:r w:rsidRPr="00B12333">
        <w:rPr>
          <w:rFonts w:ascii="Times New Roman" w:hAnsi="Times New Roman" w:cs="Times New Roman"/>
          <w:sz w:val="28"/>
          <w:szCs w:val="28"/>
        </w:rPr>
        <w:t xml:space="preserve"> . В системе СИ поверхность с площадью</w:t>
      </w: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Pr="00B12333">
        <w:rPr>
          <w:rFonts w:ascii="Times New Roman" w:hAnsi="Times New Roman" w:cs="Times New Roman"/>
          <w:sz w:val="28"/>
          <w:szCs w:val="28"/>
        </w:rPr>
        <w:t xml:space="preserve"> вырезанная из сферы радиуса </w:t>
      </w:r>
      <m:oMath>
        <m:r>
          <w:rPr>
            <w:rFonts w:ascii="Cambria Math" w:hAnsi="Cambria Math" w:cs="Times New Roman"/>
            <w:sz w:val="28"/>
            <w:szCs w:val="28"/>
          </w:rPr>
          <m:t>r</m:t>
        </m:r>
      </m:oMath>
      <w:r w:rsidRPr="00B12333">
        <w:rPr>
          <w:rFonts w:ascii="Times New Roman" w:hAnsi="Times New Roman" w:cs="Times New Roman"/>
          <w:sz w:val="28"/>
          <w:szCs w:val="28"/>
        </w:rPr>
        <w:t xml:space="preserve"> является телесным углом в 1 Стерадиан.</w:t>
      </w:r>
    </w:p>
    <w:p w14:paraId="1BD0EDE3" w14:textId="77777777" w:rsidR="00A6235B" w:rsidRPr="00F13D22" w:rsidRDefault="00A6235B" w:rsidP="00A6235B">
      <w:pPr>
        <w:spacing w:after="0" w:line="360" w:lineRule="auto"/>
        <w:ind w:left="360"/>
        <w:contextualSpacing/>
        <w:jc w:val="center"/>
        <w:rPr>
          <w:rFonts w:ascii="Times New Roman" w:hAnsi="Times New Roman" w:cs="Times New Roman"/>
          <w:sz w:val="28"/>
          <w:szCs w:val="28"/>
        </w:rPr>
      </w:pPr>
      <w:r w:rsidRPr="00F13D22">
        <w:rPr>
          <w:rFonts w:ascii="Times New Roman" w:hAnsi="Times New Roman" w:cs="Times New Roman"/>
          <w:noProof/>
          <w:sz w:val="28"/>
          <w:szCs w:val="28"/>
          <w:lang w:eastAsia="ru-RU"/>
        </w:rPr>
        <w:drawing>
          <wp:inline distT="0" distB="0" distL="0" distR="0" wp14:anchorId="07D45697" wp14:editId="780A9207">
            <wp:extent cx="2095500" cy="1905000"/>
            <wp:effectExtent l="0" t="0" r="0" b="0"/>
            <wp:docPr id="10" name="Рисунок 10" descr="Описание этого изображения, также прокомментированное ниж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этого изображения, также прокомментированное ниж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3942CCD2" w14:textId="77777777" w:rsidR="00A6235B" w:rsidRPr="00B5325E" w:rsidRDefault="00A6235B" w:rsidP="00A6235B">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Рис. 1 Телесный угол</w:t>
      </w:r>
    </w:p>
    <w:p w14:paraId="52B86656" w14:textId="77777777" w:rsidR="00A6235B" w:rsidRPr="00AD4BD2" w:rsidRDefault="00A6235B" w:rsidP="00EB01A5">
      <w:pPr>
        <w:pStyle w:val="a5"/>
        <w:numPr>
          <w:ilvl w:val="0"/>
          <w:numId w:val="5"/>
        </w:numPr>
        <w:spacing w:after="0" w:line="276" w:lineRule="auto"/>
        <w:rPr>
          <w:rFonts w:ascii="Times New Roman" w:hAnsi="Times New Roman" w:cs="Times New Roman"/>
          <w:sz w:val="28"/>
          <w:szCs w:val="28"/>
        </w:rPr>
      </w:pPr>
      <w:r w:rsidRPr="00F13D22">
        <w:rPr>
          <w:rFonts w:ascii="Times New Roman" w:hAnsi="Times New Roman" w:cs="Times New Roman"/>
          <w:sz w:val="28"/>
          <w:szCs w:val="28"/>
        </w:rPr>
        <w:t>Поток излучения Φ – мощность излучения, определяемая отношением энергии, переносимой излучением, ко времени переноса, значительно превышающему период электромагнитных колебаний. Энергия, испускаемая источником света, представляется как функция, зависящая о</w:t>
      </w:r>
      <w:r w:rsidRPr="00AD4BD2">
        <w:rPr>
          <w:rFonts w:ascii="Times New Roman" w:hAnsi="Times New Roman" w:cs="Times New Roman"/>
          <w:sz w:val="28"/>
          <w:szCs w:val="28"/>
        </w:rPr>
        <w:t xml:space="preserve">т длин волн. Однако использование самих длин волн в компьютерной графике нецелесообразно, поэтому используются упрощения, такие как </w:t>
      </w:r>
      <w:r w:rsidRPr="00AD4BD2">
        <w:rPr>
          <w:rFonts w:ascii="Times New Roman" w:hAnsi="Times New Roman" w:cs="Times New Roman"/>
          <w:sz w:val="28"/>
          <w:szCs w:val="28"/>
          <w:lang w:val="en-US"/>
        </w:rPr>
        <w:t>RGB</w:t>
      </w:r>
      <w:r w:rsidRPr="00AD4BD2">
        <w:rPr>
          <w:rFonts w:ascii="Times New Roman" w:hAnsi="Times New Roman" w:cs="Times New Roman"/>
          <w:sz w:val="28"/>
          <w:szCs w:val="28"/>
        </w:rPr>
        <w:t>.</w:t>
      </w:r>
    </w:p>
    <w:p w14:paraId="073AC71D" w14:textId="42ABFF8E" w:rsidR="00A6235B" w:rsidRPr="00B5325E" w:rsidRDefault="00A6235B" w:rsidP="00EB01A5">
      <w:pPr>
        <w:pStyle w:val="a5"/>
        <w:numPr>
          <w:ilvl w:val="0"/>
          <w:numId w:val="5"/>
        </w:numPr>
        <w:spacing w:after="0" w:line="276" w:lineRule="auto"/>
        <w:rPr>
          <w:rFonts w:ascii="Times New Roman" w:hAnsi="Times New Roman" w:cs="Times New Roman"/>
          <w:i/>
          <w:sz w:val="28"/>
          <w:szCs w:val="28"/>
        </w:rPr>
      </w:pPr>
      <w:r w:rsidRPr="00AD4BD2">
        <w:rPr>
          <w:rFonts w:ascii="Times New Roman" w:hAnsi="Times New Roman" w:cs="Times New Roman"/>
          <w:sz w:val="28"/>
          <w:szCs w:val="28"/>
        </w:rPr>
        <w:t xml:space="preserve">Сила излучения </w:t>
      </w:r>
      <m:oMath>
        <m:r>
          <m:rPr>
            <m:sty m:val="p"/>
          </m:rPr>
          <w:rPr>
            <w:rFonts w:ascii="Cambria Math" w:hAnsi="Cambria Math" w:cs="Times New Roman"/>
            <w:sz w:val="28"/>
            <w:szCs w:val="28"/>
          </w:rPr>
          <m:t>I</m:t>
        </m:r>
      </m:oMath>
      <w:r w:rsidRPr="00AD4BD2">
        <w:rPr>
          <w:rFonts w:ascii="Times New Roman" w:hAnsi="Times New Roman" w:cs="Times New Roman"/>
          <w:sz w:val="28"/>
          <w:szCs w:val="28"/>
        </w:rPr>
        <w:t xml:space="preserve"> – физическая величина, определяемая отношением потока излучения Φ, распространяющегося от источника излучения внутри малого телесного угла </w:t>
      </w:r>
      <m:oMath>
        <m:r>
          <m:rPr>
            <m:sty m:val="p"/>
          </m:rPr>
          <w:rPr>
            <w:rFonts w:ascii="Cambria Math" w:hAnsi="Cambria Math" w:cs="Times New Roman"/>
            <w:sz w:val="28"/>
            <w:szCs w:val="28"/>
          </w:rPr>
          <m:t>ω</m:t>
        </m:r>
      </m:oMath>
      <w:r w:rsidRPr="00AD4BD2">
        <w:rPr>
          <w:rFonts w:ascii="Times New Roman" w:hAnsi="Times New Roman" w:cs="Times New Roman"/>
          <w:sz w:val="28"/>
          <w:szCs w:val="28"/>
        </w:rPr>
        <w:t xml:space="preserve">, содержащего рассматриваемое направление, к этому углу: </w:t>
      </w:r>
      <m:oMath>
        <m:r>
          <m:rPr>
            <m:sty m:val="p"/>
          </m:rPr>
          <w:rPr>
            <w:rFonts w:ascii="Cambria Math" w:hAnsi="Cambria Math" w:cs="Times New Roman"/>
            <w:sz w:val="28"/>
            <w:szCs w:val="28"/>
          </w:rPr>
          <m:t>I=</m:t>
        </m:r>
        <m:f>
          <m:fPr>
            <m:ctrlPr>
              <w:rPr>
                <w:rFonts w:ascii="Cambria Math" w:hAnsi="Cambria Math" w:cs="Times New Roman"/>
                <w:sz w:val="28"/>
                <w:szCs w:val="28"/>
              </w:rPr>
            </m:ctrlPr>
          </m:fPr>
          <m:num>
            <m:r>
              <m:rPr>
                <m:sty m:val="p"/>
              </m:rPr>
              <w:rPr>
                <w:rFonts w:ascii="Cambria Math" w:hAnsi="Cambria Math" w:cs="Times New Roman"/>
                <w:sz w:val="28"/>
                <w:szCs w:val="28"/>
              </w:rPr>
              <m:t>dΦ</m:t>
            </m:r>
          </m:num>
          <m:den>
            <m:r>
              <m:rPr>
                <m:sty m:val="p"/>
              </m:rPr>
              <w:rPr>
                <w:rFonts w:ascii="Cambria Math" w:hAnsi="Cambria Math" w:cs="Times New Roman"/>
                <w:sz w:val="28"/>
                <w:szCs w:val="28"/>
              </w:rPr>
              <m:t>dω</m:t>
            </m:r>
          </m:den>
        </m:f>
      </m:oMath>
    </w:p>
    <w:p w14:paraId="74F55D27" w14:textId="77777777" w:rsidR="00A6235B" w:rsidRPr="00F13D22" w:rsidRDefault="00A6235B" w:rsidP="00A6235B">
      <w:pPr>
        <w:spacing w:after="0" w:line="360" w:lineRule="auto"/>
        <w:contextualSpacing/>
        <w:rPr>
          <w:rFonts w:ascii="Times New Roman" w:hAnsi="Times New Roman" w:cs="Times New Roman"/>
          <w:sz w:val="28"/>
          <w:szCs w:val="28"/>
        </w:rPr>
      </w:pPr>
    </w:p>
    <w:p w14:paraId="04039529" w14:textId="77777777" w:rsidR="00A6235B" w:rsidRPr="00B12333" w:rsidRDefault="00A6235B" w:rsidP="00357C20">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Энергетическая яркость (</w:t>
      </w:r>
      <w:r w:rsidRPr="00B12333">
        <w:rPr>
          <w:rFonts w:ascii="Times New Roman" w:hAnsi="Times New Roman" w:cs="Times New Roman"/>
          <w:i/>
          <w:sz w:val="28"/>
          <w:szCs w:val="28"/>
        </w:rPr>
        <w:t>или лучистость</w:t>
      </w:r>
      <w:r w:rsidRPr="00B12333">
        <w:rPr>
          <w:rFonts w:ascii="Times New Roman" w:hAnsi="Times New Roman" w:cs="Times New Roman"/>
          <w:sz w:val="28"/>
          <w:szCs w:val="28"/>
        </w:rPr>
        <w:t xml:space="preserve">) – физическая величина, определяемая отношением потока излучения Φ к произведению телесного угла ω, в котором он распространяется, и проекции площади </w:t>
      </w:r>
      <w:r w:rsidRPr="00B12333">
        <w:rPr>
          <w:rFonts w:ascii="Times New Roman" w:hAnsi="Times New Roman" w:cs="Times New Roman"/>
          <w:sz w:val="28"/>
          <w:szCs w:val="28"/>
          <w:lang w:val="en-US"/>
        </w:rPr>
        <w:t>A</w:t>
      </w:r>
      <w:r w:rsidRPr="00B12333">
        <w:rPr>
          <w:rFonts w:ascii="Times New Roman" w:hAnsi="Times New Roman" w:cs="Times New Roman"/>
          <w:sz w:val="28"/>
          <w:szCs w:val="28"/>
        </w:rPr>
        <w:t xml:space="preserve">, излучающего элемента поверхности на плоскость, перпендикулярную нормали к поверхности: </w:t>
      </w:r>
      <m:oMath>
        <m:r>
          <w:rPr>
            <w:rFonts w:ascii="Cambria Math" w:hAnsi="Cambria Math" w:cs="Times New Roman"/>
            <w:sz w:val="28"/>
            <w:szCs w:val="28"/>
          </w:rPr>
          <m:t>L=</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m:rPr>
                <m:sty m:val="p"/>
              </m:rPr>
              <w:rPr>
                <w:rFonts w:ascii="Cambria Math" w:hAnsi="Cambria Math" w:cs="Times New Roman"/>
                <w:sz w:val="28"/>
                <w:szCs w:val="28"/>
              </w:rPr>
              <m:t>Φ</m:t>
            </m:r>
          </m:num>
          <m:den>
            <m:r>
              <w:rPr>
                <w:rFonts w:ascii="Cambria Math" w:hAnsi="Cambria Math" w:cs="Times New Roman"/>
                <w:sz w:val="28"/>
                <w:szCs w:val="28"/>
              </w:rPr>
              <m:t>dAdω</m:t>
            </m:r>
          </m:den>
        </m:f>
      </m:oMath>
    </w:p>
    <w:p w14:paraId="259DBFDB" w14:textId="77777777" w:rsidR="00FB121D" w:rsidRDefault="00FB121D" w:rsidP="00B5325E">
      <w:pPr>
        <w:spacing w:after="0" w:line="276" w:lineRule="auto"/>
        <w:contextualSpacing/>
        <w:jc w:val="center"/>
        <w:rPr>
          <w:ins w:id="21" w:author="Борис Гогинян" w:date="2020-05-27T20:15:00Z"/>
          <w:rFonts w:ascii="Times New Roman" w:hAnsi="Times New Roman" w:cs="Times New Roman"/>
          <w:sz w:val="28"/>
          <w:szCs w:val="28"/>
        </w:rPr>
      </w:pPr>
    </w:p>
    <w:p w14:paraId="187E0044" w14:textId="733DD192" w:rsidR="00A6235B" w:rsidRPr="00A31B71" w:rsidRDefault="00A6235B" w:rsidP="00B5325E">
      <w:pPr>
        <w:spacing w:after="0" w:line="276" w:lineRule="auto"/>
        <w:contextualSpacing/>
        <w:jc w:val="center"/>
        <w:rPr>
          <w:rFonts w:ascii="Times New Roman" w:hAnsi="Times New Roman" w:cs="Times New Roman"/>
          <w:b/>
          <w:sz w:val="28"/>
          <w:szCs w:val="28"/>
          <w:rPrChange w:id="22" w:author="Борис Гогинян" w:date="2020-05-29T21:53:00Z">
            <w:rPr>
              <w:rFonts w:ascii="Times New Roman" w:hAnsi="Times New Roman" w:cs="Times New Roman"/>
              <w:sz w:val="28"/>
              <w:szCs w:val="28"/>
            </w:rPr>
          </w:rPrChange>
        </w:rPr>
      </w:pPr>
      <w:r w:rsidRPr="00A31B71">
        <w:rPr>
          <w:rFonts w:ascii="Times New Roman" w:hAnsi="Times New Roman" w:cs="Times New Roman"/>
          <w:b/>
          <w:sz w:val="28"/>
          <w:szCs w:val="28"/>
          <w:rPrChange w:id="23" w:author="Борис Гогинян" w:date="2020-05-29T21:53:00Z">
            <w:rPr>
              <w:rFonts w:ascii="Times New Roman" w:hAnsi="Times New Roman" w:cs="Times New Roman"/>
              <w:sz w:val="28"/>
              <w:szCs w:val="28"/>
            </w:rPr>
          </w:rPrChange>
        </w:rPr>
        <w:lastRenderedPageBreak/>
        <w:t>Уравнение рендеринга</w:t>
      </w:r>
    </w:p>
    <w:p w14:paraId="34DCF749" w14:textId="77777777" w:rsidR="00A6235B" w:rsidRPr="00B12333" w:rsidRDefault="00A6235B" w:rsidP="00357C20">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Уравнение рендеринга вычисляет энергетическую яркость точки поверхности </w:t>
      </w:r>
      <m:oMath>
        <m:r>
          <w:rPr>
            <w:rFonts w:ascii="Cambria Math" w:hAnsi="Cambria Math" w:cs="Times New Roman"/>
            <w:sz w:val="28"/>
            <w:szCs w:val="28"/>
          </w:rPr>
          <m:t>x</m:t>
        </m:r>
      </m:oMath>
      <w:r w:rsidRPr="00B12333">
        <w:rPr>
          <w:rFonts w:ascii="Times New Roman" w:hAnsi="Times New Roman" w:cs="Times New Roman"/>
          <w:sz w:val="28"/>
          <w:szCs w:val="28"/>
        </w:rPr>
        <w:t xml:space="preserve">, исходящую в направлении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sidRPr="00B12333">
        <w:rPr>
          <w:rFonts w:ascii="Times New Roman" w:hAnsi="Times New Roman" w:cs="Times New Roman"/>
          <w:sz w:val="28"/>
          <w:szCs w:val="28"/>
        </w:rPr>
        <w:t xml:space="preserve"> (направление условного наблюдателя), как сумму собственной энергетической яркости поверхности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oMath>
      <w:r w:rsidRPr="00B12333">
        <w:rPr>
          <w:rFonts w:ascii="Times New Roman" w:hAnsi="Times New Roman" w:cs="Times New Roman"/>
          <w:sz w:val="28"/>
          <w:szCs w:val="28"/>
        </w:rPr>
        <w:t xml:space="preserve"> и отраженного излучения, которое выражается интегралом. В частности, когда поверхность не излучает свет,  т.е. при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r>
          <w:rPr>
            <w:rFonts w:ascii="Cambria Math" w:hAnsi="Cambria Math" w:cs="Times New Roman"/>
            <w:sz w:val="28"/>
            <w:szCs w:val="28"/>
          </w:rPr>
          <m:t>=0</m:t>
        </m:r>
      </m:oMath>
      <w:r w:rsidRPr="00B12333">
        <w:rPr>
          <w:rFonts w:ascii="Times New Roman" w:hAnsi="Times New Roman" w:cs="Times New Roman"/>
          <w:sz w:val="28"/>
          <w:szCs w:val="28"/>
        </w:rPr>
        <w:t xml:space="preserve">, выходит </w:t>
      </w:r>
      <w:r w:rsidRPr="00B12333">
        <w:rPr>
          <w:rFonts w:ascii="Times New Roman" w:hAnsi="Times New Roman" w:cs="Times New Roman"/>
          <w:i/>
          <w:sz w:val="28"/>
          <w:szCs w:val="28"/>
        </w:rPr>
        <w:t>уравнение отражения</w:t>
      </w:r>
      <w:r w:rsidRPr="00B12333">
        <w:rPr>
          <w:rFonts w:ascii="Times New Roman" w:hAnsi="Times New Roman" w:cs="Times New Roman"/>
          <w:sz w:val="28"/>
          <w:szCs w:val="28"/>
        </w:rPr>
        <w:t xml:space="preserve">. </w:t>
      </w:r>
    </w:p>
    <w:p w14:paraId="1C078968" w14:textId="4069F6F1" w:rsidR="00A6235B" w:rsidRPr="00B12333" w:rsidRDefault="00DB2085" w:rsidP="00A6235B">
      <w:pPr>
        <w:spacing w:after="0" w:line="360" w:lineRule="auto"/>
        <w:contextualSpacing/>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Ω</m:t>
              </m:r>
            </m:sub>
            <m:sup>
              <m:r>
                <w:rPr>
                  <w:rFonts w:ascii="Cambria Math" w:hAnsi="Cambria Math" w:cs="Times New Roman"/>
                  <w:sz w:val="28"/>
                  <w:szCs w:val="28"/>
                </w:rPr>
                <m:t xml:space="preserve"> </m:t>
              </m:r>
            </m:sup>
            <m:e>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e>
                  </m:d>
                  <m:r>
                    <w:rPr>
                      <w:rFonts w:ascii="Cambria Math" w:hAnsi="Cambria Math" w:cs="Times New Roman"/>
                      <w:sz w:val="28"/>
                      <w:szCs w:val="28"/>
                    </w:rPr>
                    <m:t>∙</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e>
                  </m:d>
                </m:e>
              </m:d>
            </m:e>
          </m:nary>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oMath>
      </m:oMathPara>
    </w:p>
    <w:p w14:paraId="682F251C" w14:textId="77777777" w:rsidR="00A6235B" w:rsidRPr="00B12333" w:rsidRDefault="00A6235B" w:rsidP="00357C20">
      <w:pPr>
        <w:spacing w:after="0" w:line="276" w:lineRule="auto"/>
        <w:contextualSpacing/>
        <w:rPr>
          <w:rFonts w:ascii="Times New Roman" w:hAnsi="Times New Roman" w:cs="Times New Roman"/>
          <w:sz w:val="28"/>
          <w:szCs w:val="28"/>
        </w:rPr>
      </w:pPr>
      <w:r w:rsidRPr="00B12333">
        <w:rPr>
          <w:rFonts w:ascii="Times New Roman" w:hAnsi="Times New Roman" w:cs="Times New Roman"/>
          <w:sz w:val="28"/>
          <w:szCs w:val="28"/>
        </w:rPr>
        <w:t xml:space="preserve">Поверхность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телесного угла принимается бесконечно малой и фактически он становится вектором направления </w: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m:rPr>
                <m:sty m:val="p"/>
              </m:rPr>
              <w:rPr>
                <w:rFonts w:ascii="Cambria Math" w:hAnsi="Cambria Math" w:cs="Times New Roman"/>
                <w:sz w:val="28"/>
                <w:szCs w:val="28"/>
              </w:rPr>
              <m:t>ω</m:t>
            </m:r>
          </m:e>
        </m:acc>
      </m:oMath>
      <w:r w:rsidRPr="00B12333">
        <w:rPr>
          <w:rFonts w:ascii="Times New Roman" w:hAnsi="Times New Roman" w:cs="Times New Roman"/>
          <w:sz w:val="28"/>
          <w:szCs w:val="28"/>
        </w:rPr>
        <w:t xml:space="preserve">, а поверхность </w:t>
      </w:r>
      <w:r w:rsidRPr="00B12333">
        <w:rPr>
          <w:rFonts w:ascii="Times New Roman" w:hAnsi="Times New Roman" w:cs="Times New Roman"/>
          <w:sz w:val="28"/>
          <w:szCs w:val="28"/>
          <w:lang w:val="en-US"/>
        </w:rPr>
        <w:t>A</w:t>
      </w:r>
      <w:r w:rsidRPr="00B12333">
        <w:rPr>
          <w:rFonts w:ascii="Times New Roman" w:hAnsi="Times New Roman" w:cs="Times New Roman"/>
          <w:sz w:val="28"/>
          <w:szCs w:val="28"/>
        </w:rPr>
        <w:t xml:space="preserve"> –  точкой </w:t>
      </w:r>
      <m:oMath>
        <m:r>
          <w:rPr>
            <w:rFonts w:ascii="Cambria Math" w:hAnsi="Cambria Math" w:cs="Times New Roman"/>
            <w:sz w:val="28"/>
            <w:szCs w:val="28"/>
          </w:rPr>
          <m:t>x</m:t>
        </m:r>
      </m:oMath>
      <w:r w:rsidRPr="00B12333">
        <w:rPr>
          <w:rFonts w:ascii="Times New Roman" w:hAnsi="Times New Roman" w:cs="Times New Roman"/>
          <w:sz w:val="28"/>
          <w:szCs w:val="28"/>
        </w:rPr>
        <w:t>.</w:t>
      </w:r>
    </w:p>
    <w:p w14:paraId="73AF8434" w14:textId="77777777" w:rsidR="00A6235B" w:rsidRPr="00B12333" w:rsidRDefault="00A6235B" w:rsidP="00357C20">
      <w:pPr>
        <w:spacing w:after="0" w:line="276" w:lineRule="auto"/>
        <w:contextualSpacing/>
        <w:rPr>
          <w:rFonts w:ascii="Times New Roman" w:hAnsi="Times New Roman" w:cs="Times New Roman"/>
          <w:sz w:val="28"/>
          <w:szCs w:val="28"/>
        </w:rPr>
      </w:pPr>
      <w:r w:rsidRPr="00B12333">
        <w:rPr>
          <w:rFonts w:ascii="Times New Roman" w:hAnsi="Times New Roman" w:cs="Times New Roman"/>
          <w:sz w:val="28"/>
          <w:szCs w:val="28"/>
        </w:rPr>
        <w:t xml:space="preserve">В интеграле: </w:t>
      </w:r>
    </w:p>
    <w:p w14:paraId="2F6FA159" w14:textId="488F1DD9" w:rsidR="00A6235B" w:rsidRPr="00B12333" w:rsidRDefault="00DB2085" w:rsidP="00EB01A5">
      <w:pPr>
        <w:pStyle w:val="a5"/>
        <w:numPr>
          <w:ilvl w:val="0"/>
          <w:numId w:val="32"/>
        </w:numPr>
        <w:spacing w:after="0" w:line="276" w:lineRule="auto"/>
        <w:rPr>
          <w:rFonts w:ascii="Times New Roman" w:hAnsi="Times New Roman" w:cs="Times New Roman"/>
          <w:sz w:val="28"/>
          <w:szCs w:val="28"/>
        </w:rPr>
      </w:pPr>
      <m:oMath>
        <m:nary>
          <m:naryPr>
            <m:limLoc m:val="undOvr"/>
            <m:ctrlPr>
              <w:rPr>
                <w:rFonts w:ascii="Cambria Math" w:hAnsi="Cambria Math" w:cs="Times New Roman"/>
                <w:i/>
                <w:sz w:val="28"/>
                <w:szCs w:val="28"/>
              </w:rPr>
            </m:ctrlPr>
          </m:naryPr>
          <m:sub>
            <m:r>
              <w:rPr>
                <w:rFonts w:ascii="Cambria Math" w:hAnsi="Cambria Math" w:cs="Times New Roman"/>
                <w:sz w:val="28"/>
                <w:szCs w:val="28"/>
              </w:rPr>
              <m:t>Ω</m:t>
            </m:r>
          </m:sub>
          <m:sup>
            <m:r>
              <w:rPr>
                <w:rFonts w:ascii="Cambria Math" w:hAnsi="Cambria Math" w:cs="Times New Roman"/>
                <w:sz w:val="28"/>
                <w:szCs w:val="28"/>
              </w:rPr>
              <m:t xml:space="preserve"> </m:t>
            </m:r>
          </m:sup>
          <m:e>
            <m:d>
              <m:dPr>
                <m:ctrlPr>
                  <w:rPr>
                    <w:rFonts w:ascii="Cambria Math" w:hAnsi="Cambria Math" w:cs="Times New Roman"/>
                    <w:i/>
                    <w:sz w:val="28"/>
                    <w:szCs w:val="28"/>
                  </w:rPr>
                </m:ctrlPr>
              </m:dPr>
              <m:e>
                <m:r>
                  <w:rPr>
                    <w:rFonts w:ascii="Cambria Math" w:hAnsi="Cambria Math" w:cs="Times New Roman"/>
                    <w:sz w:val="28"/>
                    <w:szCs w:val="28"/>
                  </w:rPr>
                  <m:t>…</m:t>
                </m:r>
              </m:e>
            </m:d>
            <m:r>
              <w:rPr>
                <w:rFonts w:ascii="Cambria Math" w:hAnsi="Cambria Math" w:cs="Times New Roman"/>
                <w:sz w:val="28"/>
                <w:szCs w:val="28"/>
              </w:rPr>
              <m:t>d</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nary>
      </m:oMath>
      <w:r w:rsidR="00A6235B" w:rsidRPr="00B12333">
        <w:rPr>
          <w:rFonts w:ascii="Times New Roman" w:hAnsi="Times New Roman" w:cs="Times New Roman"/>
          <w:sz w:val="28"/>
          <w:szCs w:val="28"/>
        </w:rPr>
        <w:t xml:space="preserve"> – интеграл по полусфере </w:t>
      </w:r>
      <m:oMath>
        <m:r>
          <w:rPr>
            <w:rFonts w:ascii="Cambria Math" w:hAnsi="Cambria Math" w:cs="Times New Roman"/>
            <w:sz w:val="28"/>
            <w:szCs w:val="28"/>
          </w:rPr>
          <m:t>Ω=</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oMath>
      <w:r w:rsidR="00A6235B" w:rsidRPr="00B12333">
        <w:rPr>
          <w:rFonts w:ascii="Times New Roman" w:hAnsi="Times New Roman" w:cs="Times New Roman"/>
          <w:sz w:val="28"/>
          <w:szCs w:val="28"/>
        </w:rPr>
        <w:t xml:space="preserve">, необходимый для учета всех входящих векторов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B12333">
        <w:rPr>
          <w:rFonts w:ascii="Times New Roman" w:hAnsi="Times New Roman" w:cs="Times New Roman"/>
          <w:sz w:val="28"/>
          <w:szCs w:val="28"/>
        </w:rPr>
        <w:t>,</w:t>
      </w:r>
    </w:p>
    <w:p w14:paraId="688DA0E1" w14:textId="77777777" w:rsidR="00A6235B" w:rsidRPr="00B12333" w:rsidRDefault="00DB2085" w:rsidP="00EB01A5">
      <w:pPr>
        <w:pStyle w:val="a5"/>
        <w:numPr>
          <w:ilvl w:val="0"/>
          <w:numId w:val="32"/>
        </w:numPr>
        <w:spacing w:after="0" w:line="276"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e>
        </m:d>
        <m:r>
          <w:rPr>
            <w:rFonts w:ascii="Cambria Math" w:hAnsi="Cambria Math" w:cs="Times New Roman"/>
            <w:sz w:val="28"/>
            <w:szCs w:val="28"/>
          </w:rPr>
          <m:t xml:space="preserve">– </m:t>
        </m:r>
      </m:oMath>
      <w:r w:rsidR="00A6235B" w:rsidRPr="00B12333">
        <w:rPr>
          <w:rFonts w:ascii="Times New Roman" w:hAnsi="Times New Roman" w:cs="Times New Roman"/>
          <w:sz w:val="28"/>
          <w:szCs w:val="28"/>
        </w:rPr>
        <w:t xml:space="preserve">эн. яркость падающего света в точку </w:t>
      </w:r>
      <m:oMath>
        <m:r>
          <w:rPr>
            <w:rFonts w:ascii="Cambria Math" w:hAnsi="Cambria Math" w:cs="Times New Roman"/>
            <w:sz w:val="28"/>
            <w:szCs w:val="28"/>
          </w:rPr>
          <m:t>x</m:t>
        </m:r>
      </m:oMath>
      <w:r w:rsidR="00A6235B" w:rsidRPr="00B12333">
        <w:rPr>
          <w:rFonts w:ascii="Times New Roman" w:hAnsi="Times New Roman" w:cs="Times New Roman"/>
          <w:sz w:val="28"/>
          <w:szCs w:val="28"/>
        </w:rPr>
        <w:t xml:space="preserve">, направленная вдоль вектора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B12333">
        <w:rPr>
          <w:rFonts w:ascii="Times New Roman" w:hAnsi="Times New Roman" w:cs="Times New Roman"/>
          <w:sz w:val="28"/>
          <w:szCs w:val="28"/>
        </w:rPr>
        <w:t>,</w:t>
      </w:r>
    </w:p>
    <w:p w14:paraId="1C61D7DE" w14:textId="52FB6460" w:rsidR="00A6235B" w:rsidRPr="00B12333" w:rsidRDefault="00DB2085" w:rsidP="00EB01A5">
      <w:pPr>
        <w:pStyle w:val="a5"/>
        <w:numPr>
          <w:ilvl w:val="0"/>
          <w:numId w:val="32"/>
        </w:numPr>
        <w:spacing w:after="0" w:line="276" w:lineRule="auto"/>
        <w:rPr>
          <w:rFonts w:ascii="Times New Roman" w:hAnsi="Times New Roman" w:cs="Times New Roman"/>
          <w:sz w:val="28"/>
          <w:szCs w:val="28"/>
        </w:rPr>
      </w:pPr>
      <m:oMath>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скалярное произведение векторов, которое обозначает угол между входящим (падающим) вектором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oMath>
      <w:r w:rsidR="00A6235B" w:rsidRPr="00B12333">
        <w:rPr>
          <w:rFonts w:ascii="Times New Roman" w:hAnsi="Times New Roman" w:cs="Times New Roman"/>
          <w:sz w:val="28"/>
          <w:szCs w:val="28"/>
        </w:rPr>
        <w:t xml:space="preserve">и вектором нормали к поверхности </w: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00A6235B" w:rsidRPr="00B12333">
        <w:rPr>
          <w:rFonts w:ascii="Times New Roman" w:hAnsi="Times New Roman" w:cs="Times New Roman"/>
          <w:sz w:val="28"/>
          <w:szCs w:val="28"/>
        </w:rPr>
        <w:t>,</w:t>
      </w:r>
    </w:p>
    <w:p w14:paraId="4A7BCE2A" w14:textId="55C2B9D6" w:rsidR="008641CF" w:rsidRPr="00B5325E" w:rsidRDefault="00DB2085" w:rsidP="00EB01A5">
      <w:pPr>
        <w:pStyle w:val="a5"/>
        <w:numPr>
          <w:ilvl w:val="0"/>
          <w:numId w:val="32"/>
        </w:numPr>
        <w:spacing w:after="0" w:line="276" w:lineRule="auto"/>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rPr>
          <m:t>=</m:t>
        </m:r>
      </m:oMath>
      <w:r w:rsidR="00CC128D" w:rsidRPr="00B12333">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den>
        </m:f>
      </m:oMath>
      <w:r w:rsidR="00CC128D" w:rsidRPr="00B12333">
        <w:rPr>
          <w:rFonts w:ascii="Times New Roman" w:hAnsi="Times New Roman" w:cs="Times New Roman"/>
          <w:sz w:val="28"/>
          <w:szCs w:val="28"/>
        </w:rPr>
        <w:t xml:space="preserve"> </w:t>
      </w:r>
      <w:r w:rsidR="00FB1DC8"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rPr>
        <w:t xml:space="preserve">двулучевая функция отражательной способности (англ. </w:t>
      </w:r>
      <w:r w:rsidR="00A6235B" w:rsidRPr="00B12333">
        <w:rPr>
          <w:rFonts w:ascii="Times New Roman" w:hAnsi="Times New Roman" w:cs="Times New Roman"/>
          <w:iCs/>
          <w:sz w:val="28"/>
          <w:szCs w:val="28"/>
          <w:shd w:val="clear" w:color="auto" w:fill="FFFFFF"/>
          <w:lang w:val="en-US"/>
        </w:rPr>
        <w:t>Bidirectional</w:t>
      </w:r>
      <w:r w:rsidR="00A6235B" w:rsidRPr="00B5325E">
        <w:rPr>
          <w:rFonts w:ascii="Times New Roman" w:hAnsi="Times New Roman" w:cs="Times New Roman"/>
          <w:iCs/>
          <w:sz w:val="28"/>
          <w:szCs w:val="28"/>
          <w:shd w:val="clear" w:color="auto" w:fill="FFFFFF"/>
        </w:rPr>
        <w:t xml:space="preserve"> </w:t>
      </w:r>
      <w:r w:rsidR="00A6235B" w:rsidRPr="00B12333">
        <w:rPr>
          <w:rFonts w:ascii="Times New Roman" w:hAnsi="Times New Roman" w:cs="Times New Roman"/>
          <w:iCs/>
          <w:sz w:val="28"/>
          <w:szCs w:val="28"/>
          <w:shd w:val="clear" w:color="auto" w:fill="FFFFFF"/>
          <w:lang w:val="en-US"/>
        </w:rPr>
        <w:t>reflectance</w:t>
      </w:r>
      <w:r w:rsidR="00A6235B" w:rsidRPr="00B5325E">
        <w:rPr>
          <w:rFonts w:ascii="Times New Roman" w:hAnsi="Times New Roman" w:cs="Times New Roman"/>
          <w:iCs/>
          <w:sz w:val="28"/>
          <w:szCs w:val="28"/>
          <w:shd w:val="clear" w:color="auto" w:fill="FFFFFF"/>
        </w:rPr>
        <w:t xml:space="preserve"> </w:t>
      </w:r>
      <w:r w:rsidR="00A6235B" w:rsidRPr="00B12333">
        <w:rPr>
          <w:rFonts w:ascii="Times New Roman" w:hAnsi="Times New Roman" w:cs="Times New Roman"/>
          <w:iCs/>
          <w:sz w:val="28"/>
          <w:szCs w:val="28"/>
          <w:shd w:val="clear" w:color="auto" w:fill="FFFFFF"/>
          <w:lang w:val="en-US"/>
        </w:rPr>
        <w:t>distribution</w:t>
      </w:r>
      <w:r w:rsidR="00A6235B" w:rsidRPr="00B5325E">
        <w:rPr>
          <w:rFonts w:ascii="Times New Roman" w:hAnsi="Times New Roman" w:cs="Times New Roman"/>
          <w:iCs/>
          <w:sz w:val="28"/>
          <w:szCs w:val="28"/>
          <w:shd w:val="clear" w:color="auto" w:fill="FFFFFF"/>
        </w:rPr>
        <w:t xml:space="preserve"> </w:t>
      </w:r>
      <w:r w:rsidR="00A6235B" w:rsidRPr="00B12333">
        <w:rPr>
          <w:rFonts w:ascii="Times New Roman" w:hAnsi="Times New Roman" w:cs="Times New Roman"/>
          <w:iCs/>
          <w:sz w:val="28"/>
          <w:szCs w:val="28"/>
          <w:shd w:val="clear" w:color="auto" w:fill="FFFFFF"/>
          <w:lang w:val="en-US"/>
        </w:rPr>
        <w:t>function</w:t>
      </w:r>
      <w:r w:rsidR="00A6235B" w:rsidRPr="00B5325E">
        <w:rPr>
          <w:rFonts w:ascii="Times New Roman" w:hAnsi="Times New Roman" w:cs="Times New Roman"/>
          <w:i/>
          <w:iCs/>
          <w:sz w:val="28"/>
          <w:szCs w:val="28"/>
          <w:shd w:val="clear" w:color="auto" w:fill="FFFFFF"/>
        </w:rPr>
        <w:t xml:space="preserve"> </w:t>
      </w:r>
      <w:r w:rsidR="00A6235B" w:rsidRPr="00B5325E">
        <w:rPr>
          <w:rFonts w:ascii="Times New Roman" w:hAnsi="Times New Roman" w:cs="Times New Roman"/>
          <w:iCs/>
          <w:color w:val="202122"/>
          <w:sz w:val="28"/>
          <w:szCs w:val="28"/>
          <w:shd w:val="clear" w:color="auto" w:fill="FFFFFF"/>
        </w:rPr>
        <w:t>[</w:t>
      </w:r>
      <w:r w:rsidR="00A6235B" w:rsidRPr="00B12333">
        <w:rPr>
          <w:rFonts w:ascii="Times New Roman" w:hAnsi="Times New Roman" w:cs="Times New Roman"/>
          <w:iCs/>
          <w:sz w:val="28"/>
          <w:szCs w:val="28"/>
          <w:shd w:val="clear" w:color="auto" w:fill="FFFFFF"/>
          <w:lang w:val="en-US"/>
        </w:rPr>
        <w:t>BRDF</w:t>
      </w:r>
      <w:r w:rsidR="00A6235B" w:rsidRPr="00B5325E">
        <w:rPr>
          <w:rFonts w:ascii="Times New Roman" w:hAnsi="Times New Roman" w:cs="Times New Roman"/>
          <w:iCs/>
          <w:color w:val="202122"/>
          <w:sz w:val="28"/>
          <w:szCs w:val="28"/>
          <w:shd w:val="clear" w:color="auto" w:fill="FFFFFF"/>
        </w:rPr>
        <w:t>]</w:t>
      </w:r>
      <w:r w:rsidR="00A6235B" w:rsidRPr="00B5325E">
        <w:rPr>
          <w:rFonts w:ascii="Times New Roman" w:hAnsi="Times New Roman" w:cs="Times New Roman"/>
          <w:sz w:val="28"/>
          <w:szCs w:val="28"/>
        </w:rPr>
        <w:t>)</w:t>
      </w:r>
      <w:r w:rsidR="008641CF" w:rsidRPr="00B5325E">
        <w:rPr>
          <w:rFonts w:ascii="Times New Roman" w:hAnsi="Times New Roman" w:cs="Times New Roman"/>
          <w:sz w:val="28"/>
          <w:szCs w:val="28"/>
        </w:rPr>
        <w:t>.</w:t>
      </w:r>
      <w:r w:rsidR="00A6235B" w:rsidRPr="00B5325E">
        <w:rPr>
          <w:rFonts w:ascii="Times New Roman" w:hAnsi="Times New Roman" w:cs="Times New Roman"/>
          <w:sz w:val="28"/>
          <w:szCs w:val="28"/>
        </w:rPr>
        <w:t xml:space="preserve"> </w:t>
      </w:r>
    </w:p>
    <w:p w14:paraId="70A32A59" w14:textId="336BD29E" w:rsidR="00A6235B" w:rsidRPr="00B12333" w:rsidRDefault="00A6235B" w:rsidP="00EB01A5">
      <w:pPr>
        <w:pStyle w:val="a5"/>
        <w:numPr>
          <w:ilvl w:val="0"/>
          <w:numId w:val="32"/>
        </w:numPr>
        <w:spacing w:after="0" w:line="276" w:lineRule="auto"/>
        <w:rPr>
          <w:rFonts w:ascii="Times New Roman" w:hAnsi="Times New Roman" w:cs="Times New Roman"/>
          <w:sz w:val="28"/>
          <w:szCs w:val="28"/>
        </w:rPr>
      </w:pPr>
      <w:r w:rsidRPr="00B12333">
        <w:rPr>
          <w:rFonts w:ascii="Times New Roman" w:hAnsi="Times New Roman" w:cs="Times New Roman"/>
          <w:sz w:val="28"/>
          <w:szCs w:val="28"/>
        </w:rPr>
        <w:t xml:space="preserve">Также существует </w:t>
      </w:r>
      <w:r w:rsidRPr="00B12333">
        <w:rPr>
          <w:rFonts w:ascii="Times New Roman" w:hAnsi="Times New Roman" w:cs="Times New Roman"/>
          <w:sz w:val="28"/>
          <w:szCs w:val="28"/>
          <w:lang w:val="en-US"/>
        </w:rPr>
        <w:t>BTDF</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bidirectional</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transmittance</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distribution</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function</w:t>
      </w:r>
      <w:r w:rsidRPr="00B12333">
        <w:rPr>
          <w:rFonts w:ascii="Times New Roman" w:hAnsi="Times New Roman" w:cs="Times New Roman"/>
          <w:sz w:val="28"/>
          <w:szCs w:val="28"/>
        </w:rPr>
        <w:t xml:space="preserve">) – Двулучевая функция пропускной способности, которая определяет количество поглощенного света и </w:t>
      </w:r>
      <w:r w:rsidRPr="00B12333">
        <w:rPr>
          <w:rFonts w:ascii="Times New Roman" w:hAnsi="Times New Roman" w:cs="Times New Roman"/>
          <w:sz w:val="28"/>
          <w:szCs w:val="28"/>
          <w:lang w:val="en-US"/>
        </w:rPr>
        <w:t>BSDF</w:t>
      </w:r>
      <w:r w:rsidRPr="00B12333">
        <w:rPr>
          <w:rFonts w:ascii="Times New Roman" w:hAnsi="Times New Roman" w:cs="Times New Roman"/>
          <w:sz w:val="28"/>
          <w:szCs w:val="28"/>
        </w:rPr>
        <w:t xml:space="preserve"> (Bidirectional Scattering Distribution Function) – Двулучевая функция распределения рассеивания, которая объединяет </w:t>
      </w:r>
      <w:r w:rsidRPr="00B12333">
        <w:rPr>
          <w:rFonts w:ascii="Times New Roman" w:hAnsi="Times New Roman" w:cs="Times New Roman"/>
          <w:sz w:val="28"/>
          <w:szCs w:val="28"/>
          <w:lang w:val="en-US"/>
        </w:rPr>
        <w:t>BRDF</w:t>
      </w:r>
      <w:r w:rsidRPr="00B12333">
        <w:rPr>
          <w:rFonts w:ascii="Times New Roman" w:hAnsi="Times New Roman" w:cs="Times New Roman"/>
          <w:sz w:val="28"/>
          <w:szCs w:val="28"/>
        </w:rPr>
        <w:t xml:space="preserve"> и </w:t>
      </w:r>
      <w:r w:rsidRPr="00B12333">
        <w:rPr>
          <w:rFonts w:ascii="Times New Roman" w:hAnsi="Times New Roman" w:cs="Times New Roman"/>
          <w:sz w:val="28"/>
          <w:szCs w:val="28"/>
          <w:lang w:val="en-US"/>
        </w:rPr>
        <w:t>BTDF</w:t>
      </w:r>
      <w:r w:rsidRPr="00B12333">
        <w:rPr>
          <w:rFonts w:ascii="Times New Roman" w:hAnsi="Times New Roman" w:cs="Times New Roman"/>
          <w:sz w:val="28"/>
          <w:szCs w:val="28"/>
        </w:rPr>
        <w:t xml:space="preserve"> и которая также, в зависимости от реализации, подставляется в уравнение рендеринга. Более </w:t>
      </w:r>
      <w:r w:rsidR="00CC128D" w:rsidRPr="00B12333">
        <w:rPr>
          <w:rFonts w:ascii="Times New Roman" w:hAnsi="Times New Roman" w:cs="Times New Roman"/>
          <w:sz w:val="28"/>
          <w:szCs w:val="28"/>
        </w:rPr>
        <w:t>конкрет</w:t>
      </w:r>
      <w:r w:rsidRPr="00B12333">
        <w:rPr>
          <w:rFonts w:ascii="Times New Roman" w:hAnsi="Times New Roman" w:cs="Times New Roman"/>
          <w:sz w:val="28"/>
          <w:szCs w:val="28"/>
        </w:rPr>
        <w:t>но об этом далее.</w:t>
      </w:r>
    </w:p>
    <w:p w14:paraId="3216BA15" w14:textId="168CA3F1" w:rsidR="00A6235B" w:rsidRPr="00B5325E" w:rsidRDefault="00A6235B" w:rsidP="00A6235B">
      <w:pPr>
        <w:spacing w:after="0" w:line="360" w:lineRule="auto"/>
        <w:contextualSpacing/>
        <w:rPr>
          <w:rFonts w:ascii="Times New Roman" w:hAnsi="Times New Roman" w:cs="Times New Roman"/>
          <w:sz w:val="28"/>
          <w:szCs w:val="28"/>
        </w:rPr>
      </w:pPr>
      <w:r w:rsidRPr="00F13D22">
        <w:rPr>
          <w:rFonts w:ascii="Times New Roman" w:hAnsi="Times New Roman" w:cs="Times New Roman"/>
          <w:sz w:val="28"/>
          <w:szCs w:val="28"/>
        </w:rPr>
        <w:t>Аналитического решения этого уравнения нет</w:t>
      </w:r>
      <w:r w:rsidR="00357C20" w:rsidRPr="00AD4BD2">
        <w:rPr>
          <w:rFonts w:ascii="Times New Roman" w:hAnsi="Times New Roman" w:cs="Times New Roman"/>
          <w:sz w:val="28"/>
          <w:szCs w:val="28"/>
        </w:rPr>
        <w:t>.</w:t>
      </w:r>
    </w:p>
    <w:p w14:paraId="2CED9837" w14:textId="77777777" w:rsidR="00A6235B" w:rsidRPr="00AD4BD2" w:rsidRDefault="00A6235B" w:rsidP="00041D77">
      <w:pPr>
        <w:spacing w:after="0" w:line="276" w:lineRule="auto"/>
        <w:contextualSpacing/>
        <w:rPr>
          <w:rFonts w:ascii="Times New Roman" w:hAnsi="Times New Roman" w:cs="Times New Roman"/>
          <w:sz w:val="28"/>
          <w:szCs w:val="28"/>
        </w:rPr>
      </w:pPr>
      <w:r w:rsidRPr="00F13D22">
        <w:rPr>
          <w:rFonts w:ascii="Times New Roman" w:hAnsi="Times New Roman" w:cs="Times New Roman"/>
          <w:sz w:val="28"/>
          <w:szCs w:val="28"/>
        </w:rPr>
        <w:t xml:space="preserve">Уравнение рендеринга не учитывает некоторых физических явлений света, </w:t>
      </w:r>
      <w:proofErr w:type="gramStart"/>
      <w:r w:rsidRPr="00F13D22">
        <w:rPr>
          <w:rFonts w:ascii="Times New Roman" w:hAnsi="Times New Roman" w:cs="Times New Roman"/>
          <w:sz w:val="28"/>
          <w:szCs w:val="28"/>
        </w:rPr>
        <w:t>например</w:t>
      </w:r>
      <w:proofErr w:type="gramEnd"/>
      <w:r w:rsidRPr="00F13D22">
        <w:rPr>
          <w:rFonts w:ascii="Times New Roman" w:hAnsi="Times New Roman" w:cs="Times New Roman"/>
          <w:sz w:val="28"/>
          <w:szCs w:val="28"/>
        </w:rPr>
        <w:t>:</w:t>
      </w:r>
    </w:p>
    <w:p w14:paraId="31F52EA1" w14:textId="11C0EC81"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Коэффициент прохождения волн</w:t>
      </w:r>
      <w:r w:rsidRPr="00AD4BD2">
        <w:rPr>
          <w:rFonts w:ascii="Times New Roman" w:hAnsi="Times New Roman" w:cs="Times New Roman"/>
          <w:sz w:val="28"/>
          <w:szCs w:val="28"/>
          <w:lang w:val="en-US"/>
        </w:rPr>
        <w:t>;</w:t>
      </w:r>
    </w:p>
    <w:p w14:paraId="260A9641" w14:textId="0CF6D6EB"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Подповерхностное рассеивание;</w:t>
      </w:r>
    </w:p>
    <w:p w14:paraId="7F330530" w14:textId="4AB6156E"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Поляризацию;</w:t>
      </w:r>
    </w:p>
    <w:p w14:paraId="635B10E0" w14:textId="4890A4E7"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Интерференция.</w:t>
      </w:r>
    </w:p>
    <w:p w14:paraId="37A346C1" w14:textId="5E95CEAB" w:rsidR="00A6235B" w:rsidRPr="00AD4BD2" w:rsidRDefault="00A6235B" w:rsidP="00041D77">
      <w:pPr>
        <w:spacing w:after="0"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 xml:space="preserve">Но это </w:t>
      </w:r>
      <w:r w:rsidR="00357C20" w:rsidRPr="00AD4BD2">
        <w:rPr>
          <w:rFonts w:ascii="Times New Roman" w:hAnsi="Times New Roman" w:cs="Times New Roman"/>
          <w:sz w:val="28"/>
          <w:szCs w:val="28"/>
        </w:rPr>
        <w:t xml:space="preserve">практически не </w:t>
      </w:r>
      <w:r w:rsidRPr="00AD4BD2">
        <w:rPr>
          <w:rFonts w:ascii="Times New Roman" w:hAnsi="Times New Roman" w:cs="Times New Roman"/>
          <w:sz w:val="28"/>
          <w:szCs w:val="28"/>
        </w:rPr>
        <w:t>влияет на качество получаемых изображений</w:t>
      </w:r>
      <w:r w:rsidR="00357C20" w:rsidRPr="00AD4BD2">
        <w:rPr>
          <w:rFonts w:ascii="Times New Roman" w:hAnsi="Times New Roman" w:cs="Times New Roman"/>
          <w:sz w:val="28"/>
          <w:szCs w:val="28"/>
        </w:rPr>
        <w:t>.</w:t>
      </w:r>
    </w:p>
    <w:p w14:paraId="34266A60" w14:textId="076FFB08" w:rsidR="00FB1DC8" w:rsidRPr="00B5325E" w:rsidRDefault="00FB1DC8">
      <w:pPr>
        <w:rPr>
          <w:rFonts w:ascii="Times New Roman" w:hAnsi="Times New Roman" w:cs="Times New Roman"/>
          <w:sz w:val="28"/>
          <w:szCs w:val="28"/>
        </w:rPr>
      </w:pPr>
      <w:r w:rsidRPr="00B5325E">
        <w:rPr>
          <w:rFonts w:ascii="Times New Roman" w:hAnsi="Times New Roman" w:cs="Times New Roman"/>
          <w:sz w:val="28"/>
          <w:szCs w:val="28"/>
        </w:rPr>
        <w:br w:type="page"/>
      </w:r>
    </w:p>
    <w:p w14:paraId="0DDE2ABD" w14:textId="77777777" w:rsidR="00A6235B" w:rsidRPr="00A31B71" w:rsidRDefault="00A6235B" w:rsidP="00B5325E">
      <w:pPr>
        <w:spacing w:after="0" w:line="276" w:lineRule="auto"/>
        <w:contextualSpacing/>
        <w:jc w:val="center"/>
        <w:rPr>
          <w:rFonts w:ascii="Times New Roman" w:hAnsi="Times New Roman" w:cs="Times New Roman"/>
          <w:b/>
          <w:sz w:val="28"/>
          <w:szCs w:val="28"/>
          <w:rPrChange w:id="24" w:author="Борис Гогинян" w:date="2020-05-29T21:53:00Z">
            <w:rPr>
              <w:rFonts w:ascii="Times New Roman" w:hAnsi="Times New Roman" w:cs="Times New Roman"/>
              <w:sz w:val="28"/>
              <w:szCs w:val="28"/>
            </w:rPr>
          </w:rPrChange>
        </w:rPr>
      </w:pPr>
      <w:r w:rsidRPr="00A31B71">
        <w:rPr>
          <w:rFonts w:ascii="Times New Roman" w:hAnsi="Times New Roman" w:cs="Times New Roman"/>
          <w:b/>
          <w:sz w:val="28"/>
          <w:szCs w:val="28"/>
          <w:lang w:val="en-US"/>
          <w:rPrChange w:id="25" w:author="Борис Гогинян" w:date="2020-05-29T21:53:00Z">
            <w:rPr>
              <w:rFonts w:ascii="Times New Roman" w:hAnsi="Times New Roman" w:cs="Times New Roman"/>
              <w:sz w:val="28"/>
              <w:szCs w:val="28"/>
              <w:lang w:val="en-US"/>
            </w:rPr>
          </w:rPrChange>
        </w:rPr>
        <w:lastRenderedPageBreak/>
        <w:t>PBR</w:t>
      </w:r>
      <w:r w:rsidRPr="00A31B71">
        <w:rPr>
          <w:rFonts w:ascii="Times New Roman" w:hAnsi="Times New Roman" w:cs="Times New Roman"/>
          <w:b/>
          <w:sz w:val="28"/>
          <w:szCs w:val="28"/>
          <w:rPrChange w:id="26" w:author="Борис Гогинян" w:date="2020-05-29T21:53:00Z">
            <w:rPr>
              <w:rFonts w:ascii="Times New Roman" w:hAnsi="Times New Roman" w:cs="Times New Roman"/>
              <w:sz w:val="28"/>
              <w:szCs w:val="28"/>
            </w:rPr>
          </w:rPrChange>
        </w:rPr>
        <w:t xml:space="preserve"> или Физически-корректный рендеринг</w:t>
      </w:r>
    </w:p>
    <w:p w14:paraId="1F1A5939" w14:textId="407F230C" w:rsidR="00A6235B" w:rsidRPr="00AD4BD2" w:rsidRDefault="00357C20" w:rsidP="00B5325E">
      <w:pPr>
        <w:spacing w:after="0" w:line="276" w:lineRule="auto"/>
        <w:ind w:firstLine="708"/>
        <w:contextualSpacing/>
        <w:rPr>
          <w:rFonts w:ascii="Times New Roman" w:hAnsi="Times New Roman" w:cs="Times New Roman"/>
          <w:sz w:val="28"/>
          <w:szCs w:val="28"/>
        </w:rPr>
      </w:pPr>
      <w:proofErr w:type="gramStart"/>
      <w:r w:rsidRPr="00F13D22">
        <w:rPr>
          <w:rFonts w:ascii="Times New Roman" w:hAnsi="Times New Roman" w:cs="Times New Roman"/>
          <w:sz w:val="28"/>
          <w:szCs w:val="28"/>
          <w:lang w:val="en-US"/>
        </w:rPr>
        <w:t>Physically</w:t>
      </w:r>
      <w:r w:rsidRPr="00AD4BD2">
        <w:rPr>
          <w:rFonts w:ascii="Times New Roman" w:hAnsi="Times New Roman" w:cs="Times New Roman"/>
          <w:sz w:val="28"/>
          <w:szCs w:val="28"/>
        </w:rPr>
        <w:t>-Based</w:t>
      </w:r>
      <w:proofErr w:type="gramEnd"/>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Rendering</w:t>
      </w:r>
      <w:r w:rsidR="00A6235B" w:rsidRPr="00AD4BD2">
        <w:rPr>
          <w:rFonts w:ascii="Times New Roman" w:hAnsi="Times New Roman" w:cs="Times New Roman"/>
          <w:sz w:val="28"/>
          <w:szCs w:val="28"/>
        </w:rPr>
        <w:t xml:space="preserve"> – концепция, которая основываясь на физических законах, стремиться добиться максимальной реалистичности в симулировании материалов и, тем самым, фотореалистичности получаемых рендерингом изображений. Физически-корректный </w:t>
      </w:r>
      <w:r w:rsidR="00E91FB3" w:rsidRPr="00AD4BD2">
        <w:rPr>
          <w:rFonts w:ascii="Times New Roman" w:hAnsi="Times New Roman" w:cs="Times New Roman"/>
          <w:sz w:val="28"/>
          <w:szCs w:val="28"/>
        </w:rPr>
        <w:t>материал</w:t>
      </w:r>
      <w:r w:rsidR="00A6235B" w:rsidRPr="00AD4BD2">
        <w:rPr>
          <w:rFonts w:ascii="Times New Roman" w:hAnsi="Times New Roman" w:cs="Times New Roman"/>
          <w:sz w:val="28"/>
          <w:szCs w:val="28"/>
        </w:rPr>
        <w:t xml:space="preserve"> </w:t>
      </w:r>
      <w:r w:rsidR="00E91FB3" w:rsidRPr="00AD4BD2">
        <w:rPr>
          <w:rFonts w:ascii="Times New Roman" w:hAnsi="Times New Roman" w:cs="Times New Roman"/>
          <w:sz w:val="28"/>
          <w:szCs w:val="28"/>
        </w:rPr>
        <w:t>такие вещи</w:t>
      </w:r>
      <w:r w:rsidR="00A6235B" w:rsidRPr="00AD4BD2">
        <w:rPr>
          <w:rFonts w:ascii="Times New Roman" w:hAnsi="Times New Roman" w:cs="Times New Roman"/>
          <w:sz w:val="28"/>
          <w:szCs w:val="28"/>
        </w:rPr>
        <w:t>, как:</w:t>
      </w:r>
    </w:p>
    <w:p w14:paraId="50DD9AE6" w14:textId="77777777" w:rsidR="00A6235B" w:rsidRPr="00AD4BD2" w:rsidRDefault="00A6235B" w:rsidP="00B5325E">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Теория микрограней – поверхность имеет микроскопические неровности.</w:t>
      </w:r>
    </w:p>
    <w:p w14:paraId="608C566D" w14:textId="77777777" w:rsidR="00A6235B" w:rsidRPr="00AD4BD2" w:rsidRDefault="00A6235B" w:rsidP="00B5325E">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Закон сохранения энергии – поверхность не может отразить больше энергии, чем принимает</w:t>
      </w:r>
    </w:p>
    <w:p w14:paraId="02DC6A85" w14:textId="77777777" w:rsidR="00A6235B" w:rsidRPr="00AD4BD2" w:rsidRDefault="00A6235B" w:rsidP="00B5325E">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Закон Френеля – поверхности имеют разную отражательную способность в зависимости от угла просмотра.</w:t>
      </w:r>
    </w:p>
    <w:p w14:paraId="5CEF1867" w14:textId="77777777" w:rsidR="00A6235B" w:rsidRPr="00AD4BD2" w:rsidRDefault="00A6235B" w:rsidP="00B5325E">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Альбедо – учет отражения материалом волн определенной длины, другими словами, чистый цвет</w:t>
      </w:r>
    </w:p>
    <w:p w14:paraId="5B880814" w14:textId="77777777" w:rsidR="00A6235B" w:rsidRPr="00AD4BD2" w:rsidRDefault="00A6235B" w:rsidP="00B5325E">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Проводник/диэлектрик – учет способности проводников и диэлектриков по-разному отражать свет, (60-90%) и (0-20%) соответственно.</w:t>
      </w:r>
    </w:p>
    <w:p w14:paraId="6CC850C6" w14:textId="3D40DA42" w:rsidR="00A6235B" w:rsidRPr="00AD4BD2" w:rsidRDefault="00A6235B" w:rsidP="00041D77">
      <w:pPr>
        <w:spacing w:after="0" w:line="276" w:lineRule="auto"/>
        <w:jc w:val="both"/>
        <w:rPr>
          <w:rFonts w:ascii="Times New Roman" w:hAnsi="Times New Roman" w:cs="Times New Roman"/>
          <w:sz w:val="28"/>
          <w:szCs w:val="28"/>
        </w:rPr>
      </w:pPr>
    </w:p>
    <w:p w14:paraId="3D07C371" w14:textId="2A602D52" w:rsidR="00357C20" w:rsidRPr="00A31B71" w:rsidRDefault="00A6235B" w:rsidP="00B5325E">
      <w:pPr>
        <w:spacing w:after="0" w:line="276" w:lineRule="auto"/>
        <w:jc w:val="center"/>
        <w:rPr>
          <w:rFonts w:ascii="Times New Roman" w:hAnsi="Times New Roman" w:cs="Times New Roman"/>
          <w:b/>
          <w:sz w:val="28"/>
          <w:szCs w:val="28"/>
          <w:rPrChange w:id="27" w:author="Борис Гогинян" w:date="2020-05-29T21:53:00Z">
            <w:rPr>
              <w:rFonts w:ascii="Times New Roman" w:hAnsi="Times New Roman" w:cs="Times New Roman"/>
              <w:sz w:val="28"/>
              <w:szCs w:val="28"/>
            </w:rPr>
          </w:rPrChange>
        </w:rPr>
      </w:pPr>
      <w:r w:rsidRPr="00A31B71">
        <w:rPr>
          <w:rFonts w:ascii="Times New Roman" w:hAnsi="Times New Roman" w:cs="Times New Roman"/>
          <w:b/>
          <w:sz w:val="28"/>
          <w:szCs w:val="28"/>
          <w:rPrChange w:id="28" w:author="Борис Гогинян" w:date="2020-05-29T21:53:00Z">
            <w:rPr>
              <w:rFonts w:ascii="Times New Roman" w:hAnsi="Times New Roman" w:cs="Times New Roman"/>
              <w:sz w:val="28"/>
              <w:szCs w:val="28"/>
            </w:rPr>
          </w:rPrChange>
        </w:rPr>
        <w:t>Теория микрограней (Microfacet Theory)</w:t>
      </w:r>
      <w:r w:rsidR="00E91FB3" w:rsidRPr="00A31B71">
        <w:rPr>
          <w:rFonts w:ascii="Times New Roman" w:hAnsi="Times New Roman" w:cs="Times New Roman"/>
          <w:b/>
          <w:sz w:val="28"/>
          <w:szCs w:val="28"/>
          <w:rPrChange w:id="29" w:author="Борис Гогинян" w:date="2020-05-29T21:53:00Z">
            <w:rPr>
              <w:rFonts w:ascii="Times New Roman" w:hAnsi="Times New Roman" w:cs="Times New Roman"/>
              <w:sz w:val="28"/>
              <w:szCs w:val="28"/>
            </w:rPr>
          </w:rPrChange>
        </w:rPr>
        <w:t xml:space="preserve"> </w:t>
      </w:r>
    </w:p>
    <w:p w14:paraId="4749A5F3" w14:textId="1F48BFC2" w:rsidR="00A6235B" w:rsidRPr="00B5325E" w:rsidRDefault="00A6235B" w:rsidP="00041D77">
      <w:pPr>
        <w:pStyle w:val="a5"/>
        <w:spacing w:after="0" w:line="276" w:lineRule="auto"/>
        <w:ind w:left="0" w:firstLine="708"/>
        <w:jc w:val="both"/>
        <w:rPr>
          <w:rFonts w:ascii="Times New Roman" w:hAnsi="Times New Roman" w:cs="Times New Roman"/>
          <w:sz w:val="28"/>
          <w:szCs w:val="28"/>
        </w:rPr>
      </w:pPr>
      <w:r w:rsidRPr="00F13D22">
        <w:rPr>
          <w:rFonts w:ascii="Times New Roman" w:hAnsi="Times New Roman" w:cs="Times New Roman"/>
          <w:sz w:val="28"/>
          <w:szCs w:val="28"/>
        </w:rPr>
        <w:t xml:space="preserve">В </w:t>
      </w:r>
      <w:r w:rsidRPr="00AD4BD2">
        <w:rPr>
          <w:rFonts w:ascii="Times New Roman" w:hAnsi="Times New Roman" w:cs="Times New Roman"/>
          <w:sz w:val="28"/>
          <w:szCs w:val="28"/>
        </w:rPr>
        <w:t>основе этой теории лежит представление о поверхности сред, как поверхности с микроскопическими неровностями, но, тем не менее, достаточно большими, по сравнению с длиной волны.</w:t>
      </w:r>
      <w:r w:rsidR="00C52476" w:rsidRPr="00AD4BD2">
        <w:rPr>
          <w:rFonts w:ascii="Times New Roman" w:hAnsi="Times New Roman" w:cs="Times New Roman"/>
          <w:sz w:val="28"/>
          <w:szCs w:val="28"/>
        </w:rPr>
        <w:t xml:space="preserve"> [3]</w:t>
      </w:r>
      <w:r w:rsidRPr="00AD4BD2">
        <w:rPr>
          <w:rFonts w:ascii="Times New Roman" w:hAnsi="Times New Roman" w:cs="Times New Roman"/>
          <w:sz w:val="28"/>
          <w:szCs w:val="28"/>
        </w:rPr>
        <w:t xml:space="preserve"> При падении световых лучей на такую поверхность может возникнуть три ситуации:</w:t>
      </w:r>
    </w:p>
    <w:p w14:paraId="6F7031E4" w14:textId="77777777" w:rsidR="00A6235B" w:rsidRPr="00AD4BD2" w:rsidRDefault="00A6235B" w:rsidP="00EB01A5">
      <w:pPr>
        <w:pStyle w:val="a5"/>
        <w:numPr>
          <w:ilvl w:val="0"/>
          <w:numId w:val="8"/>
        </w:numPr>
        <w:spacing w:after="0" w:line="276" w:lineRule="auto"/>
        <w:rPr>
          <w:rFonts w:ascii="Times New Roman" w:hAnsi="Times New Roman" w:cs="Times New Roman"/>
          <w:sz w:val="28"/>
          <w:szCs w:val="28"/>
        </w:rPr>
      </w:pPr>
      <w:r w:rsidRPr="00F13D22">
        <w:rPr>
          <w:rFonts w:ascii="Times New Roman" w:hAnsi="Times New Roman" w:cs="Times New Roman"/>
          <w:sz w:val="28"/>
          <w:szCs w:val="28"/>
        </w:rPr>
        <w:t>Самозатенение (англ. self shadowing) – луч света не долетает до поверхности, от которой он должен отразиться</w:t>
      </w:r>
    </w:p>
    <w:p w14:paraId="3E36F722" w14:textId="77777777" w:rsidR="00A6235B" w:rsidRPr="00AD4BD2" w:rsidRDefault="00A6235B" w:rsidP="00EB01A5">
      <w:pPr>
        <w:pStyle w:val="a5"/>
        <w:numPr>
          <w:ilvl w:val="0"/>
          <w:numId w:val="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Самоперекрытие (англ. masking) – отраженный луч сталкивается с препятствием и не вылетает.</w:t>
      </w:r>
    </w:p>
    <w:p w14:paraId="5DB39E34" w14:textId="77777777" w:rsidR="00A6235B" w:rsidRPr="00AD4BD2" w:rsidRDefault="00A6235B" w:rsidP="00EB01A5">
      <w:pPr>
        <w:pStyle w:val="a5"/>
        <w:numPr>
          <w:ilvl w:val="0"/>
          <w:numId w:val="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Многократное отражение (англ. retroreflection) – ситуация, когда луч отражается от поверхности несколько раз, перед тем как улететь.</w:t>
      </w:r>
    </w:p>
    <w:p w14:paraId="4EC91C56" w14:textId="6C604DA4" w:rsidR="00A6235B" w:rsidRPr="00AD4BD2" w:rsidRDefault="00A6235B" w:rsidP="00041D77">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 xml:space="preserve">Таким образом, если микрограни ориентированы в разные стороны, то лучи рассеиваются в разные стороны – поверхность более шероховатая. В компьютерной графике используется коэффициент шероховатости, число принадлежащее отрезку [0, 1], применяемое к медианному вектору </w:t>
      </w:r>
      <m:oMath>
        <m:r>
          <w:rPr>
            <w:rFonts w:ascii="Cambria Math" w:hAnsi="Cambria Math" w:cs="Times New Roman"/>
            <w:sz w:val="28"/>
            <w:szCs w:val="28"/>
          </w:rPr>
          <m:t>h</m:t>
        </m:r>
      </m:oMath>
      <w:r w:rsidRPr="00AD4BD2">
        <w:rPr>
          <w:rFonts w:ascii="Times New Roman" w:hAnsi="Times New Roman" w:cs="Times New Roman"/>
          <w:sz w:val="28"/>
          <w:szCs w:val="28"/>
        </w:rPr>
        <w:t>.</w:t>
      </w:r>
      <w:r w:rsidR="00E91FB3" w:rsidRPr="00AD4BD2">
        <w:rPr>
          <w:rFonts w:ascii="Times New Roman" w:hAnsi="Times New Roman" w:cs="Times New Roman"/>
          <w:sz w:val="28"/>
          <w:szCs w:val="28"/>
        </w:rPr>
        <w:t xml:space="preserve"> Он определяет количество </w:t>
      </w:r>
      <w:r w:rsidRPr="00AD4BD2">
        <w:rPr>
          <w:rFonts w:ascii="Times New Roman" w:hAnsi="Times New Roman" w:cs="Times New Roman"/>
          <w:sz w:val="28"/>
          <w:szCs w:val="28"/>
        </w:rPr>
        <w:t xml:space="preserve">микрограней, направленных вдоль него: чем их меньше, тем более шероховатая поверхность. </w:t>
      </w:r>
    </w:p>
    <w:p w14:paraId="1450FB38" w14:textId="77777777" w:rsidR="00A6235B" w:rsidRPr="00AD4BD2" w:rsidRDefault="00A6235B" w:rsidP="00041D77">
      <w:pPr>
        <w:spacing w:after="0" w:line="276" w:lineRule="auto"/>
        <w:ind w:left="360"/>
        <w:jc w:val="both"/>
        <w:rPr>
          <w:rFonts w:ascii="Times New Roman" w:hAnsi="Times New Roman" w:cs="Times New Roman"/>
          <w:sz w:val="28"/>
          <w:szCs w:val="28"/>
        </w:rPr>
      </w:pPr>
      <w:r w:rsidRPr="00AD4BD2">
        <w:rPr>
          <w:rFonts w:ascii="Times New Roman" w:hAnsi="Times New Roman" w:cs="Times New Roman"/>
          <w:sz w:val="28"/>
          <w:szCs w:val="28"/>
        </w:rPr>
        <w:t xml:space="preserve">Вектор </w:t>
      </w:r>
      <m:oMath>
        <m:r>
          <w:rPr>
            <w:rFonts w:ascii="Cambria Math" w:hAnsi="Cambria Math" w:cs="Times New Roman"/>
            <w:sz w:val="28"/>
            <w:szCs w:val="28"/>
          </w:rPr>
          <m:t>h=</m:t>
        </m:r>
        <m:f>
          <m:fPr>
            <m:ctrlPr>
              <w:rPr>
                <w:rFonts w:ascii="Cambria Math" w:hAnsi="Cambria Math" w:cs="Times New Roman"/>
                <w:i/>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num>
          <m:den>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m:t>
            </m:r>
          </m:den>
        </m:f>
      </m:oMath>
      <w:r w:rsidRPr="00F13D22">
        <w:rPr>
          <w:rFonts w:ascii="Times New Roman" w:hAnsi="Times New Roman" w:cs="Times New Roman"/>
          <w:sz w:val="28"/>
          <w:szCs w:val="28"/>
        </w:rPr>
        <w:t xml:space="preserve"> , где</w:t>
      </w:r>
    </w:p>
    <w:p w14:paraId="01C23D02" w14:textId="77777777" w:rsidR="00A6235B" w:rsidRPr="00B5325E" w:rsidRDefault="00DB2085" w:rsidP="00EB01A5">
      <w:pPr>
        <w:pStyle w:val="a5"/>
        <w:numPr>
          <w:ilvl w:val="0"/>
          <w:numId w:val="7"/>
        </w:numPr>
        <w:spacing w:after="0" w:line="276" w:lineRule="auto"/>
        <w:jc w:val="both"/>
        <w:rPr>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направленный в сторону наблюдателя, </w:t>
      </w:r>
    </w:p>
    <w:p w14:paraId="13AB28E8" w14:textId="77777777" w:rsidR="00A6235B" w:rsidRPr="00B5325E" w:rsidRDefault="00DB2085" w:rsidP="00EB01A5">
      <w:pPr>
        <w:pStyle w:val="a5"/>
        <w:numPr>
          <w:ilvl w:val="0"/>
          <w:numId w:val="7"/>
        </w:numPr>
        <w:spacing w:after="0" w:line="276" w:lineRule="auto"/>
        <w:jc w:val="both"/>
        <w:rPr>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sz w:val="28"/>
            <w:szCs w:val="28"/>
          </w:rPr>
          <m:t>-</m:t>
        </m:r>
      </m:oMath>
      <w:r w:rsidR="00A6235B" w:rsidRPr="00AD4BD2">
        <w:rPr>
          <w:sz w:val="28"/>
          <w:szCs w:val="28"/>
        </w:rPr>
        <w:t xml:space="preserve"> </w:t>
      </w:r>
      <w:r w:rsidR="00A6235B" w:rsidRPr="00AD4BD2">
        <w:rPr>
          <w:rFonts w:ascii="Times New Roman" w:hAnsi="Times New Roman" w:cs="Times New Roman"/>
          <w:sz w:val="28"/>
          <w:szCs w:val="28"/>
        </w:rPr>
        <w:t>вектор, направленный вдоль падающего света</w:t>
      </w:r>
    </w:p>
    <w:p w14:paraId="4CD2E11A" w14:textId="2496B55B" w:rsidR="00A6235B" w:rsidRPr="00B5325E" w:rsidRDefault="00A6235B" w:rsidP="00A6235B">
      <w:pPr>
        <w:spacing w:after="0"/>
        <w:jc w:val="both"/>
        <w:rPr>
          <w:sz w:val="28"/>
          <w:szCs w:val="28"/>
        </w:rPr>
      </w:pPr>
    </w:p>
    <w:p w14:paraId="51127D1C" w14:textId="77777777" w:rsidR="00A6235B" w:rsidRPr="00A31B71" w:rsidRDefault="00A6235B" w:rsidP="00B5325E">
      <w:pPr>
        <w:spacing w:after="0" w:line="276" w:lineRule="auto"/>
        <w:jc w:val="center"/>
        <w:rPr>
          <w:rFonts w:ascii="Times New Roman" w:hAnsi="Times New Roman" w:cs="Times New Roman"/>
          <w:b/>
          <w:sz w:val="28"/>
          <w:szCs w:val="28"/>
          <w:rPrChange w:id="30" w:author="Борис Гогинян" w:date="2020-05-29T21:53:00Z">
            <w:rPr>
              <w:rFonts w:ascii="Times New Roman" w:hAnsi="Times New Roman" w:cs="Times New Roman"/>
              <w:sz w:val="28"/>
              <w:szCs w:val="28"/>
            </w:rPr>
          </w:rPrChange>
        </w:rPr>
      </w:pPr>
      <w:commentRangeStart w:id="31"/>
      <w:r w:rsidRPr="00A31B71">
        <w:rPr>
          <w:rFonts w:ascii="Times New Roman" w:hAnsi="Times New Roman" w:cs="Times New Roman"/>
          <w:b/>
          <w:sz w:val="28"/>
          <w:szCs w:val="28"/>
          <w:rPrChange w:id="32" w:author="Борис Гогинян" w:date="2020-05-29T21:53:00Z">
            <w:rPr>
              <w:rFonts w:ascii="Times New Roman" w:hAnsi="Times New Roman" w:cs="Times New Roman"/>
              <w:sz w:val="28"/>
              <w:szCs w:val="28"/>
            </w:rPr>
          </w:rPrChange>
        </w:rPr>
        <w:t>Закон сохранения энергии</w:t>
      </w:r>
      <w:commentRangeEnd w:id="31"/>
      <w:r w:rsidR="009D4DDA" w:rsidRPr="00A31B71">
        <w:rPr>
          <w:rStyle w:val="af1"/>
          <w:b/>
          <w:rPrChange w:id="33" w:author="Борис Гогинян" w:date="2020-05-29T21:53:00Z">
            <w:rPr>
              <w:rStyle w:val="af1"/>
            </w:rPr>
          </w:rPrChange>
        </w:rPr>
        <w:commentReference w:id="31"/>
      </w:r>
    </w:p>
    <w:p w14:paraId="4D566CC5" w14:textId="62BEA419" w:rsidR="00A6235B" w:rsidRPr="00AD4BD2" w:rsidRDefault="00A6235B" w:rsidP="00041D77">
      <w:pPr>
        <w:spacing w:after="0" w:line="276" w:lineRule="auto"/>
        <w:ind w:firstLine="708"/>
        <w:jc w:val="both"/>
        <w:rPr>
          <w:rFonts w:ascii="Times New Roman" w:hAnsi="Times New Roman" w:cs="Times New Roman"/>
          <w:sz w:val="28"/>
          <w:szCs w:val="28"/>
        </w:rPr>
      </w:pPr>
      <w:r w:rsidRPr="00F13D22">
        <w:rPr>
          <w:rFonts w:ascii="Times New Roman" w:hAnsi="Times New Roman" w:cs="Times New Roman"/>
          <w:sz w:val="28"/>
          <w:szCs w:val="28"/>
        </w:rPr>
        <w:t>Как уже упоминалось ранее, при столкнов</w:t>
      </w:r>
      <w:r w:rsidR="009869D5" w:rsidRPr="00AD4BD2">
        <w:rPr>
          <w:rFonts w:ascii="Times New Roman" w:hAnsi="Times New Roman" w:cs="Times New Roman"/>
          <w:sz w:val="28"/>
          <w:szCs w:val="28"/>
        </w:rPr>
        <w:t xml:space="preserve">ении с поверхностью часть света </w:t>
      </w:r>
      <w:r w:rsidRPr="00AD4BD2">
        <w:rPr>
          <w:rFonts w:ascii="Times New Roman" w:hAnsi="Times New Roman" w:cs="Times New Roman"/>
          <w:sz w:val="28"/>
          <w:szCs w:val="28"/>
        </w:rPr>
        <w:t xml:space="preserve">отражается, а часть поглощается. Из этого очевидно следует простой вывод: свет, </w:t>
      </w:r>
      <w:r w:rsidRPr="00AD4BD2">
        <w:rPr>
          <w:rFonts w:ascii="Times New Roman" w:hAnsi="Times New Roman" w:cs="Times New Roman"/>
          <w:sz w:val="28"/>
          <w:szCs w:val="28"/>
        </w:rPr>
        <w:lastRenderedPageBreak/>
        <w:t>который отражается от поверхности никак не может быть ярче света, который на нее падает.</w:t>
      </w:r>
    </w:p>
    <w:p w14:paraId="0EF6665C" w14:textId="46B76FD1" w:rsidR="00A6235B" w:rsidRPr="00AD4BD2" w:rsidRDefault="00A6235B" w:rsidP="00342D23">
      <w:pPr>
        <w:pStyle w:val="a5"/>
        <w:spacing w:after="0" w:line="276" w:lineRule="auto"/>
        <w:ind w:left="0"/>
        <w:jc w:val="both"/>
        <w:rPr>
          <w:rFonts w:ascii="Times New Roman" w:hAnsi="Times New Roman" w:cs="Times New Roman"/>
          <w:sz w:val="28"/>
          <w:szCs w:val="28"/>
        </w:rPr>
      </w:pPr>
      <w:r w:rsidRPr="00AD4BD2">
        <w:rPr>
          <w:rFonts w:ascii="Times New Roman" w:hAnsi="Times New Roman" w:cs="Times New Roman"/>
          <w:sz w:val="28"/>
          <w:szCs w:val="28"/>
        </w:rPr>
        <w:tab/>
        <w:t xml:space="preserve">Это реализуется за счет аналогичного разделения на зеркальную, которая отвечает за отражение, и диффузную, которая соответствует поглощению, компоненты. Тут следует уточнить, что концепция </w:t>
      </w:r>
      <w:r w:rsidRPr="00AD4BD2">
        <w:rPr>
          <w:rFonts w:ascii="Times New Roman" w:hAnsi="Times New Roman" w:cs="Times New Roman"/>
          <w:sz w:val="28"/>
          <w:szCs w:val="28"/>
          <w:lang w:val="en-US"/>
        </w:rPr>
        <w:t>PRB</w:t>
      </w:r>
      <w:r w:rsidRPr="00AD4BD2">
        <w:rPr>
          <w:rFonts w:ascii="Times New Roman" w:hAnsi="Times New Roman" w:cs="Times New Roman"/>
          <w:sz w:val="28"/>
          <w:szCs w:val="28"/>
        </w:rPr>
        <w:t xml:space="preserve"> не учитывает вторичные волны, т.е. подповерхностное рассеивание, которое реализуется другими способами, например, с помощью функции BSSRDF (Bidirectional Surface Scattering Distribution Function) - Двунаправленная Функция Поверхностного Рассеивания и Распределения</w:t>
      </w:r>
      <w:r w:rsidR="00342D23" w:rsidRPr="00AD4BD2">
        <w:rPr>
          <w:rFonts w:ascii="Times New Roman" w:hAnsi="Times New Roman" w:cs="Times New Roman"/>
          <w:sz w:val="28"/>
          <w:szCs w:val="28"/>
        </w:rPr>
        <w:t xml:space="preserve"> [5]</w:t>
      </w:r>
      <w:r w:rsidRPr="00AD4BD2">
        <w:rPr>
          <w:rFonts w:ascii="Times New Roman" w:hAnsi="Times New Roman" w:cs="Times New Roman"/>
          <w:sz w:val="28"/>
          <w:szCs w:val="28"/>
        </w:rPr>
        <w:t>.</w:t>
      </w:r>
    </w:p>
    <w:p w14:paraId="4CB95356" w14:textId="77777777" w:rsidR="00C12699" w:rsidRPr="00AD4BD2" w:rsidRDefault="00C12699" w:rsidP="00342D23">
      <w:pPr>
        <w:pStyle w:val="a5"/>
        <w:spacing w:after="0" w:line="276" w:lineRule="auto"/>
        <w:ind w:left="0"/>
        <w:jc w:val="both"/>
        <w:rPr>
          <w:rFonts w:ascii="Times New Roman" w:hAnsi="Times New Roman" w:cs="Times New Roman"/>
          <w:sz w:val="28"/>
          <w:szCs w:val="28"/>
        </w:rPr>
      </w:pPr>
    </w:p>
    <w:p w14:paraId="1DC1808F" w14:textId="77777777" w:rsidR="00A6235B" w:rsidRPr="00A31B71" w:rsidRDefault="00A6235B" w:rsidP="00B5325E">
      <w:pPr>
        <w:spacing w:after="0" w:line="276" w:lineRule="auto"/>
        <w:jc w:val="center"/>
        <w:rPr>
          <w:rFonts w:ascii="Times New Roman" w:hAnsi="Times New Roman" w:cs="Times New Roman"/>
          <w:b/>
          <w:sz w:val="28"/>
          <w:szCs w:val="28"/>
          <w:rPrChange w:id="34" w:author="Борис Гогинян" w:date="2020-05-29T21:53:00Z">
            <w:rPr>
              <w:rFonts w:ascii="Times New Roman" w:hAnsi="Times New Roman" w:cs="Times New Roman"/>
              <w:sz w:val="28"/>
              <w:szCs w:val="28"/>
            </w:rPr>
          </w:rPrChange>
        </w:rPr>
      </w:pPr>
      <w:r w:rsidRPr="00A31B71">
        <w:rPr>
          <w:rFonts w:ascii="Times New Roman" w:hAnsi="Times New Roman" w:cs="Times New Roman"/>
          <w:b/>
          <w:sz w:val="28"/>
          <w:szCs w:val="28"/>
          <w:rPrChange w:id="35" w:author="Борис Гогинян" w:date="2020-05-29T21:53:00Z">
            <w:rPr>
              <w:rFonts w:ascii="Times New Roman" w:hAnsi="Times New Roman" w:cs="Times New Roman"/>
              <w:sz w:val="28"/>
              <w:szCs w:val="28"/>
            </w:rPr>
          </w:rPrChange>
        </w:rPr>
        <w:t>Альбедо</w:t>
      </w:r>
    </w:p>
    <w:p w14:paraId="236DBD13" w14:textId="13EA88C9" w:rsidR="00A6235B" w:rsidRPr="00B12333" w:rsidRDefault="00A6235B" w:rsidP="00041D77">
      <w:pPr>
        <w:pStyle w:val="a5"/>
        <w:spacing w:after="0" w:line="276" w:lineRule="auto"/>
        <w:ind w:left="0"/>
        <w:rPr>
          <w:rFonts w:ascii="Times New Roman" w:hAnsi="Times New Roman" w:cs="Times New Roman"/>
          <w:sz w:val="28"/>
          <w:szCs w:val="28"/>
        </w:rPr>
      </w:pPr>
      <w:r w:rsidRPr="00B5325E">
        <w:rPr>
          <w:rFonts w:ascii="Times New Roman" w:hAnsi="Times New Roman" w:cs="Times New Roman"/>
          <w:sz w:val="28"/>
          <w:szCs w:val="28"/>
        </w:rPr>
        <w:tab/>
      </w:r>
      <w:r w:rsidRPr="00B12333">
        <w:rPr>
          <w:rFonts w:ascii="Times New Roman" w:hAnsi="Times New Roman" w:cs="Times New Roman"/>
          <w:sz w:val="28"/>
          <w:szCs w:val="28"/>
        </w:rPr>
        <w:t xml:space="preserve">Альбедо (англ. </w:t>
      </w:r>
      <w:r w:rsidRPr="00B12333">
        <w:rPr>
          <w:rFonts w:ascii="Times New Roman" w:hAnsi="Times New Roman" w:cs="Times New Roman"/>
          <w:sz w:val="28"/>
          <w:szCs w:val="28"/>
          <w:lang w:val="en-US"/>
        </w:rPr>
        <w:t>Albedo</w:t>
      </w:r>
      <w:r w:rsidRPr="00B12333">
        <w:rPr>
          <w:rFonts w:ascii="Times New Roman" w:hAnsi="Times New Roman" w:cs="Times New Roman"/>
          <w:sz w:val="28"/>
          <w:szCs w:val="28"/>
        </w:rPr>
        <w:t xml:space="preserve">) – характеристика диффузной отражательной способности поверхности. Это отношение отражённого (рассеянного) потока излучения к потоку падающего излучения. В компьютерной графике реализуется с помощью </w:t>
      </w:r>
      <w:r w:rsidRPr="00B12333">
        <w:rPr>
          <w:rFonts w:ascii="Times New Roman" w:hAnsi="Times New Roman" w:cs="Times New Roman"/>
          <w:i/>
          <w:sz w:val="28"/>
          <w:szCs w:val="28"/>
        </w:rPr>
        <w:t>карт альбедо</w:t>
      </w:r>
      <w:r w:rsidRPr="00B12333">
        <w:rPr>
          <w:rFonts w:ascii="Times New Roman" w:hAnsi="Times New Roman" w:cs="Times New Roman"/>
          <w:sz w:val="28"/>
          <w:szCs w:val="28"/>
        </w:rPr>
        <w:t xml:space="preserve"> – текстур, содержащих только информацию о цвете поверхности в виде</w:t>
      </w:r>
      <w:r w:rsidR="00667911" w:rsidRPr="00B12333">
        <w:rPr>
          <w:rFonts w:ascii="Times New Roman" w:hAnsi="Times New Roman" w:cs="Times New Roman"/>
          <w:sz w:val="28"/>
          <w:szCs w:val="28"/>
        </w:rPr>
        <w:t xml:space="preserve"> тройки</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RGB</w:t>
      </w:r>
      <w:r w:rsidR="00667911" w:rsidRPr="00B12333">
        <w:rPr>
          <w:rFonts w:ascii="Times New Roman" w:hAnsi="Times New Roman" w:cs="Times New Roman"/>
          <w:sz w:val="28"/>
          <w:szCs w:val="28"/>
        </w:rPr>
        <w:t xml:space="preserve"> для каждого пикселя</w:t>
      </w:r>
      <w:r w:rsidRPr="00B12333">
        <w:rPr>
          <w:rFonts w:ascii="Times New Roman" w:hAnsi="Times New Roman" w:cs="Times New Roman"/>
          <w:sz w:val="28"/>
          <w:szCs w:val="28"/>
        </w:rPr>
        <w:t>.</w:t>
      </w:r>
      <w:r w:rsidR="00C12699" w:rsidRPr="00B12333">
        <w:rPr>
          <w:rFonts w:ascii="Times New Roman" w:hAnsi="Times New Roman" w:cs="Times New Roman"/>
          <w:sz w:val="28"/>
          <w:szCs w:val="28"/>
        </w:rPr>
        <w:t xml:space="preserve"> [6]</w:t>
      </w:r>
      <w:r w:rsidRPr="00B12333">
        <w:rPr>
          <w:rFonts w:ascii="Times New Roman" w:hAnsi="Times New Roman" w:cs="Times New Roman"/>
          <w:sz w:val="28"/>
          <w:szCs w:val="28"/>
        </w:rPr>
        <w:t xml:space="preserve"> </w:t>
      </w:r>
    </w:p>
    <w:p w14:paraId="1BE7661D" w14:textId="77777777" w:rsidR="00A6235B" w:rsidRPr="00B5325E" w:rsidRDefault="00A6235B" w:rsidP="00041D77">
      <w:pPr>
        <w:spacing w:after="0" w:line="276" w:lineRule="auto"/>
        <w:jc w:val="both"/>
        <w:rPr>
          <w:rFonts w:ascii="Times New Roman" w:hAnsi="Times New Roman" w:cs="Times New Roman"/>
          <w:sz w:val="28"/>
          <w:szCs w:val="28"/>
        </w:rPr>
      </w:pPr>
    </w:p>
    <w:p w14:paraId="1745258D" w14:textId="77777777" w:rsidR="00A6235B" w:rsidRPr="00A31B71" w:rsidRDefault="00A6235B" w:rsidP="00B5325E">
      <w:pPr>
        <w:spacing w:after="0" w:line="276" w:lineRule="auto"/>
        <w:jc w:val="center"/>
        <w:rPr>
          <w:rFonts w:ascii="Times New Roman" w:hAnsi="Times New Roman" w:cs="Times New Roman"/>
          <w:b/>
          <w:sz w:val="28"/>
          <w:szCs w:val="28"/>
          <w:rPrChange w:id="36" w:author="Борис Гогинян" w:date="2020-05-29T21:53:00Z">
            <w:rPr>
              <w:rFonts w:ascii="Times New Roman" w:hAnsi="Times New Roman" w:cs="Times New Roman"/>
              <w:sz w:val="28"/>
              <w:szCs w:val="28"/>
            </w:rPr>
          </w:rPrChange>
        </w:rPr>
      </w:pPr>
      <w:r w:rsidRPr="00A31B71">
        <w:rPr>
          <w:rFonts w:ascii="Times New Roman" w:hAnsi="Times New Roman" w:cs="Times New Roman"/>
          <w:b/>
          <w:sz w:val="28"/>
          <w:szCs w:val="28"/>
          <w:rPrChange w:id="37" w:author="Борис Гогинян" w:date="2020-05-29T21:53:00Z">
            <w:rPr>
              <w:rFonts w:ascii="Times New Roman" w:hAnsi="Times New Roman" w:cs="Times New Roman"/>
              <w:sz w:val="28"/>
              <w:szCs w:val="28"/>
            </w:rPr>
          </w:rPrChange>
        </w:rPr>
        <w:t>Металлы</w:t>
      </w:r>
    </w:p>
    <w:p w14:paraId="7810E94D" w14:textId="11B0451A" w:rsidR="00A6235B" w:rsidRPr="00AD4BD2" w:rsidRDefault="00A6235B" w:rsidP="00C12699">
      <w:pPr>
        <w:spacing w:line="276" w:lineRule="auto"/>
        <w:ind w:firstLine="708"/>
        <w:rPr>
          <w:rFonts w:ascii="Times New Roman" w:hAnsi="Times New Roman" w:cs="Times New Roman"/>
          <w:sz w:val="28"/>
          <w:szCs w:val="28"/>
        </w:rPr>
      </w:pPr>
      <w:r w:rsidRPr="00F13D22">
        <w:rPr>
          <w:rFonts w:ascii="Times New Roman" w:hAnsi="Times New Roman" w:cs="Times New Roman"/>
          <w:sz w:val="28"/>
          <w:szCs w:val="28"/>
        </w:rPr>
        <w:t>Геометрические законы отражения света от металлов такие же, что и для непоглощающих сред. Различие есть лишь в законах преломления. Преломленные волны затухают очень быстро, что по су</w:t>
      </w:r>
      <w:r w:rsidRPr="00AD4BD2">
        <w:rPr>
          <w:rFonts w:ascii="Times New Roman" w:hAnsi="Times New Roman" w:cs="Times New Roman"/>
          <w:sz w:val="28"/>
          <w:szCs w:val="28"/>
        </w:rPr>
        <w:t>ти означает, что у металлов нет вторичных волн, а, следовательно, рассеивания. Таким образом у металлических поверхностей нет диффузной компон</w:t>
      </w:r>
      <w:r w:rsidR="00C12699" w:rsidRPr="00AD4BD2">
        <w:rPr>
          <w:rFonts w:ascii="Times New Roman" w:hAnsi="Times New Roman" w:cs="Times New Roman"/>
          <w:sz w:val="28"/>
          <w:szCs w:val="28"/>
        </w:rPr>
        <w:t>енты, а есть только зеркальная.</w:t>
      </w:r>
    </w:p>
    <w:p w14:paraId="3257B2B0" w14:textId="2BF557AD" w:rsidR="00FB1DC8" w:rsidRPr="00AD4BD2" w:rsidRDefault="00FB1DC8" w:rsidP="00C12699">
      <w:pPr>
        <w:spacing w:line="276" w:lineRule="auto"/>
        <w:ind w:firstLine="708"/>
        <w:rPr>
          <w:rFonts w:ascii="Times New Roman" w:hAnsi="Times New Roman" w:cs="Times New Roman"/>
          <w:sz w:val="28"/>
          <w:szCs w:val="28"/>
        </w:rPr>
      </w:pPr>
    </w:p>
    <w:p w14:paraId="759E6466" w14:textId="06497447" w:rsidR="00C12699" w:rsidRPr="00B12333" w:rsidRDefault="00583657" w:rsidP="00B5325E">
      <w:pPr>
        <w:spacing w:line="276" w:lineRule="auto"/>
        <w:rPr>
          <w:rFonts w:ascii="Times New Roman" w:hAnsi="Times New Roman" w:cs="Times New Roman"/>
          <w:sz w:val="28"/>
          <w:szCs w:val="28"/>
        </w:rPr>
      </w:pPr>
      <w:r w:rsidRPr="00AD4BD2">
        <w:rPr>
          <w:rFonts w:ascii="Times New Roman" w:hAnsi="Times New Roman" w:cs="Times New Roman"/>
          <w:sz w:val="28"/>
          <w:szCs w:val="28"/>
        </w:rPr>
        <w:tab/>
      </w:r>
      <w:r w:rsidR="00A6235B" w:rsidRPr="00B12333">
        <w:rPr>
          <w:rFonts w:ascii="Times New Roman" w:hAnsi="Times New Roman" w:cs="Times New Roman"/>
          <w:sz w:val="28"/>
          <w:szCs w:val="28"/>
        </w:rPr>
        <w:t xml:space="preserve">Ядром Физически-Корректного рендеринга является уравнение рендеринга и функция </w:t>
      </w:r>
      <w:r w:rsidR="00A6235B" w:rsidRPr="00B12333">
        <w:rPr>
          <w:rFonts w:ascii="Times New Roman" w:hAnsi="Times New Roman" w:cs="Times New Roman"/>
          <w:sz w:val="28"/>
          <w:szCs w:val="28"/>
          <w:lang w:val="en-US"/>
        </w:rPr>
        <w:t>B</w:t>
      </w:r>
      <w:r w:rsidR="00667911" w:rsidRPr="00B12333">
        <w:rPr>
          <w:rFonts w:ascii="Times New Roman" w:hAnsi="Times New Roman" w:cs="Times New Roman"/>
          <w:sz w:val="28"/>
          <w:szCs w:val="28"/>
          <w:lang w:val="en-US"/>
        </w:rPr>
        <w:t>SDF</w:t>
      </w:r>
      <w:r w:rsidR="005F3124" w:rsidRPr="00B12333">
        <w:rPr>
          <w:rFonts w:ascii="Times New Roman" w:hAnsi="Times New Roman" w:cs="Times New Roman"/>
          <w:sz w:val="28"/>
          <w:szCs w:val="28"/>
        </w:rPr>
        <w:t>. Последняя</w:t>
      </w:r>
      <w:r w:rsidR="009869D5" w:rsidRPr="00B12333">
        <w:rPr>
          <w:rFonts w:ascii="Times New Roman" w:hAnsi="Times New Roman" w:cs="Times New Roman"/>
          <w:sz w:val="28"/>
          <w:szCs w:val="28"/>
        </w:rPr>
        <w:t xml:space="preserve"> определяет, как свет взаимодействует с веществом</w:t>
      </w:r>
      <w:r w:rsidR="00801B0A" w:rsidRPr="00B12333">
        <w:rPr>
          <w:rFonts w:ascii="Times New Roman" w:hAnsi="Times New Roman" w:cs="Times New Roman"/>
          <w:sz w:val="28"/>
          <w:szCs w:val="28"/>
        </w:rPr>
        <w:t>.</w:t>
      </w:r>
      <w:r w:rsidR="00A6235B" w:rsidRPr="00B12333">
        <w:rPr>
          <w:rFonts w:ascii="Times New Roman" w:hAnsi="Times New Roman" w:cs="Times New Roman"/>
          <w:sz w:val="28"/>
          <w:szCs w:val="28"/>
        </w:rPr>
        <w:t xml:space="preserve"> Существует большое количество разных вариантов этой функции</w:t>
      </w:r>
      <w:r w:rsidR="009869D5" w:rsidRPr="00B12333">
        <w:rPr>
          <w:rFonts w:ascii="Times New Roman" w:hAnsi="Times New Roman" w:cs="Times New Roman"/>
          <w:sz w:val="28"/>
          <w:szCs w:val="28"/>
        </w:rPr>
        <w:t xml:space="preserve"> и от неё</w:t>
      </w:r>
      <w:r w:rsidR="00A6235B" w:rsidRPr="00B12333">
        <w:rPr>
          <w:rFonts w:ascii="Times New Roman" w:hAnsi="Times New Roman" w:cs="Times New Roman"/>
          <w:sz w:val="28"/>
          <w:szCs w:val="28"/>
        </w:rPr>
        <w:t xml:space="preserve"> </w:t>
      </w:r>
      <w:r w:rsidR="005F3124" w:rsidRPr="00B12333">
        <w:rPr>
          <w:rFonts w:ascii="Times New Roman" w:hAnsi="Times New Roman" w:cs="Times New Roman"/>
          <w:sz w:val="28"/>
          <w:szCs w:val="28"/>
        </w:rPr>
        <w:t xml:space="preserve">и ее реализации </w:t>
      </w:r>
      <w:r w:rsidR="00A6235B" w:rsidRPr="00B12333">
        <w:rPr>
          <w:rFonts w:ascii="Times New Roman" w:hAnsi="Times New Roman" w:cs="Times New Roman"/>
          <w:sz w:val="28"/>
          <w:szCs w:val="28"/>
        </w:rPr>
        <w:t>сильно зав</w:t>
      </w:r>
      <w:r w:rsidR="009869D5" w:rsidRPr="00B12333">
        <w:rPr>
          <w:rFonts w:ascii="Times New Roman" w:hAnsi="Times New Roman" w:cs="Times New Roman"/>
          <w:sz w:val="28"/>
          <w:szCs w:val="28"/>
        </w:rPr>
        <w:t>исит реалистичность поверхности. Д</w:t>
      </w:r>
      <w:r w:rsidR="00A6235B" w:rsidRPr="00B12333">
        <w:rPr>
          <w:rFonts w:ascii="Times New Roman" w:hAnsi="Times New Roman" w:cs="Times New Roman"/>
          <w:sz w:val="28"/>
          <w:szCs w:val="28"/>
        </w:rPr>
        <w:t>ругими словами, она является определяющей материала. В данной работе подробно рассмотрены только некоторые из этих вариантов, в контексте исследуемых рендеров и алгоритмов.</w:t>
      </w:r>
    </w:p>
    <w:p w14:paraId="5E15078A" w14:textId="5B6E0F65" w:rsidR="00B70A1F" w:rsidRPr="00A31B71" w:rsidRDefault="00A6235B" w:rsidP="00B5325E">
      <w:pPr>
        <w:jc w:val="center"/>
        <w:rPr>
          <w:rFonts w:ascii="Times New Roman" w:hAnsi="Times New Roman" w:cs="Times New Roman"/>
          <w:b/>
          <w:sz w:val="28"/>
          <w:szCs w:val="28"/>
          <w:rPrChange w:id="38" w:author="Борис Гогинян" w:date="2020-05-29T21:53:00Z">
            <w:rPr>
              <w:rFonts w:ascii="Times New Roman" w:hAnsi="Times New Roman" w:cs="Times New Roman"/>
              <w:sz w:val="28"/>
              <w:szCs w:val="28"/>
            </w:rPr>
          </w:rPrChange>
        </w:rPr>
      </w:pPr>
      <w:r w:rsidRPr="00A31B71">
        <w:rPr>
          <w:rFonts w:ascii="Times New Roman" w:hAnsi="Times New Roman" w:cs="Times New Roman"/>
          <w:b/>
          <w:sz w:val="28"/>
          <w:szCs w:val="28"/>
          <w:rPrChange w:id="39" w:author="Борис Гогинян" w:date="2020-05-29T21:53:00Z">
            <w:rPr>
              <w:rFonts w:ascii="Times New Roman" w:hAnsi="Times New Roman" w:cs="Times New Roman"/>
              <w:sz w:val="28"/>
              <w:szCs w:val="28"/>
            </w:rPr>
          </w:rPrChange>
        </w:rPr>
        <w:t>Двулучевая функция распределения рассеивания (</w:t>
      </w:r>
      <w:r w:rsidRPr="00A31B71">
        <w:rPr>
          <w:rFonts w:ascii="Times New Roman" w:hAnsi="Times New Roman" w:cs="Times New Roman"/>
          <w:b/>
          <w:sz w:val="28"/>
          <w:szCs w:val="28"/>
          <w:lang w:val="en-US"/>
          <w:rPrChange w:id="40" w:author="Борис Гогинян" w:date="2020-05-29T21:53:00Z">
            <w:rPr>
              <w:rFonts w:ascii="Times New Roman" w:hAnsi="Times New Roman" w:cs="Times New Roman"/>
              <w:sz w:val="28"/>
              <w:szCs w:val="28"/>
              <w:lang w:val="en-US"/>
            </w:rPr>
          </w:rPrChange>
        </w:rPr>
        <w:t>BSDF</w:t>
      </w:r>
      <w:r w:rsidRPr="00A31B71">
        <w:rPr>
          <w:rFonts w:ascii="Times New Roman" w:hAnsi="Times New Roman" w:cs="Times New Roman"/>
          <w:b/>
          <w:sz w:val="28"/>
          <w:szCs w:val="28"/>
          <w:rPrChange w:id="41" w:author="Борис Гогинян" w:date="2020-05-29T21:53:00Z">
            <w:rPr>
              <w:rFonts w:ascii="Times New Roman" w:hAnsi="Times New Roman" w:cs="Times New Roman"/>
              <w:sz w:val="28"/>
              <w:szCs w:val="28"/>
            </w:rPr>
          </w:rPrChange>
        </w:rPr>
        <w:t>)</w:t>
      </w:r>
    </w:p>
    <w:p w14:paraId="2851747A" w14:textId="21D9E013" w:rsidR="008641CF" w:rsidRPr="00B12333" w:rsidRDefault="008641CF" w:rsidP="00B5325E">
      <w:pPr>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lang w:val="en-US"/>
        </w:rPr>
        <w:t>BRDF</w:t>
      </w:r>
      <w:r w:rsidRPr="00B12333">
        <w:rPr>
          <w:rFonts w:ascii="Times New Roman" w:hAnsi="Times New Roman" w:cs="Times New Roman"/>
          <w:sz w:val="28"/>
          <w:szCs w:val="28"/>
        </w:rPr>
        <w:t xml:space="preserve"> – функция, которая на основе свойств поверхности, определяет количество отраженного света, другими словами, вклад, который вносит каждый падающий </w:t>
      </w:r>
      <w:r w:rsidR="00C52476" w:rsidRPr="00B12333">
        <w:rPr>
          <w:rFonts w:ascii="Times New Roman" w:hAnsi="Times New Roman" w:cs="Times New Roman"/>
          <w:sz w:val="28"/>
          <w:szCs w:val="28"/>
        </w:rPr>
        <w:t>луч</w: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ω</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Она является характеристикой конкретной поверхности, возвращает долю энергии, отраженной от материала в зависимости от направления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sidRPr="00B12333">
        <w:rPr>
          <w:rFonts w:ascii="Times New Roman" w:hAnsi="Times New Roman" w:cs="Times New Roman"/>
          <w:sz w:val="28"/>
          <w:szCs w:val="28"/>
        </w:rPr>
        <w:t>.</w:t>
      </w:r>
    </w:p>
    <w:p w14:paraId="3113A73C" w14:textId="7FD6CCD7" w:rsidR="008641CF" w:rsidRPr="00AD4BD2" w:rsidRDefault="008641CF" w:rsidP="008641CF">
      <w:pPr>
        <w:spacing w:after="0" w:line="276" w:lineRule="auto"/>
        <w:rPr>
          <w:rFonts w:ascii="Times New Roman" w:hAnsi="Times New Roman" w:cs="Times New Roman"/>
          <w:sz w:val="28"/>
          <w:szCs w:val="28"/>
        </w:rPr>
      </w:pPr>
      <w:r w:rsidRPr="00F13D22">
        <w:rPr>
          <w:rFonts w:ascii="Times New Roman" w:hAnsi="Times New Roman" w:cs="Times New Roman"/>
          <w:sz w:val="28"/>
          <w:szCs w:val="28"/>
        </w:rPr>
        <w:lastRenderedPageBreak/>
        <w:t>Для того чтобы мы могли считать заданную BRDF физически корректной, она   должна удовлетворять двум базовым требованиям – принципу взаимности Гельмгольца (</w:t>
      </w:r>
      <w:proofErr w:type="spellStart"/>
      <w:r w:rsidRPr="00F13D22">
        <w:rPr>
          <w:rFonts w:ascii="Times New Roman" w:hAnsi="Times New Roman" w:cs="Times New Roman"/>
          <w:sz w:val="28"/>
          <w:szCs w:val="28"/>
        </w:rPr>
        <w:t>Helmholtz</w:t>
      </w:r>
      <w:proofErr w:type="spellEnd"/>
      <w:r w:rsidRPr="00F13D22">
        <w:rPr>
          <w:rFonts w:ascii="Times New Roman" w:hAnsi="Times New Roman" w:cs="Times New Roman"/>
          <w:sz w:val="28"/>
          <w:szCs w:val="28"/>
        </w:rPr>
        <w:t xml:space="preserve"> </w:t>
      </w:r>
      <w:proofErr w:type="spellStart"/>
      <w:r w:rsidRPr="00F13D22">
        <w:rPr>
          <w:rFonts w:ascii="Times New Roman" w:hAnsi="Times New Roman" w:cs="Times New Roman"/>
          <w:sz w:val="28"/>
          <w:szCs w:val="28"/>
        </w:rPr>
        <w:t>reciprocity</w:t>
      </w:r>
      <w:proofErr w:type="spellEnd"/>
      <w:r w:rsidRPr="00F13D22">
        <w:rPr>
          <w:rFonts w:ascii="Times New Roman" w:hAnsi="Times New Roman" w:cs="Times New Roman"/>
          <w:sz w:val="28"/>
          <w:szCs w:val="28"/>
        </w:rPr>
        <w:t>) и закону сохранения энергии [20]:</w:t>
      </w:r>
    </w:p>
    <w:p w14:paraId="11F2E53A" w14:textId="77777777" w:rsidR="008641CF" w:rsidRPr="00AD4BD2" w:rsidRDefault="008641CF" w:rsidP="00EB01A5">
      <w:pPr>
        <w:pStyle w:val="a5"/>
        <w:numPr>
          <w:ilvl w:val="0"/>
          <w:numId w:val="37"/>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Принцип взаимности Гельмгольца говорит о том, что если мы обратим направление движения света (т. е. поменяем местами источник и приемник света), то ничего не изменится, другими словами,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симметрична:</w:t>
      </w:r>
    </w:p>
    <w:p w14:paraId="3F12D71D" w14:textId="530F6DC4" w:rsidR="008641CF" w:rsidRPr="00F13D22" w:rsidRDefault="00DB2085" w:rsidP="008641CF">
      <w:pPr>
        <w:pStyle w:val="a5"/>
        <w:spacing w:line="276" w:lineRule="auto"/>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m:t>
              </m:r>
            </m:e>
          </m:d>
        </m:oMath>
      </m:oMathPara>
    </w:p>
    <w:p w14:paraId="7512E8E1" w14:textId="2288F767" w:rsidR="008641CF" w:rsidRPr="00AD4BD2" w:rsidRDefault="008641CF" w:rsidP="00EB01A5">
      <w:pPr>
        <w:pStyle w:val="a5"/>
        <w:numPr>
          <w:ilvl w:val="0"/>
          <w:numId w:val="37"/>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Поверхность не может отражать больше световой энергии, чем на нее падает. Вся падающая световая энергия может быть выражена в виде интеграла по верхней полусфере </w:t>
      </w:r>
      <m:oMath>
        <m:sSup>
          <m:sSupPr>
            <m:ctrlPr>
              <w:rPr>
                <w:rFonts w:ascii="Cambria Math" w:hAnsi="Cambria Math" w:cs="Times New Roman"/>
                <w:i/>
                <w:sz w:val="28"/>
                <w:szCs w:val="28"/>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oMath>
      <w:r w:rsidRPr="00F13D22">
        <w:rPr>
          <w:rFonts w:ascii="Times New Roman" w:hAnsi="Times New Roman" w:cs="Times New Roman"/>
          <w:sz w:val="28"/>
          <w:szCs w:val="28"/>
        </w:rPr>
        <w:t>:</w:t>
      </w:r>
    </w:p>
    <w:p w14:paraId="7B87FF62" w14:textId="26C4A098" w:rsidR="008641CF" w:rsidRPr="00F13D22" w:rsidRDefault="00DB2085" w:rsidP="008641CF">
      <w:pPr>
        <w:pStyle w:val="a5"/>
        <w:spacing w:line="276" w:lineRule="auto"/>
        <w:rPr>
          <w:rFonts w:ascii="Times New Roman" w:hAnsi="Times New Roman" w:cs="Times New Roman"/>
          <w:sz w:val="28"/>
          <w:szCs w:val="28"/>
        </w:rPr>
      </w:pPr>
      <m:oMathPara>
        <m:oMath>
          <m:nary>
            <m:naryPr>
              <m:limLoc m:val="undOvr"/>
              <m:ctrlPr>
                <w:rPr>
                  <w:rFonts w:ascii="Cambria Math" w:hAnsi="Cambria Math" w:cs="Times New Roman"/>
                  <w:i/>
                  <w:sz w:val="28"/>
                  <w:szCs w:val="28"/>
                </w:rPr>
              </m:ctrlPr>
            </m:naryPr>
            <m:sub>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b>
            <m:sup>
              <m:r>
                <w:rPr>
                  <w:rFonts w:ascii="Cambria Math" w:hAnsi="Cambria Math" w:cs="Times New Roman"/>
                  <w:sz w:val="28"/>
                  <w:szCs w:val="28"/>
                </w:rPr>
                <m:t xml:space="preserve"> </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ctrlPr>
                    <w:rPr>
                      <w:rFonts w:ascii="Cambria Math" w:hAnsi="Cambria Math" w:cs="Times New Roman"/>
                      <w:i/>
                      <w:sz w:val="28"/>
                      <w:szCs w:val="28"/>
                      <w:lang w:val="en-US"/>
                    </w:rPr>
                  </m:ctrlP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i</m:t>
                      </m:r>
                    </m:sub>
                  </m:sSub>
                </m:e>
              </m:func>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nary>
        </m:oMath>
      </m:oMathPara>
    </w:p>
    <w:p w14:paraId="0A6BA440" w14:textId="3D300CCA" w:rsidR="00A6235B" w:rsidRPr="00B5325E" w:rsidRDefault="00667911" w:rsidP="00041D77">
      <w:pPr>
        <w:pStyle w:val="a5"/>
        <w:spacing w:line="276" w:lineRule="auto"/>
        <w:ind w:left="0"/>
        <w:rPr>
          <w:rFonts w:ascii="Times New Roman" w:hAnsi="Times New Roman" w:cs="Times New Roman"/>
          <w:sz w:val="28"/>
          <w:szCs w:val="28"/>
        </w:rPr>
      </w:pPr>
      <w:r w:rsidRPr="00AD4BD2">
        <w:rPr>
          <w:rFonts w:ascii="Times New Roman" w:hAnsi="Times New Roman" w:cs="Times New Roman"/>
          <w:sz w:val="28"/>
          <w:szCs w:val="28"/>
        </w:rPr>
        <w:t xml:space="preserve">В рендерах </w:t>
      </w:r>
      <w:r w:rsidRPr="00AD4BD2">
        <w:rPr>
          <w:rFonts w:ascii="Times New Roman" w:hAnsi="Times New Roman" w:cs="Times New Roman"/>
          <w:sz w:val="28"/>
          <w:szCs w:val="28"/>
          <w:lang w:val="en-US"/>
        </w:rPr>
        <w:t>BSDF</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реализуется</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посредством</w:t>
      </w:r>
      <w:r w:rsidRPr="00AD4BD2">
        <w:rPr>
          <w:rFonts w:ascii="Times New Roman" w:hAnsi="Times New Roman" w:cs="Times New Roman"/>
          <w:sz w:val="28"/>
          <w:szCs w:val="28"/>
        </w:rPr>
        <w:t xml:space="preserve"> шейдеров –</w:t>
      </w:r>
      <w:r w:rsidR="00E226F3" w:rsidRPr="00AD4BD2">
        <w:rPr>
          <w:rFonts w:ascii="Times New Roman" w:hAnsi="Times New Roman" w:cs="Times New Roman"/>
          <w:sz w:val="28"/>
          <w:szCs w:val="28"/>
        </w:rPr>
        <w:t xml:space="preserve"> самостоятельных </w:t>
      </w:r>
      <w:r w:rsidRPr="00AD4BD2">
        <w:rPr>
          <w:rFonts w:ascii="Times New Roman" w:hAnsi="Times New Roman" w:cs="Times New Roman"/>
          <w:sz w:val="28"/>
          <w:szCs w:val="28"/>
        </w:rPr>
        <w:t>программ, которые принимают множество параметров</w:t>
      </w:r>
      <w:r w:rsidR="00242C26" w:rsidRPr="00AD4BD2">
        <w:rPr>
          <w:rFonts w:ascii="Times New Roman" w:hAnsi="Times New Roman" w:cs="Times New Roman"/>
          <w:sz w:val="28"/>
          <w:szCs w:val="28"/>
        </w:rPr>
        <w:t xml:space="preserve">, определяющих </w:t>
      </w:r>
      <w:r w:rsidR="00E226F3" w:rsidRPr="00AD4BD2">
        <w:rPr>
          <w:rFonts w:ascii="Times New Roman" w:hAnsi="Times New Roman" w:cs="Times New Roman"/>
          <w:sz w:val="28"/>
          <w:szCs w:val="28"/>
        </w:rPr>
        <w:t>оптические свойства поверхности</w:t>
      </w:r>
      <w:r w:rsidR="00242C26"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 xml:space="preserve">Рассмотрим </w:t>
      </w:r>
      <w:r w:rsidR="00C12699" w:rsidRPr="00AD4BD2">
        <w:rPr>
          <w:rFonts w:ascii="Times New Roman" w:hAnsi="Times New Roman" w:cs="Times New Roman"/>
          <w:sz w:val="28"/>
          <w:szCs w:val="28"/>
        </w:rPr>
        <w:t>виды, особенности и реализации данной функции,</w:t>
      </w:r>
      <w:r w:rsidR="009869D5" w:rsidRPr="00AD4BD2">
        <w:rPr>
          <w:rFonts w:ascii="Times New Roman" w:hAnsi="Times New Roman" w:cs="Times New Roman"/>
          <w:sz w:val="28"/>
          <w:szCs w:val="28"/>
        </w:rPr>
        <w:t xml:space="preserve"> используемые в исследовании.</w:t>
      </w:r>
    </w:p>
    <w:p w14:paraId="5E88D309" w14:textId="62081994" w:rsidR="00A6235B" w:rsidRPr="00B5325E" w:rsidRDefault="009869D5" w:rsidP="00A6235B">
      <w:pPr>
        <w:shd w:val="clear" w:color="auto" w:fill="FFFFFF" w:themeFill="background1"/>
        <w:spacing w:line="240" w:lineRule="auto"/>
        <w:ind w:left="-120" w:firstLine="120"/>
        <w:rPr>
          <w:rFonts w:ascii="Times New Roman" w:hAnsi="Times New Roman" w:cs="Times New Roman"/>
          <w:sz w:val="28"/>
          <w:szCs w:val="28"/>
        </w:rPr>
      </w:pPr>
      <w:r w:rsidRPr="00B5325E">
        <w:rPr>
          <w:rFonts w:ascii="Times New Roman" w:hAnsi="Times New Roman" w:cs="Times New Roman"/>
          <w:sz w:val="28"/>
          <w:szCs w:val="28"/>
        </w:rPr>
        <w:t xml:space="preserve">В рендере </w:t>
      </w:r>
      <w:r w:rsidR="00A6235B" w:rsidRPr="00B5325E">
        <w:rPr>
          <w:rFonts w:ascii="Times New Roman" w:hAnsi="Times New Roman" w:cs="Times New Roman"/>
          <w:sz w:val="28"/>
          <w:szCs w:val="28"/>
          <w:lang w:val="en-US"/>
        </w:rPr>
        <w:t>appleseed</w:t>
      </w:r>
      <w:r w:rsidR="00A6235B" w:rsidRPr="00B5325E">
        <w:rPr>
          <w:rFonts w:ascii="Times New Roman" w:hAnsi="Times New Roman" w:cs="Times New Roman"/>
          <w:sz w:val="28"/>
          <w:szCs w:val="28"/>
        </w:rPr>
        <w:t>:</w:t>
      </w:r>
    </w:p>
    <w:p w14:paraId="379837F8" w14:textId="6027ECAF" w:rsidR="00A6235B" w:rsidRPr="00AD4BD2" w:rsidRDefault="00782022" w:rsidP="00EB01A5">
      <w:pPr>
        <w:pStyle w:val="a5"/>
        <w:numPr>
          <w:ilvl w:val="0"/>
          <w:numId w:val="4"/>
        </w:numPr>
        <w:shd w:val="clear" w:color="auto" w:fill="FFFFFF" w:themeFill="background1"/>
        <w:spacing w:line="240" w:lineRule="auto"/>
        <w:rPr>
          <w:rFonts w:ascii="Times New Roman" w:hAnsi="Times New Roman" w:cs="Times New Roman"/>
          <w:sz w:val="28"/>
          <w:szCs w:val="28"/>
        </w:rPr>
      </w:pPr>
      <w:r w:rsidRPr="00F13D22">
        <w:rPr>
          <w:rFonts w:ascii="Times New Roman" w:hAnsi="Times New Roman" w:cs="Times New Roman"/>
          <w:sz w:val="28"/>
          <w:szCs w:val="28"/>
          <w:lang w:val="en-US"/>
        </w:rPr>
        <w:t>Physically-based glass BSDF</w:t>
      </w:r>
      <w:r w:rsidR="005F3124" w:rsidRPr="00AD4BD2">
        <w:rPr>
          <w:rFonts w:ascii="Times New Roman" w:hAnsi="Times New Roman" w:cs="Times New Roman"/>
          <w:sz w:val="28"/>
          <w:szCs w:val="28"/>
          <w:lang w:val="en-US"/>
        </w:rPr>
        <w:t xml:space="preserve"> </w:t>
      </w:r>
    </w:p>
    <w:p w14:paraId="521E377C" w14:textId="3E75F90B" w:rsidR="00782022" w:rsidRPr="00AD4BD2" w:rsidRDefault="00851E27" w:rsidP="00782022">
      <w:pPr>
        <w:shd w:val="clear" w:color="auto" w:fill="FFFFFF" w:themeFill="background1"/>
        <w:spacing w:line="240" w:lineRule="auto"/>
        <w:rPr>
          <w:rFonts w:ascii="Times New Roman" w:hAnsi="Times New Roman" w:cs="Times New Roman"/>
          <w:sz w:val="28"/>
          <w:szCs w:val="28"/>
        </w:rPr>
      </w:pPr>
      <w:r w:rsidRPr="00AD4BD2">
        <w:rPr>
          <w:rFonts w:ascii="Times New Roman" w:hAnsi="Times New Roman" w:cs="Times New Roman"/>
          <w:sz w:val="28"/>
          <w:szCs w:val="28"/>
        </w:rPr>
        <w:t>Данная функция используется в</w:t>
      </w:r>
      <w:r w:rsidR="00782022" w:rsidRPr="00AD4BD2">
        <w:rPr>
          <w:rFonts w:ascii="Times New Roman" w:hAnsi="Times New Roman" w:cs="Times New Roman"/>
          <w:sz w:val="28"/>
          <w:szCs w:val="28"/>
        </w:rPr>
        <w:t xml:space="preserve"> шейдер</w:t>
      </w:r>
      <w:r w:rsidRPr="00AD4BD2">
        <w:rPr>
          <w:rFonts w:ascii="Times New Roman" w:hAnsi="Times New Roman" w:cs="Times New Roman"/>
          <w:sz w:val="28"/>
          <w:szCs w:val="28"/>
        </w:rPr>
        <w:t>е</w:t>
      </w:r>
      <w:r w:rsidR="00782022"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lang w:val="en-US"/>
        </w:rPr>
        <w:t>asGlass</w:t>
      </w:r>
      <w:proofErr w:type="spellEnd"/>
      <w:r w:rsidRPr="00AD4BD2">
        <w:rPr>
          <w:rFonts w:ascii="Times New Roman" w:hAnsi="Times New Roman" w:cs="Times New Roman"/>
          <w:sz w:val="28"/>
          <w:szCs w:val="28"/>
        </w:rPr>
        <w:t>.</w:t>
      </w:r>
      <w:r w:rsidR="005F3124"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Она </w:t>
      </w:r>
      <w:r w:rsidR="00782022" w:rsidRPr="00AD4BD2">
        <w:rPr>
          <w:rFonts w:ascii="Times New Roman" w:hAnsi="Times New Roman" w:cs="Times New Roman"/>
          <w:sz w:val="28"/>
          <w:szCs w:val="28"/>
        </w:rPr>
        <w:t>реализован</w:t>
      </w:r>
      <w:r w:rsidRPr="00AD4BD2">
        <w:rPr>
          <w:rFonts w:ascii="Times New Roman" w:hAnsi="Times New Roman" w:cs="Times New Roman"/>
          <w:sz w:val="28"/>
          <w:szCs w:val="28"/>
        </w:rPr>
        <w:t>а</w:t>
      </w:r>
      <w:r w:rsidR="00782022" w:rsidRPr="00AD4BD2">
        <w:rPr>
          <w:rFonts w:ascii="Times New Roman" w:hAnsi="Times New Roman" w:cs="Times New Roman"/>
          <w:sz w:val="28"/>
          <w:szCs w:val="28"/>
        </w:rPr>
        <w:t>, основываясь на статье [</w:t>
      </w:r>
      <w:r w:rsidR="005F3124" w:rsidRPr="00AD4BD2">
        <w:rPr>
          <w:rFonts w:ascii="Times New Roman" w:hAnsi="Times New Roman" w:cs="Times New Roman"/>
          <w:sz w:val="28"/>
          <w:szCs w:val="28"/>
        </w:rPr>
        <w:t>3</w:t>
      </w:r>
      <w:r w:rsidR="00782022" w:rsidRPr="00AD4BD2">
        <w:rPr>
          <w:rFonts w:ascii="Times New Roman" w:hAnsi="Times New Roman" w:cs="Times New Roman"/>
          <w:sz w:val="28"/>
          <w:szCs w:val="28"/>
        </w:rPr>
        <w:t>]. Все нижеследующие обозначения взяты оттуда.</w:t>
      </w:r>
    </w:p>
    <w:p w14:paraId="79EBBCFC" w14:textId="3772446B" w:rsidR="00A6235B" w:rsidRPr="00AD4BD2" w:rsidRDefault="00DB2085"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BSDF</w:t>
      </w:r>
      <w:r w:rsidR="00A6235B" w:rsidRPr="00AD4BD2">
        <w:rPr>
          <w:rFonts w:ascii="Times New Roman" w:hAnsi="Times New Roman" w:cs="Times New Roman"/>
          <w:sz w:val="28"/>
          <w:szCs w:val="28"/>
        </w:rPr>
        <w:t>,</w:t>
      </w:r>
      <w:r w:rsidR="00782022"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BRDF</w:t>
      </w:r>
      <w:r w:rsidR="00A6235B"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00A6235B" w:rsidRPr="00AD4BD2">
        <w:rPr>
          <w:rFonts w:ascii="Times New Roman" w:hAnsi="Times New Roman" w:cs="Times New Roman"/>
          <w:sz w:val="28"/>
          <w:szCs w:val="28"/>
          <w:lang w:val="en-US"/>
        </w:rPr>
        <w:t>BTDF</w:t>
      </w:r>
      <w:r w:rsidR="00242C26" w:rsidRPr="00AD4BD2">
        <w:rPr>
          <w:rFonts w:ascii="Times New Roman" w:hAnsi="Times New Roman" w:cs="Times New Roman"/>
          <w:sz w:val="28"/>
          <w:szCs w:val="28"/>
        </w:rPr>
        <w:t>.</w:t>
      </w:r>
    </w:p>
    <w:p w14:paraId="63BDF9CB" w14:textId="79BA5F0C" w:rsidR="00A6235B" w:rsidRPr="00AD4BD2" w:rsidRDefault="00DB2085"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oMath>
      <w:r w:rsidR="00A6235B" w:rsidRPr="00AD4BD2">
        <w:rPr>
          <w:rFonts w:ascii="Times New Roman" w:hAnsi="Times New Roman" w:cs="Times New Roman"/>
          <w:sz w:val="28"/>
          <w:szCs w:val="28"/>
        </w:rPr>
        <w:t>, где</w:t>
      </w:r>
    </w:p>
    <w:p w14:paraId="0A24D078" w14:textId="70937943" w:rsidR="00A6235B" w:rsidRPr="00AD4BD2" w:rsidRDefault="00801B0A" w:rsidP="00CE254F">
      <w:pPr>
        <w:shd w:val="clear" w:color="auto" w:fill="FFFFFF" w:themeFill="background1"/>
        <w:spacing w:after="0" w:line="276" w:lineRule="auto"/>
        <w:rPr>
          <w:rFonts w:ascii="Times New Roman" w:hAnsi="Times New Roman" w:cs="Times New Roman"/>
          <w:sz w:val="28"/>
          <w:szCs w:val="28"/>
        </w:rPr>
      </w:pPr>
      <m:oMath>
        <m:r>
          <m:rPr>
            <m:sty m:val="b"/>
          </m:rPr>
          <w:rPr>
            <w:rFonts w:ascii="Cambria Math" w:hAnsi="Cambria Math" w:cs="Times New Roman"/>
            <w:sz w:val="28"/>
            <w:szCs w:val="28"/>
          </w:rPr>
          <m:t>o</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направленный в сторону отражения</w:t>
      </w:r>
      <w:r w:rsidR="00782022" w:rsidRPr="00AD4BD2">
        <w:rPr>
          <w:rFonts w:ascii="Times New Roman" w:hAnsi="Times New Roman" w:cs="Times New Roman"/>
          <w:sz w:val="28"/>
          <w:szCs w:val="28"/>
        </w:rPr>
        <w:t>;</w:t>
      </w:r>
    </w:p>
    <w:p w14:paraId="415E3867" w14:textId="5369BFD1" w:rsidR="00A6235B" w:rsidRPr="00AD4BD2" w:rsidRDefault="00801B0A" w:rsidP="00CE254F">
      <w:pPr>
        <w:shd w:val="clear" w:color="auto" w:fill="FFFFFF" w:themeFill="background1"/>
        <w:spacing w:after="0" w:line="276" w:lineRule="auto"/>
        <w:rPr>
          <w:rFonts w:ascii="Times New Roman" w:hAnsi="Times New Roman" w:cs="Times New Roman"/>
          <w:sz w:val="28"/>
          <w:szCs w:val="28"/>
        </w:rPr>
      </w:pPr>
      <m:oMath>
        <m:r>
          <m:rPr>
            <m:sty m:val="b"/>
          </m:rPr>
          <w:rPr>
            <w:rFonts w:ascii="Cambria Math" w:hAnsi="Cambria Math" w:cs="Times New Roman"/>
            <w:sz w:val="28"/>
            <w:szCs w:val="28"/>
          </w:rPr>
          <m:t>i</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направления падающего луча</w:t>
      </w:r>
      <w:r w:rsidR="00782022" w:rsidRPr="00AD4BD2">
        <w:rPr>
          <w:rFonts w:ascii="Times New Roman" w:hAnsi="Times New Roman" w:cs="Times New Roman"/>
          <w:sz w:val="28"/>
          <w:szCs w:val="28"/>
        </w:rPr>
        <w:t>;</w:t>
      </w:r>
    </w:p>
    <w:p w14:paraId="59960A15" w14:textId="3E7D6D3F" w:rsidR="00242C26" w:rsidRPr="00AD4BD2" w:rsidRDefault="00801B0A" w:rsidP="00CE254F">
      <w:pPr>
        <w:shd w:val="clear" w:color="auto" w:fill="FFFFFF" w:themeFill="background1"/>
        <w:spacing w:after="0" w:line="276" w:lineRule="auto"/>
        <w:rPr>
          <w:rFonts w:ascii="Times New Roman" w:hAnsi="Times New Roman" w:cs="Times New Roman"/>
          <w:sz w:val="28"/>
          <w:szCs w:val="28"/>
        </w:rPr>
      </w:pPr>
      <m:oMath>
        <m:r>
          <m:rPr>
            <m:sty m:val="b"/>
          </m:rPr>
          <w:rPr>
            <w:rFonts w:ascii="Cambria Math" w:hAnsi="Cambria Math" w:cs="Times New Roman"/>
            <w:sz w:val="28"/>
            <w:szCs w:val="28"/>
          </w:rPr>
          <m:t>m</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микронормали, т.е. </w:t>
      </w:r>
      <w:r w:rsidR="00242C26" w:rsidRPr="00AD4BD2">
        <w:rPr>
          <w:rFonts w:ascii="Times New Roman" w:hAnsi="Times New Roman" w:cs="Times New Roman"/>
          <w:sz w:val="28"/>
          <w:szCs w:val="28"/>
        </w:rPr>
        <w:t>нормали к конкретной микрограни</w:t>
      </w:r>
      <w:r w:rsidR="00782022" w:rsidRPr="00AD4BD2">
        <w:rPr>
          <w:rFonts w:ascii="Times New Roman" w:hAnsi="Times New Roman" w:cs="Times New Roman"/>
          <w:sz w:val="28"/>
          <w:szCs w:val="28"/>
        </w:rPr>
        <w:t>.</w:t>
      </w:r>
      <w:r w:rsidR="00242C26" w:rsidRPr="00AD4BD2">
        <w:rPr>
          <w:rFonts w:ascii="Times New Roman" w:hAnsi="Times New Roman" w:cs="Times New Roman"/>
          <w:sz w:val="28"/>
          <w:szCs w:val="28"/>
        </w:rPr>
        <w:t xml:space="preserve"> </w:t>
      </w:r>
    </w:p>
    <w:p w14:paraId="6CD4DC88" w14:textId="0D18A293" w:rsidR="00DF6EC8" w:rsidRPr="00AD4BD2" w:rsidRDefault="00DB2085" w:rsidP="00CE254F">
      <w:pPr>
        <w:shd w:val="clear" w:color="auto" w:fill="FFFFFF" w:themeFill="background1"/>
        <w:spacing w:after="0" w:line="276"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oMath>
      <w:r w:rsidR="00DF6EC8" w:rsidRPr="00F13D22">
        <w:rPr>
          <w:rFonts w:ascii="Times New Roman" w:hAnsi="Times New Roman" w:cs="Times New Roman"/>
          <w:sz w:val="28"/>
          <w:szCs w:val="28"/>
        </w:rPr>
        <w:t xml:space="preserve"> регулирует отраженный свет и имеет вид:</w:t>
      </w:r>
    </w:p>
    <w:p w14:paraId="6C98A4E7" w14:textId="4D0471E2" w:rsidR="00A6235B" w:rsidRPr="00F13D22" w:rsidRDefault="00DB2085" w:rsidP="00A6235B">
      <w:pPr>
        <w:shd w:val="clear" w:color="auto" w:fill="FFFFFF" w:themeFill="background1"/>
        <w:spacing w:line="240" w:lineRule="auto"/>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d>
            <m:dPr>
              <m:ctrlPr>
                <w:rPr>
                  <w:rFonts w:ascii="Cambria Math" w:hAnsi="Cambria Math" w:cs="Times New Roman"/>
                  <w:i/>
                  <w:sz w:val="28"/>
                  <w:szCs w:val="28"/>
                </w:rPr>
              </m:ctrlPr>
            </m:dPr>
            <m:e>
              <m:r>
                <m:rPr>
                  <m:sty m:val="b"/>
                </m:rPr>
                <w:rPr>
                  <w:rFonts w:ascii="Cambria Math" w:hAnsi="Cambria Math" w:cs="Times New Roman"/>
                  <w:sz w:val="28"/>
                  <w:szCs w:val="28"/>
                </w:rPr>
                <m:t>o, i, n</m:t>
              </m:r>
            </m:e>
          </m:d>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b"/>
                    </m:rPr>
                    <w:rPr>
                      <w:rFonts w:ascii="Cambria Math" w:hAnsi="Cambria Math" w:cs="Times New Roman"/>
                      <w:sz w:val="28"/>
                      <w:szCs w:val="28"/>
                    </w:rPr>
                    <m:t xml:space="preserve">i,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num>
            <m:den>
              <m:r>
                <w:rPr>
                  <w:rFonts w:ascii="Cambria Math" w:hAnsi="Cambria Math" w:cs="Times New Roman"/>
                  <w:sz w:val="28"/>
                  <w:szCs w:val="28"/>
                </w:rPr>
                <m:t>4</m:t>
              </m:r>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i∙n</m:t>
                  </m:r>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o∙n</m:t>
                  </m:r>
                </m:e>
              </m:d>
            </m:den>
          </m:f>
        </m:oMath>
      </m:oMathPara>
    </w:p>
    <w:p w14:paraId="36FB2A8E" w14:textId="4CB7F3AF" w:rsidR="00A6235B" w:rsidRPr="00AD4BD2" w:rsidRDefault="00801B0A" w:rsidP="00A6235B">
      <w:pPr>
        <w:shd w:val="clear" w:color="auto" w:fill="FFFFFF" w:themeFill="background1"/>
        <w:spacing w:line="240" w:lineRule="auto"/>
        <w:rPr>
          <w:rFonts w:ascii="Times New Roman" w:hAnsi="Times New Roman" w:cs="Times New Roman"/>
          <w:sz w:val="28"/>
          <w:szCs w:val="28"/>
        </w:rPr>
      </w:pPr>
      <m:oMath>
        <m:r>
          <m:rPr>
            <m:sty m:val="b"/>
          </m:rPr>
          <w:rPr>
            <w:rFonts w:ascii="Cambria Math" w:hAnsi="Cambria Math" w:cs="Times New Roman"/>
            <w:sz w:val="28"/>
            <w:szCs w:val="28"/>
          </w:rPr>
          <m:t>n</m:t>
        </m:r>
        <m:r>
          <w:rPr>
            <w:rFonts w:ascii="Cambria Math" w:hAnsi="Cambria Math" w:cs="Times New Roman"/>
            <w:sz w:val="28"/>
            <w:szCs w:val="28"/>
          </w:rPr>
          <m:t>-</m:t>
        </m:r>
      </m:oMath>
      <w:r w:rsidR="00A6235B" w:rsidRPr="00AD4BD2">
        <w:rPr>
          <w:rFonts w:ascii="Times New Roman" w:hAnsi="Times New Roman" w:cs="Times New Roman"/>
          <w:sz w:val="28"/>
          <w:szCs w:val="28"/>
        </w:rPr>
        <w:t>усредненный, по сути, обычный вектор нормали к поверхности</w:t>
      </w:r>
      <w:r w:rsidR="00782022" w:rsidRPr="00AD4BD2">
        <w:rPr>
          <w:rFonts w:ascii="Times New Roman" w:hAnsi="Times New Roman" w:cs="Times New Roman"/>
          <w:sz w:val="28"/>
          <w:szCs w:val="28"/>
        </w:rPr>
        <w:t>;</w:t>
      </w:r>
    </w:p>
    <w:p w14:paraId="5C9C4E25" w14:textId="464DDC9E" w:rsidR="00A6235B" w:rsidRPr="00AD4BD2" w:rsidRDefault="00DB2085"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d>
          <m:dPr>
            <m:ctrlPr>
              <w:rPr>
                <w:rFonts w:ascii="Cambria Math" w:hAnsi="Cambria Math" w:cs="Times New Roman"/>
                <w:i/>
                <w:sz w:val="28"/>
                <w:szCs w:val="28"/>
              </w:rPr>
            </m:ctrlPr>
          </m:dPr>
          <m:e>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e>
        </m:d>
        <m:r>
          <w:rPr>
            <w:rFonts w:ascii="Cambria Math" w:hAnsi="Cambria Math" w:cs="Times New Roman"/>
            <w:sz w:val="28"/>
            <w:szCs w:val="28"/>
          </w:rPr>
          <m:t>=</m:t>
        </m:r>
        <m:f>
          <m:fPr>
            <m:ctrlPr>
              <w:rPr>
                <w:rFonts w:ascii="Cambria Math" w:hAnsi="Cambria Math" w:cs="Times New Roman"/>
                <w:i/>
                <w:sz w:val="28"/>
                <w:szCs w:val="28"/>
                <w:lang w:val="en-US"/>
              </w:rPr>
            </m:ctrlPr>
          </m:fPr>
          <m:num>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num>
          <m:den>
            <m:d>
              <m:dPr>
                <m:begChr m:val="‖"/>
                <m:endChr m:val="‖"/>
                <m:ctrlPr>
                  <w:rPr>
                    <w:rFonts w:ascii="Cambria Math" w:hAnsi="Cambria Math" w:cs="Times New Roman"/>
                    <w:i/>
                    <w:sz w:val="28"/>
                    <w:szCs w:val="28"/>
                    <w:lang w:val="en-US"/>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d>
          </m:den>
        </m:f>
      </m:oMath>
      <w:r w:rsidR="00A6235B" w:rsidRPr="00F13D22">
        <w:rPr>
          <w:rFonts w:ascii="Times New Roman" w:hAnsi="Times New Roman" w:cs="Times New Roman"/>
          <w:sz w:val="28"/>
          <w:szCs w:val="28"/>
        </w:rPr>
        <w:t xml:space="preserve"> , где </w:t>
      </w: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r>
          <w:rPr>
            <w:rFonts w:ascii="Cambria Math" w:hAnsi="Cambria Math" w:cs="Times New Roman"/>
            <w:sz w:val="28"/>
            <w:szCs w:val="28"/>
          </w:rPr>
          <m:t>=</m:t>
        </m:r>
        <m:r>
          <m:rPr>
            <m:sty m:val="p"/>
          </m:rPr>
          <w:rPr>
            <w:rFonts w:ascii="Cambria Math" w:hAnsi="Cambria Math" w:cs="Times New Roman"/>
            <w:sz w:val="28"/>
            <w:szCs w:val="28"/>
            <w:lang w:val="en-US"/>
          </w:rPr>
          <m:t>sign</m:t>
        </m:r>
        <m:r>
          <w:rPr>
            <w:rFonts w:ascii="Cambria Math" w:hAnsi="Cambria Math" w:cs="Times New Roman"/>
            <w:sz w:val="28"/>
            <w:szCs w:val="28"/>
          </w:rPr>
          <m:t>(</m:t>
        </m:r>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n</m:t>
        </m:r>
        <m:r>
          <m:rPr>
            <m:sty m:val="b"/>
          </m:rPr>
          <w:rPr>
            <w:rFonts w:ascii="Cambria Math" w:hAnsi="Cambria Math" w:cs="Times New Roman"/>
            <w:sz w:val="28"/>
            <w:szCs w:val="28"/>
          </w:rPr>
          <m:t>)(</m:t>
        </m:r>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 </w:t>
      </w:r>
      <w:r w:rsidR="00BE3A6A" w:rsidRPr="00AD4BD2">
        <w:rPr>
          <w:rFonts w:ascii="Times New Roman" w:hAnsi="Times New Roman" w:cs="Times New Roman"/>
          <w:sz w:val="28"/>
          <w:szCs w:val="28"/>
        </w:rPr>
        <w:t>нормализованный</w:t>
      </w:r>
      <w:r w:rsidR="00A6235B" w:rsidRPr="00AD4BD2">
        <w:rPr>
          <w:rFonts w:ascii="Times New Roman" w:hAnsi="Times New Roman" w:cs="Times New Roman"/>
          <w:sz w:val="28"/>
          <w:szCs w:val="28"/>
        </w:rPr>
        <w:t xml:space="preserve"> вектор</w:t>
      </w:r>
      <w:r w:rsidR="00782022" w:rsidRPr="00AD4BD2">
        <w:rPr>
          <w:rFonts w:ascii="Times New Roman" w:hAnsi="Times New Roman" w:cs="Times New Roman"/>
          <w:sz w:val="28"/>
          <w:szCs w:val="28"/>
        </w:rPr>
        <w:t>;</w:t>
      </w:r>
    </w:p>
    <w:p w14:paraId="5A7AB885" w14:textId="5064D3AA" w:rsidR="00BE3A6A" w:rsidRPr="00AD4BD2" w:rsidRDefault="00DB2085" w:rsidP="00A6235B">
      <w:pPr>
        <w:shd w:val="clear" w:color="auto" w:fill="FFFFFF" w:themeFill="background1"/>
        <w:spacing w:line="240" w:lineRule="auto"/>
        <w:rPr>
          <w:rFonts w:ascii="Times New Roman" w:hAnsi="Times New Roman" w:cs="Times New Roman"/>
          <w:sz w:val="28"/>
          <w:szCs w:val="28"/>
        </w:rPr>
      </w:pP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oMath>
      <w:r w:rsidR="00BE3A6A" w:rsidRPr="00F13D22">
        <w:rPr>
          <w:rFonts w:ascii="Times New Roman" w:hAnsi="Times New Roman" w:cs="Times New Roman"/>
          <w:sz w:val="28"/>
          <w:szCs w:val="28"/>
        </w:rPr>
        <w:t xml:space="preserve"> – вектор направления</w:t>
      </w:r>
      <w:r w:rsidR="00782022" w:rsidRPr="00AD4BD2">
        <w:rPr>
          <w:rFonts w:ascii="Times New Roman" w:hAnsi="Times New Roman" w:cs="Times New Roman"/>
          <w:sz w:val="28"/>
          <w:szCs w:val="28"/>
        </w:rPr>
        <w:t xml:space="preserve"> отраженного</w:t>
      </w:r>
      <w:r w:rsidR="00BE3A6A" w:rsidRPr="00AD4BD2">
        <w:rPr>
          <w:rFonts w:ascii="Times New Roman" w:hAnsi="Times New Roman" w:cs="Times New Roman"/>
          <w:sz w:val="28"/>
          <w:szCs w:val="28"/>
        </w:rPr>
        <w:t xml:space="preserve"> </w:t>
      </w:r>
      <w:r w:rsidR="00782022" w:rsidRPr="00AD4BD2">
        <w:rPr>
          <w:rFonts w:ascii="Times New Roman" w:hAnsi="Times New Roman" w:cs="Times New Roman"/>
          <w:sz w:val="28"/>
          <w:szCs w:val="28"/>
        </w:rPr>
        <w:t>луча.</w:t>
      </w:r>
    </w:p>
    <w:p w14:paraId="4718F833" w14:textId="0CA5DED8" w:rsidR="00DF6EC8" w:rsidRPr="00AD4BD2" w:rsidRDefault="00DF6EC8" w:rsidP="00A6235B">
      <w:pPr>
        <w:shd w:val="clear" w:color="auto" w:fill="FFFFFF" w:themeFill="background1"/>
        <w:spacing w:line="240" w:lineRule="auto"/>
        <w:rPr>
          <w:rFonts w:ascii="Times New Roman" w:hAnsi="Times New Roman" w:cs="Times New Roman"/>
          <w:sz w:val="28"/>
          <w:szCs w:val="28"/>
        </w:rPr>
      </w:pPr>
      <w:r w:rsidRPr="00AD4BD2">
        <w:rPr>
          <w:rFonts w:ascii="Times New Roman" w:hAnsi="Times New Roman" w:cs="Times New Roman"/>
          <w:sz w:val="28"/>
          <w:szCs w:val="28"/>
        </w:rPr>
        <w:t xml:space="preserve">Данная модель функции называется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Кука-Торренса. [17] </w:t>
      </w:r>
    </w:p>
    <w:p w14:paraId="1E8DB7F1" w14:textId="4AC1A8CF" w:rsidR="00DF6EC8" w:rsidRPr="00AD4BD2" w:rsidRDefault="00DB2085"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t</m:t>
            </m:r>
          </m:sub>
        </m:sSub>
      </m:oMath>
      <w:r w:rsidR="00DF6EC8" w:rsidRPr="00F13D22">
        <w:rPr>
          <w:rFonts w:ascii="Times New Roman" w:hAnsi="Times New Roman" w:cs="Times New Roman"/>
          <w:sz w:val="28"/>
          <w:szCs w:val="28"/>
        </w:rPr>
        <w:t xml:space="preserve"> регулирует преломленные лучи и имеет вид:</w:t>
      </w:r>
    </w:p>
    <w:p w14:paraId="062BEC12" w14:textId="520EB60A" w:rsidR="00721994" w:rsidRPr="00F13D22" w:rsidRDefault="00DB2085" w:rsidP="00721994">
      <w:pPr>
        <w:shd w:val="clear" w:color="auto" w:fill="FFFFFF" w:themeFill="background1"/>
        <w:spacing w:line="240" w:lineRule="auto"/>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d>
            <m:dPr>
              <m:ctrlPr>
                <w:rPr>
                  <w:rFonts w:ascii="Cambria Math" w:hAnsi="Cambria Math" w:cs="Times New Roman"/>
                  <w:i/>
                  <w:sz w:val="28"/>
                  <w:szCs w:val="28"/>
                </w:rPr>
              </m:ctrlPr>
            </m:dPr>
            <m:e>
              <m:r>
                <m:rPr>
                  <m:sty m:val="b"/>
                </m:rPr>
                <w:rPr>
                  <w:rFonts w:ascii="Cambria Math" w:hAnsi="Cambria Math" w:cs="Times New Roman"/>
                  <w:sz w:val="28"/>
                  <w:szCs w:val="28"/>
                </w:rPr>
                <m:t>o, i, n</m:t>
              </m:r>
            </m:e>
          </m:d>
          <m:r>
            <w:rPr>
              <w:rFonts w:ascii="Cambria Math" w:hAnsi="Cambria Math" w:cs="Times New Roman"/>
              <w:sz w:val="28"/>
              <w:szCs w:val="28"/>
            </w:rPr>
            <m:t>=</m:t>
          </m:r>
          <m:f>
            <m:fPr>
              <m:ctrlPr>
                <w:rPr>
                  <w:rFonts w:ascii="Cambria Math" w:hAnsi="Cambria Math" w:cs="Times New Roman"/>
                  <w:i/>
                  <w:sz w:val="28"/>
                  <w:szCs w:val="28"/>
                </w:rPr>
              </m:ctrlPr>
            </m:fPr>
            <m:num>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num>
            <m:den>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i∙n</m:t>
                  </m:r>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o∙n</m:t>
                  </m:r>
                </m:e>
              </m:d>
            </m:den>
          </m:f>
          <m:f>
            <m:fPr>
              <m:ctrlPr>
                <w:rPr>
                  <w:rFonts w:ascii="Cambria Math" w:hAnsi="Cambria Math" w:cs="Times New Roman"/>
                  <w:i/>
                  <w:sz w:val="28"/>
                  <w:szCs w:val="28"/>
                </w:rPr>
              </m:ctrlPr>
            </m:fPr>
            <m:num>
              <m:sSubSup>
                <m:sSubSupPr>
                  <m:ctrlPr>
                    <w:rPr>
                      <w:rFonts w:ascii="Cambria Math" w:hAnsi="Cambria Math" w:cs="Times New Roman"/>
                      <w:sz w:val="28"/>
                      <w:szCs w:val="28"/>
                    </w:rPr>
                  </m:ctrlPr>
                </m:sSubSupPr>
                <m:e>
                  <m:r>
                    <w:rPr>
                      <w:rFonts w:ascii="Cambria Math" w:hAnsi="Cambria Math" w:cs="Times New Roman"/>
                      <w:sz w:val="28"/>
                      <w:szCs w:val="28"/>
                    </w:rPr>
                    <m:t>η</m:t>
                  </m:r>
                </m:e>
                <m:sub>
                  <m:r>
                    <w:rPr>
                      <w:rFonts w:ascii="Cambria Math" w:hAnsi="Cambria Math" w:cs="Times New Roman"/>
                      <w:sz w:val="28"/>
                      <w:szCs w:val="28"/>
                    </w:rPr>
                    <m:t>o</m:t>
                  </m:r>
                </m:sub>
                <m:sup>
                  <m:r>
                    <w:rPr>
                      <w:rFonts w:ascii="Cambria Math" w:hAnsi="Cambria Math" w:cs="Times New Roman"/>
                      <w:sz w:val="28"/>
                      <w:szCs w:val="28"/>
                    </w:rPr>
                    <m:t>2</m:t>
                  </m:r>
                </m:sup>
              </m:sSubSup>
              <m:r>
                <m:rPr>
                  <m:sty m:val="p"/>
                </m:rPr>
                <w:rPr>
                  <w:rFonts w:ascii="Cambria Math" w:hAnsi="Cambria Math" w:cs="Times New Roman"/>
                  <w:sz w:val="28"/>
                  <w:szCs w:val="28"/>
                </w:rPr>
                <m:t>(1-F</m:t>
              </m:r>
              <m:d>
                <m:dPr>
                  <m:ctrlPr>
                    <w:rPr>
                      <w:rFonts w:ascii="Cambria Math" w:hAnsi="Cambria Math" w:cs="Times New Roman"/>
                      <w:sz w:val="28"/>
                      <w:szCs w:val="28"/>
                    </w:rPr>
                  </m:ctrlPr>
                </m:dPr>
                <m:e>
                  <m:r>
                    <m:rPr>
                      <m:sty m:val="b"/>
                    </m:rPr>
                    <w:rPr>
                      <w:rFonts w:ascii="Cambria Math" w:hAnsi="Cambria Math" w:cs="Times New Roman"/>
                      <w:sz w:val="28"/>
                      <w:szCs w:val="28"/>
                    </w:rPr>
                    <m:t xml:space="preserve">i,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num>
            <m:den>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i</m:t>
                  </m:r>
                </m:sub>
              </m:sSub>
              <m:d>
                <m:dPr>
                  <m:ctrlPr>
                    <w:rPr>
                      <w:rFonts w:ascii="Cambria Math" w:hAnsi="Cambria Math" w:cs="Times New Roman"/>
                      <w:sz w:val="28"/>
                      <w:szCs w:val="28"/>
                    </w:rPr>
                  </m:ctrlPr>
                </m:dPr>
                <m:e>
                  <m:r>
                    <m:rPr>
                      <m:sty m:val="b"/>
                    </m:rPr>
                    <w:rPr>
                      <w:rFonts w:ascii="Cambria Math" w:hAnsi="Cambria Math" w:cs="Times New Roman"/>
                      <w:sz w:val="28"/>
                      <w:szCs w:val="28"/>
                    </w:rPr>
                    <m:t>i∙</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o</m:t>
                  </m:r>
                </m:sub>
              </m:sSub>
              <m:r>
                <m:rPr>
                  <m:sty m:val="p"/>
                </m:rPr>
                <w:rPr>
                  <w:rFonts w:ascii="Cambria Math" w:hAnsi="Cambria Math" w:cs="Times New Roman"/>
                  <w:sz w:val="28"/>
                  <w:szCs w:val="28"/>
                </w:rPr>
                <m:t>(</m:t>
              </m:r>
              <m:r>
                <m:rPr>
                  <m:sty m:val="b"/>
                </m:rPr>
                <w:rPr>
                  <w:rFonts w:ascii="Cambria Math" w:hAnsi="Cambria Math" w:cs="Times New Roman"/>
                  <w:sz w:val="28"/>
                  <w:szCs w:val="28"/>
                </w:rPr>
                <m:t>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r>
                <m:rPr>
                  <m:sty m:val="p"/>
                </m:rPr>
                <w:rPr>
                  <w:rFonts w:ascii="Cambria Math" w:hAnsi="Cambria Math" w:cs="Times New Roman"/>
                  <w:sz w:val="28"/>
                  <w:szCs w:val="28"/>
                </w:rPr>
                <m:t>)</m:t>
              </m:r>
              <m:r>
                <w:rPr>
                  <w:rFonts w:ascii="Cambria Math" w:hAnsi="Cambria Math" w:cs="Times New Roman"/>
                  <w:sz w:val="28"/>
                  <w:szCs w:val="28"/>
                </w:rPr>
                <m:t>)</m:t>
              </m:r>
            </m:den>
          </m:f>
        </m:oMath>
      </m:oMathPara>
    </w:p>
    <w:p w14:paraId="196A8EC8" w14:textId="240ED235" w:rsidR="00721994" w:rsidRPr="00AD4BD2" w:rsidRDefault="00DB2085" w:rsidP="00041D77">
      <w:pPr>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o</m:t>
            </m:r>
          </m:sub>
        </m:sSub>
      </m:oMath>
      <w:r w:rsidR="00721994" w:rsidRPr="00F13D22">
        <w:rPr>
          <w:rFonts w:ascii="Times New Roman" w:hAnsi="Times New Roman" w:cs="Times New Roman"/>
          <w:sz w:val="28"/>
          <w:szCs w:val="28"/>
        </w:rPr>
        <w:t xml:space="preserve"> – Показатель преломления </w:t>
      </w:r>
      <w:r w:rsidR="00BE3A6A" w:rsidRPr="00AD4BD2">
        <w:rPr>
          <w:rFonts w:ascii="Times New Roman" w:hAnsi="Times New Roman" w:cs="Times New Roman"/>
          <w:sz w:val="28"/>
          <w:szCs w:val="28"/>
        </w:rPr>
        <w:t>второй среды, в которую преломился луч</w:t>
      </w:r>
      <w:r w:rsidR="00782022" w:rsidRPr="00AD4BD2">
        <w:rPr>
          <w:rFonts w:ascii="Times New Roman" w:hAnsi="Times New Roman" w:cs="Times New Roman"/>
          <w:sz w:val="28"/>
          <w:szCs w:val="28"/>
        </w:rPr>
        <w:t>;</w:t>
      </w:r>
    </w:p>
    <w:p w14:paraId="61B271B1" w14:textId="3BB024B3" w:rsidR="00BE3A6A" w:rsidRPr="00AD4BD2" w:rsidRDefault="00DB2085" w:rsidP="00041D77">
      <w:pPr>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lang w:val="en-US"/>
              </w:rPr>
              <m:t>i</m:t>
            </m:r>
          </m:sub>
        </m:sSub>
      </m:oMath>
      <w:r w:rsidR="00BE3A6A" w:rsidRPr="00F13D22">
        <w:rPr>
          <w:rFonts w:ascii="Times New Roman" w:hAnsi="Times New Roman" w:cs="Times New Roman"/>
          <w:sz w:val="28"/>
          <w:szCs w:val="28"/>
        </w:rPr>
        <w:t xml:space="preserve"> – Показатель преломления первой среды, в которую луч отразился</w:t>
      </w:r>
      <w:r w:rsidR="00782022" w:rsidRPr="00AD4BD2">
        <w:rPr>
          <w:rFonts w:ascii="Times New Roman" w:hAnsi="Times New Roman" w:cs="Times New Roman"/>
          <w:sz w:val="28"/>
          <w:szCs w:val="28"/>
        </w:rPr>
        <w:t>;</w:t>
      </w:r>
    </w:p>
    <w:p w14:paraId="5E48AEE5" w14:textId="7D64DF78" w:rsidR="00BE3A6A" w:rsidRPr="00AD4BD2" w:rsidRDefault="00DB2085" w:rsidP="00041D77">
      <w:pPr>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r>
          <m:rPr>
            <m:sty m:val="bi"/>
          </m:rPr>
          <w:rPr>
            <w:rFonts w:ascii="Cambria Math" w:hAnsi="Cambria Math" w:cs="Times New Roman"/>
            <w:sz w:val="28"/>
            <w:szCs w:val="28"/>
          </w:rPr>
          <m:t xml:space="preserve">=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i"/>
              </m:rPr>
              <w:rPr>
                <w:rFonts w:ascii="Cambria Math" w:hAnsi="Cambria Math" w:cs="Times New Roman"/>
                <w:sz w:val="28"/>
                <w:szCs w:val="28"/>
                <w:lang w:val="en-US"/>
              </w:rPr>
              <m:t>t</m:t>
            </m:r>
          </m:sub>
        </m:sSub>
        <m:d>
          <m:dPr>
            <m:ctrlPr>
              <w:rPr>
                <w:rFonts w:ascii="Cambria Math" w:hAnsi="Cambria Math" w:cs="Times New Roman"/>
                <w:i/>
                <w:sz w:val="28"/>
                <w:szCs w:val="28"/>
              </w:rPr>
            </m:ctrlPr>
          </m:dPr>
          <m:e>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e>
        </m:d>
        <m:r>
          <w:rPr>
            <w:rFonts w:ascii="Cambria Math" w:hAnsi="Cambria Math" w:cs="Times New Roman"/>
            <w:sz w:val="28"/>
            <w:szCs w:val="28"/>
          </w:rPr>
          <m:t>=</m:t>
        </m:r>
        <m:f>
          <m:fPr>
            <m:ctrlPr>
              <w:rPr>
                <w:rFonts w:ascii="Cambria Math" w:hAnsi="Cambria Math" w:cs="Times New Roman"/>
                <w:i/>
                <w:sz w:val="28"/>
                <w:szCs w:val="28"/>
                <w:lang w:val="en-US"/>
              </w:rPr>
            </m:ctrlPr>
          </m:fPr>
          <m:num>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num>
          <m:den>
            <m:d>
              <m:dPr>
                <m:begChr m:val="‖"/>
                <m:endChr m:val="‖"/>
                <m:ctrlPr>
                  <w:rPr>
                    <w:rFonts w:ascii="Cambria Math" w:hAnsi="Cambria Math" w:cs="Times New Roman"/>
                    <w:i/>
                    <w:sz w:val="28"/>
                    <w:szCs w:val="28"/>
                    <w:lang w:val="en-US"/>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d>
          </m:den>
        </m:f>
      </m:oMath>
      <w:r w:rsidR="00BE3A6A" w:rsidRPr="00F13D22">
        <w:rPr>
          <w:rFonts w:ascii="Times New Roman" w:hAnsi="Times New Roman" w:cs="Times New Roman"/>
          <w:sz w:val="28"/>
          <w:szCs w:val="28"/>
        </w:rPr>
        <w:t xml:space="preserve">, где </w:t>
      </w: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r>
          <w:rPr>
            <w:rFonts w:ascii="Cambria Math" w:hAnsi="Cambria Math" w:cs="Times New Roman"/>
            <w:sz w:val="28"/>
            <w:szCs w:val="28"/>
          </w:rPr>
          <m:t>=</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lang w:val="en-US"/>
              </w:rPr>
              <m:t>i</m:t>
            </m:r>
          </m:sub>
        </m:sSub>
        <m:r>
          <m:rPr>
            <m:sty m:val="b"/>
          </m:rPr>
          <w:rPr>
            <w:rFonts w:ascii="Cambria Math" w:hAnsi="Cambria Math" w:cs="Times New Roman"/>
            <w:sz w:val="28"/>
            <w:szCs w:val="28"/>
          </w:rPr>
          <m:t>i</m:t>
        </m:r>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lang w:val="en-US"/>
              </w:rPr>
              <m:t>o</m:t>
            </m:r>
          </m:sub>
        </m:sSub>
        <m:r>
          <m:rPr>
            <m:sty m:val="b"/>
          </m:rPr>
          <w:rPr>
            <w:rFonts w:ascii="Cambria Math" w:hAnsi="Cambria Math" w:cs="Times New Roman"/>
            <w:sz w:val="28"/>
            <w:szCs w:val="28"/>
          </w:rPr>
          <m:t>o</m:t>
        </m:r>
        <m:r>
          <m:rPr>
            <m:sty m:val="p"/>
          </m:rPr>
          <w:rPr>
            <w:rFonts w:ascii="Cambria Math" w:hAnsi="Cambria Math" w:cs="Times New Roman"/>
            <w:sz w:val="28"/>
            <w:szCs w:val="28"/>
          </w:rPr>
          <m:t xml:space="preserve">) </m:t>
        </m:r>
      </m:oMath>
      <w:r w:rsidR="00BE3A6A" w:rsidRPr="00AD4BD2">
        <w:rPr>
          <w:rFonts w:ascii="Times New Roman" w:hAnsi="Times New Roman" w:cs="Times New Roman"/>
          <w:sz w:val="28"/>
          <w:szCs w:val="28"/>
        </w:rPr>
        <w:t xml:space="preserve"> – нормализованный вектор</w:t>
      </w:r>
      <w:r w:rsidR="00782022" w:rsidRPr="00AD4BD2">
        <w:rPr>
          <w:rFonts w:ascii="Times New Roman" w:hAnsi="Times New Roman" w:cs="Times New Roman"/>
          <w:sz w:val="28"/>
          <w:szCs w:val="28"/>
        </w:rPr>
        <w:t>;</w:t>
      </w:r>
    </w:p>
    <w:p w14:paraId="6E78DD67" w14:textId="16340A55" w:rsidR="00721994" w:rsidRPr="00AD4BD2" w:rsidRDefault="00DB2085" w:rsidP="00041D77">
      <w:pPr>
        <w:shd w:val="clear" w:color="auto" w:fill="FFFFFF" w:themeFill="background1"/>
        <w:spacing w:line="276" w:lineRule="auto"/>
        <w:rPr>
          <w:rFonts w:ascii="Times New Roman" w:hAnsi="Times New Roman" w:cs="Times New Roman"/>
          <w:sz w:val="28"/>
          <w:szCs w:val="28"/>
        </w:rPr>
      </w:pP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oMath>
      <w:r w:rsidR="00782022" w:rsidRPr="00F13D22">
        <w:rPr>
          <w:rFonts w:ascii="Times New Roman" w:hAnsi="Times New Roman" w:cs="Times New Roman"/>
          <w:sz w:val="28"/>
          <w:szCs w:val="28"/>
        </w:rPr>
        <w:t xml:space="preserve"> – вектор направления преломленного луча.</w:t>
      </w:r>
    </w:p>
    <w:p w14:paraId="42D1A2AB" w14:textId="16420B74" w:rsidR="00242C26" w:rsidRPr="00AD4BD2" w:rsidRDefault="00B23E02" w:rsidP="00041D77">
      <w:pPr>
        <w:shd w:val="clear" w:color="auto" w:fill="FFFFFF" w:themeFill="background1"/>
        <w:spacing w:after="0" w:line="276" w:lineRule="auto"/>
        <w:rPr>
          <w:rFonts w:ascii="Times New Roman" w:hAnsi="Times New Roman" w:cs="Times New Roman"/>
          <w:sz w:val="28"/>
          <w:szCs w:val="28"/>
        </w:rPr>
      </w:pPr>
      <m:oMath>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p"/>
              </m:rPr>
              <w:rPr>
                <w:rFonts w:ascii="Cambria Math" w:hAnsi="Cambria Math" w:cs="Times New Roman"/>
                <w:sz w:val="28"/>
                <w:szCs w:val="28"/>
              </w:rPr>
              <m:t xml:space="preserve">i, </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ф</w:t>
      </w:r>
      <w:r w:rsidR="00A6235B" w:rsidRPr="00AD4BD2">
        <w:rPr>
          <w:rFonts w:ascii="Times New Roman" w:hAnsi="Times New Roman" w:cs="Times New Roman"/>
          <w:sz w:val="28"/>
          <w:szCs w:val="28"/>
        </w:rPr>
        <w:t>ункция уравнения Френеля (</w:t>
      </w:r>
      <w:r w:rsidR="00A6235B" w:rsidRPr="00AD4BD2">
        <w:rPr>
          <w:rFonts w:ascii="Times New Roman" w:hAnsi="Times New Roman" w:cs="Times New Roman"/>
          <w:sz w:val="28"/>
          <w:szCs w:val="28"/>
          <w:lang w:val="en-US"/>
        </w:rPr>
        <w:t>Fresnel</w:t>
      </w:r>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equation</w:t>
      </w:r>
      <w:r w:rsidR="00242C26" w:rsidRPr="00AD4BD2">
        <w:rPr>
          <w:rFonts w:ascii="Times New Roman" w:hAnsi="Times New Roman" w:cs="Times New Roman"/>
          <w:sz w:val="28"/>
          <w:szCs w:val="28"/>
        </w:rPr>
        <w:t xml:space="preserve">). </w:t>
      </w:r>
    </w:p>
    <w:p w14:paraId="736EC2FF" w14:textId="014211F9" w:rsidR="00A6235B" w:rsidRPr="00AD4BD2" w:rsidRDefault="00242C26" w:rsidP="00041D77">
      <w:pPr>
        <w:shd w:val="clear" w:color="auto" w:fill="FFFFFF" w:themeFill="background1"/>
        <w:spacing w:after="0" w:line="276" w:lineRule="auto"/>
        <w:rPr>
          <w:rFonts w:ascii="Times New Roman" w:hAnsi="Times New Roman" w:cs="Times New Roman"/>
          <w:sz w:val="28"/>
          <w:szCs w:val="28"/>
        </w:rPr>
      </w:pPr>
      <w:r w:rsidRPr="00AD4BD2">
        <w:rPr>
          <w:rFonts w:ascii="Times New Roman" w:hAnsi="Times New Roman" w:cs="Times New Roman"/>
          <w:sz w:val="28"/>
          <w:szCs w:val="28"/>
        </w:rPr>
        <w:t>Уравнения Френеля описываю</w:t>
      </w:r>
      <w:r w:rsidR="00A6235B" w:rsidRPr="00AD4BD2">
        <w:rPr>
          <w:rFonts w:ascii="Times New Roman" w:hAnsi="Times New Roman" w:cs="Times New Roman"/>
          <w:sz w:val="28"/>
          <w:szCs w:val="28"/>
        </w:rPr>
        <w:t>т отношение отраженного и преломленного света, которое зависит от угла, под который мы смотрим на поверхность.</w:t>
      </w:r>
      <w:r w:rsidRPr="00AD4BD2">
        <w:rPr>
          <w:rFonts w:ascii="Times New Roman" w:hAnsi="Times New Roman" w:cs="Times New Roman"/>
          <w:sz w:val="28"/>
          <w:szCs w:val="28"/>
        </w:rPr>
        <w:t xml:space="preserve"> Так как они слишком сложны для вычислений, функция </w:t>
      </w:r>
      <w:r w:rsidRPr="00AD4BD2">
        <w:rPr>
          <w:rFonts w:ascii="Times New Roman" w:hAnsi="Times New Roman" w:cs="Times New Roman"/>
          <w:sz w:val="28"/>
          <w:szCs w:val="28"/>
          <w:lang w:val="en-US"/>
        </w:rPr>
        <w:t>F</w:t>
      </w:r>
      <w:r w:rsidRPr="00AD4BD2">
        <w:rPr>
          <w:rFonts w:ascii="Times New Roman" w:hAnsi="Times New Roman" w:cs="Times New Roman"/>
          <w:sz w:val="28"/>
          <w:szCs w:val="28"/>
        </w:rPr>
        <w:t xml:space="preserve"> является аппроксимацией. </w:t>
      </w:r>
      <w:r w:rsidR="00A6235B" w:rsidRPr="00AD4BD2">
        <w:rPr>
          <w:rFonts w:ascii="Times New Roman" w:hAnsi="Times New Roman" w:cs="Times New Roman"/>
          <w:sz w:val="28"/>
          <w:szCs w:val="28"/>
        </w:rPr>
        <w:t xml:space="preserve">Она возвращает процент отраженного света на основании угла, под которым </w:t>
      </w:r>
      <w:r w:rsidR="00EE0897" w:rsidRPr="00AD4BD2">
        <w:rPr>
          <w:rFonts w:ascii="Times New Roman" w:hAnsi="Times New Roman" w:cs="Times New Roman"/>
          <w:sz w:val="28"/>
          <w:szCs w:val="28"/>
        </w:rPr>
        <w:t>камера</w:t>
      </w:r>
      <w:r w:rsidR="00A6235B" w:rsidRPr="00AD4BD2">
        <w:rPr>
          <w:rFonts w:ascii="Times New Roman" w:hAnsi="Times New Roman" w:cs="Times New Roman"/>
          <w:sz w:val="28"/>
          <w:szCs w:val="28"/>
        </w:rPr>
        <w:t xml:space="preserve"> видит эту поверхность. </w:t>
      </w:r>
      <w:r w:rsidR="00EE0897" w:rsidRPr="00AD4BD2">
        <w:rPr>
          <w:rFonts w:ascii="Times New Roman" w:hAnsi="Times New Roman" w:cs="Times New Roman"/>
          <w:sz w:val="28"/>
          <w:szCs w:val="28"/>
        </w:rPr>
        <w:t>Следующее выражение является удобной точной формулировкой для диэлектриков и неполяризованного света:</w:t>
      </w:r>
    </w:p>
    <w:p w14:paraId="5EB839EC" w14:textId="45E052F0" w:rsidR="00EE0897" w:rsidRPr="00AD4BD2" w:rsidRDefault="00EE0897" w:rsidP="00242C26">
      <w:pPr>
        <w:shd w:val="clear" w:color="auto" w:fill="FFFFFF" w:themeFill="background1"/>
        <w:spacing w:after="0" w:line="240" w:lineRule="auto"/>
        <w:rPr>
          <w:rFonts w:ascii="Times New Roman" w:hAnsi="Times New Roman" w:cs="Times New Roman"/>
          <w:sz w:val="28"/>
          <w:szCs w:val="28"/>
        </w:rPr>
      </w:pPr>
    </w:p>
    <w:p w14:paraId="49DAA644" w14:textId="61ADF806" w:rsidR="00EE0897" w:rsidRPr="00AD4BD2" w:rsidRDefault="00B23E02" w:rsidP="00242C26">
      <w:pPr>
        <w:shd w:val="clear" w:color="auto" w:fill="FFFFFF" w:themeFill="background1"/>
        <w:spacing w:after="0" w:line="240" w:lineRule="auto"/>
        <w:rPr>
          <w:rFonts w:ascii="Times New Roman" w:hAnsi="Times New Roman" w:cs="Times New Roman"/>
          <w:sz w:val="28"/>
          <w:szCs w:val="28"/>
          <w:lang w:val="en-US"/>
        </w:rPr>
      </w:pPr>
      <m:oMathPara>
        <m:oMath>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b"/>
                </m:rPr>
                <w:rPr>
                  <w:rFonts w:ascii="Cambria Math" w:hAnsi="Cambria Math" w:cs="Times New Roman"/>
                  <w:sz w:val="28"/>
                  <w:szCs w:val="28"/>
                </w:rPr>
                <m:t>i,m</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(g-c)</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2(g+c)</m:t>
                  </m:r>
                </m:e>
                <m:sup>
                  <m:r>
                    <w:rPr>
                      <w:rFonts w:ascii="Cambria Math" w:hAnsi="Cambria Math" w:cs="Times New Roman"/>
                      <w:sz w:val="28"/>
                      <w:szCs w:val="28"/>
                    </w:rPr>
                    <m:t>2</m:t>
                  </m:r>
                </m:sup>
              </m:sSup>
            </m:den>
          </m:f>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(c(g+c)-1)</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(c</m:t>
                      </m:r>
                      <m:d>
                        <m:dPr>
                          <m:ctrlPr>
                            <w:rPr>
                              <w:rFonts w:ascii="Cambria Math" w:hAnsi="Cambria Math" w:cs="Times New Roman"/>
                              <w:i/>
                              <w:sz w:val="28"/>
                              <w:szCs w:val="28"/>
                            </w:rPr>
                          </m:ctrlPr>
                        </m:dPr>
                        <m:e>
                          <m:r>
                            <w:rPr>
                              <w:rFonts w:ascii="Cambria Math" w:hAnsi="Cambria Math" w:cs="Times New Roman"/>
                              <w:sz w:val="28"/>
                              <w:szCs w:val="28"/>
                            </w:rPr>
                            <m:t>g-c</m:t>
                          </m:r>
                        </m:e>
                      </m:d>
                      <m:r>
                        <w:rPr>
                          <w:rFonts w:ascii="Cambria Math" w:hAnsi="Cambria Math" w:cs="Times New Roman"/>
                          <w:sz w:val="28"/>
                          <w:szCs w:val="28"/>
                        </w:rPr>
                        <m:t>+1)</m:t>
                      </m:r>
                    </m:e>
                    <m:sup>
                      <m:r>
                        <w:rPr>
                          <w:rFonts w:ascii="Cambria Math" w:hAnsi="Cambria Math" w:cs="Times New Roman"/>
                          <w:sz w:val="28"/>
                          <w:szCs w:val="28"/>
                        </w:rPr>
                        <m:t>2</m:t>
                      </m:r>
                    </m:sup>
                  </m:sSup>
                </m:den>
              </m:f>
            </m:e>
          </m:d>
          <m:r>
            <w:rPr>
              <w:rFonts w:ascii="Cambria Math" w:hAnsi="Cambria Math" w:cs="Times New Roman"/>
              <w:sz w:val="28"/>
              <w:szCs w:val="28"/>
              <w:lang w:val="en-US"/>
            </w:rPr>
            <m:t>,</m:t>
          </m:r>
        </m:oMath>
      </m:oMathPara>
    </w:p>
    <w:p w14:paraId="17CA1CCA" w14:textId="07275149" w:rsidR="00EE0897" w:rsidRPr="00AD4BD2" w:rsidRDefault="00EE0897" w:rsidP="00242C26">
      <w:pPr>
        <w:shd w:val="clear" w:color="auto" w:fill="FFFFFF" w:themeFill="background1"/>
        <w:spacing w:after="0" w:line="240" w:lineRule="auto"/>
        <w:rPr>
          <w:rFonts w:ascii="Times New Roman" w:hAnsi="Times New Roman" w:cs="Times New Roman"/>
          <w:sz w:val="28"/>
          <w:szCs w:val="28"/>
        </w:rPr>
      </w:pPr>
      <w:r w:rsidRPr="00AD4BD2">
        <w:rPr>
          <w:rFonts w:ascii="Times New Roman" w:hAnsi="Times New Roman" w:cs="Times New Roman"/>
          <w:sz w:val="28"/>
          <w:szCs w:val="28"/>
        </w:rPr>
        <w:t xml:space="preserve">где </w:t>
      </w:r>
      <m:oMath>
        <m:r>
          <w:rPr>
            <w:rFonts w:ascii="Cambria Math" w:hAnsi="Cambria Math" w:cs="Times New Roman"/>
            <w:sz w:val="28"/>
            <w:szCs w:val="28"/>
          </w:rPr>
          <m:t>g=</m:t>
        </m:r>
        <m:rad>
          <m:radPr>
            <m:degHide m:val="1"/>
            <m:ctrlPr>
              <w:rPr>
                <w:rFonts w:ascii="Cambria Math" w:hAnsi="Cambria Math" w:cs="Times New Roman"/>
                <w:i/>
                <w:sz w:val="28"/>
                <w:szCs w:val="28"/>
              </w:rPr>
            </m:ctrlPr>
          </m:radPr>
          <m:deg/>
          <m:e>
            <m:f>
              <m:fPr>
                <m:ctrlPr>
                  <w:rPr>
                    <w:rFonts w:ascii="Cambria Math" w:hAnsi="Cambria Math" w:cs="Times New Roman"/>
                    <w:sz w:val="28"/>
                    <w:szCs w:val="28"/>
                  </w:rPr>
                </m:ctrlPr>
              </m:fPr>
              <m:num>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m:rPr>
                        <m:sty m:val="p"/>
                      </m:rPr>
                      <w:rPr>
                        <w:rFonts w:ascii="Cambria Math" w:hAnsi="Cambria Math" w:cs="Times New Roman"/>
                        <w:sz w:val="28"/>
                        <w:szCs w:val="28"/>
                      </w:rPr>
                      <m:t>t</m:t>
                    </m:r>
                  </m:sub>
                  <m:sup>
                    <m:r>
                      <m:rPr>
                        <m:sty m:val="p"/>
                      </m:rPr>
                      <w:rPr>
                        <w:rFonts w:ascii="Cambria Math" w:hAnsi="Cambria Math" w:cs="Times New Roman"/>
                        <w:sz w:val="28"/>
                        <w:szCs w:val="28"/>
                      </w:rPr>
                      <m:t>2</m:t>
                    </m:r>
                  </m:sup>
                </m:sSubSup>
              </m:num>
              <m:den>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m:rPr>
                        <m:sty m:val="p"/>
                      </m:rPr>
                      <w:rPr>
                        <w:rFonts w:ascii="Cambria Math" w:hAnsi="Cambria Math" w:cs="Times New Roman"/>
                        <w:sz w:val="28"/>
                        <w:szCs w:val="28"/>
                      </w:rPr>
                      <m:t>i</m:t>
                    </m:r>
                  </m:sub>
                  <m:sup>
                    <m:r>
                      <m:rPr>
                        <m:sty m:val="p"/>
                      </m:rPr>
                      <w:rPr>
                        <w:rFonts w:ascii="Cambria Math" w:hAnsi="Cambria Math" w:cs="Times New Roman"/>
                        <w:sz w:val="28"/>
                        <w:szCs w:val="28"/>
                      </w:rPr>
                      <m:t>2</m:t>
                    </m:r>
                  </m:sup>
                </m:sSubSup>
              </m:den>
            </m:f>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e>
        </m:rad>
        <m:r>
          <w:rPr>
            <w:rFonts w:ascii="Cambria Math" w:hAnsi="Cambria Math" w:cs="Times New Roman"/>
            <w:sz w:val="28"/>
            <w:szCs w:val="28"/>
          </w:rPr>
          <m:t>; c=</m:t>
        </m:r>
        <m:r>
          <m:rPr>
            <m:sty m:val="b"/>
          </m:rPr>
          <w:rPr>
            <w:rFonts w:ascii="Cambria Math" w:hAnsi="Cambria Math" w:cs="Times New Roman"/>
            <w:sz w:val="28"/>
            <w:szCs w:val="28"/>
          </w:rPr>
          <m:t>|i∙m|</m:t>
        </m:r>
      </m:oMath>
      <w:r w:rsidR="00B23E02" w:rsidRPr="00AD4BD2">
        <w:rPr>
          <w:rFonts w:ascii="Times New Roman" w:hAnsi="Times New Roman" w:cs="Times New Roman"/>
          <w:sz w:val="28"/>
          <w:szCs w:val="28"/>
        </w:rPr>
        <w:t>;</w:t>
      </w:r>
    </w:p>
    <w:p w14:paraId="7B3B9D81" w14:textId="6473734F" w:rsidR="00A6235B" w:rsidRPr="00AD4BD2" w:rsidRDefault="00DB2085" w:rsidP="00041D77">
      <w:pPr>
        <w:shd w:val="clear" w:color="auto" w:fill="FFFFFF" w:themeFill="background1"/>
        <w:spacing w:after="0"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lang w:val="en-US"/>
              </w:rPr>
              <m:t>t</m:t>
            </m:r>
          </m:sub>
        </m:sSub>
      </m:oMath>
      <w:r w:rsidR="00B23E02" w:rsidRPr="00B5325E">
        <w:rPr>
          <w:rFonts w:ascii="Times New Roman" w:hAnsi="Times New Roman" w:cs="Times New Roman"/>
          <w:sz w:val="28"/>
          <w:szCs w:val="28"/>
        </w:rPr>
        <w:t xml:space="preserve"> – </w:t>
      </w:r>
      <w:r w:rsidR="00B23E02" w:rsidRPr="00F13D22">
        <w:rPr>
          <w:rFonts w:ascii="Times New Roman" w:hAnsi="Times New Roman" w:cs="Times New Roman"/>
          <w:sz w:val="28"/>
          <w:szCs w:val="28"/>
        </w:rPr>
        <w:t xml:space="preserve">Показатель преломления </w:t>
      </w:r>
      <w:r w:rsidR="00801B0A" w:rsidRPr="00AD4BD2">
        <w:rPr>
          <w:rFonts w:ascii="Times New Roman" w:hAnsi="Times New Roman" w:cs="Times New Roman"/>
          <w:sz w:val="28"/>
          <w:szCs w:val="28"/>
        </w:rPr>
        <w:t xml:space="preserve">второй </w:t>
      </w:r>
      <w:r w:rsidR="00B23E02" w:rsidRPr="00AD4BD2">
        <w:rPr>
          <w:rFonts w:ascii="Times New Roman" w:hAnsi="Times New Roman" w:cs="Times New Roman"/>
          <w:sz w:val="28"/>
          <w:szCs w:val="28"/>
        </w:rPr>
        <w:t>среды</w:t>
      </w:r>
      <w:r w:rsidR="00801B0A" w:rsidRPr="00AD4BD2">
        <w:rPr>
          <w:rFonts w:ascii="Times New Roman" w:hAnsi="Times New Roman" w:cs="Times New Roman"/>
          <w:sz w:val="28"/>
          <w:szCs w:val="28"/>
        </w:rPr>
        <w:t xml:space="preserve">, </w:t>
      </w:r>
      <w:r w:rsidR="00782022" w:rsidRPr="00AD4BD2">
        <w:rPr>
          <w:rFonts w:ascii="Times New Roman" w:hAnsi="Times New Roman" w:cs="Times New Roman"/>
          <w:sz w:val="28"/>
          <w:szCs w:val="28"/>
        </w:rPr>
        <w:t>в которую преломился луч;</w:t>
      </w:r>
    </w:p>
    <w:p w14:paraId="5ACE198B" w14:textId="0239528A" w:rsidR="00782022" w:rsidRPr="00AD4BD2" w:rsidRDefault="00DB2085" w:rsidP="00041D77">
      <w:pPr>
        <w:shd w:val="clear" w:color="auto" w:fill="FFFFFF" w:themeFill="background1"/>
        <w:spacing w:after="0"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lang w:val="en-US"/>
              </w:rPr>
              <m:t>i</m:t>
            </m:r>
          </m:sub>
        </m:sSub>
      </m:oMath>
      <w:r w:rsidR="00782022" w:rsidRPr="00F13D22">
        <w:rPr>
          <w:rFonts w:ascii="Times New Roman" w:hAnsi="Times New Roman" w:cs="Times New Roman"/>
          <w:sz w:val="28"/>
          <w:szCs w:val="28"/>
        </w:rPr>
        <w:t xml:space="preserve"> – Показатель преломления первой среды.</w:t>
      </w:r>
    </w:p>
    <w:p w14:paraId="08B084B7" w14:textId="77777777" w:rsidR="00782022" w:rsidRPr="00AD4BD2" w:rsidRDefault="00782022" w:rsidP="00041D77">
      <w:pPr>
        <w:shd w:val="clear" w:color="auto" w:fill="FFFFFF" w:themeFill="background1"/>
        <w:spacing w:after="0" w:line="276" w:lineRule="auto"/>
        <w:rPr>
          <w:rFonts w:ascii="Times New Roman" w:hAnsi="Times New Roman" w:cs="Times New Roman"/>
          <w:sz w:val="28"/>
          <w:szCs w:val="28"/>
        </w:rPr>
      </w:pPr>
    </w:p>
    <w:p w14:paraId="39165B38" w14:textId="0463FC4F" w:rsidR="00A6235B" w:rsidRPr="00B12333" w:rsidRDefault="00B23E02" w:rsidP="00B06873">
      <w:pPr>
        <w:shd w:val="clear" w:color="auto" w:fill="FFFFFF" w:themeFill="background1"/>
        <w:spacing w:line="276" w:lineRule="auto"/>
        <w:rPr>
          <w:rFonts w:ascii="Times New Roman" w:hAnsi="Times New Roman" w:cs="Times New Roman"/>
          <w:sz w:val="28"/>
          <w:szCs w:val="28"/>
        </w:rPr>
      </w:pPr>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p"/>
              </m:rPr>
              <w:rPr>
                <w:rFonts w:ascii="Cambria Math" w:hAnsi="Cambria Math" w:cs="Times New Roman"/>
                <w:sz w:val="28"/>
                <w:szCs w:val="28"/>
              </w:rPr>
              <m:t>i, o,</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m:rPr>
            <m:sty m:val="p"/>
          </m:rPr>
          <w:rPr>
            <w:rFonts w:ascii="Cambria Math" w:hAnsi="Cambria Math" w:cs="Times New Roman"/>
            <w:sz w:val="28"/>
            <w:szCs w:val="28"/>
          </w:rPr>
          <m:t>-</m:t>
        </m:r>
        <m:r>
          <w:rPr>
            <w:rFonts w:ascii="Cambria Math" w:hAnsi="Cambria Math" w:cs="Times New Roman"/>
            <w:sz w:val="28"/>
            <w:szCs w:val="28"/>
          </w:rPr>
          <m:t xml:space="preserve"> </m:t>
        </m:r>
      </m:oMath>
      <w:r w:rsidR="009869D5" w:rsidRPr="00B12333">
        <w:rPr>
          <w:rFonts w:ascii="Times New Roman" w:hAnsi="Times New Roman" w:cs="Times New Roman"/>
          <w:sz w:val="28"/>
          <w:szCs w:val="28"/>
        </w:rPr>
        <w:t>ф</w:t>
      </w:r>
      <w:proofErr w:type="spellStart"/>
      <w:r w:rsidR="00A6235B" w:rsidRPr="00B12333">
        <w:rPr>
          <w:rFonts w:ascii="Times New Roman" w:hAnsi="Times New Roman" w:cs="Times New Roman"/>
          <w:sz w:val="28"/>
          <w:szCs w:val="28"/>
        </w:rPr>
        <w:t>ункция</w:t>
      </w:r>
      <w:proofErr w:type="spellEnd"/>
      <w:r w:rsidR="00A6235B" w:rsidRPr="00B12333">
        <w:rPr>
          <w:rFonts w:ascii="Times New Roman" w:hAnsi="Times New Roman" w:cs="Times New Roman"/>
          <w:sz w:val="28"/>
          <w:szCs w:val="28"/>
        </w:rPr>
        <w:t xml:space="preserve"> геометрии (</w:t>
      </w:r>
      <w:r w:rsidR="00A6235B" w:rsidRPr="00B12333">
        <w:rPr>
          <w:rFonts w:ascii="Times New Roman" w:hAnsi="Times New Roman" w:cs="Times New Roman"/>
          <w:sz w:val="28"/>
          <w:szCs w:val="28"/>
          <w:lang w:val="en-US"/>
        </w:rPr>
        <w:t>Geometry</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function</w:t>
      </w:r>
      <w:r w:rsidR="00A6235B" w:rsidRPr="00B12333">
        <w:rPr>
          <w:rFonts w:ascii="Times New Roman" w:hAnsi="Times New Roman" w:cs="Times New Roman"/>
          <w:sz w:val="28"/>
          <w:szCs w:val="28"/>
        </w:rPr>
        <w:t xml:space="preserve">), которая статистически аппроксимирует относительную площадь поверхности, где происходит самозатенение и перекрытие. Эта функция зависит от функции нормального распределения </w:t>
      </w:r>
      <w:r w:rsidR="00A6235B" w:rsidRPr="00B12333">
        <w:rPr>
          <w:rFonts w:ascii="Times New Roman" w:hAnsi="Times New Roman" w:cs="Times New Roman"/>
          <w:sz w:val="28"/>
          <w:szCs w:val="28"/>
          <w:lang w:val="en-US"/>
        </w:rPr>
        <w:t>D</w:t>
      </w:r>
      <w:r w:rsidR="00A6235B" w:rsidRPr="00B12333">
        <w:rPr>
          <w:rFonts w:ascii="Times New Roman" w:hAnsi="Times New Roman" w:cs="Times New Roman"/>
          <w:sz w:val="28"/>
          <w:szCs w:val="28"/>
        </w:rPr>
        <w:t xml:space="preserve"> и деталей микроповерхности. В общем случае используется приближение Смита</w:t>
      </w:r>
      <w:r w:rsidR="005F3124" w:rsidRPr="00B12333">
        <w:rPr>
          <w:rFonts w:ascii="Times New Roman" w:hAnsi="Times New Roman" w:cs="Times New Roman"/>
          <w:sz w:val="28"/>
          <w:szCs w:val="28"/>
        </w:rPr>
        <w:t xml:space="preserve"> [10]</w:t>
      </w:r>
      <w:r w:rsidR="007F2605" w:rsidRPr="00B12333">
        <w:rPr>
          <w:rFonts w:ascii="Times New Roman" w:hAnsi="Times New Roman" w:cs="Times New Roman"/>
          <w:sz w:val="28"/>
          <w:szCs w:val="28"/>
        </w:rPr>
        <w:t xml:space="preserve">, которое аппроксимирует двунаправленное самозатенение и перекрытие с помощью двух однонаправленных коэффициентов, возвращаемых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007F2605" w:rsidRPr="00B12333">
        <w:rPr>
          <w:rFonts w:ascii="Times New Roman" w:hAnsi="Times New Roman" w:cs="Times New Roman"/>
          <w:sz w:val="28"/>
          <w:szCs w:val="28"/>
        </w:rPr>
        <w:t xml:space="preserve"> </w:t>
      </w:r>
      <w:r w:rsidR="005F3124" w:rsidRPr="00B12333">
        <w:rPr>
          <w:rFonts w:ascii="Times New Roman" w:hAnsi="Times New Roman" w:cs="Times New Roman"/>
          <w:sz w:val="28"/>
          <w:szCs w:val="28"/>
        </w:rPr>
        <w:t>:</w:t>
      </w:r>
    </w:p>
    <w:p w14:paraId="6491E8F0" w14:textId="638A76CA" w:rsidR="00B23E02" w:rsidRPr="00B12333" w:rsidRDefault="00B23E02" w:rsidP="00B06873">
      <w:pPr>
        <w:shd w:val="clear" w:color="auto" w:fill="FFFFFF" w:themeFill="background1"/>
        <w:spacing w:line="276" w:lineRule="auto"/>
        <w:rPr>
          <w:rFonts w:ascii="Times New Roman" w:hAnsi="Times New Roman" w:cs="Times New Roman"/>
          <w:sz w:val="28"/>
          <w:szCs w:val="28"/>
        </w:rPr>
      </w:pPr>
      <m:oMathPara>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 m</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m:rPr>
              <m:sty m:val="b"/>
            </m:rPr>
            <w:rPr>
              <w:rFonts w:ascii="Cambria Math" w:hAnsi="Cambria Math" w:cs="Times New Roman"/>
              <w:sz w:val="28"/>
              <w:szCs w:val="28"/>
            </w:rPr>
            <m:t>i,m</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m:rPr>
              <m:sty m:val="b"/>
            </m:rPr>
            <w:rPr>
              <w:rFonts w:ascii="Cambria Math" w:hAnsi="Cambria Math" w:cs="Times New Roman"/>
              <w:sz w:val="28"/>
              <w:szCs w:val="28"/>
            </w:rPr>
            <m:t>o,m</m:t>
          </m:r>
          <m:r>
            <m:rPr>
              <m:sty m:val="p"/>
            </m:rPr>
            <w:rPr>
              <w:rFonts w:ascii="Cambria Math" w:hAnsi="Cambria Math" w:cs="Times New Roman"/>
              <w:sz w:val="28"/>
              <w:szCs w:val="28"/>
            </w:rPr>
            <m:t>)</m:t>
          </m:r>
        </m:oMath>
      </m:oMathPara>
    </w:p>
    <w:p w14:paraId="3B62BB6F" w14:textId="69931935" w:rsidR="00331079" w:rsidRPr="00B12333" w:rsidRDefault="007F2605" w:rsidP="00B06873">
      <w:p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Pr="00B12333">
        <w:rPr>
          <w:rFonts w:ascii="Times New Roman" w:hAnsi="Times New Roman" w:cs="Times New Roman"/>
          <w:sz w:val="28"/>
          <w:szCs w:val="28"/>
        </w:rPr>
        <w:t xml:space="preserve">зависит от функции нормального распределения </w:t>
      </w:r>
      <w:r w:rsidRPr="00B12333">
        <w:rPr>
          <w:rFonts w:ascii="Times New Roman" w:hAnsi="Times New Roman" w:cs="Times New Roman"/>
          <w:sz w:val="28"/>
          <w:szCs w:val="28"/>
          <w:lang w:val="en-US"/>
        </w:rPr>
        <w:t>D</w:t>
      </w:r>
    </w:p>
    <w:p w14:paraId="5996C4F1" w14:textId="0822BB23" w:rsidR="00A6235B" w:rsidRPr="00B12333" w:rsidRDefault="007F2605" w:rsidP="00B06873">
      <w:pPr>
        <w:shd w:val="clear" w:color="auto" w:fill="FFFFFF" w:themeFill="background1"/>
        <w:spacing w:line="276" w:lineRule="auto"/>
        <w:rPr>
          <w:rFonts w:ascii="Times New Roman" w:hAnsi="Times New Roman" w:cs="Times New Roman"/>
          <w:sz w:val="28"/>
          <w:szCs w:val="28"/>
        </w:rPr>
      </w:pPr>
      <m:oMath>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w:rPr>
            <w:rFonts w:ascii="Cambria Math" w:hAnsi="Cambria Math" w:cs="Times New Roman"/>
            <w:sz w:val="28"/>
            <w:szCs w:val="28"/>
          </w:rPr>
          <m:t xml:space="preserve">- </m:t>
        </m:r>
      </m:oMath>
      <w:r w:rsidR="009869D5" w:rsidRPr="00B12333">
        <w:rPr>
          <w:rFonts w:ascii="Times New Roman" w:hAnsi="Times New Roman" w:cs="Times New Roman"/>
          <w:sz w:val="28"/>
          <w:szCs w:val="28"/>
        </w:rPr>
        <w:t>ф</w:t>
      </w:r>
      <w:proofErr w:type="spellStart"/>
      <w:r w:rsidR="00A6235B" w:rsidRPr="00B12333">
        <w:rPr>
          <w:rFonts w:ascii="Times New Roman" w:hAnsi="Times New Roman" w:cs="Times New Roman"/>
          <w:sz w:val="28"/>
          <w:szCs w:val="28"/>
        </w:rPr>
        <w:t>ункция</w:t>
      </w:r>
      <w:proofErr w:type="spellEnd"/>
      <w:r w:rsidR="00A6235B" w:rsidRPr="00B12333">
        <w:rPr>
          <w:rFonts w:ascii="Times New Roman" w:hAnsi="Times New Roman" w:cs="Times New Roman"/>
          <w:sz w:val="28"/>
          <w:szCs w:val="28"/>
        </w:rPr>
        <w:t xml:space="preserve"> нормального распределения (</w:t>
      </w:r>
      <w:r w:rsidR="00A6235B" w:rsidRPr="00B12333">
        <w:rPr>
          <w:rFonts w:ascii="Times New Roman" w:hAnsi="Times New Roman" w:cs="Times New Roman"/>
          <w:sz w:val="28"/>
          <w:szCs w:val="28"/>
          <w:lang w:val="en-US"/>
        </w:rPr>
        <w:t>Normal</w:t>
      </w:r>
      <w:r w:rsidR="00A6235B" w:rsidRPr="00B12333">
        <w:rPr>
          <w:sz w:val="28"/>
          <w:szCs w:val="28"/>
        </w:rPr>
        <w:t xml:space="preserve"> </w:t>
      </w:r>
      <w:r w:rsidR="00A6235B" w:rsidRPr="00B12333">
        <w:rPr>
          <w:rFonts w:ascii="Times New Roman" w:hAnsi="Times New Roman" w:cs="Times New Roman"/>
          <w:sz w:val="28"/>
          <w:szCs w:val="28"/>
          <w:lang w:val="en-US"/>
        </w:rPr>
        <w:t>Distributions</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Functions</w:t>
      </w:r>
      <w:r w:rsidR="00A6235B" w:rsidRPr="00B12333">
        <w:rPr>
          <w:rFonts w:ascii="Times New Roman" w:hAnsi="Times New Roman" w:cs="Times New Roman"/>
          <w:sz w:val="28"/>
          <w:szCs w:val="28"/>
        </w:rPr>
        <w:t>)</w:t>
      </w:r>
      <w:r w:rsidRPr="00B12333">
        <w:rPr>
          <w:rFonts w:ascii="Times New Roman" w:hAnsi="Times New Roman" w:cs="Times New Roman"/>
          <w:sz w:val="28"/>
          <w:szCs w:val="28"/>
        </w:rPr>
        <w:t>.</w:t>
      </w:r>
      <w:r w:rsidR="00A6235B" w:rsidRPr="00B12333">
        <w:rPr>
          <w:rFonts w:ascii="Times New Roman" w:hAnsi="Times New Roman" w:cs="Times New Roman"/>
          <w:sz w:val="28"/>
          <w:szCs w:val="28"/>
        </w:rPr>
        <w:t xml:space="preserve"> </w:t>
      </w:r>
      <w:r w:rsidRPr="00B12333">
        <w:rPr>
          <w:rFonts w:ascii="Times New Roman" w:hAnsi="Times New Roman" w:cs="Times New Roman"/>
          <w:sz w:val="28"/>
          <w:szCs w:val="28"/>
        </w:rPr>
        <w:t xml:space="preserve">Она </w:t>
      </w:r>
      <w:r w:rsidR="00A6235B" w:rsidRPr="00B12333">
        <w:rPr>
          <w:rFonts w:ascii="Times New Roman" w:hAnsi="Times New Roman" w:cs="Times New Roman"/>
          <w:sz w:val="28"/>
          <w:szCs w:val="28"/>
        </w:rPr>
        <w:t>аппроксимирует количество микрограней поверхности, ориентированных по медианному вектору, основывая</w:t>
      </w:r>
      <w:r w:rsidR="00331079" w:rsidRPr="00B12333">
        <w:rPr>
          <w:rFonts w:ascii="Times New Roman" w:hAnsi="Times New Roman" w:cs="Times New Roman"/>
          <w:sz w:val="28"/>
          <w:szCs w:val="28"/>
        </w:rPr>
        <w:t>сь на шероховатости поверхности (</w:t>
      </w:r>
      <w:r w:rsidR="00A6235B" w:rsidRPr="00B12333">
        <w:rPr>
          <w:rFonts w:ascii="Times New Roman" w:hAnsi="Times New Roman" w:cs="Times New Roman"/>
          <w:sz w:val="28"/>
          <w:szCs w:val="28"/>
        </w:rPr>
        <w:t>это основная функция, аппроксимирующая микрограни</w:t>
      </w:r>
      <w:r w:rsidR="00331079" w:rsidRPr="00B12333">
        <w:rPr>
          <w:rFonts w:ascii="Times New Roman" w:hAnsi="Times New Roman" w:cs="Times New Roman"/>
          <w:sz w:val="28"/>
          <w:szCs w:val="28"/>
        </w:rPr>
        <w:t>)</w:t>
      </w:r>
      <w:r w:rsidR="00A6235B" w:rsidRPr="00B12333">
        <w:rPr>
          <w:rFonts w:ascii="Times New Roman" w:hAnsi="Times New Roman" w:cs="Times New Roman"/>
          <w:sz w:val="28"/>
          <w:szCs w:val="28"/>
        </w:rPr>
        <w:t xml:space="preserve">. Существует несколько </w:t>
      </w:r>
      <w:r w:rsidR="00331079" w:rsidRPr="00B12333">
        <w:rPr>
          <w:rFonts w:ascii="Times New Roman" w:hAnsi="Times New Roman" w:cs="Times New Roman"/>
          <w:sz w:val="28"/>
          <w:szCs w:val="28"/>
        </w:rPr>
        <w:t xml:space="preserve">вариантов </w:t>
      </w:r>
      <w:r w:rsidR="00A6235B" w:rsidRPr="00B12333">
        <w:rPr>
          <w:rFonts w:ascii="Times New Roman" w:hAnsi="Times New Roman" w:cs="Times New Roman"/>
          <w:sz w:val="28"/>
          <w:szCs w:val="28"/>
        </w:rPr>
        <w:t>функций распределения, которы</w:t>
      </w:r>
      <w:r w:rsidR="00782022" w:rsidRPr="00B12333">
        <w:rPr>
          <w:rFonts w:ascii="Times New Roman" w:hAnsi="Times New Roman" w:cs="Times New Roman"/>
          <w:sz w:val="28"/>
          <w:szCs w:val="28"/>
        </w:rPr>
        <w:t>е дают немного разный результат. В шейдере можно выбрать какой-нибудь из них.</w:t>
      </w:r>
      <w:r w:rsidR="00A6235B" w:rsidRPr="00B12333">
        <w:rPr>
          <w:rFonts w:ascii="Times New Roman" w:hAnsi="Times New Roman" w:cs="Times New Roman"/>
          <w:sz w:val="28"/>
          <w:szCs w:val="28"/>
        </w:rPr>
        <w:t xml:space="preserve"> </w:t>
      </w:r>
    </w:p>
    <w:p w14:paraId="3708628C" w14:textId="77777777" w:rsidR="007F2605" w:rsidRPr="00B1233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Распределение Бэкманна (Beckmann)</w:t>
      </w:r>
      <w:r w:rsidR="007F2605" w:rsidRPr="00B12333">
        <w:rPr>
          <w:rFonts w:ascii="Times New Roman" w:hAnsi="Times New Roman" w:cs="Times New Roman"/>
          <w:sz w:val="28"/>
          <w:szCs w:val="28"/>
        </w:rPr>
        <w:t>:</w:t>
      </w:r>
    </w:p>
    <w:p w14:paraId="0C0F8359" w14:textId="64CA7728" w:rsidR="00331079" w:rsidRPr="00B12333" w:rsidRDefault="007F2605" w:rsidP="00B06873">
      <w:pPr>
        <w:pStyle w:val="a5"/>
        <w:shd w:val="clear" w:color="auto" w:fill="FFFFFF" w:themeFill="background1"/>
        <w:spacing w:line="276" w:lineRule="auto"/>
        <w:rPr>
          <w:rFonts w:ascii="Times New Roman" w:hAnsi="Times New Roman" w:cs="Times New Roman"/>
          <w:sz w:val="28"/>
          <w:szCs w:val="28"/>
        </w:rPr>
      </w:pPr>
      <m:oMath>
        <m:r>
          <w:rPr>
            <w:rFonts w:ascii="Cambria Math" w:hAnsi="Cambria Math" w:cs="Times New Roman"/>
            <w:sz w:val="28"/>
            <w:szCs w:val="28"/>
          </w:rPr>
          <w:lastRenderedPageBreak/>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rPr>
          <m:t>=</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m:t>
            </m:r>
            <m:r>
              <m:rPr>
                <m:sty m:val="b"/>
              </m:rPr>
              <w:rPr>
                <w:rFonts w:ascii="Cambria Math" w:hAnsi="Cambria Math" w:cs="Times New Roman"/>
                <w:sz w:val="28"/>
                <w:szCs w:val="28"/>
              </w:rPr>
              <m:t>m∙n</m:t>
            </m:r>
            <m:r>
              <m:rPr>
                <m:sty m:val="p"/>
              </m:rPr>
              <w:rPr>
                <w:rFonts w:ascii="Cambria Math" w:hAnsi="Cambria Math" w:cs="Times New Roman"/>
                <w:sz w:val="28"/>
                <w:szCs w:val="28"/>
              </w:rPr>
              <m:t>)</m:t>
            </m:r>
          </m:num>
          <m:den>
            <m:r>
              <m:rPr>
                <m:sty m:val="p"/>
              </m:rPr>
              <w:rPr>
                <w:rFonts w:ascii="Cambria Math" w:hAnsi="Cambria Math" w:cs="Times New Roman"/>
                <w:sz w:val="28"/>
                <w:szCs w:val="28"/>
              </w:rPr>
              <m:t>π</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r>
              <m:rPr>
                <m:sty m:val="p"/>
              </m:rPr>
              <w:rPr>
                <w:rFonts w:ascii="Cambria Math" w:hAnsi="Cambria Math" w:cs="Times New Roman"/>
                <w:sz w:val="28"/>
                <w:szCs w:val="28"/>
              </w:rPr>
              <m:t>co</m:t>
            </m:r>
            <m:sSup>
              <m:sSupPr>
                <m:ctrlPr>
                  <w:rPr>
                    <w:rFonts w:ascii="Cambria Math" w:hAnsi="Cambria Math" w:cs="Times New Roman"/>
                    <w:sz w:val="28"/>
                    <w:szCs w:val="28"/>
                  </w:rPr>
                </m:ctrlPr>
              </m:sSupPr>
              <m:e>
                <m:r>
                  <m:rPr>
                    <m:sty m:val="p"/>
                  </m:rPr>
                  <w:rPr>
                    <w:rFonts w:ascii="Cambria Math" w:hAnsi="Cambria Math" w:cs="Times New Roman"/>
                    <w:sz w:val="28"/>
                    <w:szCs w:val="28"/>
                  </w:rPr>
                  <m:t>s</m:t>
                </m:r>
              </m:e>
              <m:sup>
                <m:r>
                  <m:rPr>
                    <m:sty m:val="p"/>
                  </m:rPr>
                  <w:rPr>
                    <w:rFonts w:ascii="Cambria Math" w:hAnsi="Cambria Math" w:cs="Times New Roman"/>
                    <w:sz w:val="28"/>
                    <w:szCs w:val="28"/>
                  </w:rPr>
                  <m:t>4</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den>
        </m:f>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w:rPr>
                <w:rFonts w:ascii="Cambria Math" w:hAnsi="Cambria Math" w:cs="Times New Roman"/>
                <w:sz w:val="28"/>
                <w:szCs w:val="28"/>
              </w:rPr>
              <m:t>e</m:t>
            </m:r>
          </m:e>
          <m:sup>
            <m:f>
              <m:fPr>
                <m:ctrlPr>
                  <w:rPr>
                    <w:rFonts w:ascii="Cambria Math" w:hAnsi="Cambria Math" w:cs="Times New Roman"/>
                    <w:sz w:val="28"/>
                    <w:szCs w:val="28"/>
                  </w:rPr>
                </m:ctrlPr>
              </m:fPr>
              <m:num>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den>
            </m:f>
          </m:sup>
        </m:sSup>
      </m:oMath>
      <w:r w:rsidRPr="00B12333">
        <w:rPr>
          <w:rFonts w:ascii="Times New Roman" w:hAnsi="Times New Roman" w:cs="Times New Roman"/>
          <w:sz w:val="28"/>
          <w:szCs w:val="28"/>
        </w:rPr>
        <w:t xml:space="preserve"> </w:t>
      </w:r>
      <w:r w:rsidR="00331079" w:rsidRPr="00B12333">
        <w:rPr>
          <w:rFonts w:ascii="Times New Roman" w:hAnsi="Times New Roman" w:cs="Times New Roman"/>
          <w:sz w:val="28"/>
          <w:szCs w:val="28"/>
        </w:rPr>
        <w:t>,</w:t>
      </w:r>
    </w:p>
    <w:p w14:paraId="2A4E0843" w14:textId="20664E50" w:rsidR="00331079" w:rsidRPr="00B12333" w:rsidRDefault="00331079"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t xml:space="preserve">где </w:t>
      </w:r>
      <m:oMath>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sz w:val="28"/>
                <w:szCs w:val="28"/>
              </w:rPr>
            </m:ctrlPr>
          </m:dPr>
          <m:e>
            <m:r>
              <w:rPr>
                <w:rFonts w:ascii="Cambria Math" w:hAnsi="Cambria Math" w:cs="Times New Roman"/>
                <w:sz w:val="28"/>
                <w:szCs w:val="28"/>
                <w:lang w:val="en-US"/>
              </w:rPr>
              <m:t>a</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a&gt;0</m:t>
                </m:r>
              </m:e>
              <m:e>
                <m:r>
                  <w:rPr>
                    <w:rFonts w:ascii="Cambria Math" w:hAnsi="Cambria Math" w:cs="Times New Roman"/>
                    <w:sz w:val="28"/>
                    <w:szCs w:val="28"/>
                  </w:rPr>
                  <m:t>0, a&lt;0</m:t>
                </m:r>
              </m:e>
            </m:eqArr>
          </m:e>
        </m:d>
      </m:oMath>
      <w:r w:rsidRPr="00B12333">
        <w:rPr>
          <w:rFonts w:ascii="Times New Roman" w:hAnsi="Times New Roman" w:cs="Times New Roman"/>
          <w:sz w:val="28"/>
          <w:szCs w:val="28"/>
        </w:rPr>
        <w:t xml:space="preserve"> ;</w:t>
      </w:r>
      <w:r w:rsidR="00960D2F" w:rsidRPr="00B12333">
        <w:rPr>
          <w:rFonts w:ascii="Times New Roman" w:hAnsi="Times New Roman" w:cs="Times New Roman"/>
          <w:sz w:val="28"/>
          <w:szCs w:val="28"/>
        </w:rPr>
        <w:t xml:space="preserve"> (т.е. </w:t>
      </w:r>
      <w:r w:rsidR="00960D2F" w:rsidRPr="00B12333">
        <w:rPr>
          <w:rFonts w:ascii="Times New Roman" w:hAnsi="Times New Roman" w:cs="Times New Roman"/>
          <w:sz w:val="28"/>
          <w:szCs w:val="28"/>
          <w:lang w:val="en-US"/>
        </w:rPr>
        <w:t>D</w:t>
      </w:r>
      <w:r w:rsidR="00960D2F" w:rsidRPr="00B12333">
        <w:rPr>
          <w:rFonts w:ascii="Times New Roman" w:hAnsi="Times New Roman" w:cs="Times New Roman"/>
          <w:sz w:val="28"/>
          <w:szCs w:val="28"/>
        </w:rPr>
        <w:t>(</w:t>
      </w:r>
      <w:r w:rsidR="00960D2F" w:rsidRPr="00B12333">
        <w:rPr>
          <w:rFonts w:ascii="Times New Roman" w:hAnsi="Times New Roman" w:cs="Times New Roman"/>
          <w:b/>
          <w:sz w:val="28"/>
          <w:szCs w:val="28"/>
          <w:lang w:val="en-US"/>
        </w:rPr>
        <w:t>m</w:t>
      </w:r>
      <w:r w:rsidR="00960D2F" w:rsidRPr="00B12333">
        <w:rPr>
          <w:rFonts w:ascii="Times New Roman" w:hAnsi="Times New Roman" w:cs="Times New Roman"/>
          <w:sz w:val="28"/>
          <w:szCs w:val="28"/>
        </w:rPr>
        <w:t xml:space="preserve">)=0 если </w:t>
      </w:r>
      <w:r w:rsidR="00960D2F" w:rsidRPr="00B12333">
        <w:rPr>
          <w:rFonts w:ascii="Times New Roman" w:hAnsi="Times New Roman" w:cs="Times New Roman"/>
          <w:b/>
          <w:sz w:val="28"/>
          <w:szCs w:val="28"/>
          <w:lang w:val="en-US"/>
        </w:rPr>
        <w:t>m</w:t>
      </w:r>
      <m:oMath>
        <m:r>
          <m:rPr>
            <m:sty m:val="bi"/>
          </m:rPr>
          <w:rPr>
            <w:rFonts w:ascii="Cambria Math" w:hAnsi="Cambria Math" w:cs="Times New Roman"/>
            <w:sz w:val="28"/>
            <w:szCs w:val="28"/>
          </w:rPr>
          <m:t xml:space="preserve"> ∙ </m:t>
        </m:r>
      </m:oMath>
      <w:r w:rsidR="00960D2F" w:rsidRPr="00B12333">
        <w:rPr>
          <w:rFonts w:ascii="Times New Roman" w:hAnsi="Times New Roman" w:cs="Times New Roman"/>
          <w:b/>
          <w:sz w:val="28"/>
          <w:szCs w:val="28"/>
          <w:lang w:val="en-US"/>
        </w:rPr>
        <w:t>n</w:t>
      </w:r>
      <m:oMath>
        <m:r>
          <m:rPr>
            <m:sty m:val="bi"/>
          </m:rPr>
          <w:rPr>
            <w:rFonts w:ascii="Cambria Math" w:hAnsi="Cambria Math" w:cs="Times New Roman"/>
            <w:sz w:val="28"/>
            <w:szCs w:val="28"/>
          </w:rPr>
          <m:t xml:space="preserve"> ≤</m:t>
        </m:r>
        <m:r>
          <m:rPr>
            <m:sty m:val="p"/>
          </m:rPr>
          <w:rPr>
            <w:rFonts w:ascii="Cambria Math" w:hAnsi="Cambria Math" w:cs="Times New Roman"/>
            <w:sz w:val="28"/>
            <w:szCs w:val="28"/>
          </w:rPr>
          <m:t>0</m:t>
        </m:r>
      </m:oMath>
      <w:r w:rsidR="00960D2F" w:rsidRPr="00B12333">
        <w:rPr>
          <w:rFonts w:ascii="Times New Roman" w:hAnsi="Times New Roman" w:cs="Times New Roman"/>
          <w:sz w:val="28"/>
          <w:szCs w:val="28"/>
        </w:rPr>
        <w:t>)</w:t>
      </w:r>
    </w:p>
    <w:p w14:paraId="26F418A4" w14:textId="3EDA8273" w:rsidR="00331079" w:rsidRPr="00B12333" w:rsidRDefault="00DB2085" w:rsidP="00B06873">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r>
          <m:rPr>
            <m:sty m:val="p"/>
          </m:rPr>
          <w:rPr>
            <w:rFonts w:ascii="Cambria Math" w:hAnsi="Cambria Math" w:cs="Times New Roman"/>
            <w:sz w:val="28"/>
            <w:szCs w:val="28"/>
          </w:rPr>
          <m:t>arctan</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r>
              <w:rPr>
                <w:rFonts w:ascii="Cambria Math" w:hAnsi="Cambria Math" w:cs="Times New Roman"/>
                <w:sz w:val="28"/>
                <w:szCs w:val="28"/>
              </w:rPr>
              <m:t>)</m:t>
            </m:r>
          </m:e>
        </m:rad>
      </m:oMath>
      <w:r w:rsidR="00331079" w:rsidRPr="00B12333">
        <w:rPr>
          <w:rFonts w:ascii="Times New Roman" w:hAnsi="Times New Roman" w:cs="Times New Roman"/>
          <w:sz w:val="28"/>
          <w:szCs w:val="28"/>
        </w:rPr>
        <w:t xml:space="preserve"> – угол между </w:t>
      </w:r>
      <w:r w:rsidR="00960D2F" w:rsidRPr="00B12333">
        <w:rPr>
          <w:rFonts w:ascii="Times New Roman" w:hAnsi="Times New Roman" w:cs="Times New Roman"/>
          <w:b/>
          <w:sz w:val="28"/>
          <w:szCs w:val="28"/>
          <w:lang w:val="en-US"/>
        </w:rPr>
        <w:t>m</w:t>
      </w:r>
      <w:r w:rsidR="00960D2F" w:rsidRPr="00B12333">
        <w:rPr>
          <w:rFonts w:ascii="Times New Roman" w:hAnsi="Times New Roman" w:cs="Times New Roman"/>
          <w:sz w:val="28"/>
          <w:szCs w:val="28"/>
        </w:rPr>
        <w:t xml:space="preserve"> </w:t>
      </w:r>
      <w:r w:rsidR="00331079" w:rsidRPr="00B12333">
        <w:rPr>
          <w:rFonts w:ascii="Times New Roman" w:hAnsi="Times New Roman" w:cs="Times New Roman"/>
          <w:sz w:val="28"/>
          <w:szCs w:val="28"/>
        </w:rPr>
        <w:t>и</w:t>
      </w:r>
      <w:r w:rsidR="00960D2F" w:rsidRPr="00B12333">
        <w:rPr>
          <w:rFonts w:ascii="Times New Roman" w:hAnsi="Times New Roman" w:cs="Times New Roman"/>
          <w:sz w:val="28"/>
          <w:szCs w:val="28"/>
        </w:rPr>
        <w:t xml:space="preserve"> </w:t>
      </w:r>
      <w:r w:rsidR="00960D2F" w:rsidRPr="00B12333">
        <w:rPr>
          <w:rFonts w:ascii="Times New Roman" w:hAnsi="Times New Roman" w:cs="Times New Roman"/>
          <w:b/>
          <w:sz w:val="28"/>
          <w:szCs w:val="28"/>
          <w:lang w:val="en-US"/>
        </w:rPr>
        <w:t>n</w:t>
      </w:r>
      <w:r w:rsidR="00960D2F" w:rsidRPr="00B12333">
        <w:rPr>
          <w:rFonts w:ascii="Times New Roman" w:hAnsi="Times New Roman" w:cs="Times New Roman"/>
          <w:sz w:val="28"/>
          <w:szCs w:val="28"/>
        </w:rPr>
        <w:t>;</w:t>
      </w:r>
    </w:p>
    <w:p w14:paraId="7C7DF062" w14:textId="1058244E" w:rsidR="00846316" w:rsidRPr="00B12333" w:rsidRDefault="00DB2085" w:rsidP="00B06873">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oMath>
      <w:r w:rsidR="00846316" w:rsidRPr="00B12333">
        <w:rPr>
          <w:rFonts w:ascii="Times New Roman" w:hAnsi="Times New Roman" w:cs="Times New Roman"/>
          <w:sz w:val="28"/>
          <w:szCs w:val="28"/>
        </w:rPr>
        <w:t xml:space="preserve"> – равномерно распределенная случайная величина на интервале (0, 1]</w:t>
      </w:r>
    </w:p>
    <w:p w14:paraId="061F2FF9" w14:textId="3C94DACA" w:rsidR="00960D2F" w:rsidRPr="00B12333" w:rsidRDefault="00DB2085" w:rsidP="00B06873">
      <w:pPr>
        <w:shd w:val="clear" w:color="auto" w:fill="FFFFFF" w:themeFill="background1"/>
        <w:spacing w:line="276" w:lineRule="auto"/>
        <w:ind w:firstLine="708"/>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 xml:space="preserve"> </m:t>
            </m:r>
          </m:sup>
        </m:sSubSup>
      </m:oMath>
      <w:r w:rsidR="00960D2F" w:rsidRPr="00B12333">
        <w:rPr>
          <w:rFonts w:ascii="Times New Roman" w:hAnsi="Times New Roman" w:cs="Times New Roman"/>
          <w:sz w:val="28"/>
          <w:szCs w:val="28"/>
        </w:rPr>
        <w:t xml:space="preserve"> – </w:t>
      </w:r>
      <w:r w:rsidR="00544912" w:rsidRPr="00B12333">
        <w:rPr>
          <w:rFonts w:ascii="Times New Roman" w:hAnsi="Times New Roman" w:cs="Times New Roman"/>
          <w:sz w:val="28"/>
          <w:szCs w:val="28"/>
        </w:rPr>
        <w:t>параметр шероховатости для распр. Бэкманна;</w:t>
      </w:r>
    </w:p>
    <w:p w14:paraId="359A5545" w14:textId="170AD9BB" w:rsidR="00544912" w:rsidRPr="00B12333" w:rsidRDefault="00544912"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t xml:space="preserve">Соответствующая </w:t>
      </w:r>
      <w:r w:rsidRPr="00B12333">
        <w:rPr>
          <w:rFonts w:ascii="Times New Roman" w:hAnsi="Times New Roman" w:cs="Times New Roman"/>
          <w:sz w:val="28"/>
          <w:szCs w:val="28"/>
          <w:lang w:val="en-US"/>
        </w:rPr>
        <w:t>D</w:t>
      </w:r>
      <w:r w:rsidRPr="00B12333">
        <w:rPr>
          <w:rFonts w:ascii="Times New Roman" w:hAnsi="Times New Roman" w:cs="Times New Roman"/>
          <w:sz w:val="28"/>
          <w:szCs w:val="28"/>
        </w:rPr>
        <w:t xml:space="preserve"> функция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w:rPr>
            <w:rFonts w:ascii="Cambria Math" w:hAnsi="Cambria Math" w:cs="Times New Roman"/>
            <w:sz w:val="28"/>
            <w:szCs w:val="28"/>
          </w:rPr>
          <m:t>:</m:t>
        </m:r>
      </m:oMath>
    </w:p>
    <w:p w14:paraId="164F94B5" w14:textId="57E28370" w:rsidR="00544912" w:rsidRPr="00B12333" w:rsidRDefault="00DB2085" w:rsidP="00B06873">
      <w:pPr>
        <w:shd w:val="clear" w:color="auto" w:fill="FFFFFF" w:themeFill="background1"/>
        <w:spacing w:line="276" w:lineRule="auto"/>
        <w:ind w:firstLine="708"/>
        <w:rPr>
          <w:rFonts w:ascii="Times New Roman" w:hAnsi="Times New Roman" w:cs="Times New Roman"/>
          <w:i/>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erf</m:t>
                  </m:r>
                </m:fName>
                <m:e>
                  <m:d>
                    <m:dPr>
                      <m:ctrlPr>
                        <w:rPr>
                          <w:rFonts w:ascii="Cambria Math" w:hAnsi="Cambria Math" w:cs="Times New Roman"/>
                          <w:i/>
                          <w:sz w:val="28"/>
                          <w:szCs w:val="28"/>
                        </w:rPr>
                      </m:ctrlPr>
                    </m:dPr>
                    <m:e>
                      <m:r>
                        <w:rPr>
                          <w:rFonts w:ascii="Cambria Math" w:hAnsi="Cambria Math" w:cs="Times New Roman"/>
                          <w:sz w:val="28"/>
                          <w:szCs w:val="28"/>
                        </w:rPr>
                        <m:t>a</m:t>
                      </m:r>
                    </m:e>
                  </m:d>
                </m:e>
              </m:func>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a</m:t>
                  </m:r>
                  <m:rad>
                    <m:radPr>
                      <m:degHide m:val="1"/>
                      <m:ctrlPr>
                        <w:rPr>
                          <w:rFonts w:ascii="Cambria Math" w:hAnsi="Cambria Math" w:cs="Times New Roman"/>
                          <w:i/>
                          <w:sz w:val="28"/>
                          <w:szCs w:val="28"/>
                        </w:rPr>
                      </m:ctrlPr>
                    </m:radPr>
                    <m:deg/>
                    <m:e>
                      <m:r>
                        <w:rPr>
                          <w:rFonts w:ascii="Cambria Math" w:hAnsi="Cambria Math" w:cs="Times New Roman"/>
                          <w:sz w:val="28"/>
                          <w:szCs w:val="28"/>
                        </w:rPr>
                        <m:t>π</m:t>
                      </m:r>
                    </m:e>
                  </m:rad>
                </m:den>
              </m:f>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sup>
              </m:sSup>
            </m:den>
          </m:f>
          <m:r>
            <w:rPr>
              <w:rFonts w:ascii="Cambria Math" w:hAnsi="Cambria Math" w:cs="Times New Roman"/>
              <w:sz w:val="28"/>
              <w:szCs w:val="28"/>
              <w:lang w:val="en-US"/>
            </w:rPr>
            <m:t xml:space="preserve"> ,</m:t>
          </m:r>
        </m:oMath>
      </m:oMathPara>
    </w:p>
    <w:p w14:paraId="4836BF22" w14:textId="2CB4EB83" w:rsidR="00544912" w:rsidRPr="00B12333" w:rsidRDefault="00544912"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t xml:space="preserve">где </w:t>
      </w:r>
      <m:oMath>
        <m:r>
          <w:rPr>
            <w:rFonts w:ascii="Cambria Math" w:hAnsi="Cambria Math" w:cs="Times New Roman"/>
            <w:sz w:val="28"/>
            <w:szCs w:val="28"/>
          </w:rPr>
          <m:t>a=</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b</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r>
              <w:rPr>
                <w:rFonts w:ascii="Cambria Math" w:hAnsi="Cambria Math" w:cs="Times New Roman"/>
                <w:sz w:val="28"/>
                <w:szCs w:val="28"/>
              </w:rPr>
              <m:t>)</m:t>
            </m:r>
          </m:e>
          <m:sup>
            <m:r>
              <w:rPr>
                <w:rFonts w:ascii="Cambria Math" w:hAnsi="Cambria Math" w:cs="Times New Roman"/>
                <w:sz w:val="28"/>
                <w:szCs w:val="28"/>
              </w:rPr>
              <m:t>-1</m:t>
            </m:r>
          </m:sup>
        </m:sSup>
      </m:oMath>
      <w:r w:rsidRPr="00B12333">
        <w:rPr>
          <w:rFonts w:ascii="Times New Roman" w:hAnsi="Times New Roman" w:cs="Times New Roman"/>
          <w:sz w:val="28"/>
          <w:szCs w:val="28"/>
        </w:rPr>
        <w:t>;</w:t>
      </w:r>
    </w:p>
    <w:p w14:paraId="33BBCC1E" w14:textId="53378A1D" w:rsidR="00544912" w:rsidRPr="00B12333" w:rsidRDefault="00D11BD4" w:rsidP="00B06873">
      <w:pPr>
        <w:shd w:val="clear" w:color="auto" w:fill="FFFFFF" w:themeFill="background1"/>
        <w:spacing w:line="276" w:lineRule="auto"/>
        <w:ind w:firstLine="708"/>
        <w:rPr>
          <w:rFonts w:ascii="Times New Roman" w:hAnsi="Times New Roman" w:cs="Times New Roman"/>
          <w:sz w:val="28"/>
          <w:szCs w:val="28"/>
        </w:rPr>
      </w:pPr>
      <m:oMath>
        <m:r>
          <m:rPr>
            <m:sty m:val="p"/>
          </m:rPr>
          <w:rPr>
            <w:rFonts w:ascii="Cambria Math" w:hAnsi="Cambria Math" w:cs="Times New Roman"/>
            <w:sz w:val="28"/>
            <w:szCs w:val="28"/>
            <w:lang w:val="en-US"/>
          </w:rPr>
          <m:t>erf</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x</m:t>
            </m:r>
          </m:e>
        </m:d>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w:rPr>
                <w:rFonts w:ascii="Cambria Math" w:hAnsi="Cambria Math" w:cs="Times New Roman"/>
                <w:sz w:val="28"/>
                <w:szCs w:val="28"/>
              </w:rPr>
              <m:t>2</m:t>
            </m:r>
          </m:num>
          <m:den>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π</m:t>
                </m:r>
              </m:e>
            </m:rad>
          </m:den>
        </m:f>
        <m:nary>
          <m:naryPr>
            <m:limLoc m:val="undOvr"/>
            <m:ctrlPr>
              <w:rPr>
                <w:rFonts w:ascii="Cambria Math" w:hAnsi="Cambria Math" w:cs="Times New Roman"/>
                <w:sz w:val="28"/>
                <w:szCs w:val="28"/>
                <w:lang w:val="en-US"/>
              </w:rPr>
            </m:ctrlPr>
          </m:naryPr>
          <m:sub>
            <m:r>
              <w:rPr>
                <w:rFonts w:ascii="Cambria Math" w:hAnsi="Cambria Math" w:cs="Times New Roman"/>
                <w:sz w:val="28"/>
                <w:szCs w:val="28"/>
              </w:rPr>
              <m:t>0</m:t>
            </m:r>
          </m:sub>
          <m:sup>
            <m:r>
              <w:rPr>
                <w:rFonts w:ascii="Cambria Math" w:hAnsi="Cambria Math" w:cs="Times New Roman"/>
                <w:sz w:val="28"/>
                <w:szCs w:val="28"/>
                <w:lang w:val="en-US"/>
              </w:rPr>
              <m:t>x</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sup>
            </m:sSup>
            <m:r>
              <w:rPr>
                <w:rFonts w:ascii="Cambria Math" w:hAnsi="Cambria Math" w:cs="Times New Roman"/>
                <w:sz w:val="28"/>
                <w:szCs w:val="28"/>
                <w:lang w:val="en-US"/>
              </w:rPr>
              <m:t>dx</m:t>
            </m:r>
          </m:e>
        </m:nary>
      </m:oMath>
      <w:r w:rsidRPr="00B12333">
        <w:rPr>
          <w:rFonts w:ascii="Times New Roman" w:hAnsi="Times New Roman" w:cs="Times New Roman"/>
          <w:sz w:val="28"/>
          <w:szCs w:val="28"/>
        </w:rPr>
        <w:t xml:space="preserve"> – функция </w:t>
      </w:r>
      <w:r w:rsidR="00A5397F" w:rsidRPr="00B12333">
        <w:rPr>
          <w:rFonts w:ascii="Times New Roman" w:hAnsi="Times New Roman" w:cs="Times New Roman"/>
          <w:sz w:val="28"/>
          <w:szCs w:val="28"/>
        </w:rPr>
        <w:t>погрешности</w:t>
      </w:r>
      <w:r w:rsidRPr="00B12333">
        <w:rPr>
          <w:rFonts w:ascii="Times New Roman" w:hAnsi="Times New Roman" w:cs="Times New Roman"/>
          <w:sz w:val="28"/>
          <w:szCs w:val="28"/>
        </w:rPr>
        <w:t>;</w:t>
      </w:r>
    </w:p>
    <w:p w14:paraId="3B8CC82F" w14:textId="717A0C52" w:rsidR="00D11BD4" w:rsidRPr="00B12333" w:rsidRDefault="00DB2085" w:rsidP="00B06873">
      <w:pPr>
        <w:shd w:val="clear" w:color="auto" w:fill="FFFFFF" w:themeFill="background1"/>
        <w:spacing w:line="276" w:lineRule="auto"/>
        <w:ind w:left="708"/>
        <w:rPr>
          <w:rFonts w:ascii="Times New Roman" w:hAnsi="Times New Roman" w:cs="Times New Roman"/>
          <w:sz w:val="28"/>
          <w:szCs w:val="28"/>
        </w:rPr>
      </w:pPr>
      <m:oMath>
        <m:sSup>
          <m:sSupPr>
            <m:ctrlPr>
              <w:rPr>
                <w:rFonts w:ascii="Cambria Math" w:hAnsi="Cambria Math" w:cs="Times New Roman"/>
                <w:i/>
                <w:sz w:val="28"/>
                <w:szCs w:val="28"/>
              </w:rPr>
            </m:ctrlPr>
          </m:sSupPr>
          <m:e>
            <m:r>
              <m:rPr>
                <m:sty m:val="p"/>
              </m:rPr>
              <w:rPr>
                <w:rFonts w:ascii="Cambria Math" w:hAnsi="Cambria Math" w:cs="Times New Roman"/>
                <w:sz w:val="28"/>
                <w:szCs w:val="28"/>
              </w:rPr>
              <m:t>χ</m:t>
            </m:r>
          </m:e>
          <m:sup>
            <m:r>
              <w:rPr>
                <w:rFonts w:ascii="Cambria Math" w:hAnsi="Cambria Math" w:cs="Times New Roman"/>
                <w:sz w:val="28"/>
                <w:szCs w:val="28"/>
              </w:rPr>
              <m:t>+</m:t>
            </m:r>
          </m:sup>
        </m:sSup>
        <m:r>
          <m:rPr>
            <m:sty m:val="bi"/>
          </m:rPr>
          <w:rPr>
            <w:rFonts w:ascii="Cambria Math" w:hAnsi="Cambria Math" w:cs="Times New Roman"/>
            <w:sz w:val="28"/>
            <w:szCs w:val="28"/>
          </w:rPr>
          <m:t>-</m:t>
        </m:r>
      </m:oMath>
      <w:r w:rsidR="00D11BD4" w:rsidRPr="00B12333">
        <w:rPr>
          <w:rFonts w:ascii="Times New Roman" w:hAnsi="Times New Roman" w:cs="Times New Roman"/>
          <w:b/>
          <w:sz w:val="28"/>
          <w:szCs w:val="28"/>
        </w:rPr>
        <w:t xml:space="preserve"> </w:t>
      </w:r>
      <w:r w:rsidR="00D11BD4" w:rsidRPr="00B12333">
        <w:rPr>
          <w:rFonts w:ascii="Times New Roman" w:hAnsi="Times New Roman" w:cs="Times New Roman"/>
          <w:sz w:val="28"/>
          <w:szCs w:val="28"/>
        </w:rPr>
        <w:t xml:space="preserve">выполняет условие однонаправленность (т.е. вектор </w:t>
      </w:r>
      <w:r w:rsidR="00D11BD4" w:rsidRPr="00B12333">
        <w:rPr>
          <w:rFonts w:ascii="Times New Roman" w:hAnsi="Times New Roman" w:cs="Times New Roman"/>
          <w:b/>
          <w:sz w:val="28"/>
          <w:szCs w:val="28"/>
          <w:lang w:val="en-US"/>
        </w:rPr>
        <w:t>v</w:t>
      </w:r>
      <w:r w:rsidR="00D11BD4" w:rsidRPr="00B12333">
        <w:rPr>
          <w:rFonts w:ascii="Times New Roman" w:hAnsi="Times New Roman" w:cs="Times New Roman"/>
          <w:sz w:val="28"/>
          <w:szCs w:val="28"/>
        </w:rPr>
        <w:t xml:space="preserve"> находится на одной стороне микро- и макроповерхности)</w:t>
      </w:r>
    </w:p>
    <w:p w14:paraId="24A8D5B9" w14:textId="5FE06D9C" w:rsidR="00A6235B" w:rsidRPr="00B12333" w:rsidRDefault="00A5397F" w:rsidP="00B06873">
      <w:pPr>
        <w:shd w:val="clear" w:color="auto" w:fill="FFFFFF" w:themeFill="background1"/>
        <w:spacing w:line="276" w:lineRule="auto"/>
        <w:ind w:left="705"/>
        <w:rPr>
          <w:rFonts w:ascii="Times New Roman" w:hAnsi="Times New Roman" w:cs="Times New Roman"/>
          <w:sz w:val="28"/>
          <w:szCs w:val="28"/>
        </w:rPr>
      </w:pPr>
      <w:r w:rsidRPr="00B12333">
        <w:rPr>
          <w:rFonts w:ascii="Times New Roman" w:hAnsi="Times New Roman" w:cs="Times New Roman"/>
          <w:sz w:val="28"/>
          <w:szCs w:val="28"/>
        </w:rPr>
        <w:t>Существует аппроксимация, которая приводится в стат</w:t>
      </w:r>
      <w:r w:rsidR="00CC128D" w:rsidRPr="00B12333">
        <w:rPr>
          <w:rFonts w:ascii="Times New Roman" w:hAnsi="Times New Roman" w:cs="Times New Roman"/>
          <w:sz w:val="28"/>
          <w:szCs w:val="28"/>
        </w:rPr>
        <w:t>ье, с погрешностью менее 0.35 %</w:t>
      </w:r>
      <w:r w:rsidR="002D3A91" w:rsidRPr="00B12333">
        <w:rPr>
          <w:rFonts w:ascii="Times New Roman" w:hAnsi="Times New Roman" w:cs="Times New Roman"/>
          <w:sz w:val="28"/>
          <w:szCs w:val="28"/>
        </w:rPr>
        <w:t>:</w:t>
      </w:r>
    </w:p>
    <w:p w14:paraId="04369BBF" w14:textId="0F55431A" w:rsidR="00A6235B" w:rsidRPr="00B12333" w:rsidRDefault="00DB2085" w:rsidP="00B06873">
      <w:pPr>
        <w:shd w:val="clear" w:color="auto" w:fill="FFFFFF" w:themeFill="background1"/>
        <w:spacing w:line="276" w:lineRule="auto"/>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3.535a+2.181</m:t>
                      </m:r>
                      <m:sSup>
                        <m:sSupPr>
                          <m:ctrlPr>
                            <w:rPr>
                              <w:rFonts w:ascii="Cambria Math" w:hAnsi="Cambria Math" w:cs="Times New Roman"/>
                              <w:i/>
                              <w:sz w:val="28"/>
                              <w:szCs w:val="28"/>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num>
                    <m:den>
                      <m:r>
                        <w:rPr>
                          <w:rFonts w:ascii="Cambria Math" w:hAnsi="Cambria Math" w:cs="Times New Roman"/>
                          <w:sz w:val="28"/>
                          <w:szCs w:val="28"/>
                        </w:rPr>
                        <m:t>1+2.276a+2.577</m:t>
                      </m:r>
                      <m:sSup>
                        <m:sSupPr>
                          <m:ctrlPr>
                            <w:rPr>
                              <w:rFonts w:ascii="Cambria Math" w:hAnsi="Cambria Math" w:cs="Times New Roman"/>
                              <w:i/>
                              <w:sz w:val="28"/>
                              <w:szCs w:val="28"/>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den>
                  </m:f>
                  <m:r>
                    <w:rPr>
                      <w:rFonts w:ascii="Cambria Math" w:hAnsi="Cambria Math" w:cs="Times New Roman"/>
                      <w:sz w:val="28"/>
                      <w:szCs w:val="28"/>
                    </w:rPr>
                    <m:t xml:space="preserve">,  </m:t>
                  </m:r>
                  <m:r>
                    <w:rPr>
                      <w:rFonts w:ascii="Cambria Math" w:hAnsi="Cambria Math" w:cs="Times New Roman"/>
                      <w:sz w:val="28"/>
                      <w:szCs w:val="28"/>
                      <w:lang w:val="en-US"/>
                    </w:rPr>
                    <m:t>a&lt;1.6</m:t>
                  </m:r>
                </m:e>
                <m:e>
                  <m:r>
                    <w:rPr>
                      <w:rFonts w:ascii="Cambria Math" w:hAnsi="Cambria Math" w:cs="Times New Roman"/>
                      <w:sz w:val="28"/>
                      <w:szCs w:val="28"/>
                    </w:rPr>
                    <m:t>1,  в другом случае</m:t>
                  </m:r>
                </m:e>
              </m:eqArr>
            </m:e>
          </m:d>
        </m:oMath>
      </m:oMathPara>
    </w:p>
    <w:p w14:paraId="3E01A0D0" w14:textId="77777777" w:rsidR="00A6235B" w:rsidRPr="00B12333" w:rsidRDefault="00A6235B" w:rsidP="00B06873">
      <w:pPr>
        <w:pStyle w:val="a5"/>
        <w:shd w:val="clear" w:color="auto" w:fill="FFFFFF" w:themeFill="background1"/>
        <w:spacing w:line="276" w:lineRule="auto"/>
        <w:rPr>
          <w:rFonts w:ascii="Times New Roman" w:hAnsi="Times New Roman" w:cs="Times New Roman"/>
          <w:sz w:val="28"/>
          <w:szCs w:val="28"/>
        </w:rPr>
      </w:pPr>
    </w:p>
    <w:p w14:paraId="5F832EC4" w14:textId="644B454F" w:rsidR="00A6235B" w:rsidRPr="00B1233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Распределение Фонга (</w:t>
      </w:r>
      <w:r w:rsidRPr="00B12333">
        <w:rPr>
          <w:rFonts w:ascii="Times New Roman" w:hAnsi="Times New Roman" w:cs="Times New Roman"/>
          <w:sz w:val="28"/>
          <w:szCs w:val="28"/>
          <w:lang w:val="en-US"/>
        </w:rPr>
        <w:t>Phong</w:t>
      </w:r>
      <w:r w:rsidRPr="00B12333">
        <w:rPr>
          <w:rFonts w:ascii="Times New Roman" w:hAnsi="Times New Roman" w:cs="Times New Roman"/>
          <w:sz w:val="28"/>
          <w:szCs w:val="28"/>
        </w:rPr>
        <w:t>)</w:t>
      </w:r>
      <w:r w:rsidR="00CB7533" w:rsidRPr="00B12333">
        <w:rPr>
          <w:rFonts w:ascii="Times New Roman" w:hAnsi="Times New Roman" w:cs="Times New Roman"/>
          <w:sz w:val="28"/>
          <w:szCs w:val="28"/>
          <w:lang w:val="en-US"/>
        </w:rPr>
        <w:t>:</w:t>
      </w:r>
    </w:p>
    <w:p w14:paraId="349B098F" w14:textId="77777777" w:rsidR="00B06873" w:rsidRPr="00B12333" w:rsidRDefault="00CB7533" w:rsidP="00B06873">
      <w:pPr>
        <w:pStyle w:val="a5"/>
        <w:shd w:val="clear" w:color="auto" w:fill="FFFFFF" w:themeFill="background1"/>
        <w:spacing w:line="276" w:lineRule="auto"/>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r>
                <m:rPr>
                  <m:sty m:val="b"/>
                </m:rPr>
                <w:rPr>
                  <w:rFonts w:ascii="Cambria Math" w:hAnsi="Cambria Math" w:cs="Times New Roman"/>
                  <w:sz w:val="28"/>
                  <w:szCs w:val="28"/>
                  <w:lang w:val="en-US"/>
                </w:rPr>
                <m:t>m∙n</m:t>
              </m:r>
            </m:e>
          </m:d>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+2</m:t>
              </m:r>
            </m:num>
            <m:den>
              <m:r>
                <w:rPr>
                  <w:rFonts w:ascii="Cambria Math" w:hAnsi="Cambria Math" w:cs="Times New Roman"/>
                  <w:sz w:val="28"/>
                  <w:szCs w:val="28"/>
                </w:rPr>
                <m:t>2π</m:t>
              </m:r>
            </m:den>
          </m:f>
          <m:sSup>
            <m:sSupPr>
              <m:ctrlPr>
                <w:rPr>
                  <w:rFonts w:ascii="Cambria Math" w:hAnsi="Cambria Math" w:cs="Times New Roman"/>
                  <w:i/>
                  <w:sz w:val="28"/>
                  <w:szCs w:val="28"/>
                </w:rPr>
              </m:ctrlPr>
            </m:sSupPr>
            <m:e>
              <m:r>
                <w:rPr>
                  <w:rFonts w:ascii="Cambria Math" w:hAnsi="Cambria Math" w:cs="Times New Roman"/>
                  <w:sz w:val="28"/>
                  <w:szCs w:val="28"/>
                </w:rPr>
                <m:t>(cos</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sup>
          </m:sSup>
        </m:oMath>
      </m:oMathPara>
    </w:p>
    <w:p w14:paraId="1D89D4D1" w14:textId="78D593FB" w:rsidR="00846316" w:rsidRPr="00B12333" w:rsidRDefault="00DB2085" w:rsidP="00B06873">
      <w:pPr>
        <w:pStyle w:val="a5"/>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oMath>
      <w:r w:rsidR="00846316" w:rsidRPr="00B12333">
        <w:rPr>
          <w:rFonts w:ascii="Times New Roman" w:hAnsi="Times New Roman" w:cs="Times New Roman"/>
          <w:sz w:val="28"/>
          <w:szCs w:val="28"/>
        </w:rPr>
        <w:t xml:space="preserve"> - параметр шероховатости для распр. Фонга; </w:t>
      </w:r>
    </w:p>
    <w:p w14:paraId="69A4AA13" w14:textId="0022DD8D" w:rsidR="00A6235B" w:rsidRPr="00B12333" w:rsidRDefault="00CB7143" w:rsidP="00B06873">
      <w:pPr>
        <w:shd w:val="clear" w:color="auto" w:fill="FFFFFF" w:themeFill="background1"/>
        <w:spacing w:line="276" w:lineRule="auto"/>
        <w:ind w:left="708"/>
        <w:rPr>
          <w:rFonts w:ascii="Times New Roman" w:hAnsi="Times New Roman" w:cs="Times New Roman"/>
          <w:sz w:val="28"/>
          <w:szCs w:val="28"/>
        </w:rPr>
      </w:pPr>
      <w:r w:rsidRPr="00B12333">
        <w:rPr>
          <w:rFonts w:ascii="Times New Roman" w:hAnsi="Times New Roman" w:cs="Times New Roman"/>
          <w:sz w:val="28"/>
          <w:szCs w:val="28"/>
        </w:rPr>
        <w:t xml:space="preserve">Функция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oMath>
      <w:r w:rsidRPr="00B12333">
        <w:rPr>
          <w:rFonts w:ascii="Times New Roman" w:hAnsi="Times New Roman" w:cs="Times New Roman"/>
          <w:sz w:val="28"/>
          <w:szCs w:val="28"/>
        </w:rPr>
        <w:t xml:space="preserve"> такая же, ка и в распределении Бэкманна, за исключением того, что </w:t>
      </w:r>
      <m:oMath>
        <m:r>
          <w:rPr>
            <w:rFonts w:ascii="Cambria Math" w:hAnsi="Cambria Math" w:cs="Times New Roman"/>
            <w:sz w:val="28"/>
            <w:szCs w:val="28"/>
          </w:rPr>
          <m:t>a=</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r>
                  <w:rPr>
                    <w:rFonts w:ascii="Cambria Math" w:hAnsi="Cambria Math" w:cs="Times New Roman"/>
                    <w:sz w:val="28"/>
                    <w:szCs w:val="28"/>
                  </w:rPr>
                  <m:t>0.5</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+1</m:t>
                </m:r>
              </m:e>
            </m:rad>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den>
        </m:f>
      </m:oMath>
      <w:r w:rsidRPr="00B12333">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r>
          <m:rPr>
            <m:sty m:val="p"/>
          </m:rPr>
          <w:rPr>
            <w:rFonts w:ascii="Cambria Math" w:hAnsi="Cambria Math" w:cs="Times New Roman"/>
            <w:sz w:val="28"/>
            <w:szCs w:val="28"/>
          </w:rPr>
          <m:t>arccos⁡(</m:t>
        </m:r>
        <m:sSup>
          <m:sSupPr>
            <m:ctrlPr>
              <w:rPr>
                <w:rFonts w:ascii="Cambria Math" w:hAnsi="Cambria Math" w:cs="Times New Roman"/>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sup>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+2</m:t>
                </m:r>
              </m:den>
            </m:f>
          </m:sup>
        </m:sSup>
        <m:r>
          <m:rPr>
            <m:sty m:val="p"/>
          </m:rPr>
          <w:rPr>
            <w:rFonts w:ascii="Cambria Math" w:hAnsi="Cambria Math" w:cs="Times New Roman"/>
            <w:sz w:val="28"/>
            <w:szCs w:val="28"/>
          </w:rPr>
          <m:t>)</m:t>
        </m:r>
      </m:oMath>
      <w:r w:rsidRPr="00B12333">
        <w:rPr>
          <w:rFonts w:ascii="Times New Roman" w:hAnsi="Times New Roman" w:cs="Times New Roman"/>
          <w:sz w:val="28"/>
          <w:szCs w:val="28"/>
        </w:rPr>
        <w:t>.</w:t>
      </w:r>
    </w:p>
    <w:p w14:paraId="549A20EB" w14:textId="77777777" w:rsidR="00CB7143" w:rsidRPr="00B12333" w:rsidRDefault="00CB7143" w:rsidP="00B06873">
      <w:pPr>
        <w:shd w:val="clear" w:color="auto" w:fill="FFFFFF" w:themeFill="background1"/>
        <w:spacing w:line="276" w:lineRule="auto"/>
        <w:ind w:left="708"/>
        <w:rPr>
          <w:rFonts w:ascii="Times New Roman" w:hAnsi="Times New Roman" w:cs="Times New Roman"/>
          <w:sz w:val="28"/>
          <w:szCs w:val="28"/>
        </w:rPr>
      </w:pPr>
    </w:p>
    <w:p w14:paraId="6D1D97F5" w14:textId="6C464614" w:rsidR="00A6235B" w:rsidRPr="00B1233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 xml:space="preserve">Распределение </w:t>
      </w:r>
      <w:r w:rsidRPr="00B12333">
        <w:rPr>
          <w:rFonts w:ascii="Times New Roman" w:hAnsi="Times New Roman" w:cs="Times New Roman"/>
          <w:sz w:val="28"/>
          <w:szCs w:val="28"/>
          <w:lang w:val="en-US"/>
        </w:rPr>
        <w:t>GGX</w:t>
      </w:r>
    </w:p>
    <w:p w14:paraId="5EFB6CF1" w14:textId="67B4F32E" w:rsidR="00CB7143" w:rsidRPr="00B12333" w:rsidRDefault="00CB7143" w:rsidP="00B06873">
      <w:pPr>
        <w:pStyle w:val="a5"/>
        <w:shd w:val="clear" w:color="auto" w:fill="FFFFFF" w:themeFill="background1"/>
        <w:spacing w:line="276" w:lineRule="auto"/>
        <w:rPr>
          <w:rFonts w:ascii="Times New Roman" w:hAnsi="Times New Roman" w:cs="Times New Roman"/>
          <w:sz w:val="28"/>
          <w:szCs w:val="28"/>
          <w:lang w:val="en-US"/>
        </w:rPr>
      </w:pPr>
    </w:p>
    <w:p w14:paraId="61E98ACB" w14:textId="65C83F55" w:rsidR="00CB7143" w:rsidRPr="00B12333" w:rsidRDefault="00CB7143" w:rsidP="00B06873">
      <w:pPr>
        <w:pStyle w:val="a5"/>
        <w:shd w:val="clear" w:color="auto" w:fill="FFFFFF" w:themeFill="background1"/>
        <w:spacing w:line="276" w:lineRule="auto"/>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lang w:val="en-US"/>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r>
                    <m:rPr>
                      <m:sty m:val="b"/>
                    </m:rPr>
                    <w:rPr>
                      <w:rFonts w:ascii="Cambria Math" w:hAnsi="Cambria Math" w:cs="Times New Roman"/>
                      <w:sz w:val="28"/>
                      <w:szCs w:val="28"/>
                      <w:lang w:val="en-US"/>
                    </w:rPr>
                    <m:t>m∙n</m:t>
                  </m:r>
                </m:e>
              </m:d>
            </m:num>
            <m:den>
              <m:r>
                <w:rPr>
                  <w:rFonts w:ascii="Cambria Math" w:hAnsi="Cambria Math" w:cs="Times New Roman"/>
                  <w:sz w:val="28"/>
                  <w:szCs w:val="28"/>
                </w:rPr>
                <m:t>πco</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4</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fName>
                        <m:e>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e>
                      </m:func>
                    </m:e>
                  </m:d>
                </m:e>
                <m:sup>
                  <m:r>
                    <w:rPr>
                      <w:rFonts w:ascii="Cambria Math" w:hAnsi="Cambria Math" w:cs="Times New Roman"/>
                      <w:sz w:val="28"/>
                      <w:szCs w:val="28"/>
                    </w:rPr>
                    <m:t>2</m:t>
                  </m:r>
                </m:sup>
              </m:sSup>
            </m:den>
          </m:f>
          <m:r>
            <w:rPr>
              <w:rFonts w:ascii="Cambria Math" w:hAnsi="Cambria Math" w:cs="Times New Roman"/>
              <w:sz w:val="28"/>
              <w:szCs w:val="28"/>
            </w:rPr>
            <m:t xml:space="preserve"> , </m:t>
          </m:r>
        </m:oMath>
      </m:oMathPara>
    </w:p>
    <w:p w14:paraId="0D9F590F" w14:textId="5CA68ABB" w:rsidR="00761D79" w:rsidRPr="00B12333" w:rsidRDefault="00761D79"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lang w:val="en-US"/>
              </w:rPr>
              <m:t>g</m:t>
            </m:r>
          </m:sub>
        </m:sSub>
      </m:oMath>
      <w:r w:rsidRPr="00B12333">
        <w:rPr>
          <w:rFonts w:ascii="Times New Roman" w:hAnsi="Times New Roman" w:cs="Times New Roman"/>
          <w:sz w:val="28"/>
          <w:szCs w:val="28"/>
        </w:rPr>
        <w:t xml:space="preserve"> – параметр шероховатости для распр. </w:t>
      </w:r>
      <w:r w:rsidRPr="00B12333">
        <w:rPr>
          <w:rFonts w:ascii="Times New Roman" w:hAnsi="Times New Roman" w:cs="Times New Roman"/>
          <w:sz w:val="28"/>
          <w:szCs w:val="28"/>
          <w:lang w:val="en-US"/>
        </w:rPr>
        <w:t>GGX</w:t>
      </w:r>
      <w:r w:rsidRPr="00B12333">
        <w:rPr>
          <w:rFonts w:ascii="Times New Roman" w:hAnsi="Times New Roman" w:cs="Times New Roman"/>
          <w:sz w:val="28"/>
          <w:szCs w:val="28"/>
        </w:rPr>
        <w:t xml:space="preserve">; </w:t>
      </w:r>
    </w:p>
    <w:p w14:paraId="7AB7416B" w14:textId="6EC57AD3" w:rsidR="00761D79" w:rsidRPr="00B12333" w:rsidRDefault="00DB2085" w:rsidP="00B06873">
      <w:pPr>
        <w:shd w:val="clear" w:color="auto" w:fill="FFFFFF" w:themeFill="background1"/>
        <w:spacing w:line="276" w:lineRule="auto"/>
        <w:ind w:left="708" w:firstLine="708"/>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rad>
                <m:radPr>
                  <m:degHide m:val="1"/>
                  <m:ctrlPr>
                    <w:rPr>
                      <w:rFonts w:ascii="Cambria Math" w:hAnsi="Cambria Math" w:cs="Times New Roman"/>
                      <w:i/>
                      <w:sz w:val="28"/>
                      <w:szCs w:val="28"/>
                    </w:rPr>
                  </m:ctrlPr>
                </m:radPr>
                <m:deg/>
                <m:e>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func>
                    <m:funcPr>
                      <m:ctrlPr>
                        <w:rPr>
                          <w:rFonts w:ascii="Cambria Math" w:hAnsi="Cambria Math" w:cs="Times New Roman"/>
                          <w:sz w:val="28"/>
                          <w:szCs w:val="28"/>
                        </w:rPr>
                      </m:ctrlPr>
                    </m:funcPr>
                    <m:fName>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fName>
                    <m:e>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v</m:t>
                          </m:r>
                        </m:sub>
                      </m:sSub>
                    </m:e>
                  </m:func>
                </m:e>
              </m:rad>
            </m:den>
          </m:f>
        </m:oMath>
      </m:oMathPara>
    </w:p>
    <w:p w14:paraId="66DFDD9A" w14:textId="4F30E585" w:rsidR="00761D79" w:rsidRPr="00B12333" w:rsidRDefault="00DB2085" w:rsidP="00B06873">
      <w:pPr>
        <w:shd w:val="clear" w:color="auto" w:fill="FFFFFF" w:themeFill="background1"/>
        <w:spacing w:line="276" w:lineRule="auto"/>
        <w:ind w:left="720" w:firstLine="696"/>
        <w:rPr>
          <w:rFonts w:ascii="Times New Roman" w:hAnsi="Times New Roman" w:cs="Times New Roman"/>
          <w:i/>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 xml:space="preserve">= </m:t>
          </m:r>
          <m:r>
            <m:rPr>
              <m:sty m:val="p"/>
            </m:rPr>
            <w:rPr>
              <w:rFonts w:ascii="Cambria Math" w:hAnsi="Cambria Math" w:cs="Times New Roman"/>
              <w:sz w:val="28"/>
              <w:szCs w:val="28"/>
            </w:rPr>
            <m:t>arctan</m:t>
          </m:r>
          <m:d>
            <m:dPr>
              <m:ctrlPr>
                <w:rPr>
                  <w:rFonts w:ascii="Cambria Math" w:hAnsi="Cambria Math" w:cs="Times New Roman"/>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lang w:val="en-US"/>
                        </w:rPr>
                        <m:t>g</m:t>
                      </m:r>
                    </m:sub>
                  </m:sSub>
                  <m:rad>
                    <m:radPr>
                      <m:degHide m:val="1"/>
                      <m:ctrlPr>
                        <w:rPr>
                          <w:rFonts w:ascii="Cambria Math" w:hAnsi="Cambria Math" w:cs="Times New Roman"/>
                          <w:i/>
                          <w:sz w:val="28"/>
                          <w:szCs w:val="28"/>
                        </w:rPr>
                      </m:ctrlPr>
                    </m:radPr>
                    <m:deg/>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rad>
                </m:num>
                <m:den>
                  <m:rad>
                    <m:radPr>
                      <m:degHide m:val="1"/>
                      <m:ctrlPr>
                        <w:rPr>
                          <w:rFonts w:ascii="Cambria Math" w:hAnsi="Cambria Math" w:cs="Times New Roman"/>
                          <w:i/>
                          <w:sz w:val="28"/>
                          <w:szCs w:val="28"/>
                        </w:rPr>
                      </m:ctrlPr>
                    </m:radPr>
                    <m:deg/>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rad>
                </m:den>
              </m:f>
            </m:e>
          </m:d>
        </m:oMath>
      </m:oMathPara>
    </w:p>
    <w:p w14:paraId="062DE4AB" w14:textId="0BDB1375" w:rsidR="00A6235B" w:rsidRPr="00AD4BD2" w:rsidRDefault="00A80359" w:rsidP="00041D77">
      <w:pPr>
        <w:shd w:val="clear" w:color="auto" w:fill="FFFFFF" w:themeFill="background1"/>
        <w:spacing w:line="276" w:lineRule="auto"/>
        <w:rPr>
          <w:rFonts w:ascii="Times New Roman" w:hAnsi="Times New Roman" w:cs="Times New Roman"/>
          <w:i/>
          <w:sz w:val="28"/>
          <w:szCs w:val="28"/>
        </w:rPr>
      </w:pPr>
      <w:r w:rsidRPr="00F13D22">
        <w:rPr>
          <w:rFonts w:ascii="Times New Roman" w:hAnsi="Times New Roman" w:cs="Times New Roman"/>
          <w:sz w:val="28"/>
          <w:szCs w:val="28"/>
        </w:rPr>
        <w:t xml:space="preserve">Замечание. </w:t>
      </w:r>
      <w:r w:rsidRPr="00AD4BD2">
        <w:rPr>
          <w:rFonts w:ascii="Times New Roman" w:hAnsi="Times New Roman" w:cs="Times New Roman"/>
          <w:i/>
          <w:sz w:val="28"/>
          <w:szCs w:val="28"/>
        </w:rPr>
        <w:t xml:space="preserve">Все </w:t>
      </w:r>
      <w:r w:rsidR="00E226F3" w:rsidRPr="00AD4BD2">
        <w:rPr>
          <w:rFonts w:ascii="Times New Roman" w:hAnsi="Times New Roman" w:cs="Times New Roman"/>
          <w:i/>
          <w:sz w:val="28"/>
          <w:szCs w:val="28"/>
        </w:rPr>
        <w:t>описываемые далее материалы</w:t>
      </w:r>
      <w:r w:rsidRPr="00AD4BD2">
        <w:rPr>
          <w:rFonts w:ascii="Times New Roman" w:hAnsi="Times New Roman" w:cs="Times New Roman"/>
          <w:i/>
          <w:sz w:val="28"/>
          <w:szCs w:val="28"/>
        </w:rPr>
        <w:t xml:space="preserve"> поверхностей имеют похожую на вышеописанную структуру: в них так же используются функции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oMath>
      <w:r w:rsidRPr="00AD4BD2">
        <w:rPr>
          <w:rFonts w:ascii="Times New Roman" w:hAnsi="Times New Roman" w:cs="Times New Roman"/>
          <w:i/>
          <w:sz w:val="28"/>
          <w:szCs w:val="28"/>
        </w:rPr>
        <w:t xml:space="preserve"> </w:t>
      </w:r>
      <w:r w:rsidRPr="00AD4BD2">
        <w:rPr>
          <w:rFonts w:ascii="Times New Roman" w:hAnsi="Times New Roman" w:cs="Times New Roman"/>
          <w:i/>
          <w:sz w:val="28"/>
          <w:szCs w:val="28"/>
          <w:lang w:val="en-US"/>
        </w:rPr>
        <w:t>BSDF</w:t>
      </w:r>
      <w:r w:rsidRPr="00AD4BD2">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oMath>
      <w:r w:rsidRPr="00AD4BD2">
        <w:rPr>
          <w:rFonts w:ascii="Times New Roman" w:hAnsi="Times New Roman" w:cs="Times New Roman"/>
          <w:i/>
          <w:sz w:val="28"/>
          <w:szCs w:val="28"/>
        </w:rPr>
        <w:t xml:space="preserve"> </w:t>
      </w:r>
      <w:r w:rsidRPr="00AD4BD2">
        <w:rPr>
          <w:rFonts w:ascii="Times New Roman" w:hAnsi="Times New Roman" w:cs="Times New Roman"/>
          <w:i/>
          <w:sz w:val="28"/>
          <w:szCs w:val="28"/>
          <w:lang w:val="en-US"/>
        </w:rPr>
        <w:t>BRDF</w:t>
      </w:r>
      <w:r w:rsidRPr="00AD4BD2">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Pr="00AD4BD2">
        <w:rPr>
          <w:rFonts w:ascii="Times New Roman" w:hAnsi="Times New Roman" w:cs="Times New Roman"/>
          <w:i/>
          <w:sz w:val="28"/>
          <w:szCs w:val="28"/>
          <w:lang w:val="en-US"/>
        </w:rPr>
        <w:t>BTDF</w:t>
      </w:r>
      <w:r w:rsidRPr="00AD4BD2">
        <w:rPr>
          <w:rFonts w:ascii="Times New Roman" w:hAnsi="Times New Roman" w:cs="Times New Roman"/>
          <w:i/>
          <w:sz w:val="28"/>
          <w:szCs w:val="28"/>
        </w:rPr>
        <w:t xml:space="preserve">, а также функции </w:t>
      </w:r>
      <w:r w:rsidRPr="00AD4BD2">
        <w:rPr>
          <w:rFonts w:ascii="Times New Roman" w:hAnsi="Times New Roman" w:cs="Times New Roman"/>
          <w:i/>
          <w:sz w:val="28"/>
          <w:szCs w:val="28"/>
          <w:lang w:val="en-US"/>
        </w:rPr>
        <w:t>D</w:t>
      </w:r>
      <w:r w:rsidRPr="00AD4BD2">
        <w:rPr>
          <w:rFonts w:ascii="Times New Roman" w:hAnsi="Times New Roman" w:cs="Times New Roman"/>
          <w:i/>
          <w:sz w:val="28"/>
          <w:szCs w:val="28"/>
        </w:rPr>
        <w:t xml:space="preserve">, F и </w:t>
      </w:r>
      <w:r w:rsidRPr="00AD4BD2">
        <w:rPr>
          <w:rFonts w:ascii="Times New Roman" w:hAnsi="Times New Roman" w:cs="Times New Roman"/>
          <w:i/>
          <w:sz w:val="28"/>
          <w:szCs w:val="28"/>
          <w:lang w:val="en-US"/>
        </w:rPr>
        <w:t>G</w:t>
      </w:r>
      <w:r w:rsidRPr="00AD4BD2">
        <w:rPr>
          <w:rFonts w:ascii="Times New Roman" w:hAnsi="Times New Roman" w:cs="Times New Roman"/>
          <w:i/>
          <w:sz w:val="28"/>
          <w:szCs w:val="28"/>
        </w:rPr>
        <w:t xml:space="preserve"> и различается только их реализация. Поэтому следующие модели будут описаны коротко с ссылками на литературу.</w:t>
      </w:r>
    </w:p>
    <w:p w14:paraId="70005C9E" w14:textId="77777777" w:rsidR="00F30B64" w:rsidRPr="00B5325E" w:rsidRDefault="00F30B64" w:rsidP="00A6235B">
      <w:pPr>
        <w:shd w:val="clear" w:color="auto" w:fill="FFFFFF" w:themeFill="background1"/>
        <w:spacing w:line="240" w:lineRule="auto"/>
        <w:rPr>
          <w:rFonts w:ascii="Helvetica" w:hAnsi="Helvetica"/>
          <w:color w:val="222222"/>
          <w:sz w:val="28"/>
          <w:szCs w:val="28"/>
          <w:shd w:val="clear" w:color="auto" w:fill="FFFFFF"/>
        </w:rPr>
      </w:pPr>
    </w:p>
    <w:p w14:paraId="7FA87A2C" w14:textId="6CA91290" w:rsidR="00782022" w:rsidRPr="00AD4BD2" w:rsidRDefault="00782022" w:rsidP="00EB01A5">
      <w:pPr>
        <w:pStyle w:val="a5"/>
        <w:numPr>
          <w:ilvl w:val="0"/>
          <w:numId w:val="4"/>
        </w:numPr>
        <w:shd w:val="clear" w:color="auto" w:fill="FFFFFF" w:themeFill="background1"/>
        <w:spacing w:line="276" w:lineRule="auto"/>
        <w:rPr>
          <w:rFonts w:ascii="Times New Roman" w:hAnsi="Times New Roman" w:cs="Times New Roman"/>
          <w:sz w:val="28"/>
          <w:szCs w:val="28"/>
          <w:lang w:val="en-US"/>
        </w:rPr>
      </w:pPr>
      <w:r w:rsidRPr="00F13D22">
        <w:rPr>
          <w:rFonts w:ascii="Times New Roman" w:hAnsi="Times New Roman" w:cs="Times New Roman"/>
          <w:sz w:val="28"/>
          <w:szCs w:val="28"/>
          <w:lang w:val="en-US"/>
        </w:rPr>
        <w:t>Disney's principled, layered BRDF</w:t>
      </w:r>
      <w:r w:rsidR="00FB0CBB" w:rsidRPr="00AD4BD2">
        <w:rPr>
          <w:rFonts w:ascii="Times New Roman" w:hAnsi="Times New Roman" w:cs="Times New Roman"/>
          <w:sz w:val="28"/>
          <w:szCs w:val="28"/>
          <w:lang w:val="en-US"/>
        </w:rPr>
        <w:t xml:space="preserve"> [32]</w:t>
      </w:r>
    </w:p>
    <w:p w14:paraId="2FA89FAB" w14:textId="1802B1D8" w:rsidR="00200DB6" w:rsidRPr="00AD4BD2" w:rsidRDefault="00851E27" w:rsidP="00041D77">
      <w:pPr>
        <w:shd w:val="clear" w:color="auto" w:fill="FFFFFF" w:themeFill="background1"/>
        <w:spacing w:line="276" w:lineRule="auto"/>
        <w:ind w:left="360" w:firstLine="348"/>
        <w:rPr>
          <w:rFonts w:ascii="Times New Roman" w:hAnsi="Times New Roman" w:cs="Times New Roman"/>
          <w:sz w:val="28"/>
          <w:szCs w:val="28"/>
        </w:rPr>
      </w:pPr>
      <w:r w:rsidRPr="00AD4BD2">
        <w:rPr>
          <w:rFonts w:ascii="Times New Roman" w:hAnsi="Times New Roman" w:cs="Times New Roman"/>
          <w:sz w:val="28"/>
          <w:szCs w:val="28"/>
        </w:rPr>
        <w:t xml:space="preserve">Данный материал основан на разработке компании </w:t>
      </w:r>
      <w:r w:rsidRPr="00AD4BD2">
        <w:rPr>
          <w:rFonts w:ascii="Times New Roman" w:hAnsi="Times New Roman" w:cs="Times New Roman"/>
          <w:sz w:val="28"/>
          <w:szCs w:val="28"/>
          <w:lang w:val="en-US"/>
        </w:rPr>
        <w:t>Disney</w:t>
      </w:r>
      <w:r w:rsidR="00AD72BB" w:rsidRPr="00AD4BD2">
        <w:rPr>
          <w:rFonts w:ascii="Times New Roman" w:hAnsi="Times New Roman" w:cs="Times New Roman"/>
          <w:sz w:val="28"/>
          <w:szCs w:val="28"/>
        </w:rPr>
        <w:t xml:space="preserve">, которая искала </w:t>
      </w:r>
      <w:r w:rsidR="006B5481" w:rsidRPr="00AD4BD2">
        <w:rPr>
          <w:rFonts w:ascii="Times New Roman" w:hAnsi="Times New Roman" w:cs="Times New Roman"/>
          <w:sz w:val="28"/>
          <w:szCs w:val="28"/>
        </w:rPr>
        <w:t>оптимальный способ физически-корректно</w:t>
      </w:r>
      <w:r w:rsidRPr="00AD4BD2">
        <w:rPr>
          <w:rFonts w:ascii="Times New Roman" w:hAnsi="Times New Roman" w:cs="Times New Roman"/>
          <w:sz w:val="28"/>
          <w:szCs w:val="28"/>
        </w:rPr>
        <w:t xml:space="preserve"> симулировать </w:t>
      </w:r>
      <w:r w:rsidR="00E16551" w:rsidRPr="00AD4BD2">
        <w:rPr>
          <w:rFonts w:ascii="Times New Roman" w:hAnsi="Times New Roman" w:cs="Times New Roman"/>
          <w:sz w:val="28"/>
          <w:szCs w:val="28"/>
        </w:rPr>
        <w:t>практически любую</w:t>
      </w:r>
      <w:r w:rsidRPr="00AD4BD2">
        <w:rPr>
          <w:rFonts w:ascii="Times New Roman" w:hAnsi="Times New Roman" w:cs="Times New Roman"/>
          <w:sz w:val="28"/>
          <w:szCs w:val="28"/>
        </w:rPr>
        <w:t xml:space="preserve"> поверхность</w:t>
      </w:r>
      <w:r w:rsidR="009C4D81" w:rsidRPr="00AD4BD2">
        <w:rPr>
          <w:rFonts w:ascii="Times New Roman" w:hAnsi="Times New Roman" w:cs="Times New Roman"/>
          <w:sz w:val="28"/>
          <w:szCs w:val="28"/>
        </w:rPr>
        <w:t>, сохр</w:t>
      </w:r>
      <w:r w:rsidR="007406A0" w:rsidRPr="00AD4BD2">
        <w:rPr>
          <w:rFonts w:ascii="Times New Roman" w:hAnsi="Times New Roman" w:cs="Times New Roman"/>
          <w:sz w:val="28"/>
          <w:szCs w:val="28"/>
        </w:rPr>
        <w:t>аняя простоту в использовании</w:t>
      </w:r>
      <w:r w:rsidRPr="00AD4BD2">
        <w:rPr>
          <w:rFonts w:ascii="Times New Roman" w:hAnsi="Times New Roman" w:cs="Times New Roman"/>
          <w:sz w:val="28"/>
          <w:szCs w:val="28"/>
        </w:rPr>
        <w:t>.</w:t>
      </w:r>
      <w:r w:rsidR="002179D1" w:rsidRPr="00AD4BD2">
        <w:rPr>
          <w:rFonts w:ascii="Times New Roman" w:hAnsi="Times New Roman" w:cs="Times New Roman"/>
          <w:sz w:val="28"/>
          <w:szCs w:val="28"/>
        </w:rPr>
        <w:t xml:space="preserve"> </w:t>
      </w:r>
    </w:p>
    <w:p w14:paraId="03873FC4" w14:textId="18732A4B" w:rsidR="00200DB6" w:rsidRPr="00AD4BD2" w:rsidRDefault="00200DB6" w:rsidP="00041D77">
      <w:pPr>
        <w:shd w:val="clear" w:color="auto" w:fill="FFFFFF" w:themeFill="background1"/>
        <w:spacing w:line="276" w:lineRule="auto"/>
        <w:ind w:left="360"/>
        <w:rPr>
          <w:rFonts w:ascii="Times New Roman" w:hAnsi="Times New Roman" w:cs="Times New Roman"/>
          <w:sz w:val="28"/>
          <w:szCs w:val="28"/>
        </w:rPr>
      </w:pPr>
      <w:r w:rsidRPr="00AD4BD2">
        <w:rPr>
          <w:rFonts w:ascii="Times New Roman" w:hAnsi="Times New Roman" w:cs="Times New Roman"/>
          <w:sz w:val="28"/>
          <w:szCs w:val="28"/>
          <w:lang w:val="en-US"/>
        </w:rPr>
        <w:t>Principled</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основан на 5 принципах:</w:t>
      </w:r>
    </w:p>
    <w:p w14:paraId="1D115839" w14:textId="4367F02E"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Следует использовать интуитивные понятные, а не физические параметры.</w:t>
      </w:r>
    </w:p>
    <w:p w14:paraId="3D723EA6" w14:textId="255A601C"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Должно использоваться как можно меньше параметров.</w:t>
      </w:r>
    </w:p>
    <w:p w14:paraId="62DA4C21" w14:textId="5ABCDEA4"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 должны варьироваться в диапазоне от нуля до единицы.</w:t>
      </w:r>
    </w:p>
    <w:p w14:paraId="6BA7886B" w14:textId="390EBF73"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 должны позволять выходить из диапазона, обеспечивающего реалистичность, там, где это имеет смысл.</w:t>
      </w:r>
    </w:p>
    <w:p w14:paraId="31BB1EC4" w14:textId="435BFB6B" w:rsidR="00200DB6"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Любые комбинации параметров должны </w:t>
      </w:r>
      <w:r w:rsidR="00CB5B4E" w:rsidRPr="00AD4BD2">
        <w:rPr>
          <w:rFonts w:ascii="Times New Roman" w:hAnsi="Times New Roman" w:cs="Times New Roman"/>
          <w:sz w:val="28"/>
          <w:szCs w:val="28"/>
        </w:rPr>
        <w:t>также давать максимально реалистичный результат.</w:t>
      </w:r>
      <w:r w:rsidR="00DC7846" w:rsidRPr="00AD4BD2">
        <w:rPr>
          <w:rFonts w:ascii="Times New Roman" w:hAnsi="Times New Roman" w:cs="Times New Roman"/>
          <w:sz w:val="28"/>
          <w:szCs w:val="28"/>
        </w:rPr>
        <w:t xml:space="preserve"> Сложные материалы – это смеси более простых, например, диффузных, диэлектрических, металлических, прозрачных покрытий и т. д. С помощью параметров, которые регулирует пользователь, можно получить большое количество уникальных материалов.</w:t>
      </w:r>
    </w:p>
    <w:p w14:paraId="699DCE38" w14:textId="12C9276B" w:rsidR="002179D1" w:rsidRPr="00AD4BD2" w:rsidRDefault="00DC7846" w:rsidP="00DC7846">
      <w:pPr>
        <w:shd w:val="clear" w:color="auto" w:fill="FFFFFF" w:themeFill="background1"/>
        <w:spacing w:line="276" w:lineRule="auto"/>
        <w:ind w:left="360" w:firstLine="348"/>
        <w:rPr>
          <w:rFonts w:ascii="Times New Roman" w:hAnsi="Times New Roman" w:cs="Times New Roman"/>
          <w:sz w:val="28"/>
          <w:szCs w:val="28"/>
        </w:rPr>
      </w:pPr>
      <w:r w:rsidRPr="00AD4BD2">
        <w:rPr>
          <w:rFonts w:ascii="Times New Roman" w:hAnsi="Times New Roman" w:cs="Times New Roman"/>
          <w:sz w:val="28"/>
          <w:szCs w:val="28"/>
        </w:rPr>
        <w:t>В качестве диффузной модели используется [20]:</w:t>
      </w:r>
    </w:p>
    <w:p w14:paraId="6BC38312" w14:textId="33DFBFE8" w:rsidR="00DC7846" w:rsidRPr="00F13D22" w:rsidRDefault="00DB2085" w:rsidP="00DC7846">
      <w:pPr>
        <w:shd w:val="clear" w:color="auto" w:fill="FFFFFF" w:themeFill="background1"/>
        <w:spacing w:line="276" w:lineRule="auto"/>
        <w:ind w:left="360" w:firstLine="348"/>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d>
            <m:dPr>
              <m:ctrlPr>
                <w:rPr>
                  <w:rFonts w:ascii="Cambria Math" w:hAnsi="Cambria Math" w:cs="Times New Roman"/>
                  <w:i/>
                  <w:sz w:val="28"/>
                  <w:szCs w:val="28"/>
                </w:rPr>
              </m:ctrlPr>
            </m:dPr>
            <m:e>
              <m:r>
                <w:rPr>
                  <w:rFonts w:ascii="Cambria Math" w:hAnsi="Cambria Math" w:cs="Times New Roman"/>
                  <w:sz w:val="28"/>
                  <w:szCs w:val="28"/>
                </w:rPr>
                <m:t>1+</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-1</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e>
                      </m:func>
                    </m:e>
                  </m:d>
                </m:e>
                <m:sup>
                  <m:r>
                    <w:rPr>
                      <w:rFonts w:ascii="Cambria Math" w:hAnsi="Cambria Math" w:cs="Times New Roman"/>
                      <w:sz w:val="28"/>
                      <w:szCs w:val="28"/>
                    </w:rPr>
                    <m:t>5</m:t>
                  </m:r>
                </m:sup>
              </m:sSup>
            </m:e>
          </m:d>
          <m:d>
            <m:dPr>
              <m:ctrlPr>
                <w:rPr>
                  <w:rFonts w:ascii="Cambria Math" w:hAnsi="Cambria Math" w:cs="Times New Roman"/>
                  <w:i/>
                  <w:sz w:val="28"/>
                  <w:szCs w:val="28"/>
                </w:rPr>
              </m:ctrlPr>
            </m:dPr>
            <m:e>
              <m:r>
                <w:rPr>
                  <w:rFonts w:ascii="Cambria Math" w:hAnsi="Cambria Math" w:cs="Times New Roman"/>
                  <w:sz w:val="28"/>
                  <w:szCs w:val="28"/>
                </w:rPr>
                <m:t>1+</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-1</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e>
                  </m:d>
                </m:e>
                <m:sup>
                  <m:r>
                    <w:rPr>
                      <w:rFonts w:ascii="Cambria Math" w:hAnsi="Cambria Math" w:cs="Times New Roman"/>
                      <w:sz w:val="28"/>
                      <w:szCs w:val="28"/>
                    </w:rPr>
                    <m:t>5</m:t>
                  </m:r>
                </m:sup>
              </m:sSup>
            </m:e>
          </m:d>
        </m:oMath>
      </m:oMathPara>
    </w:p>
    <w:p w14:paraId="389E5E81" w14:textId="4EF3F363" w:rsidR="00DC7846" w:rsidRPr="00AD4BD2" w:rsidRDefault="00DC7846" w:rsidP="00DC7846">
      <w:pPr>
        <w:shd w:val="clear" w:color="auto" w:fill="FFFFFF" w:themeFill="background1"/>
        <w:spacing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 xml:space="preserve">где </w:t>
      </w:r>
      <w:r w:rsidRPr="00AD4BD2">
        <w:rPr>
          <w:rFonts w:ascii="Times New Roman" w:hAnsi="Times New Roman" w:cs="Times New Roman"/>
          <w:sz w:val="28"/>
          <w:szCs w:val="28"/>
          <w:lang w:val="en-US"/>
        </w:rPr>
        <w:t>c</w:t>
      </w:r>
      <w:r w:rsidRPr="00AD4BD2">
        <w:rPr>
          <w:rFonts w:ascii="Times New Roman" w:hAnsi="Times New Roman" w:cs="Times New Roman"/>
          <w:sz w:val="28"/>
          <w:szCs w:val="28"/>
        </w:rPr>
        <w:t xml:space="preserve"> – альбедо;</w:t>
      </w:r>
    </w:p>
    <w:p w14:paraId="5E5B7E5D" w14:textId="15CF6AE1" w:rsidR="00DC7846" w:rsidRPr="00AD4BD2" w:rsidRDefault="00DB2085" w:rsidP="00DC7846">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oMath>
      <w:r w:rsidR="00DC7846" w:rsidRPr="00F13D22">
        <w:rPr>
          <w:rFonts w:ascii="Times New Roman" w:hAnsi="Times New Roman" w:cs="Times New Roman"/>
          <w:sz w:val="28"/>
          <w:szCs w:val="28"/>
        </w:rPr>
        <w:t xml:space="preserve"> - угол между нормалью </w:t>
      </w:r>
      <m:oMath>
        <m:r>
          <w:rPr>
            <w:rFonts w:ascii="Cambria Math" w:hAnsi="Cambria Math" w:cs="Times New Roman"/>
            <w:sz w:val="28"/>
            <w:szCs w:val="28"/>
          </w:rPr>
          <m:t>n</m:t>
        </m:r>
      </m:oMath>
      <w:r w:rsidR="00DC7846" w:rsidRPr="00AD4BD2">
        <w:rPr>
          <w:rFonts w:ascii="Times New Roman" w:hAnsi="Times New Roman" w:cs="Times New Roman"/>
          <w:sz w:val="28"/>
          <w:szCs w:val="28"/>
        </w:rPr>
        <w:t xml:space="preserve"> и вектором </w:t>
      </w:r>
      <m:oMath>
        <m:r>
          <w:rPr>
            <w:rFonts w:ascii="Cambria Math" w:hAnsi="Cambria Math" w:cs="Times New Roman"/>
            <w:sz w:val="28"/>
            <w:szCs w:val="28"/>
          </w:rPr>
          <m:t>r</m:t>
        </m:r>
      </m:oMath>
      <w:r w:rsidR="00CE254F" w:rsidRPr="00AD4BD2">
        <w:rPr>
          <w:rFonts w:ascii="Times New Roman" w:hAnsi="Times New Roman" w:cs="Times New Roman"/>
          <w:sz w:val="28"/>
          <w:szCs w:val="28"/>
        </w:rPr>
        <w:t>, направленным в камеру</w:t>
      </w:r>
      <w:r w:rsidR="00DC7846" w:rsidRPr="00AD4BD2">
        <w:rPr>
          <w:rFonts w:ascii="Times New Roman" w:hAnsi="Times New Roman" w:cs="Times New Roman"/>
          <w:sz w:val="28"/>
          <w:szCs w:val="28"/>
        </w:rPr>
        <w:t xml:space="preserve">; </w:t>
      </w:r>
    </w:p>
    <w:p w14:paraId="7FCCEF3C" w14:textId="3AA502D7" w:rsidR="00DC7846" w:rsidRPr="00AD4BD2" w:rsidRDefault="00DB2085" w:rsidP="00DC7846">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oMath>
      <w:r w:rsidR="00DC7846" w:rsidRPr="00F13D22">
        <w:rPr>
          <w:rFonts w:ascii="Times New Roman" w:hAnsi="Times New Roman" w:cs="Times New Roman"/>
          <w:sz w:val="28"/>
          <w:szCs w:val="28"/>
        </w:rPr>
        <w:t xml:space="preserve"> – угол между нормалью </w:t>
      </w:r>
      <m:oMath>
        <m:r>
          <w:rPr>
            <w:rFonts w:ascii="Cambria Math" w:hAnsi="Cambria Math" w:cs="Times New Roman"/>
            <w:sz w:val="28"/>
            <w:szCs w:val="28"/>
          </w:rPr>
          <m:t>n</m:t>
        </m:r>
      </m:oMath>
      <w:r w:rsidR="00DC7846" w:rsidRPr="00AD4BD2">
        <w:rPr>
          <w:rFonts w:ascii="Times New Roman" w:hAnsi="Times New Roman" w:cs="Times New Roman"/>
          <w:sz w:val="28"/>
          <w:szCs w:val="28"/>
        </w:rPr>
        <w:t xml:space="preserve"> и вектором </w:t>
      </w:r>
      <m:oMath>
        <m:r>
          <w:rPr>
            <w:rFonts w:ascii="Cambria Math" w:hAnsi="Cambria Math" w:cs="Times New Roman"/>
            <w:sz w:val="28"/>
            <w:szCs w:val="28"/>
          </w:rPr>
          <m:t>i</m:t>
        </m:r>
      </m:oMath>
      <w:r w:rsidR="00CE254F" w:rsidRPr="00AD4BD2">
        <w:rPr>
          <w:rFonts w:ascii="Times New Roman" w:hAnsi="Times New Roman" w:cs="Times New Roman"/>
          <w:sz w:val="28"/>
          <w:szCs w:val="28"/>
        </w:rPr>
        <w:t>, направленным на источник света</w:t>
      </w:r>
      <w:r w:rsidR="00DC7846" w:rsidRPr="00AD4BD2">
        <w:rPr>
          <w:rFonts w:ascii="Times New Roman" w:hAnsi="Times New Roman" w:cs="Times New Roman"/>
          <w:sz w:val="28"/>
          <w:szCs w:val="28"/>
        </w:rPr>
        <w:t>;</w:t>
      </w:r>
    </w:p>
    <w:p w14:paraId="6CE36DAF" w14:textId="6B92D98B" w:rsidR="00DC7846" w:rsidRPr="00AD4BD2" w:rsidRDefault="00DB2085" w:rsidP="00DC7846">
      <w:pPr>
        <w:shd w:val="clear" w:color="auto" w:fill="FFFFFF" w:themeFill="background1"/>
        <w:spacing w:line="276" w:lineRule="auto"/>
        <w:ind w:left="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+2</m:t>
        </m:r>
        <m:sSup>
          <m:sSupPr>
            <m:ctrlPr>
              <w:rPr>
                <w:rFonts w:ascii="Cambria Math" w:hAnsi="Cambria Math" w:cs="Times New Roman"/>
                <w:i/>
                <w:sz w:val="28"/>
                <w:szCs w:val="28"/>
              </w:rPr>
            </m:ctrlPr>
          </m:sSupPr>
          <m:e>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d</m:t>
                    </m:r>
                  </m:sub>
                </m:sSub>
              </m:e>
            </m:func>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∙α</m:t>
        </m:r>
      </m:oMath>
      <w:r w:rsidR="00DC7846" w:rsidRPr="00AD4BD2">
        <w:rPr>
          <w:rFonts w:ascii="Times New Roman" w:hAnsi="Times New Roman" w:cs="Times New Roman"/>
          <w:sz w:val="28"/>
          <w:szCs w:val="28"/>
        </w:rPr>
        <w:t>, где</w:t>
      </w:r>
    </w:p>
    <w:p w14:paraId="14520D79" w14:textId="320B006D" w:rsidR="00DC7846" w:rsidRPr="00AD4BD2" w:rsidRDefault="00DB2085" w:rsidP="00DC7846">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d</m:t>
            </m:r>
          </m:sub>
        </m:sSub>
        <m:r>
          <w:rPr>
            <w:rFonts w:ascii="Cambria Math" w:hAnsi="Cambria Math" w:cs="Times New Roman"/>
            <w:sz w:val="28"/>
            <w:szCs w:val="28"/>
          </w:rPr>
          <m:t xml:space="preserve"> </m:t>
        </m:r>
      </m:oMath>
      <w:r w:rsidR="00DC7846" w:rsidRPr="00AD4BD2">
        <w:rPr>
          <w:rFonts w:ascii="Times New Roman" w:hAnsi="Times New Roman" w:cs="Times New Roman"/>
          <w:sz w:val="28"/>
          <w:szCs w:val="28"/>
        </w:rPr>
        <w:t>– это угол между векторам</w:t>
      </w:r>
      <m:oMath>
        <m:r>
          <w:rPr>
            <w:rFonts w:ascii="Cambria Math" w:hAnsi="Cambria Math" w:cs="Times New Roman"/>
            <w:sz w:val="28"/>
            <w:szCs w:val="28"/>
          </w:rPr>
          <m:t xml:space="preserve"> </m:t>
        </m:r>
        <m:r>
          <w:rPr>
            <w:rFonts w:ascii="Cambria Math" w:hAnsi="Cambria Math" w:cs="Times New Roman"/>
            <w:sz w:val="28"/>
            <w:szCs w:val="28"/>
            <w:lang w:val="en-US"/>
          </w:rPr>
          <m:t>i</m:t>
        </m:r>
      </m:oMath>
      <w:r w:rsidR="00DC7846" w:rsidRPr="00AD4BD2">
        <w:rPr>
          <w:rFonts w:ascii="Times New Roman" w:hAnsi="Times New Roman" w:cs="Times New Roman"/>
          <w:sz w:val="28"/>
          <w:szCs w:val="28"/>
        </w:rPr>
        <w:t xml:space="preserve"> и нормалью микрограни </w:t>
      </w:r>
      <m:oMath>
        <m:r>
          <w:rPr>
            <w:rFonts w:ascii="Cambria Math" w:hAnsi="Cambria Math" w:cs="Times New Roman"/>
            <w:sz w:val="28"/>
            <w:szCs w:val="28"/>
          </w:rPr>
          <m:t>h</m:t>
        </m:r>
      </m:oMath>
      <w:r w:rsidR="00DC7846" w:rsidRPr="00AD4BD2">
        <w:rPr>
          <w:rFonts w:ascii="Times New Roman" w:hAnsi="Times New Roman" w:cs="Times New Roman"/>
          <w:sz w:val="28"/>
          <w:szCs w:val="28"/>
        </w:rPr>
        <w:t xml:space="preserve">; </w:t>
      </w:r>
    </w:p>
    <w:p w14:paraId="6BD727B6" w14:textId="5FB5CC3E" w:rsidR="00DC7846" w:rsidRPr="00AD4BD2" w:rsidRDefault="00DC7846" w:rsidP="00CE254F">
      <w:pPr>
        <w:shd w:val="clear" w:color="auto" w:fill="FFFFFF" w:themeFill="background1"/>
        <w:spacing w:line="276" w:lineRule="auto"/>
        <w:ind w:left="708"/>
        <w:rPr>
          <w:rFonts w:ascii="Times New Roman" w:hAnsi="Times New Roman" w:cs="Times New Roman"/>
          <w:sz w:val="28"/>
          <w:szCs w:val="28"/>
        </w:rPr>
      </w:pPr>
      <m:oMath>
        <m:r>
          <w:rPr>
            <w:rFonts w:ascii="Cambria Math" w:hAnsi="Cambria Math" w:cs="Times New Roman"/>
            <w:sz w:val="28"/>
            <w:szCs w:val="28"/>
          </w:rPr>
          <m:t>α</m:t>
        </m:r>
      </m:oMath>
      <w:r w:rsidRPr="00AD4BD2">
        <w:rPr>
          <w:rFonts w:ascii="Times New Roman" w:hAnsi="Times New Roman" w:cs="Times New Roman"/>
          <w:sz w:val="28"/>
          <w:szCs w:val="28"/>
        </w:rPr>
        <w:t xml:space="preserve"> – коэффициент шероховатости.</w:t>
      </w:r>
      <w:r w:rsidR="00CE254F" w:rsidRPr="00AD4BD2">
        <w:rPr>
          <w:rFonts w:ascii="Times New Roman" w:hAnsi="Times New Roman" w:cs="Times New Roman"/>
          <w:sz w:val="28"/>
          <w:szCs w:val="28"/>
        </w:rPr>
        <w:br/>
      </w:r>
      <w:r w:rsidR="00CE254F" w:rsidRPr="00AD4BD2">
        <w:rPr>
          <w:rFonts w:ascii="Times New Roman" w:hAnsi="Times New Roman" w:cs="Times New Roman"/>
          <w:sz w:val="28"/>
          <w:szCs w:val="28"/>
        </w:rPr>
        <w:tab/>
        <w:t>Для этой модели освещения не выполнен закон сохранения энергии, но это было сознательным решением, направленным на удобство художников.</w:t>
      </w:r>
    </w:p>
    <w:p w14:paraId="78ADC013" w14:textId="74BB19EE" w:rsidR="00851E27" w:rsidRPr="00AD4BD2" w:rsidRDefault="009F1AC6" w:rsidP="00041D77">
      <w:pPr>
        <w:shd w:val="clear" w:color="auto" w:fill="FFFFFF" w:themeFill="background1"/>
        <w:spacing w:line="276" w:lineRule="auto"/>
        <w:ind w:left="360"/>
        <w:rPr>
          <w:rFonts w:ascii="Times New Roman" w:hAnsi="Times New Roman" w:cs="Times New Roman"/>
          <w:sz w:val="28"/>
          <w:szCs w:val="28"/>
        </w:rPr>
      </w:pPr>
      <w:r w:rsidRPr="00AD4BD2">
        <w:rPr>
          <w:rFonts w:ascii="Times New Roman" w:hAnsi="Times New Roman" w:cs="Times New Roman"/>
          <w:sz w:val="28"/>
          <w:szCs w:val="28"/>
        </w:rPr>
        <w:t xml:space="preserve">В </w:t>
      </w:r>
      <w:r w:rsidR="00851E27" w:rsidRPr="00AD4BD2">
        <w:rPr>
          <w:rFonts w:ascii="Times New Roman" w:hAnsi="Times New Roman" w:cs="Times New Roman"/>
          <w:sz w:val="28"/>
          <w:szCs w:val="28"/>
        </w:rPr>
        <w:t>число его параметров входит:</w:t>
      </w:r>
    </w:p>
    <w:p w14:paraId="7599D9CB" w14:textId="7DA16ABD"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Surface Color</w:t>
      </w:r>
      <w:r w:rsidR="008C22A0" w:rsidRPr="00AD4BD2">
        <w:rPr>
          <w:rFonts w:ascii="Times New Roman" w:hAnsi="Times New Roman" w:cs="Times New Roman"/>
          <w:sz w:val="28"/>
          <w:szCs w:val="28"/>
        </w:rPr>
        <w:t xml:space="preserve"> – цвет поверхности, обычно поставляемый текстурными картами;</w:t>
      </w:r>
    </w:p>
    <w:p w14:paraId="70903C43" w14:textId="2FF05C54"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Subsurface Amount</w:t>
      </w:r>
      <w:r w:rsidR="008C22A0" w:rsidRPr="00AD4BD2">
        <w:rPr>
          <w:rFonts w:ascii="Times New Roman" w:hAnsi="Times New Roman" w:cs="Times New Roman"/>
          <w:sz w:val="28"/>
          <w:szCs w:val="28"/>
        </w:rPr>
        <w:t xml:space="preserve"> – управляет диффузной формой с использованием подповерхностного приближения;</w:t>
      </w:r>
    </w:p>
    <w:p w14:paraId="071E1125" w14:textId="5AC05971"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Specular Amount</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с</w:t>
      </w:r>
      <w:r w:rsidR="008C22A0" w:rsidRPr="00AD4BD2">
        <w:rPr>
          <w:rFonts w:ascii="Times New Roman" w:hAnsi="Times New Roman" w:cs="Times New Roman"/>
          <w:sz w:val="28"/>
          <w:szCs w:val="28"/>
        </w:rPr>
        <w:t>тепень гладкости поверхности;</w:t>
      </w:r>
    </w:p>
    <w:p w14:paraId="50E28BF8" w14:textId="23670352"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Specular Roughness</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к</w:t>
      </w:r>
      <w:r w:rsidR="008C22A0" w:rsidRPr="00AD4BD2">
        <w:rPr>
          <w:rFonts w:ascii="Times New Roman" w:hAnsi="Times New Roman" w:cs="Times New Roman"/>
          <w:sz w:val="28"/>
          <w:szCs w:val="28"/>
        </w:rPr>
        <w:t>ажущаяся шероховатость поверхности, влияет на зеркальные блики;</w:t>
      </w:r>
    </w:p>
    <w:p w14:paraId="77CCCF44" w14:textId="122D34D0"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Specular Tint</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к</w:t>
      </w:r>
      <w:r w:rsidR="008C22A0" w:rsidRPr="00AD4BD2">
        <w:rPr>
          <w:rFonts w:ascii="Times New Roman" w:hAnsi="Times New Roman" w:cs="Times New Roman"/>
          <w:sz w:val="28"/>
          <w:szCs w:val="28"/>
        </w:rPr>
        <w:t>оличество оттенков зеркальных бликов. Значение 0 соотв. существованию ахроматических бликов, и значение 1.0 – сохраняет цвет поверхности.</w:t>
      </w:r>
    </w:p>
    <w:p w14:paraId="55113E49" w14:textId="7733A966"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Metallicness</w:t>
      </w:r>
      <w:r w:rsidR="008C22A0" w:rsidRPr="00AD4BD2">
        <w:rPr>
          <w:rFonts w:ascii="Times New Roman" w:hAnsi="Times New Roman" w:cs="Times New Roman"/>
          <w:sz w:val="28"/>
          <w:szCs w:val="28"/>
        </w:rPr>
        <w:t xml:space="preserve"> – металлическое </w:t>
      </w:r>
      <w:r w:rsidR="0062428C" w:rsidRPr="00AD4BD2">
        <w:rPr>
          <w:rFonts w:ascii="Times New Roman" w:hAnsi="Times New Roman" w:cs="Times New Roman"/>
          <w:sz w:val="28"/>
          <w:szCs w:val="28"/>
        </w:rPr>
        <w:t>состояние (0 – диэлектрик, 1 –</w:t>
      </w:r>
      <w:r w:rsidR="00E1373F" w:rsidRPr="00AD4BD2">
        <w:rPr>
          <w:rFonts w:ascii="Times New Roman" w:hAnsi="Times New Roman" w:cs="Times New Roman"/>
          <w:sz w:val="28"/>
          <w:szCs w:val="28"/>
        </w:rPr>
        <w:t xml:space="preserve"> м</w:t>
      </w:r>
      <w:r w:rsidR="008C22A0" w:rsidRPr="00AD4BD2">
        <w:rPr>
          <w:rFonts w:ascii="Times New Roman" w:hAnsi="Times New Roman" w:cs="Times New Roman"/>
          <w:sz w:val="28"/>
          <w:szCs w:val="28"/>
        </w:rPr>
        <w:t xml:space="preserve">еталл). Это линейная смесь между двумя различными моделями. Металлическая </w:t>
      </w:r>
      <w:r w:rsidR="00E1373F" w:rsidRPr="00AD4BD2">
        <w:rPr>
          <w:rFonts w:ascii="Times New Roman" w:hAnsi="Times New Roman" w:cs="Times New Roman"/>
          <w:sz w:val="28"/>
          <w:szCs w:val="28"/>
        </w:rPr>
        <w:t>поверхность</w:t>
      </w:r>
      <w:r w:rsidR="009F17F0" w:rsidRPr="00AD4BD2">
        <w:rPr>
          <w:rFonts w:ascii="Times New Roman" w:hAnsi="Times New Roman" w:cs="Times New Roman"/>
          <w:sz w:val="28"/>
          <w:szCs w:val="28"/>
        </w:rPr>
        <w:t>, как об этом говорилось ранее,</w:t>
      </w:r>
      <w:r w:rsidR="008C22A0" w:rsidRPr="00AD4BD2">
        <w:rPr>
          <w:rFonts w:ascii="Times New Roman" w:hAnsi="Times New Roman" w:cs="Times New Roman"/>
          <w:sz w:val="28"/>
          <w:szCs w:val="28"/>
        </w:rPr>
        <w:t xml:space="preserve"> </w:t>
      </w:r>
      <w:r w:rsidR="00E1373F" w:rsidRPr="00AD4BD2">
        <w:rPr>
          <w:rFonts w:ascii="Times New Roman" w:hAnsi="Times New Roman" w:cs="Times New Roman"/>
          <w:sz w:val="28"/>
          <w:szCs w:val="28"/>
        </w:rPr>
        <w:t>не имеет диффузного компонента, так ка</w:t>
      </w:r>
      <w:r w:rsidR="009F17F0" w:rsidRPr="00AD4BD2">
        <w:rPr>
          <w:rFonts w:ascii="Times New Roman" w:hAnsi="Times New Roman" w:cs="Times New Roman"/>
          <w:sz w:val="28"/>
          <w:szCs w:val="28"/>
        </w:rPr>
        <w:t>к</w:t>
      </w:r>
      <w:r w:rsidR="00E1373F" w:rsidRPr="00AD4BD2">
        <w:rPr>
          <w:rFonts w:ascii="Times New Roman" w:hAnsi="Times New Roman" w:cs="Times New Roman"/>
          <w:sz w:val="28"/>
          <w:szCs w:val="28"/>
        </w:rPr>
        <w:t xml:space="preserve"> весь преломленный свет затухает. Остается только зеркально-отраженный свет.</w:t>
      </w:r>
    </w:p>
    <w:p w14:paraId="7CCDFAE9" w14:textId="004759AB"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Anisotropy Amount</w:t>
      </w:r>
      <w:r w:rsidR="00E1373F" w:rsidRPr="00AD4BD2">
        <w:rPr>
          <w:rFonts w:ascii="Times New Roman" w:hAnsi="Times New Roman" w:cs="Times New Roman"/>
          <w:sz w:val="28"/>
          <w:szCs w:val="28"/>
        </w:rPr>
        <w:t xml:space="preserve"> – величина анизотропности поверхности, влияющая на зеркальные блики: при значении 0.0 создает изотропные блики, а при значении 1.0 – полностью анизотропные блики.</w:t>
      </w:r>
    </w:p>
    <w:p w14:paraId="63B371FE" w14:textId="53BBEE16"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Anisotropy Angle</w:t>
      </w:r>
      <w:r w:rsidR="00E1373F" w:rsidRPr="00AD4BD2">
        <w:rPr>
          <w:rFonts w:ascii="Times New Roman" w:hAnsi="Times New Roman" w:cs="Times New Roman"/>
          <w:sz w:val="28"/>
          <w:szCs w:val="28"/>
        </w:rPr>
        <w:t xml:space="preserve"> – угол поворота анизотропных бликов. Отображает значения из диапазона [0,1] в диапазон [0,360].</w:t>
      </w:r>
    </w:p>
    <w:p w14:paraId="76A7E371" w14:textId="043AA529" w:rsidR="009F17F0" w:rsidRPr="00B5325E" w:rsidRDefault="00851E27" w:rsidP="00C35899">
      <w:pPr>
        <w:shd w:val="clear" w:color="auto" w:fill="FFFFFF" w:themeFill="background1"/>
        <w:spacing w:line="276" w:lineRule="auto"/>
        <w:ind w:firstLine="708"/>
        <w:rPr>
          <w:sz w:val="28"/>
          <w:szCs w:val="28"/>
        </w:rPr>
      </w:pPr>
      <w:r w:rsidRPr="00AD4BD2">
        <w:rPr>
          <w:rFonts w:ascii="Times New Roman" w:hAnsi="Times New Roman" w:cs="Times New Roman"/>
          <w:sz w:val="28"/>
          <w:szCs w:val="28"/>
        </w:rPr>
        <w:t xml:space="preserve">Здесь описаны только некоторые из них, задействованные в </w:t>
      </w:r>
      <w:r w:rsidR="00FF4AF2" w:rsidRPr="00AD4BD2">
        <w:rPr>
          <w:rFonts w:ascii="Times New Roman" w:hAnsi="Times New Roman" w:cs="Times New Roman"/>
          <w:sz w:val="28"/>
          <w:szCs w:val="28"/>
        </w:rPr>
        <w:t>материалах сравниваемых моделей</w:t>
      </w:r>
      <w:r w:rsidRPr="00AD4BD2">
        <w:rPr>
          <w:rFonts w:ascii="Times New Roman" w:hAnsi="Times New Roman" w:cs="Times New Roman"/>
          <w:sz w:val="28"/>
          <w:szCs w:val="28"/>
        </w:rPr>
        <w:t xml:space="preserve">. Данная функция реализована в шейдере </w:t>
      </w:r>
      <w:r w:rsidRPr="00AD4BD2">
        <w:rPr>
          <w:rFonts w:ascii="Times New Roman" w:hAnsi="Times New Roman" w:cs="Times New Roman"/>
          <w:sz w:val="28"/>
          <w:szCs w:val="28"/>
          <w:lang w:val="en-US"/>
        </w:rPr>
        <w:t>asDisneyMaterial</w:t>
      </w:r>
      <w:r w:rsidRPr="00AD4BD2">
        <w:rPr>
          <w:rFonts w:ascii="Times New Roman" w:hAnsi="Times New Roman" w:cs="Times New Roman"/>
          <w:sz w:val="28"/>
          <w:szCs w:val="28"/>
        </w:rPr>
        <w:t xml:space="preserve">. Она основана на </w:t>
      </w:r>
      <w:r w:rsidR="009F1AC6" w:rsidRPr="00AD4BD2">
        <w:rPr>
          <w:rFonts w:ascii="Times New Roman" w:hAnsi="Times New Roman" w:cs="Times New Roman"/>
          <w:sz w:val="28"/>
          <w:szCs w:val="28"/>
        </w:rPr>
        <w:t>курсе лекций и соответствующих статьях, представленных на конференции ACM SIGGRAPH 2012</w:t>
      </w:r>
      <w:r w:rsidR="00C35899" w:rsidRPr="00AD4BD2">
        <w:rPr>
          <w:rFonts w:ascii="Times New Roman" w:hAnsi="Times New Roman" w:cs="Times New Roman"/>
          <w:sz w:val="28"/>
          <w:szCs w:val="28"/>
        </w:rPr>
        <w:t>.</w:t>
      </w:r>
      <w:r w:rsidR="009F1AC6" w:rsidRPr="00AD4BD2">
        <w:rPr>
          <w:rFonts w:ascii="Times New Roman" w:hAnsi="Times New Roman" w:cs="Times New Roman"/>
          <w:sz w:val="28"/>
          <w:szCs w:val="28"/>
        </w:rPr>
        <w:t xml:space="preserve"> </w:t>
      </w:r>
      <w:r w:rsidR="00E1373F" w:rsidRPr="00AD4BD2">
        <w:rPr>
          <w:rFonts w:ascii="Times New Roman" w:hAnsi="Times New Roman" w:cs="Times New Roman"/>
          <w:sz w:val="28"/>
          <w:szCs w:val="28"/>
          <w:lang w:val="en-US"/>
        </w:rPr>
        <w:t>[</w:t>
      </w:r>
      <w:r w:rsidR="00700D50" w:rsidRPr="00AD4BD2">
        <w:rPr>
          <w:rFonts w:ascii="Times New Roman" w:hAnsi="Times New Roman" w:cs="Times New Roman"/>
          <w:sz w:val="28"/>
          <w:szCs w:val="28"/>
          <w:lang w:val="en-US"/>
        </w:rPr>
        <w:t>11</w:t>
      </w:r>
      <w:r w:rsidR="00E1373F" w:rsidRPr="00AD4BD2">
        <w:rPr>
          <w:rFonts w:ascii="Times New Roman" w:hAnsi="Times New Roman" w:cs="Times New Roman"/>
          <w:sz w:val="28"/>
          <w:szCs w:val="28"/>
          <w:lang w:val="en-US"/>
        </w:rPr>
        <w:t>]</w:t>
      </w:r>
      <w:r w:rsidR="00C35899" w:rsidRPr="00AD4BD2">
        <w:rPr>
          <w:rFonts w:ascii="Times New Roman" w:hAnsi="Times New Roman" w:cs="Times New Roman"/>
          <w:sz w:val="28"/>
          <w:szCs w:val="28"/>
          <w:lang w:val="en-US"/>
        </w:rPr>
        <w:br/>
      </w:r>
    </w:p>
    <w:p w14:paraId="685B28A9" w14:textId="120F04E9" w:rsidR="003C10E2" w:rsidRPr="00B5325E" w:rsidRDefault="00942342" w:rsidP="00B5325E">
      <w:pPr>
        <w:pStyle w:val="a5"/>
        <w:numPr>
          <w:ilvl w:val="0"/>
          <w:numId w:val="4"/>
        </w:numPr>
        <w:shd w:val="clear" w:color="auto" w:fill="FFFFFF" w:themeFill="background1"/>
        <w:spacing w:line="276" w:lineRule="auto"/>
        <w:rPr>
          <w:rFonts w:ascii="Times New Roman" w:hAnsi="Times New Roman" w:cs="Times New Roman"/>
          <w:sz w:val="28"/>
          <w:szCs w:val="28"/>
        </w:rPr>
      </w:pPr>
      <w:r w:rsidRPr="00B5325E">
        <w:rPr>
          <w:rFonts w:ascii="Times New Roman" w:hAnsi="Times New Roman" w:cs="Times New Roman"/>
          <w:sz w:val="28"/>
          <w:szCs w:val="28"/>
        </w:rPr>
        <w:t>Physically-based metal BRDF</w:t>
      </w:r>
      <w:r w:rsidR="00700D50" w:rsidRPr="00B5325E">
        <w:rPr>
          <w:rFonts w:ascii="Times New Roman" w:hAnsi="Times New Roman" w:cs="Times New Roman"/>
          <w:sz w:val="28"/>
          <w:szCs w:val="28"/>
          <w:lang w:val="en-US"/>
        </w:rPr>
        <w:t xml:space="preserve"> [12]</w:t>
      </w:r>
    </w:p>
    <w:p w14:paraId="23A608C8" w14:textId="0E3BF4A5" w:rsidR="0031522E" w:rsidRPr="00AD4BD2" w:rsidRDefault="00CE5312" w:rsidP="00041D77">
      <w:pPr>
        <w:shd w:val="clear" w:color="auto" w:fill="FFFFFF" w:themeFill="background1"/>
        <w:spacing w:line="276" w:lineRule="auto"/>
        <w:rPr>
          <w:rFonts w:ascii="Times New Roman" w:hAnsi="Times New Roman" w:cs="Times New Roman"/>
          <w:sz w:val="28"/>
          <w:szCs w:val="28"/>
        </w:rPr>
      </w:pPr>
      <w:commentRangeStart w:id="42"/>
      <w:r w:rsidRPr="00F13D22">
        <w:rPr>
          <w:rFonts w:ascii="Times New Roman" w:hAnsi="Times New Roman" w:cs="Times New Roman"/>
          <w:sz w:val="28"/>
          <w:szCs w:val="28"/>
        </w:rPr>
        <w:t>Свет, отражающийся от металлических поверхностей, описывается уравн</w:t>
      </w:r>
      <w:r w:rsidR="00700D50" w:rsidRPr="00AD4BD2">
        <w:rPr>
          <w:rFonts w:ascii="Times New Roman" w:hAnsi="Times New Roman" w:cs="Times New Roman"/>
          <w:sz w:val="28"/>
          <w:szCs w:val="28"/>
        </w:rPr>
        <w:t>ениями Френеля</w:t>
      </w:r>
      <w:r w:rsidRPr="00AD4BD2">
        <w:rPr>
          <w:rFonts w:ascii="Times New Roman" w:hAnsi="Times New Roman" w:cs="Times New Roman"/>
          <w:sz w:val="28"/>
          <w:szCs w:val="28"/>
        </w:rPr>
        <w:t xml:space="preserve">, которые управляются комплексным показателем преломления </w:t>
      </w:r>
      <w:r w:rsidRPr="00AD4BD2">
        <w:rPr>
          <w:rFonts w:ascii="Times New Roman" w:hAnsi="Times New Roman" w:cs="Times New Roman"/>
          <w:sz w:val="28"/>
          <w:szCs w:val="28"/>
          <w:lang w:val="en-US"/>
        </w:rPr>
        <w:t>η</w:t>
      </w:r>
      <w:r w:rsidRPr="00AD4BD2">
        <w:rPr>
          <w:rFonts w:ascii="Times New Roman" w:hAnsi="Times New Roman" w:cs="Times New Roman"/>
          <w:i/>
          <w:sz w:val="28"/>
          <w:szCs w:val="28"/>
        </w:rPr>
        <w:t xml:space="preserve"> = </w:t>
      </w:r>
      <w:r w:rsidRPr="00AD4BD2">
        <w:rPr>
          <w:rFonts w:ascii="Times New Roman" w:hAnsi="Times New Roman" w:cs="Times New Roman"/>
          <w:i/>
          <w:sz w:val="28"/>
          <w:szCs w:val="28"/>
          <w:lang w:val="en-US"/>
        </w:rPr>
        <w:t>n</w:t>
      </w:r>
      <w:r w:rsidRPr="00AD4BD2">
        <w:rPr>
          <w:rFonts w:ascii="Times New Roman" w:hAnsi="Times New Roman" w:cs="Times New Roman"/>
          <w:i/>
          <w:sz w:val="28"/>
          <w:szCs w:val="28"/>
        </w:rPr>
        <w:t>+</w:t>
      </w:r>
      <w:proofErr w:type="spellStart"/>
      <w:r w:rsidRPr="00AD4BD2">
        <w:rPr>
          <w:rFonts w:ascii="Times New Roman" w:hAnsi="Times New Roman" w:cs="Times New Roman"/>
          <w:i/>
          <w:sz w:val="28"/>
          <w:szCs w:val="28"/>
          <w:lang w:val="en-US"/>
        </w:rPr>
        <w:t>ik</w:t>
      </w:r>
      <w:proofErr w:type="spellEnd"/>
      <w:r w:rsidR="0031653B" w:rsidRPr="00AD4BD2">
        <w:rPr>
          <w:rFonts w:ascii="Times New Roman" w:hAnsi="Times New Roman" w:cs="Times New Roman"/>
          <w:sz w:val="28"/>
          <w:szCs w:val="28"/>
        </w:rPr>
        <w:t>.</w:t>
      </w:r>
      <w:r w:rsidR="0031653B" w:rsidRPr="00AD4BD2">
        <w:rPr>
          <w:rFonts w:ascii="Times New Roman" w:hAnsi="Times New Roman" w:cs="Times New Roman"/>
          <w:i/>
          <w:sz w:val="28"/>
          <w:szCs w:val="28"/>
        </w:rPr>
        <w:t xml:space="preserve"> </w:t>
      </w:r>
      <w:r w:rsidRPr="00AD4BD2">
        <w:rPr>
          <w:rFonts w:ascii="Times New Roman" w:hAnsi="Times New Roman" w:cs="Times New Roman"/>
          <w:sz w:val="28"/>
          <w:szCs w:val="28"/>
        </w:rPr>
        <w:t xml:space="preserve">Вместе </w:t>
      </w:r>
      <w:r w:rsidRPr="00AD4BD2">
        <w:rPr>
          <w:rFonts w:ascii="Times New Roman" w:hAnsi="Times New Roman" w:cs="Times New Roman"/>
          <w:i/>
          <w:sz w:val="28"/>
          <w:szCs w:val="28"/>
          <w:lang w:val="en-US"/>
        </w:rPr>
        <w:t>n</w:t>
      </w:r>
      <w:r w:rsidRPr="00AD4BD2">
        <w:rPr>
          <w:rFonts w:ascii="Times New Roman" w:hAnsi="Times New Roman" w:cs="Times New Roman"/>
          <w:sz w:val="28"/>
          <w:szCs w:val="28"/>
        </w:rPr>
        <w:t xml:space="preserve"> и </w:t>
      </w:r>
      <w:r w:rsidRPr="00AD4BD2">
        <w:rPr>
          <w:rFonts w:ascii="Times New Roman" w:hAnsi="Times New Roman" w:cs="Times New Roman"/>
          <w:i/>
          <w:sz w:val="28"/>
          <w:szCs w:val="28"/>
          <w:lang w:val="en-US"/>
        </w:rPr>
        <w:t>k</w:t>
      </w:r>
      <w:r w:rsidRPr="00AD4BD2">
        <w:rPr>
          <w:rFonts w:ascii="Times New Roman" w:hAnsi="Times New Roman" w:cs="Times New Roman"/>
          <w:sz w:val="28"/>
          <w:szCs w:val="28"/>
        </w:rPr>
        <w:t xml:space="preserve"> определяют две характеристики кривой Френеля для материала: отражательную способность </w:t>
      </w:r>
      <w:r w:rsidR="0031653B" w:rsidRPr="00AD4BD2">
        <w:rPr>
          <w:rFonts w:ascii="Times New Roman" w:hAnsi="Times New Roman" w:cs="Times New Roman"/>
          <w:sz w:val="28"/>
          <w:szCs w:val="28"/>
        </w:rPr>
        <w:t xml:space="preserve">материала при прямом </w:t>
      </w:r>
      <w:r w:rsidR="005C5060" w:rsidRPr="00AD4BD2">
        <w:rPr>
          <w:rFonts w:ascii="Times New Roman" w:hAnsi="Times New Roman" w:cs="Times New Roman"/>
          <w:sz w:val="28"/>
          <w:szCs w:val="28"/>
        </w:rPr>
        <w:t>просмотре поверхности, когда нормаль направлена в камеру</w:t>
      </w:r>
      <w:r w:rsidR="0031653B"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и </w:t>
      </w:r>
      <w:r w:rsidR="0031653B" w:rsidRPr="00AD4BD2">
        <w:rPr>
          <w:rFonts w:ascii="Times New Roman" w:hAnsi="Times New Roman" w:cs="Times New Roman"/>
          <w:sz w:val="28"/>
          <w:szCs w:val="28"/>
        </w:rPr>
        <w:t xml:space="preserve">скорость перехода </w:t>
      </w:r>
      <w:r w:rsidR="005C5060" w:rsidRPr="00AD4BD2">
        <w:rPr>
          <w:rFonts w:ascii="Times New Roman" w:hAnsi="Times New Roman" w:cs="Times New Roman"/>
          <w:sz w:val="28"/>
          <w:szCs w:val="28"/>
        </w:rPr>
        <w:t>к зеркальному отражению</w:t>
      </w:r>
      <w:r w:rsidR="0031653B" w:rsidRPr="00AD4BD2">
        <w:rPr>
          <w:rFonts w:ascii="Times New Roman" w:hAnsi="Times New Roman" w:cs="Times New Roman"/>
          <w:sz w:val="28"/>
          <w:szCs w:val="28"/>
        </w:rPr>
        <w:t xml:space="preserve"> света в зависимости от угла просмотра.</w:t>
      </w:r>
      <w:r w:rsidRPr="00AD4BD2">
        <w:rPr>
          <w:rFonts w:ascii="Times New Roman" w:hAnsi="Times New Roman" w:cs="Times New Roman"/>
          <w:sz w:val="28"/>
          <w:szCs w:val="28"/>
        </w:rPr>
        <w:t xml:space="preserve"> Однако, поскольку обе </w:t>
      </w:r>
      <w:r w:rsidR="00F3176E" w:rsidRPr="00AD4BD2">
        <w:rPr>
          <w:rFonts w:ascii="Times New Roman" w:hAnsi="Times New Roman" w:cs="Times New Roman"/>
          <w:sz w:val="28"/>
          <w:szCs w:val="28"/>
        </w:rPr>
        <w:t xml:space="preserve">этих </w:t>
      </w:r>
      <w:r w:rsidRPr="00AD4BD2">
        <w:rPr>
          <w:rFonts w:ascii="Times New Roman" w:hAnsi="Times New Roman" w:cs="Times New Roman"/>
          <w:sz w:val="28"/>
          <w:szCs w:val="28"/>
        </w:rPr>
        <w:t xml:space="preserve">характеристики зависят </w:t>
      </w:r>
      <w:r w:rsidRPr="00AD4BD2">
        <w:rPr>
          <w:rFonts w:ascii="Times New Roman" w:hAnsi="Times New Roman" w:cs="Times New Roman"/>
          <w:sz w:val="28"/>
          <w:szCs w:val="28"/>
        </w:rPr>
        <w:lastRenderedPageBreak/>
        <w:t>от обоих параметров</w:t>
      </w:r>
      <w:r w:rsidR="00F3176E" w:rsidRPr="00AD4BD2">
        <w:rPr>
          <w:rFonts w:ascii="Times New Roman" w:hAnsi="Times New Roman" w:cs="Times New Roman"/>
          <w:sz w:val="28"/>
          <w:szCs w:val="28"/>
        </w:rPr>
        <w:t xml:space="preserve"> </w:t>
      </w:r>
      <w:r w:rsidR="00F3176E" w:rsidRPr="00AD4BD2">
        <w:rPr>
          <w:rFonts w:ascii="Times New Roman" w:hAnsi="Times New Roman" w:cs="Times New Roman"/>
          <w:i/>
          <w:sz w:val="28"/>
          <w:szCs w:val="28"/>
          <w:lang w:val="en-US"/>
        </w:rPr>
        <w:t>n</w:t>
      </w:r>
      <w:r w:rsidR="00F3176E" w:rsidRPr="00AD4BD2">
        <w:rPr>
          <w:rFonts w:ascii="Times New Roman" w:hAnsi="Times New Roman" w:cs="Times New Roman"/>
          <w:sz w:val="28"/>
          <w:szCs w:val="28"/>
        </w:rPr>
        <w:t xml:space="preserve"> и </w:t>
      </w:r>
      <w:r w:rsidR="00F3176E" w:rsidRPr="00AD4BD2">
        <w:rPr>
          <w:rFonts w:ascii="Times New Roman" w:hAnsi="Times New Roman" w:cs="Times New Roman"/>
          <w:i/>
          <w:sz w:val="28"/>
          <w:szCs w:val="28"/>
          <w:lang w:val="en-US"/>
        </w:rPr>
        <w:t>k</w:t>
      </w:r>
      <w:r w:rsidR="0031653B" w:rsidRPr="00AD4BD2">
        <w:rPr>
          <w:rFonts w:ascii="Times New Roman" w:hAnsi="Times New Roman" w:cs="Times New Roman"/>
          <w:sz w:val="28"/>
          <w:szCs w:val="28"/>
        </w:rPr>
        <w:t>, это затрудняет настройку материала</w:t>
      </w:r>
      <w:r w:rsidRPr="00AD4BD2">
        <w:rPr>
          <w:rFonts w:ascii="Times New Roman" w:hAnsi="Times New Roman" w:cs="Times New Roman"/>
          <w:sz w:val="28"/>
          <w:szCs w:val="28"/>
        </w:rPr>
        <w:t>.</w:t>
      </w:r>
      <w:commentRangeEnd w:id="42"/>
      <w:r w:rsidR="0062428C" w:rsidRPr="00B5325E">
        <w:rPr>
          <w:rStyle w:val="af1"/>
          <w:sz w:val="28"/>
          <w:szCs w:val="28"/>
        </w:rPr>
        <w:commentReference w:id="42"/>
      </w:r>
      <w:r w:rsidR="0031653B" w:rsidRPr="00F13D22">
        <w:rPr>
          <w:rFonts w:ascii="Times New Roman" w:hAnsi="Times New Roman" w:cs="Times New Roman"/>
          <w:sz w:val="28"/>
          <w:szCs w:val="28"/>
        </w:rPr>
        <w:t xml:space="preserve"> В статье [</w:t>
      </w:r>
      <w:r w:rsidR="00700D50" w:rsidRPr="00AD4BD2">
        <w:rPr>
          <w:rFonts w:ascii="Times New Roman" w:hAnsi="Times New Roman" w:cs="Times New Roman"/>
          <w:sz w:val="28"/>
          <w:szCs w:val="28"/>
        </w:rPr>
        <w:t>12</w:t>
      </w:r>
      <w:r w:rsidR="0031653B" w:rsidRPr="00AD4BD2">
        <w:rPr>
          <w:rFonts w:ascii="Times New Roman" w:hAnsi="Times New Roman" w:cs="Times New Roman"/>
          <w:sz w:val="28"/>
          <w:szCs w:val="28"/>
        </w:rPr>
        <w:t>] описан и реализован метод</w:t>
      </w:r>
      <w:r w:rsidRPr="00AD4BD2">
        <w:rPr>
          <w:rFonts w:ascii="Times New Roman" w:hAnsi="Times New Roman" w:cs="Times New Roman"/>
          <w:sz w:val="28"/>
          <w:szCs w:val="28"/>
        </w:rPr>
        <w:t xml:space="preserve"> </w:t>
      </w:r>
      <w:r w:rsidR="005C5060" w:rsidRPr="00AD4BD2">
        <w:rPr>
          <w:rFonts w:ascii="Times New Roman" w:hAnsi="Times New Roman" w:cs="Times New Roman"/>
          <w:sz w:val="28"/>
          <w:szCs w:val="28"/>
        </w:rPr>
        <w:t>переназначения</w:t>
      </w:r>
      <w:r w:rsidRPr="00AD4BD2">
        <w:rPr>
          <w:rFonts w:ascii="Times New Roman" w:hAnsi="Times New Roman" w:cs="Times New Roman"/>
          <w:sz w:val="28"/>
          <w:szCs w:val="28"/>
        </w:rPr>
        <w:t xml:space="preserve"> аппроксимированных уравнений Френеля </w:t>
      </w:r>
      <w:r w:rsidR="005C5060" w:rsidRPr="00AD4BD2">
        <w:rPr>
          <w:rFonts w:ascii="Times New Roman" w:hAnsi="Times New Roman" w:cs="Times New Roman"/>
          <w:sz w:val="28"/>
          <w:szCs w:val="28"/>
        </w:rPr>
        <w:t xml:space="preserve">для неполяризованных волн с параметрами </w:t>
      </w:r>
      <w:r w:rsidRPr="00AD4BD2">
        <w:rPr>
          <w:rFonts w:ascii="Times New Roman" w:hAnsi="Times New Roman" w:cs="Times New Roman"/>
          <w:i/>
          <w:sz w:val="28"/>
          <w:szCs w:val="28"/>
          <w:lang w:val="en-US"/>
        </w:rPr>
        <w:t>n</w:t>
      </w:r>
      <w:r w:rsidRPr="00AD4BD2">
        <w:rPr>
          <w:rFonts w:ascii="Times New Roman" w:hAnsi="Times New Roman" w:cs="Times New Roman"/>
          <w:sz w:val="28"/>
          <w:szCs w:val="28"/>
        </w:rPr>
        <w:t xml:space="preserve"> и </w:t>
      </w:r>
      <w:r w:rsidRPr="00AD4BD2">
        <w:rPr>
          <w:rFonts w:ascii="Times New Roman" w:hAnsi="Times New Roman" w:cs="Times New Roman"/>
          <w:i/>
          <w:sz w:val="28"/>
          <w:szCs w:val="28"/>
          <w:lang w:val="en-US"/>
        </w:rPr>
        <w:t>k</w:t>
      </w:r>
      <w:r w:rsidR="005C5060" w:rsidRPr="00AD4BD2">
        <w:rPr>
          <w:rFonts w:ascii="Times New Roman" w:hAnsi="Times New Roman" w:cs="Times New Roman"/>
          <w:sz w:val="28"/>
          <w:szCs w:val="28"/>
        </w:rPr>
        <w:t xml:space="preserve"> на более интуитивные параметры</w:t>
      </w:r>
      <w:r w:rsidRPr="00AD4BD2">
        <w:rPr>
          <w:rFonts w:ascii="Times New Roman" w:hAnsi="Times New Roman" w:cs="Times New Roman"/>
          <w:sz w:val="28"/>
          <w:szCs w:val="28"/>
        </w:rPr>
        <w:t xml:space="preserve"> </w:t>
      </w:r>
      <w:r w:rsidR="005C5060" w:rsidRPr="00AD4BD2">
        <w:rPr>
          <w:rFonts w:ascii="Times New Roman" w:hAnsi="Times New Roman" w:cs="Times New Roman"/>
          <w:i/>
          <w:sz w:val="28"/>
          <w:szCs w:val="28"/>
          <w:lang w:val="en-US"/>
        </w:rPr>
        <w:t>r</w:t>
      </w:r>
      <w:r w:rsidR="005C5060" w:rsidRPr="00AD4BD2">
        <w:rPr>
          <w:rFonts w:ascii="Times New Roman" w:hAnsi="Times New Roman" w:cs="Times New Roman"/>
          <w:sz w:val="28"/>
          <w:szCs w:val="28"/>
        </w:rPr>
        <w:t xml:space="preserve"> и </w:t>
      </w:r>
      <w:r w:rsidR="005C5060" w:rsidRPr="00AD4BD2">
        <w:rPr>
          <w:rFonts w:ascii="Times New Roman" w:hAnsi="Times New Roman" w:cs="Times New Roman"/>
          <w:sz w:val="28"/>
          <w:szCs w:val="28"/>
          <w:lang w:val="en-US"/>
        </w:rPr>
        <w:t>g</w:t>
      </w:r>
      <w:r w:rsidR="005C5060" w:rsidRPr="00AD4BD2">
        <w:rPr>
          <w:rFonts w:ascii="Times New Roman" w:hAnsi="Times New Roman" w:cs="Times New Roman"/>
          <w:sz w:val="28"/>
          <w:szCs w:val="28"/>
        </w:rPr>
        <w:t xml:space="preserve">, которые характеризуют цвет поверхности </w:t>
      </w:r>
      <w:r w:rsidR="0031522E" w:rsidRPr="00AD4BD2">
        <w:rPr>
          <w:rFonts w:ascii="Times New Roman" w:hAnsi="Times New Roman" w:cs="Times New Roman"/>
          <w:sz w:val="28"/>
          <w:szCs w:val="28"/>
        </w:rPr>
        <w:t>прямом падении лучей</w:t>
      </w:r>
      <w:r w:rsidRPr="00AD4BD2">
        <w:rPr>
          <w:rFonts w:ascii="Times New Roman" w:hAnsi="Times New Roman" w:cs="Times New Roman"/>
          <w:sz w:val="28"/>
          <w:szCs w:val="28"/>
        </w:rPr>
        <w:t xml:space="preserve"> </w:t>
      </w:r>
      <w:r w:rsidR="005C5060" w:rsidRPr="00AD4BD2">
        <w:rPr>
          <w:rFonts w:ascii="Times New Roman" w:hAnsi="Times New Roman" w:cs="Times New Roman"/>
          <w:sz w:val="28"/>
          <w:szCs w:val="28"/>
        </w:rPr>
        <w:t xml:space="preserve">и </w:t>
      </w:r>
      <w:r w:rsidR="0031522E" w:rsidRPr="00AD4BD2">
        <w:rPr>
          <w:rFonts w:ascii="Times New Roman" w:hAnsi="Times New Roman" w:cs="Times New Roman"/>
          <w:sz w:val="28"/>
          <w:szCs w:val="28"/>
        </w:rPr>
        <w:t xml:space="preserve">при косвенном соответственно. </w:t>
      </w:r>
    </w:p>
    <w:p w14:paraId="4B757011" w14:textId="2CB42622" w:rsidR="0031522E" w:rsidRPr="00AD4BD2" w:rsidRDefault="0031522E" w:rsidP="00041D77">
      <w:p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Данная функция реализована в шейдере </w:t>
      </w:r>
      <w:r w:rsidRPr="00AD4BD2">
        <w:rPr>
          <w:rFonts w:ascii="Times New Roman" w:hAnsi="Times New Roman" w:cs="Times New Roman"/>
          <w:sz w:val="28"/>
          <w:szCs w:val="28"/>
          <w:lang w:val="en-US"/>
        </w:rPr>
        <w:t>as</w:t>
      </w:r>
      <w:r w:rsidRPr="00AD4BD2">
        <w:rPr>
          <w:rFonts w:ascii="Times New Roman" w:hAnsi="Times New Roman" w:cs="Times New Roman"/>
          <w:sz w:val="28"/>
          <w:szCs w:val="28"/>
        </w:rPr>
        <w:t>_</w:t>
      </w:r>
      <w:r w:rsidRPr="00AD4BD2">
        <w:rPr>
          <w:rFonts w:ascii="Times New Roman" w:hAnsi="Times New Roman" w:cs="Times New Roman"/>
          <w:sz w:val="28"/>
          <w:szCs w:val="28"/>
          <w:lang w:val="en-US"/>
        </w:rPr>
        <w:t>Metal</w:t>
      </w:r>
      <w:r w:rsidRPr="00AD4BD2">
        <w:rPr>
          <w:rFonts w:ascii="Times New Roman" w:hAnsi="Times New Roman" w:cs="Times New Roman"/>
          <w:sz w:val="28"/>
          <w:szCs w:val="28"/>
        </w:rPr>
        <w:t xml:space="preserve">, где параметр </w:t>
      </w:r>
      <w:r w:rsidRPr="00AD4BD2">
        <w:rPr>
          <w:rFonts w:ascii="Times New Roman" w:hAnsi="Times New Roman" w:cs="Times New Roman"/>
          <w:sz w:val="28"/>
          <w:szCs w:val="28"/>
          <w:lang w:val="en-US"/>
        </w:rPr>
        <w:t>r</w:t>
      </w:r>
      <w:r w:rsidRPr="00AD4BD2">
        <w:rPr>
          <w:rFonts w:ascii="Times New Roman" w:hAnsi="Times New Roman" w:cs="Times New Roman"/>
          <w:sz w:val="28"/>
          <w:szCs w:val="28"/>
        </w:rPr>
        <w:t xml:space="preserve"> называется </w:t>
      </w:r>
      <w:proofErr w:type="spellStart"/>
      <w:r w:rsidRPr="00AD4BD2">
        <w:rPr>
          <w:rFonts w:ascii="Times New Roman" w:hAnsi="Times New Roman" w:cs="Times New Roman"/>
          <w:sz w:val="28"/>
          <w:szCs w:val="28"/>
        </w:rPr>
        <w:t>Face</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Reflectance</w:t>
      </w:r>
      <w:proofErr w:type="spellEnd"/>
      <w:r w:rsidRPr="00AD4BD2">
        <w:rPr>
          <w:rFonts w:ascii="Times New Roman" w:hAnsi="Times New Roman" w:cs="Times New Roman"/>
          <w:sz w:val="28"/>
          <w:szCs w:val="28"/>
        </w:rPr>
        <w:t xml:space="preserve">, а </w:t>
      </w:r>
      <w:r w:rsidRPr="00AD4BD2">
        <w:rPr>
          <w:rFonts w:ascii="Times New Roman" w:hAnsi="Times New Roman" w:cs="Times New Roman"/>
          <w:sz w:val="28"/>
          <w:szCs w:val="28"/>
          <w:lang w:val="en-US"/>
        </w:rPr>
        <w:t>g</w:t>
      </w:r>
      <w:r w:rsidRPr="00AD4BD2">
        <w:rPr>
          <w:rFonts w:ascii="Times New Roman" w:hAnsi="Times New Roman" w:cs="Times New Roman"/>
          <w:sz w:val="28"/>
          <w:szCs w:val="28"/>
        </w:rPr>
        <w:t xml:space="preserve"> –  </w:t>
      </w:r>
      <w:proofErr w:type="spellStart"/>
      <w:r w:rsidRPr="00AD4BD2">
        <w:rPr>
          <w:rFonts w:ascii="Times New Roman" w:hAnsi="Times New Roman" w:cs="Times New Roman"/>
          <w:sz w:val="28"/>
          <w:szCs w:val="28"/>
        </w:rPr>
        <w:t>Edge</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Reflectance</w:t>
      </w:r>
      <w:proofErr w:type="spellEnd"/>
      <w:r w:rsidRPr="00AD4BD2">
        <w:rPr>
          <w:rFonts w:ascii="Times New Roman" w:hAnsi="Times New Roman" w:cs="Times New Roman"/>
          <w:sz w:val="28"/>
          <w:szCs w:val="28"/>
        </w:rPr>
        <w:t>. Оба принимают значения в диапазоне</w:t>
      </w:r>
      <w:r w:rsidR="00CE5312" w:rsidRPr="00AD4BD2">
        <w:rPr>
          <w:rFonts w:ascii="Times New Roman" w:hAnsi="Times New Roman" w:cs="Times New Roman"/>
          <w:sz w:val="28"/>
          <w:szCs w:val="28"/>
        </w:rPr>
        <w:t xml:space="preserve"> от 0 до 1</w:t>
      </w:r>
      <w:r w:rsidR="005C5060" w:rsidRPr="00AD4BD2">
        <w:rPr>
          <w:rFonts w:ascii="Times New Roman" w:hAnsi="Times New Roman" w:cs="Times New Roman"/>
          <w:sz w:val="28"/>
          <w:szCs w:val="28"/>
        </w:rPr>
        <w:t>.</w:t>
      </w:r>
      <w:r w:rsidRPr="00AD4BD2">
        <w:rPr>
          <w:rFonts w:ascii="Times New Roman" w:hAnsi="Times New Roman" w:cs="Times New Roman"/>
          <w:sz w:val="28"/>
          <w:szCs w:val="28"/>
        </w:rPr>
        <w:br/>
        <w:t xml:space="preserve">Также у шейдера </w:t>
      </w:r>
      <w:r w:rsidR="0062428C" w:rsidRPr="00AD4BD2">
        <w:rPr>
          <w:rFonts w:ascii="Times New Roman" w:hAnsi="Times New Roman" w:cs="Times New Roman"/>
          <w:sz w:val="28"/>
          <w:szCs w:val="28"/>
        </w:rPr>
        <w:t>важно отметить</w:t>
      </w:r>
      <w:r w:rsidRPr="00AD4BD2">
        <w:rPr>
          <w:rFonts w:ascii="Times New Roman" w:hAnsi="Times New Roman" w:cs="Times New Roman"/>
          <w:sz w:val="28"/>
          <w:szCs w:val="28"/>
        </w:rPr>
        <w:t xml:space="preserve"> параметр </w:t>
      </w:r>
      <w:r w:rsidRPr="00AD4BD2">
        <w:rPr>
          <w:rFonts w:ascii="Times New Roman" w:hAnsi="Times New Roman" w:cs="Times New Roman"/>
          <w:sz w:val="28"/>
          <w:szCs w:val="28"/>
          <w:lang w:val="en-US"/>
        </w:rPr>
        <w:t>roughness</w:t>
      </w:r>
      <w:r w:rsidRPr="00AD4BD2">
        <w:rPr>
          <w:rFonts w:ascii="Times New Roman" w:hAnsi="Times New Roman" w:cs="Times New Roman"/>
          <w:sz w:val="28"/>
          <w:szCs w:val="28"/>
        </w:rPr>
        <w:t xml:space="preserve">, который определяет шероховатость поверхности. При низком значении, например, 0.001 </w:t>
      </w:r>
      <w:r w:rsidR="00F207D5" w:rsidRPr="00AD4BD2">
        <w:rPr>
          <w:rFonts w:ascii="Times New Roman" w:hAnsi="Times New Roman" w:cs="Times New Roman"/>
          <w:sz w:val="28"/>
          <w:szCs w:val="28"/>
        </w:rPr>
        <w:t>получается идеальное отражение, т.е.</w:t>
      </w:r>
      <w:r w:rsidRPr="00AD4BD2">
        <w:rPr>
          <w:rFonts w:ascii="Times New Roman" w:hAnsi="Times New Roman" w:cs="Times New Roman"/>
          <w:sz w:val="28"/>
          <w:szCs w:val="28"/>
        </w:rPr>
        <w:t xml:space="preserve"> зеркальн</w:t>
      </w:r>
      <w:r w:rsidR="00F207D5" w:rsidRPr="00AD4BD2">
        <w:rPr>
          <w:rFonts w:ascii="Times New Roman" w:hAnsi="Times New Roman" w:cs="Times New Roman"/>
          <w:sz w:val="28"/>
          <w:szCs w:val="28"/>
        </w:rPr>
        <w:t>ая</w:t>
      </w:r>
      <w:r w:rsidRPr="00AD4BD2">
        <w:rPr>
          <w:rFonts w:ascii="Times New Roman" w:hAnsi="Times New Roman" w:cs="Times New Roman"/>
          <w:sz w:val="28"/>
          <w:szCs w:val="28"/>
        </w:rPr>
        <w:t xml:space="preserve"> поверхность. </w:t>
      </w:r>
    </w:p>
    <w:p w14:paraId="142EE4EC" w14:textId="77777777" w:rsidR="00700D50" w:rsidRPr="00B5325E" w:rsidRDefault="00700D50" w:rsidP="00041D77">
      <w:pPr>
        <w:shd w:val="clear" w:color="auto" w:fill="FFFFFF" w:themeFill="background1"/>
        <w:spacing w:line="276" w:lineRule="auto"/>
        <w:rPr>
          <w:sz w:val="28"/>
          <w:szCs w:val="28"/>
        </w:rPr>
      </w:pPr>
    </w:p>
    <w:p w14:paraId="51B0DC1B" w14:textId="77777777" w:rsidR="00C52476" w:rsidRPr="00F13D22" w:rsidRDefault="005E5EDC" w:rsidP="00B5325E">
      <w:pPr>
        <w:pStyle w:val="a5"/>
        <w:numPr>
          <w:ilvl w:val="0"/>
          <w:numId w:val="4"/>
        </w:numPr>
        <w:shd w:val="clear" w:color="auto" w:fill="FFFFFF" w:themeFill="background1"/>
        <w:spacing w:line="276" w:lineRule="auto"/>
        <w:rPr>
          <w:rFonts w:ascii="Times New Roman" w:hAnsi="Times New Roman" w:cs="Times New Roman"/>
          <w:sz w:val="28"/>
          <w:szCs w:val="28"/>
        </w:rPr>
      </w:pPr>
      <w:r w:rsidRPr="00B5325E">
        <w:rPr>
          <w:rFonts w:ascii="Times New Roman" w:hAnsi="Times New Roman" w:cs="Times New Roman"/>
          <w:sz w:val="28"/>
          <w:szCs w:val="28"/>
        </w:rPr>
        <w:t xml:space="preserve">Шейдер </w:t>
      </w:r>
      <w:proofErr w:type="spellStart"/>
      <w:r w:rsidRPr="00B5325E">
        <w:rPr>
          <w:rFonts w:ascii="Times New Roman" w:hAnsi="Times New Roman" w:cs="Times New Roman"/>
          <w:sz w:val="28"/>
          <w:szCs w:val="28"/>
        </w:rPr>
        <w:t>asStandardSurface</w:t>
      </w:r>
      <w:proofErr w:type="spellEnd"/>
    </w:p>
    <w:p w14:paraId="7E75F164" w14:textId="4EDFE10E" w:rsidR="005E5EDC" w:rsidRPr="00B5325E" w:rsidRDefault="005E5EDC" w:rsidP="00B5325E">
      <w:pPr>
        <w:shd w:val="clear" w:color="auto" w:fill="FFFFFF" w:themeFill="background1"/>
        <w:spacing w:line="276" w:lineRule="auto"/>
        <w:ind w:left="141"/>
        <w:rPr>
          <w:rFonts w:ascii="Times New Roman" w:hAnsi="Times New Roman" w:cs="Times New Roman"/>
          <w:sz w:val="28"/>
          <w:szCs w:val="28"/>
        </w:rPr>
      </w:pPr>
      <w:r w:rsidRPr="00B5325E">
        <w:rPr>
          <w:rFonts w:ascii="Times New Roman" w:hAnsi="Times New Roman" w:cs="Times New Roman"/>
          <w:sz w:val="28"/>
          <w:szCs w:val="28"/>
        </w:rPr>
        <w:t>В данном шейдере поддерживается большое количество разных параметров:</w:t>
      </w:r>
    </w:p>
    <w:p w14:paraId="13AE3A83" w14:textId="7EB37F87"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r w:rsidRPr="00F13D22">
        <w:rPr>
          <w:rFonts w:ascii="Times New Roman" w:hAnsi="Times New Roman" w:cs="Times New Roman"/>
          <w:sz w:val="28"/>
          <w:szCs w:val="28"/>
        </w:rPr>
        <w:t xml:space="preserve">Diffuse </w:t>
      </w:r>
      <w:proofErr w:type="spellStart"/>
      <w:r w:rsidRPr="00F13D22">
        <w:rPr>
          <w:rFonts w:ascii="Times New Roman" w:hAnsi="Times New Roman" w:cs="Times New Roman"/>
          <w:sz w:val="28"/>
          <w:szCs w:val="28"/>
        </w:rPr>
        <w:t>Parameters</w:t>
      </w:r>
      <w:proofErr w:type="spellEnd"/>
      <w:r w:rsidRPr="00F13D22">
        <w:rPr>
          <w:rFonts w:ascii="Times New Roman" w:hAnsi="Times New Roman" w:cs="Times New Roman"/>
          <w:sz w:val="28"/>
          <w:szCs w:val="28"/>
        </w:rPr>
        <w:t xml:space="preserve"> – диффузные свойства поверхности</w:t>
      </w:r>
      <w:r w:rsidR="000620F3" w:rsidRPr="00AD4BD2">
        <w:rPr>
          <w:rFonts w:ascii="Times New Roman" w:hAnsi="Times New Roman" w:cs="Times New Roman"/>
          <w:sz w:val="28"/>
          <w:szCs w:val="28"/>
        </w:rPr>
        <w:t xml:space="preserve"> </w:t>
      </w:r>
      <w:r w:rsidR="002522FB" w:rsidRPr="00AD4BD2">
        <w:rPr>
          <w:rFonts w:ascii="Times New Roman" w:hAnsi="Times New Roman" w:cs="Times New Roman"/>
          <w:sz w:val="28"/>
          <w:szCs w:val="28"/>
        </w:rPr>
        <w:t xml:space="preserve">реализуются с помощью модели </w:t>
      </w:r>
      <w:proofErr w:type="spellStart"/>
      <w:r w:rsidR="002522FB" w:rsidRPr="00AD4BD2">
        <w:rPr>
          <w:rFonts w:ascii="Times New Roman" w:hAnsi="Times New Roman" w:cs="Times New Roman"/>
          <w:sz w:val="28"/>
          <w:szCs w:val="28"/>
        </w:rPr>
        <w:t>Орена-Наяра</w:t>
      </w:r>
      <w:proofErr w:type="spellEnd"/>
      <w:r w:rsidR="002522FB" w:rsidRPr="00AD4BD2">
        <w:rPr>
          <w:rFonts w:ascii="Times New Roman" w:hAnsi="Times New Roman" w:cs="Times New Roman"/>
          <w:sz w:val="28"/>
          <w:szCs w:val="28"/>
        </w:rPr>
        <w:t>. [14] Т</w:t>
      </w:r>
      <w:r w:rsidR="0014631C" w:rsidRPr="00AD4BD2">
        <w:rPr>
          <w:rFonts w:ascii="Times New Roman" w:hAnsi="Times New Roman" w:cs="Times New Roman"/>
          <w:sz w:val="28"/>
          <w:szCs w:val="28"/>
        </w:rPr>
        <w:t>акая</w:t>
      </w:r>
      <w:r w:rsidR="002522FB" w:rsidRPr="00AD4BD2">
        <w:rPr>
          <w:rFonts w:ascii="Times New Roman" w:hAnsi="Times New Roman" w:cs="Times New Roman"/>
          <w:sz w:val="28"/>
          <w:szCs w:val="28"/>
        </w:rPr>
        <w:t xml:space="preserve"> же модель используется в </w:t>
      </w:r>
      <w:r w:rsidR="002522FB" w:rsidRPr="00AD4BD2">
        <w:rPr>
          <w:rFonts w:ascii="Times New Roman" w:hAnsi="Times New Roman" w:cs="Times New Roman"/>
          <w:sz w:val="28"/>
          <w:szCs w:val="28"/>
          <w:lang w:val="en-US"/>
        </w:rPr>
        <w:t>Cycles</w:t>
      </w:r>
      <w:r w:rsidR="002522FB" w:rsidRPr="00AD4BD2">
        <w:rPr>
          <w:rFonts w:ascii="Times New Roman" w:hAnsi="Times New Roman" w:cs="Times New Roman"/>
          <w:sz w:val="28"/>
          <w:szCs w:val="28"/>
        </w:rPr>
        <w:t xml:space="preserve"> в шейдере </w:t>
      </w:r>
      <w:r w:rsidR="002522FB" w:rsidRPr="00AD4BD2">
        <w:rPr>
          <w:rFonts w:ascii="Times New Roman" w:hAnsi="Times New Roman" w:cs="Times New Roman"/>
          <w:sz w:val="28"/>
          <w:szCs w:val="28"/>
          <w:lang w:val="en-US"/>
        </w:rPr>
        <w:t>Diffuse</w:t>
      </w:r>
      <w:r w:rsidR="002522FB" w:rsidRPr="00AD4BD2">
        <w:rPr>
          <w:rFonts w:ascii="Times New Roman" w:hAnsi="Times New Roman" w:cs="Times New Roman"/>
          <w:sz w:val="28"/>
          <w:szCs w:val="28"/>
        </w:rPr>
        <w:t xml:space="preserve"> </w:t>
      </w:r>
      <w:r w:rsidR="002522FB" w:rsidRPr="00AD4BD2">
        <w:rPr>
          <w:rFonts w:ascii="Times New Roman" w:hAnsi="Times New Roman" w:cs="Times New Roman"/>
          <w:sz w:val="28"/>
          <w:szCs w:val="28"/>
          <w:lang w:val="en-US"/>
        </w:rPr>
        <w:t>BSDF</w:t>
      </w:r>
      <w:r w:rsidR="0014631C" w:rsidRPr="00AD4BD2">
        <w:rPr>
          <w:rFonts w:ascii="Times New Roman" w:hAnsi="Times New Roman" w:cs="Times New Roman"/>
          <w:sz w:val="28"/>
          <w:szCs w:val="28"/>
        </w:rPr>
        <w:t>;</w:t>
      </w:r>
    </w:p>
    <w:p w14:paraId="7CBB984E" w14:textId="51C3D8F4" w:rsidR="005E5EDC" w:rsidRPr="00AD4BD2" w:rsidRDefault="005E5EDC" w:rsidP="000863AF">
      <w:pPr>
        <w:pStyle w:val="a5"/>
        <w:numPr>
          <w:ilvl w:val="0"/>
          <w:numId w:val="18"/>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Subsurface </w:t>
      </w:r>
      <w:proofErr w:type="spellStart"/>
      <w:r w:rsidRPr="00AD4BD2">
        <w:rPr>
          <w:rFonts w:ascii="Times New Roman" w:hAnsi="Times New Roman" w:cs="Times New Roman"/>
          <w:sz w:val="28"/>
          <w:szCs w:val="28"/>
        </w:rPr>
        <w:t>Parameters</w:t>
      </w:r>
      <w:proofErr w:type="spellEnd"/>
      <w:r w:rsidRPr="00AD4BD2">
        <w:rPr>
          <w:rFonts w:ascii="Times New Roman" w:hAnsi="Times New Roman" w:cs="Times New Roman"/>
          <w:sz w:val="28"/>
          <w:szCs w:val="28"/>
        </w:rPr>
        <w:t xml:space="preserve"> – свойства подповерхностного рассеивания</w:t>
      </w:r>
      <w:r w:rsidR="00F533A9" w:rsidRPr="00AD4BD2">
        <w:rPr>
          <w:rFonts w:ascii="Times New Roman" w:hAnsi="Times New Roman" w:cs="Times New Roman"/>
          <w:sz w:val="28"/>
          <w:szCs w:val="28"/>
        </w:rPr>
        <w:t xml:space="preserve"> реализуются с помощью </w:t>
      </w:r>
      <w:r w:rsidR="0014631C" w:rsidRPr="00AD4BD2">
        <w:rPr>
          <w:rFonts w:ascii="Times New Roman" w:hAnsi="Times New Roman" w:cs="Times New Roman"/>
          <w:sz w:val="28"/>
          <w:szCs w:val="28"/>
          <w:lang w:val="en-US"/>
        </w:rPr>
        <w:t>BSSRDF</w:t>
      </w:r>
      <w:r w:rsidR="000863AF" w:rsidRPr="00AD4BD2">
        <w:rPr>
          <w:rFonts w:ascii="Times New Roman" w:hAnsi="Times New Roman" w:cs="Times New Roman"/>
          <w:sz w:val="28"/>
          <w:szCs w:val="28"/>
        </w:rPr>
        <w:t xml:space="preserve"> (двунаправленная функция распределения отражательной способности поверхности рассеяния)</w:t>
      </w:r>
      <w:r w:rsidR="00F533A9" w:rsidRPr="00AD4BD2">
        <w:rPr>
          <w:rFonts w:ascii="Times New Roman" w:hAnsi="Times New Roman" w:cs="Times New Roman"/>
          <w:sz w:val="28"/>
          <w:szCs w:val="28"/>
          <w:lang w:val="en-US"/>
        </w:rPr>
        <w:t xml:space="preserve"> [15]</w:t>
      </w:r>
      <w:r w:rsidR="0014631C" w:rsidRPr="00AD4BD2">
        <w:rPr>
          <w:rFonts w:ascii="Times New Roman" w:hAnsi="Times New Roman" w:cs="Times New Roman"/>
          <w:sz w:val="28"/>
          <w:szCs w:val="28"/>
        </w:rPr>
        <w:t>;</w:t>
      </w:r>
    </w:p>
    <w:p w14:paraId="7E6ED314" w14:textId="6374A4E0"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Specular </w:t>
      </w:r>
      <w:proofErr w:type="spellStart"/>
      <w:r w:rsidRPr="00AD4BD2">
        <w:rPr>
          <w:rFonts w:ascii="Times New Roman" w:hAnsi="Times New Roman" w:cs="Times New Roman"/>
          <w:sz w:val="28"/>
          <w:szCs w:val="28"/>
        </w:rPr>
        <w:t>Parameters</w:t>
      </w:r>
      <w:proofErr w:type="spellEnd"/>
      <w:r w:rsidRPr="00AD4BD2">
        <w:rPr>
          <w:rFonts w:ascii="Times New Roman" w:hAnsi="Times New Roman" w:cs="Times New Roman"/>
          <w:sz w:val="28"/>
          <w:szCs w:val="28"/>
        </w:rPr>
        <w:t xml:space="preserve"> – </w:t>
      </w:r>
      <w:r w:rsidR="00EE13F0" w:rsidRPr="00AD4BD2">
        <w:rPr>
          <w:rFonts w:ascii="Times New Roman" w:hAnsi="Times New Roman" w:cs="Times New Roman"/>
          <w:sz w:val="28"/>
          <w:szCs w:val="28"/>
        </w:rPr>
        <w:t>регулирование отражательных свойств</w:t>
      </w:r>
      <w:r w:rsidRPr="00AD4BD2">
        <w:rPr>
          <w:rFonts w:ascii="Times New Roman" w:hAnsi="Times New Roman" w:cs="Times New Roman"/>
          <w:sz w:val="28"/>
          <w:szCs w:val="28"/>
        </w:rPr>
        <w:t xml:space="preserve"> поверхности</w:t>
      </w:r>
      <w:r w:rsidR="00EE13F0" w:rsidRPr="00AD4BD2">
        <w:rPr>
          <w:rFonts w:ascii="Times New Roman" w:hAnsi="Times New Roman" w:cs="Times New Roman"/>
          <w:sz w:val="28"/>
          <w:szCs w:val="28"/>
        </w:rPr>
        <w:t xml:space="preserve"> [3]</w:t>
      </w:r>
      <w:r w:rsidR="0014631C" w:rsidRPr="00AD4BD2">
        <w:rPr>
          <w:rFonts w:ascii="Times New Roman" w:hAnsi="Times New Roman" w:cs="Times New Roman"/>
          <w:sz w:val="28"/>
          <w:szCs w:val="28"/>
        </w:rPr>
        <w:t>;</w:t>
      </w:r>
    </w:p>
    <w:p w14:paraId="403241F8" w14:textId="573F4BF3"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Refraction</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Pr="00AD4BD2">
        <w:rPr>
          <w:rFonts w:ascii="Times New Roman" w:hAnsi="Times New Roman" w:cs="Times New Roman"/>
          <w:sz w:val="28"/>
          <w:szCs w:val="28"/>
        </w:rPr>
        <w:t xml:space="preserve"> – параметры, контролирующие преломленные лучи</w:t>
      </w:r>
      <w:r w:rsidR="0014631C" w:rsidRPr="00AD4BD2">
        <w:rPr>
          <w:rFonts w:ascii="Times New Roman" w:hAnsi="Times New Roman" w:cs="Times New Roman"/>
          <w:sz w:val="28"/>
          <w:szCs w:val="28"/>
        </w:rPr>
        <w:t xml:space="preserve"> [3];</w:t>
      </w:r>
    </w:p>
    <w:p w14:paraId="6E4DDB4B" w14:textId="37DECAC7"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Incandescence</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00CB5B4E" w:rsidRPr="00AD4BD2">
        <w:rPr>
          <w:rFonts w:ascii="Times New Roman" w:hAnsi="Times New Roman" w:cs="Times New Roman"/>
          <w:sz w:val="28"/>
          <w:szCs w:val="28"/>
        </w:rPr>
        <w:t xml:space="preserve"> – параметры, позволяющие сделать материал источником света</w:t>
      </w:r>
      <w:r w:rsidR="0014631C" w:rsidRPr="00AD4BD2">
        <w:rPr>
          <w:rFonts w:ascii="Times New Roman" w:hAnsi="Times New Roman" w:cs="Times New Roman"/>
          <w:sz w:val="28"/>
          <w:szCs w:val="28"/>
        </w:rPr>
        <w:t>;</w:t>
      </w:r>
    </w:p>
    <w:p w14:paraId="110A6783" w14:textId="107C4297"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Transparency</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00CB5B4E" w:rsidRPr="00AD4BD2">
        <w:rPr>
          <w:rFonts w:ascii="Times New Roman" w:hAnsi="Times New Roman" w:cs="Times New Roman"/>
          <w:sz w:val="28"/>
          <w:szCs w:val="28"/>
        </w:rPr>
        <w:t xml:space="preserve"> – параметр альфа канала, отвечает за видимость объекта</w:t>
      </w:r>
      <w:r w:rsidR="0014631C" w:rsidRPr="00AD4BD2">
        <w:rPr>
          <w:rFonts w:ascii="Times New Roman" w:hAnsi="Times New Roman" w:cs="Times New Roman"/>
          <w:sz w:val="28"/>
          <w:szCs w:val="28"/>
        </w:rPr>
        <w:t>;</w:t>
      </w:r>
    </w:p>
    <w:p w14:paraId="295DD951" w14:textId="04AFC13E"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Bump</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00CB5B4E" w:rsidRPr="00AD4BD2">
        <w:rPr>
          <w:rFonts w:ascii="Times New Roman" w:hAnsi="Times New Roman" w:cs="Times New Roman"/>
          <w:sz w:val="28"/>
          <w:szCs w:val="28"/>
        </w:rPr>
        <w:t xml:space="preserve"> – параметр </w:t>
      </w:r>
      <w:r w:rsidR="0014631C" w:rsidRPr="00AD4BD2">
        <w:rPr>
          <w:rFonts w:ascii="Times New Roman" w:hAnsi="Times New Roman" w:cs="Times New Roman"/>
          <w:sz w:val="28"/>
          <w:szCs w:val="28"/>
        </w:rPr>
        <w:t xml:space="preserve">тонкой </w:t>
      </w:r>
      <w:r w:rsidR="00CB5B4E" w:rsidRPr="00AD4BD2">
        <w:rPr>
          <w:rFonts w:ascii="Times New Roman" w:hAnsi="Times New Roman" w:cs="Times New Roman"/>
          <w:sz w:val="28"/>
          <w:szCs w:val="28"/>
        </w:rPr>
        <w:t>настройки микронормалей поверхности</w:t>
      </w:r>
      <w:r w:rsidR="0014631C" w:rsidRPr="00AD4BD2">
        <w:rPr>
          <w:rFonts w:ascii="Times New Roman" w:hAnsi="Times New Roman" w:cs="Times New Roman"/>
          <w:sz w:val="28"/>
          <w:szCs w:val="28"/>
        </w:rPr>
        <w:t>. Позволяет подключить карту нормалей.</w:t>
      </w:r>
    </w:p>
    <w:p w14:paraId="3382B8FE" w14:textId="34A96737" w:rsidR="00AD72BB" w:rsidRPr="00AD4BD2" w:rsidRDefault="00CB5B4E" w:rsidP="00EE13F0">
      <w:p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Здесь приведены некоторые основные параметры, </w:t>
      </w:r>
      <w:r w:rsidR="0014631C" w:rsidRPr="00AD4BD2">
        <w:rPr>
          <w:rFonts w:ascii="Times New Roman" w:hAnsi="Times New Roman" w:cs="Times New Roman"/>
          <w:sz w:val="28"/>
          <w:szCs w:val="28"/>
        </w:rPr>
        <w:t>которые использовались в исследовании.</w:t>
      </w:r>
      <w:r w:rsidR="00EE13F0" w:rsidRPr="00AD4BD2">
        <w:rPr>
          <w:rFonts w:ascii="Times New Roman" w:hAnsi="Times New Roman" w:cs="Times New Roman"/>
          <w:sz w:val="28"/>
          <w:szCs w:val="28"/>
        </w:rPr>
        <w:t xml:space="preserve"> </w:t>
      </w:r>
      <w:r w:rsidR="00E226F3" w:rsidRPr="00AD4BD2">
        <w:rPr>
          <w:rFonts w:ascii="Times New Roman" w:hAnsi="Times New Roman" w:cs="Times New Roman"/>
          <w:sz w:val="28"/>
          <w:szCs w:val="28"/>
        </w:rPr>
        <w:t>Все далее описываемые материалы имеют похожую структуру, поэтому в них б</w:t>
      </w:r>
      <w:r w:rsidR="00EE13F0" w:rsidRPr="00AD4BD2">
        <w:rPr>
          <w:rFonts w:ascii="Times New Roman" w:hAnsi="Times New Roman" w:cs="Times New Roman"/>
          <w:sz w:val="28"/>
          <w:szCs w:val="28"/>
        </w:rPr>
        <w:t>удут описаны только существенные</w:t>
      </w:r>
      <w:r w:rsidR="00E226F3" w:rsidRPr="00AD4BD2">
        <w:rPr>
          <w:rFonts w:ascii="Times New Roman" w:hAnsi="Times New Roman" w:cs="Times New Roman"/>
          <w:sz w:val="28"/>
          <w:szCs w:val="28"/>
        </w:rPr>
        <w:t xml:space="preserve"> различия и список принимаемых параметров.</w:t>
      </w:r>
      <w:r w:rsidR="00EE13F0" w:rsidRPr="00AD4BD2">
        <w:rPr>
          <w:rFonts w:ascii="Times New Roman" w:hAnsi="Times New Roman" w:cs="Times New Roman"/>
          <w:sz w:val="28"/>
          <w:szCs w:val="28"/>
        </w:rPr>
        <w:t xml:space="preserve"> </w:t>
      </w:r>
      <w:r w:rsidR="0062428C" w:rsidRPr="00AD4BD2">
        <w:rPr>
          <w:rFonts w:ascii="Times New Roman" w:hAnsi="Times New Roman" w:cs="Times New Roman"/>
          <w:sz w:val="28"/>
          <w:szCs w:val="28"/>
        </w:rPr>
        <w:t xml:space="preserve">Все </w:t>
      </w:r>
      <w:r w:rsidR="00700D50" w:rsidRPr="00AD4BD2">
        <w:rPr>
          <w:rFonts w:ascii="Times New Roman" w:hAnsi="Times New Roman" w:cs="Times New Roman"/>
          <w:sz w:val="28"/>
          <w:szCs w:val="28"/>
        </w:rPr>
        <w:t xml:space="preserve">шейдеры </w:t>
      </w:r>
      <w:r w:rsidR="00700D50" w:rsidRPr="00AD4BD2">
        <w:rPr>
          <w:rFonts w:ascii="Times New Roman" w:hAnsi="Times New Roman" w:cs="Times New Roman"/>
          <w:sz w:val="28"/>
          <w:szCs w:val="28"/>
          <w:lang w:val="en-US"/>
        </w:rPr>
        <w:t>appleseed</w:t>
      </w:r>
      <w:r w:rsidR="00700D50" w:rsidRPr="00AD4BD2">
        <w:rPr>
          <w:rFonts w:ascii="Times New Roman" w:hAnsi="Times New Roman" w:cs="Times New Roman"/>
          <w:sz w:val="28"/>
          <w:szCs w:val="28"/>
        </w:rPr>
        <w:t xml:space="preserve"> реализованы</w:t>
      </w:r>
      <w:r w:rsidR="0062428C" w:rsidRPr="00AD4BD2">
        <w:rPr>
          <w:rFonts w:ascii="Times New Roman" w:hAnsi="Times New Roman" w:cs="Times New Roman"/>
          <w:sz w:val="28"/>
          <w:szCs w:val="28"/>
        </w:rPr>
        <w:t xml:space="preserve"> на</w:t>
      </w:r>
      <w:r w:rsidR="00700D50" w:rsidRPr="00AD4BD2">
        <w:rPr>
          <w:rFonts w:ascii="Times New Roman" w:hAnsi="Times New Roman" w:cs="Times New Roman"/>
          <w:sz w:val="28"/>
          <w:szCs w:val="28"/>
        </w:rPr>
        <w:t xml:space="preserve"> языке</w:t>
      </w:r>
      <w:r w:rsidR="0062428C" w:rsidRPr="00AD4BD2">
        <w:rPr>
          <w:rFonts w:ascii="Times New Roman" w:hAnsi="Times New Roman" w:cs="Times New Roman"/>
          <w:sz w:val="28"/>
          <w:szCs w:val="28"/>
        </w:rPr>
        <w:t xml:space="preserve"> </w:t>
      </w:r>
      <w:r w:rsidR="0062428C" w:rsidRPr="00AD4BD2">
        <w:rPr>
          <w:rFonts w:ascii="Times New Roman" w:hAnsi="Times New Roman" w:cs="Times New Roman"/>
          <w:sz w:val="28"/>
          <w:szCs w:val="28"/>
          <w:lang w:val="en-US"/>
        </w:rPr>
        <w:t>OSL</w:t>
      </w:r>
      <w:r w:rsidR="00700D50" w:rsidRPr="00AD4BD2">
        <w:rPr>
          <w:rFonts w:ascii="Times New Roman" w:hAnsi="Times New Roman" w:cs="Times New Roman"/>
          <w:sz w:val="28"/>
          <w:szCs w:val="28"/>
        </w:rPr>
        <w:t xml:space="preserve"> и доступны по ссылке [13]</w:t>
      </w:r>
      <w:r w:rsidR="00091A95" w:rsidRPr="00AD4BD2">
        <w:rPr>
          <w:rFonts w:ascii="Times New Roman" w:hAnsi="Times New Roman" w:cs="Times New Roman"/>
          <w:sz w:val="28"/>
          <w:szCs w:val="28"/>
        </w:rPr>
        <w:t>.</w:t>
      </w:r>
    </w:p>
    <w:p w14:paraId="3CB8D3D0" w14:textId="77777777" w:rsidR="00AE5A12" w:rsidRPr="00AD4BD2" w:rsidRDefault="00AE5A12" w:rsidP="00AE5A12">
      <w:pPr>
        <w:shd w:val="clear" w:color="auto" w:fill="FFFFFF" w:themeFill="background1"/>
        <w:spacing w:after="0" w:line="240" w:lineRule="auto"/>
        <w:ind w:left="-120" w:firstLine="120"/>
        <w:rPr>
          <w:rFonts w:ascii="Times New Roman" w:hAnsi="Times New Roman" w:cs="Times New Roman"/>
          <w:sz w:val="28"/>
          <w:szCs w:val="28"/>
        </w:rPr>
      </w:pPr>
    </w:p>
    <w:p w14:paraId="39FFAA16" w14:textId="7DC9A98D" w:rsidR="0062428C" w:rsidRPr="00AD4BD2" w:rsidRDefault="00AE5A12" w:rsidP="00B5325E">
      <w:r w:rsidRPr="00B5325E">
        <w:rPr>
          <w:rFonts w:ascii="Times New Roman" w:hAnsi="Times New Roman" w:cs="Times New Roman"/>
          <w:sz w:val="28"/>
          <w:szCs w:val="28"/>
        </w:rPr>
        <w:t>В</w:t>
      </w:r>
      <w:r w:rsidR="00E226F3" w:rsidRPr="00B5325E">
        <w:rPr>
          <w:rFonts w:ascii="Times New Roman" w:hAnsi="Times New Roman" w:cs="Times New Roman"/>
          <w:sz w:val="28"/>
          <w:szCs w:val="28"/>
        </w:rPr>
        <w:t xml:space="preserve"> рендере</w:t>
      </w:r>
      <w:r w:rsidR="00A6235B" w:rsidRPr="00B5325E">
        <w:rPr>
          <w:rFonts w:ascii="Times New Roman" w:hAnsi="Times New Roman" w:cs="Times New Roman"/>
          <w:sz w:val="28"/>
          <w:szCs w:val="28"/>
        </w:rPr>
        <w:t xml:space="preserve"> </w:t>
      </w:r>
      <w:r w:rsidR="00A6235B" w:rsidRPr="00B5325E">
        <w:rPr>
          <w:rFonts w:ascii="Times New Roman" w:hAnsi="Times New Roman" w:cs="Times New Roman"/>
          <w:sz w:val="28"/>
          <w:szCs w:val="28"/>
          <w:lang w:val="en-US"/>
        </w:rPr>
        <w:t>Cycles</w:t>
      </w:r>
      <w:r w:rsidR="00A6235B" w:rsidRPr="00B5325E">
        <w:rPr>
          <w:rFonts w:ascii="Times New Roman" w:hAnsi="Times New Roman" w:cs="Times New Roman"/>
          <w:sz w:val="28"/>
          <w:szCs w:val="28"/>
        </w:rPr>
        <w:t>:</w:t>
      </w:r>
    </w:p>
    <w:p w14:paraId="197300E4" w14:textId="609211DD" w:rsidR="00A6235B" w:rsidRPr="00AD4BD2" w:rsidRDefault="00DB2085" w:rsidP="00EB01A5">
      <w:pPr>
        <w:pStyle w:val="a5"/>
        <w:numPr>
          <w:ilvl w:val="0"/>
          <w:numId w:val="19"/>
        </w:numPr>
        <w:shd w:val="clear" w:color="auto" w:fill="FFFFFF" w:themeFill="background1"/>
        <w:spacing w:line="240" w:lineRule="auto"/>
        <w:rPr>
          <w:rFonts w:ascii="Times New Roman" w:hAnsi="Times New Roman" w:cs="Times New Roman"/>
          <w:sz w:val="28"/>
          <w:szCs w:val="28"/>
          <w:lang w:val="en-US"/>
        </w:rPr>
      </w:pPr>
      <w:hyperlink r:id="rId20" w:history="1">
        <w:r w:rsidR="00A6235B" w:rsidRPr="00AD4BD2">
          <w:rPr>
            <w:rStyle w:val="a3"/>
            <w:rFonts w:ascii="Times New Roman" w:hAnsi="Times New Roman" w:cs="Times New Roman"/>
            <w:color w:val="auto"/>
            <w:sz w:val="28"/>
            <w:szCs w:val="28"/>
            <w:u w:val="none"/>
            <w:lang w:val="en-US"/>
          </w:rPr>
          <w:t>Diffuse BSDF</w:t>
        </w:r>
      </w:hyperlink>
      <w:r w:rsidR="00EE13F0" w:rsidRPr="00F13D22">
        <w:rPr>
          <w:rFonts w:ascii="Times New Roman" w:hAnsi="Times New Roman" w:cs="Times New Roman"/>
          <w:sz w:val="28"/>
          <w:szCs w:val="28"/>
          <w:lang w:val="en-US"/>
        </w:rPr>
        <w:t xml:space="preserve"> </w:t>
      </w:r>
    </w:p>
    <w:p w14:paraId="179696EC" w14:textId="5EC431B6" w:rsidR="00246CAD" w:rsidRPr="00B5325E" w:rsidRDefault="003366BA" w:rsidP="00246CAD">
      <w:pPr>
        <w:shd w:val="clear" w:color="auto" w:fill="FFFFFF" w:themeFill="background1"/>
        <w:spacing w:line="240" w:lineRule="auto"/>
        <w:ind w:left="360"/>
        <w:rPr>
          <w:sz w:val="28"/>
          <w:szCs w:val="28"/>
        </w:rPr>
      </w:pPr>
      <w:r w:rsidRPr="00AD4BD2">
        <w:rPr>
          <w:rFonts w:ascii="Times New Roman" w:hAnsi="Times New Roman" w:cs="Times New Roman"/>
          <w:sz w:val="28"/>
          <w:szCs w:val="28"/>
        </w:rPr>
        <w:t xml:space="preserve">Данная </w:t>
      </w:r>
      <w:r w:rsidR="00091A95" w:rsidRPr="00AD4BD2">
        <w:rPr>
          <w:rFonts w:ascii="Times New Roman" w:hAnsi="Times New Roman" w:cs="Times New Roman"/>
          <w:sz w:val="28"/>
          <w:szCs w:val="28"/>
        </w:rPr>
        <w:t xml:space="preserve">модель </w:t>
      </w:r>
      <w:r w:rsidR="00091A95" w:rsidRPr="00B5325E">
        <w:rPr>
          <w:rFonts w:ascii="Times New Roman" w:hAnsi="Times New Roman" w:cs="Times New Roman"/>
          <w:sz w:val="28"/>
          <w:szCs w:val="28"/>
        </w:rPr>
        <w:t>[16]</w:t>
      </w:r>
      <w:r w:rsidR="00091A95" w:rsidRPr="00F13D22">
        <w:rPr>
          <w:rFonts w:ascii="Times New Roman" w:hAnsi="Times New Roman" w:cs="Times New Roman"/>
          <w:sz w:val="28"/>
          <w:szCs w:val="28"/>
        </w:rPr>
        <w:t xml:space="preserve"> </w:t>
      </w:r>
      <w:r w:rsidRPr="00AD4BD2">
        <w:rPr>
          <w:rFonts w:ascii="Times New Roman" w:hAnsi="Times New Roman" w:cs="Times New Roman"/>
          <w:sz w:val="28"/>
          <w:szCs w:val="28"/>
        </w:rPr>
        <w:t>использует</w:t>
      </w:r>
      <w:r w:rsidR="003F7829" w:rsidRPr="00AD4BD2">
        <w:rPr>
          <w:rFonts w:ascii="Times New Roman" w:hAnsi="Times New Roman" w:cs="Times New Roman"/>
          <w:sz w:val="28"/>
          <w:szCs w:val="28"/>
        </w:rPr>
        <w:t xml:space="preserve"> диффузную</w:t>
      </w:r>
      <w:r w:rsidRPr="00AD4BD2">
        <w:rPr>
          <w:rFonts w:ascii="Times New Roman" w:hAnsi="Times New Roman" w:cs="Times New Roman"/>
          <w:sz w:val="28"/>
          <w:szCs w:val="28"/>
        </w:rPr>
        <w:t xml:space="preserve"> </w:t>
      </w:r>
      <w:r w:rsidR="003F7829" w:rsidRPr="00AD4BD2">
        <w:rPr>
          <w:rFonts w:ascii="Times New Roman" w:hAnsi="Times New Roman" w:cs="Times New Roman"/>
          <w:sz w:val="28"/>
          <w:szCs w:val="28"/>
        </w:rPr>
        <w:t>модель отражения Ламберта (англ. Lambertian) и Орен-Наяра (англ. Oren-Nayar)</w:t>
      </w:r>
      <w:r w:rsidR="00DC6590" w:rsidRPr="00AD4BD2">
        <w:rPr>
          <w:rFonts w:ascii="Times New Roman" w:hAnsi="Times New Roman" w:cs="Times New Roman"/>
          <w:sz w:val="28"/>
          <w:szCs w:val="28"/>
        </w:rPr>
        <w:t xml:space="preserve"> </w:t>
      </w:r>
      <w:r w:rsidR="00DC6590" w:rsidRPr="00B5325E">
        <w:rPr>
          <w:rFonts w:ascii="Times New Roman" w:hAnsi="Times New Roman" w:cs="Times New Roman"/>
          <w:sz w:val="28"/>
          <w:szCs w:val="28"/>
        </w:rPr>
        <w:t>[14]</w:t>
      </w:r>
      <w:r w:rsidR="003F7829" w:rsidRPr="00F13D22">
        <w:rPr>
          <w:rFonts w:ascii="Times New Roman" w:hAnsi="Times New Roman" w:cs="Times New Roman"/>
          <w:sz w:val="28"/>
          <w:szCs w:val="28"/>
        </w:rPr>
        <w:t>:</w:t>
      </w:r>
    </w:p>
    <w:p w14:paraId="4E2D1DA7" w14:textId="544AB6D4" w:rsidR="00D10CE1" w:rsidRPr="00F13D22" w:rsidRDefault="00DB2085" w:rsidP="0062428C">
      <w:pPr>
        <w:shd w:val="clear" w:color="auto" w:fill="FFFFFF" w:themeFill="background1"/>
        <w:spacing w:line="240" w:lineRule="auto"/>
        <w:ind w:left="36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r>
                <w:rPr>
                  <w:rFonts w:ascii="Cambria Math" w:hAnsi="Cambria Math" w:cs="Times New Roman"/>
                  <w:sz w:val="28"/>
                  <w:szCs w:val="28"/>
                </w:rPr>
                <m:t>, σ</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d>
            <m:dPr>
              <m:ctrlPr>
                <w:rPr>
                  <w:rFonts w:ascii="Cambria Math" w:hAnsi="Cambria Math" w:cs="Times New Roman"/>
                  <w:i/>
                  <w:sz w:val="28"/>
                  <w:szCs w:val="28"/>
                </w:rPr>
              </m:ctrlPr>
            </m:dPr>
            <m:e>
              <m:r>
                <w:rPr>
                  <w:rFonts w:ascii="Cambria Math" w:hAnsi="Cambria Math" w:cs="Times New Roman"/>
                  <w:sz w:val="28"/>
                  <w:szCs w:val="28"/>
                </w:rPr>
                <m:t>A+B</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d>
                    <m:dPr>
                      <m:begChr m:val="["/>
                      <m:endChr m:val="]"/>
                      <m:ctrlPr>
                        <w:rPr>
                          <w:rFonts w:ascii="Cambria Math" w:hAnsi="Cambria Math" w:cs="Times New Roman"/>
                          <w:i/>
                          <w:sz w:val="28"/>
                          <w:szCs w:val="28"/>
                        </w:rPr>
                      </m:ctrlPr>
                    </m:dPr>
                    <m:e>
                      <m:r>
                        <w:rPr>
                          <w:rFonts w:ascii="Cambria Math" w:hAnsi="Cambria Math" w:cs="Times New Roman"/>
                          <w:sz w:val="28"/>
                          <w:szCs w:val="28"/>
                        </w:rPr>
                        <m:t>0,</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e>
                          </m:d>
                        </m:e>
                      </m:func>
                    </m:e>
                  </m:d>
                </m:e>
              </m:func>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α</m:t>
                  </m:r>
                </m:e>
              </m:func>
              <m:func>
                <m:funcPr>
                  <m:ctrlPr>
                    <w:rPr>
                      <w:rFonts w:ascii="Cambria Math" w:hAnsi="Cambria Math" w:cs="Times New Roman"/>
                      <w:i/>
                      <w:sz w:val="28"/>
                      <w:szCs w:val="28"/>
                    </w:rPr>
                  </m:ctrlPr>
                </m:funcPr>
                <m:fName>
                  <m:r>
                    <m:rPr>
                      <m:sty m:val="p"/>
                    </m:rPr>
                    <w:rPr>
                      <w:rFonts w:ascii="Cambria Math" w:hAnsi="Cambria Math" w:cs="Times New Roman"/>
                      <w:sz w:val="28"/>
                      <w:szCs w:val="28"/>
                    </w:rPr>
                    <m:t>tan</m:t>
                  </m:r>
                </m:fName>
                <m:e>
                  <m:r>
                    <w:rPr>
                      <w:rFonts w:ascii="Cambria Math" w:hAnsi="Cambria Math" w:cs="Times New Roman"/>
                      <w:sz w:val="28"/>
                      <w:szCs w:val="28"/>
                    </w:rPr>
                    <m:t>β</m:t>
                  </m:r>
                </m:e>
              </m:func>
            </m:e>
          </m:d>
        </m:oMath>
      </m:oMathPara>
    </w:p>
    <w:p w14:paraId="0B06D9B8" w14:textId="161BC4B3" w:rsidR="00835256" w:rsidRPr="00B5325E" w:rsidRDefault="00F03BB0" w:rsidP="0062428C">
      <w:pPr>
        <w:shd w:val="clear" w:color="auto" w:fill="FFFFFF" w:themeFill="background1"/>
        <w:spacing w:line="240" w:lineRule="auto"/>
        <w:ind w:left="360"/>
        <w:rPr>
          <w:rFonts w:cstheme="minorHAnsi"/>
          <w:sz w:val="28"/>
          <w:szCs w:val="28"/>
        </w:rPr>
      </w:pPr>
      <w:r w:rsidRPr="00B5325E">
        <w:rPr>
          <w:rFonts w:ascii="Times New Roman" w:hAnsi="Times New Roman" w:cs="Times New Roman"/>
          <w:sz w:val="28"/>
          <w:szCs w:val="28"/>
        </w:rPr>
        <w:t xml:space="preserve">где </w:t>
      </w:r>
      <m:oMath>
        <m:r>
          <w:rPr>
            <w:rFonts w:ascii="Cambria Math" w:hAnsi="Cambria Math" w:cstheme="minorHAnsi"/>
            <w:sz w:val="28"/>
            <w:szCs w:val="28"/>
          </w:rPr>
          <m:t>A=1.0-0.5</m:t>
        </m:r>
        <m:f>
          <m:fPr>
            <m:ctrlPr>
              <w:rPr>
                <w:rFonts w:ascii="Cambria Math" w:hAnsi="Cambria Math" w:cstheme="minorHAnsi"/>
                <w:sz w:val="28"/>
                <w:szCs w:val="28"/>
              </w:rPr>
            </m:ctrlPr>
          </m:fPr>
          <m:num>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num>
          <m:den>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r>
              <m:rPr>
                <m:sty m:val="p"/>
              </m:rPr>
              <w:rPr>
                <w:rFonts w:ascii="Cambria Math" w:hAnsi="Cambria Math" w:cstheme="minorHAnsi"/>
                <w:sz w:val="28"/>
                <w:szCs w:val="28"/>
              </w:rPr>
              <m:t>+0.33</m:t>
            </m:r>
          </m:den>
        </m:f>
      </m:oMath>
      <w:r w:rsidR="00835256" w:rsidRPr="00B5325E">
        <w:rPr>
          <w:rFonts w:cstheme="minorHAnsi"/>
          <w:sz w:val="28"/>
          <w:szCs w:val="28"/>
        </w:rPr>
        <w:t xml:space="preserve"> </w:t>
      </w:r>
      <w:r w:rsidRPr="00B5325E">
        <w:rPr>
          <w:rFonts w:cstheme="minorHAnsi"/>
          <w:sz w:val="28"/>
          <w:szCs w:val="28"/>
        </w:rPr>
        <w:t>;</w:t>
      </w:r>
    </w:p>
    <w:p w14:paraId="5C732067" w14:textId="345FD16E" w:rsidR="00F03BB0" w:rsidRPr="00B5325E" w:rsidRDefault="00F03BB0" w:rsidP="0062428C">
      <w:pPr>
        <w:shd w:val="clear" w:color="auto" w:fill="FFFFFF" w:themeFill="background1"/>
        <w:spacing w:line="240" w:lineRule="auto"/>
        <w:ind w:left="360"/>
        <w:rPr>
          <w:rFonts w:cstheme="minorHAnsi"/>
          <w:sz w:val="28"/>
          <w:szCs w:val="28"/>
        </w:rPr>
      </w:pPr>
      <m:oMath>
        <m:r>
          <w:rPr>
            <w:rFonts w:ascii="Cambria Math" w:hAnsi="Cambria Math" w:cstheme="minorHAnsi"/>
            <w:sz w:val="28"/>
            <w:szCs w:val="28"/>
          </w:rPr>
          <m:t>B=0.45</m:t>
        </m:r>
        <m:f>
          <m:fPr>
            <m:ctrlPr>
              <w:rPr>
                <w:rFonts w:ascii="Cambria Math" w:hAnsi="Cambria Math" w:cstheme="minorHAnsi"/>
                <w:sz w:val="28"/>
                <w:szCs w:val="28"/>
              </w:rPr>
            </m:ctrlPr>
          </m:fPr>
          <m:num>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num>
          <m:den>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r>
              <m:rPr>
                <m:sty m:val="p"/>
              </m:rPr>
              <w:rPr>
                <w:rFonts w:ascii="Cambria Math" w:hAnsi="Cambria Math" w:cstheme="minorHAnsi"/>
                <w:sz w:val="28"/>
                <w:szCs w:val="28"/>
              </w:rPr>
              <m:t>+0.09</m:t>
            </m:r>
          </m:den>
        </m:f>
      </m:oMath>
      <w:r w:rsidRPr="00B5325E">
        <w:rPr>
          <w:rFonts w:cstheme="minorHAnsi"/>
          <w:sz w:val="28"/>
          <w:szCs w:val="28"/>
        </w:rPr>
        <w:t xml:space="preserve"> ;</w:t>
      </w:r>
    </w:p>
    <w:p w14:paraId="5AF2408D" w14:textId="65C7875B" w:rsidR="00246CAD" w:rsidRPr="00AD4BD2" w:rsidRDefault="00DB2085" w:rsidP="0062428C">
      <w:pPr>
        <w:shd w:val="clear" w:color="auto" w:fill="FFFFFF" w:themeFill="background1"/>
        <w:spacing w:line="240" w:lineRule="auto"/>
        <w:ind w:left="36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oMath>
      <w:r w:rsidR="00246CAD" w:rsidRPr="00F13D22">
        <w:rPr>
          <w:rFonts w:ascii="Times New Roman" w:hAnsi="Times New Roman" w:cs="Times New Roman"/>
          <w:sz w:val="28"/>
          <w:szCs w:val="28"/>
        </w:rPr>
        <w:t xml:space="preserve"> – углы сферической системы координат вектора, направленного в сторону камеры;</w:t>
      </w:r>
    </w:p>
    <w:p w14:paraId="1DAF996B" w14:textId="0E431D9D" w:rsidR="00246CAD" w:rsidRPr="00B5325E" w:rsidRDefault="00DB2085" w:rsidP="00246CAD">
      <w:pPr>
        <w:shd w:val="clear" w:color="auto" w:fill="FFFFFF" w:themeFill="background1"/>
        <w:spacing w:line="240" w:lineRule="auto"/>
        <w:ind w:left="36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lang w:val="en-US"/>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oMath>
      <w:r w:rsidR="00246CAD" w:rsidRPr="00F13D22">
        <w:rPr>
          <w:rFonts w:ascii="Times New Roman" w:hAnsi="Times New Roman" w:cs="Times New Roman"/>
          <w:sz w:val="28"/>
          <w:szCs w:val="28"/>
        </w:rPr>
        <w:t xml:space="preserve"> – углы сферической системы координат вектора, направленного в сторону источника света</w:t>
      </w:r>
      <w:r w:rsidR="00246CAD" w:rsidRPr="00B5325E">
        <w:rPr>
          <w:rFonts w:ascii="Times New Roman" w:hAnsi="Times New Roman" w:cs="Times New Roman"/>
          <w:sz w:val="28"/>
          <w:szCs w:val="28"/>
        </w:rPr>
        <w:t>;</w:t>
      </w:r>
    </w:p>
    <w:p w14:paraId="52696958" w14:textId="2269ECB8" w:rsidR="00D84ECB" w:rsidRPr="00AD4BD2" w:rsidRDefault="00D84ECB" w:rsidP="0062428C">
      <w:pPr>
        <w:shd w:val="clear" w:color="auto" w:fill="FFFFFF" w:themeFill="background1"/>
        <w:spacing w:line="240" w:lineRule="auto"/>
        <w:ind w:left="360"/>
        <w:rPr>
          <w:rFonts w:cstheme="minorHAnsi"/>
          <w:sz w:val="28"/>
          <w:szCs w:val="28"/>
        </w:rPr>
      </w:pPr>
      <m:oMath>
        <m:r>
          <w:rPr>
            <w:rFonts w:ascii="Cambria Math" w:hAnsi="Cambria Math" w:cs="Times New Roman"/>
            <w:sz w:val="28"/>
            <w:szCs w:val="28"/>
          </w:rPr>
          <m:t>α=</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max</m:t>
            </m:r>
          </m:fName>
          <m:e>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d>
          </m:e>
        </m:func>
      </m:oMath>
      <w:r w:rsidRPr="00F13D22">
        <w:rPr>
          <w:rFonts w:cstheme="minorHAnsi"/>
          <w:sz w:val="28"/>
          <w:szCs w:val="28"/>
        </w:rPr>
        <w:t xml:space="preserve"> ;</w:t>
      </w:r>
    </w:p>
    <w:p w14:paraId="54AB1C18" w14:textId="40AADD61" w:rsidR="00D84ECB" w:rsidRPr="00AD4BD2" w:rsidRDefault="00D84ECB" w:rsidP="0062428C">
      <w:pPr>
        <w:shd w:val="clear" w:color="auto" w:fill="FFFFFF" w:themeFill="background1"/>
        <w:spacing w:line="240" w:lineRule="auto"/>
        <w:ind w:left="360"/>
        <w:rPr>
          <w:rFonts w:cstheme="minorHAnsi"/>
          <w:sz w:val="28"/>
          <w:szCs w:val="28"/>
        </w:rPr>
      </w:pPr>
      <m:oMath>
        <m:r>
          <w:rPr>
            <w:rFonts w:ascii="Cambria Math" w:hAnsi="Cambria Math" w:cs="Times New Roman"/>
            <w:sz w:val="28"/>
            <w:szCs w:val="28"/>
          </w:rPr>
          <m:t>β=</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min</m:t>
            </m:r>
          </m:fName>
          <m:e>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d>
          </m:e>
        </m:func>
      </m:oMath>
      <w:r w:rsidRPr="00F13D22">
        <w:rPr>
          <w:rFonts w:cstheme="minorHAnsi"/>
          <w:sz w:val="28"/>
          <w:szCs w:val="28"/>
        </w:rPr>
        <w:t xml:space="preserve"> ;</w:t>
      </w:r>
    </w:p>
    <w:p w14:paraId="5F0D735D" w14:textId="091ED504" w:rsidR="00434D0C" w:rsidRPr="00AD4BD2" w:rsidRDefault="00CE254F" w:rsidP="00041D77">
      <w:pPr>
        <w:shd w:val="clear" w:color="auto" w:fill="FFFFFF" w:themeFill="background1"/>
        <w:spacing w:line="276" w:lineRule="auto"/>
        <w:ind w:left="360"/>
        <w:rPr>
          <w:rFonts w:ascii="Times New Roman" w:hAnsi="Times New Roman" w:cs="Times New Roman"/>
          <w:sz w:val="28"/>
          <w:szCs w:val="28"/>
        </w:rPr>
      </w:pPr>
      <m:oMath>
        <m:r>
          <w:rPr>
            <w:rFonts w:ascii="Cambria Math" w:hAnsi="Cambria Math" w:cs="Times New Roman"/>
            <w:sz w:val="28"/>
            <w:szCs w:val="28"/>
          </w:rPr>
          <m:t>c</m:t>
        </m:r>
      </m:oMath>
      <w:r w:rsidR="00246CAD" w:rsidRPr="00AD4BD2">
        <w:rPr>
          <w:rFonts w:ascii="Times New Roman" w:hAnsi="Times New Roman" w:cs="Times New Roman"/>
          <w:i/>
          <w:sz w:val="28"/>
          <w:szCs w:val="28"/>
        </w:rPr>
        <w:t xml:space="preserve"> </w:t>
      </w:r>
      <w:r w:rsidR="00246CAD" w:rsidRPr="00AD4BD2">
        <w:rPr>
          <w:rFonts w:ascii="Times New Roman" w:hAnsi="Times New Roman" w:cs="Times New Roman"/>
          <w:sz w:val="28"/>
          <w:szCs w:val="28"/>
        </w:rPr>
        <w:t xml:space="preserve">– альбедо, </w:t>
      </w:r>
      <m:oMath>
        <m:r>
          <w:rPr>
            <w:rFonts w:ascii="Cambria Math" w:hAnsi="Cambria Math" w:cs="Times New Roman"/>
            <w:sz w:val="28"/>
            <w:szCs w:val="28"/>
          </w:rPr>
          <m:t>σ</m:t>
        </m:r>
      </m:oMath>
      <w:r w:rsidR="00246CAD" w:rsidRPr="00AD4BD2">
        <w:rPr>
          <w:rFonts w:ascii="Times New Roman" w:hAnsi="Times New Roman" w:cs="Times New Roman"/>
          <w:sz w:val="28"/>
          <w:szCs w:val="28"/>
        </w:rPr>
        <w:t xml:space="preserve"> – коэффициент шероховатости.</w:t>
      </w:r>
      <w:r w:rsidR="00246CAD" w:rsidRPr="00AD4BD2">
        <w:rPr>
          <w:rFonts w:ascii="Times New Roman" w:hAnsi="Times New Roman" w:cs="Times New Roman"/>
          <w:sz w:val="28"/>
          <w:szCs w:val="28"/>
        </w:rPr>
        <w:br/>
        <w:t xml:space="preserve">При </w:t>
      </w:r>
      <m:oMath>
        <m:r>
          <w:rPr>
            <w:rFonts w:ascii="Cambria Math" w:hAnsi="Cambria Math" w:cs="Times New Roman"/>
            <w:sz w:val="28"/>
            <w:szCs w:val="28"/>
          </w:rPr>
          <m:t>σ=0</m:t>
        </m:r>
      </m:oMath>
      <w:r w:rsidR="00246CAD" w:rsidRPr="00AD4BD2">
        <w:rPr>
          <w:rFonts w:ascii="Times New Roman" w:hAnsi="Times New Roman" w:cs="Times New Roman"/>
          <w:sz w:val="28"/>
          <w:szCs w:val="28"/>
        </w:rPr>
        <w:t xml:space="preserve">, </w:t>
      </w:r>
      <w:r w:rsidR="00434D0C" w:rsidRPr="00AD4BD2">
        <w:rPr>
          <w:rFonts w:ascii="Times New Roman" w:hAnsi="Times New Roman" w:cs="Times New Roman"/>
          <w:sz w:val="28"/>
          <w:szCs w:val="28"/>
        </w:rPr>
        <w:t xml:space="preserve">уравнение сводится к модели Ламберта: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r</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oMath>
      <w:r w:rsidR="00434D0C" w:rsidRPr="00F13D22">
        <w:rPr>
          <w:rFonts w:ascii="Times New Roman" w:hAnsi="Times New Roman" w:cs="Times New Roman"/>
          <w:sz w:val="28"/>
          <w:szCs w:val="28"/>
        </w:rPr>
        <w:br/>
        <w:t xml:space="preserve">В </w:t>
      </w:r>
      <w:r w:rsidR="00434D0C" w:rsidRPr="00AD4BD2">
        <w:rPr>
          <w:rFonts w:ascii="Times New Roman" w:hAnsi="Times New Roman" w:cs="Times New Roman"/>
          <w:sz w:val="28"/>
          <w:szCs w:val="28"/>
          <w:lang w:val="en-US"/>
        </w:rPr>
        <w:t>Cycles</w:t>
      </w:r>
      <w:r w:rsidR="00434D0C" w:rsidRPr="00AD4BD2">
        <w:rPr>
          <w:rFonts w:ascii="Times New Roman" w:hAnsi="Times New Roman" w:cs="Times New Roman"/>
          <w:sz w:val="28"/>
          <w:szCs w:val="28"/>
        </w:rPr>
        <w:t xml:space="preserve"> реализован шейдер </w:t>
      </w:r>
      <w:r w:rsidR="00434D0C" w:rsidRPr="00AD4BD2">
        <w:rPr>
          <w:rFonts w:ascii="Times New Roman" w:hAnsi="Times New Roman" w:cs="Times New Roman"/>
          <w:sz w:val="28"/>
          <w:szCs w:val="28"/>
          <w:lang w:val="en-US"/>
        </w:rPr>
        <w:t>Diffuse</w:t>
      </w:r>
      <w:r w:rsidR="00434D0C" w:rsidRPr="00AD4BD2">
        <w:rPr>
          <w:rFonts w:ascii="Times New Roman" w:hAnsi="Times New Roman" w:cs="Times New Roman"/>
          <w:sz w:val="28"/>
          <w:szCs w:val="28"/>
        </w:rPr>
        <w:t xml:space="preserve"> </w:t>
      </w:r>
      <w:r w:rsidR="00434D0C" w:rsidRPr="00AD4BD2">
        <w:rPr>
          <w:rFonts w:ascii="Times New Roman" w:hAnsi="Times New Roman" w:cs="Times New Roman"/>
          <w:sz w:val="28"/>
          <w:szCs w:val="28"/>
          <w:lang w:val="en-US"/>
        </w:rPr>
        <w:t>BSDF</w:t>
      </w:r>
      <w:r w:rsidR="00434D0C" w:rsidRPr="00AD4BD2">
        <w:rPr>
          <w:rFonts w:ascii="Times New Roman" w:hAnsi="Times New Roman" w:cs="Times New Roman"/>
          <w:sz w:val="28"/>
          <w:szCs w:val="28"/>
        </w:rPr>
        <w:t xml:space="preserve"> с параметрами</w:t>
      </w:r>
      <w:r w:rsidR="00890A1D" w:rsidRPr="00AD4BD2">
        <w:rPr>
          <w:rFonts w:ascii="Times New Roman" w:hAnsi="Times New Roman" w:cs="Times New Roman"/>
          <w:sz w:val="28"/>
          <w:szCs w:val="28"/>
        </w:rPr>
        <w:t>:</w:t>
      </w:r>
    </w:p>
    <w:p w14:paraId="2F8ABBCD" w14:textId="27B3F892" w:rsidR="00091A95" w:rsidRPr="00F13D22" w:rsidRDefault="00434D0C" w:rsidP="00B5325E">
      <w:pPr>
        <w:pStyle w:val="a5"/>
        <w:numPr>
          <w:ilvl w:val="0"/>
          <w:numId w:val="4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Color</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 xml:space="preserve">вектор </w:t>
      </w:r>
      <w:r w:rsidRPr="00AD4BD2">
        <w:rPr>
          <w:rFonts w:ascii="Times New Roman" w:hAnsi="Times New Roman" w:cs="Times New Roman"/>
          <w:sz w:val="28"/>
          <w:szCs w:val="28"/>
          <w:lang w:val="en-US"/>
        </w:rPr>
        <w:t>RGB</w:t>
      </w:r>
    </w:p>
    <w:p w14:paraId="4FD60EF3" w14:textId="232EB12D" w:rsidR="00D10CE1" w:rsidRPr="00B5325E" w:rsidRDefault="00434D0C" w:rsidP="00B5325E">
      <w:pPr>
        <w:pStyle w:val="a5"/>
        <w:numPr>
          <w:ilvl w:val="0"/>
          <w:numId w:val="46"/>
        </w:numPr>
        <w:shd w:val="clear" w:color="auto" w:fill="FFFFFF" w:themeFill="background1"/>
        <w:spacing w:line="276" w:lineRule="auto"/>
        <w:rPr>
          <w:rFonts w:ascii="Times New Roman" w:hAnsi="Times New Roman" w:cs="Times New Roman"/>
          <w:sz w:val="28"/>
          <w:szCs w:val="28"/>
        </w:rPr>
      </w:pPr>
      <w:r w:rsidRPr="00B5325E">
        <w:rPr>
          <w:rFonts w:ascii="Times New Roman" w:hAnsi="Times New Roman" w:cs="Times New Roman"/>
          <w:sz w:val="28"/>
          <w:szCs w:val="28"/>
          <w:lang w:val="en-US"/>
        </w:rPr>
        <w:t>Roughness</w:t>
      </w:r>
      <w:r w:rsidR="00890A1D" w:rsidRPr="00B5325E">
        <w:rPr>
          <w:rFonts w:ascii="Times New Roman" w:hAnsi="Times New Roman" w:cs="Times New Roman"/>
          <w:sz w:val="28"/>
          <w:szCs w:val="28"/>
          <w:lang w:val="en-US"/>
        </w:rPr>
        <w:t xml:space="preserve"> – </w:t>
      </w:r>
      <w:r w:rsidR="00890A1D" w:rsidRPr="00B5325E">
        <w:rPr>
          <w:rFonts w:ascii="Times New Roman" w:hAnsi="Times New Roman" w:cs="Times New Roman"/>
          <w:sz w:val="28"/>
          <w:szCs w:val="28"/>
        </w:rPr>
        <w:t xml:space="preserve">коэффициент шероховатости </w:t>
      </w:r>
      <m:oMath>
        <m:r>
          <w:rPr>
            <w:rFonts w:ascii="Cambria Math" w:hAnsi="Cambria Math" w:cs="Times New Roman"/>
            <w:sz w:val="28"/>
            <w:szCs w:val="28"/>
          </w:rPr>
          <m:t>σ</m:t>
        </m:r>
      </m:oMath>
    </w:p>
    <w:p w14:paraId="514FCC9C" w14:textId="509F9DBB" w:rsidR="00B70A1F" w:rsidRPr="00AD4BD2" w:rsidRDefault="00B70A1F" w:rsidP="00B5325E">
      <w:pPr>
        <w:shd w:val="clear" w:color="auto" w:fill="FFFFFF" w:themeFill="background1"/>
        <w:spacing w:after="0" w:line="276" w:lineRule="auto"/>
        <w:ind w:left="283"/>
        <w:rPr>
          <w:rFonts w:ascii="Times New Roman" w:hAnsi="Times New Roman" w:cs="Times New Roman"/>
          <w:sz w:val="28"/>
          <w:szCs w:val="28"/>
        </w:rPr>
      </w:pPr>
      <w:r w:rsidRPr="00F13D22">
        <w:rPr>
          <w:rFonts w:ascii="Times New Roman" w:hAnsi="Times New Roman" w:cs="Times New Roman"/>
          <w:sz w:val="28"/>
          <w:szCs w:val="28"/>
        </w:rPr>
        <w:t xml:space="preserve">Также в качестве коэффициента Френеля здесь используется приближение </w:t>
      </w:r>
      <w:proofErr w:type="spellStart"/>
      <w:r w:rsidRPr="00F13D22">
        <w:rPr>
          <w:rFonts w:ascii="Times New Roman" w:hAnsi="Times New Roman" w:cs="Times New Roman"/>
          <w:sz w:val="28"/>
          <w:szCs w:val="28"/>
        </w:rPr>
        <w:t>Шлика</w:t>
      </w:r>
      <w:proofErr w:type="spellEnd"/>
      <w:r w:rsidRPr="00F13D22">
        <w:rPr>
          <w:rFonts w:ascii="Times New Roman" w:hAnsi="Times New Roman" w:cs="Times New Roman"/>
          <w:sz w:val="28"/>
          <w:szCs w:val="28"/>
        </w:rPr>
        <w:t xml:space="preserve"> [19]: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+(1-F(0))</m:t>
        </m:r>
        <m:sSup>
          <m:sSupPr>
            <m:ctrlPr>
              <w:rPr>
                <w:rFonts w:ascii="Cambria Math" w:hAnsi="Cambria Math" w:cs="Times New Roman"/>
                <w:i/>
                <w:sz w:val="28"/>
                <w:szCs w:val="28"/>
              </w:rPr>
            </m:ctrlPr>
          </m:sSup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e>
          <m:sup>
            <m:r>
              <w:rPr>
                <w:rFonts w:ascii="Cambria Math" w:hAnsi="Cambria Math" w:cs="Times New Roman"/>
                <w:sz w:val="28"/>
                <w:szCs w:val="28"/>
              </w:rPr>
              <m:t>5</m:t>
            </m:r>
          </m:sup>
        </m:sSup>
      </m:oMath>
      <w:r w:rsidRPr="00F13D22">
        <w:rPr>
          <w:rFonts w:ascii="Times New Roman" w:hAnsi="Times New Roman" w:cs="Times New Roman"/>
          <w:sz w:val="28"/>
          <w:szCs w:val="28"/>
        </w:rPr>
        <w:t xml:space="preserve">, где </w:t>
      </w:r>
      <m:oMath>
        <m:r>
          <w:rPr>
            <w:rFonts w:ascii="Cambria Math" w:hAnsi="Cambria Math" w:cs="Times New Roman"/>
            <w:sz w:val="28"/>
            <w:szCs w:val="28"/>
          </w:rPr>
          <m:t>θ</m:t>
        </m:r>
      </m:oMath>
      <w:r w:rsidRPr="00AD4BD2">
        <w:rPr>
          <w:rFonts w:ascii="Times New Roman" w:hAnsi="Times New Roman" w:cs="Times New Roman"/>
          <w:sz w:val="28"/>
          <w:szCs w:val="28"/>
        </w:rPr>
        <w:t xml:space="preserve"> – угол падающей волны относительно нормали,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0</m:t>
            </m:r>
          </m:e>
        </m:d>
      </m:oMath>
      <w:r w:rsidRPr="00F13D22">
        <w:rPr>
          <w:rFonts w:ascii="Times New Roman" w:hAnsi="Times New Roman" w:cs="Times New Roman"/>
          <w:sz w:val="28"/>
          <w:szCs w:val="28"/>
        </w:rPr>
        <w:t xml:space="preserve"> – отражение при нормальном падении.</w:t>
      </w:r>
    </w:p>
    <w:p w14:paraId="114055EA" w14:textId="77777777" w:rsidR="0014631C" w:rsidRPr="00AD4BD2" w:rsidRDefault="0014631C" w:rsidP="00DF6EC8">
      <w:pPr>
        <w:shd w:val="clear" w:color="auto" w:fill="FFFFFF" w:themeFill="background1"/>
        <w:spacing w:after="0" w:line="276" w:lineRule="auto"/>
        <w:rPr>
          <w:rFonts w:ascii="Times New Roman" w:hAnsi="Times New Roman" w:cs="Times New Roman"/>
          <w:sz w:val="28"/>
          <w:szCs w:val="28"/>
        </w:rPr>
      </w:pPr>
    </w:p>
    <w:p w14:paraId="510396B6" w14:textId="3E53D0A1" w:rsidR="004F772F" w:rsidRPr="00F13D22" w:rsidRDefault="00DB2085" w:rsidP="00EB01A5">
      <w:pPr>
        <w:pStyle w:val="a5"/>
        <w:numPr>
          <w:ilvl w:val="0"/>
          <w:numId w:val="19"/>
        </w:numPr>
        <w:shd w:val="clear" w:color="auto" w:fill="FFFFFF" w:themeFill="background1"/>
        <w:spacing w:after="0" w:line="276" w:lineRule="auto"/>
        <w:rPr>
          <w:rFonts w:ascii="Times New Roman" w:hAnsi="Times New Roman" w:cs="Times New Roman"/>
          <w:sz w:val="28"/>
          <w:szCs w:val="28"/>
        </w:rPr>
      </w:pPr>
      <w:hyperlink r:id="rId21" w:history="1">
        <w:r w:rsidR="00A6235B" w:rsidRPr="00AD4BD2">
          <w:rPr>
            <w:rStyle w:val="a3"/>
            <w:rFonts w:ascii="Times New Roman" w:hAnsi="Times New Roman" w:cs="Times New Roman"/>
            <w:color w:val="auto"/>
            <w:sz w:val="28"/>
            <w:szCs w:val="28"/>
            <w:u w:val="none"/>
            <w:lang w:val="en-US"/>
          </w:rPr>
          <w:t>Emission</w:t>
        </w:r>
      </w:hyperlink>
      <w:r w:rsidR="00AE5A12" w:rsidRPr="00F13D22">
        <w:rPr>
          <w:rFonts w:ascii="Times New Roman" w:hAnsi="Times New Roman" w:cs="Times New Roman"/>
          <w:sz w:val="28"/>
          <w:szCs w:val="28"/>
        </w:rPr>
        <w:br/>
        <w:t>Шейдер используется для добавления освещения</w:t>
      </w:r>
      <w:r w:rsidR="004F772F" w:rsidRPr="00AD4BD2">
        <w:rPr>
          <w:rFonts w:ascii="Times New Roman" w:hAnsi="Times New Roman" w:cs="Times New Roman"/>
          <w:sz w:val="28"/>
          <w:szCs w:val="28"/>
        </w:rPr>
        <w:t>.</w:t>
      </w:r>
      <w:r w:rsidR="00E226F3" w:rsidRPr="00AD4BD2">
        <w:rPr>
          <w:rFonts w:ascii="Times New Roman" w:hAnsi="Times New Roman" w:cs="Times New Roman"/>
          <w:sz w:val="28"/>
          <w:szCs w:val="28"/>
        </w:rPr>
        <w:t xml:space="preserve"> Материал становится источником освещения</w:t>
      </w:r>
      <w:r w:rsidR="00EE13F0" w:rsidRPr="00AD4BD2">
        <w:rPr>
          <w:rFonts w:ascii="Times New Roman" w:hAnsi="Times New Roman" w:cs="Times New Roman"/>
          <w:sz w:val="28"/>
          <w:szCs w:val="28"/>
        </w:rPr>
        <w:t xml:space="preserve"> </w:t>
      </w:r>
      <w:r w:rsidR="00EE13F0" w:rsidRPr="00B5325E">
        <w:rPr>
          <w:rFonts w:ascii="Times New Roman" w:hAnsi="Times New Roman" w:cs="Times New Roman"/>
          <w:sz w:val="28"/>
          <w:szCs w:val="28"/>
        </w:rPr>
        <w:t>[</w:t>
      </w:r>
      <w:r w:rsidR="002D3A91" w:rsidRPr="00B5325E">
        <w:rPr>
          <w:rFonts w:ascii="Times New Roman" w:hAnsi="Times New Roman" w:cs="Times New Roman"/>
          <w:sz w:val="28"/>
          <w:szCs w:val="28"/>
        </w:rPr>
        <w:t>17</w:t>
      </w:r>
      <w:r w:rsidR="00EE13F0" w:rsidRPr="00B5325E">
        <w:rPr>
          <w:rFonts w:ascii="Times New Roman" w:hAnsi="Times New Roman" w:cs="Times New Roman"/>
          <w:sz w:val="28"/>
          <w:szCs w:val="28"/>
        </w:rPr>
        <w:t>]</w:t>
      </w:r>
      <w:r w:rsidR="00091A95" w:rsidRPr="00F13D22">
        <w:rPr>
          <w:rFonts w:ascii="Times New Roman" w:hAnsi="Times New Roman" w:cs="Times New Roman"/>
          <w:sz w:val="28"/>
          <w:szCs w:val="28"/>
        </w:rPr>
        <w:t>.</w:t>
      </w:r>
      <w:r w:rsidR="00EE13F0" w:rsidRPr="00B5325E">
        <w:rPr>
          <w:rFonts w:ascii="Times New Roman" w:hAnsi="Times New Roman" w:cs="Times New Roman"/>
          <w:sz w:val="28"/>
          <w:szCs w:val="28"/>
        </w:rPr>
        <w:t xml:space="preserve"> </w:t>
      </w:r>
    </w:p>
    <w:p w14:paraId="6BF5DC47" w14:textId="328EBE10" w:rsidR="00A6235B" w:rsidRPr="00B5325E" w:rsidRDefault="00AE5A12" w:rsidP="00B5325E">
      <w:pPr>
        <w:shd w:val="clear" w:color="auto" w:fill="FFFFFF" w:themeFill="background1"/>
        <w:spacing w:line="276" w:lineRule="auto"/>
        <w:ind w:firstLine="643"/>
        <w:rPr>
          <w:rFonts w:ascii="Times New Roman" w:hAnsi="Times New Roman" w:cs="Times New Roman"/>
          <w:sz w:val="28"/>
          <w:szCs w:val="28"/>
        </w:rPr>
      </w:pPr>
      <w:r w:rsidRPr="00B5325E">
        <w:rPr>
          <w:rFonts w:ascii="Times New Roman" w:hAnsi="Times New Roman" w:cs="Times New Roman"/>
          <w:sz w:val="28"/>
          <w:szCs w:val="28"/>
        </w:rPr>
        <w:t>В качестве параметров принимает</w:t>
      </w:r>
      <w:r w:rsidR="004F772F" w:rsidRPr="00B5325E">
        <w:rPr>
          <w:rFonts w:ascii="Times New Roman" w:hAnsi="Times New Roman" w:cs="Times New Roman"/>
          <w:sz w:val="28"/>
          <w:szCs w:val="28"/>
        </w:rPr>
        <w:t>:</w:t>
      </w:r>
    </w:p>
    <w:p w14:paraId="31C1B481" w14:textId="4448A040" w:rsidR="004F772F" w:rsidRPr="00AD4BD2" w:rsidRDefault="004F772F" w:rsidP="00B5325E">
      <w:pPr>
        <w:pStyle w:val="a5"/>
        <w:numPr>
          <w:ilvl w:val="0"/>
          <w:numId w:val="44"/>
        </w:numPr>
        <w:shd w:val="clear" w:color="auto" w:fill="FFFFFF" w:themeFill="background1"/>
        <w:spacing w:line="276" w:lineRule="auto"/>
        <w:rPr>
          <w:rFonts w:ascii="Times New Roman" w:hAnsi="Times New Roman" w:cs="Times New Roman"/>
          <w:sz w:val="28"/>
          <w:szCs w:val="28"/>
        </w:rPr>
      </w:pPr>
      <w:r w:rsidRPr="00F13D22">
        <w:rPr>
          <w:rFonts w:ascii="Times New Roman" w:hAnsi="Times New Roman" w:cs="Times New Roman"/>
          <w:sz w:val="28"/>
          <w:szCs w:val="28"/>
          <w:lang w:val="en-US"/>
        </w:rPr>
        <w:t>Color</w:t>
      </w:r>
      <w:r w:rsidRPr="00B5325E">
        <w:rPr>
          <w:rFonts w:ascii="Times New Roman" w:hAnsi="Times New Roman" w:cs="Times New Roman"/>
          <w:sz w:val="28"/>
          <w:szCs w:val="28"/>
        </w:rPr>
        <w:t xml:space="preserve"> – </w:t>
      </w:r>
      <w:r w:rsidRPr="00F13D22">
        <w:rPr>
          <w:rFonts w:ascii="Times New Roman" w:hAnsi="Times New Roman" w:cs="Times New Roman"/>
          <w:sz w:val="28"/>
          <w:szCs w:val="28"/>
        </w:rPr>
        <w:t>цвет источника;</w:t>
      </w:r>
    </w:p>
    <w:p w14:paraId="3EA94B8C" w14:textId="4D57CCF6" w:rsidR="00AE5A12" w:rsidRPr="00AD4BD2" w:rsidRDefault="004F772F" w:rsidP="00B5325E">
      <w:pPr>
        <w:pStyle w:val="a5"/>
        <w:numPr>
          <w:ilvl w:val="0"/>
          <w:numId w:val="44"/>
        </w:numPr>
        <w:shd w:val="clear" w:color="auto" w:fill="FFFFFF" w:themeFill="background1"/>
        <w:spacing w:after="0"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Strength</w:t>
      </w:r>
      <w:proofErr w:type="spellEnd"/>
      <w:r w:rsidRPr="00AD4BD2">
        <w:rPr>
          <w:rFonts w:ascii="Times New Roman" w:hAnsi="Times New Roman" w:cs="Times New Roman"/>
          <w:sz w:val="28"/>
          <w:szCs w:val="28"/>
        </w:rPr>
        <w:t xml:space="preserve"> – сила источника света в Ваттах</w:t>
      </w:r>
      <w:r w:rsidR="00FE0E99" w:rsidRPr="00AD4BD2">
        <w:rPr>
          <w:rFonts w:ascii="Times New Roman" w:hAnsi="Times New Roman" w:cs="Times New Roman"/>
          <w:sz w:val="28"/>
          <w:szCs w:val="28"/>
        </w:rPr>
        <w:t>.</w:t>
      </w:r>
    </w:p>
    <w:p w14:paraId="6D3DC94A" w14:textId="77777777" w:rsidR="00DF6EC8" w:rsidRPr="00AD4BD2" w:rsidRDefault="00DF6EC8" w:rsidP="00DF6EC8">
      <w:pPr>
        <w:shd w:val="clear" w:color="auto" w:fill="FFFFFF" w:themeFill="background1"/>
        <w:spacing w:after="0" w:line="276" w:lineRule="auto"/>
        <w:ind w:left="720"/>
        <w:rPr>
          <w:rFonts w:ascii="Times New Roman" w:hAnsi="Times New Roman" w:cs="Times New Roman"/>
          <w:sz w:val="28"/>
          <w:szCs w:val="28"/>
        </w:rPr>
      </w:pPr>
    </w:p>
    <w:p w14:paraId="77867F7D" w14:textId="3077974B" w:rsidR="00041D77" w:rsidRPr="00AD4BD2" w:rsidRDefault="00DB2085" w:rsidP="00EB01A5">
      <w:pPr>
        <w:pStyle w:val="a5"/>
        <w:numPr>
          <w:ilvl w:val="0"/>
          <w:numId w:val="19"/>
        </w:numPr>
        <w:shd w:val="clear" w:color="auto" w:fill="FFFFFF" w:themeFill="background1"/>
        <w:spacing w:after="0" w:line="276" w:lineRule="auto"/>
        <w:rPr>
          <w:rFonts w:ascii="Times New Roman" w:hAnsi="Times New Roman" w:cs="Times New Roman"/>
          <w:sz w:val="28"/>
          <w:szCs w:val="28"/>
          <w:lang w:val="en-US"/>
        </w:rPr>
      </w:pPr>
      <w:hyperlink r:id="rId22" w:history="1">
        <w:r w:rsidR="00A6235B" w:rsidRPr="00AD4BD2">
          <w:rPr>
            <w:rStyle w:val="a3"/>
            <w:rFonts w:ascii="Times New Roman" w:hAnsi="Times New Roman" w:cs="Times New Roman"/>
            <w:color w:val="auto"/>
            <w:sz w:val="28"/>
            <w:szCs w:val="28"/>
            <w:u w:val="none"/>
            <w:lang w:val="en-US"/>
          </w:rPr>
          <w:t>G</w:t>
        </w:r>
        <w:r w:rsidR="00890A1D" w:rsidRPr="00AD4BD2">
          <w:rPr>
            <w:rStyle w:val="a3"/>
            <w:rFonts w:ascii="Times New Roman" w:hAnsi="Times New Roman" w:cs="Times New Roman"/>
            <w:color w:val="auto"/>
            <w:sz w:val="28"/>
            <w:szCs w:val="28"/>
            <w:u w:val="none"/>
            <w:lang w:val="en-US"/>
          </w:rPr>
          <w:t>lossy</w:t>
        </w:r>
        <w:r w:rsidR="00A6235B" w:rsidRPr="00AD4BD2">
          <w:rPr>
            <w:rStyle w:val="a3"/>
            <w:rFonts w:ascii="Times New Roman" w:hAnsi="Times New Roman" w:cs="Times New Roman"/>
            <w:color w:val="auto"/>
            <w:sz w:val="28"/>
            <w:szCs w:val="28"/>
            <w:u w:val="none"/>
            <w:lang w:val="en-US"/>
          </w:rPr>
          <w:t xml:space="preserve"> BSDF</w:t>
        </w:r>
      </w:hyperlink>
      <w:r w:rsidR="00CE254F" w:rsidRPr="00F13D22">
        <w:rPr>
          <w:rFonts w:ascii="Times New Roman" w:hAnsi="Times New Roman" w:cs="Times New Roman"/>
          <w:sz w:val="28"/>
          <w:szCs w:val="28"/>
          <w:lang w:val="en-US"/>
        </w:rPr>
        <w:t xml:space="preserve"> </w:t>
      </w:r>
    </w:p>
    <w:p w14:paraId="5AB622A2" w14:textId="2436F135" w:rsidR="00041D77" w:rsidRPr="00B5325E" w:rsidRDefault="00DF6EC8" w:rsidP="00B5325E">
      <w:pPr>
        <w:shd w:val="clear" w:color="auto" w:fill="FFFFFF" w:themeFill="background1"/>
        <w:spacing w:after="0" w:line="276" w:lineRule="auto"/>
        <w:ind w:left="643"/>
        <w:rPr>
          <w:rFonts w:ascii="Times New Roman" w:hAnsi="Times New Roman" w:cs="Times New Roman"/>
          <w:sz w:val="28"/>
          <w:szCs w:val="28"/>
        </w:rPr>
      </w:pPr>
      <w:r w:rsidRPr="00B5325E">
        <w:rPr>
          <w:rFonts w:ascii="Times New Roman" w:hAnsi="Times New Roman" w:cs="Times New Roman"/>
          <w:sz w:val="28"/>
          <w:szCs w:val="28"/>
        </w:rPr>
        <w:t xml:space="preserve">Данный шейдер реализует отражающую свет поверхность, используя модель функции </w:t>
      </w:r>
      <w:r w:rsidRPr="00B5325E">
        <w:rPr>
          <w:rFonts w:ascii="Times New Roman" w:hAnsi="Times New Roman" w:cs="Times New Roman"/>
          <w:sz w:val="28"/>
          <w:szCs w:val="28"/>
          <w:lang w:val="en-US"/>
        </w:rPr>
        <w:t>BRDF</w:t>
      </w:r>
      <w:r w:rsidRPr="00B5325E">
        <w:rPr>
          <w:rFonts w:ascii="Times New Roman" w:hAnsi="Times New Roman" w:cs="Times New Roman"/>
          <w:sz w:val="28"/>
          <w:szCs w:val="28"/>
        </w:rPr>
        <w:t xml:space="preserve"> Кука-Торренса [18]</w:t>
      </w:r>
      <w:r w:rsidR="00091A95" w:rsidRPr="00F13D22">
        <w:rPr>
          <w:rFonts w:ascii="Times New Roman" w:hAnsi="Times New Roman" w:cs="Times New Roman"/>
          <w:sz w:val="28"/>
          <w:szCs w:val="28"/>
        </w:rPr>
        <w:t>,</w:t>
      </w:r>
      <w:r w:rsidR="00091A95" w:rsidRPr="00B5325E">
        <w:rPr>
          <w:rFonts w:ascii="Times New Roman" w:hAnsi="Times New Roman" w:cs="Times New Roman"/>
          <w:sz w:val="28"/>
          <w:szCs w:val="28"/>
        </w:rPr>
        <w:t xml:space="preserve"> [21]</w:t>
      </w:r>
      <w:r w:rsidR="003C7CDC" w:rsidRPr="00B5325E">
        <w:rPr>
          <w:rFonts w:ascii="Times New Roman" w:hAnsi="Times New Roman" w:cs="Times New Roman"/>
          <w:sz w:val="28"/>
          <w:szCs w:val="28"/>
        </w:rPr>
        <w:t>.</w:t>
      </w:r>
    </w:p>
    <w:p w14:paraId="0BFE6C46" w14:textId="77777777" w:rsidR="00B70A1F" w:rsidRPr="00F13D22" w:rsidRDefault="00B70A1F" w:rsidP="00B70A1F">
      <w:pPr>
        <w:pStyle w:val="a5"/>
        <w:shd w:val="clear" w:color="auto" w:fill="FFFFFF" w:themeFill="background1"/>
        <w:spacing w:after="0" w:line="276" w:lineRule="auto"/>
        <w:rPr>
          <w:rFonts w:ascii="Times New Roman" w:hAnsi="Times New Roman" w:cs="Times New Roman"/>
          <w:sz w:val="28"/>
          <w:szCs w:val="28"/>
        </w:rPr>
      </w:pPr>
    </w:p>
    <w:p w14:paraId="3390443A" w14:textId="4D639D8D" w:rsidR="004C2A23" w:rsidRPr="00AD4BD2" w:rsidRDefault="004C2A23" w:rsidP="00041D77">
      <w:pPr>
        <w:shd w:val="clear" w:color="auto" w:fill="FFFFFF" w:themeFill="background1"/>
        <w:spacing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Нужную функцию</w:t>
      </w:r>
      <w:r w:rsidR="003C7CDC" w:rsidRPr="00AD4BD2">
        <w:rPr>
          <w:rFonts w:ascii="Times New Roman" w:hAnsi="Times New Roman" w:cs="Times New Roman"/>
          <w:sz w:val="28"/>
          <w:szCs w:val="28"/>
        </w:rPr>
        <w:t xml:space="preserve"> распределения нормалей</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D</w:t>
      </w:r>
      <w:r w:rsidRPr="00AD4BD2">
        <w:rPr>
          <w:rFonts w:ascii="Times New Roman" w:hAnsi="Times New Roman" w:cs="Times New Roman"/>
          <w:sz w:val="28"/>
          <w:szCs w:val="28"/>
        </w:rPr>
        <w:t xml:space="preserve"> можно выбрать из</w:t>
      </w:r>
      <w:r w:rsidR="000D001C" w:rsidRPr="00AD4BD2">
        <w:rPr>
          <w:rFonts w:ascii="Times New Roman" w:hAnsi="Times New Roman" w:cs="Times New Roman"/>
          <w:sz w:val="28"/>
          <w:szCs w:val="28"/>
        </w:rPr>
        <w:t>:</w:t>
      </w:r>
    </w:p>
    <w:p w14:paraId="4505D9D4" w14:textId="77ACF3C1" w:rsidR="004C2A23"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lang w:val="en-US"/>
        </w:rPr>
        <w:t>Sharp</w:t>
      </w:r>
      <w:r w:rsidR="000D001C" w:rsidRPr="00B12333">
        <w:rPr>
          <w:rFonts w:ascii="Times New Roman" w:hAnsi="Times New Roman" w:cs="Times New Roman"/>
          <w:sz w:val="28"/>
          <w:szCs w:val="28"/>
        </w:rPr>
        <w:t xml:space="preserve"> – идеальное отражение, шероховатость </w:t>
      </w:r>
      <w:commentRangeStart w:id="43"/>
      <w:r w:rsidR="000D001C" w:rsidRPr="00B12333">
        <w:rPr>
          <w:rFonts w:ascii="Times New Roman" w:hAnsi="Times New Roman" w:cs="Times New Roman"/>
          <w:sz w:val="28"/>
          <w:szCs w:val="28"/>
        </w:rPr>
        <w:t>никак не учитывается</w:t>
      </w:r>
      <w:commentRangeEnd w:id="43"/>
      <w:r w:rsidR="00352660" w:rsidRPr="00B12333">
        <w:rPr>
          <w:rStyle w:val="af1"/>
          <w:rFonts w:ascii="Times New Roman" w:hAnsi="Times New Roman" w:cs="Times New Roman"/>
          <w:sz w:val="28"/>
          <w:szCs w:val="28"/>
        </w:rPr>
        <w:commentReference w:id="43"/>
      </w:r>
      <w:r w:rsidR="00FE0E99" w:rsidRPr="00B12333">
        <w:rPr>
          <w:rFonts w:ascii="Times New Roman" w:hAnsi="Times New Roman" w:cs="Times New Roman"/>
          <w:sz w:val="28"/>
          <w:szCs w:val="28"/>
        </w:rPr>
        <w:t>;</w:t>
      </w:r>
    </w:p>
    <w:p w14:paraId="20F3DF29" w14:textId="0D30E282" w:rsidR="004C2A23"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lang w:val="en-US"/>
        </w:rPr>
        <w:t>GGX</w:t>
      </w:r>
      <w:r w:rsidR="00FE0E99" w:rsidRPr="00B12333">
        <w:rPr>
          <w:rFonts w:ascii="Times New Roman" w:hAnsi="Times New Roman" w:cs="Times New Roman"/>
          <w:sz w:val="28"/>
          <w:szCs w:val="28"/>
          <w:lang w:val="en-US"/>
        </w:rPr>
        <w:t>;</w:t>
      </w:r>
    </w:p>
    <w:p w14:paraId="60B7CA38" w14:textId="095A01EB" w:rsidR="004C2A23"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lang w:val="en-US"/>
        </w:rPr>
        <w:t>Beckmann</w:t>
      </w:r>
      <w:r w:rsidR="00FE0E99" w:rsidRPr="00B12333">
        <w:rPr>
          <w:rFonts w:ascii="Times New Roman" w:hAnsi="Times New Roman" w:cs="Times New Roman"/>
          <w:sz w:val="28"/>
          <w:szCs w:val="28"/>
          <w:lang w:val="en-US"/>
        </w:rPr>
        <w:t>;</w:t>
      </w:r>
    </w:p>
    <w:p w14:paraId="2EE2D3B3" w14:textId="464F4BC7" w:rsidR="00DF6EC8"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lang w:val="en-US"/>
        </w:rPr>
      </w:pPr>
      <w:r w:rsidRPr="00B12333">
        <w:rPr>
          <w:rFonts w:ascii="Times New Roman" w:hAnsi="Times New Roman" w:cs="Times New Roman"/>
          <w:sz w:val="28"/>
          <w:szCs w:val="28"/>
          <w:lang w:val="en-US"/>
        </w:rPr>
        <w:t>Ashikhmin</w:t>
      </w:r>
      <w:r w:rsidRPr="00B12333">
        <w:rPr>
          <w:rFonts w:ascii="Times New Roman" w:hAnsi="Times New Roman" w:cs="Times New Roman"/>
          <w:sz w:val="28"/>
          <w:szCs w:val="28"/>
        </w:rPr>
        <w:t>-</w:t>
      </w:r>
      <w:r w:rsidRPr="00B12333">
        <w:rPr>
          <w:rFonts w:ascii="Times New Roman" w:hAnsi="Times New Roman" w:cs="Times New Roman"/>
          <w:sz w:val="28"/>
          <w:szCs w:val="28"/>
          <w:lang w:val="en-US"/>
        </w:rPr>
        <w:t>Shirley</w:t>
      </w:r>
      <w:r w:rsidR="00FE0E99" w:rsidRPr="00B12333">
        <w:rPr>
          <w:rFonts w:ascii="Times New Roman" w:hAnsi="Times New Roman" w:cs="Times New Roman"/>
          <w:sz w:val="28"/>
          <w:szCs w:val="28"/>
          <w:lang w:val="en-US"/>
        </w:rPr>
        <w:t>.</w:t>
      </w:r>
    </w:p>
    <w:p w14:paraId="79EEBF69" w14:textId="76F3D3D0" w:rsidR="00352660" w:rsidRPr="00B12333" w:rsidRDefault="00CE254F" w:rsidP="00B5325E">
      <w:pPr>
        <w:shd w:val="clear" w:color="auto" w:fill="FFFFFF" w:themeFill="background1"/>
        <w:spacing w:line="276" w:lineRule="auto"/>
        <w:ind w:left="708"/>
        <w:rPr>
          <w:rFonts w:ascii="Times New Roman" w:hAnsi="Times New Roman" w:cs="Times New Roman"/>
          <w:sz w:val="28"/>
          <w:szCs w:val="28"/>
        </w:rPr>
      </w:pPr>
      <w:r w:rsidRPr="00B12333">
        <w:rPr>
          <w:rFonts w:ascii="Times New Roman" w:hAnsi="Times New Roman" w:cs="Times New Roman"/>
          <w:sz w:val="28"/>
          <w:szCs w:val="28"/>
        </w:rPr>
        <w:lastRenderedPageBreak/>
        <w:t>В исследовании использовались модели GGX и Beckmann, которые были описаны ранее. Подробное описание всех моделей функции распределения можно найти в [20]</w:t>
      </w:r>
      <w:r w:rsidR="00091A95" w:rsidRPr="00B12333">
        <w:rPr>
          <w:rFonts w:ascii="Times New Roman" w:hAnsi="Times New Roman" w:cs="Times New Roman"/>
          <w:sz w:val="28"/>
          <w:szCs w:val="28"/>
        </w:rPr>
        <w:t>.</w:t>
      </w:r>
    </w:p>
    <w:p w14:paraId="28103412" w14:textId="0311BBEA" w:rsidR="00890A1D" w:rsidRPr="00AD4BD2" w:rsidRDefault="00DB2085" w:rsidP="00B5325E">
      <w:pPr>
        <w:pStyle w:val="a5"/>
        <w:numPr>
          <w:ilvl w:val="0"/>
          <w:numId w:val="19"/>
        </w:numPr>
        <w:shd w:val="clear" w:color="auto" w:fill="FFFFFF" w:themeFill="background1"/>
        <w:spacing w:line="240" w:lineRule="auto"/>
        <w:rPr>
          <w:rFonts w:ascii="Times New Roman" w:hAnsi="Times New Roman" w:cs="Times New Roman"/>
          <w:sz w:val="28"/>
          <w:szCs w:val="28"/>
        </w:rPr>
      </w:pPr>
      <w:hyperlink r:id="rId23" w:history="1">
        <w:r w:rsidR="00352660" w:rsidRPr="00AD4BD2">
          <w:rPr>
            <w:rStyle w:val="a3"/>
            <w:rFonts w:ascii="Times New Roman" w:hAnsi="Times New Roman" w:cs="Times New Roman"/>
            <w:color w:val="auto"/>
            <w:sz w:val="28"/>
            <w:szCs w:val="28"/>
            <w:u w:val="none"/>
            <w:lang w:val="en-US"/>
          </w:rPr>
          <w:t>Glass BSDF</w:t>
        </w:r>
      </w:hyperlink>
      <w:r w:rsidR="00CE254F" w:rsidRPr="00F13D22">
        <w:rPr>
          <w:rFonts w:ascii="Times New Roman" w:hAnsi="Times New Roman" w:cs="Times New Roman"/>
          <w:sz w:val="28"/>
          <w:szCs w:val="28"/>
          <w:lang w:val="en-US"/>
        </w:rPr>
        <w:t xml:space="preserve"> </w:t>
      </w:r>
    </w:p>
    <w:p w14:paraId="5BC37673" w14:textId="0B3B860F" w:rsidR="00352660" w:rsidRPr="00AD4BD2" w:rsidRDefault="00352660" w:rsidP="00B5325E">
      <w:pPr>
        <w:shd w:val="clear" w:color="auto" w:fill="FFFFFF" w:themeFill="background1"/>
        <w:spacing w:line="276" w:lineRule="auto"/>
        <w:ind w:left="643"/>
        <w:rPr>
          <w:rFonts w:ascii="Times New Roman" w:hAnsi="Times New Roman" w:cs="Times New Roman"/>
          <w:sz w:val="28"/>
          <w:szCs w:val="28"/>
        </w:rPr>
      </w:pPr>
      <w:r w:rsidRPr="00AD4BD2">
        <w:rPr>
          <w:rFonts w:ascii="Times New Roman" w:hAnsi="Times New Roman" w:cs="Times New Roman"/>
          <w:sz w:val="28"/>
          <w:szCs w:val="28"/>
        </w:rPr>
        <w:t>Данная модель оптимизирована под стеклянную поверхность</w:t>
      </w:r>
      <w:r w:rsidR="00091A95" w:rsidRPr="00AD4BD2">
        <w:rPr>
          <w:rFonts w:ascii="Times New Roman" w:hAnsi="Times New Roman" w:cs="Times New Roman"/>
          <w:sz w:val="28"/>
          <w:szCs w:val="28"/>
        </w:rPr>
        <w:t xml:space="preserve"> </w:t>
      </w:r>
      <w:r w:rsidR="00091A95" w:rsidRPr="00B5325E">
        <w:rPr>
          <w:rFonts w:ascii="Times New Roman" w:hAnsi="Times New Roman" w:cs="Times New Roman"/>
          <w:sz w:val="28"/>
          <w:szCs w:val="28"/>
        </w:rPr>
        <w:t>[22]</w:t>
      </w:r>
      <w:r w:rsidRPr="00F13D22">
        <w:rPr>
          <w:rFonts w:ascii="Times New Roman" w:hAnsi="Times New Roman" w:cs="Times New Roman"/>
          <w:sz w:val="28"/>
          <w:szCs w:val="28"/>
        </w:rPr>
        <w:t xml:space="preserve">. </w:t>
      </w:r>
      <w:r w:rsidR="00CE254F" w:rsidRPr="00AD4BD2">
        <w:rPr>
          <w:rFonts w:ascii="Times New Roman" w:hAnsi="Times New Roman" w:cs="Times New Roman"/>
          <w:sz w:val="28"/>
          <w:szCs w:val="28"/>
        </w:rPr>
        <w:t xml:space="preserve">В ней используется </w:t>
      </w:r>
      <w:r w:rsidR="00CE254F" w:rsidRPr="00AD4BD2">
        <w:rPr>
          <w:rFonts w:ascii="Times New Roman" w:hAnsi="Times New Roman" w:cs="Times New Roman"/>
          <w:sz w:val="28"/>
          <w:szCs w:val="28"/>
          <w:lang w:val="en-US"/>
        </w:rPr>
        <w:t>BRDF</w:t>
      </w:r>
      <w:r w:rsidR="00CE254F" w:rsidRPr="00AD4BD2">
        <w:rPr>
          <w:rFonts w:ascii="Times New Roman" w:hAnsi="Times New Roman" w:cs="Times New Roman"/>
          <w:sz w:val="28"/>
          <w:szCs w:val="28"/>
        </w:rPr>
        <w:t xml:space="preserve"> Кука-Торренса [17]</w:t>
      </w:r>
      <w:r w:rsidR="00441FBD" w:rsidRPr="00AD4BD2">
        <w:rPr>
          <w:rFonts w:ascii="Times New Roman" w:hAnsi="Times New Roman" w:cs="Times New Roman"/>
          <w:sz w:val="28"/>
          <w:szCs w:val="28"/>
        </w:rPr>
        <w:t xml:space="preserve"> и есть возможность</w:t>
      </w:r>
      <w:r w:rsidR="009E4741" w:rsidRPr="00AD4BD2">
        <w:rPr>
          <w:rFonts w:ascii="Times New Roman" w:hAnsi="Times New Roman" w:cs="Times New Roman"/>
          <w:sz w:val="28"/>
          <w:szCs w:val="28"/>
        </w:rPr>
        <w:t>,</w:t>
      </w:r>
      <w:r w:rsidR="00441FBD" w:rsidRPr="00AD4BD2">
        <w:rPr>
          <w:rFonts w:ascii="Times New Roman" w:hAnsi="Times New Roman" w:cs="Times New Roman"/>
          <w:sz w:val="28"/>
          <w:szCs w:val="28"/>
        </w:rPr>
        <w:t xml:space="preserve"> так же как в предыдущем шейдере</w:t>
      </w:r>
      <w:r w:rsidR="009E4741" w:rsidRPr="00AD4BD2">
        <w:rPr>
          <w:rFonts w:ascii="Times New Roman" w:hAnsi="Times New Roman" w:cs="Times New Roman"/>
          <w:sz w:val="28"/>
          <w:szCs w:val="28"/>
        </w:rPr>
        <w:t>,</w:t>
      </w:r>
      <w:r w:rsidR="00441FBD" w:rsidRPr="00AD4BD2">
        <w:rPr>
          <w:rFonts w:ascii="Times New Roman" w:hAnsi="Times New Roman" w:cs="Times New Roman"/>
          <w:sz w:val="28"/>
          <w:szCs w:val="28"/>
        </w:rPr>
        <w:t xml:space="preserve"> выбрать используемое распределение для микрограней поверхности</w:t>
      </w:r>
      <w:r w:rsidR="00CE254F" w:rsidRPr="00AD4BD2">
        <w:rPr>
          <w:rFonts w:ascii="Times New Roman" w:hAnsi="Times New Roman" w:cs="Times New Roman"/>
          <w:sz w:val="28"/>
          <w:szCs w:val="28"/>
        </w:rPr>
        <w:t>, чтобы регулировать степень шероховатости стекла</w:t>
      </w:r>
      <w:r w:rsidR="00441FBD" w:rsidRPr="00AD4BD2">
        <w:rPr>
          <w:rFonts w:ascii="Times New Roman" w:hAnsi="Times New Roman" w:cs="Times New Roman"/>
          <w:sz w:val="28"/>
          <w:szCs w:val="28"/>
        </w:rPr>
        <w:t>:</w:t>
      </w:r>
    </w:p>
    <w:p w14:paraId="113352F7" w14:textId="148BEE8C" w:rsidR="00441FBD" w:rsidRPr="00AD4BD2" w:rsidRDefault="00441FBD" w:rsidP="00B5325E">
      <w:pPr>
        <w:pStyle w:val="a5"/>
        <w:numPr>
          <w:ilvl w:val="0"/>
          <w:numId w:val="4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Sharp</w:t>
      </w:r>
      <w:r w:rsidR="00FE0E99" w:rsidRPr="00AD4BD2">
        <w:rPr>
          <w:rFonts w:ascii="Times New Roman" w:hAnsi="Times New Roman" w:cs="Times New Roman"/>
          <w:sz w:val="28"/>
          <w:szCs w:val="28"/>
          <w:lang w:val="en-US"/>
        </w:rPr>
        <w:t>;</w:t>
      </w:r>
    </w:p>
    <w:p w14:paraId="790287A6" w14:textId="45057378" w:rsidR="00441FBD" w:rsidRPr="00AD4BD2" w:rsidRDefault="00441FBD" w:rsidP="00B5325E">
      <w:pPr>
        <w:pStyle w:val="a5"/>
        <w:numPr>
          <w:ilvl w:val="0"/>
          <w:numId w:val="45"/>
        </w:numPr>
        <w:shd w:val="clear" w:color="auto" w:fill="FFFFFF" w:themeFill="background1"/>
        <w:spacing w:line="276" w:lineRule="auto"/>
        <w:ind w:left="1635"/>
        <w:rPr>
          <w:rFonts w:ascii="Times New Roman" w:hAnsi="Times New Roman" w:cs="Times New Roman"/>
          <w:sz w:val="28"/>
          <w:szCs w:val="28"/>
        </w:rPr>
      </w:pPr>
      <w:r w:rsidRPr="00AD4BD2">
        <w:rPr>
          <w:rFonts w:ascii="Times New Roman" w:hAnsi="Times New Roman" w:cs="Times New Roman"/>
          <w:sz w:val="28"/>
          <w:szCs w:val="28"/>
          <w:lang w:val="en-US"/>
        </w:rPr>
        <w:t>GGX</w:t>
      </w:r>
      <w:r w:rsidR="00FE0E99" w:rsidRPr="00AD4BD2">
        <w:rPr>
          <w:rFonts w:ascii="Times New Roman" w:hAnsi="Times New Roman" w:cs="Times New Roman"/>
          <w:sz w:val="28"/>
          <w:szCs w:val="28"/>
          <w:lang w:val="en-US"/>
        </w:rPr>
        <w:t>;</w:t>
      </w:r>
    </w:p>
    <w:p w14:paraId="2D62B316" w14:textId="06144087" w:rsidR="00441FBD" w:rsidRPr="00AD4BD2" w:rsidRDefault="00441FBD" w:rsidP="00B5325E">
      <w:pPr>
        <w:pStyle w:val="a5"/>
        <w:numPr>
          <w:ilvl w:val="0"/>
          <w:numId w:val="45"/>
        </w:numPr>
        <w:shd w:val="clear" w:color="auto" w:fill="FFFFFF" w:themeFill="background1"/>
        <w:spacing w:line="276" w:lineRule="auto"/>
        <w:ind w:left="1635"/>
        <w:rPr>
          <w:rFonts w:ascii="Times New Roman" w:hAnsi="Times New Roman" w:cs="Times New Roman"/>
          <w:sz w:val="28"/>
          <w:szCs w:val="28"/>
        </w:rPr>
      </w:pPr>
      <w:commentRangeStart w:id="44"/>
      <w:r w:rsidRPr="00AD4BD2">
        <w:rPr>
          <w:rFonts w:ascii="Times New Roman" w:hAnsi="Times New Roman" w:cs="Times New Roman"/>
          <w:sz w:val="28"/>
          <w:szCs w:val="28"/>
          <w:lang w:val="en-US"/>
        </w:rPr>
        <w:t>Beckmann</w:t>
      </w:r>
      <w:commentRangeEnd w:id="44"/>
      <w:r w:rsidR="00AE5A12" w:rsidRPr="00B5325E">
        <w:rPr>
          <w:rStyle w:val="af1"/>
          <w:sz w:val="28"/>
          <w:szCs w:val="28"/>
        </w:rPr>
        <w:commentReference w:id="44"/>
      </w:r>
      <w:r w:rsidR="00FE0E99" w:rsidRPr="00F13D22">
        <w:rPr>
          <w:rFonts w:ascii="Times New Roman" w:hAnsi="Times New Roman" w:cs="Times New Roman"/>
          <w:sz w:val="28"/>
          <w:szCs w:val="28"/>
          <w:lang w:val="en-US"/>
        </w:rPr>
        <w:t>.</w:t>
      </w:r>
    </w:p>
    <w:p w14:paraId="29D43108" w14:textId="6D495E86" w:rsidR="00441FBD" w:rsidRPr="00AD4BD2" w:rsidRDefault="004F772F" w:rsidP="00B5325E">
      <w:pPr>
        <w:shd w:val="clear" w:color="auto" w:fill="FFFFFF" w:themeFill="background1"/>
        <w:spacing w:line="276" w:lineRule="auto"/>
        <w:ind w:left="643"/>
        <w:rPr>
          <w:rFonts w:ascii="Times New Roman" w:hAnsi="Times New Roman" w:cs="Times New Roman"/>
          <w:sz w:val="28"/>
          <w:szCs w:val="28"/>
        </w:rPr>
      </w:pPr>
      <w:r w:rsidRPr="00AD4BD2">
        <w:rPr>
          <w:rFonts w:ascii="Times New Roman" w:hAnsi="Times New Roman" w:cs="Times New Roman"/>
          <w:sz w:val="28"/>
          <w:szCs w:val="28"/>
        </w:rPr>
        <w:t>Также через параметры задаются:</w:t>
      </w:r>
    </w:p>
    <w:p w14:paraId="566000A3" w14:textId="543449B6" w:rsidR="004F772F" w:rsidRPr="00AD4BD2" w:rsidRDefault="004F772F" w:rsidP="00B5325E">
      <w:pPr>
        <w:pStyle w:val="a5"/>
        <w:numPr>
          <w:ilvl w:val="0"/>
          <w:numId w:val="23"/>
        </w:numPr>
        <w:shd w:val="clear" w:color="auto" w:fill="FFFFFF" w:themeFill="background1"/>
        <w:spacing w:line="276" w:lineRule="auto"/>
        <w:ind w:left="1363"/>
        <w:rPr>
          <w:rFonts w:ascii="Times New Roman" w:hAnsi="Times New Roman" w:cs="Times New Roman"/>
          <w:sz w:val="28"/>
          <w:szCs w:val="28"/>
        </w:rPr>
      </w:pPr>
      <w:r w:rsidRPr="00AD4BD2">
        <w:rPr>
          <w:rFonts w:ascii="Times New Roman" w:hAnsi="Times New Roman" w:cs="Times New Roman"/>
          <w:sz w:val="28"/>
          <w:szCs w:val="28"/>
        </w:rPr>
        <w:t>Color</w:t>
      </w:r>
      <w:r w:rsidR="009E4741" w:rsidRPr="00AD4BD2">
        <w:rPr>
          <w:rFonts w:ascii="Times New Roman" w:hAnsi="Times New Roman" w:cs="Times New Roman"/>
          <w:sz w:val="28"/>
          <w:szCs w:val="28"/>
        </w:rPr>
        <w:t xml:space="preserve"> </w:t>
      </w:r>
      <w:r w:rsidR="00FE0E99" w:rsidRPr="00AD4BD2">
        <w:rPr>
          <w:rFonts w:ascii="Times New Roman" w:hAnsi="Times New Roman" w:cs="Times New Roman"/>
          <w:sz w:val="28"/>
          <w:szCs w:val="28"/>
          <w:lang w:val="en-US"/>
        </w:rPr>
        <w:t xml:space="preserve">– </w:t>
      </w:r>
      <w:r w:rsidR="009E4741" w:rsidRPr="00AD4BD2">
        <w:rPr>
          <w:rFonts w:ascii="Times New Roman" w:hAnsi="Times New Roman" w:cs="Times New Roman"/>
          <w:sz w:val="28"/>
          <w:szCs w:val="28"/>
        </w:rPr>
        <w:t>цвет стекла</w:t>
      </w:r>
      <w:r w:rsidR="00FE0E99" w:rsidRPr="00AD4BD2">
        <w:rPr>
          <w:rFonts w:ascii="Times New Roman" w:hAnsi="Times New Roman" w:cs="Times New Roman"/>
          <w:sz w:val="28"/>
          <w:szCs w:val="28"/>
          <w:lang w:val="en-US"/>
        </w:rPr>
        <w:t>;</w:t>
      </w:r>
    </w:p>
    <w:p w14:paraId="1B00E13B" w14:textId="4AD744E9" w:rsidR="004F772F" w:rsidRPr="00AD4BD2" w:rsidRDefault="004F772F" w:rsidP="00B5325E">
      <w:pPr>
        <w:pStyle w:val="a5"/>
        <w:numPr>
          <w:ilvl w:val="0"/>
          <w:numId w:val="23"/>
        </w:numPr>
        <w:shd w:val="clear" w:color="auto" w:fill="FFFFFF" w:themeFill="background1"/>
        <w:spacing w:line="276" w:lineRule="auto"/>
        <w:ind w:left="1363"/>
        <w:rPr>
          <w:rFonts w:ascii="Times New Roman" w:hAnsi="Times New Roman" w:cs="Times New Roman"/>
          <w:sz w:val="28"/>
          <w:szCs w:val="28"/>
        </w:rPr>
      </w:pPr>
      <w:r w:rsidRPr="00AD4BD2">
        <w:rPr>
          <w:rFonts w:ascii="Times New Roman" w:hAnsi="Times New Roman" w:cs="Times New Roman"/>
          <w:sz w:val="28"/>
          <w:szCs w:val="28"/>
        </w:rPr>
        <w:t>Roughness</w:t>
      </w:r>
      <w:r w:rsidR="009E4741" w:rsidRPr="00AD4BD2">
        <w:rPr>
          <w:rFonts w:ascii="Times New Roman" w:hAnsi="Times New Roman" w:cs="Times New Roman"/>
          <w:sz w:val="28"/>
          <w:szCs w:val="28"/>
        </w:rPr>
        <w:t xml:space="preserve"> – шероховатость, задается с помощью </w:t>
      </w:r>
      <w:r w:rsidR="009E4741" w:rsidRPr="00AD4BD2">
        <w:rPr>
          <w:rFonts w:ascii="Times New Roman" w:hAnsi="Times New Roman" w:cs="Times New Roman"/>
          <w:sz w:val="28"/>
          <w:szCs w:val="28"/>
          <w:lang w:val="en-US"/>
        </w:rPr>
        <w:t>D</w:t>
      </w:r>
      <w:r w:rsidR="00FE0E99" w:rsidRPr="00AD4BD2">
        <w:rPr>
          <w:rFonts w:ascii="Times New Roman" w:hAnsi="Times New Roman" w:cs="Times New Roman"/>
          <w:sz w:val="28"/>
          <w:szCs w:val="28"/>
        </w:rPr>
        <w:t>;</w:t>
      </w:r>
    </w:p>
    <w:p w14:paraId="2733F75C" w14:textId="3B3CA59B" w:rsidR="00CE254F" w:rsidRPr="00AD4BD2" w:rsidRDefault="004F772F" w:rsidP="00B5325E">
      <w:pPr>
        <w:pStyle w:val="a5"/>
        <w:numPr>
          <w:ilvl w:val="0"/>
          <w:numId w:val="23"/>
        </w:numPr>
        <w:shd w:val="clear" w:color="auto" w:fill="FFFFFF" w:themeFill="background1"/>
        <w:spacing w:line="276" w:lineRule="auto"/>
        <w:ind w:left="1363"/>
        <w:rPr>
          <w:rFonts w:ascii="Times New Roman" w:hAnsi="Times New Roman" w:cs="Times New Roman"/>
          <w:sz w:val="28"/>
          <w:szCs w:val="28"/>
        </w:rPr>
      </w:pPr>
      <w:r w:rsidRPr="00AD4BD2">
        <w:rPr>
          <w:rFonts w:ascii="Times New Roman" w:hAnsi="Times New Roman" w:cs="Times New Roman"/>
          <w:sz w:val="28"/>
          <w:szCs w:val="28"/>
        </w:rPr>
        <w:t>IOR (</w:t>
      </w:r>
      <w:r w:rsidRPr="00AD4BD2">
        <w:rPr>
          <w:rFonts w:ascii="Times New Roman" w:hAnsi="Times New Roman" w:cs="Times New Roman"/>
          <w:sz w:val="28"/>
          <w:szCs w:val="28"/>
          <w:lang w:val="en-US"/>
        </w:rPr>
        <w:t>Index of refraction</w:t>
      </w:r>
      <w:r w:rsidRPr="00AD4BD2">
        <w:rPr>
          <w:rFonts w:ascii="Times New Roman" w:hAnsi="Times New Roman" w:cs="Times New Roman"/>
          <w:sz w:val="28"/>
          <w:szCs w:val="28"/>
        </w:rPr>
        <w:t>)</w:t>
      </w:r>
      <w:r w:rsidR="009E4741" w:rsidRPr="00AD4BD2">
        <w:rPr>
          <w:rFonts w:ascii="Times New Roman" w:hAnsi="Times New Roman" w:cs="Times New Roman"/>
          <w:sz w:val="28"/>
          <w:szCs w:val="28"/>
          <w:lang w:val="en-US"/>
        </w:rPr>
        <w:t xml:space="preserve"> </w:t>
      </w:r>
      <w:r w:rsidR="009E4741" w:rsidRPr="00AD4BD2">
        <w:rPr>
          <w:rFonts w:ascii="Times New Roman" w:hAnsi="Times New Roman" w:cs="Times New Roman"/>
          <w:sz w:val="28"/>
          <w:szCs w:val="28"/>
        </w:rPr>
        <w:t>– показатель преломления</w:t>
      </w:r>
      <w:r w:rsidR="00FE0E99" w:rsidRPr="00AD4BD2">
        <w:rPr>
          <w:rFonts w:ascii="Times New Roman" w:hAnsi="Times New Roman" w:cs="Times New Roman"/>
          <w:sz w:val="28"/>
          <w:szCs w:val="28"/>
          <w:lang w:val="en-US"/>
        </w:rPr>
        <w:t>.</w:t>
      </w:r>
    </w:p>
    <w:p w14:paraId="052B23F6" w14:textId="77777777" w:rsidR="00FE0E99" w:rsidRPr="00B5325E" w:rsidRDefault="00FE0E99" w:rsidP="00CE254F">
      <w:pPr>
        <w:shd w:val="clear" w:color="auto" w:fill="FFFFFF" w:themeFill="background1"/>
        <w:spacing w:line="240" w:lineRule="auto"/>
        <w:ind w:left="360"/>
        <w:rPr>
          <w:sz w:val="28"/>
          <w:szCs w:val="28"/>
        </w:rPr>
      </w:pPr>
    </w:p>
    <w:p w14:paraId="10E7ED86" w14:textId="04D2D4A2" w:rsidR="00A6235B" w:rsidRPr="00F13D22" w:rsidRDefault="00DB2085" w:rsidP="00B5325E">
      <w:pPr>
        <w:pStyle w:val="a5"/>
        <w:numPr>
          <w:ilvl w:val="0"/>
          <w:numId w:val="19"/>
        </w:numPr>
        <w:shd w:val="clear" w:color="auto" w:fill="FFFFFF" w:themeFill="background1"/>
        <w:spacing w:line="240" w:lineRule="auto"/>
        <w:rPr>
          <w:rFonts w:ascii="Times New Roman" w:hAnsi="Times New Roman" w:cs="Times New Roman"/>
          <w:sz w:val="28"/>
          <w:szCs w:val="28"/>
          <w:lang w:val="en-US"/>
        </w:rPr>
      </w:pPr>
      <w:hyperlink r:id="rId24" w:history="1">
        <w:r w:rsidR="00A6235B" w:rsidRPr="00AD4BD2">
          <w:rPr>
            <w:rStyle w:val="a3"/>
            <w:rFonts w:ascii="Times New Roman" w:hAnsi="Times New Roman" w:cs="Times New Roman"/>
            <w:color w:val="auto"/>
            <w:sz w:val="28"/>
            <w:szCs w:val="28"/>
            <w:u w:val="none"/>
            <w:lang w:val="en-US"/>
          </w:rPr>
          <w:t>Principled BSDF</w:t>
        </w:r>
      </w:hyperlink>
    </w:p>
    <w:p w14:paraId="665C7AB0" w14:textId="42E7A60D" w:rsidR="009E4741" w:rsidRPr="00AD4BD2" w:rsidRDefault="009E4741" w:rsidP="00041D77">
      <w:pPr>
        <w:pStyle w:val="a5"/>
        <w:shd w:val="clear" w:color="auto" w:fill="FFFFFF" w:themeFill="background1"/>
        <w:spacing w:line="276" w:lineRule="auto"/>
        <w:rPr>
          <w:rFonts w:ascii="Times New Roman" w:hAnsi="Times New Roman" w:cs="Times New Roman"/>
          <w:sz w:val="28"/>
          <w:szCs w:val="28"/>
        </w:rPr>
      </w:pPr>
      <w:r w:rsidRPr="00F13D22">
        <w:rPr>
          <w:rFonts w:ascii="Times New Roman" w:hAnsi="Times New Roman" w:cs="Times New Roman"/>
          <w:sz w:val="28"/>
          <w:szCs w:val="28"/>
        </w:rPr>
        <w:t xml:space="preserve">Аналог </w:t>
      </w:r>
      <w:r w:rsidRPr="00AD4BD2">
        <w:rPr>
          <w:rFonts w:ascii="Times New Roman" w:hAnsi="Times New Roman" w:cs="Times New Roman"/>
          <w:sz w:val="28"/>
          <w:szCs w:val="28"/>
          <w:lang w:val="en-US"/>
        </w:rPr>
        <w:t>asDisneyMaterial</w:t>
      </w:r>
      <w:r w:rsidR="00FB0CBB" w:rsidRPr="00AD4BD2">
        <w:rPr>
          <w:rFonts w:ascii="Times New Roman" w:hAnsi="Times New Roman" w:cs="Times New Roman"/>
          <w:sz w:val="28"/>
          <w:szCs w:val="28"/>
        </w:rPr>
        <w:t xml:space="preserve"> [33]</w:t>
      </w:r>
      <w:r w:rsidRPr="00AD4BD2">
        <w:rPr>
          <w:rFonts w:ascii="Times New Roman" w:hAnsi="Times New Roman" w:cs="Times New Roman"/>
          <w:sz w:val="28"/>
          <w:szCs w:val="28"/>
        </w:rPr>
        <w:t>. В данном шейдере соблюдаются те же принципы и присутствуют те же параметры, что и в оригинальной статье</w:t>
      </w:r>
      <w:r w:rsidR="00375796" w:rsidRPr="00AD4BD2">
        <w:rPr>
          <w:rFonts w:ascii="Times New Roman" w:hAnsi="Times New Roman" w:cs="Times New Roman"/>
          <w:sz w:val="28"/>
          <w:szCs w:val="28"/>
        </w:rPr>
        <w:t xml:space="preserve"> </w:t>
      </w:r>
      <w:r w:rsidRPr="00AD4BD2">
        <w:rPr>
          <w:rFonts w:ascii="Times New Roman" w:hAnsi="Times New Roman" w:cs="Times New Roman"/>
          <w:sz w:val="28"/>
          <w:szCs w:val="28"/>
        </w:rPr>
        <w:t>[</w:t>
      </w:r>
      <w:r w:rsidR="00CE254F" w:rsidRPr="00AD4BD2">
        <w:rPr>
          <w:rFonts w:ascii="Times New Roman" w:hAnsi="Times New Roman" w:cs="Times New Roman"/>
          <w:sz w:val="28"/>
          <w:szCs w:val="28"/>
        </w:rPr>
        <w:t>11</w:t>
      </w:r>
      <w:r w:rsidRPr="00AD4BD2">
        <w:rPr>
          <w:rFonts w:ascii="Times New Roman" w:hAnsi="Times New Roman" w:cs="Times New Roman"/>
          <w:sz w:val="28"/>
          <w:szCs w:val="28"/>
        </w:rPr>
        <w:t>]</w:t>
      </w:r>
      <w:r w:rsidR="00CE254F" w:rsidRPr="00AD4BD2">
        <w:rPr>
          <w:rFonts w:ascii="Times New Roman" w:hAnsi="Times New Roman" w:cs="Times New Roman"/>
          <w:sz w:val="28"/>
          <w:szCs w:val="28"/>
        </w:rPr>
        <w:t>, [23]</w:t>
      </w:r>
      <w:r w:rsidR="00FB0CBB" w:rsidRPr="00AD4BD2">
        <w:rPr>
          <w:rFonts w:ascii="Times New Roman" w:hAnsi="Times New Roman" w:cs="Times New Roman"/>
          <w:sz w:val="28"/>
          <w:szCs w:val="28"/>
        </w:rPr>
        <w:t>.</w:t>
      </w:r>
    </w:p>
    <w:p w14:paraId="387285F1" w14:textId="77777777" w:rsidR="00CE254F" w:rsidRPr="00AD4BD2" w:rsidRDefault="00CE254F" w:rsidP="00041D77">
      <w:pPr>
        <w:pStyle w:val="a5"/>
        <w:shd w:val="clear" w:color="auto" w:fill="FFFFFF" w:themeFill="background1"/>
        <w:spacing w:line="276" w:lineRule="auto"/>
        <w:rPr>
          <w:rFonts w:ascii="Times New Roman" w:hAnsi="Times New Roman" w:cs="Times New Roman"/>
          <w:sz w:val="28"/>
          <w:szCs w:val="28"/>
        </w:rPr>
      </w:pPr>
    </w:p>
    <w:p w14:paraId="26C34CF2" w14:textId="19CB53DC" w:rsidR="00A6235B" w:rsidRPr="00AD4BD2" w:rsidRDefault="00DB2085" w:rsidP="00EB01A5">
      <w:pPr>
        <w:pStyle w:val="a5"/>
        <w:numPr>
          <w:ilvl w:val="0"/>
          <w:numId w:val="19"/>
        </w:numPr>
        <w:shd w:val="clear" w:color="auto" w:fill="FFFFFF" w:themeFill="background1"/>
        <w:spacing w:line="276" w:lineRule="auto"/>
        <w:rPr>
          <w:rFonts w:ascii="Times New Roman" w:hAnsi="Times New Roman" w:cs="Times New Roman"/>
          <w:sz w:val="28"/>
          <w:szCs w:val="28"/>
        </w:rPr>
      </w:pPr>
      <w:hyperlink r:id="rId25" w:history="1">
        <w:r w:rsidR="00A6235B" w:rsidRPr="00AD4BD2">
          <w:rPr>
            <w:rStyle w:val="a3"/>
            <w:rFonts w:ascii="Times New Roman" w:hAnsi="Times New Roman" w:cs="Times New Roman"/>
            <w:color w:val="auto"/>
            <w:sz w:val="28"/>
            <w:szCs w:val="28"/>
            <w:u w:val="none"/>
            <w:lang w:val="en-US"/>
          </w:rPr>
          <w:t>Refraction</w:t>
        </w:r>
        <w:r w:rsidR="00A6235B" w:rsidRPr="00AD4BD2">
          <w:rPr>
            <w:rStyle w:val="a3"/>
            <w:rFonts w:ascii="Times New Roman" w:hAnsi="Times New Roman" w:cs="Times New Roman"/>
            <w:color w:val="auto"/>
            <w:sz w:val="28"/>
            <w:szCs w:val="28"/>
            <w:u w:val="none"/>
          </w:rPr>
          <w:t xml:space="preserve"> </w:t>
        </w:r>
        <w:r w:rsidR="00A6235B" w:rsidRPr="00AD4BD2">
          <w:rPr>
            <w:rStyle w:val="a3"/>
            <w:rFonts w:ascii="Times New Roman" w:hAnsi="Times New Roman" w:cs="Times New Roman"/>
            <w:color w:val="auto"/>
            <w:sz w:val="28"/>
            <w:szCs w:val="28"/>
            <w:u w:val="none"/>
            <w:lang w:val="en-US"/>
          </w:rPr>
          <w:t>BSDF</w:t>
        </w:r>
      </w:hyperlink>
      <w:r w:rsidR="00FE0E99" w:rsidRPr="00F13D22">
        <w:rPr>
          <w:rFonts w:ascii="Times New Roman" w:hAnsi="Times New Roman" w:cs="Times New Roman"/>
          <w:sz w:val="28"/>
          <w:szCs w:val="28"/>
        </w:rPr>
        <w:t xml:space="preserve"> </w:t>
      </w:r>
      <w:r w:rsidR="009E4741" w:rsidRPr="00AD4BD2">
        <w:rPr>
          <w:rFonts w:ascii="Times New Roman" w:hAnsi="Times New Roman" w:cs="Times New Roman"/>
          <w:sz w:val="28"/>
          <w:szCs w:val="28"/>
        </w:rPr>
        <w:br/>
        <w:t xml:space="preserve">Данный шейдер заставляет материал пропускать преломленные лучи </w:t>
      </w:r>
      <w:r w:rsidR="00091A95" w:rsidRPr="00AD4BD2">
        <w:rPr>
          <w:rFonts w:ascii="Times New Roman" w:hAnsi="Times New Roman" w:cs="Times New Roman"/>
          <w:sz w:val="28"/>
          <w:szCs w:val="28"/>
        </w:rPr>
        <w:t>[24].</w:t>
      </w:r>
    </w:p>
    <w:p w14:paraId="1A31024E" w14:textId="285CD65F" w:rsidR="00375796" w:rsidRPr="00B5325E" w:rsidRDefault="00375796" w:rsidP="00B5325E">
      <w:pPr>
        <w:shd w:val="clear" w:color="auto" w:fill="FFFFFF" w:themeFill="background1"/>
        <w:spacing w:line="276" w:lineRule="auto"/>
        <w:ind w:firstLine="643"/>
        <w:rPr>
          <w:rFonts w:ascii="Times New Roman" w:hAnsi="Times New Roman" w:cs="Times New Roman"/>
          <w:sz w:val="28"/>
          <w:szCs w:val="28"/>
        </w:rPr>
      </w:pPr>
      <w:r w:rsidRPr="00B5325E">
        <w:rPr>
          <w:rFonts w:ascii="Times New Roman" w:hAnsi="Times New Roman" w:cs="Times New Roman"/>
          <w:sz w:val="28"/>
          <w:szCs w:val="28"/>
        </w:rPr>
        <w:t xml:space="preserve">В нем так же можно выбрать </w:t>
      </w:r>
      <w:r w:rsidR="00091A95" w:rsidRPr="00F13D22">
        <w:rPr>
          <w:rFonts w:ascii="Times New Roman" w:hAnsi="Times New Roman" w:cs="Times New Roman"/>
          <w:sz w:val="28"/>
          <w:szCs w:val="28"/>
        </w:rPr>
        <w:t>модель</w:t>
      </w:r>
      <w:r w:rsidR="00091A95" w:rsidRPr="00B5325E">
        <w:rPr>
          <w:rFonts w:ascii="Times New Roman" w:hAnsi="Times New Roman" w:cs="Times New Roman"/>
          <w:sz w:val="28"/>
          <w:szCs w:val="28"/>
        </w:rPr>
        <w:t xml:space="preserve"> </w:t>
      </w:r>
      <w:r w:rsidRPr="00B5325E">
        <w:rPr>
          <w:rFonts w:ascii="Times New Roman" w:hAnsi="Times New Roman" w:cs="Times New Roman"/>
          <w:sz w:val="28"/>
          <w:szCs w:val="28"/>
        </w:rPr>
        <w:t>распределения:</w:t>
      </w:r>
    </w:p>
    <w:p w14:paraId="00A4D829" w14:textId="31004DB1" w:rsidR="00375796" w:rsidRPr="00AD4BD2"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8"/>
        </w:rPr>
      </w:pPr>
      <w:r w:rsidRPr="00F13D22">
        <w:rPr>
          <w:rFonts w:ascii="Times New Roman" w:hAnsi="Times New Roman" w:cs="Times New Roman"/>
          <w:sz w:val="28"/>
          <w:szCs w:val="28"/>
          <w:lang w:val="en-US"/>
        </w:rPr>
        <w:t>Sharp</w:t>
      </w:r>
      <w:r w:rsidR="00FE0E99" w:rsidRPr="00AD4BD2">
        <w:rPr>
          <w:rFonts w:ascii="Times New Roman" w:hAnsi="Times New Roman" w:cs="Times New Roman"/>
          <w:sz w:val="28"/>
          <w:szCs w:val="28"/>
          <w:lang w:val="en-US"/>
        </w:rPr>
        <w:t>;</w:t>
      </w:r>
    </w:p>
    <w:p w14:paraId="2AC2ABC8" w14:textId="7DD28A6F" w:rsidR="00375796" w:rsidRPr="00AD4BD2"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Beckman</w:t>
      </w:r>
      <w:r w:rsidR="00FE0E99" w:rsidRPr="00AD4BD2">
        <w:rPr>
          <w:rFonts w:ascii="Times New Roman" w:hAnsi="Times New Roman" w:cs="Times New Roman"/>
          <w:sz w:val="28"/>
          <w:szCs w:val="28"/>
          <w:lang w:val="en-US"/>
        </w:rPr>
        <w:t>;</w:t>
      </w:r>
    </w:p>
    <w:p w14:paraId="455D53D4" w14:textId="15C00204" w:rsidR="00FE0E99" w:rsidRPr="00AD4BD2"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GGX</w:t>
      </w:r>
      <w:r w:rsidR="00FE0E99" w:rsidRPr="00AD4BD2">
        <w:rPr>
          <w:rFonts w:ascii="Times New Roman" w:hAnsi="Times New Roman" w:cs="Times New Roman"/>
          <w:sz w:val="28"/>
          <w:szCs w:val="28"/>
          <w:lang w:val="en-US"/>
        </w:rPr>
        <w:t>.</w:t>
      </w:r>
    </w:p>
    <w:p w14:paraId="09E54CDA" w14:textId="0C98BDE0" w:rsidR="00A6235B" w:rsidRPr="00AD4BD2" w:rsidRDefault="00DB2085" w:rsidP="00EB01A5">
      <w:pPr>
        <w:pStyle w:val="a5"/>
        <w:numPr>
          <w:ilvl w:val="0"/>
          <w:numId w:val="19"/>
        </w:numPr>
        <w:shd w:val="clear" w:color="auto" w:fill="FFFFFF" w:themeFill="background1"/>
        <w:spacing w:line="276" w:lineRule="auto"/>
        <w:rPr>
          <w:rFonts w:ascii="Times New Roman" w:hAnsi="Times New Roman" w:cs="Times New Roman"/>
          <w:sz w:val="28"/>
          <w:szCs w:val="28"/>
          <w:lang w:val="en-US"/>
        </w:rPr>
      </w:pPr>
      <w:hyperlink r:id="rId26" w:history="1">
        <w:r w:rsidR="00A6235B" w:rsidRPr="00AD4BD2">
          <w:rPr>
            <w:rStyle w:val="a3"/>
            <w:rFonts w:ascii="Times New Roman" w:hAnsi="Times New Roman" w:cs="Times New Roman"/>
            <w:color w:val="auto"/>
            <w:sz w:val="28"/>
            <w:szCs w:val="28"/>
            <w:u w:val="none"/>
            <w:lang w:val="en-US"/>
          </w:rPr>
          <w:t>Transparent BSDF</w:t>
        </w:r>
      </w:hyperlink>
      <w:r w:rsidR="00FE0E99" w:rsidRPr="00F13D22">
        <w:rPr>
          <w:rFonts w:ascii="Times New Roman" w:hAnsi="Times New Roman" w:cs="Times New Roman"/>
          <w:sz w:val="28"/>
          <w:szCs w:val="28"/>
          <w:lang w:val="en-US"/>
        </w:rPr>
        <w:t xml:space="preserve"> </w:t>
      </w:r>
    </w:p>
    <w:p w14:paraId="03E61CA2" w14:textId="0ADFB912" w:rsidR="00375796" w:rsidRPr="00AD4BD2" w:rsidRDefault="00375796" w:rsidP="00041D77">
      <w:pPr>
        <w:pStyle w:val="a5"/>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Альфа-канал материала</w:t>
      </w:r>
      <w:r w:rsidR="00091A95" w:rsidRPr="00AD4BD2">
        <w:rPr>
          <w:rFonts w:ascii="Times New Roman" w:hAnsi="Times New Roman" w:cs="Times New Roman"/>
          <w:sz w:val="28"/>
          <w:szCs w:val="28"/>
        </w:rPr>
        <w:t xml:space="preserve"> </w:t>
      </w:r>
      <w:r w:rsidR="00091A95" w:rsidRPr="00B5325E">
        <w:rPr>
          <w:rFonts w:ascii="Times New Roman" w:hAnsi="Times New Roman" w:cs="Times New Roman"/>
          <w:sz w:val="28"/>
          <w:szCs w:val="28"/>
        </w:rPr>
        <w:t>[25]</w:t>
      </w:r>
      <w:r w:rsidRPr="00F13D22">
        <w:rPr>
          <w:rFonts w:ascii="Times New Roman" w:hAnsi="Times New Roman" w:cs="Times New Roman"/>
          <w:sz w:val="28"/>
          <w:szCs w:val="28"/>
        </w:rPr>
        <w:t xml:space="preserve">. Заставляет поверхность </w:t>
      </w:r>
      <w:r w:rsidRPr="00AD4BD2">
        <w:rPr>
          <w:rFonts w:ascii="Times New Roman" w:hAnsi="Times New Roman" w:cs="Times New Roman"/>
          <w:sz w:val="28"/>
          <w:szCs w:val="28"/>
        </w:rPr>
        <w:t>«растворяться», пропуская преломленные лучи, никак не влияя на их траекторию.</w:t>
      </w:r>
    </w:p>
    <w:p w14:paraId="2235C070" w14:textId="77777777" w:rsidR="00FB0CBB" w:rsidRPr="00AD4BD2" w:rsidRDefault="00FB0CBB" w:rsidP="00041D77">
      <w:pPr>
        <w:pStyle w:val="a5"/>
        <w:shd w:val="clear" w:color="auto" w:fill="FFFFFF" w:themeFill="background1"/>
        <w:spacing w:line="276" w:lineRule="auto"/>
        <w:rPr>
          <w:rFonts w:ascii="Times New Roman" w:hAnsi="Times New Roman" w:cs="Times New Roman"/>
          <w:sz w:val="28"/>
          <w:szCs w:val="28"/>
        </w:rPr>
      </w:pPr>
    </w:p>
    <w:p w14:paraId="55EB4B21" w14:textId="42DEC46E" w:rsidR="00A6235B" w:rsidRPr="00B5325E" w:rsidRDefault="00041D77" w:rsidP="00D22B6C">
      <w:pPr>
        <w:shd w:val="clear" w:color="auto" w:fill="FFFFFF" w:themeFill="background1"/>
        <w:spacing w:line="240" w:lineRule="auto"/>
        <w:rPr>
          <w:rFonts w:ascii="Times New Roman" w:hAnsi="Times New Roman" w:cs="Times New Roman"/>
          <w:sz w:val="28"/>
          <w:szCs w:val="28"/>
        </w:rPr>
      </w:pPr>
      <w:r w:rsidRPr="00B5325E">
        <w:rPr>
          <w:rFonts w:ascii="Times New Roman" w:hAnsi="Times New Roman" w:cs="Times New Roman"/>
          <w:sz w:val="28"/>
          <w:szCs w:val="28"/>
        </w:rPr>
        <w:t>В рендере</w:t>
      </w:r>
      <w:r w:rsidR="00A6235B" w:rsidRPr="00B5325E">
        <w:rPr>
          <w:rFonts w:ascii="Times New Roman" w:hAnsi="Times New Roman" w:cs="Times New Roman"/>
          <w:sz w:val="28"/>
          <w:szCs w:val="28"/>
        </w:rPr>
        <w:t xml:space="preserve"> </w:t>
      </w:r>
      <w:r w:rsidR="00A6235B" w:rsidRPr="00B5325E">
        <w:rPr>
          <w:rFonts w:ascii="Times New Roman" w:hAnsi="Times New Roman" w:cs="Times New Roman"/>
          <w:sz w:val="28"/>
          <w:szCs w:val="28"/>
          <w:lang w:val="en-US"/>
        </w:rPr>
        <w:t>LuxCore</w:t>
      </w:r>
      <w:r w:rsidR="00A6235B" w:rsidRPr="00B5325E">
        <w:rPr>
          <w:rFonts w:ascii="Times New Roman" w:hAnsi="Times New Roman" w:cs="Times New Roman"/>
          <w:sz w:val="28"/>
          <w:szCs w:val="28"/>
        </w:rPr>
        <w:t>:</w:t>
      </w:r>
    </w:p>
    <w:p w14:paraId="5014EAE1" w14:textId="26AA5C6D" w:rsidR="00A6235B" w:rsidRPr="00AD4BD2" w:rsidRDefault="00944653" w:rsidP="00EB01A5">
      <w:pPr>
        <w:pStyle w:val="a5"/>
        <w:numPr>
          <w:ilvl w:val="0"/>
          <w:numId w:val="25"/>
        </w:numPr>
        <w:spacing w:line="276" w:lineRule="auto"/>
        <w:rPr>
          <w:rFonts w:ascii="Times New Roman" w:hAnsi="Times New Roman" w:cs="Times New Roman"/>
          <w:sz w:val="28"/>
          <w:szCs w:val="28"/>
        </w:rPr>
      </w:pPr>
      <w:commentRangeStart w:id="45"/>
      <w:r w:rsidRPr="00F13D22">
        <w:rPr>
          <w:rFonts w:ascii="Times New Roman" w:hAnsi="Times New Roman" w:cs="Times New Roman"/>
          <w:sz w:val="28"/>
          <w:szCs w:val="28"/>
          <w:lang w:val="en-US"/>
        </w:rPr>
        <w:t>Glass</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commentRangeEnd w:id="45"/>
      <w:r w:rsidRPr="00B5325E">
        <w:rPr>
          <w:rStyle w:val="af1"/>
          <w:sz w:val="28"/>
          <w:szCs w:val="28"/>
        </w:rPr>
        <w:commentReference w:id="45"/>
      </w:r>
      <w:r w:rsidR="00FE0E99" w:rsidRPr="00F13D22">
        <w:rPr>
          <w:rFonts w:ascii="Times New Roman" w:hAnsi="Times New Roman" w:cs="Times New Roman"/>
          <w:sz w:val="28"/>
          <w:szCs w:val="28"/>
        </w:rPr>
        <w:t xml:space="preserve"> [26</w:t>
      </w:r>
      <w:proofErr w:type="gramStart"/>
      <w:r w:rsidR="00FE0E99" w:rsidRPr="00F13D22">
        <w:rPr>
          <w:rFonts w:ascii="Times New Roman" w:hAnsi="Times New Roman" w:cs="Times New Roman"/>
          <w:sz w:val="28"/>
          <w:szCs w:val="28"/>
        </w:rPr>
        <w:t>]</w:t>
      </w:r>
      <w:proofErr w:type="gramEnd"/>
      <w:r w:rsidR="00375796" w:rsidRPr="00AD4BD2">
        <w:rPr>
          <w:rFonts w:ascii="Times New Roman" w:hAnsi="Times New Roman" w:cs="Times New Roman"/>
          <w:sz w:val="28"/>
          <w:szCs w:val="28"/>
        </w:rPr>
        <w:br/>
      </w:r>
      <w:r w:rsidR="006514DC" w:rsidRPr="00AD4BD2">
        <w:rPr>
          <w:rFonts w:ascii="Times New Roman" w:hAnsi="Times New Roman" w:cs="Times New Roman"/>
          <w:sz w:val="28"/>
          <w:szCs w:val="28"/>
        </w:rPr>
        <w:t>Стеклянная поверхность. Параметры:</w:t>
      </w:r>
    </w:p>
    <w:p w14:paraId="318EF958" w14:textId="08382251" w:rsidR="006514DC" w:rsidRPr="00AD4BD2" w:rsidRDefault="006514DC" w:rsidP="00EB01A5">
      <w:pPr>
        <w:pStyle w:val="a5"/>
        <w:numPr>
          <w:ilvl w:val="0"/>
          <w:numId w:val="30"/>
        </w:numPr>
        <w:spacing w:line="276" w:lineRule="auto"/>
        <w:rPr>
          <w:rFonts w:ascii="Times New Roman" w:hAnsi="Times New Roman" w:cs="Times New Roman"/>
          <w:sz w:val="28"/>
          <w:szCs w:val="28"/>
        </w:rPr>
      </w:pPr>
      <w:r w:rsidRPr="00AD4BD2">
        <w:rPr>
          <w:rFonts w:ascii="Times New Roman" w:hAnsi="Times New Roman" w:cs="Times New Roman"/>
          <w:sz w:val="28"/>
          <w:szCs w:val="28"/>
        </w:rPr>
        <w:t>IOR (</w:t>
      </w:r>
      <w:r w:rsidRPr="00AD4BD2">
        <w:rPr>
          <w:rFonts w:ascii="Times New Roman" w:hAnsi="Times New Roman" w:cs="Times New Roman"/>
          <w:sz w:val="28"/>
          <w:szCs w:val="28"/>
          <w:lang w:val="en-US"/>
        </w:rPr>
        <w:t>Index of refraction</w:t>
      </w:r>
      <w:r w:rsidRPr="00AD4BD2">
        <w:rPr>
          <w:rFonts w:ascii="Times New Roman" w:hAnsi="Times New Roman" w:cs="Times New Roman"/>
          <w:sz w:val="28"/>
          <w:szCs w:val="28"/>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 показатель преломления</w:t>
      </w:r>
      <w:r w:rsidR="00FE0E99" w:rsidRPr="00AD4BD2">
        <w:rPr>
          <w:rFonts w:ascii="Times New Roman" w:hAnsi="Times New Roman" w:cs="Times New Roman"/>
          <w:sz w:val="28"/>
          <w:szCs w:val="28"/>
          <w:lang w:val="en-US"/>
        </w:rPr>
        <w:t>;</w:t>
      </w:r>
    </w:p>
    <w:p w14:paraId="55007990" w14:textId="593BEE1B" w:rsidR="006514DC" w:rsidRPr="00AD4BD2" w:rsidRDefault="006514DC" w:rsidP="00EB01A5">
      <w:pPr>
        <w:pStyle w:val="a5"/>
        <w:numPr>
          <w:ilvl w:val="0"/>
          <w:numId w:val="30"/>
        </w:numPr>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Reflection</w:t>
      </w:r>
      <w:proofErr w:type="spellEnd"/>
      <w:r w:rsidRPr="00AD4BD2">
        <w:rPr>
          <w:rFonts w:ascii="Times New Roman" w:hAnsi="Times New Roman" w:cs="Times New Roman"/>
          <w:sz w:val="28"/>
          <w:szCs w:val="28"/>
        </w:rPr>
        <w:t xml:space="preserve"> Color –</w:t>
      </w:r>
      <w:r w:rsidR="00FE0E99" w:rsidRPr="00AD4BD2">
        <w:rPr>
          <w:rFonts w:ascii="Times New Roman" w:hAnsi="Times New Roman" w:cs="Times New Roman"/>
          <w:sz w:val="28"/>
          <w:szCs w:val="28"/>
        </w:rPr>
        <w:t xml:space="preserve"> цвет отраженных лучей;</w:t>
      </w:r>
    </w:p>
    <w:p w14:paraId="3DCF8E8C" w14:textId="2F6F83FD" w:rsidR="006514DC" w:rsidRPr="00AD4BD2" w:rsidRDefault="006514DC" w:rsidP="00EB01A5">
      <w:pPr>
        <w:pStyle w:val="a5"/>
        <w:numPr>
          <w:ilvl w:val="0"/>
          <w:numId w:val="30"/>
        </w:numPr>
        <w:spacing w:line="276" w:lineRule="auto"/>
        <w:rPr>
          <w:rFonts w:ascii="Times New Roman" w:hAnsi="Times New Roman" w:cs="Times New Roman"/>
          <w:sz w:val="28"/>
          <w:szCs w:val="28"/>
        </w:rPr>
      </w:pPr>
      <w:r w:rsidRPr="00AD4BD2">
        <w:rPr>
          <w:rFonts w:ascii="Times New Roman" w:hAnsi="Times New Roman" w:cs="Times New Roman"/>
          <w:sz w:val="28"/>
          <w:szCs w:val="28"/>
        </w:rPr>
        <w:lastRenderedPageBreak/>
        <w:t>Transmission Color – цвет преломленных лучей.</w:t>
      </w:r>
    </w:p>
    <w:p w14:paraId="642742EC" w14:textId="77777777" w:rsidR="00640028" w:rsidRPr="00AD4BD2" w:rsidRDefault="00640028" w:rsidP="00640028">
      <w:pPr>
        <w:pStyle w:val="a5"/>
        <w:spacing w:line="276" w:lineRule="auto"/>
        <w:ind w:left="1440"/>
        <w:rPr>
          <w:rFonts w:ascii="Times New Roman" w:hAnsi="Times New Roman" w:cs="Times New Roman"/>
          <w:sz w:val="28"/>
          <w:szCs w:val="28"/>
        </w:rPr>
      </w:pPr>
    </w:p>
    <w:p w14:paraId="79C16D9B" w14:textId="5AB8F92A" w:rsidR="00EB143B"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Matte</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r w:rsidR="00375796" w:rsidRPr="00AD4BD2">
        <w:rPr>
          <w:rFonts w:ascii="Times New Roman" w:hAnsi="Times New Roman" w:cs="Times New Roman"/>
          <w:sz w:val="28"/>
          <w:szCs w:val="28"/>
        </w:rPr>
        <w:br/>
        <w:t>Матовая поверхность</w:t>
      </w:r>
      <w:r w:rsidR="00EB143B" w:rsidRPr="00AD4BD2">
        <w:rPr>
          <w:rFonts w:ascii="Times New Roman" w:hAnsi="Times New Roman" w:cs="Times New Roman"/>
          <w:sz w:val="28"/>
          <w:szCs w:val="28"/>
        </w:rPr>
        <w:t>, равномерно рассеивающая свет</w:t>
      </w:r>
      <w:r w:rsidR="00091A95" w:rsidRPr="00AD4BD2">
        <w:rPr>
          <w:rFonts w:ascii="Times New Roman" w:hAnsi="Times New Roman" w:cs="Times New Roman"/>
          <w:sz w:val="28"/>
          <w:szCs w:val="28"/>
        </w:rPr>
        <w:t xml:space="preserve"> [27]</w:t>
      </w:r>
      <w:r w:rsidR="00EB143B" w:rsidRPr="00AD4BD2">
        <w:rPr>
          <w:rFonts w:ascii="Times New Roman" w:hAnsi="Times New Roman" w:cs="Times New Roman"/>
          <w:sz w:val="28"/>
          <w:szCs w:val="28"/>
        </w:rPr>
        <w:t>.</w:t>
      </w:r>
      <w:r w:rsidR="00EB143B" w:rsidRPr="00AD4BD2">
        <w:rPr>
          <w:rFonts w:ascii="Times New Roman" w:hAnsi="Times New Roman" w:cs="Times New Roman"/>
          <w:sz w:val="28"/>
          <w:szCs w:val="28"/>
        </w:rPr>
        <w:br/>
        <w:t>Параметры:</w:t>
      </w:r>
    </w:p>
    <w:p w14:paraId="0CB92170" w14:textId="29E65F90" w:rsidR="00EB143B" w:rsidRPr="00AD4BD2" w:rsidRDefault="00EB143B" w:rsidP="00EB01A5">
      <w:pPr>
        <w:pStyle w:val="a5"/>
        <w:numPr>
          <w:ilvl w:val="0"/>
          <w:numId w:val="26"/>
        </w:numPr>
        <w:spacing w:line="276" w:lineRule="auto"/>
        <w:rPr>
          <w:rFonts w:ascii="Times New Roman" w:hAnsi="Times New Roman" w:cs="Times New Roman"/>
          <w:sz w:val="28"/>
          <w:szCs w:val="28"/>
        </w:rPr>
      </w:pPr>
      <w:r w:rsidRPr="00AD4BD2">
        <w:rPr>
          <w:rFonts w:ascii="Times New Roman" w:hAnsi="Times New Roman" w:cs="Times New Roman"/>
          <w:sz w:val="28"/>
          <w:szCs w:val="28"/>
        </w:rPr>
        <w:t>Diffuse Color – цвет поверхности</w:t>
      </w:r>
      <w:r w:rsidR="00FE0E99" w:rsidRPr="00AD4BD2">
        <w:rPr>
          <w:rFonts w:ascii="Times New Roman" w:hAnsi="Times New Roman" w:cs="Times New Roman"/>
          <w:sz w:val="28"/>
          <w:szCs w:val="28"/>
          <w:lang w:val="en-US"/>
        </w:rPr>
        <w:t>;</w:t>
      </w:r>
    </w:p>
    <w:p w14:paraId="1B0C0D52" w14:textId="736A9FA7" w:rsidR="00FB0CBB" w:rsidRPr="00AD4BD2" w:rsidRDefault="00EB143B" w:rsidP="00EB01A5">
      <w:pPr>
        <w:pStyle w:val="a5"/>
        <w:numPr>
          <w:ilvl w:val="0"/>
          <w:numId w:val="26"/>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Sigma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5C7BCE84" w14:textId="77777777" w:rsidR="00640028" w:rsidRPr="00AD4BD2" w:rsidRDefault="00640028" w:rsidP="00640028">
      <w:pPr>
        <w:pStyle w:val="a5"/>
        <w:spacing w:line="276" w:lineRule="auto"/>
        <w:ind w:left="1440"/>
        <w:rPr>
          <w:rFonts w:ascii="Times New Roman" w:hAnsi="Times New Roman" w:cs="Times New Roman"/>
          <w:sz w:val="28"/>
          <w:szCs w:val="28"/>
          <w:lang w:val="en-US"/>
        </w:rPr>
      </w:pPr>
    </w:p>
    <w:p w14:paraId="23D215F3" w14:textId="053BA258" w:rsidR="00EB143B"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Matte</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Translucent</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r w:rsidR="00EB143B" w:rsidRPr="00AD4BD2">
        <w:rPr>
          <w:rFonts w:ascii="Times New Roman" w:hAnsi="Times New Roman" w:cs="Times New Roman"/>
          <w:sz w:val="28"/>
          <w:szCs w:val="28"/>
        </w:rPr>
        <w:br/>
        <w:t xml:space="preserve">Матовая поверхность, учитывающая подповерхностное </w:t>
      </w:r>
      <w:proofErr w:type="gramStart"/>
      <w:r w:rsidR="00EB143B" w:rsidRPr="00AD4BD2">
        <w:rPr>
          <w:rFonts w:ascii="Times New Roman" w:hAnsi="Times New Roman" w:cs="Times New Roman"/>
          <w:sz w:val="28"/>
          <w:szCs w:val="28"/>
        </w:rPr>
        <w:t>рассеивание</w:t>
      </w:r>
      <w:r w:rsidR="00091A95" w:rsidRPr="00AD4BD2">
        <w:rPr>
          <w:rFonts w:ascii="Times New Roman" w:hAnsi="Times New Roman" w:cs="Times New Roman"/>
          <w:sz w:val="28"/>
          <w:szCs w:val="28"/>
        </w:rPr>
        <w:t>[</w:t>
      </w:r>
      <w:proofErr w:type="gramEnd"/>
      <w:r w:rsidR="00091A95" w:rsidRPr="00AD4BD2">
        <w:rPr>
          <w:rFonts w:ascii="Times New Roman" w:hAnsi="Times New Roman" w:cs="Times New Roman"/>
          <w:sz w:val="28"/>
          <w:szCs w:val="28"/>
        </w:rPr>
        <w:t>28].</w:t>
      </w:r>
    </w:p>
    <w:p w14:paraId="4D58FD01" w14:textId="77777777" w:rsidR="00EB143B" w:rsidRPr="00AD4BD2" w:rsidRDefault="00EB143B" w:rsidP="00041D77">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w:t>
      </w:r>
    </w:p>
    <w:p w14:paraId="0FC30F24" w14:textId="7FBEFD36" w:rsidR="00944653" w:rsidRPr="00AD4BD2" w:rsidRDefault="00EB143B" w:rsidP="00EB01A5">
      <w:pPr>
        <w:pStyle w:val="a5"/>
        <w:numPr>
          <w:ilvl w:val="0"/>
          <w:numId w:val="27"/>
        </w:numPr>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Reflection</w:t>
      </w:r>
      <w:proofErr w:type="spellEnd"/>
      <w:r w:rsidRPr="00AD4BD2">
        <w:rPr>
          <w:rFonts w:ascii="Times New Roman" w:hAnsi="Times New Roman" w:cs="Times New Roman"/>
          <w:sz w:val="28"/>
          <w:szCs w:val="28"/>
        </w:rPr>
        <w:t xml:space="preserve"> Color – цвет поверхности</w:t>
      </w:r>
      <w:r w:rsidR="00FE0E99" w:rsidRPr="00AD4BD2">
        <w:rPr>
          <w:rFonts w:ascii="Times New Roman" w:hAnsi="Times New Roman" w:cs="Times New Roman"/>
          <w:sz w:val="28"/>
          <w:szCs w:val="28"/>
          <w:lang w:val="en-US"/>
        </w:rPr>
        <w:t>;</w:t>
      </w:r>
    </w:p>
    <w:p w14:paraId="2E6B2553" w14:textId="6DF4433A" w:rsidR="00EB143B" w:rsidRPr="00AD4BD2" w:rsidRDefault="00EB143B" w:rsidP="00EB01A5">
      <w:pPr>
        <w:pStyle w:val="a5"/>
        <w:numPr>
          <w:ilvl w:val="0"/>
          <w:numId w:val="27"/>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Transmission Color – равномерный цвет преломленного света, проходящего </w:t>
      </w:r>
      <w:r w:rsidR="00FE0E99" w:rsidRPr="00AD4BD2">
        <w:rPr>
          <w:rFonts w:ascii="Times New Roman" w:hAnsi="Times New Roman" w:cs="Times New Roman"/>
          <w:sz w:val="28"/>
          <w:szCs w:val="28"/>
        </w:rPr>
        <w:t>через материал;</w:t>
      </w:r>
    </w:p>
    <w:p w14:paraId="05DEECB2" w14:textId="2B3915DB" w:rsidR="00FB0CBB" w:rsidRPr="00AD4BD2" w:rsidRDefault="00EB143B" w:rsidP="00EB01A5">
      <w:pPr>
        <w:pStyle w:val="a5"/>
        <w:numPr>
          <w:ilvl w:val="0"/>
          <w:numId w:val="27"/>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 xml:space="preserve">Sigma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48083F96" w14:textId="77777777" w:rsidR="00640028" w:rsidRPr="00AD4BD2" w:rsidRDefault="00640028" w:rsidP="00640028">
      <w:pPr>
        <w:pStyle w:val="a5"/>
        <w:spacing w:line="276" w:lineRule="auto"/>
        <w:ind w:left="1515"/>
        <w:rPr>
          <w:rFonts w:ascii="Times New Roman" w:hAnsi="Times New Roman" w:cs="Times New Roman"/>
          <w:sz w:val="28"/>
          <w:szCs w:val="28"/>
        </w:rPr>
      </w:pPr>
    </w:p>
    <w:p w14:paraId="03D2D960" w14:textId="5BCFB487" w:rsidR="00FB0CBB" w:rsidRPr="00AD4BD2" w:rsidRDefault="00FB0CBB"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 xml:space="preserve">Mirror Material </w:t>
      </w:r>
    </w:p>
    <w:p w14:paraId="6711339E" w14:textId="6B87E4BC" w:rsidR="00FB0CBB" w:rsidRPr="00AD4BD2" w:rsidRDefault="00FB0CBB" w:rsidP="00FB0CBB">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Идеальная зеркально отражающая поверхность</w:t>
      </w:r>
      <w:r w:rsidR="00091A95" w:rsidRPr="00AD4BD2">
        <w:rPr>
          <w:rFonts w:ascii="Times New Roman" w:hAnsi="Times New Roman" w:cs="Times New Roman"/>
          <w:sz w:val="28"/>
          <w:szCs w:val="28"/>
        </w:rPr>
        <w:t xml:space="preserve"> </w:t>
      </w:r>
      <w:r w:rsidR="00091A95" w:rsidRPr="00AD4BD2">
        <w:rPr>
          <w:rFonts w:ascii="Times New Roman" w:hAnsi="Times New Roman" w:cs="Times New Roman"/>
          <w:sz w:val="28"/>
          <w:szCs w:val="28"/>
          <w:lang w:val="en-US"/>
        </w:rPr>
        <w:t>[29]</w:t>
      </w:r>
      <w:r w:rsidRPr="00AD4BD2">
        <w:rPr>
          <w:rFonts w:ascii="Times New Roman" w:hAnsi="Times New Roman" w:cs="Times New Roman"/>
          <w:sz w:val="28"/>
          <w:szCs w:val="28"/>
        </w:rPr>
        <w:t>.</w:t>
      </w:r>
    </w:p>
    <w:p w14:paraId="12CB17A4" w14:textId="1B8154A0" w:rsidR="00FB0CBB" w:rsidRPr="00AD4BD2" w:rsidRDefault="00FB0CBB" w:rsidP="00FB0CBB">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w:t>
      </w:r>
    </w:p>
    <w:p w14:paraId="53FACC82" w14:textId="0650F010" w:rsidR="00B06873" w:rsidRPr="00AD4BD2" w:rsidRDefault="00FB0CBB" w:rsidP="00EB01A5">
      <w:pPr>
        <w:pStyle w:val="a5"/>
        <w:numPr>
          <w:ilvl w:val="0"/>
          <w:numId w:val="38"/>
        </w:numPr>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Reflection</w:t>
      </w:r>
      <w:proofErr w:type="spellEnd"/>
      <w:r w:rsidRPr="00AD4BD2">
        <w:rPr>
          <w:rFonts w:ascii="Times New Roman" w:hAnsi="Times New Roman" w:cs="Times New Roman"/>
          <w:sz w:val="28"/>
          <w:szCs w:val="28"/>
        </w:rPr>
        <w:t xml:space="preserve"> Color – цвет зеркала. Позволяет изменять цвет отраженных лучей, направленных в камеру.</w:t>
      </w:r>
    </w:p>
    <w:p w14:paraId="6A164E28" w14:textId="77777777" w:rsidR="00640028" w:rsidRPr="00AD4BD2" w:rsidRDefault="00640028" w:rsidP="00640028">
      <w:pPr>
        <w:pStyle w:val="a5"/>
        <w:spacing w:line="276" w:lineRule="auto"/>
        <w:ind w:left="1440"/>
        <w:rPr>
          <w:rFonts w:ascii="Times New Roman" w:hAnsi="Times New Roman" w:cs="Times New Roman"/>
          <w:sz w:val="28"/>
          <w:szCs w:val="28"/>
        </w:rPr>
      </w:pPr>
    </w:p>
    <w:p w14:paraId="6F7441BA" w14:textId="5EC719DF" w:rsidR="00FB0CBB" w:rsidRPr="00AD4BD2" w:rsidRDefault="00944653" w:rsidP="00EB01A5">
      <w:pPr>
        <w:pStyle w:val="a5"/>
        <w:numPr>
          <w:ilvl w:val="0"/>
          <w:numId w:val="25"/>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Disney Material</w:t>
      </w:r>
      <w:r w:rsidR="00FB0CB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lang w:val="en-US"/>
        </w:rPr>
        <w:br/>
      </w:r>
      <w:r w:rsidR="00EB143B" w:rsidRPr="00AD4BD2">
        <w:rPr>
          <w:rFonts w:ascii="Times New Roman" w:hAnsi="Times New Roman" w:cs="Times New Roman"/>
          <w:sz w:val="28"/>
          <w:szCs w:val="28"/>
        </w:rPr>
        <w:t>Аналог</w:t>
      </w:r>
      <w:r w:rsidR="00EB143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rPr>
        <w:t>шейдера</w:t>
      </w:r>
      <w:r w:rsidR="00EB143B" w:rsidRPr="00AD4BD2">
        <w:rPr>
          <w:rFonts w:ascii="Times New Roman" w:hAnsi="Times New Roman" w:cs="Times New Roman"/>
          <w:sz w:val="28"/>
          <w:szCs w:val="28"/>
          <w:lang w:val="en-US"/>
        </w:rPr>
        <w:t xml:space="preserve"> asDisneyMaterial</w:t>
      </w:r>
      <w:r w:rsidR="00FB0CBB" w:rsidRPr="00AD4BD2">
        <w:rPr>
          <w:rFonts w:ascii="Times New Roman" w:hAnsi="Times New Roman" w:cs="Times New Roman"/>
          <w:sz w:val="28"/>
          <w:szCs w:val="28"/>
          <w:lang w:val="en-US"/>
        </w:rPr>
        <w:t xml:space="preserve"> [33]</w:t>
      </w:r>
      <w:r w:rsidR="00EB143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rPr>
        <w:t>и</w:t>
      </w:r>
      <w:r w:rsidR="00EB143B" w:rsidRPr="00AD4BD2">
        <w:rPr>
          <w:rFonts w:ascii="Times New Roman" w:hAnsi="Times New Roman" w:cs="Times New Roman"/>
          <w:sz w:val="28"/>
          <w:szCs w:val="28"/>
          <w:lang w:val="en-US"/>
        </w:rPr>
        <w:t xml:space="preserve"> Principled BSDF</w:t>
      </w:r>
      <w:r w:rsidR="00FB0CBB" w:rsidRPr="00AD4BD2">
        <w:rPr>
          <w:rFonts w:ascii="Times New Roman" w:hAnsi="Times New Roman" w:cs="Times New Roman"/>
          <w:sz w:val="28"/>
          <w:szCs w:val="28"/>
          <w:lang w:val="en-US"/>
        </w:rPr>
        <w:t xml:space="preserve"> [23]</w:t>
      </w:r>
      <w:r w:rsidR="00EB143B" w:rsidRPr="00AD4BD2">
        <w:rPr>
          <w:rFonts w:ascii="Times New Roman" w:hAnsi="Times New Roman" w:cs="Times New Roman"/>
          <w:sz w:val="28"/>
          <w:szCs w:val="28"/>
          <w:lang w:val="en-US"/>
        </w:rPr>
        <w:t>.</w:t>
      </w:r>
      <w:r w:rsidR="00FB0CBB" w:rsidRPr="00AD4BD2">
        <w:rPr>
          <w:rFonts w:ascii="Times New Roman" w:hAnsi="Times New Roman" w:cs="Times New Roman"/>
          <w:sz w:val="28"/>
          <w:szCs w:val="28"/>
          <w:lang w:val="en-US"/>
        </w:rPr>
        <w:t xml:space="preserve"> </w:t>
      </w:r>
      <w:r w:rsidR="00FE0E99" w:rsidRPr="00AD4BD2">
        <w:rPr>
          <w:rFonts w:ascii="Times New Roman" w:hAnsi="Times New Roman" w:cs="Times New Roman"/>
          <w:sz w:val="28"/>
          <w:szCs w:val="28"/>
          <w:lang w:val="en-US"/>
        </w:rPr>
        <w:t>[11]</w:t>
      </w:r>
    </w:p>
    <w:p w14:paraId="173868FD" w14:textId="77777777" w:rsidR="00640028" w:rsidRPr="00AD4BD2" w:rsidRDefault="00640028" w:rsidP="00640028">
      <w:pPr>
        <w:pStyle w:val="a5"/>
        <w:spacing w:line="276" w:lineRule="auto"/>
        <w:rPr>
          <w:rFonts w:ascii="Times New Roman" w:hAnsi="Times New Roman" w:cs="Times New Roman"/>
          <w:sz w:val="28"/>
          <w:szCs w:val="28"/>
          <w:lang w:val="en-US"/>
        </w:rPr>
      </w:pPr>
    </w:p>
    <w:p w14:paraId="02A2E8D9" w14:textId="4A4D7F7A" w:rsidR="00944653"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Glossy</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B0CBB" w:rsidRPr="00AD4BD2">
        <w:rPr>
          <w:rFonts w:ascii="Times New Roman" w:hAnsi="Times New Roman" w:cs="Times New Roman"/>
          <w:sz w:val="28"/>
          <w:szCs w:val="28"/>
        </w:rPr>
        <w:t xml:space="preserve"> </w:t>
      </w:r>
      <w:r w:rsidR="00EB143B" w:rsidRPr="00AD4BD2">
        <w:rPr>
          <w:rFonts w:ascii="Times New Roman" w:hAnsi="Times New Roman" w:cs="Times New Roman"/>
          <w:sz w:val="28"/>
          <w:szCs w:val="28"/>
        </w:rPr>
        <w:br/>
      </w:r>
      <w:r w:rsidR="00F3683B" w:rsidRPr="00AD4BD2">
        <w:rPr>
          <w:rFonts w:ascii="Times New Roman" w:hAnsi="Times New Roman" w:cs="Times New Roman"/>
          <w:sz w:val="28"/>
          <w:szCs w:val="28"/>
        </w:rPr>
        <w:t>Глянцевый материал</w:t>
      </w:r>
      <w:r w:rsidR="00091A95" w:rsidRPr="00AD4BD2">
        <w:rPr>
          <w:rFonts w:ascii="Times New Roman" w:hAnsi="Times New Roman" w:cs="Times New Roman"/>
          <w:sz w:val="28"/>
          <w:szCs w:val="28"/>
        </w:rPr>
        <w:t xml:space="preserve"> [30]</w:t>
      </w:r>
      <w:r w:rsidR="00F3683B" w:rsidRPr="00AD4BD2">
        <w:rPr>
          <w:rFonts w:ascii="Times New Roman" w:hAnsi="Times New Roman" w:cs="Times New Roman"/>
          <w:sz w:val="28"/>
          <w:szCs w:val="28"/>
        </w:rPr>
        <w:t>. Параметры:</w:t>
      </w:r>
    </w:p>
    <w:p w14:paraId="73643FC3" w14:textId="1405C2B2" w:rsidR="00F3683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rPr>
        <w:t>Diffuse Color – диффузная компонента</w:t>
      </w:r>
      <w:r w:rsidR="00FE0E99" w:rsidRPr="00AD4BD2">
        <w:rPr>
          <w:rFonts w:ascii="Times New Roman" w:hAnsi="Times New Roman" w:cs="Times New Roman"/>
          <w:sz w:val="28"/>
          <w:szCs w:val="28"/>
          <w:lang w:val="en-US"/>
        </w:rPr>
        <w:t>;</w:t>
      </w:r>
    </w:p>
    <w:p w14:paraId="67EF0DCE" w14:textId="7633AA27" w:rsidR="00F3683B" w:rsidRPr="00AD4BD2" w:rsidRDefault="00F3683B" w:rsidP="00EB01A5">
      <w:pPr>
        <w:pStyle w:val="a5"/>
        <w:numPr>
          <w:ilvl w:val="0"/>
          <w:numId w:val="28"/>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Specular Color and IOR – </w:t>
      </w:r>
      <w:r w:rsidRPr="00AD4BD2">
        <w:rPr>
          <w:rFonts w:ascii="Times New Roman" w:hAnsi="Times New Roman" w:cs="Times New Roman"/>
          <w:sz w:val="28"/>
          <w:szCs w:val="28"/>
        </w:rPr>
        <w:t>зеркальная</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компонента</w:t>
      </w:r>
      <w:r w:rsidR="00FE0E99" w:rsidRPr="00AD4BD2">
        <w:rPr>
          <w:rFonts w:ascii="Times New Roman" w:hAnsi="Times New Roman" w:cs="Times New Roman"/>
          <w:sz w:val="28"/>
          <w:szCs w:val="28"/>
          <w:lang w:val="en-US"/>
        </w:rPr>
        <w:t>;</w:t>
      </w:r>
    </w:p>
    <w:p w14:paraId="58F17C50" w14:textId="5A34FA68" w:rsidR="00F3683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Roughness </w:t>
      </w:r>
      <w:r w:rsidR="00FE0E99" w:rsidRPr="00AD4BD2">
        <w:rPr>
          <w:rFonts w:ascii="Times New Roman" w:hAnsi="Times New Roman" w:cs="Times New Roman"/>
          <w:sz w:val="28"/>
          <w:szCs w:val="28"/>
        </w:rPr>
        <w:t>–</w:t>
      </w:r>
      <w:r w:rsidRPr="00AD4BD2">
        <w:rPr>
          <w:rFonts w:ascii="Times New Roman" w:hAnsi="Times New Roman" w:cs="Times New Roman"/>
          <w:sz w:val="28"/>
          <w:szCs w:val="28"/>
        </w:rPr>
        <w:t xml:space="preserve"> шероховатость</w:t>
      </w:r>
      <w:r w:rsidR="00FE0E99" w:rsidRPr="00AD4BD2">
        <w:rPr>
          <w:rFonts w:ascii="Times New Roman" w:hAnsi="Times New Roman" w:cs="Times New Roman"/>
          <w:sz w:val="28"/>
          <w:szCs w:val="28"/>
          <w:lang w:val="en-US"/>
        </w:rPr>
        <w:t>;</w:t>
      </w:r>
    </w:p>
    <w:p w14:paraId="433AF928" w14:textId="3A657D41" w:rsidR="00F3683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Absorption</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Color</w:t>
      </w:r>
      <w:r w:rsidRPr="00AD4BD2">
        <w:rPr>
          <w:rFonts w:ascii="Times New Roman" w:hAnsi="Times New Roman" w:cs="Times New Roman"/>
          <w:sz w:val="28"/>
          <w:szCs w:val="28"/>
        </w:rPr>
        <w:t xml:space="preserve"> / </w:t>
      </w:r>
      <w:r w:rsidRPr="00AD4BD2">
        <w:rPr>
          <w:rFonts w:ascii="Times New Roman" w:hAnsi="Times New Roman" w:cs="Times New Roman"/>
          <w:sz w:val="28"/>
          <w:szCs w:val="28"/>
          <w:lang w:val="en-US"/>
        </w:rPr>
        <w:t>Depth</w:t>
      </w:r>
      <w:r w:rsidRPr="00AD4BD2">
        <w:rPr>
          <w:rFonts w:ascii="Times New Roman" w:hAnsi="Times New Roman" w:cs="Times New Roman"/>
          <w:sz w:val="28"/>
          <w:szCs w:val="28"/>
        </w:rPr>
        <w:t xml:space="preserve"> – цвет и глубина поглощения преломленных лучей</w:t>
      </w:r>
      <w:r w:rsidR="00FE0E99" w:rsidRPr="00AD4BD2">
        <w:rPr>
          <w:rFonts w:ascii="Times New Roman" w:hAnsi="Times New Roman" w:cs="Times New Roman"/>
          <w:sz w:val="28"/>
          <w:szCs w:val="28"/>
        </w:rPr>
        <w:t>;</w:t>
      </w:r>
    </w:p>
    <w:p w14:paraId="38F9A131" w14:textId="1A2FD2A6" w:rsidR="00FB0CB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Multibounce</w:t>
      </w:r>
      <w:r w:rsidRPr="00AD4BD2">
        <w:rPr>
          <w:rFonts w:ascii="Times New Roman" w:hAnsi="Times New Roman" w:cs="Times New Roman"/>
          <w:sz w:val="28"/>
          <w:szCs w:val="28"/>
        </w:rPr>
        <w:t xml:space="preserve"> – мягкое рассеивание света на поверхности, имитирующее ткань или кожу.</w:t>
      </w:r>
    </w:p>
    <w:p w14:paraId="71FAB94E" w14:textId="2CA2B9DC" w:rsidR="00944653"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Glossy</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Translucent</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r w:rsidR="00F3683B" w:rsidRPr="00AD4BD2">
        <w:rPr>
          <w:rFonts w:ascii="Times New Roman" w:hAnsi="Times New Roman" w:cs="Times New Roman"/>
          <w:sz w:val="28"/>
          <w:szCs w:val="28"/>
        </w:rPr>
        <w:br/>
        <w:t>Материал, смешивающий в себе диффузную, зеркальную компоненты и подповерхностное рассеивание</w:t>
      </w:r>
      <w:r w:rsidR="00091A95" w:rsidRPr="00AD4BD2">
        <w:rPr>
          <w:rFonts w:ascii="Times New Roman" w:hAnsi="Times New Roman" w:cs="Times New Roman"/>
          <w:sz w:val="28"/>
          <w:szCs w:val="28"/>
        </w:rPr>
        <w:t xml:space="preserve"> [31]</w:t>
      </w:r>
      <w:r w:rsidR="00F3683B" w:rsidRPr="00AD4BD2">
        <w:rPr>
          <w:rFonts w:ascii="Times New Roman" w:hAnsi="Times New Roman" w:cs="Times New Roman"/>
          <w:sz w:val="28"/>
          <w:szCs w:val="28"/>
        </w:rPr>
        <w:t>.</w:t>
      </w:r>
    </w:p>
    <w:p w14:paraId="22D30337" w14:textId="2898C3F1" w:rsidR="00F3683B" w:rsidRPr="00AD4BD2" w:rsidRDefault="002D2F69" w:rsidP="00041D77">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 такие же, как и у предыдущего за добавлением:</w:t>
      </w:r>
    </w:p>
    <w:p w14:paraId="7FD68529" w14:textId="377F26E4" w:rsidR="00FB0CBB" w:rsidRPr="00AD4BD2" w:rsidRDefault="002D2F69" w:rsidP="00EB01A5">
      <w:pPr>
        <w:pStyle w:val="a5"/>
        <w:numPr>
          <w:ilvl w:val="0"/>
          <w:numId w:val="29"/>
        </w:numPr>
        <w:spacing w:line="276" w:lineRule="auto"/>
        <w:rPr>
          <w:rFonts w:ascii="Times New Roman" w:hAnsi="Times New Roman" w:cs="Times New Roman"/>
          <w:sz w:val="28"/>
          <w:szCs w:val="28"/>
        </w:rPr>
      </w:pPr>
      <w:r w:rsidRPr="00AD4BD2">
        <w:rPr>
          <w:rFonts w:ascii="Times New Roman" w:hAnsi="Times New Roman" w:cs="Times New Roman"/>
          <w:sz w:val="28"/>
          <w:szCs w:val="28"/>
        </w:rPr>
        <w:t>Transmission Color – равномерный цвет преломленного света, проходящего через материал.</w:t>
      </w:r>
    </w:p>
    <w:p w14:paraId="0F04694D" w14:textId="14278410" w:rsidR="00944653"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lastRenderedPageBreak/>
        <w:t>Metal</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r w:rsidR="002D2F69" w:rsidRPr="00AD4BD2">
        <w:rPr>
          <w:rFonts w:ascii="Times New Roman" w:hAnsi="Times New Roman" w:cs="Times New Roman"/>
          <w:sz w:val="28"/>
          <w:szCs w:val="28"/>
        </w:rPr>
        <w:br/>
        <w:t>Общая металлическая поверхность</w:t>
      </w:r>
      <w:r w:rsidR="00091A95" w:rsidRPr="00AD4BD2">
        <w:rPr>
          <w:rFonts w:ascii="Times New Roman" w:hAnsi="Times New Roman" w:cs="Times New Roman"/>
          <w:sz w:val="28"/>
          <w:szCs w:val="28"/>
        </w:rPr>
        <w:t xml:space="preserve"> [32]</w:t>
      </w:r>
      <w:r w:rsidR="002D2F69" w:rsidRPr="00AD4BD2">
        <w:rPr>
          <w:rFonts w:ascii="Times New Roman" w:hAnsi="Times New Roman" w:cs="Times New Roman"/>
          <w:sz w:val="28"/>
          <w:szCs w:val="28"/>
        </w:rPr>
        <w:t>. Пара</w:t>
      </w:r>
      <w:r w:rsidR="00FE0E99" w:rsidRPr="00AD4BD2">
        <w:rPr>
          <w:rFonts w:ascii="Times New Roman" w:hAnsi="Times New Roman" w:cs="Times New Roman"/>
          <w:sz w:val="28"/>
          <w:szCs w:val="28"/>
        </w:rPr>
        <w:t xml:space="preserve"> </w:t>
      </w:r>
      <w:r w:rsidR="002D2F69" w:rsidRPr="00AD4BD2">
        <w:rPr>
          <w:rFonts w:ascii="Times New Roman" w:hAnsi="Times New Roman" w:cs="Times New Roman"/>
          <w:sz w:val="28"/>
          <w:szCs w:val="28"/>
        </w:rPr>
        <w:t>метры:</w:t>
      </w:r>
    </w:p>
    <w:p w14:paraId="2BD6C998" w14:textId="5F56E879" w:rsidR="002D2F69" w:rsidRPr="00AD4BD2" w:rsidRDefault="002D2F69" w:rsidP="00EB01A5">
      <w:pPr>
        <w:pStyle w:val="a5"/>
        <w:numPr>
          <w:ilvl w:val="0"/>
          <w:numId w:val="29"/>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Color/Fresnel Texture – </w:t>
      </w:r>
      <w:r w:rsidRPr="00AD4BD2">
        <w:rPr>
          <w:rFonts w:ascii="Times New Roman" w:hAnsi="Times New Roman" w:cs="Times New Roman"/>
          <w:sz w:val="28"/>
          <w:szCs w:val="28"/>
        </w:rPr>
        <w:t>цвет</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металла</w:t>
      </w:r>
      <w:r w:rsidR="00FE0E99" w:rsidRPr="00AD4BD2">
        <w:rPr>
          <w:rFonts w:ascii="Times New Roman" w:hAnsi="Times New Roman" w:cs="Times New Roman"/>
          <w:sz w:val="28"/>
          <w:szCs w:val="28"/>
          <w:lang w:val="en-US"/>
        </w:rPr>
        <w:t>;</w:t>
      </w:r>
    </w:p>
    <w:p w14:paraId="6E324FF2" w14:textId="7E73723B" w:rsidR="00A6235B" w:rsidRPr="00AD4BD2" w:rsidRDefault="002D2F69" w:rsidP="00EB01A5">
      <w:pPr>
        <w:pStyle w:val="a5"/>
        <w:numPr>
          <w:ilvl w:val="0"/>
          <w:numId w:val="29"/>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Roughness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1B31DB19" w14:textId="567A0F63" w:rsidR="00A6235B" w:rsidRPr="00B5325E" w:rsidDel="009D4DDA" w:rsidRDefault="00A6235B" w:rsidP="00A6235B">
      <w:pPr>
        <w:spacing w:after="0"/>
        <w:contextualSpacing/>
        <w:jc w:val="both"/>
        <w:rPr>
          <w:del w:id="46" w:author="M61PME-S2P" w:date="2020-05-27T19:53:00Z"/>
          <w:sz w:val="28"/>
          <w:szCs w:val="28"/>
        </w:rPr>
      </w:pPr>
    </w:p>
    <w:p w14:paraId="107CA854" w14:textId="202598F3" w:rsidR="000863AF" w:rsidRPr="00B5325E" w:rsidRDefault="000863AF" w:rsidP="00A6235B">
      <w:pPr>
        <w:spacing w:after="0"/>
        <w:contextualSpacing/>
        <w:jc w:val="both"/>
        <w:rPr>
          <w:sz w:val="28"/>
          <w:szCs w:val="28"/>
        </w:rPr>
      </w:pPr>
    </w:p>
    <w:p w14:paraId="6E06E630" w14:textId="6D6399C8" w:rsidR="00A6235B" w:rsidRPr="00AD4BD2" w:rsidRDefault="00041D77" w:rsidP="00FB0CBB">
      <w:pPr>
        <w:ind w:firstLine="708"/>
        <w:rPr>
          <w:rFonts w:ascii="Times New Roman" w:hAnsi="Times New Roman" w:cs="Times New Roman"/>
          <w:sz w:val="28"/>
          <w:szCs w:val="28"/>
        </w:rPr>
      </w:pPr>
      <w:r w:rsidRPr="00F13D22">
        <w:rPr>
          <w:rFonts w:ascii="Times New Roman" w:hAnsi="Times New Roman" w:cs="Times New Roman"/>
          <w:sz w:val="28"/>
          <w:szCs w:val="28"/>
        </w:rPr>
        <w:t xml:space="preserve">Цифровое </w:t>
      </w:r>
      <w:r w:rsidRPr="00AD4BD2">
        <w:rPr>
          <w:rFonts w:ascii="Times New Roman" w:hAnsi="Times New Roman" w:cs="Times New Roman"/>
          <w:sz w:val="28"/>
          <w:szCs w:val="28"/>
        </w:rPr>
        <w:t>изображени</w:t>
      </w:r>
      <w:r w:rsidR="001A1175" w:rsidRPr="00AD4BD2">
        <w:rPr>
          <w:rFonts w:ascii="Times New Roman" w:hAnsi="Times New Roman" w:cs="Times New Roman"/>
          <w:sz w:val="28"/>
          <w:szCs w:val="28"/>
        </w:rPr>
        <w:t>е представляется в виде набора</w:t>
      </w:r>
      <w:r w:rsidRPr="00AD4BD2">
        <w:rPr>
          <w:rFonts w:ascii="Times New Roman" w:hAnsi="Times New Roman" w:cs="Times New Roman"/>
          <w:sz w:val="28"/>
          <w:szCs w:val="28"/>
        </w:rPr>
        <w:t xml:space="preserve"> пикселей</w:t>
      </w:r>
      <w:r w:rsidR="0056699A" w:rsidRPr="00AD4BD2">
        <w:rPr>
          <w:rFonts w:ascii="Times New Roman" w:hAnsi="Times New Roman" w:cs="Times New Roman"/>
          <w:sz w:val="28"/>
          <w:szCs w:val="28"/>
        </w:rPr>
        <w:t>,</w:t>
      </w:r>
      <w:r w:rsidRPr="00AD4BD2">
        <w:rPr>
          <w:rFonts w:ascii="Times New Roman" w:hAnsi="Times New Roman" w:cs="Times New Roman"/>
          <w:sz w:val="28"/>
          <w:szCs w:val="28"/>
        </w:rPr>
        <w:t xml:space="preserve"> выровненных по прямоугольной сетке. Для того чтобы вычислить дискретные значения пикселей в цифровом изображении, необходимо взять за образец исходную непрерывно определяемую функцию изображения. В </w:t>
      </w:r>
      <w:r w:rsidR="001A1175" w:rsidRPr="00AD4BD2">
        <w:rPr>
          <w:rFonts w:ascii="Times New Roman" w:hAnsi="Times New Roman" w:cs="Times New Roman"/>
          <w:sz w:val="28"/>
          <w:szCs w:val="28"/>
          <w:lang w:val="en-US"/>
        </w:rPr>
        <w:t>PBR</w:t>
      </w:r>
      <w:r w:rsidR="001A1175" w:rsidRPr="00AD4BD2">
        <w:rPr>
          <w:rFonts w:ascii="Times New Roman" w:hAnsi="Times New Roman" w:cs="Times New Roman"/>
          <w:sz w:val="28"/>
          <w:szCs w:val="28"/>
        </w:rPr>
        <w:t xml:space="preserve"> </w:t>
      </w:r>
      <w:r w:rsidRPr="00AD4BD2">
        <w:rPr>
          <w:rFonts w:ascii="Times New Roman" w:hAnsi="Times New Roman" w:cs="Times New Roman"/>
          <w:sz w:val="28"/>
          <w:szCs w:val="28"/>
        </w:rPr>
        <w:t>единственный способ получить информацию о функции изображения</w:t>
      </w:r>
      <w:r w:rsidR="001A1175" w:rsidRPr="00AD4BD2">
        <w:rPr>
          <w:rFonts w:ascii="Times New Roman" w:hAnsi="Times New Roman" w:cs="Times New Roman"/>
          <w:sz w:val="28"/>
          <w:szCs w:val="28"/>
        </w:rPr>
        <w:t xml:space="preserve"> – </w:t>
      </w:r>
      <w:r w:rsidRPr="00AD4BD2">
        <w:rPr>
          <w:rFonts w:ascii="Times New Roman" w:hAnsi="Times New Roman" w:cs="Times New Roman"/>
          <w:sz w:val="28"/>
          <w:szCs w:val="28"/>
        </w:rPr>
        <w:t>это взять ее образец с помощью трассировки лучей.</w:t>
      </w:r>
      <w:r w:rsidR="001A1175" w:rsidRPr="00AD4BD2">
        <w:rPr>
          <w:rFonts w:ascii="Times New Roman" w:hAnsi="Times New Roman" w:cs="Times New Roman"/>
          <w:sz w:val="28"/>
          <w:szCs w:val="28"/>
        </w:rPr>
        <w:t xml:space="preserve"> Изображение может быть создано только путем выборки</w:t>
      </w:r>
      <w:r w:rsidR="00BF510D" w:rsidRPr="00AD4BD2">
        <w:rPr>
          <w:rFonts w:ascii="Times New Roman" w:hAnsi="Times New Roman" w:cs="Times New Roman"/>
          <w:sz w:val="28"/>
          <w:szCs w:val="28"/>
        </w:rPr>
        <w:t xml:space="preserve"> значений</w:t>
      </w:r>
      <w:r w:rsidR="001A1175" w:rsidRPr="00AD4BD2">
        <w:rPr>
          <w:rFonts w:ascii="Times New Roman" w:hAnsi="Times New Roman" w:cs="Times New Roman"/>
          <w:sz w:val="28"/>
          <w:szCs w:val="28"/>
        </w:rPr>
        <w:t xml:space="preserve"> функции</w:t>
      </w:r>
      <w:r w:rsidR="00531FCD">
        <w:rPr>
          <w:rFonts w:ascii="Times New Roman" w:hAnsi="Times New Roman" w:cs="Times New Roman"/>
          <w:sz w:val="28"/>
          <w:szCs w:val="28"/>
        </w:rPr>
        <w:t xml:space="preserve"> изображения</w:t>
      </w:r>
      <w:r w:rsidR="008D133B" w:rsidRPr="00AD4BD2">
        <w:rPr>
          <w:rFonts w:ascii="Times New Roman" w:hAnsi="Times New Roman" w:cs="Times New Roman"/>
          <w:sz w:val="28"/>
          <w:szCs w:val="28"/>
        </w:rPr>
        <w:t>, которой является уравнение рендеринга,</w:t>
      </w:r>
      <w:r w:rsidR="001A1175" w:rsidRPr="00AD4BD2">
        <w:rPr>
          <w:rFonts w:ascii="Times New Roman" w:hAnsi="Times New Roman" w:cs="Times New Roman"/>
          <w:sz w:val="28"/>
          <w:szCs w:val="28"/>
        </w:rPr>
        <w:t xml:space="preserve"> в </w:t>
      </w:r>
      <w:r w:rsidR="00BF510D" w:rsidRPr="00AD4BD2">
        <w:rPr>
          <w:rFonts w:ascii="Times New Roman" w:hAnsi="Times New Roman" w:cs="Times New Roman"/>
          <w:sz w:val="28"/>
          <w:szCs w:val="28"/>
        </w:rPr>
        <w:t xml:space="preserve">конкретных </w:t>
      </w:r>
      <w:r w:rsidR="00AB7C9B" w:rsidRPr="00AD4BD2">
        <w:rPr>
          <w:rFonts w:ascii="Times New Roman" w:hAnsi="Times New Roman" w:cs="Times New Roman"/>
          <w:sz w:val="28"/>
          <w:szCs w:val="28"/>
        </w:rPr>
        <w:t>позициях пикселей. Другими словами, это уравнение определяет цвет пикселя на изображении.</w:t>
      </w:r>
      <w:r w:rsidR="00BF510D" w:rsidRPr="00AD4BD2">
        <w:rPr>
          <w:rFonts w:ascii="Times New Roman" w:hAnsi="Times New Roman" w:cs="Times New Roman"/>
          <w:sz w:val="28"/>
          <w:szCs w:val="28"/>
        </w:rPr>
        <w:t xml:space="preserve"> Чем больше выборок для разных пикселей, тем лучше</w:t>
      </w:r>
      <w:r w:rsidR="00AB7C9B" w:rsidRPr="00AD4BD2">
        <w:rPr>
          <w:rFonts w:ascii="Times New Roman" w:hAnsi="Times New Roman" w:cs="Times New Roman"/>
          <w:sz w:val="28"/>
          <w:szCs w:val="28"/>
        </w:rPr>
        <w:t xml:space="preserve"> качество</w:t>
      </w:r>
      <w:r w:rsidR="00BF510D" w:rsidRPr="00AD4BD2">
        <w:rPr>
          <w:rFonts w:ascii="Times New Roman" w:hAnsi="Times New Roman" w:cs="Times New Roman"/>
          <w:sz w:val="28"/>
          <w:szCs w:val="28"/>
        </w:rPr>
        <w:t>.</w:t>
      </w:r>
      <w:r w:rsidR="008D133B" w:rsidRPr="00AD4BD2">
        <w:rPr>
          <w:rFonts w:ascii="Times New Roman" w:hAnsi="Times New Roman" w:cs="Times New Roman"/>
          <w:sz w:val="28"/>
          <w:szCs w:val="28"/>
        </w:rPr>
        <w:t xml:space="preserve"> Для </w:t>
      </w:r>
      <w:r w:rsidR="0056699A" w:rsidRPr="00AD4BD2">
        <w:rPr>
          <w:rFonts w:ascii="Times New Roman" w:hAnsi="Times New Roman" w:cs="Times New Roman"/>
          <w:sz w:val="28"/>
          <w:szCs w:val="28"/>
        </w:rPr>
        <w:t>решения</w:t>
      </w:r>
      <w:r w:rsidR="008D133B" w:rsidRPr="00AD4BD2">
        <w:rPr>
          <w:rFonts w:ascii="Times New Roman" w:hAnsi="Times New Roman" w:cs="Times New Roman"/>
          <w:sz w:val="28"/>
          <w:szCs w:val="28"/>
        </w:rPr>
        <w:t xml:space="preserve"> этого уравнения</w:t>
      </w:r>
      <w:r w:rsidR="0056699A" w:rsidRPr="00AD4BD2">
        <w:rPr>
          <w:rFonts w:ascii="Times New Roman" w:hAnsi="Times New Roman" w:cs="Times New Roman"/>
          <w:sz w:val="28"/>
          <w:szCs w:val="28"/>
        </w:rPr>
        <w:t xml:space="preserve"> существует множество подходов, однако н</w:t>
      </w:r>
      <w:r w:rsidR="00AB7C9B" w:rsidRPr="00AD4BD2">
        <w:rPr>
          <w:rFonts w:ascii="Times New Roman" w:hAnsi="Times New Roman" w:cs="Times New Roman"/>
          <w:sz w:val="28"/>
          <w:szCs w:val="28"/>
        </w:rPr>
        <w:t xml:space="preserve">аибольшую популярность получили </w:t>
      </w:r>
      <w:r w:rsidR="0056699A" w:rsidRPr="00AD4BD2">
        <w:rPr>
          <w:rFonts w:ascii="Times New Roman" w:hAnsi="Times New Roman" w:cs="Times New Roman"/>
          <w:sz w:val="28"/>
          <w:szCs w:val="28"/>
        </w:rPr>
        <w:t>методы Монте-Карло для численного решения интегралов. Рассмотрим алгоритмы, основанные на этом методе, реализованные в рендерах и используемые</w:t>
      </w:r>
      <w:r w:rsidR="008D133B" w:rsidRPr="00AD4BD2">
        <w:rPr>
          <w:rFonts w:ascii="Times New Roman" w:hAnsi="Times New Roman" w:cs="Times New Roman"/>
          <w:sz w:val="28"/>
          <w:szCs w:val="28"/>
        </w:rPr>
        <w:t xml:space="preserve"> в </w:t>
      </w:r>
      <w:r w:rsidR="0056699A" w:rsidRPr="00AD4BD2">
        <w:rPr>
          <w:rFonts w:ascii="Times New Roman" w:hAnsi="Times New Roman" w:cs="Times New Roman"/>
          <w:sz w:val="28"/>
          <w:szCs w:val="28"/>
        </w:rPr>
        <w:t>исследовании.</w:t>
      </w:r>
      <w:r w:rsidR="00A6235B" w:rsidRPr="00AD4BD2">
        <w:rPr>
          <w:rFonts w:ascii="Times New Roman" w:hAnsi="Times New Roman" w:cs="Times New Roman"/>
          <w:sz w:val="28"/>
          <w:szCs w:val="28"/>
        </w:rPr>
        <w:br w:type="page"/>
      </w:r>
    </w:p>
    <w:p w14:paraId="19B9BD3F" w14:textId="6329C810" w:rsidR="00A6235B" w:rsidRPr="00B5325E" w:rsidRDefault="00A6235B" w:rsidP="00A6235B">
      <w:pPr>
        <w:spacing w:after="0" w:line="360" w:lineRule="auto"/>
        <w:contextualSpacing/>
        <w:rPr>
          <w:rFonts w:ascii="Times New Roman" w:hAnsi="Times New Roman" w:cs="Times New Roman"/>
          <w:b/>
          <w:sz w:val="28"/>
          <w:szCs w:val="28"/>
        </w:rPr>
      </w:pPr>
      <w:r w:rsidRPr="00B5325E">
        <w:rPr>
          <w:rFonts w:ascii="Times New Roman" w:hAnsi="Times New Roman" w:cs="Times New Roman"/>
          <w:b/>
          <w:sz w:val="28"/>
          <w:szCs w:val="28"/>
        </w:rPr>
        <w:lastRenderedPageBreak/>
        <w:t xml:space="preserve">Глава </w:t>
      </w:r>
      <w:r w:rsidR="00640028" w:rsidRPr="00B5325E">
        <w:rPr>
          <w:rFonts w:ascii="Times New Roman" w:hAnsi="Times New Roman" w:cs="Times New Roman"/>
          <w:b/>
          <w:sz w:val="28"/>
          <w:szCs w:val="28"/>
        </w:rPr>
        <w:t>1.</w:t>
      </w:r>
      <w:r w:rsidRPr="00B5325E">
        <w:rPr>
          <w:rFonts w:ascii="Times New Roman" w:hAnsi="Times New Roman" w:cs="Times New Roman"/>
          <w:b/>
          <w:sz w:val="28"/>
          <w:szCs w:val="28"/>
        </w:rPr>
        <w:t xml:space="preserve">3 </w:t>
      </w:r>
      <w:r w:rsidR="00AB7C9B" w:rsidRPr="00B5325E">
        <w:rPr>
          <w:rFonts w:ascii="Times New Roman" w:hAnsi="Times New Roman" w:cs="Times New Roman"/>
          <w:b/>
          <w:sz w:val="28"/>
          <w:szCs w:val="28"/>
        </w:rPr>
        <w:t>Рендеры и алгоритмы трассировки</w:t>
      </w:r>
    </w:p>
    <w:p w14:paraId="059DCC78" w14:textId="77777777" w:rsidR="00A6235B" w:rsidRPr="00A31B71" w:rsidRDefault="00A6235B" w:rsidP="00A6235B">
      <w:pPr>
        <w:pStyle w:val="a5"/>
        <w:spacing w:after="0" w:line="360" w:lineRule="auto"/>
        <w:ind w:left="360"/>
        <w:rPr>
          <w:rFonts w:ascii="Times New Roman" w:hAnsi="Times New Roman" w:cs="Times New Roman"/>
          <w:b/>
          <w:sz w:val="28"/>
          <w:szCs w:val="28"/>
          <w:rPrChange w:id="47" w:author="Борис Гогинян" w:date="2020-05-29T21:54:00Z">
            <w:rPr>
              <w:rFonts w:ascii="Times New Roman" w:hAnsi="Times New Roman" w:cs="Times New Roman"/>
              <w:sz w:val="28"/>
              <w:szCs w:val="28"/>
            </w:rPr>
          </w:rPrChange>
        </w:rPr>
      </w:pPr>
      <w:r w:rsidRPr="00A31B71">
        <w:rPr>
          <w:rFonts w:ascii="Times New Roman" w:hAnsi="Times New Roman" w:cs="Times New Roman"/>
          <w:b/>
          <w:sz w:val="28"/>
          <w:szCs w:val="28"/>
          <w:rPrChange w:id="48" w:author="Борис Гогинян" w:date="2020-05-29T21:54:00Z">
            <w:rPr>
              <w:rFonts w:ascii="Times New Roman" w:hAnsi="Times New Roman" w:cs="Times New Roman"/>
              <w:sz w:val="28"/>
              <w:szCs w:val="28"/>
            </w:rPr>
          </w:rPrChange>
        </w:rPr>
        <w:t xml:space="preserve">Алгоритм </w:t>
      </w:r>
      <w:r w:rsidRPr="00A31B71">
        <w:rPr>
          <w:rFonts w:ascii="Times New Roman" w:hAnsi="Times New Roman" w:cs="Times New Roman"/>
          <w:b/>
          <w:sz w:val="28"/>
          <w:szCs w:val="28"/>
          <w:lang w:val="en-US"/>
          <w:rPrChange w:id="49" w:author="Борис Гогинян" w:date="2020-05-29T21:54:00Z">
            <w:rPr>
              <w:rFonts w:ascii="Times New Roman" w:hAnsi="Times New Roman" w:cs="Times New Roman"/>
              <w:sz w:val="28"/>
              <w:szCs w:val="28"/>
              <w:lang w:val="en-US"/>
            </w:rPr>
          </w:rPrChange>
        </w:rPr>
        <w:t>Path</w:t>
      </w:r>
      <w:r w:rsidRPr="00A31B71">
        <w:rPr>
          <w:rFonts w:ascii="Times New Roman" w:hAnsi="Times New Roman" w:cs="Times New Roman"/>
          <w:b/>
          <w:sz w:val="28"/>
          <w:szCs w:val="28"/>
          <w:rPrChange w:id="50" w:author="Борис Гогинян" w:date="2020-05-29T21:54:00Z">
            <w:rPr>
              <w:rFonts w:ascii="Times New Roman" w:hAnsi="Times New Roman" w:cs="Times New Roman"/>
              <w:sz w:val="28"/>
              <w:szCs w:val="28"/>
            </w:rPr>
          </w:rPrChange>
        </w:rPr>
        <w:t xml:space="preserve"> </w:t>
      </w:r>
      <w:r w:rsidRPr="00A31B71">
        <w:rPr>
          <w:rFonts w:ascii="Times New Roman" w:hAnsi="Times New Roman" w:cs="Times New Roman"/>
          <w:b/>
          <w:sz w:val="28"/>
          <w:szCs w:val="28"/>
          <w:lang w:val="en-US"/>
          <w:rPrChange w:id="51" w:author="Борис Гогинян" w:date="2020-05-29T21:54:00Z">
            <w:rPr>
              <w:rFonts w:ascii="Times New Roman" w:hAnsi="Times New Roman" w:cs="Times New Roman"/>
              <w:sz w:val="28"/>
              <w:szCs w:val="28"/>
              <w:lang w:val="en-US"/>
            </w:rPr>
          </w:rPrChange>
        </w:rPr>
        <w:t>Tracing</w:t>
      </w:r>
      <w:r w:rsidRPr="00A31B71">
        <w:rPr>
          <w:rFonts w:ascii="Times New Roman" w:hAnsi="Times New Roman" w:cs="Times New Roman"/>
          <w:b/>
          <w:sz w:val="28"/>
          <w:szCs w:val="28"/>
          <w:rPrChange w:id="52" w:author="Борис Гогинян" w:date="2020-05-29T21:54:00Z">
            <w:rPr>
              <w:rFonts w:ascii="Times New Roman" w:hAnsi="Times New Roman" w:cs="Times New Roman"/>
              <w:sz w:val="28"/>
              <w:szCs w:val="28"/>
            </w:rPr>
          </w:rPrChange>
        </w:rPr>
        <w:t xml:space="preserve"> </w:t>
      </w:r>
    </w:p>
    <w:p w14:paraId="11B9BC03" w14:textId="256AB890" w:rsidR="00A6235B" w:rsidRPr="00F13D22" w:rsidRDefault="00DB2085" w:rsidP="00A6235B">
      <w:pPr>
        <w:pStyle w:val="a5"/>
        <w:spacing w:after="0" w:line="360" w:lineRule="auto"/>
        <w:ind w:left="360"/>
        <w:rPr>
          <w:rFonts w:ascii="Times New Roman" w:hAnsi="Times New Roman" w:cs="Times New Roman"/>
          <w:sz w:val="28"/>
          <w:szCs w:val="28"/>
        </w:rPr>
      </w:pPr>
      <w:r>
        <w:rPr>
          <w:rFonts w:ascii="Times New Roman" w:hAnsi="Times New Roman" w:cs="Times New Roman"/>
          <w:noProof/>
          <w:sz w:val="28"/>
          <w:szCs w:val="28"/>
          <w:lang w:eastAsia="ru-RU"/>
        </w:rPr>
        <w:pict w14:anchorId="08DA9F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198.75pt">
            <v:imagedata r:id="rId27" o:title="path_tracing"/>
          </v:shape>
        </w:pict>
      </w:r>
    </w:p>
    <w:p w14:paraId="1D6E7D35" w14:textId="4F203949" w:rsidR="00A6235B" w:rsidRPr="00B5325E" w:rsidRDefault="009F17F0" w:rsidP="009F17F0">
      <w:pPr>
        <w:spacing w:line="360" w:lineRule="auto"/>
        <w:ind w:left="567"/>
        <w:contextualSpacing/>
        <w:jc w:val="center"/>
        <w:rPr>
          <w:rFonts w:ascii="Times New Roman" w:hAnsi="Times New Roman" w:cs="Times New Roman"/>
          <w:sz w:val="28"/>
          <w:szCs w:val="28"/>
        </w:rPr>
      </w:pPr>
      <w:r w:rsidRPr="00B5325E">
        <w:rPr>
          <w:rFonts w:ascii="Times New Roman" w:hAnsi="Times New Roman" w:cs="Times New Roman"/>
          <w:sz w:val="28"/>
          <w:szCs w:val="28"/>
        </w:rPr>
        <w:t xml:space="preserve">Рис. 6 Схема алгоритма трассировки пути </w:t>
      </w:r>
      <w:r w:rsidR="00663AD2" w:rsidRPr="00B5325E">
        <w:rPr>
          <w:rFonts w:ascii="Times New Roman" w:hAnsi="Times New Roman" w:cs="Times New Roman"/>
          <w:sz w:val="28"/>
          <w:szCs w:val="28"/>
        </w:rPr>
        <w:t xml:space="preserve">без(слева) и </w:t>
      </w:r>
      <w:r w:rsidRPr="00B5325E">
        <w:rPr>
          <w:rFonts w:ascii="Times New Roman" w:hAnsi="Times New Roman" w:cs="Times New Roman"/>
          <w:sz w:val="28"/>
          <w:szCs w:val="28"/>
        </w:rPr>
        <w:t>с</w:t>
      </w:r>
      <w:r w:rsidR="00663AD2" w:rsidRPr="00B5325E">
        <w:rPr>
          <w:rFonts w:ascii="Times New Roman" w:hAnsi="Times New Roman" w:cs="Times New Roman"/>
          <w:sz w:val="28"/>
          <w:szCs w:val="28"/>
        </w:rPr>
        <w:t>(справа)</w:t>
      </w:r>
      <w:r w:rsidRPr="00B5325E">
        <w:rPr>
          <w:rFonts w:ascii="Times New Roman" w:hAnsi="Times New Roman" w:cs="Times New Roman"/>
          <w:sz w:val="28"/>
          <w:szCs w:val="28"/>
        </w:rPr>
        <w:t xml:space="preserve"> вычислением </w:t>
      </w:r>
      <w:r w:rsidR="00663AD2" w:rsidRPr="00B5325E">
        <w:rPr>
          <w:rFonts w:ascii="Times New Roman" w:hAnsi="Times New Roman" w:cs="Times New Roman"/>
          <w:sz w:val="28"/>
          <w:szCs w:val="28"/>
        </w:rPr>
        <w:t>глобального освещения</w:t>
      </w:r>
      <w:r w:rsidRPr="00B5325E">
        <w:rPr>
          <w:rFonts w:ascii="Times New Roman" w:hAnsi="Times New Roman" w:cs="Times New Roman"/>
          <w:sz w:val="28"/>
          <w:szCs w:val="28"/>
        </w:rPr>
        <w:t>.</w:t>
      </w:r>
      <w:r w:rsidR="00866229" w:rsidRPr="00B5325E">
        <w:rPr>
          <w:rFonts w:ascii="Times New Roman" w:hAnsi="Times New Roman" w:cs="Times New Roman"/>
          <w:sz w:val="28"/>
          <w:szCs w:val="28"/>
        </w:rPr>
        <w:t xml:space="preserve"> [34]</w:t>
      </w:r>
    </w:p>
    <w:p w14:paraId="32C623FC" w14:textId="4C5D2BEB" w:rsidR="00A6235B" w:rsidRPr="00B12333" w:rsidRDefault="00A6235B" w:rsidP="008D133B">
      <w:pPr>
        <w:spacing w:line="276" w:lineRule="auto"/>
        <w:ind w:firstLine="360"/>
        <w:rPr>
          <w:rFonts w:ascii="Times New Roman" w:hAnsi="Times New Roman" w:cs="Times New Roman"/>
          <w:b/>
          <w:sz w:val="28"/>
          <w:szCs w:val="28"/>
        </w:rPr>
      </w:pPr>
      <w:r w:rsidRPr="00B12333">
        <w:rPr>
          <w:rFonts w:ascii="Times New Roman" w:hAnsi="Times New Roman" w:cs="Times New Roman"/>
          <w:sz w:val="28"/>
          <w:szCs w:val="28"/>
        </w:rPr>
        <w:t xml:space="preserve">Алгоритм трассировки пути был предложен Джеймсом Т. Каджия в той же работе, в которой было описано уравнение рендеринга. Он заключается в симуляции пути светового луча для каждого пикселя в изображении: когда луч пересекается с поверхностью, в псевдослучайном направлении выпускается отраженный луч и в обратном направлении теневой луч. Трассировка пути причисляется к </w:t>
      </w:r>
      <w:r w:rsidRPr="00B12333">
        <w:rPr>
          <w:rFonts w:ascii="Times New Roman" w:hAnsi="Times New Roman" w:cs="Times New Roman"/>
          <w:sz w:val="28"/>
          <w:szCs w:val="28"/>
          <w:lang w:val="en-US"/>
        </w:rPr>
        <w:t>Gathering</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type</w:t>
      </w:r>
      <w:r w:rsidRPr="00B12333">
        <w:rPr>
          <w:rFonts w:ascii="Times New Roman" w:hAnsi="Times New Roman" w:cs="Times New Roman"/>
          <w:sz w:val="28"/>
          <w:szCs w:val="28"/>
        </w:rPr>
        <w:t xml:space="preserve"> алгоритмам,</w:t>
      </w:r>
      <w:r w:rsidR="00531FCD">
        <w:rPr>
          <w:rFonts w:ascii="Times New Roman" w:hAnsi="Times New Roman" w:cs="Times New Roman"/>
          <w:sz w:val="28"/>
          <w:szCs w:val="28"/>
        </w:rPr>
        <w:t xml:space="preserve"> которые</w:t>
      </w:r>
      <w:r w:rsidRPr="00B12333">
        <w:rPr>
          <w:rFonts w:ascii="Times New Roman" w:hAnsi="Times New Roman" w:cs="Times New Roman"/>
          <w:sz w:val="28"/>
          <w:szCs w:val="28"/>
        </w:rPr>
        <w:t xml:space="preserve"> начинают из положения камеры и «собирают» излучение посещенных точек</w:t>
      </w:r>
      <w:ins w:id="53" w:author="Борис Гогинян" w:date="2020-05-27T21:42:00Z">
        <w:r w:rsidR="004818FA">
          <w:rPr>
            <w:rFonts w:ascii="Times New Roman" w:hAnsi="Times New Roman" w:cs="Times New Roman"/>
            <w:sz w:val="28"/>
            <w:szCs w:val="28"/>
          </w:rPr>
          <w:t>.</w:t>
        </w:r>
      </w:ins>
    </w:p>
    <w:p w14:paraId="765F4A31" w14:textId="77777777" w:rsidR="00A6235B" w:rsidRPr="00B5325E" w:rsidRDefault="00A6235B" w:rsidP="00EB01A5">
      <w:pPr>
        <w:pStyle w:val="a5"/>
        <w:numPr>
          <w:ilvl w:val="0"/>
          <w:numId w:val="12"/>
        </w:numPr>
        <w:spacing w:line="276" w:lineRule="auto"/>
        <w:rPr>
          <w:rFonts w:ascii="Times New Roman" w:hAnsi="Times New Roman" w:cs="Times New Roman"/>
          <w:sz w:val="28"/>
          <w:szCs w:val="28"/>
        </w:rPr>
      </w:pPr>
      <w:r w:rsidRPr="00B5325E">
        <w:rPr>
          <w:rFonts w:ascii="Times New Roman" w:hAnsi="Times New Roman" w:cs="Times New Roman"/>
          <w:sz w:val="28"/>
          <w:szCs w:val="28"/>
        </w:rPr>
        <w:t>Из точки на экране выпускается луч и далее ищется пересечение его с каким-либо объектом.</w:t>
      </w:r>
    </w:p>
    <w:p w14:paraId="40AE3D3A" w14:textId="77777777" w:rsidR="00A6235B" w:rsidRPr="00B5325E" w:rsidRDefault="00A6235B" w:rsidP="00EB01A5">
      <w:pPr>
        <w:pStyle w:val="a5"/>
        <w:numPr>
          <w:ilvl w:val="0"/>
          <w:numId w:val="12"/>
        </w:numPr>
        <w:spacing w:line="276" w:lineRule="auto"/>
        <w:rPr>
          <w:rFonts w:ascii="Times New Roman" w:hAnsi="Times New Roman" w:cs="Times New Roman"/>
          <w:sz w:val="28"/>
          <w:szCs w:val="28"/>
        </w:rPr>
      </w:pPr>
      <w:r w:rsidRPr="00B5325E">
        <w:rPr>
          <w:rFonts w:ascii="Times New Roman" w:hAnsi="Times New Roman" w:cs="Times New Roman"/>
          <w:sz w:val="28"/>
          <w:szCs w:val="28"/>
        </w:rPr>
        <w:t>Если пересечений нет, то возвращаем свет окружения, другими словами, фон.</w:t>
      </w:r>
    </w:p>
    <w:p w14:paraId="776FA49F" w14:textId="77777777" w:rsidR="00A6235B" w:rsidRPr="00B5325E" w:rsidRDefault="00A6235B" w:rsidP="008D133B">
      <w:pPr>
        <w:pStyle w:val="a5"/>
        <w:spacing w:line="276" w:lineRule="auto"/>
        <w:rPr>
          <w:rFonts w:ascii="Times New Roman" w:hAnsi="Times New Roman" w:cs="Times New Roman"/>
          <w:sz w:val="28"/>
          <w:szCs w:val="28"/>
        </w:rPr>
      </w:pPr>
      <w:r w:rsidRPr="00B5325E">
        <w:rPr>
          <w:rFonts w:ascii="Times New Roman" w:hAnsi="Times New Roman" w:cs="Times New Roman"/>
          <w:sz w:val="28"/>
          <w:szCs w:val="28"/>
        </w:rPr>
        <w:t>Если пересечение произошло, то определяем альбедо объекта с как сумму его собственного излучения + прямое освещение источник света.</w:t>
      </w:r>
    </w:p>
    <w:p w14:paraId="110B5DB4" w14:textId="582953C3" w:rsidR="00A6235B" w:rsidRPr="00B5325E" w:rsidRDefault="00A6235B" w:rsidP="00EB01A5">
      <w:pPr>
        <w:pStyle w:val="a5"/>
        <w:numPr>
          <w:ilvl w:val="0"/>
          <w:numId w:val="12"/>
        </w:numPr>
        <w:spacing w:line="276" w:lineRule="auto"/>
        <w:rPr>
          <w:rFonts w:ascii="Times New Roman" w:hAnsi="Times New Roman" w:cs="Times New Roman"/>
          <w:sz w:val="28"/>
          <w:szCs w:val="28"/>
        </w:rPr>
      </w:pPr>
      <w:r w:rsidRPr="00B5325E">
        <w:rPr>
          <w:rFonts w:ascii="Times New Roman" w:hAnsi="Times New Roman" w:cs="Times New Roman"/>
          <w:sz w:val="28"/>
          <w:szCs w:val="28"/>
        </w:rPr>
        <w:t xml:space="preserve">Функция </w:t>
      </w:r>
      <w:r w:rsidRPr="00B5325E">
        <w:rPr>
          <w:rFonts w:ascii="Consolas" w:hAnsi="Consolas" w:cs="Arial"/>
          <w:sz w:val="28"/>
          <w:szCs w:val="28"/>
          <w:lang w:val="en-US"/>
        </w:rPr>
        <w:t>BRDFSampling</w:t>
      </w:r>
      <w:r w:rsidRPr="00B5325E">
        <w:rPr>
          <w:rFonts w:ascii="Arial" w:hAnsi="Arial" w:cs="Arial"/>
          <w:sz w:val="28"/>
          <w:szCs w:val="28"/>
        </w:rPr>
        <w:t xml:space="preserve"> </w:t>
      </w:r>
      <w:r w:rsidRPr="00B5325E">
        <w:rPr>
          <w:rFonts w:ascii="Times New Roman" w:hAnsi="Times New Roman" w:cs="Times New Roman"/>
          <w:sz w:val="28"/>
          <w:szCs w:val="28"/>
        </w:rPr>
        <w:t xml:space="preserve">находит новое направление </w:t>
      </w:r>
      <w:r w:rsidRPr="00B5325E">
        <w:rPr>
          <w:rFonts w:ascii="Consolas" w:hAnsi="Consolas" w:cs="Arial"/>
          <w:sz w:val="28"/>
          <w:szCs w:val="28"/>
          <w:lang w:val="en-US"/>
        </w:rPr>
        <w:t>newray</w:t>
      </w:r>
      <w:r w:rsidR="007E16E7" w:rsidRPr="00B5325E">
        <w:rPr>
          <w:rFonts w:ascii="Arial" w:hAnsi="Arial" w:cs="Arial"/>
          <w:sz w:val="28"/>
          <w:szCs w:val="28"/>
        </w:rPr>
        <w:t xml:space="preserve">, </w:t>
      </w:r>
      <w:r w:rsidR="007E16E7" w:rsidRPr="00B5325E">
        <w:rPr>
          <w:rFonts w:ascii="Times New Roman" w:hAnsi="Times New Roman" w:cs="Times New Roman"/>
          <w:sz w:val="28"/>
          <w:szCs w:val="28"/>
        </w:rPr>
        <w:t>используя различные оптимизационные методы, описанные далее.</w:t>
      </w:r>
      <w:r w:rsidRPr="00B5325E">
        <w:rPr>
          <w:rFonts w:ascii="Times New Roman" w:hAnsi="Times New Roman" w:cs="Times New Roman"/>
          <w:sz w:val="28"/>
          <w:szCs w:val="28"/>
        </w:rPr>
        <w:t xml:space="preserve"> В</w:t>
      </w:r>
      <w:r w:rsidR="007E16E7" w:rsidRPr="00B5325E">
        <w:rPr>
          <w:rFonts w:ascii="Times New Roman" w:hAnsi="Times New Roman" w:cs="Times New Roman"/>
          <w:sz w:val="28"/>
          <w:szCs w:val="28"/>
        </w:rPr>
        <w:t xml:space="preserve"> частности,</w:t>
      </w:r>
      <w:r w:rsidRPr="00B5325E">
        <w:rPr>
          <w:rFonts w:ascii="Times New Roman" w:hAnsi="Times New Roman" w:cs="Times New Roman"/>
          <w:sz w:val="28"/>
          <w:szCs w:val="28"/>
        </w:rPr>
        <w:t xml:space="preserve"> метод русской рулетки</w:t>
      </w:r>
      <w:r w:rsidR="007E16E7" w:rsidRPr="00B5325E">
        <w:rPr>
          <w:rFonts w:ascii="Times New Roman" w:hAnsi="Times New Roman" w:cs="Times New Roman"/>
          <w:sz w:val="28"/>
          <w:szCs w:val="28"/>
        </w:rPr>
        <w:t xml:space="preserve">, позволяющий пропускать рекурсивный запуск </w:t>
      </w:r>
      <w:r w:rsidR="007E16E7" w:rsidRPr="00B5325E">
        <w:rPr>
          <w:rFonts w:ascii="Consolas" w:eastAsia="Times New Roman" w:hAnsi="Consolas" w:cs="Times New Roman"/>
          <w:color w:val="000000"/>
          <w:sz w:val="28"/>
          <w:szCs w:val="28"/>
          <w:bdr w:val="none" w:sz="0" w:space="0" w:color="auto" w:frame="1"/>
          <w:lang w:val="en-US" w:eastAsia="ru-RU"/>
        </w:rPr>
        <w:t>Trace</w:t>
      </w:r>
      <w:r w:rsidR="007E16E7" w:rsidRPr="00B5325E">
        <w:rPr>
          <w:rFonts w:ascii="Consolas" w:eastAsia="Times New Roman" w:hAnsi="Consolas" w:cs="Times New Roman"/>
          <w:color w:val="000000"/>
          <w:sz w:val="28"/>
          <w:szCs w:val="28"/>
          <w:bdr w:val="none" w:sz="0" w:space="0" w:color="auto" w:frame="1"/>
          <w:lang w:eastAsia="ru-RU"/>
        </w:rPr>
        <w:t>(</w:t>
      </w:r>
      <w:r w:rsidR="007E16E7" w:rsidRPr="00B5325E">
        <w:rPr>
          <w:rFonts w:ascii="Consolas" w:eastAsia="Times New Roman" w:hAnsi="Consolas" w:cs="Times New Roman"/>
          <w:color w:val="000000"/>
          <w:sz w:val="28"/>
          <w:szCs w:val="28"/>
          <w:bdr w:val="none" w:sz="0" w:space="0" w:color="auto" w:frame="1"/>
          <w:lang w:val="en-US" w:eastAsia="ru-RU"/>
        </w:rPr>
        <w:t>newray</w:t>
      </w:r>
      <w:ins w:id="54" w:author="Борис Гогинян" w:date="2020-05-27T21:32:00Z">
        <w:r w:rsidR="00497786">
          <w:rPr>
            <w:rFonts w:ascii="Times New Roman" w:hAnsi="Times New Roman" w:cs="Times New Roman"/>
            <w:sz w:val="28"/>
            <w:szCs w:val="28"/>
          </w:rPr>
          <w:t>);</w:t>
        </w:r>
      </w:ins>
      <w:del w:id="55" w:author="Борис Гогинян" w:date="2020-05-27T21:32:00Z">
        <w:r w:rsidR="007E16E7" w:rsidRPr="00B5325E" w:rsidDel="00497786">
          <w:rPr>
            <w:rFonts w:ascii="Consolas" w:eastAsia="Times New Roman" w:hAnsi="Consolas" w:cs="Times New Roman"/>
            <w:color w:val="000000"/>
            <w:sz w:val="28"/>
            <w:szCs w:val="28"/>
            <w:bdr w:val="none" w:sz="0" w:space="0" w:color="auto" w:frame="1"/>
            <w:lang w:eastAsia="ru-RU"/>
          </w:rPr>
          <w:delText>)</w:delText>
        </w:r>
        <w:r w:rsidR="007E16E7" w:rsidRPr="00B5325E" w:rsidDel="00497786">
          <w:rPr>
            <w:rFonts w:ascii="Consolas" w:eastAsia="Times New Roman" w:hAnsi="Consolas" w:cs="Times New Roman"/>
            <w:color w:val="000000"/>
            <w:sz w:val="28"/>
            <w:szCs w:val="28"/>
            <w:bdr w:val="none" w:sz="0" w:space="0" w:color="auto" w:frame="1"/>
            <w:lang w:val="en-US" w:eastAsia="ru-RU"/>
          </w:rPr>
          <w:delText> </w:delText>
        </w:r>
        <w:r w:rsidRPr="00B5325E" w:rsidDel="00497786">
          <w:rPr>
            <w:rFonts w:ascii="Times New Roman" w:hAnsi="Times New Roman" w:cs="Times New Roman"/>
            <w:sz w:val="28"/>
            <w:szCs w:val="28"/>
          </w:rPr>
          <w:delText>.</w:delText>
        </w:r>
      </w:del>
    </w:p>
    <w:p w14:paraId="7C167244" w14:textId="07966615" w:rsidR="00A6235B" w:rsidRPr="00B5325E" w:rsidRDefault="00A6235B" w:rsidP="00EB01A5">
      <w:pPr>
        <w:pStyle w:val="a5"/>
        <w:numPr>
          <w:ilvl w:val="0"/>
          <w:numId w:val="12"/>
        </w:numPr>
        <w:spacing w:line="276" w:lineRule="auto"/>
        <w:rPr>
          <w:rFonts w:ascii="Times New Roman" w:hAnsi="Times New Roman" w:cs="Times New Roman"/>
          <w:sz w:val="28"/>
          <w:szCs w:val="28"/>
        </w:rPr>
      </w:pPr>
      <w:r w:rsidRPr="00B5325E">
        <w:rPr>
          <w:rFonts w:ascii="Times New Roman" w:hAnsi="Times New Roman" w:cs="Times New Roman"/>
          <w:sz w:val="28"/>
          <w:szCs w:val="28"/>
        </w:rPr>
        <w:t xml:space="preserve">Рекурсивный вызов строит новый луч и возвращает энергетическую яркость объекта, с которым пересекся отраженный луч. Функция </w:t>
      </w:r>
      <m:oMath>
        <m:r>
          <w:rPr>
            <w:rFonts w:ascii="Cambria Math" w:hAnsi="Cambria Math" w:cs="Arial"/>
            <w:sz w:val="28"/>
            <w:szCs w:val="28"/>
            <w:lang w:val="en-US"/>
          </w:rPr>
          <m:t>w</m:t>
        </m:r>
      </m:oMath>
      <w:r w:rsidRPr="00B5325E">
        <w:rPr>
          <w:rFonts w:ascii="Arial" w:hAnsi="Arial" w:cs="Arial"/>
          <w:sz w:val="28"/>
          <w:szCs w:val="28"/>
        </w:rPr>
        <w:t xml:space="preserve">() </w:t>
      </w:r>
      <w:r w:rsidRPr="00B5325E">
        <w:rPr>
          <w:rFonts w:ascii="Times New Roman" w:hAnsi="Times New Roman" w:cs="Times New Roman"/>
          <w:sz w:val="28"/>
          <w:szCs w:val="28"/>
        </w:rPr>
        <w:t xml:space="preserve">возвращает число, которое определяет степень влияния этой </w:t>
      </w:r>
      <w:proofErr w:type="spellStart"/>
      <w:r w:rsidRPr="00B5325E">
        <w:rPr>
          <w:rFonts w:ascii="Times New Roman" w:hAnsi="Times New Roman" w:cs="Times New Roman"/>
          <w:sz w:val="28"/>
          <w:szCs w:val="28"/>
        </w:rPr>
        <w:t>э</w:t>
      </w:r>
      <w:r w:rsidR="008D133B" w:rsidRPr="00B5325E">
        <w:rPr>
          <w:rFonts w:ascii="Times New Roman" w:hAnsi="Times New Roman" w:cs="Times New Roman"/>
          <w:sz w:val="28"/>
          <w:szCs w:val="28"/>
        </w:rPr>
        <w:t>нерг</w:t>
      </w:r>
      <w:proofErr w:type="spellEnd"/>
      <w:r w:rsidR="008D133B" w:rsidRPr="00B5325E">
        <w:rPr>
          <w:rFonts w:ascii="Times New Roman" w:hAnsi="Times New Roman" w:cs="Times New Roman"/>
          <w:sz w:val="28"/>
          <w:szCs w:val="28"/>
        </w:rPr>
        <w:t xml:space="preserve">. </w:t>
      </w:r>
      <w:r w:rsidRPr="00B5325E">
        <w:rPr>
          <w:rFonts w:ascii="Times New Roman" w:hAnsi="Times New Roman" w:cs="Times New Roman"/>
          <w:sz w:val="28"/>
          <w:szCs w:val="28"/>
        </w:rPr>
        <w:t>я</w:t>
      </w:r>
      <w:r w:rsidR="008D133B" w:rsidRPr="00B5325E">
        <w:rPr>
          <w:rFonts w:ascii="Times New Roman" w:hAnsi="Times New Roman" w:cs="Times New Roman"/>
          <w:sz w:val="28"/>
          <w:szCs w:val="28"/>
        </w:rPr>
        <w:t>ркости</w:t>
      </w:r>
      <w:r w:rsidRPr="00B5325E">
        <w:rPr>
          <w:rFonts w:ascii="Times New Roman" w:hAnsi="Times New Roman" w:cs="Times New Roman"/>
          <w:sz w:val="28"/>
          <w:szCs w:val="28"/>
        </w:rPr>
        <w:t xml:space="preserve"> на первоначальный объект. Таким образом в данной строке происходит учет (сбор) влияния отражений луча от других объектов.</w:t>
      </w:r>
      <w:r w:rsidRPr="00B5325E">
        <w:rPr>
          <w:rFonts w:ascii="Arial" w:hAnsi="Arial" w:cs="Arial"/>
          <w:sz w:val="28"/>
          <w:szCs w:val="28"/>
        </w:rPr>
        <w:t xml:space="preserve"> </w:t>
      </w:r>
    </w:p>
    <w:p w14:paraId="3B9AA799" w14:textId="1CFB124D" w:rsidR="001A64F6" w:rsidRPr="00B5325E" w:rsidRDefault="001A64F6" w:rsidP="00B5325E">
      <w:pPr>
        <w:spacing w:line="276" w:lineRule="auto"/>
        <w:ind w:left="360"/>
        <w:rPr>
          <w:rFonts w:ascii="Times New Roman" w:hAnsi="Times New Roman" w:cs="Times New Roman"/>
          <w:sz w:val="28"/>
          <w:szCs w:val="28"/>
        </w:rPr>
      </w:pPr>
      <w:r w:rsidRPr="00B5325E">
        <w:rPr>
          <w:rFonts w:ascii="Times New Roman" w:hAnsi="Times New Roman" w:cs="Times New Roman"/>
          <w:sz w:val="28"/>
          <w:szCs w:val="28"/>
        </w:rPr>
        <w:t>Псевдокод алгоритма в приложении А1</w:t>
      </w:r>
    </w:p>
    <w:p w14:paraId="7E9736F3" w14:textId="77777777" w:rsidR="00A6235B" w:rsidRPr="00A31B71" w:rsidRDefault="00A6235B" w:rsidP="00AB7C9B">
      <w:pPr>
        <w:spacing w:after="0" w:line="276" w:lineRule="auto"/>
        <w:ind w:firstLine="708"/>
        <w:rPr>
          <w:rFonts w:ascii="Times New Roman" w:hAnsi="Times New Roman" w:cs="Times New Roman"/>
          <w:b/>
          <w:sz w:val="28"/>
          <w:szCs w:val="28"/>
          <w:rPrChange w:id="56" w:author="Борис Гогинян" w:date="2020-05-29T21:55:00Z">
            <w:rPr>
              <w:rFonts w:ascii="Times New Roman" w:hAnsi="Times New Roman" w:cs="Times New Roman"/>
              <w:sz w:val="28"/>
              <w:szCs w:val="28"/>
            </w:rPr>
          </w:rPrChange>
        </w:rPr>
      </w:pPr>
      <w:r w:rsidRPr="00A31B71">
        <w:rPr>
          <w:rFonts w:ascii="Times New Roman" w:hAnsi="Times New Roman" w:cs="Times New Roman"/>
          <w:b/>
          <w:sz w:val="28"/>
          <w:szCs w:val="28"/>
          <w:rPrChange w:id="57" w:author="Борис Гогинян" w:date="2020-05-29T21:55:00Z">
            <w:rPr>
              <w:rFonts w:ascii="Times New Roman" w:hAnsi="Times New Roman" w:cs="Times New Roman"/>
              <w:sz w:val="28"/>
              <w:szCs w:val="28"/>
            </w:rPr>
          </w:rPrChange>
        </w:rPr>
        <w:lastRenderedPageBreak/>
        <w:t xml:space="preserve">Алгоритм </w:t>
      </w:r>
      <w:r w:rsidRPr="00A31B71">
        <w:rPr>
          <w:rFonts w:ascii="Times New Roman" w:hAnsi="Times New Roman" w:cs="Times New Roman"/>
          <w:b/>
          <w:sz w:val="28"/>
          <w:szCs w:val="28"/>
          <w:lang w:val="en-US"/>
          <w:rPrChange w:id="58" w:author="Борис Гогинян" w:date="2020-05-29T21:55:00Z">
            <w:rPr>
              <w:rFonts w:ascii="Times New Roman" w:hAnsi="Times New Roman" w:cs="Times New Roman"/>
              <w:sz w:val="28"/>
              <w:szCs w:val="28"/>
              <w:lang w:val="en-US"/>
            </w:rPr>
          </w:rPrChange>
        </w:rPr>
        <w:t>Stochastic</w:t>
      </w:r>
      <w:r w:rsidRPr="00A31B71">
        <w:rPr>
          <w:rFonts w:ascii="Times New Roman" w:hAnsi="Times New Roman" w:cs="Times New Roman"/>
          <w:b/>
          <w:sz w:val="28"/>
          <w:szCs w:val="28"/>
          <w:rPrChange w:id="59" w:author="Борис Гогинян" w:date="2020-05-29T21:55:00Z">
            <w:rPr>
              <w:rFonts w:ascii="Times New Roman" w:hAnsi="Times New Roman" w:cs="Times New Roman"/>
              <w:sz w:val="28"/>
              <w:szCs w:val="28"/>
            </w:rPr>
          </w:rPrChange>
        </w:rPr>
        <w:t xml:space="preserve"> </w:t>
      </w:r>
      <w:r w:rsidRPr="00A31B71">
        <w:rPr>
          <w:rFonts w:ascii="Times New Roman" w:hAnsi="Times New Roman" w:cs="Times New Roman"/>
          <w:b/>
          <w:sz w:val="28"/>
          <w:szCs w:val="28"/>
          <w:lang w:val="en-US"/>
          <w:rPrChange w:id="60" w:author="Борис Гогинян" w:date="2020-05-29T21:55:00Z">
            <w:rPr>
              <w:rFonts w:ascii="Times New Roman" w:hAnsi="Times New Roman" w:cs="Times New Roman"/>
              <w:sz w:val="28"/>
              <w:szCs w:val="28"/>
              <w:lang w:val="en-US"/>
            </w:rPr>
          </w:rPrChange>
        </w:rPr>
        <w:t>Progressive</w:t>
      </w:r>
      <w:r w:rsidRPr="00A31B71">
        <w:rPr>
          <w:rFonts w:ascii="Times New Roman" w:hAnsi="Times New Roman" w:cs="Times New Roman"/>
          <w:b/>
          <w:sz w:val="28"/>
          <w:szCs w:val="28"/>
          <w:rPrChange w:id="61" w:author="Борис Гогинян" w:date="2020-05-29T21:55:00Z">
            <w:rPr>
              <w:rFonts w:ascii="Times New Roman" w:hAnsi="Times New Roman" w:cs="Times New Roman"/>
              <w:sz w:val="28"/>
              <w:szCs w:val="28"/>
            </w:rPr>
          </w:rPrChange>
        </w:rPr>
        <w:t xml:space="preserve"> </w:t>
      </w:r>
      <w:r w:rsidRPr="00A31B71">
        <w:rPr>
          <w:rFonts w:ascii="Times New Roman" w:hAnsi="Times New Roman" w:cs="Times New Roman"/>
          <w:b/>
          <w:sz w:val="28"/>
          <w:szCs w:val="28"/>
          <w:lang w:val="en-US"/>
          <w:rPrChange w:id="62" w:author="Борис Гогинян" w:date="2020-05-29T21:55:00Z">
            <w:rPr>
              <w:rFonts w:ascii="Times New Roman" w:hAnsi="Times New Roman" w:cs="Times New Roman"/>
              <w:sz w:val="28"/>
              <w:szCs w:val="28"/>
              <w:lang w:val="en-US"/>
            </w:rPr>
          </w:rPrChange>
        </w:rPr>
        <w:t>Photon</w:t>
      </w:r>
      <w:r w:rsidRPr="00A31B71">
        <w:rPr>
          <w:rFonts w:ascii="Times New Roman" w:hAnsi="Times New Roman" w:cs="Times New Roman"/>
          <w:b/>
          <w:sz w:val="28"/>
          <w:szCs w:val="28"/>
          <w:rPrChange w:id="63" w:author="Борис Гогинян" w:date="2020-05-29T21:55:00Z">
            <w:rPr>
              <w:rFonts w:ascii="Times New Roman" w:hAnsi="Times New Roman" w:cs="Times New Roman"/>
              <w:sz w:val="28"/>
              <w:szCs w:val="28"/>
            </w:rPr>
          </w:rPrChange>
        </w:rPr>
        <w:t xml:space="preserve"> </w:t>
      </w:r>
      <w:r w:rsidRPr="00A31B71">
        <w:rPr>
          <w:rFonts w:ascii="Times New Roman" w:hAnsi="Times New Roman" w:cs="Times New Roman"/>
          <w:b/>
          <w:sz w:val="28"/>
          <w:szCs w:val="28"/>
          <w:lang w:val="en-US"/>
          <w:rPrChange w:id="64" w:author="Борис Гогинян" w:date="2020-05-29T21:55:00Z">
            <w:rPr>
              <w:rFonts w:ascii="Times New Roman" w:hAnsi="Times New Roman" w:cs="Times New Roman"/>
              <w:sz w:val="28"/>
              <w:szCs w:val="28"/>
              <w:lang w:val="en-US"/>
            </w:rPr>
          </w:rPrChange>
        </w:rPr>
        <w:t>Mapping</w:t>
      </w:r>
    </w:p>
    <w:p w14:paraId="206C6AC7" w14:textId="3CB08472"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lang w:val="en-US"/>
        </w:rPr>
        <w:t>SPPM</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Stochastic</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Progressive</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Photon</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Mapping</w:t>
      </w:r>
      <w:r w:rsidRPr="00B5325E">
        <w:rPr>
          <w:rFonts w:ascii="Times New Roman" w:hAnsi="Times New Roman" w:cs="Times New Roman"/>
          <w:sz w:val="28"/>
          <w:szCs w:val="28"/>
        </w:rPr>
        <w:t xml:space="preserve">) – </w:t>
      </w:r>
      <w:r w:rsidRPr="00B12333">
        <w:rPr>
          <w:rFonts w:ascii="Times New Roman" w:hAnsi="Times New Roman" w:cs="Times New Roman"/>
          <w:sz w:val="28"/>
          <w:szCs w:val="28"/>
        </w:rPr>
        <w:t>это</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модификация</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PPM</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Progressive</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Photon</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Mapping</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который</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в</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свою</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очередь</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является</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модификацией</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Photon</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mapping</w:t>
      </w:r>
      <w:r w:rsidRPr="00B5325E">
        <w:rPr>
          <w:rFonts w:ascii="Times New Roman" w:hAnsi="Times New Roman" w:cs="Times New Roman"/>
          <w:sz w:val="28"/>
          <w:szCs w:val="28"/>
        </w:rPr>
        <w:t xml:space="preserve">. </w:t>
      </w:r>
      <w:r w:rsidR="006D1E05" w:rsidRPr="00B12333">
        <w:rPr>
          <w:rFonts w:ascii="Times New Roman" w:hAnsi="Times New Roman" w:cs="Times New Roman"/>
          <w:sz w:val="28"/>
          <w:szCs w:val="28"/>
        </w:rPr>
        <w:t>Рассмотрим по порядку каждый из них:</w:t>
      </w:r>
    </w:p>
    <w:p w14:paraId="6C2A2A09" w14:textId="77B1066A" w:rsidR="00F77AA6" w:rsidRDefault="006D1E05"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rPr>
        <w:t>Метод фотонных</w:t>
      </w:r>
      <w:r w:rsidR="00A6235B" w:rsidRPr="00B12333">
        <w:rPr>
          <w:rFonts w:ascii="Times New Roman" w:hAnsi="Times New Roman" w:cs="Times New Roman"/>
          <w:sz w:val="28"/>
          <w:szCs w:val="28"/>
        </w:rPr>
        <w:t xml:space="preserve"> карт (</w:t>
      </w:r>
      <w:r w:rsidR="00A6235B" w:rsidRPr="00B12333">
        <w:rPr>
          <w:rFonts w:ascii="Times New Roman" w:hAnsi="Times New Roman" w:cs="Times New Roman"/>
          <w:sz w:val="28"/>
          <w:szCs w:val="28"/>
          <w:lang w:val="en-US"/>
        </w:rPr>
        <w:t>photon</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mapping</w:t>
      </w:r>
      <w:r w:rsidR="00A6235B" w:rsidRPr="00B12333">
        <w:rPr>
          <w:rFonts w:ascii="Times New Roman" w:hAnsi="Times New Roman" w:cs="Times New Roman"/>
          <w:sz w:val="28"/>
          <w:szCs w:val="28"/>
        </w:rPr>
        <w:t xml:space="preserve">) </w:t>
      </w:r>
      <w:r w:rsidR="00866229" w:rsidRPr="00B12333">
        <w:rPr>
          <w:rFonts w:ascii="Times New Roman" w:hAnsi="Times New Roman" w:cs="Times New Roman"/>
          <w:sz w:val="28"/>
          <w:szCs w:val="28"/>
        </w:rPr>
        <w:t>[5]</w:t>
      </w:r>
      <w:r w:rsidR="00661711" w:rsidRPr="00B12333">
        <w:rPr>
          <w:rFonts w:ascii="Times New Roman" w:hAnsi="Times New Roman" w:cs="Times New Roman"/>
          <w:sz w:val="28"/>
          <w:szCs w:val="28"/>
        </w:rPr>
        <w:t xml:space="preserve">, </w:t>
      </w:r>
      <w:r w:rsidR="00661711" w:rsidRPr="00F77AA6">
        <w:rPr>
          <w:rFonts w:ascii="Times New Roman" w:hAnsi="Times New Roman" w:cs="Times New Roman"/>
          <w:sz w:val="28"/>
          <w:szCs w:val="28"/>
        </w:rPr>
        <w:t>[34</w:t>
      </w:r>
      <w:r w:rsidR="00F77AA6" w:rsidRPr="00B5325E">
        <w:rPr>
          <w:rFonts w:ascii="Times New Roman" w:hAnsi="Times New Roman" w:cs="Times New Roman"/>
          <w:sz w:val="28"/>
          <w:szCs w:val="28"/>
        </w:rPr>
        <w:t xml:space="preserve">] </w:t>
      </w:r>
      <w:r w:rsidR="00A6235B" w:rsidRPr="00F77AA6">
        <w:rPr>
          <w:rFonts w:ascii="Times New Roman" w:hAnsi="Times New Roman" w:cs="Times New Roman"/>
          <w:sz w:val="28"/>
          <w:szCs w:val="28"/>
        </w:rPr>
        <w:t xml:space="preserve">– </w:t>
      </w:r>
      <w:r w:rsidR="00A6235B" w:rsidRPr="00B12333">
        <w:rPr>
          <w:rFonts w:ascii="Times New Roman" w:hAnsi="Times New Roman" w:cs="Times New Roman"/>
          <w:sz w:val="28"/>
          <w:szCs w:val="28"/>
        </w:rPr>
        <w:t xml:space="preserve">двухэтапный алгоритм. </w:t>
      </w:r>
    </w:p>
    <w:p w14:paraId="7A492729" w14:textId="2D854162"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rPr>
        <w:t>На первом этапе из источника света выпускаются фотоны – набор данных вида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ω</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β</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 вершины – точки на поверхности сцены, от которых он отражался; </w:t>
      </w:r>
    </w:p>
    <w:p w14:paraId="63704C0D" w14:textId="77777777" w:rsidR="00A6235B" w:rsidRPr="00B12333" w:rsidRDefault="00DB2085" w:rsidP="00AB7C9B">
      <w:pPr>
        <w:pStyle w:val="a5"/>
        <w:spacing w:after="0" w:line="276" w:lineRule="auto"/>
        <w:ind w:left="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ω</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 xml:space="preserve"> – вектор направления из источника освещения в точку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w:t>
      </w:r>
    </w:p>
    <w:p w14:paraId="662267CF" w14:textId="77777777" w:rsidR="00A6235B" w:rsidRPr="00B12333" w:rsidRDefault="00DB2085" w:rsidP="00AB7C9B">
      <w:pPr>
        <w:pStyle w:val="a5"/>
        <w:spacing w:after="0" w:line="276" w:lineRule="auto"/>
        <w:ind w:left="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β</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 xml:space="preserve"> – вес пропускной способности – характеристика, которая показывает сколько энергии остается у фотона после поглощения некоторого количества энергии в результате столкновения с поверхностью. Зависит от </w:t>
      </w:r>
      <w:r w:rsidR="00A6235B" w:rsidRPr="00B12333">
        <w:rPr>
          <w:rFonts w:ascii="Times New Roman" w:hAnsi="Times New Roman" w:cs="Times New Roman"/>
          <w:sz w:val="28"/>
          <w:szCs w:val="28"/>
          <w:lang w:val="en-US"/>
        </w:rPr>
        <w:t>BSDF</w:t>
      </w:r>
      <w:r w:rsidR="00A6235B" w:rsidRPr="00B12333">
        <w:rPr>
          <w:rFonts w:ascii="Times New Roman" w:hAnsi="Times New Roman" w:cs="Times New Roman"/>
          <w:sz w:val="28"/>
          <w:szCs w:val="28"/>
        </w:rPr>
        <w:t xml:space="preserve"> поверхности, энергетической яркости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e</m:t>
            </m:r>
          </m:sub>
        </m:sSub>
      </m:oMath>
      <w:r w:rsidR="00A6235B" w:rsidRPr="00B12333">
        <w:rPr>
          <w:rFonts w:ascii="Times New Roman" w:hAnsi="Times New Roman" w:cs="Times New Roman"/>
          <w:sz w:val="28"/>
          <w:szCs w:val="28"/>
        </w:rPr>
        <w:t xml:space="preserve"> и функции геометрии </w:t>
      </w:r>
      <w:r w:rsidR="00A6235B" w:rsidRPr="00B12333">
        <w:rPr>
          <w:rFonts w:ascii="Times New Roman" w:hAnsi="Times New Roman" w:cs="Times New Roman"/>
          <w:sz w:val="28"/>
          <w:szCs w:val="28"/>
          <w:lang w:val="en-US"/>
        </w:rPr>
        <w:t>G</w:t>
      </w:r>
      <w:r w:rsidR="00A6235B" w:rsidRPr="00B12333">
        <w:rPr>
          <w:rFonts w:ascii="Times New Roman" w:hAnsi="Times New Roman" w:cs="Times New Roman"/>
          <w:sz w:val="28"/>
          <w:szCs w:val="28"/>
        </w:rPr>
        <w:t>.</w:t>
      </w:r>
    </w:p>
    <w:p w14:paraId="50F56F47" w14:textId="77777777" w:rsidR="00A6235B" w:rsidRPr="00B12333" w:rsidRDefault="00A6235B" w:rsidP="00AB7C9B">
      <w:pPr>
        <w:pStyle w:val="a5"/>
        <w:spacing w:after="0" w:line="276" w:lineRule="auto"/>
        <w:ind w:left="0"/>
        <w:rPr>
          <w:rFonts w:ascii="Times New Roman" w:hAnsi="Times New Roman" w:cs="Times New Roman"/>
          <w:sz w:val="28"/>
          <w:szCs w:val="28"/>
        </w:rPr>
      </w:pPr>
      <w:r w:rsidRPr="00B12333">
        <w:rPr>
          <w:rFonts w:ascii="Times New Roman" w:hAnsi="Times New Roman" w:cs="Times New Roman"/>
          <w:sz w:val="28"/>
          <w:szCs w:val="28"/>
        </w:rPr>
        <w:t xml:space="preserve">Каждый такой набор сохраняется в кэше, и вся их совокупность называется фотонной картой. </w:t>
      </w:r>
    </w:p>
    <w:p w14:paraId="72BAD307" w14:textId="77777777" w:rsidR="00A6235B" w:rsidRPr="00B12333" w:rsidRDefault="00A6235B" w:rsidP="00AB7C9B">
      <w:pPr>
        <w:pStyle w:val="a5"/>
        <w:spacing w:after="0" w:line="276" w:lineRule="auto"/>
        <w:ind w:left="0" w:firstLine="708"/>
        <w:rPr>
          <w:rFonts w:ascii="Times New Roman" w:hAnsi="Times New Roman" w:cs="Times New Roman"/>
          <w:i/>
          <w:sz w:val="28"/>
          <w:szCs w:val="28"/>
        </w:rPr>
      </w:pPr>
      <w:r w:rsidRPr="00B12333">
        <w:rPr>
          <w:rFonts w:ascii="Times New Roman" w:hAnsi="Times New Roman" w:cs="Times New Roman"/>
          <w:i/>
          <w:sz w:val="28"/>
          <w:szCs w:val="28"/>
        </w:rPr>
        <w:t>С этим этапом связана проблема ограниченности памяти кэша: когда большую точность визуализации невозможно достичь, так как требуется больше фотонов, чем доступно памяти под их хранение.</w:t>
      </w:r>
    </w:p>
    <w:p w14:paraId="043EA464" w14:textId="77777777"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rPr>
        <w:t xml:space="preserve">Далее следует промежуточный оптимизационный этап построения </w:t>
      </w:r>
      <w:proofErr w:type="spellStart"/>
      <w:r w:rsidRPr="00B12333">
        <w:rPr>
          <w:rFonts w:ascii="Times New Roman" w:hAnsi="Times New Roman" w:cs="Times New Roman"/>
          <w:sz w:val="28"/>
          <w:szCs w:val="28"/>
          <w:lang w:val="en-US"/>
        </w:rPr>
        <w:t>kd</w:t>
      </w:r>
      <w:proofErr w:type="spellEnd"/>
      <w:r w:rsidRPr="00B12333">
        <w:rPr>
          <w:rFonts w:ascii="Times New Roman" w:hAnsi="Times New Roman" w:cs="Times New Roman"/>
          <w:sz w:val="28"/>
          <w:szCs w:val="28"/>
        </w:rPr>
        <w:t xml:space="preserve">-дерева, которое понадобится в дальнейшем для нахождения </w:t>
      </w:r>
      <w:r w:rsidRPr="00B12333">
        <w:rPr>
          <w:rFonts w:ascii="Times New Roman" w:hAnsi="Times New Roman" w:cs="Times New Roman"/>
          <w:sz w:val="28"/>
          <w:szCs w:val="28"/>
          <w:lang w:val="en-US"/>
        </w:rPr>
        <w:t>k</w:t>
      </w:r>
      <w:r w:rsidRPr="00B12333">
        <w:rPr>
          <w:rFonts w:ascii="Times New Roman" w:hAnsi="Times New Roman" w:cs="Times New Roman"/>
          <w:sz w:val="28"/>
          <w:szCs w:val="28"/>
        </w:rPr>
        <w:t xml:space="preserve"> ближайших «освещенных» точек. </w:t>
      </w:r>
    </w:p>
    <w:p w14:paraId="723532B8" w14:textId="010CE94F"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rPr>
        <w:t xml:space="preserve">На втором этапе лучи выпускаются из камеры в обратном направлении по путям лучей, которые достигли камеры на первом этапе. В каждой вершине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в окрестности некоторого радиуса, который задается как параметр, ищутся соседние фотоны для оценки непрямого освещения.</w:t>
      </w:r>
    </w:p>
    <w:p w14:paraId="12292705" w14:textId="10A21D53" w:rsidR="00E21E15" w:rsidRPr="00B5325E" w:rsidRDefault="00DB2085" w:rsidP="00AB7C9B">
      <w:pPr>
        <w:spacing w:after="0" w:line="276" w:lineRule="auto"/>
        <w:ind w:left="207"/>
        <w:contextualSpacing/>
        <w:jc w:val="center"/>
        <w:rPr>
          <w:rFonts w:ascii="Times New Roman" w:hAnsi="Times New Roman" w:cs="Times New Roman"/>
          <w:sz w:val="28"/>
          <w:szCs w:val="28"/>
        </w:rPr>
      </w:pPr>
      <w:r>
        <w:rPr>
          <w:rFonts w:ascii="Times New Roman" w:hAnsi="Times New Roman" w:cs="Times New Roman"/>
          <w:sz w:val="28"/>
          <w:szCs w:val="28"/>
        </w:rPr>
        <w:pict w14:anchorId="27BB7E2E">
          <v:shape id="_x0000_i1026" type="#_x0000_t75" style="width:509.25pt;height:260.25pt">
            <v:imagedata r:id="rId28" o:title="photon mapping"/>
          </v:shape>
        </w:pict>
      </w:r>
      <w:r w:rsidR="00E21E15" w:rsidRPr="00B5325E">
        <w:rPr>
          <w:rFonts w:ascii="Times New Roman" w:hAnsi="Times New Roman" w:cs="Times New Roman"/>
          <w:sz w:val="28"/>
          <w:szCs w:val="28"/>
        </w:rPr>
        <w:br/>
        <w:t>Рис. 10 Схема этапов метода фотонных карт</w:t>
      </w:r>
      <w:r w:rsidR="00866229" w:rsidRPr="00B5325E">
        <w:rPr>
          <w:rFonts w:ascii="Times New Roman" w:hAnsi="Times New Roman" w:cs="Times New Roman"/>
          <w:sz w:val="28"/>
          <w:szCs w:val="28"/>
        </w:rPr>
        <w:t>. [34]</w:t>
      </w:r>
    </w:p>
    <w:p w14:paraId="7DE7A4FE" w14:textId="001EE614" w:rsidR="00A6235B" w:rsidRPr="00F13D22" w:rsidRDefault="00A6235B" w:rsidP="008D133B">
      <w:pPr>
        <w:spacing w:after="0" w:line="276" w:lineRule="auto"/>
        <w:rPr>
          <w:rFonts w:ascii="Times New Roman" w:hAnsi="Times New Roman" w:cs="Times New Roman"/>
          <w:sz w:val="28"/>
          <w:szCs w:val="28"/>
        </w:rPr>
      </w:pPr>
    </w:p>
    <w:p w14:paraId="4908D035" w14:textId="206A98A8" w:rsidR="00A6235B" w:rsidRPr="00AD4BD2" w:rsidRDefault="00A6235B" w:rsidP="00AB7C9B">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Прогрессивный метод фотонных карт</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Progressive</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Photon</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Mapping</w:t>
      </w:r>
      <w:r w:rsidR="00453C31" w:rsidRPr="00AD4BD2">
        <w:rPr>
          <w:rFonts w:ascii="Times New Roman" w:hAnsi="Times New Roman" w:cs="Times New Roman"/>
          <w:sz w:val="28"/>
          <w:szCs w:val="28"/>
        </w:rPr>
        <w:t>)</w:t>
      </w:r>
      <w:r w:rsidR="00866229" w:rsidRPr="00AD4BD2">
        <w:rPr>
          <w:rFonts w:ascii="Times New Roman" w:hAnsi="Times New Roman" w:cs="Times New Roman"/>
          <w:sz w:val="28"/>
          <w:szCs w:val="28"/>
        </w:rPr>
        <w:t xml:space="preserve"> [5]</w:t>
      </w:r>
      <w:r w:rsidRPr="00AD4BD2">
        <w:rPr>
          <w:rFonts w:ascii="Times New Roman" w:hAnsi="Times New Roman" w:cs="Times New Roman"/>
          <w:sz w:val="28"/>
          <w:szCs w:val="28"/>
        </w:rPr>
        <w:t xml:space="preserve"> – реструктуризация метода фотонных карт.</w:t>
      </w:r>
      <w:r w:rsidR="00453C31"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Теперь на первом этапе испускаются лучи из каждого пикселя камеры. И для тех лучей, что достигают диффузную поверхность, либо напрямую, либо отражаясь или преломляясь при столкновении отражающей или прозрачной средой, в кэше сохраняется соответствующим набором информации о них: геометрическая информация о поверхности, диффузный цвет, учет влияния на эти данные другой поверхности (в случае прохождения через неё) и т.д. Этот массив называется видимыми точками (англ. </w:t>
      </w:r>
      <w:r w:rsidRPr="00AD4BD2">
        <w:rPr>
          <w:rFonts w:ascii="Times New Roman" w:hAnsi="Times New Roman" w:cs="Times New Roman"/>
          <w:sz w:val="28"/>
          <w:szCs w:val="28"/>
          <w:lang w:val="en-US"/>
        </w:rPr>
        <w:t>visible</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points</w:t>
      </w:r>
      <w:r w:rsidRPr="00AD4BD2">
        <w:rPr>
          <w:rFonts w:ascii="Times New Roman" w:hAnsi="Times New Roman" w:cs="Times New Roman"/>
          <w:sz w:val="28"/>
          <w:szCs w:val="28"/>
        </w:rPr>
        <w:t xml:space="preserve">). </w:t>
      </w:r>
    </w:p>
    <w:p w14:paraId="72286F65" w14:textId="77777777" w:rsidR="00A6235B" w:rsidRPr="00AD4BD2" w:rsidRDefault="00A6235B" w:rsidP="00AB7C9B">
      <w:pPr>
        <w:pStyle w:val="a5"/>
        <w:spacing w:after="0" w:line="276" w:lineRule="auto"/>
        <w:ind w:left="0" w:firstLine="708"/>
        <w:rPr>
          <w:rFonts w:ascii="Times New Roman" w:hAnsi="Times New Roman" w:cs="Times New Roman"/>
          <w:sz w:val="28"/>
          <w:szCs w:val="28"/>
        </w:rPr>
      </w:pPr>
      <w:r w:rsidRPr="00AD4BD2">
        <w:rPr>
          <w:rFonts w:ascii="Times New Roman" w:hAnsi="Times New Roman" w:cs="Times New Roman"/>
          <w:sz w:val="28"/>
          <w:szCs w:val="28"/>
        </w:rPr>
        <w:t xml:space="preserve">Далее, на втором этапе, фотоны испускаются из источника освещения и каждый из них при столкновении с поверхностью вносит свой вклад в энергетическую яркость ближайших видимых точек. Причем прямое освещение можно рассчитать обычными алгоритмами, например, трассировкой пути. Для преломленных лучей перед этим необходимо проследить путь до следующей вершины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F13D22">
        <w:rPr>
          <w:rFonts w:ascii="Times New Roman" w:hAnsi="Times New Roman" w:cs="Times New Roman"/>
          <w:sz w:val="28"/>
          <w:szCs w:val="28"/>
        </w:rPr>
        <w:t>.</w:t>
      </w:r>
    </w:p>
    <w:p w14:paraId="14467659" w14:textId="77777777" w:rsidR="00A6235B" w:rsidRPr="00AD4BD2" w:rsidRDefault="00A6235B" w:rsidP="00AB7C9B">
      <w:pPr>
        <w:pStyle w:val="a5"/>
        <w:spacing w:after="0" w:line="276" w:lineRule="auto"/>
        <w:ind w:left="0" w:firstLine="708"/>
        <w:rPr>
          <w:rFonts w:ascii="Times New Roman" w:hAnsi="Times New Roman" w:cs="Times New Roman"/>
          <w:i/>
          <w:sz w:val="28"/>
          <w:szCs w:val="28"/>
        </w:rPr>
      </w:pPr>
      <w:r w:rsidRPr="00AD4BD2">
        <w:rPr>
          <w:rFonts w:ascii="Times New Roman" w:hAnsi="Times New Roman" w:cs="Times New Roman"/>
          <w:i/>
          <w:sz w:val="28"/>
          <w:szCs w:val="28"/>
        </w:rPr>
        <w:t xml:space="preserve">В данном способе также есть проблема памяти, которая связана с ограниченностью хранилища видимых точек. Поэтому для изображений с высоким разрешением или для тех, что требуют большого количества проходов, например, при создании эффекта размытости (англ. </w:t>
      </w:r>
      <w:r w:rsidRPr="00AD4BD2">
        <w:rPr>
          <w:rFonts w:ascii="Times New Roman" w:hAnsi="Times New Roman" w:cs="Times New Roman"/>
          <w:i/>
          <w:sz w:val="28"/>
          <w:szCs w:val="28"/>
          <w:lang w:val="en-US"/>
        </w:rPr>
        <w:t>blur</w:t>
      </w:r>
      <w:r w:rsidRPr="00AD4BD2">
        <w:rPr>
          <w:rFonts w:ascii="Times New Roman" w:hAnsi="Times New Roman" w:cs="Times New Roman"/>
          <w:i/>
          <w:sz w:val="28"/>
          <w:szCs w:val="28"/>
        </w:rPr>
        <w:t>) или при большой глубине резкости, память все еще может быть ограничением.</w:t>
      </w:r>
    </w:p>
    <w:p w14:paraId="6E36E329" w14:textId="77777777" w:rsidR="00A6235B" w:rsidRPr="00AD4BD2" w:rsidRDefault="00A6235B" w:rsidP="008D133B">
      <w:pPr>
        <w:pStyle w:val="a5"/>
        <w:spacing w:after="0" w:line="276" w:lineRule="auto"/>
        <w:ind w:left="360"/>
        <w:rPr>
          <w:rFonts w:ascii="Times New Roman" w:hAnsi="Times New Roman" w:cs="Times New Roman"/>
          <w:i/>
          <w:sz w:val="28"/>
          <w:szCs w:val="28"/>
        </w:rPr>
      </w:pPr>
    </w:p>
    <w:p w14:paraId="4AB589E4" w14:textId="40592C67" w:rsidR="00A6235B" w:rsidRPr="00AD4BD2" w:rsidRDefault="00A6235B" w:rsidP="00AB7C9B">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Стохастический прогрессивный метод фотонных карт</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Stochastic</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Progressive</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Photon</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Mapping</w:t>
      </w:r>
      <w:r w:rsidR="00453C31" w:rsidRPr="00AD4BD2">
        <w:rPr>
          <w:rFonts w:ascii="Times New Roman" w:hAnsi="Times New Roman" w:cs="Times New Roman"/>
          <w:sz w:val="28"/>
          <w:szCs w:val="28"/>
        </w:rPr>
        <w:t>)</w:t>
      </w:r>
      <w:r w:rsidRPr="00AD4BD2">
        <w:rPr>
          <w:rFonts w:ascii="Times New Roman" w:hAnsi="Times New Roman" w:cs="Times New Roman"/>
          <w:sz w:val="28"/>
          <w:szCs w:val="28"/>
        </w:rPr>
        <w:t xml:space="preserve"> – модификация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 не имеет никаких ограничений по памяти. Алгоритм итеративно повторяет этапы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На первом этапе, так же, как и в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лучи испускаются из камеры, но по более упрощенной модели, экономящей память (например, испускается только один луч для каждого пикселя). Далее </w:t>
      </w:r>
      <w:r w:rsidR="00E542CC" w:rsidRPr="00AD4BD2">
        <w:rPr>
          <w:rFonts w:ascii="Times New Roman" w:hAnsi="Times New Roman" w:cs="Times New Roman"/>
          <w:sz w:val="28"/>
          <w:szCs w:val="28"/>
        </w:rPr>
        <w:t>повторение второго</w:t>
      </w:r>
      <w:r w:rsidRPr="00AD4BD2">
        <w:rPr>
          <w:rFonts w:ascii="Times New Roman" w:hAnsi="Times New Roman" w:cs="Times New Roman"/>
          <w:sz w:val="28"/>
          <w:szCs w:val="28"/>
        </w:rPr>
        <w:t xml:space="preserve"> этап</w:t>
      </w:r>
      <w:r w:rsidR="00E542CC" w:rsidRPr="00AD4BD2">
        <w:rPr>
          <w:rFonts w:ascii="Times New Roman" w:hAnsi="Times New Roman" w:cs="Times New Roman"/>
          <w:sz w:val="28"/>
          <w:szCs w:val="28"/>
        </w:rPr>
        <w:t>а</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После этого видимые точки сбрасываются и создается новый массив с другим набором данных, процесс повторяется. </w:t>
      </w:r>
    </w:p>
    <w:p w14:paraId="1B2D38A0" w14:textId="5D4FF7C2" w:rsidR="001A64F6" w:rsidRPr="00AD4BD2" w:rsidRDefault="00A6235B" w:rsidP="00AB7C9B">
      <w:pPr>
        <w:pStyle w:val="a5"/>
        <w:spacing w:after="0" w:line="276" w:lineRule="auto"/>
        <w:ind w:left="0" w:firstLine="708"/>
        <w:rPr>
          <w:rFonts w:ascii="Times New Roman" w:hAnsi="Times New Roman" w:cs="Times New Roman"/>
          <w:sz w:val="28"/>
          <w:szCs w:val="28"/>
        </w:rPr>
      </w:pPr>
      <w:r w:rsidRPr="00AD4BD2">
        <w:rPr>
          <w:rFonts w:ascii="Times New Roman" w:hAnsi="Times New Roman" w:cs="Times New Roman"/>
          <w:sz w:val="28"/>
          <w:szCs w:val="28"/>
        </w:rPr>
        <w:t>Также постепенно с увеличением кол-ва проходов и, тем самым, увеличением кол-ва фотонов, содержащих информацию о точке поверхности, уменьшается окрестность поиска фотонов. Уменьшая радиус, мы гарантируем, что фотоны, которые будут использоваться, будут ближе к точке и, таким образом, будут способствовать более точной оценке распределения падающего излучения.</w:t>
      </w:r>
    </w:p>
    <w:p w14:paraId="5ECE9E87" w14:textId="4D5D25B8" w:rsidR="001A64F6" w:rsidRPr="00AD4BD2" w:rsidRDefault="001A64F6" w:rsidP="00AB7C9B">
      <w:pPr>
        <w:pStyle w:val="a5"/>
        <w:spacing w:after="0" w:line="276" w:lineRule="auto"/>
        <w:ind w:left="0" w:firstLine="708"/>
        <w:rPr>
          <w:rFonts w:ascii="Times New Roman" w:hAnsi="Times New Roman" w:cs="Times New Roman"/>
          <w:sz w:val="28"/>
          <w:szCs w:val="28"/>
        </w:rPr>
      </w:pPr>
      <w:r w:rsidRPr="00AD4BD2">
        <w:rPr>
          <w:rFonts w:ascii="Times New Roman" w:hAnsi="Times New Roman" w:cs="Times New Roman"/>
          <w:sz w:val="28"/>
          <w:szCs w:val="28"/>
        </w:rPr>
        <w:t>Псевдокод алгоритма в приложении А2</w:t>
      </w:r>
    </w:p>
    <w:p w14:paraId="6BB487FE" w14:textId="5854F560" w:rsidR="009F17F0" w:rsidRPr="00B5325E" w:rsidRDefault="009F17F0" w:rsidP="00B5325E">
      <w:pPr>
        <w:pStyle w:val="a5"/>
        <w:spacing w:after="0" w:line="276" w:lineRule="auto"/>
        <w:ind w:left="0" w:firstLine="708"/>
        <w:rPr>
          <w:sz w:val="28"/>
          <w:szCs w:val="28"/>
          <w:shd w:val="clear" w:color="auto" w:fill="FFFFFF"/>
        </w:rPr>
      </w:pPr>
    </w:p>
    <w:p w14:paraId="0770AAAF" w14:textId="6D3856C1" w:rsidR="00A6235B" w:rsidRPr="00B5325E" w:rsidRDefault="00A6235B" w:rsidP="00AB7C9B">
      <w:pPr>
        <w:spacing w:after="0" w:line="276" w:lineRule="auto"/>
        <w:rPr>
          <w:rFonts w:ascii="Times New Roman" w:hAnsi="Times New Roman" w:cs="Times New Roman"/>
          <w:sz w:val="28"/>
          <w:szCs w:val="28"/>
        </w:rPr>
      </w:pPr>
      <w:r w:rsidRPr="00A31B71">
        <w:rPr>
          <w:rFonts w:ascii="Times New Roman" w:hAnsi="Times New Roman" w:cs="Times New Roman"/>
          <w:b/>
          <w:sz w:val="28"/>
          <w:szCs w:val="28"/>
          <w:rPrChange w:id="65" w:author="Борис Гогинян" w:date="2020-05-29T21:55:00Z">
            <w:rPr>
              <w:rFonts w:ascii="Times New Roman" w:hAnsi="Times New Roman" w:cs="Times New Roman"/>
              <w:sz w:val="28"/>
              <w:szCs w:val="28"/>
            </w:rPr>
          </w:rPrChange>
        </w:rPr>
        <w:t xml:space="preserve">Алгоритм </w:t>
      </w:r>
      <w:r w:rsidR="001C3CCE" w:rsidRPr="00A31B71">
        <w:rPr>
          <w:rFonts w:ascii="Times New Roman" w:hAnsi="Times New Roman" w:cs="Times New Roman"/>
          <w:b/>
          <w:sz w:val="28"/>
          <w:szCs w:val="28"/>
          <w:lang w:val="en-US"/>
          <w:rPrChange w:id="66" w:author="Борис Гогинян" w:date="2020-05-29T21:55:00Z">
            <w:rPr>
              <w:rFonts w:ascii="Times New Roman" w:hAnsi="Times New Roman" w:cs="Times New Roman"/>
              <w:sz w:val="28"/>
              <w:szCs w:val="28"/>
              <w:lang w:val="en-US"/>
            </w:rPr>
          </w:rPrChange>
        </w:rPr>
        <w:t>Bidirectional</w:t>
      </w:r>
      <w:r w:rsidR="001C3CCE" w:rsidRPr="00A31B71">
        <w:rPr>
          <w:rFonts w:ascii="Times New Roman" w:hAnsi="Times New Roman" w:cs="Times New Roman"/>
          <w:b/>
          <w:sz w:val="28"/>
          <w:szCs w:val="28"/>
          <w:rPrChange w:id="67" w:author="Борис Гогинян" w:date="2020-05-29T21:55:00Z">
            <w:rPr>
              <w:rFonts w:ascii="Times New Roman" w:hAnsi="Times New Roman" w:cs="Times New Roman"/>
              <w:sz w:val="28"/>
              <w:szCs w:val="28"/>
            </w:rPr>
          </w:rPrChange>
        </w:rPr>
        <w:t xml:space="preserve"> </w:t>
      </w:r>
      <w:r w:rsidR="001C3CCE" w:rsidRPr="00A31B71">
        <w:rPr>
          <w:rFonts w:ascii="Times New Roman" w:hAnsi="Times New Roman" w:cs="Times New Roman"/>
          <w:b/>
          <w:sz w:val="28"/>
          <w:szCs w:val="28"/>
          <w:lang w:val="en-US"/>
          <w:rPrChange w:id="68" w:author="Борис Гогинян" w:date="2020-05-29T21:55:00Z">
            <w:rPr>
              <w:rFonts w:ascii="Times New Roman" w:hAnsi="Times New Roman" w:cs="Times New Roman"/>
              <w:sz w:val="28"/>
              <w:szCs w:val="28"/>
              <w:lang w:val="en-US"/>
            </w:rPr>
          </w:rPrChange>
        </w:rPr>
        <w:t>path</w:t>
      </w:r>
      <w:r w:rsidR="001C3CCE" w:rsidRPr="00A31B71">
        <w:rPr>
          <w:rFonts w:ascii="Times New Roman" w:hAnsi="Times New Roman" w:cs="Times New Roman"/>
          <w:b/>
          <w:sz w:val="28"/>
          <w:szCs w:val="28"/>
          <w:rPrChange w:id="69" w:author="Борис Гогинян" w:date="2020-05-29T21:55:00Z">
            <w:rPr>
              <w:rFonts w:ascii="Times New Roman" w:hAnsi="Times New Roman" w:cs="Times New Roman"/>
              <w:sz w:val="28"/>
              <w:szCs w:val="28"/>
            </w:rPr>
          </w:rPrChange>
        </w:rPr>
        <w:t>-</w:t>
      </w:r>
      <w:r w:rsidR="001C3CCE" w:rsidRPr="00A31B71">
        <w:rPr>
          <w:rFonts w:ascii="Times New Roman" w:hAnsi="Times New Roman" w:cs="Times New Roman"/>
          <w:b/>
          <w:sz w:val="28"/>
          <w:szCs w:val="28"/>
          <w:lang w:val="en-US"/>
          <w:rPrChange w:id="70" w:author="Борис Гогинян" w:date="2020-05-29T21:55:00Z">
            <w:rPr>
              <w:rFonts w:ascii="Times New Roman" w:hAnsi="Times New Roman" w:cs="Times New Roman"/>
              <w:sz w:val="28"/>
              <w:szCs w:val="28"/>
              <w:lang w:val="en-US"/>
            </w:rPr>
          </w:rPrChange>
        </w:rPr>
        <w:t>tracing</w:t>
      </w:r>
      <w:r w:rsidR="00D90D50" w:rsidRPr="00A31B71">
        <w:rPr>
          <w:rFonts w:ascii="Times New Roman" w:hAnsi="Times New Roman" w:cs="Times New Roman"/>
          <w:b/>
          <w:sz w:val="28"/>
          <w:szCs w:val="28"/>
          <w:rPrChange w:id="71" w:author="Борис Гогинян" w:date="2020-05-29T21:55:00Z">
            <w:rPr>
              <w:rFonts w:ascii="Times New Roman" w:hAnsi="Times New Roman" w:cs="Times New Roman"/>
              <w:sz w:val="28"/>
              <w:szCs w:val="28"/>
            </w:rPr>
          </w:rPrChange>
        </w:rPr>
        <w:t xml:space="preserve"> (</w:t>
      </w:r>
      <w:r w:rsidR="00D90D50" w:rsidRPr="00A31B71">
        <w:rPr>
          <w:rFonts w:ascii="Times New Roman" w:hAnsi="Times New Roman" w:cs="Times New Roman"/>
          <w:b/>
          <w:sz w:val="28"/>
          <w:szCs w:val="28"/>
          <w:lang w:val="en-US"/>
          <w:rPrChange w:id="72" w:author="Борис Гогинян" w:date="2020-05-29T21:55:00Z">
            <w:rPr>
              <w:rFonts w:ascii="Times New Roman" w:hAnsi="Times New Roman" w:cs="Times New Roman"/>
              <w:sz w:val="28"/>
              <w:szCs w:val="28"/>
              <w:lang w:val="en-US"/>
            </w:rPr>
          </w:rPrChange>
        </w:rPr>
        <w:t>BDTP</w:t>
      </w:r>
      <w:r w:rsidR="00D90D50" w:rsidRPr="00A31B71">
        <w:rPr>
          <w:rFonts w:ascii="Times New Roman" w:hAnsi="Times New Roman" w:cs="Times New Roman"/>
          <w:b/>
          <w:sz w:val="28"/>
          <w:szCs w:val="28"/>
          <w:rPrChange w:id="73" w:author="Борис Гогинян" w:date="2020-05-29T21:55:00Z">
            <w:rPr>
              <w:rFonts w:ascii="Times New Roman" w:hAnsi="Times New Roman" w:cs="Times New Roman"/>
              <w:sz w:val="28"/>
              <w:szCs w:val="28"/>
            </w:rPr>
          </w:rPrChange>
        </w:rPr>
        <w:t>)</w:t>
      </w:r>
      <w:r w:rsidR="00866229" w:rsidRPr="00B5325E">
        <w:rPr>
          <w:rFonts w:ascii="Times New Roman" w:hAnsi="Times New Roman" w:cs="Times New Roman"/>
          <w:sz w:val="28"/>
          <w:szCs w:val="28"/>
        </w:rPr>
        <w:t xml:space="preserve"> </w:t>
      </w:r>
      <w:del w:id="74" w:author="Борис Гогинян" w:date="2020-05-29T21:55:00Z">
        <w:r w:rsidR="00866229" w:rsidRPr="00B5325E" w:rsidDel="00A31B71">
          <w:rPr>
            <w:rFonts w:ascii="Times New Roman" w:hAnsi="Times New Roman" w:cs="Times New Roman"/>
            <w:sz w:val="28"/>
            <w:szCs w:val="28"/>
          </w:rPr>
          <w:delText>[5]</w:delText>
        </w:r>
      </w:del>
    </w:p>
    <w:p w14:paraId="5D4A1F84" w14:textId="3B7244B3" w:rsidR="00513BC8" w:rsidRPr="00AD4BD2" w:rsidRDefault="008512F9" w:rsidP="00AB7C9B">
      <w:pPr>
        <w:spacing w:after="0" w:line="276" w:lineRule="auto"/>
        <w:ind w:firstLine="708"/>
        <w:contextualSpacing/>
        <w:rPr>
          <w:rFonts w:ascii="Times New Roman" w:hAnsi="Times New Roman" w:cs="Times New Roman"/>
          <w:sz w:val="28"/>
          <w:szCs w:val="28"/>
        </w:rPr>
      </w:pPr>
      <w:r w:rsidRPr="00AD4BD2">
        <w:rPr>
          <w:rFonts w:ascii="Times New Roman" w:hAnsi="Times New Roman" w:cs="Times New Roman"/>
          <w:sz w:val="28"/>
          <w:szCs w:val="28"/>
        </w:rPr>
        <w:t xml:space="preserve">BDPT сначала последовательно строит путь начиная с точки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w:r w:rsidRPr="00AD4BD2">
        <w:rPr>
          <w:rFonts w:ascii="Times New Roman" w:hAnsi="Times New Roman" w:cs="Times New Roman"/>
          <w:sz w:val="28"/>
          <w:szCs w:val="28"/>
        </w:rPr>
        <w:t xml:space="preserve"> на камере. Следующая вершина,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oMath>
      <w:r w:rsidRPr="00AD4BD2">
        <w:rPr>
          <w:rFonts w:ascii="Times New Roman" w:hAnsi="Times New Roman" w:cs="Times New Roman"/>
          <w:sz w:val="28"/>
          <w:szCs w:val="28"/>
        </w:rPr>
        <w:t xml:space="preserve">, находится путем вычисления первого пересечения вдоль луча камеры. Другая вершина находится путем </w:t>
      </w:r>
      <w:r w:rsidR="009F17F0" w:rsidRPr="00AD4BD2">
        <w:rPr>
          <w:rFonts w:ascii="Times New Roman" w:hAnsi="Times New Roman" w:cs="Times New Roman"/>
          <w:sz w:val="28"/>
          <w:szCs w:val="28"/>
        </w:rPr>
        <w:t>семплирования</w:t>
      </w:r>
      <w:r w:rsidRPr="00AD4BD2">
        <w:rPr>
          <w:rFonts w:ascii="Times New Roman" w:hAnsi="Times New Roman" w:cs="Times New Roman"/>
          <w:sz w:val="28"/>
          <w:szCs w:val="28"/>
        </w:rPr>
        <w:t xml:space="preserve"> BSDF в точке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oMath>
      <w:r w:rsidRPr="00AD4BD2">
        <w:rPr>
          <w:rFonts w:ascii="Times New Roman" w:hAnsi="Times New Roman" w:cs="Times New Roman"/>
          <w:sz w:val="28"/>
          <w:szCs w:val="28"/>
        </w:rPr>
        <w:t xml:space="preserve"> и </w:t>
      </w:r>
      <w:r w:rsidRPr="00AD4BD2">
        <w:rPr>
          <w:rFonts w:ascii="Times New Roman" w:hAnsi="Times New Roman" w:cs="Times New Roman"/>
          <w:sz w:val="28"/>
          <w:szCs w:val="28"/>
        </w:rPr>
        <w:lastRenderedPageBreak/>
        <w:t xml:space="preserve">трассировки луча, чтобы найти точку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oMath>
      <w:r w:rsidRPr="00AD4BD2">
        <w:rPr>
          <w:rFonts w:ascii="Times New Roman" w:hAnsi="Times New Roman" w:cs="Times New Roman"/>
          <w:sz w:val="28"/>
          <w:szCs w:val="28"/>
        </w:rPr>
        <w:t xml:space="preserve">, и так далее. Результирующий путь </w:t>
      </w:r>
      <w:r w:rsidR="00513BC8" w:rsidRPr="00AD4BD2">
        <w:rPr>
          <w:rFonts w:ascii="Times New Roman" w:hAnsi="Times New Roman" w:cs="Times New Roman"/>
          <w:sz w:val="28"/>
          <w:szCs w:val="28"/>
        </w:rPr>
        <w:t xml:space="preserve">из </w:t>
      </w:r>
      <w:r w:rsidRPr="00AD4BD2">
        <w:rPr>
          <w:rFonts w:ascii="Times New Roman" w:hAnsi="Times New Roman" w:cs="Times New Roman"/>
          <w:sz w:val="28"/>
          <w:szCs w:val="28"/>
        </w:rPr>
        <w:t>t вершин</w:t>
      </w:r>
      <w:r w:rsidR="00513BC8" w:rsidRPr="00AD4BD2">
        <w:rPr>
          <w:rFonts w:ascii="Times New Roman" w:hAnsi="Times New Roman" w:cs="Times New Roman"/>
          <w:sz w:val="28"/>
          <w:szCs w:val="28"/>
        </w:rPr>
        <w:t>:</w:t>
      </w:r>
      <w:r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w:r w:rsidRPr="00AD4BD2">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t-1</m:t>
            </m:r>
          </m:sub>
        </m:sSub>
      </m:oMath>
      <w:r w:rsidRPr="00AD4BD2">
        <w:rPr>
          <w:rFonts w:ascii="Times New Roman" w:hAnsi="Times New Roman" w:cs="Times New Roman"/>
          <w:sz w:val="28"/>
          <w:szCs w:val="28"/>
        </w:rPr>
        <w:t xml:space="preserve">. </w:t>
      </w:r>
    </w:p>
    <w:p w14:paraId="31B2CAB6" w14:textId="13CFC18A" w:rsidR="008512F9" w:rsidRPr="00AD4BD2" w:rsidRDefault="00513BC8" w:rsidP="00AB7C9B">
      <w:pPr>
        <w:spacing w:after="0" w:line="276" w:lineRule="auto"/>
        <w:ind w:firstLine="708"/>
        <w:contextualSpacing/>
        <w:rPr>
          <w:rFonts w:ascii="Times New Roman" w:hAnsi="Times New Roman" w:cs="Times New Roman"/>
          <w:sz w:val="28"/>
          <w:szCs w:val="28"/>
        </w:rPr>
      </w:pPr>
      <w:r w:rsidRPr="00AD4BD2">
        <w:rPr>
          <w:rFonts w:ascii="Times New Roman" w:hAnsi="Times New Roman" w:cs="Times New Roman"/>
          <w:sz w:val="28"/>
          <w:szCs w:val="28"/>
        </w:rPr>
        <w:t>Аналогично</w:t>
      </w:r>
      <w:r w:rsidR="008512F9" w:rsidRPr="00AD4BD2">
        <w:rPr>
          <w:rFonts w:ascii="Times New Roman" w:hAnsi="Times New Roman" w:cs="Times New Roman"/>
          <w:sz w:val="28"/>
          <w:szCs w:val="28"/>
        </w:rPr>
        <w:t xml:space="preserve">, начиная с точки на источнике света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oMath>
      <w:r w:rsidR="008512F9" w:rsidRPr="00AD4BD2">
        <w:rPr>
          <w:rFonts w:ascii="Times New Roman" w:hAnsi="Times New Roman" w:cs="Times New Roman"/>
          <w:sz w:val="28"/>
          <w:szCs w:val="28"/>
        </w:rPr>
        <w:t xml:space="preserve"> (используя </w:t>
      </w:r>
      <w:r w:rsidRPr="00AD4BD2">
        <w:rPr>
          <w:rFonts w:ascii="Times New Roman" w:hAnsi="Times New Roman" w:cs="Times New Roman"/>
          <w:sz w:val="28"/>
          <w:szCs w:val="28"/>
        </w:rPr>
        <w:t xml:space="preserve">соответствующие </w:t>
      </w:r>
      <w:r w:rsidR="00D90D50" w:rsidRPr="00AD4BD2">
        <w:rPr>
          <w:rFonts w:ascii="Times New Roman" w:hAnsi="Times New Roman" w:cs="Times New Roman"/>
          <w:sz w:val="28"/>
          <w:szCs w:val="28"/>
        </w:rPr>
        <w:t>характеристики поверхности (</w:t>
      </w:r>
      <w:r w:rsidRPr="00AD4BD2">
        <w:rPr>
          <w:rFonts w:ascii="Times New Roman" w:hAnsi="Times New Roman" w:cs="Times New Roman"/>
          <w:sz w:val="28"/>
          <w:szCs w:val="28"/>
        </w:rPr>
        <w:t>BSDF</w:t>
      </w:r>
      <w:r w:rsidR="00D90D50" w:rsidRPr="00AD4BD2">
        <w:rPr>
          <w:rFonts w:ascii="Times New Roman" w:hAnsi="Times New Roman" w:cs="Times New Roman"/>
          <w:sz w:val="28"/>
          <w:szCs w:val="28"/>
        </w:rPr>
        <w:t>)</w:t>
      </w:r>
      <w:r w:rsidR="008512F9" w:rsidRPr="00AD4BD2">
        <w:rPr>
          <w:rFonts w:ascii="Times New Roman" w:hAnsi="Times New Roman" w:cs="Times New Roman"/>
          <w:sz w:val="28"/>
          <w:szCs w:val="28"/>
        </w:rPr>
        <w:t xml:space="preserve"> в каждой вершине), создает</w:t>
      </w:r>
      <w:r w:rsidRPr="00AD4BD2">
        <w:rPr>
          <w:rFonts w:ascii="Times New Roman" w:hAnsi="Times New Roman" w:cs="Times New Roman"/>
          <w:sz w:val="28"/>
          <w:szCs w:val="28"/>
        </w:rPr>
        <w:t>ся световой подпуть из s вершин:</w:t>
      </w:r>
      <w:r w:rsidR="008512F9"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oMath>
      <w:r w:rsidR="008512F9" w:rsidRPr="00AD4BD2">
        <w:rPr>
          <w:rFonts w:ascii="Times New Roman" w:hAnsi="Times New Roman" w:cs="Times New Roman"/>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s-1</m:t>
            </m:r>
          </m:sub>
        </m:sSub>
      </m:oMath>
      <w:r w:rsidR="008512F9" w:rsidRPr="00AD4BD2">
        <w:rPr>
          <w:rFonts w:ascii="Times New Roman" w:hAnsi="Times New Roman" w:cs="Times New Roman"/>
          <w:sz w:val="28"/>
          <w:szCs w:val="28"/>
        </w:rPr>
        <w:t>.</w:t>
      </w:r>
    </w:p>
    <w:p w14:paraId="33178541" w14:textId="3D285D1D" w:rsidR="008512F9" w:rsidRPr="00AD4BD2" w:rsidRDefault="00513BC8" w:rsidP="00AB7C9B">
      <w:pPr>
        <w:spacing w:after="0"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П</w:t>
      </w:r>
      <w:r w:rsidR="008512F9" w:rsidRPr="00AD4BD2">
        <w:rPr>
          <w:rFonts w:ascii="Times New Roman" w:hAnsi="Times New Roman" w:cs="Times New Roman"/>
          <w:sz w:val="28"/>
          <w:szCs w:val="28"/>
        </w:rPr>
        <w:t xml:space="preserve">олный путь </w:t>
      </w:r>
      <w:r w:rsidRPr="00AD4BD2">
        <w:rPr>
          <w:rFonts w:ascii="Times New Roman" w:hAnsi="Times New Roman" w:cs="Times New Roman"/>
          <w:sz w:val="28"/>
          <w:szCs w:val="28"/>
        </w:rPr>
        <w:t>есть соединение вершин подпутей:</w:t>
      </w:r>
    </w:p>
    <w:p w14:paraId="285FDFFD" w14:textId="3591D3D2" w:rsidR="008512F9" w:rsidRPr="00AD4BD2" w:rsidRDefault="00AB3BAD" w:rsidP="00AB7C9B">
      <w:pPr>
        <w:spacing w:after="0" w:line="276" w:lineRule="auto"/>
        <w:ind w:left="567"/>
        <w:contextualSpacing/>
        <w:rPr>
          <w:rFonts w:ascii="Times New Roman" w:hAnsi="Times New Roman" w:cs="Times New Roman"/>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x-1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y-1</m:t>
              </m:r>
            </m:sub>
          </m:sSub>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m:oMathPara>
    </w:p>
    <w:p w14:paraId="6FA0A457" w14:textId="27242E61" w:rsidR="006D1E05" w:rsidRPr="00AD4BD2" w:rsidRDefault="00513BC8" w:rsidP="00AB7C9B">
      <w:pPr>
        <w:spacing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 xml:space="preserve">где x </w:t>
      </w:r>
      <m:oMath>
        <m:r>
          <w:rPr>
            <w:rFonts w:ascii="Cambria Math" w:hAnsi="Cambria Math" w:cs="Times New Roman"/>
            <w:sz w:val="28"/>
            <w:szCs w:val="28"/>
          </w:rPr>
          <m:t>≤</m:t>
        </m:r>
      </m:oMath>
      <w:r w:rsidRPr="00AD4BD2">
        <w:rPr>
          <w:rFonts w:ascii="Times New Roman" w:hAnsi="Times New Roman" w:cs="Times New Roman"/>
          <w:sz w:val="28"/>
          <w:szCs w:val="28"/>
        </w:rPr>
        <w:t xml:space="preserve"> s и y</w:t>
      </w:r>
      <w:r w:rsidR="00FE1CE8" w:rsidRPr="00AD4BD2">
        <w:rPr>
          <w:rFonts w:ascii="Times New Roman" w:hAnsi="Times New Roman" w:cs="Times New Roman"/>
          <w:sz w:val="28"/>
          <w:szCs w:val="28"/>
        </w:rPr>
        <w:t xml:space="preserve"> </w:t>
      </w:r>
      <m:oMath>
        <m:r>
          <w:rPr>
            <w:rFonts w:ascii="Cambria Math" w:hAnsi="Cambria Math" w:cs="Times New Roman"/>
            <w:sz w:val="28"/>
            <w:szCs w:val="28"/>
          </w:rPr>
          <m:t>≤</m:t>
        </m:r>
      </m:oMath>
      <w:r w:rsidR="00AB3BAD" w:rsidRPr="00AD4BD2">
        <w:rPr>
          <w:rFonts w:ascii="Times New Roman" w:hAnsi="Times New Roman" w:cs="Times New Roman"/>
          <w:sz w:val="28"/>
          <w:szCs w:val="28"/>
        </w:rPr>
        <w:t xml:space="preserve"> t.</w:t>
      </w:r>
      <w:ins w:id="75" w:author="Борис Гогинян" w:date="2020-05-29T21:55:00Z">
        <w:r w:rsidR="00A31B71">
          <w:rPr>
            <w:rFonts w:ascii="Times New Roman" w:hAnsi="Times New Roman" w:cs="Times New Roman"/>
            <w:sz w:val="28"/>
            <w:szCs w:val="28"/>
          </w:rPr>
          <w:t xml:space="preserve"> </w:t>
        </w:r>
        <w:r w:rsidR="00A31B71" w:rsidRPr="00B5325E">
          <w:rPr>
            <w:rFonts w:ascii="Times New Roman" w:hAnsi="Times New Roman" w:cs="Times New Roman"/>
            <w:sz w:val="28"/>
            <w:szCs w:val="28"/>
          </w:rPr>
          <w:t>[5]</w:t>
        </w:r>
      </w:ins>
    </w:p>
    <w:p w14:paraId="3F2CD242" w14:textId="2E1AFF63" w:rsidR="00FA52B1" w:rsidRPr="00AD4BD2" w:rsidRDefault="00C95EA0" w:rsidP="00AB7C9B">
      <w:pPr>
        <w:spacing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Можно выделить три способа улучшения алгоритма</w:t>
      </w:r>
      <w:r w:rsidR="00AB3BAD" w:rsidRPr="00AD4BD2">
        <w:rPr>
          <w:rFonts w:ascii="Times New Roman" w:hAnsi="Times New Roman" w:cs="Times New Roman"/>
          <w:sz w:val="28"/>
          <w:szCs w:val="28"/>
        </w:rPr>
        <w:t>:</w:t>
      </w:r>
    </w:p>
    <w:p w14:paraId="2883C1E8" w14:textId="48BC565A" w:rsidR="00AB3BAD" w:rsidRPr="00AD4BD2" w:rsidRDefault="00C95EA0" w:rsidP="00AB7C9B">
      <w:pPr>
        <w:spacing w:after="0" w:line="276" w:lineRule="auto"/>
        <w:ind w:left="567"/>
        <w:contextualSpacing/>
        <w:rPr>
          <w:rFonts w:ascii="Times New Roman" w:hAnsi="Times New Roman" w:cs="Times New Roman"/>
          <w:sz w:val="28"/>
          <w:szCs w:val="28"/>
        </w:rPr>
      </w:pPr>
      <w:r w:rsidRPr="00AD4BD2">
        <w:rPr>
          <w:rFonts w:ascii="Times New Roman" w:hAnsi="Times New Roman" w:cs="Times New Roman"/>
          <w:sz w:val="28"/>
          <w:szCs w:val="28"/>
        </w:rPr>
        <w:t xml:space="preserve">1) </w:t>
      </w:r>
      <w:r w:rsidR="00AB3BAD" w:rsidRPr="00AD4BD2">
        <w:rPr>
          <w:rFonts w:ascii="Times New Roman" w:hAnsi="Times New Roman" w:cs="Times New Roman"/>
          <w:sz w:val="28"/>
          <w:szCs w:val="28"/>
        </w:rPr>
        <w:t xml:space="preserve">Подпути могут быть использованы повторно. Если задан путь </w:t>
      </w:r>
      <m:oMath>
        <m:r>
          <w:rPr>
            <w:rFonts w:ascii="Cambria Math" w:hAnsi="Cambria Math" w:cs="Times New Roman"/>
            <w:sz w:val="28"/>
            <w:szCs w:val="28"/>
            <w:lang w:val="en-US"/>
          </w:rPr>
          <m:t>P</m:t>
        </m:r>
      </m:oMath>
      <w:r w:rsidR="00AB3BAD" w:rsidRPr="00AD4BD2">
        <w:rPr>
          <w:rFonts w:ascii="Times New Roman" w:hAnsi="Times New Roman" w:cs="Times New Roman"/>
          <w:sz w:val="28"/>
          <w:szCs w:val="28"/>
        </w:rPr>
        <w:t>, то</w:t>
      </w:r>
      <w:r w:rsidR="00FA16C6" w:rsidRPr="00AD4BD2">
        <w:rPr>
          <w:rFonts w:ascii="Times New Roman" w:hAnsi="Times New Roman" w:cs="Times New Roman"/>
          <w:sz w:val="28"/>
          <w:szCs w:val="28"/>
        </w:rPr>
        <w:t xml:space="preserve"> соединяя всевозможными способами различные комбинации префиксов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lang w:val="en-US"/>
              </w:rPr>
              <m:t>i</m:t>
            </m:r>
          </m:sub>
        </m:sSub>
        <m:r>
          <w:rPr>
            <w:rFonts w:ascii="Cambria Math" w:hAnsi="Cambria Math" w:cs="Times New Roman"/>
            <w:sz w:val="28"/>
            <w:szCs w:val="28"/>
          </w:rPr>
          <m:t>, 1&lt;i&lt;s</m:t>
        </m:r>
      </m:oMath>
      <w:r w:rsidR="00AB3BAD" w:rsidRPr="00AD4BD2">
        <w:rPr>
          <w:rFonts w:ascii="Times New Roman" w:hAnsi="Times New Roman" w:cs="Times New Roman"/>
          <w:sz w:val="28"/>
          <w:szCs w:val="28"/>
        </w:rPr>
        <w:t xml:space="preserve"> </w:t>
      </w:r>
      <w:r w:rsidR="00FA16C6" w:rsidRPr="00AD4BD2">
        <w:rPr>
          <w:rFonts w:ascii="Times New Roman" w:hAnsi="Times New Roman" w:cs="Times New Roman"/>
          <w:sz w:val="28"/>
          <w:szCs w:val="28"/>
        </w:rPr>
        <w:t xml:space="preserve">и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j</m:t>
            </m:r>
          </m:sub>
        </m:sSub>
        <m:r>
          <w:rPr>
            <w:rFonts w:ascii="Cambria Math" w:hAnsi="Cambria Math" w:cs="Times New Roman"/>
            <w:sz w:val="28"/>
            <w:szCs w:val="28"/>
          </w:rPr>
          <m:t>, 1&lt;j&lt;t</m:t>
        </m:r>
      </m:oMath>
      <w:r w:rsidR="00FA16C6" w:rsidRPr="00AD4BD2">
        <w:rPr>
          <w:rFonts w:ascii="Times New Roman" w:hAnsi="Times New Roman" w:cs="Times New Roman"/>
          <w:sz w:val="28"/>
          <w:szCs w:val="28"/>
        </w:rPr>
        <w:t xml:space="preserve"> , можно построить множество уникальных путей длины </w:t>
      </w:r>
      <m:oMath>
        <m:r>
          <w:rPr>
            <w:rFonts w:ascii="Cambria Math" w:hAnsi="Cambria Math" w:cs="Times New Roman"/>
            <w:sz w:val="28"/>
            <w:szCs w:val="28"/>
          </w:rPr>
          <m:t>2&lt;l&lt;s+</m:t>
        </m:r>
        <m:r>
          <w:rPr>
            <w:rFonts w:ascii="Cambria Math" w:hAnsi="Cambria Math" w:cs="Times New Roman"/>
            <w:sz w:val="28"/>
            <w:szCs w:val="28"/>
            <w:lang w:val="en-US"/>
          </w:rPr>
          <m:t>t</m:t>
        </m:r>
      </m:oMath>
      <w:r w:rsidR="00FA52B1" w:rsidRPr="00AD4BD2">
        <w:rPr>
          <w:rFonts w:ascii="Times New Roman" w:hAnsi="Times New Roman" w:cs="Times New Roman"/>
          <w:sz w:val="28"/>
          <w:szCs w:val="28"/>
        </w:rPr>
        <w:t>.</w:t>
      </w:r>
    </w:p>
    <w:p w14:paraId="5ECED60F" w14:textId="100CEA20" w:rsidR="00FA52B1" w:rsidRPr="00AD4BD2" w:rsidRDefault="00FA52B1" w:rsidP="00AB7C9B">
      <w:pPr>
        <w:spacing w:after="0" w:line="276" w:lineRule="auto"/>
        <w:ind w:left="567"/>
        <w:contextualSpacing/>
        <w:rPr>
          <w:rFonts w:ascii="Times New Roman" w:hAnsi="Times New Roman" w:cs="Times New Roman"/>
          <w:sz w:val="28"/>
          <w:szCs w:val="28"/>
        </w:rPr>
      </w:pPr>
      <w:r w:rsidRPr="00AD4BD2">
        <w:rPr>
          <w:rFonts w:ascii="Times New Roman" w:hAnsi="Times New Roman" w:cs="Times New Roman"/>
          <w:sz w:val="28"/>
          <w:szCs w:val="28"/>
        </w:rPr>
        <w:t xml:space="preserve">2) </w:t>
      </w:r>
      <w:r w:rsidR="00C95EA0" w:rsidRPr="00AD4BD2">
        <w:rPr>
          <w:rFonts w:ascii="Times New Roman" w:hAnsi="Times New Roman" w:cs="Times New Roman"/>
          <w:sz w:val="28"/>
          <w:szCs w:val="28"/>
        </w:rPr>
        <w:t xml:space="preserve">Нельзя </w:t>
      </w:r>
      <w:r w:rsidR="00441924" w:rsidRPr="00AD4BD2">
        <w:rPr>
          <w:rFonts w:ascii="Times New Roman" w:hAnsi="Times New Roman" w:cs="Times New Roman"/>
          <w:sz w:val="28"/>
          <w:szCs w:val="28"/>
        </w:rPr>
        <w:t>пытаться соединять пути, использующие только одну вершину, относящуюся к одному из подпутей. Предпочтительнее построить такие пути с применением оптимизированных функций дискретизации, предоставляемых камерой и источниками света; для источников света, например, таковыми являются техники прямого освещения.</w:t>
      </w:r>
    </w:p>
    <w:p w14:paraId="3F10FB20" w14:textId="6381E4D4" w:rsidR="00FA52B1" w:rsidRPr="00AD4BD2" w:rsidRDefault="00FA52B1" w:rsidP="00AB7C9B">
      <w:pPr>
        <w:spacing w:after="0" w:line="276" w:lineRule="auto"/>
        <w:ind w:left="567"/>
        <w:contextualSpacing/>
        <w:rPr>
          <w:rFonts w:ascii="Times New Roman" w:hAnsi="Times New Roman" w:cs="Times New Roman"/>
          <w:sz w:val="28"/>
          <w:szCs w:val="28"/>
        </w:rPr>
      </w:pPr>
      <w:r w:rsidRPr="00AD4BD2">
        <w:rPr>
          <w:rFonts w:ascii="Times New Roman" w:hAnsi="Times New Roman" w:cs="Times New Roman"/>
          <w:sz w:val="28"/>
          <w:szCs w:val="28"/>
        </w:rPr>
        <w:t xml:space="preserve">3) </w:t>
      </w:r>
      <w:r w:rsidR="009D7BE0" w:rsidRPr="00AD4BD2">
        <w:rPr>
          <w:rFonts w:ascii="Times New Roman" w:hAnsi="Times New Roman" w:cs="Times New Roman"/>
          <w:sz w:val="28"/>
          <w:szCs w:val="28"/>
        </w:rPr>
        <w:t>Можно</w:t>
      </w:r>
      <w:r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оценивать различные стратегии</w:t>
      </w:r>
      <w:r w:rsidRPr="00AD4BD2">
        <w:rPr>
          <w:rFonts w:ascii="Times New Roman" w:hAnsi="Times New Roman" w:cs="Times New Roman"/>
          <w:sz w:val="28"/>
          <w:szCs w:val="28"/>
        </w:rPr>
        <w:t xml:space="preserve"> для генерации путей</w:t>
      </w:r>
      <w:r w:rsidR="009D7BE0" w:rsidRPr="00AD4BD2">
        <w:rPr>
          <w:rFonts w:ascii="Times New Roman" w:hAnsi="Times New Roman" w:cs="Times New Roman"/>
          <w:sz w:val="28"/>
          <w:szCs w:val="28"/>
        </w:rPr>
        <w:t xml:space="preserve"> определенной длины, потому что</w:t>
      </w:r>
      <w:r w:rsidR="00D90D50"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очевидно</w:t>
      </w:r>
      <w:r w:rsidRPr="00AD4BD2">
        <w:rPr>
          <w:rFonts w:ascii="Times New Roman" w:hAnsi="Times New Roman" w:cs="Times New Roman"/>
          <w:sz w:val="28"/>
          <w:szCs w:val="28"/>
        </w:rPr>
        <w:t>, что н</w:t>
      </w:r>
      <w:r w:rsidR="00D90D50" w:rsidRPr="00AD4BD2">
        <w:rPr>
          <w:rFonts w:ascii="Times New Roman" w:hAnsi="Times New Roman" w:cs="Times New Roman"/>
          <w:sz w:val="28"/>
          <w:szCs w:val="28"/>
        </w:rPr>
        <w:t>екоторые стра</w:t>
      </w:r>
      <w:r w:rsidR="009D7BE0" w:rsidRPr="00AD4BD2">
        <w:rPr>
          <w:rFonts w:ascii="Times New Roman" w:hAnsi="Times New Roman" w:cs="Times New Roman"/>
          <w:sz w:val="28"/>
          <w:szCs w:val="28"/>
        </w:rPr>
        <w:t xml:space="preserve">тегии, которые хороши для создания </w:t>
      </w:r>
      <w:r w:rsidR="00D90D50" w:rsidRPr="00AD4BD2">
        <w:rPr>
          <w:rFonts w:ascii="Times New Roman" w:hAnsi="Times New Roman" w:cs="Times New Roman"/>
          <w:sz w:val="28"/>
          <w:szCs w:val="28"/>
        </w:rPr>
        <w:t>о</w:t>
      </w:r>
      <w:r w:rsidR="009D7BE0" w:rsidRPr="00AD4BD2">
        <w:rPr>
          <w:rFonts w:ascii="Times New Roman" w:hAnsi="Times New Roman" w:cs="Times New Roman"/>
          <w:sz w:val="28"/>
          <w:szCs w:val="28"/>
        </w:rPr>
        <w:t>дних</w:t>
      </w:r>
      <w:r w:rsidR="00D90D50" w:rsidRPr="00AD4BD2">
        <w:rPr>
          <w:rFonts w:ascii="Times New Roman" w:hAnsi="Times New Roman" w:cs="Times New Roman"/>
          <w:sz w:val="28"/>
          <w:szCs w:val="28"/>
        </w:rPr>
        <w:t xml:space="preserve"> видов </w:t>
      </w:r>
      <w:r w:rsidR="009D7BE0" w:rsidRPr="00AD4BD2">
        <w:rPr>
          <w:rFonts w:ascii="Times New Roman" w:hAnsi="Times New Roman" w:cs="Times New Roman"/>
          <w:sz w:val="28"/>
          <w:szCs w:val="28"/>
        </w:rPr>
        <w:t>траекторий</w:t>
      </w:r>
      <w:r w:rsidR="00D90D50"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могут быть</w:t>
      </w:r>
      <w:r w:rsidR="00D90D50" w:rsidRPr="00AD4BD2">
        <w:rPr>
          <w:rFonts w:ascii="Times New Roman" w:hAnsi="Times New Roman" w:cs="Times New Roman"/>
          <w:sz w:val="28"/>
          <w:szCs w:val="28"/>
        </w:rPr>
        <w:t xml:space="preserve"> плохи для других.</w:t>
      </w:r>
      <w:r w:rsidRPr="00AD4BD2">
        <w:rPr>
          <w:rFonts w:ascii="Times New Roman" w:hAnsi="Times New Roman" w:cs="Times New Roman"/>
          <w:sz w:val="28"/>
          <w:szCs w:val="28"/>
        </w:rPr>
        <w:t xml:space="preserve"> </w:t>
      </w:r>
    </w:p>
    <w:p w14:paraId="14DDEE7B" w14:textId="70F23ACF" w:rsidR="00FA52B1" w:rsidRPr="00AD4BD2" w:rsidDel="00A31B71" w:rsidRDefault="00FA52B1" w:rsidP="00AB7C9B">
      <w:pPr>
        <w:spacing w:after="0" w:line="276" w:lineRule="auto"/>
        <w:ind w:left="567"/>
        <w:contextualSpacing/>
        <w:rPr>
          <w:del w:id="76" w:author="Борис Гогинян" w:date="2020-05-29T21:56:00Z"/>
          <w:rFonts w:ascii="Times New Roman" w:hAnsi="Times New Roman" w:cs="Times New Roman"/>
          <w:sz w:val="28"/>
          <w:szCs w:val="28"/>
        </w:rPr>
      </w:pPr>
      <w:r w:rsidRPr="00AD4BD2">
        <w:rPr>
          <w:rFonts w:ascii="Times New Roman" w:hAnsi="Times New Roman" w:cs="Times New Roman"/>
          <w:sz w:val="28"/>
          <w:szCs w:val="28"/>
        </w:rPr>
        <w:t>Множественная выборка</w:t>
      </w:r>
      <w:r w:rsidR="009D7BE0" w:rsidRPr="00AD4BD2">
        <w:rPr>
          <w:rFonts w:ascii="Times New Roman" w:hAnsi="Times New Roman" w:cs="Times New Roman"/>
          <w:sz w:val="28"/>
          <w:szCs w:val="28"/>
        </w:rPr>
        <w:t xml:space="preserve"> по</w:t>
      </w:r>
      <w:r w:rsidRPr="00AD4BD2">
        <w:rPr>
          <w:rFonts w:ascii="Times New Roman" w:hAnsi="Times New Roman" w:cs="Times New Roman"/>
          <w:sz w:val="28"/>
          <w:szCs w:val="28"/>
        </w:rPr>
        <w:t xml:space="preserve"> важности</w:t>
      </w:r>
      <w:r w:rsidR="00D90D50" w:rsidRPr="00AD4BD2">
        <w:rPr>
          <w:rFonts w:ascii="Times New Roman" w:hAnsi="Times New Roman" w:cs="Times New Roman"/>
          <w:sz w:val="28"/>
          <w:szCs w:val="28"/>
        </w:rPr>
        <w:t xml:space="preserve"> (англ. Multiple importance sampling)</w:t>
      </w:r>
      <w:r w:rsidRPr="00AD4BD2">
        <w:rPr>
          <w:rFonts w:ascii="Times New Roman" w:hAnsi="Times New Roman" w:cs="Times New Roman"/>
          <w:sz w:val="28"/>
          <w:szCs w:val="28"/>
        </w:rPr>
        <w:t xml:space="preserve"> может быть применена для </w:t>
      </w:r>
      <w:r w:rsidR="00D90D50" w:rsidRPr="00AD4BD2">
        <w:rPr>
          <w:rFonts w:ascii="Times New Roman" w:hAnsi="Times New Roman" w:cs="Times New Roman"/>
          <w:sz w:val="28"/>
          <w:szCs w:val="28"/>
        </w:rPr>
        <w:t xml:space="preserve">оценивания стратегий и использования их там, где они лучше всего подходят. </w:t>
      </w:r>
      <w:r w:rsidRPr="00AD4BD2">
        <w:rPr>
          <w:rFonts w:ascii="Times New Roman" w:hAnsi="Times New Roman" w:cs="Times New Roman"/>
          <w:sz w:val="28"/>
          <w:szCs w:val="28"/>
        </w:rPr>
        <w:t>Это применение MIS имеет решающее значение для эффективности BDPT.</w:t>
      </w:r>
    </w:p>
    <w:p w14:paraId="51B30E9E" w14:textId="77777777" w:rsidR="00FA52B1" w:rsidRPr="00AD4BD2" w:rsidRDefault="00FA52B1" w:rsidP="00A31B71">
      <w:pPr>
        <w:spacing w:after="0" w:line="276" w:lineRule="auto"/>
        <w:ind w:left="567"/>
        <w:contextualSpacing/>
        <w:rPr>
          <w:rFonts w:ascii="Times New Roman" w:hAnsi="Times New Roman" w:cs="Times New Roman"/>
          <w:sz w:val="28"/>
          <w:szCs w:val="28"/>
        </w:rPr>
        <w:pPrChange w:id="77" w:author="Борис Гогинян" w:date="2020-05-29T21:56:00Z">
          <w:pPr>
            <w:spacing w:after="0" w:line="276" w:lineRule="auto"/>
          </w:pPr>
        </w:pPrChange>
      </w:pPr>
    </w:p>
    <w:p w14:paraId="7BBBE92B" w14:textId="402DF6C0" w:rsidR="001C3CCE" w:rsidRPr="00B5325E" w:rsidRDefault="00DB2085" w:rsidP="008D133B">
      <w:pPr>
        <w:spacing w:after="0" w:line="276" w:lineRule="auto"/>
        <w:ind w:left="567"/>
        <w:contextualSpacing/>
        <w:rPr>
          <w:rFonts w:ascii="Times New Roman" w:hAnsi="Times New Roman" w:cs="Times New Roman"/>
          <w:sz w:val="28"/>
          <w:szCs w:val="28"/>
        </w:rPr>
      </w:pPr>
      <w:r>
        <w:rPr>
          <w:rFonts w:ascii="Times New Roman" w:hAnsi="Times New Roman" w:cs="Times New Roman"/>
          <w:noProof/>
          <w:sz w:val="28"/>
          <w:szCs w:val="28"/>
          <w:lang w:eastAsia="ru-RU"/>
        </w:rPr>
        <w:pict w14:anchorId="0E16D681">
          <v:shape id="_x0000_i1027" type="#_x0000_t75" style="width:483.75pt;height:231pt">
            <v:imagedata r:id="rId29" o:title="bidir path tracing"/>
          </v:shape>
        </w:pict>
      </w:r>
    </w:p>
    <w:p w14:paraId="72ED08E2" w14:textId="3D497146" w:rsidR="001C3CCE" w:rsidRPr="00B5325E" w:rsidRDefault="001C3CCE" w:rsidP="008D133B">
      <w:pPr>
        <w:spacing w:after="0" w:line="276" w:lineRule="auto"/>
        <w:ind w:left="567"/>
        <w:contextualSpacing/>
        <w:jc w:val="center"/>
        <w:rPr>
          <w:rFonts w:ascii="Times New Roman" w:hAnsi="Times New Roman" w:cs="Times New Roman"/>
          <w:sz w:val="28"/>
          <w:szCs w:val="28"/>
        </w:rPr>
      </w:pPr>
      <w:r w:rsidRPr="00B5325E">
        <w:rPr>
          <w:rFonts w:ascii="Times New Roman" w:hAnsi="Times New Roman" w:cs="Times New Roman"/>
          <w:sz w:val="28"/>
          <w:szCs w:val="28"/>
        </w:rPr>
        <w:t>Рис. 7 Схема алгоритма двунаправленной трассировки пути с единичным детерминированным шагом.</w:t>
      </w:r>
      <w:r w:rsidR="00866229" w:rsidRPr="00B5325E">
        <w:rPr>
          <w:rFonts w:ascii="Times New Roman" w:hAnsi="Times New Roman" w:cs="Times New Roman"/>
          <w:sz w:val="28"/>
          <w:szCs w:val="28"/>
        </w:rPr>
        <w:t xml:space="preserve"> [34]</w:t>
      </w:r>
    </w:p>
    <w:p w14:paraId="3FCFB634" w14:textId="3C5FE1FF" w:rsidR="009D7BE0" w:rsidRPr="00B5325E" w:rsidDel="00A31B71" w:rsidRDefault="009D7BE0" w:rsidP="008D133B">
      <w:pPr>
        <w:spacing w:line="276" w:lineRule="auto"/>
        <w:rPr>
          <w:del w:id="78" w:author="Борис Гогинян" w:date="2020-05-29T21:56:00Z"/>
          <w:rFonts w:ascii="Times New Roman" w:hAnsi="Times New Roman" w:cs="Times New Roman"/>
          <w:color w:val="000000"/>
          <w:sz w:val="28"/>
          <w:szCs w:val="28"/>
          <w:shd w:val="clear" w:color="auto" w:fill="FFFFFF"/>
        </w:rPr>
      </w:pPr>
    </w:p>
    <w:p w14:paraId="63AE7D6C" w14:textId="52D88594" w:rsidR="00640028" w:rsidRPr="00B5325E" w:rsidDel="00A31B71" w:rsidRDefault="00640028" w:rsidP="00A31B71">
      <w:pPr>
        <w:jc w:val="center"/>
        <w:rPr>
          <w:del w:id="79" w:author="Борис Гогинян" w:date="2020-05-29T21:57:00Z"/>
          <w:rFonts w:ascii="Times New Roman" w:hAnsi="Times New Roman" w:cs="Times New Roman"/>
          <w:color w:val="000000"/>
          <w:sz w:val="28"/>
          <w:szCs w:val="28"/>
          <w:shd w:val="clear" w:color="auto" w:fill="FFFFFF"/>
        </w:rPr>
        <w:pPrChange w:id="80" w:author="Борис Гогинян" w:date="2020-05-29T21:57:00Z">
          <w:pPr/>
        </w:pPrChange>
      </w:pPr>
    </w:p>
    <w:p w14:paraId="19BA3E83" w14:textId="3D9DA422" w:rsidR="00A6235B" w:rsidRPr="00A31B71" w:rsidRDefault="00667911" w:rsidP="00A31B71">
      <w:pPr>
        <w:spacing w:line="276" w:lineRule="auto"/>
        <w:jc w:val="center"/>
        <w:rPr>
          <w:rFonts w:ascii="Times New Roman" w:hAnsi="Times New Roman" w:cs="Times New Roman"/>
          <w:b/>
          <w:color w:val="000000"/>
          <w:sz w:val="28"/>
          <w:szCs w:val="28"/>
          <w:shd w:val="clear" w:color="auto" w:fill="FFFFFF"/>
          <w:rPrChange w:id="81" w:author="Борис Гогинян" w:date="2020-05-29T21:56:00Z">
            <w:rPr>
              <w:rFonts w:ascii="Times New Roman" w:hAnsi="Times New Roman" w:cs="Times New Roman"/>
              <w:color w:val="000000"/>
              <w:sz w:val="28"/>
              <w:szCs w:val="28"/>
              <w:shd w:val="clear" w:color="auto" w:fill="FFFFFF"/>
            </w:rPr>
          </w:rPrChange>
        </w:rPr>
        <w:pPrChange w:id="82" w:author="Борис Гогинян" w:date="2020-05-29T21:57:00Z">
          <w:pPr>
            <w:spacing w:line="276" w:lineRule="auto"/>
            <w:jc w:val="center"/>
          </w:pPr>
        </w:pPrChange>
      </w:pPr>
      <w:r w:rsidRPr="00A31B71">
        <w:rPr>
          <w:rFonts w:ascii="Times New Roman" w:hAnsi="Times New Roman" w:cs="Times New Roman"/>
          <w:b/>
          <w:color w:val="000000"/>
          <w:sz w:val="28"/>
          <w:szCs w:val="28"/>
          <w:shd w:val="clear" w:color="auto" w:fill="FFFFFF"/>
          <w:rPrChange w:id="83" w:author="Борис Гогинян" w:date="2020-05-29T21:56:00Z">
            <w:rPr>
              <w:rFonts w:ascii="Times New Roman" w:hAnsi="Times New Roman" w:cs="Times New Roman"/>
              <w:color w:val="000000"/>
              <w:sz w:val="28"/>
              <w:szCs w:val="28"/>
              <w:shd w:val="clear" w:color="auto" w:fill="FFFFFF"/>
            </w:rPr>
          </w:rPrChange>
        </w:rPr>
        <w:t>Оптимизационные</w:t>
      </w:r>
      <w:r w:rsidR="006D1E05" w:rsidRPr="00A31B71">
        <w:rPr>
          <w:rFonts w:ascii="Times New Roman" w:hAnsi="Times New Roman" w:cs="Times New Roman"/>
          <w:b/>
          <w:color w:val="000000"/>
          <w:sz w:val="28"/>
          <w:szCs w:val="28"/>
          <w:shd w:val="clear" w:color="auto" w:fill="FFFFFF"/>
          <w:rPrChange w:id="84" w:author="Борис Гогинян" w:date="2020-05-29T21:56:00Z">
            <w:rPr>
              <w:rFonts w:ascii="Times New Roman" w:hAnsi="Times New Roman" w:cs="Times New Roman"/>
              <w:color w:val="000000"/>
              <w:sz w:val="28"/>
              <w:szCs w:val="28"/>
              <w:shd w:val="clear" w:color="auto" w:fill="FFFFFF"/>
            </w:rPr>
          </w:rPrChange>
        </w:rPr>
        <w:t xml:space="preserve"> </w:t>
      </w:r>
      <w:commentRangeStart w:id="85"/>
      <w:r w:rsidR="006D1E05" w:rsidRPr="00A31B71">
        <w:rPr>
          <w:rFonts w:ascii="Times New Roman" w:hAnsi="Times New Roman" w:cs="Times New Roman"/>
          <w:b/>
          <w:color w:val="000000"/>
          <w:sz w:val="28"/>
          <w:szCs w:val="28"/>
          <w:shd w:val="clear" w:color="auto" w:fill="FFFFFF"/>
          <w:rPrChange w:id="86" w:author="Борис Гогинян" w:date="2020-05-29T21:56:00Z">
            <w:rPr>
              <w:rFonts w:ascii="Times New Roman" w:hAnsi="Times New Roman" w:cs="Times New Roman"/>
              <w:color w:val="000000"/>
              <w:sz w:val="28"/>
              <w:szCs w:val="28"/>
              <w:shd w:val="clear" w:color="auto" w:fill="FFFFFF"/>
            </w:rPr>
          </w:rPrChange>
        </w:rPr>
        <w:t>методы</w:t>
      </w:r>
      <w:commentRangeEnd w:id="85"/>
      <w:r w:rsidR="006514DC" w:rsidRPr="00A31B71">
        <w:rPr>
          <w:rStyle w:val="af1"/>
          <w:b/>
          <w:sz w:val="28"/>
          <w:szCs w:val="28"/>
          <w:rPrChange w:id="87" w:author="Борис Гогинян" w:date="2020-05-29T21:56:00Z">
            <w:rPr>
              <w:rStyle w:val="af1"/>
              <w:sz w:val="28"/>
              <w:szCs w:val="28"/>
            </w:rPr>
          </w:rPrChange>
        </w:rPr>
        <w:commentReference w:id="85"/>
      </w:r>
    </w:p>
    <w:p w14:paraId="22E745A4" w14:textId="3525C439" w:rsidR="00640028" w:rsidRPr="00AD4BD2" w:rsidRDefault="006D1E05" w:rsidP="00640028">
      <w:pPr>
        <w:spacing w:line="276" w:lineRule="auto"/>
        <w:ind w:firstLine="708"/>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Для каждого алгоритма существуют способы ускорить его работу. </w:t>
      </w:r>
      <w:r w:rsidR="0071051D" w:rsidRPr="00AD4BD2">
        <w:rPr>
          <w:rFonts w:ascii="Times New Roman" w:hAnsi="Times New Roman" w:cs="Times New Roman"/>
          <w:color w:val="000000"/>
          <w:sz w:val="28"/>
          <w:szCs w:val="28"/>
          <w:shd w:val="clear" w:color="auto" w:fill="FFFFFF"/>
        </w:rPr>
        <w:t xml:space="preserve">Общая идея состоит в том, чтобы выбирать те лучи, которые вносят наибольший вклад в изображение. </w:t>
      </w:r>
      <w:r w:rsidRPr="00AD4BD2">
        <w:rPr>
          <w:rFonts w:ascii="Times New Roman" w:hAnsi="Times New Roman" w:cs="Times New Roman"/>
          <w:color w:val="000000"/>
          <w:sz w:val="28"/>
          <w:szCs w:val="28"/>
          <w:shd w:val="clear" w:color="auto" w:fill="FFFFFF"/>
        </w:rPr>
        <w:t>Рассмотрим некоторые основные способы, которые упоминались выше</w:t>
      </w:r>
      <w:r w:rsidR="00640028" w:rsidRPr="00AD4BD2">
        <w:rPr>
          <w:rFonts w:ascii="Times New Roman" w:hAnsi="Times New Roman" w:cs="Times New Roman"/>
          <w:color w:val="000000"/>
          <w:sz w:val="28"/>
          <w:szCs w:val="28"/>
          <w:shd w:val="clear" w:color="auto" w:fill="FFFFFF"/>
        </w:rPr>
        <w:t>.</w:t>
      </w:r>
    </w:p>
    <w:p w14:paraId="18FCD719" w14:textId="1662198D" w:rsidR="00A6235B" w:rsidRPr="00B5325E" w:rsidRDefault="00944653" w:rsidP="00AB7C9B">
      <w:pPr>
        <w:spacing w:line="276" w:lineRule="auto"/>
        <w:ind w:firstLine="708"/>
        <w:rPr>
          <w:rFonts w:ascii="Times New Roman" w:hAnsi="Times New Roman" w:cs="Times New Roman"/>
          <w:sz w:val="28"/>
          <w:szCs w:val="28"/>
        </w:rPr>
      </w:pPr>
      <w:r w:rsidRPr="00A31B71">
        <w:rPr>
          <w:rFonts w:ascii="Times New Roman" w:hAnsi="Times New Roman" w:cs="Times New Roman"/>
          <w:b/>
          <w:sz w:val="28"/>
          <w:szCs w:val="28"/>
          <w:rPrChange w:id="88" w:author="Борис Гогинян" w:date="2020-05-29T21:57:00Z">
            <w:rPr>
              <w:rFonts w:ascii="Times New Roman" w:hAnsi="Times New Roman" w:cs="Times New Roman"/>
              <w:sz w:val="28"/>
              <w:szCs w:val="28"/>
            </w:rPr>
          </w:rPrChange>
        </w:rPr>
        <w:t xml:space="preserve">Выборка по важности (англ. </w:t>
      </w:r>
      <w:r w:rsidR="00A6235B" w:rsidRPr="00A31B71">
        <w:rPr>
          <w:rFonts w:ascii="Times New Roman" w:hAnsi="Times New Roman" w:cs="Times New Roman"/>
          <w:b/>
          <w:sz w:val="28"/>
          <w:szCs w:val="28"/>
          <w:lang w:val="en-US"/>
          <w:rPrChange w:id="89" w:author="Борис Гогинян" w:date="2020-05-29T21:57:00Z">
            <w:rPr>
              <w:rFonts w:ascii="Times New Roman" w:hAnsi="Times New Roman" w:cs="Times New Roman"/>
              <w:sz w:val="28"/>
              <w:szCs w:val="28"/>
              <w:lang w:val="en-US"/>
            </w:rPr>
          </w:rPrChange>
        </w:rPr>
        <w:t>Importance</w:t>
      </w:r>
      <w:r w:rsidR="00A6235B" w:rsidRPr="00A31B71">
        <w:rPr>
          <w:rFonts w:ascii="Times New Roman" w:hAnsi="Times New Roman" w:cs="Times New Roman"/>
          <w:b/>
          <w:sz w:val="28"/>
          <w:szCs w:val="28"/>
          <w:rPrChange w:id="90" w:author="Борис Гогинян" w:date="2020-05-29T21:57:00Z">
            <w:rPr>
              <w:rFonts w:ascii="Times New Roman" w:hAnsi="Times New Roman" w:cs="Times New Roman"/>
              <w:sz w:val="28"/>
              <w:szCs w:val="28"/>
            </w:rPr>
          </w:rPrChange>
        </w:rPr>
        <w:t xml:space="preserve"> </w:t>
      </w:r>
      <w:r w:rsidR="00A6235B" w:rsidRPr="00A31B71">
        <w:rPr>
          <w:rFonts w:ascii="Times New Roman" w:hAnsi="Times New Roman" w:cs="Times New Roman"/>
          <w:b/>
          <w:sz w:val="28"/>
          <w:szCs w:val="28"/>
          <w:lang w:val="en-US"/>
          <w:rPrChange w:id="91" w:author="Борис Гогинян" w:date="2020-05-29T21:57:00Z">
            <w:rPr>
              <w:rFonts w:ascii="Times New Roman" w:hAnsi="Times New Roman" w:cs="Times New Roman"/>
              <w:sz w:val="28"/>
              <w:szCs w:val="28"/>
              <w:lang w:val="en-US"/>
            </w:rPr>
          </w:rPrChange>
        </w:rPr>
        <w:t>sampling</w:t>
      </w:r>
      <w:r w:rsidRPr="00A31B71">
        <w:rPr>
          <w:rFonts w:ascii="Times New Roman" w:hAnsi="Times New Roman" w:cs="Times New Roman"/>
          <w:b/>
          <w:sz w:val="28"/>
          <w:szCs w:val="28"/>
          <w:rPrChange w:id="92" w:author="Борис Гогинян" w:date="2020-05-29T21:57:00Z">
            <w:rPr>
              <w:rFonts w:ascii="Times New Roman" w:hAnsi="Times New Roman" w:cs="Times New Roman"/>
              <w:sz w:val="28"/>
              <w:szCs w:val="28"/>
            </w:rPr>
          </w:rPrChange>
        </w:rPr>
        <w:t>)</w:t>
      </w:r>
      <w:r w:rsidR="00866229" w:rsidRPr="00B5325E">
        <w:rPr>
          <w:rFonts w:ascii="Times New Roman" w:hAnsi="Times New Roman" w:cs="Times New Roman"/>
          <w:sz w:val="28"/>
          <w:szCs w:val="28"/>
        </w:rPr>
        <w:t xml:space="preserve"> </w:t>
      </w:r>
      <w:del w:id="93" w:author="Борис Гогинян" w:date="2020-05-29T21:57:00Z">
        <w:r w:rsidR="00866229" w:rsidRPr="00B5325E" w:rsidDel="00A31B71">
          <w:rPr>
            <w:rFonts w:ascii="Times New Roman" w:hAnsi="Times New Roman" w:cs="Times New Roman"/>
            <w:sz w:val="28"/>
            <w:szCs w:val="28"/>
          </w:rPr>
          <w:delText>[5]</w:delText>
        </w:r>
      </w:del>
    </w:p>
    <w:p w14:paraId="36D493B4" w14:textId="35F3B174" w:rsidR="00A6235B" w:rsidRPr="00AD4BD2" w:rsidRDefault="00A6235B" w:rsidP="00AB7C9B">
      <w:pPr>
        <w:spacing w:line="276" w:lineRule="auto"/>
        <w:ind w:firstLine="708"/>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Отражение лучей в полностью случайном направлении может привести к большим и нецелесообразным затратам, поэтому имеет смысл выбирать направление в зависимости от возвращаемого значения </w:t>
      </w:r>
      <w:r w:rsidR="006514DC" w:rsidRPr="00AD4BD2">
        <w:rPr>
          <w:rFonts w:ascii="Times New Roman" w:hAnsi="Times New Roman" w:cs="Times New Roman"/>
          <w:color w:val="000000"/>
          <w:sz w:val="28"/>
          <w:szCs w:val="28"/>
          <w:shd w:val="clear" w:color="auto" w:fill="FFFFFF"/>
        </w:rPr>
        <w:t xml:space="preserve">функции </w:t>
      </w:r>
      <w:r w:rsidRPr="00AD4BD2">
        <w:rPr>
          <w:rFonts w:ascii="Times New Roman" w:hAnsi="Times New Roman" w:cs="Times New Roman"/>
          <w:color w:val="000000"/>
          <w:sz w:val="28"/>
          <w:szCs w:val="28"/>
          <w:shd w:val="clear" w:color="auto" w:fill="FFFFFF"/>
          <w:lang w:val="en-US"/>
        </w:rPr>
        <w:t>BRDF</w:t>
      </w:r>
      <w:r w:rsidRPr="00AD4BD2">
        <w:rPr>
          <w:rFonts w:ascii="Times New Roman" w:hAnsi="Times New Roman" w:cs="Times New Roman"/>
          <w:color w:val="000000"/>
          <w:sz w:val="28"/>
          <w:szCs w:val="28"/>
          <w:shd w:val="clear" w:color="auto" w:fill="FFFFFF"/>
        </w:rPr>
        <w:t xml:space="preserve">. Если оно близко к нулю, то скорее всего такой луч не привнесет в сцену заметных изменений. И наоборот, в направления, которые приводят к большим значениям </w:t>
      </w:r>
      <w:r w:rsidRPr="00AD4BD2">
        <w:rPr>
          <w:rFonts w:ascii="Times New Roman" w:hAnsi="Times New Roman" w:cs="Times New Roman"/>
          <w:color w:val="000000"/>
          <w:sz w:val="28"/>
          <w:szCs w:val="28"/>
          <w:shd w:val="clear" w:color="auto" w:fill="FFFFFF"/>
          <w:lang w:val="en-US"/>
        </w:rPr>
        <w:t>BRDF</w:t>
      </w:r>
      <w:r w:rsidRPr="00AD4BD2">
        <w:rPr>
          <w:rFonts w:ascii="Times New Roman" w:hAnsi="Times New Roman" w:cs="Times New Roman"/>
          <w:color w:val="000000"/>
          <w:sz w:val="28"/>
          <w:szCs w:val="28"/>
          <w:shd w:val="clear" w:color="auto" w:fill="FFFFFF"/>
        </w:rPr>
        <w:t xml:space="preserve">, следует выпускать больше лучей. </w:t>
      </w:r>
    </w:p>
    <w:p w14:paraId="4EEAD1C9" w14:textId="667EDA84" w:rsidR="0071051D" w:rsidRPr="00AD4BD2" w:rsidRDefault="0071051D" w:rsidP="00AB7C9B">
      <w:pPr>
        <w:spacing w:line="276" w:lineRule="auto"/>
        <w:ind w:firstLine="708"/>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Приближение Монте-Карло (Monte-Carlo estimator) – аппроксимация уравнения рендеринга:</w:t>
      </w:r>
    </w:p>
    <w:p w14:paraId="68586320" w14:textId="2C7B8B85" w:rsidR="0071051D" w:rsidRPr="00AD4BD2" w:rsidRDefault="00DB2085" w:rsidP="008D133B">
      <w:pPr>
        <w:spacing w:line="276" w:lineRule="auto"/>
        <w:rPr>
          <w:rFonts w:ascii="Times New Roman" w:hAnsi="Times New Roman" w:cs="Times New Roman"/>
          <w:color w:val="000000"/>
          <w:sz w:val="28"/>
          <w:szCs w:val="28"/>
          <w:shd w:val="clear" w:color="auto" w:fill="FFFFFF"/>
        </w:rPr>
      </w:pPr>
      <m:oMathPara>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F</m:t>
              </m:r>
            </m:e>
            <m:sub>
              <m:r>
                <w:rPr>
                  <w:rFonts w:ascii="Cambria Math" w:hAnsi="Cambria Math" w:cs="Times New Roman"/>
                  <w:color w:val="000000"/>
                  <w:sz w:val="28"/>
                  <w:szCs w:val="28"/>
                  <w:shd w:val="clear" w:color="auto" w:fill="FFFFFF"/>
                </w:rPr>
                <m:t>N</m:t>
              </m:r>
            </m:sub>
          </m:sSub>
          <m:r>
            <w:rPr>
              <w:rFonts w:ascii="Cambria Math" w:hAnsi="Cambria Math" w:cs="Times New Roman"/>
              <w:color w:val="000000"/>
              <w:sz w:val="28"/>
              <w:szCs w:val="28"/>
              <w:shd w:val="clear" w:color="auto" w:fill="FFFFFF"/>
            </w:rPr>
            <m:t>=</m:t>
          </m:r>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1</m:t>
              </m:r>
            </m:num>
            <m:den>
              <m:r>
                <w:rPr>
                  <w:rFonts w:ascii="Cambria Math" w:hAnsi="Cambria Math" w:cs="Times New Roman"/>
                  <w:color w:val="000000"/>
                  <w:sz w:val="28"/>
                  <w:szCs w:val="28"/>
                  <w:shd w:val="clear" w:color="auto" w:fill="FFFFFF"/>
                </w:rPr>
                <m:t>N</m:t>
              </m:r>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i=1</m:t>
              </m:r>
            </m:sub>
            <m:sup>
              <m:r>
                <w:rPr>
                  <w:rFonts w:ascii="Cambria Math" w:hAnsi="Cambria Math" w:cs="Times New Roman"/>
                  <w:color w:val="000000"/>
                  <w:sz w:val="28"/>
                  <w:szCs w:val="28"/>
                  <w:shd w:val="clear" w:color="auto" w:fill="FFFFFF"/>
                </w:rPr>
                <m:t>N</m:t>
              </m:r>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num>
                <m:den>
                  <m:r>
                    <w:rPr>
                      <w:rFonts w:ascii="Cambria Math" w:hAnsi="Cambria Math" w:cs="Times New Roman"/>
                      <w:color w:val="000000"/>
                      <w:sz w:val="28"/>
                      <w:szCs w:val="28"/>
                      <w:shd w:val="clear" w:color="auto" w:fill="FFFFFF"/>
                    </w:rPr>
                    <m:t>p(</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en>
              </m:f>
            </m:e>
          </m:nary>
        </m:oMath>
      </m:oMathPara>
    </w:p>
    <w:p w14:paraId="1AA42717" w14:textId="088CD4B6" w:rsidR="0071051D" w:rsidRPr="00AD4BD2" w:rsidRDefault="0071051D" w:rsidP="008D133B">
      <w:pPr>
        <w:spacing w:line="276" w:lineRule="auto"/>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где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
          <m:dPr>
            <m:begChr m:val="["/>
            <m:endChr m:val="]"/>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0, 1</m:t>
            </m:r>
          </m:e>
        </m:d>
      </m:oMath>
      <w:r w:rsidRPr="00AD4BD2">
        <w:rPr>
          <w:rFonts w:ascii="Times New Roman" w:hAnsi="Times New Roman" w:cs="Times New Roman"/>
          <w:color w:val="000000"/>
          <w:sz w:val="28"/>
          <w:szCs w:val="28"/>
          <w:shd w:val="clear" w:color="auto" w:fill="FFFFFF"/>
        </w:rPr>
        <w:t xml:space="preserve"> –</w:t>
      </w:r>
      <w:r w:rsidR="00A26A8D" w:rsidRPr="00AD4BD2">
        <w:rPr>
          <w:rFonts w:ascii="Times New Roman" w:hAnsi="Times New Roman" w:cs="Times New Roman"/>
          <w:color w:val="000000"/>
          <w:sz w:val="28"/>
          <w:szCs w:val="28"/>
          <w:shd w:val="clear" w:color="auto" w:fill="FFFFFF"/>
        </w:rPr>
        <w:t xml:space="preserve"> </w:t>
      </w:r>
      <w:proofErr w:type="spellStart"/>
      <w:r w:rsidR="00416637" w:rsidRPr="00AD4BD2">
        <w:rPr>
          <w:rFonts w:ascii="Times New Roman" w:hAnsi="Times New Roman" w:cs="Times New Roman"/>
          <w:color w:val="000000"/>
          <w:sz w:val="28"/>
          <w:szCs w:val="28"/>
          <w:shd w:val="clear" w:color="auto" w:fill="FFFFFF"/>
        </w:rPr>
        <w:t>случ</w:t>
      </w:r>
      <w:proofErr w:type="spellEnd"/>
      <w:r w:rsidR="00416637" w:rsidRPr="00AD4BD2">
        <w:rPr>
          <w:rFonts w:ascii="Times New Roman" w:hAnsi="Times New Roman" w:cs="Times New Roman"/>
          <w:color w:val="000000"/>
          <w:sz w:val="28"/>
          <w:szCs w:val="28"/>
          <w:shd w:val="clear" w:color="auto" w:fill="FFFFFF"/>
        </w:rPr>
        <w:t>.</w:t>
      </w:r>
      <w:r w:rsidRPr="00AD4BD2">
        <w:rPr>
          <w:rFonts w:ascii="Times New Roman" w:hAnsi="Times New Roman" w:cs="Times New Roman"/>
          <w:color w:val="000000"/>
          <w:sz w:val="28"/>
          <w:szCs w:val="28"/>
          <w:shd w:val="clear" w:color="auto" w:fill="FFFFFF"/>
        </w:rPr>
        <w:t xml:space="preserve"> </w:t>
      </w:r>
      <w:r w:rsidR="00B00809" w:rsidRPr="00AD4BD2">
        <w:rPr>
          <w:rFonts w:ascii="Times New Roman" w:hAnsi="Times New Roman" w:cs="Times New Roman"/>
          <w:color w:val="000000"/>
          <w:sz w:val="28"/>
          <w:szCs w:val="28"/>
          <w:shd w:val="clear" w:color="auto" w:fill="FFFFFF"/>
        </w:rPr>
        <w:t>в</w:t>
      </w:r>
      <w:r w:rsidRPr="00AD4BD2">
        <w:rPr>
          <w:rFonts w:ascii="Times New Roman" w:hAnsi="Times New Roman" w:cs="Times New Roman"/>
          <w:color w:val="000000"/>
          <w:sz w:val="28"/>
          <w:szCs w:val="28"/>
          <w:shd w:val="clear" w:color="auto" w:fill="FFFFFF"/>
        </w:rPr>
        <w:t>еличины</w:t>
      </w:r>
      <w:r w:rsidR="00B00809" w:rsidRPr="00AD4BD2">
        <w:rPr>
          <w:rFonts w:ascii="Times New Roman" w:hAnsi="Times New Roman" w:cs="Times New Roman"/>
          <w:color w:val="000000"/>
          <w:sz w:val="28"/>
          <w:szCs w:val="28"/>
          <w:shd w:val="clear" w:color="auto" w:fill="FFFFFF"/>
        </w:rPr>
        <w:t>,</w:t>
      </w:r>
      <w:r w:rsidR="00A26A8D" w:rsidRPr="00AD4BD2">
        <w:rPr>
          <w:rFonts w:ascii="Times New Roman" w:hAnsi="Times New Roman" w:cs="Times New Roman"/>
          <w:color w:val="000000"/>
          <w:sz w:val="28"/>
          <w:szCs w:val="28"/>
          <w:shd w:val="clear" w:color="auto" w:fill="FFFFFF"/>
        </w:rPr>
        <w:t xml:space="preserve"> распределенные </w:t>
      </w:r>
      <w:r w:rsidR="00416637" w:rsidRPr="00AD4BD2">
        <w:rPr>
          <w:rFonts w:ascii="Times New Roman" w:hAnsi="Times New Roman" w:cs="Times New Roman"/>
          <w:color w:val="000000"/>
          <w:sz w:val="28"/>
          <w:szCs w:val="28"/>
          <w:shd w:val="clear" w:color="auto" w:fill="FFFFFF"/>
        </w:rPr>
        <w:t xml:space="preserve">в соответствии с плотностью </w:t>
      </w:r>
      <m:oMath>
        <m:r>
          <w:rPr>
            <w:rFonts w:ascii="Cambria Math" w:hAnsi="Cambria Math" w:cs="Times New Roman"/>
            <w:color w:val="000000"/>
            <w:sz w:val="28"/>
            <w:szCs w:val="28"/>
            <w:shd w:val="clear" w:color="auto" w:fill="FFFFFF"/>
          </w:rPr>
          <m:t>p(x)</m:t>
        </m:r>
      </m:oMath>
      <w:r w:rsidR="0066677D" w:rsidRPr="00AD4BD2">
        <w:rPr>
          <w:rFonts w:ascii="Times New Roman" w:hAnsi="Times New Roman" w:cs="Times New Roman"/>
          <w:color w:val="000000"/>
          <w:sz w:val="28"/>
          <w:szCs w:val="28"/>
          <w:shd w:val="clear" w:color="auto" w:fill="FFFFFF"/>
        </w:rPr>
        <w:t>;</w:t>
      </w:r>
    </w:p>
    <w:p w14:paraId="48EF767B" w14:textId="2AFB63FF" w:rsidR="0071051D" w:rsidRPr="00AD4BD2" w:rsidRDefault="0071051D" w:rsidP="008D133B">
      <w:pPr>
        <w:spacing w:line="276" w:lineRule="auto"/>
        <w:rPr>
          <w:rFonts w:ascii="Times New Roman" w:hAnsi="Times New Roman" w:cs="Times New Roman"/>
          <w:color w:val="000000"/>
          <w:sz w:val="28"/>
          <w:szCs w:val="28"/>
          <w:shd w:val="clear" w:color="auto" w:fill="FFFFFF"/>
          <w:lang w:val="en-US"/>
        </w:rPr>
      </w:pPr>
      <m:oMath>
        <m:r>
          <w:rPr>
            <w:rFonts w:ascii="Cambria Math" w:hAnsi="Cambria Math" w:cs="Times New Roman"/>
            <w:color w:val="000000"/>
            <w:sz w:val="28"/>
            <w:szCs w:val="28"/>
            <w:shd w:val="clear" w:color="auto" w:fill="FFFFFF"/>
          </w:rPr>
          <m:t>p(x)</m:t>
        </m:r>
      </m:oMath>
      <w:r w:rsidRPr="00AD4BD2">
        <w:rPr>
          <w:rFonts w:ascii="Times New Roman" w:hAnsi="Times New Roman" w:cs="Times New Roman"/>
          <w:color w:val="000000"/>
          <w:sz w:val="28"/>
          <w:szCs w:val="28"/>
          <w:shd w:val="clear" w:color="auto" w:fill="FFFFFF"/>
        </w:rPr>
        <w:t xml:space="preserve"> – функция плотности вероятности (англ.</w:t>
      </w:r>
      <w:r w:rsidRPr="00B5325E">
        <w:rPr>
          <w:sz w:val="28"/>
          <w:szCs w:val="28"/>
        </w:rPr>
        <w:t xml:space="preserve"> </w:t>
      </w:r>
      <w:r w:rsidRPr="00AD4BD2">
        <w:rPr>
          <w:rFonts w:ascii="Times New Roman" w:hAnsi="Times New Roman" w:cs="Times New Roman"/>
          <w:color w:val="000000"/>
          <w:sz w:val="28"/>
          <w:szCs w:val="28"/>
          <w:shd w:val="clear" w:color="auto" w:fill="FFFFFF"/>
          <w:lang w:val="en-US"/>
        </w:rPr>
        <w:t>Probability density function)</w:t>
      </w:r>
      <w:r w:rsidR="0066677D" w:rsidRPr="00AD4BD2">
        <w:rPr>
          <w:rFonts w:ascii="Times New Roman" w:hAnsi="Times New Roman" w:cs="Times New Roman"/>
          <w:color w:val="000000"/>
          <w:sz w:val="28"/>
          <w:szCs w:val="28"/>
          <w:shd w:val="clear" w:color="auto" w:fill="FFFFFF"/>
          <w:lang w:val="en-US"/>
        </w:rPr>
        <w:t>,</w:t>
      </w:r>
    </w:p>
    <w:p w14:paraId="3D92F20E" w14:textId="641478D7" w:rsidR="0066677D" w:rsidRPr="00497786" w:rsidRDefault="0066677D" w:rsidP="008D133B">
      <w:pPr>
        <w:spacing w:line="276" w:lineRule="auto"/>
        <w:rPr>
          <w:rFonts w:ascii="Times New Roman" w:hAnsi="Times New Roman" w:cs="Times New Roman"/>
          <w:color w:val="000000"/>
          <w:sz w:val="28"/>
          <w:szCs w:val="28"/>
          <w:shd w:val="clear" w:color="auto" w:fill="FFFFFF"/>
          <w:lang w:val="en-US"/>
          <w:rPrChange w:id="94" w:author="Борис Гогинян" w:date="2020-05-27T21:32:00Z">
            <w:rPr>
              <w:rFonts w:ascii="Times New Roman" w:hAnsi="Times New Roman" w:cs="Times New Roman"/>
              <w:color w:val="000000"/>
              <w:sz w:val="28"/>
              <w:szCs w:val="28"/>
              <w:shd w:val="clear" w:color="auto" w:fill="FFFFFF"/>
            </w:rPr>
          </w:rPrChange>
        </w:rPr>
      </w:pPr>
      <w:r w:rsidRPr="00AD4BD2">
        <w:rPr>
          <w:rFonts w:ascii="Times New Roman" w:hAnsi="Times New Roman" w:cs="Times New Roman"/>
          <w:color w:val="000000"/>
          <w:sz w:val="28"/>
          <w:szCs w:val="28"/>
          <w:shd w:val="clear" w:color="auto" w:fill="FFFFFF"/>
        </w:rPr>
        <w:t>Причем</w:t>
      </w:r>
      <w:r w:rsidRPr="00497786">
        <w:rPr>
          <w:rFonts w:ascii="Times New Roman" w:hAnsi="Times New Roman" w:cs="Times New Roman"/>
          <w:color w:val="000000"/>
          <w:sz w:val="28"/>
          <w:szCs w:val="28"/>
          <w:shd w:val="clear" w:color="auto" w:fill="FFFFFF"/>
          <w:lang w:val="en-US"/>
          <w:rPrChange w:id="95" w:author="Борис Гогинян" w:date="2020-05-27T21:32:00Z">
            <w:rPr>
              <w:rFonts w:ascii="Times New Roman" w:hAnsi="Times New Roman" w:cs="Times New Roman"/>
              <w:color w:val="000000"/>
              <w:sz w:val="28"/>
              <w:szCs w:val="28"/>
              <w:shd w:val="clear" w:color="auto" w:fill="FFFFFF"/>
            </w:rPr>
          </w:rPrChange>
        </w:rPr>
        <w:t xml:space="preserve"> </w:t>
      </w:r>
      <w:r w:rsidRPr="00AD4BD2">
        <w:rPr>
          <w:rFonts w:ascii="Times New Roman" w:hAnsi="Times New Roman" w:cs="Times New Roman"/>
          <w:color w:val="000000"/>
          <w:sz w:val="28"/>
          <w:szCs w:val="28"/>
          <w:shd w:val="clear" w:color="auto" w:fill="FFFFFF"/>
        </w:rPr>
        <w:t>должно</w:t>
      </w:r>
      <w:r w:rsidRPr="00497786">
        <w:rPr>
          <w:rFonts w:ascii="Times New Roman" w:hAnsi="Times New Roman" w:cs="Times New Roman"/>
          <w:color w:val="000000"/>
          <w:sz w:val="28"/>
          <w:szCs w:val="28"/>
          <w:shd w:val="clear" w:color="auto" w:fill="FFFFFF"/>
          <w:lang w:val="en-US"/>
          <w:rPrChange w:id="96" w:author="Борис Гогинян" w:date="2020-05-27T21:32:00Z">
            <w:rPr>
              <w:rFonts w:ascii="Times New Roman" w:hAnsi="Times New Roman" w:cs="Times New Roman"/>
              <w:color w:val="000000"/>
              <w:sz w:val="28"/>
              <w:szCs w:val="28"/>
              <w:shd w:val="clear" w:color="auto" w:fill="FFFFFF"/>
            </w:rPr>
          </w:rPrChange>
        </w:rPr>
        <w:t xml:space="preserve"> </w:t>
      </w:r>
      <w:r w:rsidRPr="00AD4BD2">
        <w:rPr>
          <w:rFonts w:ascii="Times New Roman" w:hAnsi="Times New Roman" w:cs="Times New Roman"/>
          <w:color w:val="000000"/>
          <w:sz w:val="28"/>
          <w:szCs w:val="28"/>
          <w:shd w:val="clear" w:color="auto" w:fill="FFFFFF"/>
        </w:rPr>
        <w:t>выполнятся</w:t>
      </w:r>
      <w:r w:rsidRPr="00497786">
        <w:rPr>
          <w:rFonts w:ascii="Times New Roman" w:hAnsi="Times New Roman" w:cs="Times New Roman"/>
          <w:color w:val="000000"/>
          <w:sz w:val="28"/>
          <w:szCs w:val="28"/>
          <w:shd w:val="clear" w:color="auto" w:fill="FFFFFF"/>
          <w:lang w:val="en-US"/>
          <w:rPrChange w:id="97" w:author="Борис Гогинян" w:date="2020-05-27T21:32:00Z">
            <w:rPr>
              <w:rFonts w:ascii="Times New Roman" w:hAnsi="Times New Roman" w:cs="Times New Roman"/>
              <w:color w:val="000000"/>
              <w:sz w:val="28"/>
              <w:szCs w:val="28"/>
              <w:shd w:val="clear" w:color="auto" w:fill="FFFFFF"/>
            </w:rPr>
          </w:rPrChange>
        </w:rPr>
        <w:t xml:space="preserve"> </w:t>
      </w:r>
      <m:oMath>
        <m:r>
          <w:rPr>
            <w:rFonts w:ascii="Cambria Math" w:hAnsi="Cambria Math" w:cs="Times New Roman"/>
            <w:color w:val="000000"/>
            <w:sz w:val="28"/>
            <w:szCs w:val="28"/>
            <w:shd w:val="clear" w:color="auto" w:fill="FFFFFF"/>
            <w:lang w:val="en-US"/>
            <w:rPrChange w:id="98" w:author="Борис Гогинян" w:date="2020-05-27T21:32:00Z">
              <w:rPr>
                <w:rFonts w:ascii="Cambria Math" w:hAnsi="Cambria Math" w:cs="Times New Roman"/>
                <w:color w:val="000000"/>
                <w:sz w:val="28"/>
                <w:szCs w:val="28"/>
                <w:shd w:val="clear" w:color="auto" w:fill="FFFFFF"/>
              </w:rPr>
            </w:rPrChange>
          </w:rPr>
          <m:t>∀</m:t>
        </m:r>
        <m:r>
          <w:rPr>
            <w:rFonts w:ascii="Cambria Math" w:hAnsi="Cambria Math" w:cs="Times New Roman"/>
            <w:color w:val="000000"/>
            <w:sz w:val="28"/>
            <w:szCs w:val="28"/>
            <w:shd w:val="clear" w:color="auto" w:fill="FFFFFF"/>
          </w:rPr>
          <m:t>x</m:t>
        </m:r>
        <m:r>
          <w:rPr>
            <w:rFonts w:ascii="Cambria Math" w:hAnsi="Cambria Math" w:cs="Times New Roman"/>
            <w:color w:val="000000"/>
            <w:sz w:val="28"/>
            <w:szCs w:val="28"/>
            <w:shd w:val="clear" w:color="auto" w:fill="FFFFFF"/>
            <w:lang w:val="en-US"/>
            <w:rPrChange w:id="99" w:author="Борис Гогинян" w:date="2020-05-27T21:32:00Z">
              <w:rPr>
                <w:rFonts w:ascii="Cambria Math" w:hAnsi="Cambria Math" w:cs="Times New Roman"/>
                <w:color w:val="000000"/>
                <w:sz w:val="28"/>
                <w:szCs w:val="28"/>
                <w:shd w:val="clear" w:color="auto" w:fill="FFFFFF"/>
              </w:rPr>
            </w:rPrChange>
          </w:rPr>
          <m:t xml:space="preserve">: </m:t>
        </m:r>
        <m:d>
          <m:dPr>
            <m:begChr m:val="|"/>
            <m:endChr m:val="|"/>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f</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x</m:t>
                </m:r>
              </m:e>
            </m:d>
          </m:e>
        </m:d>
        <m:r>
          <w:rPr>
            <w:rFonts w:ascii="Cambria Math" w:hAnsi="Cambria Math" w:cs="Times New Roman"/>
            <w:color w:val="000000"/>
            <w:sz w:val="28"/>
            <w:szCs w:val="28"/>
            <w:shd w:val="clear" w:color="auto" w:fill="FFFFFF"/>
            <w:lang w:val="en-US"/>
            <w:rPrChange w:id="100" w:author="Борис Гогинян" w:date="2020-05-27T21:32:00Z">
              <w:rPr>
                <w:rFonts w:ascii="Cambria Math" w:hAnsi="Cambria Math" w:cs="Times New Roman"/>
                <w:color w:val="000000"/>
                <w:sz w:val="28"/>
                <w:szCs w:val="28"/>
                <w:shd w:val="clear" w:color="auto" w:fill="FFFFFF"/>
              </w:rPr>
            </w:rPrChange>
          </w:rPr>
          <m:t>&gt;0⇒</m:t>
        </m:r>
        <m:r>
          <w:rPr>
            <w:rFonts w:ascii="Cambria Math" w:hAnsi="Cambria Math" w:cs="Times New Roman"/>
            <w:color w:val="000000"/>
            <w:sz w:val="28"/>
            <w:szCs w:val="28"/>
            <w:shd w:val="clear" w:color="auto" w:fill="FFFFFF"/>
          </w:rPr>
          <m:t>p</m:t>
        </m:r>
        <m:r>
          <w:rPr>
            <w:rFonts w:ascii="Cambria Math" w:hAnsi="Cambria Math" w:cs="Times New Roman"/>
            <w:color w:val="000000"/>
            <w:sz w:val="28"/>
            <w:szCs w:val="28"/>
            <w:shd w:val="clear" w:color="auto" w:fill="FFFFFF"/>
            <w:lang w:val="en-US"/>
            <w:rPrChange w:id="101" w:author="Борис Гогинян" w:date="2020-05-27T21:32:00Z">
              <w:rPr>
                <w:rFonts w:ascii="Cambria Math" w:hAnsi="Cambria Math" w:cs="Times New Roman"/>
                <w:color w:val="000000"/>
                <w:sz w:val="28"/>
                <w:szCs w:val="28"/>
                <w:shd w:val="clear" w:color="auto" w:fill="FFFFFF"/>
              </w:rPr>
            </w:rPrChange>
          </w:rPr>
          <m:t>(</m:t>
        </m:r>
        <m:r>
          <w:rPr>
            <w:rFonts w:ascii="Cambria Math" w:hAnsi="Cambria Math" w:cs="Times New Roman"/>
            <w:color w:val="000000"/>
            <w:sz w:val="28"/>
            <w:szCs w:val="28"/>
            <w:shd w:val="clear" w:color="auto" w:fill="FFFFFF"/>
          </w:rPr>
          <m:t>x</m:t>
        </m:r>
        <m:r>
          <w:rPr>
            <w:rFonts w:ascii="Cambria Math" w:hAnsi="Cambria Math" w:cs="Times New Roman"/>
            <w:color w:val="000000"/>
            <w:sz w:val="28"/>
            <w:szCs w:val="28"/>
            <w:shd w:val="clear" w:color="auto" w:fill="FFFFFF"/>
            <w:lang w:val="en-US"/>
            <w:rPrChange w:id="102" w:author="Борис Гогинян" w:date="2020-05-27T21:32:00Z">
              <w:rPr>
                <w:rFonts w:ascii="Cambria Math" w:hAnsi="Cambria Math" w:cs="Times New Roman"/>
                <w:color w:val="000000"/>
                <w:sz w:val="28"/>
                <w:szCs w:val="28"/>
                <w:shd w:val="clear" w:color="auto" w:fill="FFFFFF"/>
              </w:rPr>
            </w:rPrChange>
          </w:rPr>
          <m:t>)≠0</m:t>
        </m:r>
      </m:oMath>
      <w:r w:rsidRPr="00497786">
        <w:rPr>
          <w:rFonts w:ascii="Times New Roman" w:hAnsi="Times New Roman" w:cs="Times New Roman"/>
          <w:color w:val="000000"/>
          <w:sz w:val="28"/>
          <w:szCs w:val="28"/>
          <w:shd w:val="clear" w:color="auto" w:fill="FFFFFF"/>
          <w:lang w:val="en-US"/>
          <w:rPrChange w:id="103" w:author="Борис Гогинян" w:date="2020-05-27T21:32:00Z">
            <w:rPr>
              <w:rFonts w:ascii="Times New Roman" w:hAnsi="Times New Roman" w:cs="Times New Roman"/>
              <w:color w:val="000000"/>
              <w:sz w:val="28"/>
              <w:szCs w:val="28"/>
              <w:shd w:val="clear" w:color="auto" w:fill="FFFFFF"/>
            </w:rPr>
          </w:rPrChange>
        </w:rPr>
        <w:t xml:space="preserve"> ;</w:t>
      </w:r>
    </w:p>
    <w:p w14:paraId="3D1DADA2" w14:textId="55DEB911" w:rsidR="0066677D" w:rsidRPr="00AD4BD2" w:rsidRDefault="0066677D" w:rsidP="00AB7C9B">
      <w:pPr>
        <w:spacing w:after="0" w:line="276" w:lineRule="auto"/>
        <w:rPr>
          <w:rFonts w:ascii="Times New Roman" w:hAnsi="Times New Roman" w:cs="Times New Roman"/>
          <w:color w:val="000000"/>
          <w:sz w:val="28"/>
          <w:szCs w:val="28"/>
          <w:shd w:val="clear" w:color="auto" w:fill="FFFFFF"/>
        </w:rPr>
      </w:pPr>
      <m:oMath>
        <m:r>
          <w:rPr>
            <w:rFonts w:ascii="Cambria Math" w:hAnsi="Cambria Math" w:cs="Times New Roman"/>
            <w:color w:val="000000"/>
            <w:sz w:val="28"/>
            <w:szCs w:val="28"/>
            <w:shd w:val="clear" w:color="auto" w:fill="FFFFFF"/>
          </w:rPr>
          <m:t>N</m:t>
        </m:r>
      </m:oMath>
      <w:r w:rsidRPr="00AD4BD2">
        <w:rPr>
          <w:rFonts w:ascii="Times New Roman" w:hAnsi="Times New Roman" w:cs="Times New Roman"/>
          <w:iCs/>
          <w:color w:val="000000"/>
          <w:sz w:val="28"/>
          <w:szCs w:val="28"/>
          <w:shd w:val="clear" w:color="auto" w:fill="FFFFFF"/>
        </w:rPr>
        <w:t xml:space="preserve"> </w:t>
      </w:r>
      <w:r w:rsidR="00A26A8D" w:rsidRPr="00AD4BD2">
        <w:rPr>
          <w:rFonts w:ascii="Times New Roman" w:hAnsi="Times New Roman" w:cs="Times New Roman"/>
          <w:iCs/>
          <w:color w:val="000000"/>
          <w:sz w:val="28"/>
          <w:szCs w:val="28"/>
          <w:shd w:val="clear" w:color="auto" w:fill="FFFFFF"/>
        </w:rPr>
        <w:t>кол-во случайных величин</w:t>
      </w:r>
      <w:r w:rsidRPr="00AD4BD2">
        <w:rPr>
          <w:iCs/>
          <w:color w:val="000000"/>
          <w:sz w:val="28"/>
          <w:szCs w:val="28"/>
          <w:shd w:val="clear" w:color="auto" w:fill="FFFFFF"/>
        </w:rPr>
        <w:t xml:space="preserve">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D408DE" w:rsidRPr="00AD4BD2">
        <w:rPr>
          <w:color w:val="000000"/>
          <w:sz w:val="28"/>
          <w:szCs w:val="28"/>
          <w:shd w:val="clear" w:color="auto" w:fill="FFFFFF"/>
        </w:rPr>
        <w:t xml:space="preserve"> </w:t>
      </w:r>
      <w:r w:rsidR="00416637" w:rsidRPr="00AD4BD2">
        <w:rPr>
          <w:rFonts w:ascii="Times New Roman" w:hAnsi="Times New Roman" w:cs="Times New Roman"/>
          <w:color w:val="000000"/>
          <w:sz w:val="28"/>
          <w:szCs w:val="28"/>
          <w:shd w:val="clear" w:color="auto" w:fill="FFFFFF"/>
        </w:rPr>
        <w:t>;</w:t>
      </w:r>
    </w:p>
    <w:p w14:paraId="19DB0B3B" w14:textId="2017CE69" w:rsidR="00D408DE" w:rsidRPr="00AD4BD2" w:rsidRDefault="00D408DE" w:rsidP="00AB7C9B">
      <w:pPr>
        <w:spacing w:after="0" w:line="276" w:lineRule="auto"/>
        <w:rPr>
          <w:rFonts w:ascii="Times New Roman" w:hAnsi="Times New Roman" w:cs="Times New Roman"/>
          <w:color w:val="000000"/>
          <w:sz w:val="28"/>
          <w:szCs w:val="28"/>
          <w:shd w:val="clear" w:color="auto" w:fill="FFFFFF"/>
        </w:rPr>
      </w:pPr>
      <m:oMath>
        <m:r>
          <w:rPr>
            <w:rFonts w:ascii="Cambria Math" w:hAnsi="Cambria Math" w:cs="Times New Roman"/>
            <w:color w:val="000000"/>
            <w:sz w:val="28"/>
            <w:szCs w:val="28"/>
            <w:shd w:val="clear" w:color="auto" w:fill="FFFFFF"/>
          </w:rPr>
          <m:t>f(</m:t>
        </m:r>
        <m:r>
          <w:rPr>
            <w:rFonts w:ascii="Cambria Math" w:hAnsi="Cambria Math" w:cs="Times New Roman"/>
            <w:color w:val="000000"/>
            <w:sz w:val="28"/>
            <w:szCs w:val="28"/>
            <w:shd w:val="clear" w:color="auto" w:fill="FFFFFF"/>
            <w:lang w:val="en-US"/>
          </w:rPr>
          <m:t>x</m:t>
        </m:r>
        <m:r>
          <w:rPr>
            <w:rFonts w:ascii="Cambria Math" w:hAnsi="Cambria Math" w:cs="Times New Roman"/>
            <w:color w:val="000000"/>
            <w:sz w:val="28"/>
            <w:szCs w:val="28"/>
            <w:shd w:val="clear" w:color="auto" w:fill="FFFFFF"/>
          </w:rPr>
          <m:t>)</m:t>
        </m:r>
      </m:oMath>
      <w:r w:rsidRPr="00AD4BD2">
        <w:rPr>
          <w:rFonts w:ascii="Times New Roman" w:hAnsi="Times New Roman" w:cs="Times New Roman"/>
          <w:color w:val="000000"/>
          <w:sz w:val="28"/>
          <w:szCs w:val="28"/>
          <w:shd w:val="clear" w:color="auto" w:fill="FFFFFF"/>
        </w:rPr>
        <w:t xml:space="preserve"> – подынтегральное выражение.</w:t>
      </w:r>
      <w:ins w:id="104" w:author="Борис Гогинян" w:date="2020-05-29T22:05:00Z">
        <w:r w:rsidR="00176D4E" w:rsidRPr="00176D4E">
          <w:rPr>
            <w:rFonts w:ascii="Times New Roman" w:hAnsi="Times New Roman" w:cs="Times New Roman"/>
            <w:bCs/>
            <w:sz w:val="28"/>
            <w:szCs w:val="28"/>
          </w:rPr>
          <w:t xml:space="preserve"> </w:t>
        </w:r>
        <w:r w:rsidR="00176D4E" w:rsidRPr="00B5325E">
          <w:rPr>
            <w:rFonts w:ascii="Times New Roman" w:hAnsi="Times New Roman" w:cs="Times New Roman"/>
            <w:bCs/>
            <w:sz w:val="28"/>
            <w:szCs w:val="28"/>
          </w:rPr>
          <w:t>[5]</w:t>
        </w:r>
      </w:ins>
    </w:p>
    <w:p w14:paraId="0A793030" w14:textId="7ED1A763" w:rsidR="00A6235B" w:rsidRPr="00B5325E" w:rsidRDefault="00D408DE" w:rsidP="00866229">
      <w:pPr>
        <w:spacing w:after="0" w:line="276" w:lineRule="auto"/>
        <w:rPr>
          <w:color w:val="0563C1" w:themeColor="hyperlink"/>
          <w:sz w:val="28"/>
          <w:szCs w:val="28"/>
          <w:u w:val="single"/>
        </w:rPr>
      </w:pPr>
      <w:r w:rsidRPr="00AD4BD2">
        <w:rPr>
          <w:rFonts w:ascii="Times New Roman" w:hAnsi="Times New Roman" w:cs="Times New Roman"/>
          <w:sz w:val="28"/>
          <w:szCs w:val="28"/>
        </w:rPr>
        <w:t>Выборка по важности – метод уменьшения дисперсии, которая поз</w:t>
      </w:r>
      <w:r w:rsidR="00416637" w:rsidRPr="00AD4BD2">
        <w:rPr>
          <w:rFonts w:ascii="Times New Roman" w:hAnsi="Times New Roman" w:cs="Times New Roman"/>
          <w:sz w:val="28"/>
          <w:szCs w:val="28"/>
        </w:rPr>
        <w:t>воляет оценке сходиться быстрее путем контролирования</w:t>
      </w:r>
      <w:r w:rsidRPr="00AD4BD2">
        <w:rPr>
          <w:rFonts w:ascii="Times New Roman" w:hAnsi="Times New Roman" w:cs="Times New Roman"/>
          <w:sz w:val="28"/>
          <w:szCs w:val="28"/>
        </w:rPr>
        <w:t xml:space="preserve"> </w:t>
      </w:r>
      <w:r w:rsidR="00416637" w:rsidRPr="00AD4BD2">
        <w:rPr>
          <w:rFonts w:ascii="Times New Roman" w:hAnsi="Times New Roman" w:cs="Times New Roman"/>
          <w:color w:val="000000"/>
          <w:sz w:val="28"/>
          <w:szCs w:val="28"/>
          <w:shd w:val="clear" w:color="auto" w:fill="FFFFFF"/>
          <w:lang w:val="en-US"/>
        </w:rPr>
        <w:t>PDF</w:t>
      </w:r>
      <w:r w:rsidR="00416637" w:rsidRPr="00AD4BD2">
        <w:rPr>
          <w:rFonts w:ascii="Times New Roman" w:hAnsi="Times New Roman" w:cs="Times New Roman"/>
          <w:color w:val="000000"/>
          <w:sz w:val="28"/>
          <w:szCs w:val="28"/>
          <w:shd w:val="clear" w:color="auto" w:fill="FFFFFF"/>
        </w:rPr>
        <w:t xml:space="preserve">, а значит и выбираемых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416637" w:rsidRPr="00AD4BD2">
        <w:rPr>
          <w:rFonts w:ascii="Times New Roman" w:hAnsi="Times New Roman" w:cs="Times New Roman"/>
          <w:color w:val="000000"/>
          <w:sz w:val="28"/>
          <w:szCs w:val="28"/>
          <w:shd w:val="clear" w:color="auto" w:fill="FFFFFF"/>
        </w:rPr>
        <w:t>.</w:t>
      </w:r>
      <w:r w:rsidR="00416637" w:rsidRPr="00AD4BD2">
        <w:rPr>
          <w:rFonts w:ascii="Times New Roman" w:hAnsi="Times New Roman" w:cs="Times New Roman"/>
          <w:color w:val="000000"/>
          <w:sz w:val="28"/>
          <w:szCs w:val="28"/>
          <w:shd w:val="clear" w:color="auto" w:fill="FFFFFF"/>
        </w:rPr>
        <w:br/>
        <w:t xml:space="preserve">Чем больше </w:t>
      </w:r>
      <m:oMath>
        <m:r>
          <w:rPr>
            <w:rFonts w:ascii="Cambria Math" w:hAnsi="Cambria Math" w:cs="Times New Roman"/>
            <w:color w:val="000000"/>
            <w:sz w:val="28"/>
            <w:szCs w:val="28"/>
            <w:shd w:val="clear" w:color="auto" w:fill="FFFFFF"/>
          </w:rPr>
          <m:t>p(x)</m:t>
        </m:r>
      </m:oMath>
      <w:r w:rsidR="00416637" w:rsidRPr="00AD4BD2">
        <w:rPr>
          <w:rFonts w:ascii="Times New Roman" w:hAnsi="Times New Roman" w:cs="Times New Roman"/>
          <w:color w:val="000000"/>
          <w:sz w:val="28"/>
          <w:szCs w:val="28"/>
          <w:shd w:val="clear" w:color="auto" w:fill="FFFFFF"/>
        </w:rPr>
        <w:t xml:space="preserve"> похожа на </w:t>
      </w:r>
      <m:oMath>
        <m:r>
          <w:rPr>
            <w:rFonts w:ascii="Cambria Math" w:hAnsi="Cambria Math" w:cs="Times New Roman"/>
            <w:color w:val="000000"/>
            <w:sz w:val="28"/>
            <w:szCs w:val="28"/>
            <w:shd w:val="clear" w:color="auto" w:fill="FFFFFF"/>
          </w:rPr>
          <m:t>f</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lang w:val="en-US"/>
              </w:rPr>
              <m:t>x</m:t>
            </m:r>
          </m:e>
        </m:d>
      </m:oMath>
      <w:r w:rsidR="00416637" w:rsidRPr="00AD4BD2">
        <w:rPr>
          <w:rFonts w:ascii="Times New Roman" w:hAnsi="Times New Roman" w:cs="Times New Roman"/>
          <w:color w:val="000000"/>
          <w:sz w:val="28"/>
          <w:szCs w:val="28"/>
          <w:shd w:val="clear" w:color="auto" w:fill="FFFFFF"/>
        </w:rPr>
        <w:t>, тем точнее оценка.</w:t>
      </w:r>
      <w:r w:rsidR="00B00809" w:rsidRPr="00AD4BD2">
        <w:rPr>
          <w:rFonts w:ascii="Times New Roman" w:hAnsi="Times New Roman" w:cs="Times New Roman"/>
          <w:color w:val="000000"/>
          <w:sz w:val="28"/>
          <w:szCs w:val="28"/>
          <w:shd w:val="clear" w:color="auto" w:fill="FFFFFF"/>
        </w:rPr>
        <w:br/>
      </w:r>
    </w:p>
    <w:p w14:paraId="5C4F8830" w14:textId="0DC187F4" w:rsidR="009A2544" w:rsidRPr="00A31B71" w:rsidRDefault="00416637" w:rsidP="00AB7C9B">
      <w:pPr>
        <w:spacing w:line="276" w:lineRule="auto"/>
        <w:rPr>
          <w:rFonts w:ascii="Times New Roman" w:hAnsi="Times New Roman" w:cs="Times New Roman"/>
          <w:b/>
          <w:sz w:val="28"/>
          <w:szCs w:val="28"/>
          <w:rPrChange w:id="105" w:author="Борис Гогинян" w:date="2020-05-29T21:57:00Z">
            <w:rPr>
              <w:rFonts w:ascii="Times New Roman" w:hAnsi="Times New Roman" w:cs="Times New Roman"/>
              <w:sz w:val="28"/>
              <w:szCs w:val="28"/>
            </w:rPr>
          </w:rPrChange>
        </w:rPr>
      </w:pPr>
      <w:r w:rsidRPr="00A31B71">
        <w:rPr>
          <w:rFonts w:ascii="Times New Roman" w:hAnsi="Times New Roman" w:cs="Times New Roman"/>
          <w:b/>
          <w:sz w:val="28"/>
          <w:szCs w:val="28"/>
          <w:rPrChange w:id="106" w:author="Борис Гогинян" w:date="2020-05-29T21:57:00Z">
            <w:rPr>
              <w:rFonts w:ascii="Times New Roman" w:hAnsi="Times New Roman" w:cs="Times New Roman"/>
              <w:sz w:val="28"/>
              <w:szCs w:val="28"/>
            </w:rPr>
          </w:rPrChange>
        </w:rPr>
        <w:t xml:space="preserve">Множественная выборка по важности (англ. </w:t>
      </w:r>
      <w:r w:rsidR="006D1E05" w:rsidRPr="00A31B71">
        <w:rPr>
          <w:rFonts w:ascii="Times New Roman" w:hAnsi="Times New Roman" w:cs="Times New Roman"/>
          <w:b/>
          <w:sz w:val="28"/>
          <w:szCs w:val="28"/>
          <w:lang w:val="en-US"/>
          <w:rPrChange w:id="107" w:author="Борис Гогинян" w:date="2020-05-29T21:57:00Z">
            <w:rPr>
              <w:rFonts w:ascii="Times New Roman" w:hAnsi="Times New Roman" w:cs="Times New Roman"/>
              <w:sz w:val="28"/>
              <w:szCs w:val="28"/>
              <w:lang w:val="en-US"/>
            </w:rPr>
          </w:rPrChange>
        </w:rPr>
        <w:t>Multiple</w:t>
      </w:r>
      <w:r w:rsidR="006D1E05" w:rsidRPr="00A31B71">
        <w:rPr>
          <w:rFonts w:ascii="Times New Roman" w:hAnsi="Times New Roman" w:cs="Times New Roman"/>
          <w:b/>
          <w:sz w:val="28"/>
          <w:szCs w:val="28"/>
          <w:rPrChange w:id="108" w:author="Борис Гогинян" w:date="2020-05-29T21:57:00Z">
            <w:rPr>
              <w:rFonts w:ascii="Times New Roman" w:hAnsi="Times New Roman" w:cs="Times New Roman"/>
              <w:sz w:val="28"/>
              <w:szCs w:val="28"/>
            </w:rPr>
          </w:rPrChange>
        </w:rPr>
        <w:t xml:space="preserve"> </w:t>
      </w:r>
      <w:r w:rsidR="006D1E05" w:rsidRPr="00A31B71">
        <w:rPr>
          <w:rFonts w:ascii="Times New Roman" w:hAnsi="Times New Roman" w:cs="Times New Roman"/>
          <w:b/>
          <w:sz w:val="28"/>
          <w:szCs w:val="28"/>
          <w:lang w:val="en-US"/>
          <w:rPrChange w:id="109" w:author="Борис Гогинян" w:date="2020-05-29T21:57:00Z">
            <w:rPr>
              <w:rFonts w:ascii="Times New Roman" w:hAnsi="Times New Roman" w:cs="Times New Roman"/>
              <w:sz w:val="28"/>
              <w:szCs w:val="28"/>
              <w:lang w:val="en-US"/>
            </w:rPr>
          </w:rPrChange>
        </w:rPr>
        <w:t>importance</w:t>
      </w:r>
      <w:r w:rsidR="006D1E05" w:rsidRPr="00A31B71">
        <w:rPr>
          <w:rFonts w:ascii="Times New Roman" w:hAnsi="Times New Roman" w:cs="Times New Roman"/>
          <w:b/>
          <w:sz w:val="28"/>
          <w:szCs w:val="28"/>
          <w:rPrChange w:id="110" w:author="Борис Гогинян" w:date="2020-05-29T21:57:00Z">
            <w:rPr>
              <w:rFonts w:ascii="Times New Roman" w:hAnsi="Times New Roman" w:cs="Times New Roman"/>
              <w:sz w:val="28"/>
              <w:szCs w:val="28"/>
            </w:rPr>
          </w:rPrChange>
        </w:rPr>
        <w:t xml:space="preserve"> </w:t>
      </w:r>
      <w:r w:rsidR="006D1E05" w:rsidRPr="00A31B71">
        <w:rPr>
          <w:rFonts w:ascii="Times New Roman" w:hAnsi="Times New Roman" w:cs="Times New Roman"/>
          <w:b/>
          <w:sz w:val="28"/>
          <w:szCs w:val="28"/>
          <w:lang w:val="en-US"/>
          <w:rPrChange w:id="111" w:author="Борис Гогинян" w:date="2020-05-29T21:57:00Z">
            <w:rPr>
              <w:rFonts w:ascii="Times New Roman" w:hAnsi="Times New Roman" w:cs="Times New Roman"/>
              <w:sz w:val="28"/>
              <w:szCs w:val="28"/>
              <w:lang w:val="en-US"/>
            </w:rPr>
          </w:rPrChange>
        </w:rPr>
        <w:t>sampling</w:t>
      </w:r>
      <w:r w:rsidRPr="00A31B71">
        <w:rPr>
          <w:rFonts w:ascii="Times New Roman" w:hAnsi="Times New Roman" w:cs="Times New Roman"/>
          <w:b/>
          <w:sz w:val="28"/>
          <w:szCs w:val="28"/>
          <w:rPrChange w:id="112" w:author="Борис Гогинян" w:date="2020-05-29T21:57:00Z">
            <w:rPr>
              <w:rFonts w:ascii="Times New Roman" w:hAnsi="Times New Roman" w:cs="Times New Roman"/>
              <w:sz w:val="28"/>
              <w:szCs w:val="28"/>
            </w:rPr>
          </w:rPrChange>
        </w:rPr>
        <w:t>)</w:t>
      </w:r>
      <w:r w:rsidR="00866229" w:rsidRPr="00A31B71">
        <w:rPr>
          <w:rFonts w:ascii="Times New Roman" w:hAnsi="Times New Roman" w:cs="Times New Roman"/>
          <w:b/>
          <w:sz w:val="28"/>
          <w:szCs w:val="28"/>
          <w:rPrChange w:id="113" w:author="Борис Гогинян" w:date="2020-05-29T21:57:00Z">
            <w:rPr>
              <w:rFonts w:ascii="Times New Roman" w:hAnsi="Times New Roman" w:cs="Times New Roman"/>
              <w:sz w:val="28"/>
              <w:szCs w:val="28"/>
            </w:rPr>
          </w:rPrChange>
        </w:rPr>
        <w:t xml:space="preserve"> </w:t>
      </w:r>
    </w:p>
    <w:p w14:paraId="21BEBA62" w14:textId="67069FE5" w:rsidR="00416637" w:rsidRPr="00AD4BD2" w:rsidRDefault="00EE6102" w:rsidP="00AB7C9B">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 xml:space="preserve">Применяется для уменьшения дисперсии интегралов вида </w:t>
      </w:r>
      <m:oMath>
        <m:nary>
          <m:naryPr>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dx</m:t>
            </m:r>
          </m:e>
        </m:nary>
      </m:oMath>
      <w:r w:rsidRPr="00AD4BD2">
        <w:rPr>
          <w:rFonts w:ascii="Times New Roman" w:hAnsi="Times New Roman" w:cs="Times New Roman"/>
          <w:sz w:val="28"/>
          <w:szCs w:val="28"/>
        </w:rPr>
        <w:t>.</w:t>
      </w:r>
    </w:p>
    <w:p w14:paraId="04310F61" w14:textId="0DF32E0D" w:rsidR="00EE6102" w:rsidRPr="00AD4BD2" w:rsidRDefault="00EE6102" w:rsidP="00AB7C9B">
      <w:p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Целью является получение хотя бы одной функции плотности вероятности, которая будет похожа на форму подынтегральной функции.</w:t>
      </w:r>
      <w:ins w:id="114" w:author="Борис Гогинян" w:date="2020-05-29T22:02:00Z">
        <w:r w:rsidR="00176D4E">
          <w:rPr>
            <w:rFonts w:ascii="Times New Roman" w:hAnsi="Times New Roman" w:cs="Times New Roman"/>
            <w:sz w:val="28"/>
            <w:szCs w:val="28"/>
          </w:rPr>
          <w:t xml:space="preserve"> </w:t>
        </w:r>
        <w:r w:rsidR="00176D4E" w:rsidRPr="00B5325E">
          <w:rPr>
            <w:rFonts w:ascii="Times New Roman" w:hAnsi="Times New Roman" w:cs="Times New Roman"/>
            <w:bCs/>
            <w:sz w:val="28"/>
            <w:szCs w:val="28"/>
          </w:rPr>
          <w:t>[5]</w:t>
        </w:r>
      </w:ins>
    </w:p>
    <w:p w14:paraId="06FEE6F2" w14:textId="4BD48D1D" w:rsidR="00EE6102" w:rsidRPr="00AD4BD2" w:rsidRDefault="00EE6102" w:rsidP="00AB7C9B">
      <w:p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 xml:space="preserve">Пусть есть </w:t>
      </w:r>
      <w:r w:rsidRPr="00AD4BD2">
        <w:rPr>
          <w:rFonts w:ascii="Times New Roman" w:hAnsi="Times New Roman" w:cs="Times New Roman"/>
          <w:sz w:val="28"/>
          <w:szCs w:val="28"/>
          <w:lang w:val="en-US"/>
        </w:rPr>
        <w:t>PDF</w:t>
      </w:r>
      <w:r w:rsidRPr="00AD4BD2">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f</m:t>
            </m:r>
          </m:sub>
        </m:sSub>
      </m:oMath>
      <w:r w:rsidRPr="00AD4BD2">
        <w:rPr>
          <w:rFonts w:ascii="Times New Roman" w:hAnsi="Times New Roman" w:cs="Times New Roman"/>
          <w:sz w:val="28"/>
          <w:szCs w:val="28"/>
        </w:rPr>
        <w:t xml:space="preserve"> 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g</m:t>
            </m:r>
          </m:sub>
        </m:sSub>
      </m:oMath>
      <w:r w:rsidRPr="00AD4BD2">
        <w:rPr>
          <w:rFonts w:ascii="Times New Roman" w:hAnsi="Times New Roman" w:cs="Times New Roman"/>
          <w:sz w:val="28"/>
          <w:szCs w:val="28"/>
        </w:rPr>
        <w:t xml:space="preserve"> функций </w:t>
      </w:r>
      <m:oMath>
        <m:r>
          <w:rPr>
            <w:rFonts w:ascii="Cambria Math" w:hAnsi="Cambria Math" w:cs="Times New Roman"/>
            <w:sz w:val="28"/>
            <w:szCs w:val="28"/>
            <w:lang w:val="en-US"/>
          </w:rPr>
          <m:t>f</m:t>
        </m:r>
        <m:d>
          <m:dPr>
            <m:ctrlPr>
              <w:rPr>
                <w:rFonts w:ascii="Cambria Math" w:hAnsi="Cambria Math" w:cs="Times New Roman"/>
                <w:i/>
                <w:sz w:val="28"/>
                <w:szCs w:val="28"/>
              </w:rPr>
            </m:ctrlPr>
          </m:dPr>
          <m:e>
            <m:r>
              <w:rPr>
                <w:rFonts w:ascii="Cambria Math" w:hAnsi="Cambria Math" w:cs="Times New Roman"/>
                <w:sz w:val="28"/>
                <w:szCs w:val="28"/>
                <w:lang w:val="en-US"/>
              </w:rPr>
              <m:t>x</m:t>
            </m:r>
          </m:e>
        </m:d>
        <m:r>
          <w:rPr>
            <w:rFonts w:ascii="Cambria Math" w:hAnsi="Cambria Math" w:cs="Times New Roman"/>
            <w:sz w:val="28"/>
            <w:szCs w:val="28"/>
          </w:rPr>
          <m:t xml:space="preserve"> и </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Pr="00AD4BD2">
        <w:rPr>
          <w:rFonts w:ascii="Times New Roman" w:hAnsi="Times New Roman" w:cs="Times New Roman"/>
          <w:sz w:val="28"/>
          <w:szCs w:val="28"/>
        </w:rPr>
        <w:t xml:space="preserve"> соответственно.</w:t>
      </w:r>
    </w:p>
    <w:p w14:paraId="34367E08" w14:textId="16881CBD" w:rsidR="00EE6102" w:rsidRPr="00AD4BD2" w:rsidRDefault="009F604A" w:rsidP="00AB7C9B">
      <w:p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Тогда новое приближение</w:t>
      </w:r>
      <w:r w:rsidR="00EE6102" w:rsidRPr="00AD4BD2">
        <w:rPr>
          <w:rFonts w:ascii="Times New Roman" w:hAnsi="Times New Roman" w:cs="Times New Roman"/>
          <w:sz w:val="28"/>
          <w:szCs w:val="28"/>
        </w:rPr>
        <w:t xml:space="preserve"> Монте-Карло имеет вид:</w:t>
      </w:r>
    </w:p>
    <w:p w14:paraId="6439DDE5" w14:textId="53DA16E4" w:rsidR="00836D2C" w:rsidRPr="00AD4BD2" w:rsidRDefault="00DB2085" w:rsidP="00AB7C9B">
      <w:pPr>
        <w:spacing w:line="276" w:lineRule="auto"/>
        <w:rPr>
          <w:rFonts w:ascii="Times New Roman" w:hAnsi="Times New Roman" w:cs="Times New Roman"/>
          <w:color w:val="000000"/>
          <w:sz w:val="28"/>
          <w:szCs w:val="28"/>
          <w:shd w:val="clear" w:color="auto" w:fill="FFFFFF"/>
        </w:rPr>
      </w:pPr>
      <m:oMathPara>
        <m:oMath>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f</m:t>
                  </m:r>
                </m:sub>
              </m:sSub>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i=1</m:t>
              </m:r>
            </m:sub>
            <m:sup>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n</m:t>
                  </m:r>
                </m:e>
                <m:sub>
                  <m:r>
                    <w:rPr>
                      <w:rFonts w:ascii="Cambria Math" w:hAnsi="Cambria Math" w:cs="Times New Roman"/>
                      <w:color w:val="000000"/>
                      <w:sz w:val="28"/>
                      <w:szCs w:val="28"/>
                      <w:shd w:val="clear" w:color="auto" w:fill="FFFFFF"/>
                    </w:rPr>
                    <m:t>f</m:t>
                  </m:r>
                </m:sub>
              </m:sSub>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)g(</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num>
                <m:den>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en>
              </m:f>
              <m:r>
                <w:rPr>
                  <w:rFonts w:ascii="Cambria Math" w:hAnsi="Cambria Math" w:cs="Times New Roman"/>
                  <w:color w:val="000000"/>
                  <w:sz w:val="28"/>
                  <w:szCs w:val="28"/>
                  <w:shd w:val="clear" w:color="auto" w:fill="FFFFFF"/>
                </w:rPr>
                <m:t xml:space="preserve">+ </m:t>
              </m:r>
            </m:e>
          </m:nary>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g</m:t>
                  </m:r>
                </m:sub>
              </m:sSub>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j=1</m:t>
              </m:r>
            </m:sub>
            <m:sup>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n</m:t>
                  </m:r>
                </m:e>
                <m:sub>
                  <m:r>
                    <w:rPr>
                      <w:rFonts w:ascii="Cambria Math" w:hAnsi="Cambria Math" w:cs="Times New Roman"/>
                      <w:color w:val="000000"/>
                      <w:sz w:val="28"/>
                      <w:szCs w:val="28"/>
                      <w:shd w:val="clear" w:color="auto" w:fill="FFFFFF"/>
                    </w:rPr>
                    <m:t>g</m:t>
                  </m:r>
                </m:sub>
              </m:sSub>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)g(</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g</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num>
                <m:den>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g</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den>
              </m:f>
              <m:r>
                <w:rPr>
                  <w:rFonts w:ascii="Cambria Math" w:hAnsi="Cambria Math" w:cs="Times New Roman"/>
                  <w:color w:val="000000"/>
                  <w:sz w:val="28"/>
                  <w:szCs w:val="28"/>
                  <w:shd w:val="clear" w:color="auto" w:fill="FFFFFF"/>
                </w:rPr>
                <m:t xml:space="preserve"> </m:t>
              </m:r>
            </m:e>
          </m:nary>
        </m:oMath>
      </m:oMathPara>
    </w:p>
    <w:p w14:paraId="70AD14DF" w14:textId="6B681048" w:rsidR="00836D2C" w:rsidRPr="00B12333" w:rsidRDefault="00836D2C" w:rsidP="00AB7C9B">
      <w:pPr>
        <w:spacing w:line="276" w:lineRule="auto"/>
        <w:rPr>
          <w:rFonts w:ascii="Times New Roman" w:hAnsi="Times New Roman" w:cs="Times New Roman"/>
          <w:color w:val="000000"/>
          <w:sz w:val="28"/>
          <w:szCs w:val="28"/>
          <w:shd w:val="clear" w:color="auto" w:fill="FFFFFF"/>
        </w:rPr>
      </w:pPr>
      <w:r w:rsidRPr="00B12333">
        <w:rPr>
          <w:rFonts w:ascii="Times New Roman" w:hAnsi="Times New Roman" w:cs="Times New Roman"/>
          <w:color w:val="000000"/>
          <w:sz w:val="28"/>
          <w:szCs w:val="28"/>
          <w:shd w:val="clear" w:color="auto" w:fill="FFFFFF"/>
        </w:rPr>
        <w:lastRenderedPageBreak/>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f</m:t>
            </m:r>
          </m:sub>
        </m:sSub>
      </m:oMath>
      <w:r w:rsidRPr="00B12333">
        <w:rPr>
          <w:rFonts w:ascii="Times New Roman" w:hAnsi="Times New Roman" w:cs="Times New Roman"/>
          <w:sz w:val="28"/>
          <w:szCs w:val="28"/>
        </w:rPr>
        <w:t xml:space="preserve"> – кол-во случайных величин, распределенных в соответствии с плотностью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f</m:t>
            </m:r>
          </m:sub>
        </m:sSub>
      </m:oMath>
      <w:r w:rsidRPr="00B12333">
        <w:rPr>
          <w:rFonts w:ascii="Times New Roman" w:hAnsi="Times New Roman" w:cs="Times New Roman"/>
          <w:color w:val="000000"/>
          <w:sz w:val="28"/>
          <w:szCs w:val="28"/>
          <w:shd w:val="clear" w:color="auto" w:fill="FFFFFF"/>
        </w:rPr>
        <w:t>;</w:t>
      </w:r>
    </w:p>
    <w:p w14:paraId="50502719" w14:textId="7F97AE4A" w:rsidR="00836D2C" w:rsidRPr="00B12333" w:rsidRDefault="00DB2085" w:rsidP="00AB7C9B">
      <w:pPr>
        <w:spacing w:line="276" w:lineRule="auto"/>
        <w:rPr>
          <w:rFonts w:ascii="Times New Roman" w:hAnsi="Times New Roman" w:cs="Times New Roman"/>
          <w:color w:val="000000"/>
          <w:sz w:val="28"/>
          <w:szCs w:val="28"/>
          <w:shd w:val="clear" w:color="auto" w:fill="FFFFFF"/>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g</m:t>
            </m:r>
          </m:sub>
        </m:sSub>
      </m:oMath>
      <w:r w:rsidR="00836D2C" w:rsidRPr="00B12333">
        <w:rPr>
          <w:rFonts w:ascii="Times New Roman" w:hAnsi="Times New Roman" w:cs="Times New Roman"/>
          <w:sz w:val="28"/>
          <w:szCs w:val="28"/>
        </w:rPr>
        <w:t xml:space="preserve"> – кол-во случайных величин, распределенных в соответствии с плотностью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g</m:t>
            </m:r>
          </m:sub>
        </m:sSub>
      </m:oMath>
      <w:r w:rsidR="00836D2C" w:rsidRPr="00B12333">
        <w:rPr>
          <w:rFonts w:ascii="Times New Roman" w:hAnsi="Times New Roman" w:cs="Times New Roman"/>
          <w:color w:val="000000"/>
          <w:sz w:val="28"/>
          <w:szCs w:val="28"/>
          <w:shd w:val="clear" w:color="auto" w:fill="FFFFFF"/>
        </w:rPr>
        <w:t>;</w:t>
      </w:r>
    </w:p>
    <w:p w14:paraId="79064331" w14:textId="529A0C04" w:rsidR="00836D2C" w:rsidRPr="00AD4BD2" w:rsidRDefault="00DB2085" w:rsidP="00AB7C9B">
      <w:pPr>
        <w:spacing w:line="276" w:lineRule="auto"/>
        <w:rPr>
          <w:rFonts w:ascii="Times New Roman" w:hAnsi="Times New Roman" w:cs="Times New Roman"/>
          <w:color w:val="000000"/>
          <w:sz w:val="28"/>
          <w:szCs w:val="28"/>
          <w:shd w:val="clear" w:color="auto" w:fill="FFFFFF"/>
        </w:rPr>
      </w:pP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 xml:space="preserve">, </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g</m:t>
            </m:r>
          </m:sub>
        </m:sSub>
      </m:oMath>
      <w:r w:rsidR="00836D2C" w:rsidRPr="00AD4BD2">
        <w:rPr>
          <w:rFonts w:ascii="Times New Roman" w:hAnsi="Times New Roman" w:cs="Times New Roman"/>
          <w:color w:val="000000"/>
          <w:sz w:val="28"/>
          <w:szCs w:val="28"/>
          <w:shd w:val="clear" w:color="auto" w:fill="FFFFFF"/>
        </w:rPr>
        <w:t xml:space="preserve"> – весовые функции, которые должны подбираться так, чтобы мат. ожидание данной оценки равнялось подынтегральной </w:t>
      </w:r>
      <w:r w:rsidR="00836D2C" w:rsidRPr="00B12333">
        <w:rPr>
          <w:rFonts w:ascii="Times New Roman" w:hAnsi="Times New Roman" w:cs="Times New Roman"/>
          <w:color w:val="000000"/>
          <w:sz w:val="28"/>
          <w:szCs w:val="28"/>
          <w:shd w:val="clear" w:color="auto" w:fill="FFFFFF"/>
        </w:rPr>
        <w:t xml:space="preserve">функции </w:t>
      </w:r>
      <m:oMath>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00C742C8" w:rsidRPr="00B12333">
        <w:rPr>
          <w:rFonts w:ascii="Times New Roman" w:hAnsi="Times New Roman" w:cs="Times New Roman"/>
          <w:sz w:val="28"/>
          <w:szCs w:val="28"/>
        </w:rPr>
        <w:t>, а также</w:t>
      </w:r>
      <w:r w:rsidR="00C742C8" w:rsidRPr="00AD4BD2">
        <w:rPr>
          <w:rFonts w:ascii="Times New Roman" w:hAnsi="Times New Roman" w:cs="Times New Roman"/>
          <w:sz w:val="28"/>
          <w:szCs w:val="28"/>
        </w:rPr>
        <w:t xml:space="preserve"> учитывать всевозможные способы выбора сл. вл.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C742C8" w:rsidRPr="00AD4BD2">
        <w:rPr>
          <w:rFonts w:ascii="Times New Roman" w:hAnsi="Times New Roman" w:cs="Times New Roman"/>
          <w:color w:val="000000"/>
          <w:sz w:val="28"/>
          <w:szCs w:val="28"/>
          <w:shd w:val="clear" w:color="auto" w:fill="FFFFFF"/>
        </w:rPr>
        <w:t xml:space="preserve"> и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oMath>
      <w:r w:rsidR="00C742C8" w:rsidRPr="00AD4BD2">
        <w:rPr>
          <w:rFonts w:ascii="Times New Roman" w:hAnsi="Times New Roman" w:cs="Times New Roman"/>
          <w:color w:val="000000"/>
          <w:sz w:val="28"/>
          <w:szCs w:val="28"/>
          <w:shd w:val="clear" w:color="auto" w:fill="FFFFFF"/>
        </w:rPr>
        <w:t>.</w:t>
      </w:r>
    </w:p>
    <w:p w14:paraId="7ACBD9EE" w14:textId="322B6273" w:rsidR="00C742C8" w:rsidRPr="00B5325E" w:rsidRDefault="00C742C8" w:rsidP="00AB7C9B">
      <w:pPr>
        <w:spacing w:line="276" w:lineRule="auto"/>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Примером такой функции может быть так называемая </w:t>
      </w:r>
      <w:commentRangeStart w:id="115"/>
      <w:r w:rsidRPr="00AD4BD2">
        <w:rPr>
          <w:rFonts w:ascii="Times New Roman" w:hAnsi="Times New Roman" w:cs="Times New Roman"/>
          <w:color w:val="000000"/>
          <w:sz w:val="28"/>
          <w:szCs w:val="28"/>
          <w:shd w:val="clear" w:color="auto" w:fill="FFFFFF"/>
        </w:rPr>
        <w:t xml:space="preserve">балансировочная эвристика </w:t>
      </w:r>
      <w:commentRangeEnd w:id="115"/>
      <w:r w:rsidR="007C321C" w:rsidRPr="00B5325E">
        <w:rPr>
          <w:rStyle w:val="af1"/>
          <w:sz w:val="28"/>
          <w:szCs w:val="28"/>
        </w:rPr>
        <w:commentReference w:id="115"/>
      </w:r>
      <w:r w:rsidRPr="00AD4BD2">
        <w:rPr>
          <w:rFonts w:ascii="Times New Roman" w:hAnsi="Times New Roman" w:cs="Times New Roman"/>
          <w:color w:val="000000"/>
          <w:sz w:val="28"/>
          <w:szCs w:val="28"/>
          <w:shd w:val="clear" w:color="auto" w:fill="FFFFFF"/>
        </w:rPr>
        <w:t xml:space="preserve">(англ. </w:t>
      </w:r>
      <w:proofErr w:type="spellStart"/>
      <w:r w:rsidRPr="00AD4BD2">
        <w:rPr>
          <w:rFonts w:ascii="Times New Roman" w:hAnsi="Times New Roman" w:cs="Times New Roman"/>
          <w:color w:val="000000"/>
          <w:sz w:val="28"/>
          <w:szCs w:val="28"/>
          <w:shd w:val="clear" w:color="auto" w:fill="FFFFFF"/>
        </w:rPr>
        <w:t>the</w:t>
      </w:r>
      <w:proofErr w:type="spellEnd"/>
      <w:r w:rsidRPr="00AD4BD2">
        <w:rPr>
          <w:rFonts w:ascii="Times New Roman" w:hAnsi="Times New Roman" w:cs="Times New Roman"/>
          <w:color w:val="000000"/>
          <w:sz w:val="28"/>
          <w:szCs w:val="28"/>
          <w:shd w:val="clear" w:color="auto" w:fill="FFFFFF"/>
        </w:rPr>
        <w:t xml:space="preserve"> </w:t>
      </w:r>
      <w:proofErr w:type="spellStart"/>
      <w:r w:rsidRPr="00AD4BD2">
        <w:rPr>
          <w:rFonts w:ascii="Times New Roman" w:hAnsi="Times New Roman" w:cs="Times New Roman"/>
          <w:color w:val="000000"/>
          <w:sz w:val="28"/>
          <w:szCs w:val="28"/>
          <w:shd w:val="clear" w:color="auto" w:fill="FFFFFF"/>
        </w:rPr>
        <w:t>balance</w:t>
      </w:r>
      <w:proofErr w:type="spellEnd"/>
      <w:r w:rsidRPr="00AD4BD2">
        <w:rPr>
          <w:rFonts w:ascii="Times New Roman" w:hAnsi="Times New Roman" w:cs="Times New Roman"/>
          <w:color w:val="000000"/>
          <w:sz w:val="28"/>
          <w:szCs w:val="28"/>
          <w:shd w:val="clear" w:color="auto" w:fill="FFFFFF"/>
        </w:rPr>
        <w:t xml:space="preserve"> </w:t>
      </w:r>
      <w:proofErr w:type="spellStart"/>
      <w:r w:rsidRPr="00AD4BD2">
        <w:rPr>
          <w:rFonts w:ascii="Times New Roman" w:hAnsi="Times New Roman" w:cs="Times New Roman"/>
          <w:color w:val="000000"/>
          <w:sz w:val="28"/>
          <w:szCs w:val="28"/>
          <w:shd w:val="clear" w:color="auto" w:fill="FFFFFF"/>
        </w:rPr>
        <w:t>heuristic</w:t>
      </w:r>
      <w:proofErr w:type="spellEnd"/>
      <w:r w:rsidRPr="00AD4BD2">
        <w:rPr>
          <w:rFonts w:ascii="Times New Roman" w:hAnsi="Times New Roman" w:cs="Times New Roman"/>
          <w:color w:val="000000"/>
          <w:sz w:val="28"/>
          <w:szCs w:val="28"/>
          <w:shd w:val="clear" w:color="auto" w:fill="FFFFFF"/>
        </w:rPr>
        <w:t>) [</w:t>
      </w:r>
      <w:r w:rsidR="00866229" w:rsidRPr="00AD4BD2">
        <w:rPr>
          <w:rFonts w:ascii="Times New Roman" w:hAnsi="Times New Roman" w:cs="Times New Roman"/>
          <w:color w:val="000000"/>
          <w:sz w:val="28"/>
          <w:szCs w:val="28"/>
          <w:shd w:val="clear" w:color="auto" w:fill="FFFFFF"/>
        </w:rPr>
        <w:t>35]</w:t>
      </w:r>
      <w:r w:rsidRPr="00B5325E">
        <w:rPr>
          <w:rFonts w:ascii="Times New Roman" w:hAnsi="Times New Roman" w:cs="Times New Roman"/>
          <w:color w:val="000000"/>
          <w:sz w:val="28"/>
          <w:szCs w:val="28"/>
          <w:shd w:val="clear" w:color="auto" w:fill="FFFFFF"/>
        </w:rPr>
        <w:t xml:space="preserve"> </w:t>
      </w:r>
      <w:r w:rsidRPr="00AD4BD2">
        <w:rPr>
          <w:rFonts w:ascii="Times New Roman" w:hAnsi="Times New Roman" w:cs="Times New Roman"/>
          <w:color w:val="000000"/>
          <w:sz w:val="28"/>
          <w:szCs w:val="28"/>
          <w:shd w:val="clear" w:color="auto" w:fill="FFFFFF"/>
        </w:rPr>
        <w:t>:</w:t>
      </w:r>
    </w:p>
    <w:p w14:paraId="1CFF64E0" w14:textId="7DD9B0A0" w:rsidR="009A2544" w:rsidRPr="00AD4BD2" w:rsidRDefault="00DB2085" w:rsidP="00AB7C9B">
      <w:pPr>
        <w:spacing w:line="276" w:lineRule="auto"/>
        <w:rPr>
          <w:rFonts w:ascii="Times New Roman" w:hAnsi="Times New Roman" w:cs="Times New Roman"/>
          <w:color w:val="000000"/>
          <w:sz w:val="28"/>
          <w:szCs w:val="28"/>
          <w:shd w:val="clear" w:color="auto" w:fill="FFFFFF"/>
        </w:rPr>
      </w:pPr>
      <m:oMathPara>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k</m:t>
              </m:r>
            </m:sub>
          </m:sSub>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x</m:t>
              </m:r>
            </m:e>
          </m:d>
          <m:r>
            <w:rPr>
              <w:rFonts w:ascii="Cambria Math" w:hAnsi="Cambria Math" w:cs="Times New Roman"/>
              <w:color w:val="000000"/>
              <w:sz w:val="28"/>
              <w:szCs w:val="28"/>
              <w:shd w:val="clear" w:color="auto" w:fill="FFFFFF"/>
            </w:rPr>
            <m:t>=</m:t>
          </m:r>
          <m:f>
            <m:fPr>
              <m:ctrlPr>
                <w:rPr>
                  <w:rFonts w:ascii="Cambria Math" w:hAnsi="Cambria Math" w:cs="Times New Roman"/>
                  <w:i/>
                  <w:color w:val="000000"/>
                  <w:sz w:val="28"/>
                  <w:szCs w:val="28"/>
                  <w:shd w:val="clear" w:color="auto" w:fill="FFFFFF"/>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k</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r>
                <w:rPr>
                  <w:rFonts w:ascii="Cambria Math" w:hAnsi="Cambria Math" w:cs="Times New Roman"/>
                  <w:sz w:val="28"/>
                  <w:szCs w:val="28"/>
                  <w:lang w:val="en-US"/>
                </w:rPr>
                <m:t>(x)</m:t>
              </m:r>
            </m:num>
            <m:den>
              <m:nary>
                <m:naryPr>
                  <m:chr m:val="∑"/>
                  <m:limLoc m:val="undOvr"/>
                  <m:supHide m:val="1"/>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r>
                    <w:rPr>
                      <w:rFonts w:ascii="Cambria Math" w:hAnsi="Cambria Math" w:cs="Times New Roman"/>
                      <w:sz w:val="28"/>
                      <w:szCs w:val="28"/>
                      <w:lang w:val="en-US"/>
                    </w:rPr>
                    <m:t>(x)</m:t>
                  </m:r>
                </m:e>
              </m:nary>
            </m:den>
          </m:f>
        </m:oMath>
      </m:oMathPara>
    </w:p>
    <w:p w14:paraId="2359F019" w14:textId="77777777" w:rsidR="00866229" w:rsidRPr="00AD4BD2" w:rsidRDefault="00866229" w:rsidP="00AB7C9B">
      <w:pPr>
        <w:spacing w:line="276" w:lineRule="auto"/>
        <w:rPr>
          <w:rFonts w:ascii="Times New Roman" w:hAnsi="Times New Roman" w:cs="Times New Roman"/>
          <w:color w:val="000000"/>
          <w:sz w:val="28"/>
          <w:szCs w:val="28"/>
          <w:shd w:val="clear" w:color="auto" w:fill="FFFFFF"/>
        </w:rPr>
      </w:pPr>
    </w:p>
    <w:p w14:paraId="153D3487" w14:textId="47E4BD98" w:rsidR="009F604A" w:rsidRPr="00B5325E" w:rsidRDefault="009F604A" w:rsidP="00866229">
      <w:pPr>
        <w:spacing w:before="240" w:line="276" w:lineRule="auto"/>
        <w:contextualSpacing/>
        <w:rPr>
          <w:rFonts w:ascii="Times New Roman" w:hAnsi="Times New Roman" w:cs="Times New Roman"/>
          <w:bCs/>
          <w:sz w:val="28"/>
          <w:szCs w:val="28"/>
        </w:rPr>
      </w:pPr>
      <w:r w:rsidRPr="00176D4E">
        <w:rPr>
          <w:rFonts w:ascii="Times New Roman" w:hAnsi="Times New Roman" w:cs="Times New Roman"/>
          <w:b/>
          <w:sz w:val="28"/>
          <w:szCs w:val="28"/>
          <w:rPrChange w:id="116" w:author="Борис Гогинян" w:date="2020-05-29T22:02:00Z">
            <w:rPr>
              <w:rFonts w:ascii="Times New Roman" w:hAnsi="Times New Roman" w:cs="Times New Roman"/>
              <w:sz w:val="28"/>
              <w:szCs w:val="28"/>
            </w:rPr>
          </w:rPrChange>
        </w:rPr>
        <w:t xml:space="preserve">Русская рулетка и расщепление (англ. </w:t>
      </w:r>
      <w:r w:rsidR="00A6235B" w:rsidRPr="00176D4E">
        <w:rPr>
          <w:rFonts w:ascii="Times New Roman" w:hAnsi="Times New Roman" w:cs="Times New Roman"/>
          <w:b/>
          <w:sz w:val="28"/>
          <w:szCs w:val="28"/>
          <w:lang w:val="en-US"/>
          <w:rPrChange w:id="117" w:author="Борис Гогинян" w:date="2020-05-29T22:02:00Z">
            <w:rPr>
              <w:rFonts w:ascii="Times New Roman" w:hAnsi="Times New Roman" w:cs="Times New Roman"/>
              <w:sz w:val="28"/>
              <w:szCs w:val="28"/>
              <w:lang w:val="en-US"/>
            </w:rPr>
          </w:rPrChange>
        </w:rPr>
        <w:t>Russian</w:t>
      </w:r>
      <w:r w:rsidR="00A6235B" w:rsidRPr="00176D4E">
        <w:rPr>
          <w:rFonts w:ascii="Times New Roman" w:hAnsi="Times New Roman" w:cs="Times New Roman"/>
          <w:b/>
          <w:sz w:val="28"/>
          <w:szCs w:val="28"/>
          <w:rPrChange w:id="118" w:author="Борис Гогинян" w:date="2020-05-29T22:02:00Z">
            <w:rPr>
              <w:rFonts w:ascii="Times New Roman" w:hAnsi="Times New Roman" w:cs="Times New Roman"/>
              <w:sz w:val="28"/>
              <w:szCs w:val="28"/>
            </w:rPr>
          </w:rPrChange>
        </w:rPr>
        <w:t xml:space="preserve"> </w:t>
      </w:r>
      <w:r w:rsidR="00A6235B" w:rsidRPr="00176D4E">
        <w:rPr>
          <w:rFonts w:ascii="Times New Roman" w:hAnsi="Times New Roman" w:cs="Times New Roman"/>
          <w:b/>
          <w:sz w:val="28"/>
          <w:szCs w:val="28"/>
          <w:lang w:val="en-US"/>
          <w:rPrChange w:id="119" w:author="Борис Гогинян" w:date="2020-05-29T22:02:00Z">
            <w:rPr>
              <w:rFonts w:ascii="Times New Roman" w:hAnsi="Times New Roman" w:cs="Times New Roman"/>
              <w:sz w:val="28"/>
              <w:szCs w:val="28"/>
              <w:lang w:val="en-US"/>
            </w:rPr>
          </w:rPrChange>
        </w:rPr>
        <w:t>roulette</w:t>
      </w:r>
      <w:r w:rsidR="00E21E15" w:rsidRPr="00176D4E">
        <w:rPr>
          <w:rFonts w:ascii="Times New Roman" w:hAnsi="Times New Roman" w:cs="Times New Roman"/>
          <w:b/>
          <w:bCs/>
          <w:sz w:val="28"/>
          <w:szCs w:val="28"/>
          <w:rPrChange w:id="120" w:author="Борис Гогинян" w:date="2020-05-29T22:02:00Z">
            <w:rPr>
              <w:rFonts w:ascii="Times New Roman" w:hAnsi="Times New Roman" w:cs="Times New Roman"/>
              <w:bCs/>
              <w:sz w:val="28"/>
              <w:szCs w:val="28"/>
            </w:rPr>
          </w:rPrChange>
        </w:rPr>
        <w:t xml:space="preserve"> </w:t>
      </w:r>
      <w:r w:rsidR="00E21E15" w:rsidRPr="00176D4E">
        <w:rPr>
          <w:rFonts w:ascii="Times New Roman" w:hAnsi="Times New Roman" w:cs="Times New Roman"/>
          <w:b/>
          <w:bCs/>
          <w:sz w:val="28"/>
          <w:szCs w:val="28"/>
          <w:lang w:val="en-US"/>
          <w:rPrChange w:id="121" w:author="Борис Гогинян" w:date="2020-05-29T22:02:00Z">
            <w:rPr>
              <w:rFonts w:ascii="Times New Roman" w:hAnsi="Times New Roman" w:cs="Times New Roman"/>
              <w:bCs/>
              <w:sz w:val="28"/>
              <w:szCs w:val="28"/>
              <w:lang w:val="en-US"/>
            </w:rPr>
          </w:rPrChange>
        </w:rPr>
        <w:t>and</w:t>
      </w:r>
      <w:r w:rsidR="00E21E15" w:rsidRPr="00176D4E">
        <w:rPr>
          <w:rFonts w:ascii="Times New Roman" w:hAnsi="Times New Roman" w:cs="Times New Roman"/>
          <w:b/>
          <w:bCs/>
          <w:sz w:val="28"/>
          <w:szCs w:val="28"/>
          <w:rPrChange w:id="122" w:author="Борис Гогинян" w:date="2020-05-29T22:02:00Z">
            <w:rPr>
              <w:rFonts w:ascii="Times New Roman" w:hAnsi="Times New Roman" w:cs="Times New Roman"/>
              <w:bCs/>
              <w:sz w:val="28"/>
              <w:szCs w:val="28"/>
            </w:rPr>
          </w:rPrChange>
        </w:rPr>
        <w:t xml:space="preserve"> </w:t>
      </w:r>
      <w:r w:rsidR="00E21E15" w:rsidRPr="00176D4E">
        <w:rPr>
          <w:rFonts w:ascii="Times New Roman" w:hAnsi="Times New Roman" w:cs="Times New Roman"/>
          <w:b/>
          <w:bCs/>
          <w:sz w:val="28"/>
          <w:szCs w:val="28"/>
          <w:lang w:val="en-US"/>
          <w:rPrChange w:id="123" w:author="Борис Гогинян" w:date="2020-05-29T22:02:00Z">
            <w:rPr>
              <w:rFonts w:ascii="Times New Roman" w:hAnsi="Times New Roman" w:cs="Times New Roman"/>
              <w:bCs/>
              <w:sz w:val="28"/>
              <w:szCs w:val="28"/>
              <w:lang w:val="en-US"/>
            </w:rPr>
          </w:rPrChange>
        </w:rPr>
        <w:t>Splitting</w:t>
      </w:r>
      <w:r w:rsidRPr="00176D4E">
        <w:rPr>
          <w:rFonts w:ascii="Times New Roman" w:hAnsi="Times New Roman" w:cs="Times New Roman"/>
          <w:b/>
          <w:bCs/>
          <w:sz w:val="28"/>
          <w:szCs w:val="28"/>
          <w:rPrChange w:id="124" w:author="Борис Гогинян" w:date="2020-05-29T22:02:00Z">
            <w:rPr>
              <w:rFonts w:ascii="Times New Roman" w:hAnsi="Times New Roman" w:cs="Times New Roman"/>
              <w:bCs/>
              <w:sz w:val="28"/>
              <w:szCs w:val="28"/>
            </w:rPr>
          </w:rPrChange>
        </w:rPr>
        <w:t>)</w:t>
      </w:r>
      <w:del w:id="125" w:author="Борис Гогинян" w:date="2020-05-29T22:02:00Z">
        <w:r w:rsidR="00866229" w:rsidRPr="00B5325E" w:rsidDel="00176D4E">
          <w:rPr>
            <w:rFonts w:ascii="Times New Roman" w:hAnsi="Times New Roman" w:cs="Times New Roman"/>
            <w:bCs/>
            <w:sz w:val="28"/>
            <w:szCs w:val="28"/>
          </w:rPr>
          <w:delText xml:space="preserve"> [5]</w:delText>
        </w:r>
      </w:del>
    </w:p>
    <w:p w14:paraId="677F0D6A" w14:textId="7D64B661" w:rsidR="002F6B7F" w:rsidRPr="00B12333" w:rsidRDefault="00E21E15" w:rsidP="00AB7C9B">
      <w:pPr>
        <w:spacing w:line="276" w:lineRule="auto"/>
        <w:ind w:firstLine="708"/>
        <w:contextualSpacing/>
        <w:rPr>
          <w:rFonts w:ascii="Times New Roman" w:hAnsi="Times New Roman" w:cs="Times New Roman"/>
          <w:bCs/>
          <w:sz w:val="28"/>
          <w:szCs w:val="28"/>
        </w:rPr>
      </w:pPr>
      <w:r w:rsidRPr="00B12333">
        <w:rPr>
          <w:rFonts w:ascii="Times New Roman" w:hAnsi="Times New Roman" w:cs="Times New Roman"/>
          <w:bCs/>
          <w:sz w:val="28"/>
          <w:szCs w:val="28"/>
        </w:rPr>
        <w:t xml:space="preserve">Это два связанных метода, призванных улучшить сходимость метода Монте-Карло за счет повышения вероятности того, что каждая выборка внесет существенный вклад в результат. </w:t>
      </w:r>
      <w:ins w:id="126" w:author="Борис Гогинян" w:date="2020-05-29T22:02:00Z">
        <w:r w:rsidR="00176D4E" w:rsidRPr="00B5325E">
          <w:rPr>
            <w:rFonts w:ascii="Times New Roman" w:hAnsi="Times New Roman" w:cs="Times New Roman"/>
            <w:bCs/>
            <w:sz w:val="28"/>
            <w:szCs w:val="28"/>
          </w:rPr>
          <w:t>[5]</w:t>
        </w:r>
      </w:ins>
    </w:p>
    <w:p w14:paraId="1F5E9BBD" w14:textId="77777777" w:rsidR="002F6B7F" w:rsidRPr="00AD4BD2" w:rsidRDefault="002F6B7F" w:rsidP="00B5325E">
      <w:pPr>
        <w:spacing w:line="276" w:lineRule="auto"/>
        <w:contextualSpacing/>
        <w:jc w:val="center"/>
        <w:rPr>
          <w:rFonts w:ascii="Times New Roman" w:hAnsi="Times New Roman" w:cs="Times New Roman"/>
          <w:bCs/>
          <w:sz w:val="28"/>
          <w:szCs w:val="28"/>
        </w:rPr>
      </w:pPr>
    </w:p>
    <w:p w14:paraId="2928A27F" w14:textId="25B4857F" w:rsidR="002F6B7F" w:rsidRPr="00B5325E" w:rsidRDefault="002F6B7F" w:rsidP="00AB7C9B">
      <w:pPr>
        <w:spacing w:line="276" w:lineRule="auto"/>
        <w:contextualSpacing/>
        <w:rPr>
          <w:rFonts w:ascii="Times New Roman" w:hAnsi="Times New Roman" w:cs="Times New Roman"/>
          <w:bCs/>
          <w:sz w:val="28"/>
          <w:szCs w:val="28"/>
        </w:rPr>
      </w:pPr>
      <w:commentRangeStart w:id="127"/>
      <w:r w:rsidRPr="00B12333">
        <w:rPr>
          <w:rFonts w:ascii="Times New Roman" w:hAnsi="Times New Roman" w:cs="Times New Roman"/>
          <w:bCs/>
          <w:sz w:val="28"/>
          <w:szCs w:val="28"/>
        </w:rPr>
        <w:t>Русская рулетка</w:t>
      </w:r>
      <w:commentRangeEnd w:id="127"/>
      <w:r w:rsidR="002B0DC8" w:rsidRPr="00B5325E">
        <w:rPr>
          <w:rStyle w:val="af1"/>
          <w:sz w:val="28"/>
          <w:szCs w:val="28"/>
        </w:rPr>
        <w:commentReference w:id="127"/>
      </w:r>
      <w:r w:rsidRPr="00B12333">
        <w:rPr>
          <w:rFonts w:ascii="Times New Roman" w:hAnsi="Times New Roman" w:cs="Times New Roman"/>
          <w:bCs/>
          <w:sz w:val="28"/>
          <w:szCs w:val="28"/>
        </w:rPr>
        <w:t xml:space="preserve"> позволяет пропускать вычисления, которые заведомо не принесут или привнесут, но очень мало результата. Например, если в уравнении рендеринга для некоторого множества направлений </w: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775E49" w:rsidRPr="00B12333">
        <w:rPr>
          <w:rFonts w:ascii="Times New Roman" w:hAnsi="Times New Roman" w:cs="Times New Roman"/>
          <w:bCs/>
          <w:sz w:val="28"/>
          <w:szCs w:val="28"/>
        </w:rPr>
        <w:t xml:space="preserve"> значение функции </w:t>
      </w:r>
      <m:oMath>
        <m:sSub>
          <m:sSubPr>
            <m:ctrlPr>
              <w:rPr>
                <w:rFonts w:ascii="Cambria Math" w:hAnsi="Cambria Math" w:cs="Times New Roman"/>
                <w:bCs/>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s</m:t>
            </m:r>
          </m:sub>
        </m:sSub>
        <m:r>
          <w:rPr>
            <w:rFonts w:ascii="Cambria Math" w:hAnsi="Cambria Math" w:cs="Times New Roman"/>
            <w:sz w:val="28"/>
            <w:szCs w:val="28"/>
          </w:rPr>
          <m:t xml:space="preserve">(p, </m:t>
        </m:r>
        <m:sSub>
          <m:sSubPr>
            <m:ctrlPr>
              <w:rPr>
                <w:rFonts w:ascii="Cambria Math" w:hAnsi="Cambria Math" w:cs="Times New Roman"/>
                <w:bCs/>
                <w:i/>
                <w:sz w:val="28"/>
                <w:szCs w:val="28"/>
              </w:rPr>
            </m:ctrlPr>
          </m:sSubPr>
          <m:e>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o</m:t>
                </m:r>
              </m:sub>
            </m:sSub>
            <m: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m:t>
        </m:r>
      </m:oMath>
      <w:r w:rsidRPr="00B12333">
        <w:rPr>
          <w:rFonts w:ascii="Times New Roman" w:hAnsi="Times New Roman" w:cs="Times New Roman"/>
          <w:bCs/>
          <w:sz w:val="28"/>
          <w:szCs w:val="28"/>
        </w:rPr>
        <w:t xml:space="preserve"> </w:t>
      </w:r>
      <w:r w:rsidR="00775E49" w:rsidRPr="00B12333">
        <w:rPr>
          <w:rFonts w:ascii="Times New Roman" w:hAnsi="Times New Roman" w:cs="Times New Roman"/>
          <w:bCs/>
          <w:sz w:val="28"/>
          <w:szCs w:val="28"/>
        </w:rPr>
        <w:t xml:space="preserve">близко или равно 0, то, очевидно, отслеживание этого луча не имеет смысла и его необходимо пропустить. Также русская рулетка позволяет не учитывать значения, которые падают при очень маленьком угле относительно горизонта </w:t>
      </w:r>
      <w:r w:rsidR="00775E49" w:rsidRPr="00B5325E">
        <w:rPr>
          <w:rFonts w:ascii="Times New Roman" w:hAnsi="Times New Roman" w:cs="Times New Roman"/>
          <w:bCs/>
          <w:sz w:val="28"/>
          <w:szCs w:val="28"/>
        </w:rPr>
        <w:t>(</w:t>
      </w:r>
      <m:oMath>
        <m:d>
          <m:dPr>
            <m:begChr m:val="|"/>
            <m:endChr m:val="|"/>
            <m:ctrlPr>
              <w:rPr>
                <w:rFonts w:ascii="Cambria Math" w:hAnsi="Cambria Math" w:cs="Times New Roman"/>
                <w:bCs/>
                <w:i/>
                <w:sz w:val="28"/>
                <w:szCs w:val="28"/>
              </w:rPr>
            </m:ctrlPr>
          </m:dPr>
          <m:e>
            <m:func>
              <m:funcPr>
                <m:ctrlPr>
                  <w:rPr>
                    <w:rFonts w:ascii="Cambria Math" w:hAnsi="Cambria Math" w:cs="Times New Roman"/>
                    <w:bCs/>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m:rPr>
                <m:sty m:val="p"/>
              </m:rPr>
              <w:rPr>
                <w:rFonts w:ascii="Cambria Math" w:hAnsi="Cambria Math" w:cs="Times New Roman"/>
                <w:sz w:val="28"/>
                <w:szCs w:val="28"/>
              </w:rPr>
              <m:t xml:space="preserve"> </m:t>
            </m:r>
          </m:e>
        </m:d>
        <m:r>
          <w:rPr>
            <w:rFonts w:ascii="Cambria Math" w:hAnsi="Cambria Math" w:cs="Times New Roman"/>
            <w:sz w:val="28"/>
            <w:szCs w:val="28"/>
          </w:rPr>
          <m:t>=0+ε</m:t>
        </m:r>
      </m:oMath>
      <w:r w:rsidR="00775E49" w:rsidRPr="00B5325E">
        <w:rPr>
          <w:rFonts w:ascii="Times New Roman" w:hAnsi="Times New Roman" w:cs="Times New Roman"/>
          <w:bCs/>
          <w:sz w:val="28"/>
          <w:szCs w:val="28"/>
        </w:rPr>
        <w:t>).</w:t>
      </w:r>
    </w:p>
    <w:p w14:paraId="19721049" w14:textId="3FC62E07" w:rsidR="002B0DC8" w:rsidRPr="00B5325E" w:rsidRDefault="002B0DC8" w:rsidP="00AB7C9B">
      <w:pPr>
        <w:spacing w:line="276" w:lineRule="auto"/>
        <w:contextualSpacing/>
        <w:rPr>
          <w:rFonts w:ascii="Times New Roman" w:hAnsi="Times New Roman" w:cs="Times New Roman"/>
          <w:bCs/>
          <w:sz w:val="28"/>
          <w:szCs w:val="28"/>
        </w:rPr>
      </w:pPr>
    </w:p>
    <w:p w14:paraId="30E089F3" w14:textId="66FCB9EE" w:rsidR="002B0DC8" w:rsidRPr="00AD4BD2" w:rsidRDefault="002B0DC8" w:rsidP="00AB7C9B">
      <w:pPr>
        <w:spacing w:line="276" w:lineRule="auto"/>
        <w:contextualSpacing/>
        <w:rPr>
          <w:rFonts w:ascii="Times New Roman" w:hAnsi="Times New Roman" w:cs="Times New Roman"/>
          <w:bCs/>
          <w:sz w:val="28"/>
          <w:szCs w:val="28"/>
        </w:rPr>
      </w:pPr>
      <w:r w:rsidRPr="00AD4BD2">
        <w:rPr>
          <w:rFonts w:ascii="Times New Roman" w:hAnsi="Times New Roman" w:cs="Times New Roman"/>
          <w:bCs/>
          <w:sz w:val="28"/>
          <w:szCs w:val="28"/>
        </w:rPr>
        <w:t xml:space="preserve">Расщепление – метод, который распределяет количество пущенных лучей в зависимости от вклада, который эти лучи могут привнести. Например, если для приближения интеграла взято </w:t>
      </w:r>
      <w:r w:rsidR="001A08F6" w:rsidRPr="00AD4BD2">
        <w:rPr>
          <w:rFonts w:ascii="Times New Roman" w:hAnsi="Times New Roman" w:cs="Times New Roman"/>
          <w:bCs/>
          <w:sz w:val="28"/>
          <w:szCs w:val="28"/>
        </w:rPr>
        <w:t xml:space="preserve">100 случайных величин, то необходимо проследить траекторию преломленных и отраженных в направлении камеры лучей. Используя обычный метод, алгоритм просчитывал бы 200 лучей в целом. Но 100 отраженных лучей – это избыток. </w:t>
      </w:r>
    </w:p>
    <w:p w14:paraId="0875CF68" w14:textId="0C77D140" w:rsidR="001A08F6" w:rsidRPr="00AD4BD2" w:rsidRDefault="001A08F6" w:rsidP="00AB7C9B">
      <w:pPr>
        <w:spacing w:line="276" w:lineRule="auto"/>
        <w:contextualSpacing/>
        <w:rPr>
          <w:rFonts w:ascii="Times New Roman" w:hAnsi="Times New Roman" w:cs="Times New Roman"/>
          <w:bCs/>
          <w:sz w:val="28"/>
          <w:szCs w:val="28"/>
        </w:rPr>
      </w:pPr>
    </w:p>
    <w:p w14:paraId="6BA33A59" w14:textId="609671E2" w:rsidR="001A08F6" w:rsidRPr="00AD4BD2" w:rsidRDefault="001A08F6" w:rsidP="00AB7C9B">
      <w:pPr>
        <w:spacing w:line="276" w:lineRule="auto"/>
        <w:contextualSpacing/>
        <w:rPr>
          <w:rFonts w:ascii="Times New Roman" w:hAnsi="Times New Roman" w:cs="Times New Roman"/>
          <w:bCs/>
          <w:sz w:val="28"/>
          <w:szCs w:val="28"/>
        </w:rPr>
      </w:pPr>
      <w:r w:rsidRPr="00AD4BD2">
        <w:rPr>
          <w:rFonts w:ascii="Times New Roman" w:hAnsi="Times New Roman" w:cs="Times New Roman"/>
          <w:bCs/>
          <w:sz w:val="28"/>
          <w:szCs w:val="28"/>
        </w:rPr>
        <w:t>С помощью расщепления приближение для такого случая можно заменить на следующее:</w:t>
      </w:r>
    </w:p>
    <w:p w14:paraId="069BDDD2" w14:textId="4D685EBE" w:rsidR="001A08F6" w:rsidRPr="00B12333" w:rsidRDefault="00DB2085" w:rsidP="00AB7C9B">
      <w:pPr>
        <w:spacing w:line="276" w:lineRule="auto"/>
        <w:contextualSpacing/>
        <w:rPr>
          <w:rFonts w:ascii="Times New Roman" w:hAnsi="Times New Roman" w:cs="Times New Roman"/>
          <w:bCs/>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NM</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NM</m:t>
              </m:r>
            </m:den>
          </m:f>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 xml:space="preserve">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f>
                    <m:fPr>
                      <m:ctrlPr>
                        <w:rPr>
                          <w:rFonts w:ascii="Cambria Math" w:hAnsi="Cambria Math" w:cs="Times New Roman"/>
                          <w:bCs/>
                          <w:i/>
                          <w:sz w:val="28"/>
                          <w:szCs w:val="28"/>
                        </w:rPr>
                      </m:ctrlPr>
                    </m:fPr>
                    <m:num>
                      <m:r>
                        <w:rPr>
                          <w:rFonts w:ascii="Cambria Math" w:hAnsi="Cambria Math" w:cs="Times New Roman"/>
                          <w:sz w:val="28"/>
                          <w:szCs w:val="28"/>
                        </w:rPr>
                        <m:t>L(</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r>
                        <w:rPr>
                          <w:rFonts w:ascii="Cambria Math" w:hAnsi="Cambria Math" w:cs="Times New Roman"/>
                          <w:sz w:val="28"/>
                          <w:szCs w:val="28"/>
                        </w:rPr>
                        <m:t>)</m:t>
                      </m:r>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r>
                        <w:rPr>
                          <w:rFonts w:ascii="Cambria Math" w:hAnsi="Cambria Math" w:cs="Times New Roman"/>
                          <w:sz w:val="28"/>
                          <w:szCs w:val="28"/>
                        </w:rPr>
                        <m:t>)</m:t>
                      </m:r>
                    </m:den>
                  </m:f>
                </m:e>
              </m:nary>
            </m:e>
          </m:nary>
        </m:oMath>
      </m:oMathPara>
    </w:p>
    <w:p w14:paraId="3807847A" w14:textId="4558F7BD" w:rsidR="007E16E7" w:rsidRPr="00B12333" w:rsidRDefault="007E16E7" w:rsidP="00AB7C9B">
      <w:pPr>
        <w:spacing w:line="276" w:lineRule="auto"/>
        <w:contextualSpacing/>
        <w:rPr>
          <w:rFonts w:ascii="Times New Roman" w:hAnsi="Times New Roman" w:cs="Times New Roman"/>
          <w:bCs/>
          <w:sz w:val="28"/>
          <w:szCs w:val="28"/>
        </w:rPr>
      </w:pPr>
      <w:r w:rsidRPr="00B12333">
        <w:rPr>
          <w:rFonts w:ascii="Times New Roman" w:hAnsi="Times New Roman" w:cs="Times New Roman"/>
          <w:bCs/>
          <w:sz w:val="28"/>
          <w:szCs w:val="28"/>
        </w:rPr>
        <w:t xml:space="preserve">где </w: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oMath>
      <w:r w:rsidRPr="00B12333">
        <w:rPr>
          <w:rFonts w:ascii="Times New Roman" w:hAnsi="Times New Roman" w:cs="Times New Roman"/>
          <w:bCs/>
          <w:sz w:val="28"/>
          <w:szCs w:val="28"/>
        </w:rPr>
        <w:t xml:space="preserve"> – направление на источник света</w:t>
      </w:r>
    </w:p>
    <w:p w14:paraId="0124D4C5" w14:textId="781DEDF6" w:rsidR="007E16E7" w:rsidRPr="00B12333" w:rsidRDefault="007E16E7" w:rsidP="00AB7C9B">
      <w:pPr>
        <w:spacing w:line="276" w:lineRule="auto"/>
        <w:contextualSpacing/>
        <w:rPr>
          <w:rFonts w:ascii="Times New Roman" w:hAnsi="Times New Roman" w:cs="Times New Roman"/>
          <w:bCs/>
          <w:sz w:val="28"/>
          <w:szCs w:val="28"/>
        </w:rPr>
      </w:pPr>
      <m:oMath>
        <m:r>
          <w:rPr>
            <w:rFonts w:ascii="Cambria Math" w:hAnsi="Cambria Math" w:cs="Times New Roman"/>
            <w:sz w:val="28"/>
            <w:szCs w:val="28"/>
          </w:rPr>
          <w:lastRenderedPageBreak/>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oMath>
      <w:r w:rsidRPr="00B12333">
        <w:rPr>
          <w:rFonts w:ascii="Times New Roman" w:hAnsi="Times New Roman" w:cs="Times New Roman"/>
          <w:bCs/>
          <w:sz w:val="28"/>
          <w:szCs w:val="28"/>
        </w:rPr>
        <w:t xml:space="preserve"> – координаты пикселя на изображении</w:t>
      </w:r>
    </w:p>
    <w:p w14:paraId="67C9EF26" w14:textId="2E4EE587" w:rsidR="00E21E15" w:rsidRPr="00B12333" w:rsidRDefault="00E21E15" w:rsidP="00AB7C9B">
      <w:pPr>
        <w:spacing w:line="276" w:lineRule="auto"/>
        <w:contextualSpacing/>
        <w:rPr>
          <w:rFonts w:ascii="Times New Roman" w:hAnsi="Times New Roman" w:cs="Times New Roman"/>
          <w:sz w:val="28"/>
          <w:szCs w:val="28"/>
        </w:rPr>
      </w:pPr>
    </w:p>
    <w:p w14:paraId="718B6B61" w14:textId="40E5AF7C" w:rsidR="00AB7C9B" w:rsidRPr="00B5325E" w:rsidRDefault="00AB7C9B" w:rsidP="00AB7C9B">
      <w:pPr>
        <w:spacing w:line="276" w:lineRule="auto"/>
        <w:rPr>
          <w:rFonts w:ascii="Times New Roman" w:hAnsi="Times New Roman" w:cs="Times New Roman"/>
          <w:sz w:val="28"/>
          <w:szCs w:val="28"/>
        </w:rPr>
      </w:pPr>
    </w:p>
    <w:p w14:paraId="4689F320" w14:textId="77777777" w:rsidR="00866229" w:rsidRPr="00AD4BD2" w:rsidRDefault="00866229" w:rsidP="00AB7C9B">
      <w:pPr>
        <w:spacing w:line="276" w:lineRule="auto"/>
        <w:rPr>
          <w:rFonts w:ascii="Times New Roman" w:hAnsi="Times New Roman" w:cs="Times New Roman"/>
          <w:sz w:val="28"/>
          <w:szCs w:val="28"/>
        </w:rPr>
      </w:pPr>
    </w:p>
    <w:p w14:paraId="2A944EE8" w14:textId="7FB583BA" w:rsidR="00A6235B" w:rsidRPr="00AD4BD2" w:rsidRDefault="00310266" w:rsidP="00AB7C9B">
      <w:pPr>
        <w:spacing w:line="276" w:lineRule="auto"/>
        <w:rPr>
          <w:rFonts w:ascii="Times New Roman" w:hAnsi="Times New Roman" w:cs="Times New Roman"/>
          <w:sz w:val="28"/>
          <w:szCs w:val="28"/>
        </w:rPr>
      </w:pPr>
      <w:r w:rsidRPr="00AD4BD2">
        <w:rPr>
          <w:rFonts w:ascii="Times New Roman" w:hAnsi="Times New Roman" w:cs="Times New Roman"/>
          <w:sz w:val="28"/>
          <w:szCs w:val="28"/>
        </w:rPr>
        <w:t>В исследуемых рендерах реализованы следующие алгоритмы:</w:t>
      </w:r>
    </w:p>
    <w:p w14:paraId="37922DB7" w14:textId="3A1A9D93" w:rsidR="006514DC" w:rsidRPr="00AD4BD2" w:rsidRDefault="006514DC" w:rsidP="00EB01A5">
      <w:pPr>
        <w:pStyle w:val="a5"/>
        <w:numPr>
          <w:ilvl w:val="1"/>
          <w:numId w:val="13"/>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Cycles</w:t>
      </w:r>
    </w:p>
    <w:p w14:paraId="2688E613" w14:textId="0DB17CF6" w:rsidR="006514DC" w:rsidRPr="00AD4BD2" w:rsidRDefault="006514DC" w:rsidP="00AB7C9B">
      <w:pPr>
        <w:pStyle w:val="a5"/>
        <w:spacing w:line="276" w:lineRule="auto"/>
        <w:ind w:left="1440"/>
        <w:rPr>
          <w:rFonts w:ascii="Times New Roman" w:hAnsi="Times New Roman" w:cs="Times New Roman"/>
          <w:sz w:val="28"/>
          <w:szCs w:val="28"/>
          <w:lang w:val="en-US"/>
        </w:rPr>
      </w:pPr>
      <w:r w:rsidRPr="00AD4BD2">
        <w:rPr>
          <w:rFonts w:ascii="Times New Roman" w:hAnsi="Times New Roman" w:cs="Times New Roman"/>
          <w:sz w:val="28"/>
          <w:szCs w:val="28"/>
        </w:rPr>
        <w:t xml:space="preserve">Алгоритм </w:t>
      </w:r>
      <w:r w:rsidRPr="00AD4BD2">
        <w:rPr>
          <w:rFonts w:ascii="Times New Roman" w:hAnsi="Times New Roman" w:cs="Times New Roman"/>
          <w:sz w:val="28"/>
          <w:szCs w:val="28"/>
          <w:lang w:val="en-US"/>
        </w:rPr>
        <w:t>Path Tracing</w:t>
      </w:r>
    </w:p>
    <w:p w14:paraId="6D13919A" w14:textId="5920B611" w:rsidR="00661711" w:rsidRPr="00B5325E" w:rsidRDefault="009C43CD" w:rsidP="00AB7C9B">
      <w:pPr>
        <w:pStyle w:val="a5"/>
        <w:spacing w:line="276" w:lineRule="auto"/>
        <w:ind w:left="1440"/>
        <w:rPr>
          <w:rFonts w:ascii="Times New Roman" w:hAnsi="Times New Roman" w:cs="Times New Roman"/>
          <w:sz w:val="28"/>
          <w:szCs w:val="28"/>
        </w:rPr>
      </w:pPr>
      <w:r>
        <w:rPr>
          <w:rFonts w:ascii="Times New Roman" w:hAnsi="Times New Roman" w:cs="Times New Roman"/>
          <w:sz w:val="28"/>
          <w:szCs w:val="28"/>
        </w:rPr>
        <w:t xml:space="preserve">В исследовании использовалась версия </w:t>
      </w:r>
      <w:r>
        <w:rPr>
          <w:rFonts w:ascii="Times New Roman" w:hAnsi="Times New Roman" w:cs="Times New Roman"/>
          <w:sz w:val="28"/>
          <w:szCs w:val="28"/>
          <w:lang w:val="en-US"/>
        </w:rPr>
        <w:t>Blender</w:t>
      </w:r>
      <w:r w:rsidRPr="00B5325E">
        <w:rPr>
          <w:rFonts w:ascii="Times New Roman" w:hAnsi="Times New Roman" w:cs="Times New Roman"/>
          <w:sz w:val="28"/>
          <w:szCs w:val="28"/>
        </w:rPr>
        <w:t xml:space="preserve"> 2.82</w:t>
      </w:r>
    </w:p>
    <w:p w14:paraId="67CE6ED3" w14:textId="3F7E7EA1" w:rsidR="006514DC" w:rsidRPr="00AD4BD2" w:rsidRDefault="006514DC" w:rsidP="00EB01A5">
      <w:pPr>
        <w:pStyle w:val="a5"/>
        <w:numPr>
          <w:ilvl w:val="1"/>
          <w:numId w:val="13"/>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LuxCore</w:t>
      </w:r>
      <w:r w:rsidRPr="00AD4BD2">
        <w:rPr>
          <w:rFonts w:ascii="Times New Roman" w:hAnsi="Times New Roman" w:cs="Times New Roman"/>
          <w:sz w:val="28"/>
          <w:szCs w:val="28"/>
          <w:lang w:val="en-US"/>
        </w:rPr>
        <w:br/>
      </w:r>
      <w:r w:rsidR="00310266" w:rsidRPr="00AD4BD2">
        <w:rPr>
          <w:rFonts w:ascii="Times New Roman" w:hAnsi="Times New Roman" w:cs="Times New Roman"/>
          <w:sz w:val="28"/>
          <w:szCs w:val="28"/>
        </w:rPr>
        <w:t>Алгоритм</w:t>
      </w:r>
      <w:r w:rsidRPr="00AD4BD2">
        <w:rPr>
          <w:rFonts w:ascii="Times New Roman" w:hAnsi="Times New Roman" w:cs="Times New Roman"/>
          <w:sz w:val="28"/>
          <w:szCs w:val="28"/>
          <w:lang w:val="en-US"/>
        </w:rPr>
        <w:t xml:space="preserve"> Path Tracing </w:t>
      </w:r>
      <w:r w:rsidRPr="00AD4BD2">
        <w:rPr>
          <w:rFonts w:ascii="Times New Roman" w:hAnsi="Times New Roman" w:cs="Times New Roman"/>
          <w:sz w:val="28"/>
          <w:szCs w:val="28"/>
        </w:rPr>
        <w:t>и</w:t>
      </w:r>
      <w:r w:rsidRPr="00AD4BD2">
        <w:rPr>
          <w:rFonts w:ascii="Times New Roman" w:hAnsi="Times New Roman" w:cs="Times New Roman"/>
          <w:sz w:val="28"/>
          <w:szCs w:val="28"/>
          <w:lang w:val="en-US"/>
        </w:rPr>
        <w:t xml:space="preserve"> Bidirectional path-tracing</w:t>
      </w:r>
    </w:p>
    <w:p w14:paraId="72CCB11D" w14:textId="7FFCE4FC" w:rsidR="00866229" w:rsidRPr="00AD4BD2" w:rsidRDefault="00866229" w:rsidP="00866229">
      <w:pPr>
        <w:pStyle w:val="a5"/>
        <w:spacing w:line="276" w:lineRule="auto"/>
        <w:ind w:left="1440"/>
        <w:rPr>
          <w:rFonts w:ascii="Times New Roman" w:hAnsi="Times New Roman" w:cs="Times New Roman"/>
          <w:sz w:val="28"/>
          <w:szCs w:val="28"/>
        </w:rPr>
      </w:pPr>
      <w:r w:rsidRPr="00AD4BD2">
        <w:rPr>
          <w:rFonts w:ascii="Times New Roman" w:hAnsi="Times New Roman" w:cs="Times New Roman"/>
          <w:sz w:val="28"/>
          <w:szCs w:val="28"/>
        </w:rPr>
        <w:t xml:space="preserve">Также в этом рендере есть технология </w:t>
      </w:r>
      <w:proofErr w:type="spellStart"/>
      <w:r w:rsidR="00661711" w:rsidRPr="00AD4BD2">
        <w:rPr>
          <w:rFonts w:ascii="Times New Roman" w:hAnsi="Times New Roman" w:cs="Times New Roman"/>
          <w:sz w:val="28"/>
          <w:szCs w:val="28"/>
        </w:rPr>
        <w:t>PhotonGI</w:t>
      </w:r>
      <w:proofErr w:type="spellEnd"/>
      <w:r w:rsidR="00661711" w:rsidRPr="00AD4BD2">
        <w:rPr>
          <w:rFonts w:ascii="Times New Roman" w:hAnsi="Times New Roman" w:cs="Times New Roman"/>
          <w:sz w:val="28"/>
          <w:szCs w:val="28"/>
        </w:rPr>
        <w:t xml:space="preserve"> </w:t>
      </w:r>
      <w:proofErr w:type="spellStart"/>
      <w:r w:rsidR="00661711" w:rsidRPr="00AD4BD2">
        <w:rPr>
          <w:rFonts w:ascii="Times New Roman" w:hAnsi="Times New Roman" w:cs="Times New Roman"/>
          <w:sz w:val="28"/>
          <w:szCs w:val="28"/>
        </w:rPr>
        <w:t>cache</w:t>
      </w:r>
      <w:proofErr w:type="spellEnd"/>
      <w:r w:rsidR="00661711" w:rsidRPr="00AD4BD2">
        <w:rPr>
          <w:rFonts w:ascii="Times New Roman" w:hAnsi="Times New Roman" w:cs="Times New Roman"/>
          <w:sz w:val="28"/>
          <w:szCs w:val="28"/>
        </w:rPr>
        <w:t xml:space="preserve"> [36], которая включает в себя 3 функции: </w:t>
      </w:r>
    </w:p>
    <w:p w14:paraId="23E9A4F0" w14:textId="349BE993" w:rsidR="00661711" w:rsidRPr="00AD4BD2" w:rsidRDefault="00661711" w:rsidP="00EB01A5">
      <w:pPr>
        <w:pStyle w:val="a5"/>
        <w:numPr>
          <w:ilvl w:val="0"/>
          <w:numId w:val="39"/>
        </w:numPr>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Direct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light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cache</w:t>
      </w:r>
      <w:proofErr w:type="spellEnd"/>
      <w:r w:rsidRPr="00AD4BD2">
        <w:rPr>
          <w:rFonts w:ascii="Times New Roman" w:hAnsi="Times New Roman" w:cs="Times New Roman"/>
          <w:sz w:val="28"/>
          <w:szCs w:val="28"/>
        </w:rPr>
        <w:t xml:space="preserve"> – </w:t>
      </w:r>
      <w:proofErr w:type="spellStart"/>
      <w:r w:rsidRPr="00AD4BD2">
        <w:rPr>
          <w:rFonts w:ascii="Times New Roman" w:hAnsi="Times New Roman" w:cs="Times New Roman"/>
          <w:sz w:val="28"/>
          <w:szCs w:val="28"/>
        </w:rPr>
        <w:t>кеш</w:t>
      </w:r>
      <w:proofErr w:type="spellEnd"/>
      <w:r w:rsidRPr="00AD4BD2">
        <w:rPr>
          <w:rFonts w:ascii="Times New Roman" w:hAnsi="Times New Roman" w:cs="Times New Roman"/>
          <w:sz w:val="28"/>
          <w:szCs w:val="28"/>
        </w:rPr>
        <w:t xml:space="preserve"> прямого освещения;</w:t>
      </w:r>
    </w:p>
    <w:p w14:paraId="3EBA2519" w14:textId="64EB3281" w:rsidR="00661711" w:rsidRPr="00AD4BD2" w:rsidRDefault="00661711" w:rsidP="00EB01A5">
      <w:pPr>
        <w:pStyle w:val="a5"/>
        <w:numPr>
          <w:ilvl w:val="0"/>
          <w:numId w:val="39"/>
        </w:numPr>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Indirect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light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cache</w:t>
      </w:r>
      <w:proofErr w:type="spellEnd"/>
      <w:r w:rsidRPr="00AD4BD2">
        <w:rPr>
          <w:rFonts w:ascii="Times New Roman" w:hAnsi="Times New Roman" w:cs="Times New Roman"/>
          <w:sz w:val="28"/>
          <w:szCs w:val="28"/>
        </w:rPr>
        <w:t xml:space="preserve"> – </w:t>
      </w:r>
      <w:proofErr w:type="spellStart"/>
      <w:r w:rsidRPr="00AD4BD2">
        <w:rPr>
          <w:rFonts w:ascii="Times New Roman" w:hAnsi="Times New Roman" w:cs="Times New Roman"/>
          <w:sz w:val="28"/>
          <w:szCs w:val="28"/>
        </w:rPr>
        <w:t>кеш</w:t>
      </w:r>
      <w:proofErr w:type="spellEnd"/>
      <w:r w:rsidRPr="00AD4BD2">
        <w:rPr>
          <w:rFonts w:ascii="Times New Roman" w:hAnsi="Times New Roman" w:cs="Times New Roman"/>
          <w:sz w:val="28"/>
          <w:szCs w:val="28"/>
        </w:rPr>
        <w:t xml:space="preserve"> непрямого освещения;</w:t>
      </w:r>
    </w:p>
    <w:p w14:paraId="5869A37E" w14:textId="62AB2AD9" w:rsidR="00661711" w:rsidRPr="00176D4E" w:rsidRDefault="00661711" w:rsidP="00EB01A5">
      <w:pPr>
        <w:pStyle w:val="a5"/>
        <w:numPr>
          <w:ilvl w:val="0"/>
          <w:numId w:val="39"/>
        </w:numPr>
        <w:spacing w:line="276" w:lineRule="auto"/>
        <w:rPr>
          <w:rFonts w:ascii="Times New Roman" w:hAnsi="Times New Roman" w:cs="Times New Roman"/>
          <w:sz w:val="28"/>
          <w:szCs w:val="28"/>
          <w:lang w:val="en-US"/>
          <w:rPrChange w:id="128" w:author="Борис Гогинян" w:date="2020-05-29T22:07:00Z">
            <w:rPr>
              <w:rFonts w:ascii="Times New Roman" w:hAnsi="Times New Roman" w:cs="Times New Roman"/>
              <w:sz w:val="28"/>
              <w:szCs w:val="28"/>
            </w:rPr>
          </w:rPrChange>
        </w:rPr>
      </w:pPr>
      <w:r w:rsidRPr="00176D4E">
        <w:rPr>
          <w:rFonts w:ascii="Times New Roman" w:hAnsi="Times New Roman" w:cs="Times New Roman"/>
          <w:sz w:val="28"/>
          <w:szCs w:val="28"/>
          <w:lang w:val="en-US"/>
          <w:rPrChange w:id="129" w:author="Борис Гогинян" w:date="2020-05-29T22:07:00Z">
            <w:rPr>
              <w:rFonts w:ascii="Times New Roman" w:hAnsi="Times New Roman" w:cs="Times New Roman"/>
              <w:sz w:val="28"/>
              <w:szCs w:val="28"/>
            </w:rPr>
          </w:rPrChange>
        </w:rPr>
        <w:t xml:space="preserve">Caustic </w:t>
      </w:r>
      <w:ins w:id="130" w:author="Борис Гогинян" w:date="2020-05-29T22:06:00Z">
        <w:r w:rsidR="00176D4E">
          <w:rPr>
            <w:rFonts w:ascii="Times New Roman" w:hAnsi="Times New Roman" w:cs="Times New Roman"/>
            <w:sz w:val="28"/>
            <w:szCs w:val="28"/>
            <w:lang w:val="en-US"/>
          </w:rPr>
          <w:t xml:space="preserve">light </w:t>
        </w:r>
      </w:ins>
      <w:r w:rsidRPr="00176D4E">
        <w:rPr>
          <w:rFonts w:ascii="Times New Roman" w:hAnsi="Times New Roman" w:cs="Times New Roman"/>
          <w:sz w:val="28"/>
          <w:szCs w:val="28"/>
          <w:lang w:val="en-US"/>
          <w:rPrChange w:id="131" w:author="Борис Гогинян" w:date="2020-05-29T22:07:00Z">
            <w:rPr>
              <w:rFonts w:ascii="Times New Roman" w:hAnsi="Times New Roman" w:cs="Times New Roman"/>
              <w:sz w:val="28"/>
              <w:szCs w:val="28"/>
            </w:rPr>
          </w:rPrChange>
        </w:rPr>
        <w:t xml:space="preserve">cache – </w:t>
      </w:r>
      <w:proofErr w:type="spellStart"/>
      <w:r w:rsidRPr="00AD4BD2">
        <w:rPr>
          <w:rFonts w:ascii="Times New Roman" w:hAnsi="Times New Roman" w:cs="Times New Roman"/>
          <w:sz w:val="28"/>
          <w:szCs w:val="28"/>
        </w:rPr>
        <w:t>кеш</w:t>
      </w:r>
      <w:proofErr w:type="spellEnd"/>
      <w:r w:rsidRPr="00176D4E">
        <w:rPr>
          <w:rFonts w:ascii="Times New Roman" w:hAnsi="Times New Roman" w:cs="Times New Roman"/>
          <w:sz w:val="28"/>
          <w:szCs w:val="28"/>
          <w:lang w:val="en-US"/>
          <w:rPrChange w:id="132" w:author="Борис Гогинян" w:date="2020-05-29T22:07:00Z">
            <w:rPr>
              <w:rFonts w:ascii="Times New Roman" w:hAnsi="Times New Roman" w:cs="Times New Roman"/>
              <w:sz w:val="28"/>
              <w:szCs w:val="28"/>
            </w:rPr>
          </w:rPrChange>
        </w:rPr>
        <w:t xml:space="preserve"> </w:t>
      </w:r>
      <w:r w:rsidRPr="00AD4BD2">
        <w:rPr>
          <w:rFonts w:ascii="Times New Roman" w:hAnsi="Times New Roman" w:cs="Times New Roman"/>
          <w:sz w:val="28"/>
          <w:szCs w:val="28"/>
        </w:rPr>
        <w:t>каустик</w:t>
      </w:r>
      <w:r w:rsidRPr="00176D4E">
        <w:rPr>
          <w:rFonts w:ascii="Times New Roman" w:hAnsi="Times New Roman" w:cs="Times New Roman"/>
          <w:sz w:val="28"/>
          <w:szCs w:val="28"/>
          <w:lang w:val="en-US"/>
          <w:rPrChange w:id="133" w:author="Борис Гогинян" w:date="2020-05-29T22:07:00Z">
            <w:rPr>
              <w:rFonts w:ascii="Times New Roman" w:hAnsi="Times New Roman" w:cs="Times New Roman"/>
              <w:sz w:val="28"/>
              <w:szCs w:val="28"/>
            </w:rPr>
          </w:rPrChange>
        </w:rPr>
        <w:t>.</w:t>
      </w:r>
    </w:p>
    <w:p w14:paraId="7C191027" w14:textId="29BF2DB4" w:rsidR="009C43CD" w:rsidRPr="00176D4E" w:rsidDel="00176D4E" w:rsidRDefault="009C43CD" w:rsidP="00B5325E">
      <w:pPr>
        <w:spacing w:line="276" w:lineRule="auto"/>
        <w:ind w:left="1416"/>
        <w:rPr>
          <w:moveFrom w:id="134" w:author="Борис Гогинян" w:date="2020-05-29T22:07:00Z"/>
          <w:rFonts w:ascii="Times New Roman" w:hAnsi="Times New Roman" w:cs="Times New Roman"/>
          <w:sz w:val="28"/>
          <w:szCs w:val="28"/>
          <w:rPrChange w:id="135" w:author="Борис Гогинян" w:date="2020-05-29T22:07:00Z">
            <w:rPr>
              <w:moveFrom w:id="136" w:author="Борис Гогинян" w:date="2020-05-29T22:07:00Z"/>
              <w:rFonts w:ascii="Times New Roman" w:hAnsi="Times New Roman" w:cs="Times New Roman"/>
              <w:sz w:val="28"/>
              <w:szCs w:val="28"/>
              <w:lang w:val="en-US"/>
            </w:rPr>
          </w:rPrChange>
        </w:rPr>
      </w:pPr>
      <w:moveFromRangeStart w:id="137" w:author="Борис Гогинян" w:date="2020-05-29T22:07:00Z" w:name="move41682438"/>
      <w:moveFrom w:id="138" w:author="Борис Гогинян" w:date="2020-05-29T22:07:00Z">
        <w:r w:rsidDel="00176D4E">
          <w:rPr>
            <w:rFonts w:ascii="Times New Roman" w:hAnsi="Times New Roman" w:cs="Times New Roman"/>
            <w:sz w:val="28"/>
            <w:szCs w:val="28"/>
          </w:rPr>
          <w:t>В исследовании использовалась версия</w:t>
        </w:r>
        <w:r w:rsidRPr="00176D4E" w:rsidDel="00176D4E">
          <w:rPr>
            <w:rFonts w:ascii="Times New Roman" w:hAnsi="Times New Roman" w:cs="Times New Roman"/>
            <w:sz w:val="28"/>
            <w:szCs w:val="28"/>
            <w:rPrChange w:id="139" w:author="Борис Гогинян" w:date="2020-05-29T22:07:00Z">
              <w:rPr>
                <w:rFonts w:ascii="Times New Roman" w:hAnsi="Times New Roman" w:cs="Times New Roman"/>
                <w:sz w:val="28"/>
                <w:szCs w:val="28"/>
                <w:lang w:val="en-US"/>
              </w:rPr>
            </w:rPrChange>
          </w:rPr>
          <w:t xml:space="preserve"> 2.4</w:t>
        </w:r>
      </w:moveFrom>
    </w:p>
    <w:moveFromRangeEnd w:id="137"/>
    <w:p w14:paraId="74F53611" w14:textId="4E31D210" w:rsidR="00176D4E" w:rsidRDefault="00661711" w:rsidP="00176D4E">
      <w:pPr>
        <w:spacing w:line="276" w:lineRule="auto"/>
        <w:ind w:left="1416"/>
        <w:rPr>
          <w:ins w:id="140" w:author="Борис Гогинян" w:date="2020-05-29T22:07:00Z"/>
          <w:rFonts w:ascii="Times New Roman" w:hAnsi="Times New Roman" w:cs="Times New Roman"/>
          <w:sz w:val="28"/>
          <w:szCs w:val="28"/>
        </w:rPr>
      </w:pPr>
      <w:r w:rsidRPr="00AD4BD2">
        <w:rPr>
          <w:rFonts w:ascii="Times New Roman" w:hAnsi="Times New Roman" w:cs="Times New Roman"/>
          <w:sz w:val="28"/>
          <w:szCs w:val="28"/>
        </w:rPr>
        <w:t>Данная технология основана на методе фотонных карт [34</w:t>
      </w:r>
      <w:del w:id="141" w:author="Борис Гогинян" w:date="2020-05-29T22:07:00Z">
        <w:r w:rsidRPr="00AD4BD2" w:rsidDel="00176D4E">
          <w:rPr>
            <w:rFonts w:ascii="Times New Roman" w:hAnsi="Times New Roman" w:cs="Times New Roman"/>
            <w:sz w:val="28"/>
            <w:szCs w:val="28"/>
          </w:rPr>
          <w:delText>, глава 8</w:delText>
        </w:r>
      </w:del>
      <w:r w:rsidRPr="00AD4BD2">
        <w:rPr>
          <w:rFonts w:ascii="Times New Roman" w:hAnsi="Times New Roman" w:cs="Times New Roman"/>
          <w:sz w:val="28"/>
          <w:szCs w:val="28"/>
        </w:rPr>
        <w:t xml:space="preserve">]. В комбинации с </w:t>
      </w:r>
      <w:r w:rsidRPr="00AD4BD2">
        <w:rPr>
          <w:rFonts w:ascii="Times New Roman" w:hAnsi="Times New Roman" w:cs="Times New Roman"/>
          <w:sz w:val="28"/>
          <w:szCs w:val="28"/>
          <w:lang w:val="en-US"/>
        </w:rPr>
        <w:t>Path</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tracing</w:t>
      </w:r>
      <w:r w:rsidRPr="00AD4BD2">
        <w:rPr>
          <w:rFonts w:ascii="Times New Roman" w:hAnsi="Times New Roman" w:cs="Times New Roman"/>
          <w:sz w:val="28"/>
          <w:szCs w:val="28"/>
        </w:rPr>
        <w:t xml:space="preserve"> данный алгоритм хорошо подходит для просчета сложного освещения. </w:t>
      </w:r>
    </w:p>
    <w:p w14:paraId="264925CA" w14:textId="29A33356" w:rsidR="00176D4E" w:rsidRPr="00B5325E" w:rsidRDefault="00176D4E" w:rsidP="00176D4E">
      <w:pPr>
        <w:spacing w:line="276" w:lineRule="auto"/>
        <w:ind w:left="1416"/>
        <w:rPr>
          <w:moveTo w:id="142" w:author="Борис Гогинян" w:date="2020-05-29T22:07:00Z"/>
          <w:rFonts w:ascii="Times New Roman" w:hAnsi="Times New Roman" w:cs="Times New Roman"/>
          <w:sz w:val="28"/>
          <w:szCs w:val="28"/>
          <w:lang w:val="en-US"/>
        </w:rPr>
      </w:pPr>
      <w:moveToRangeStart w:id="143" w:author="Борис Гогинян" w:date="2020-05-29T22:07:00Z" w:name="move41682438"/>
      <w:moveTo w:id="144" w:author="Борис Гогинян" w:date="2020-05-29T22:07:00Z">
        <w:r>
          <w:rPr>
            <w:rFonts w:ascii="Times New Roman" w:hAnsi="Times New Roman" w:cs="Times New Roman"/>
            <w:sz w:val="28"/>
            <w:szCs w:val="28"/>
          </w:rPr>
          <w:t>В исследовании использовалась версия</w:t>
        </w:r>
        <w:r>
          <w:rPr>
            <w:rFonts w:ascii="Times New Roman" w:hAnsi="Times New Roman" w:cs="Times New Roman"/>
            <w:sz w:val="28"/>
            <w:szCs w:val="28"/>
            <w:lang w:val="en-US"/>
          </w:rPr>
          <w:t xml:space="preserve"> 2.4</w:t>
        </w:r>
      </w:moveTo>
    </w:p>
    <w:moveToRangeEnd w:id="143"/>
    <w:p w14:paraId="57ACE734" w14:textId="17954903" w:rsidR="00661711" w:rsidRPr="00AD4BD2" w:rsidRDefault="00661711" w:rsidP="00661711">
      <w:pPr>
        <w:spacing w:line="276" w:lineRule="auto"/>
        <w:ind w:left="1416"/>
        <w:rPr>
          <w:rFonts w:ascii="Times New Roman" w:hAnsi="Times New Roman" w:cs="Times New Roman"/>
          <w:sz w:val="28"/>
          <w:szCs w:val="28"/>
        </w:rPr>
      </w:pPr>
    </w:p>
    <w:p w14:paraId="72FF8F80" w14:textId="0376A8AD" w:rsidR="006514DC" w:rsidRPr="00AD4BD2" w:rsidRDefault="006514DC" w:rsidP="00EB01A5">
      <w:pPr>
        <w:pStyle w:val="a5"/>
        <w:numPr>
          <w:ilvl w:val="1"/>
          <w:numId w:val="13"/>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appleseed</w:t>
      </w:r>
    </w:p>
    <w:p w14:paraId="2A074460" w14:textId="48F0359B" w:rsidR="00A6235B" w:rsidRDefault="006514DC" w:rsidP="00661711">
      <w:pPr>
        <w:pStyle w:val="a5"/>
        <w:spacing w:line="276" w:lineRule="auto"/>
        <w:ind w:left="1440"/>
        <w:rPr>
          <w:rFonts w:ascii="Times New Roman" w:hAnsi="Times New Roman" w:cs="Times New Roman"/>
          <w:sz w:val="28"/>
          <w:szCs w:val="28"/>
          <w:lang w:val="en-US"/>
        </w:rPr>
      </w:pPr>
      <w:r w:rsidRPr="00AD4BD2">
        <w:rPr>
          <w:rFonts w:ascii="Times New Roman" w:hAnsi="Times New Roman" w:cs="Times New Roman"/>
          <w:sz w:val="28"/>
          <w:szCs w:val="28"/>
        </w:rPr>
        <w:t>Алгоритм</w:t>
      </w:r>
      <w:r w:rsidRPr="00AD4BD2">
        <w:rPr>
          <w:rFonts w:ascii="Times New Roman" w:hAnsi="Times New Roman" w:cs="Times New Roman"/>
          <w:sz w:val="28"/>
          <w:szCs w:val="28"/>
          <w:lang w:val="en-US"/>
        </w:rPr>
        <w:t xml:space="preserve"> Path Tracing </w:t>
      </w:r>
      <w:r w:rsidRPr="00AD4BD2">
        <w:rPr>
          <w:rFonts w:ascii="Times New Roman" w:hAnsi="Times New Roman" w:cs="Times New Roman"/>
          <w:sz w:val="28"/>
          <w:szCs w:val="28"/>
        </w:rPr>
        <w:t>и</w:t>
      </w:r>
      <w:r w:rsidRPr="00AD4BD2">
        <w:rPr>
          <w:rFonts w:ascii="Times New Roman" w:hAnsi="Times New Roman" w:cs="Times New Roman"/>
          <w:sz w:val="28"/>
          <w:szCs w:val="28"/>
          <w:lang w:val="en-US"/>
        </w:rPr>
        <w:t xml:space="preserve"> </w:t>
      </w:r>
      <w:r w:rsidR="00310266" w:rsidRPr="00AD4BD2">
        <w:rPr>
          <w:rFonts w:ascii="Times New Roman" w:hAnsi="Times New Roman" w:cs="Times New Roman"/>
          <w:sz w:val="28"/>
          <w:szCs w:val="28"/>
          <w:lang w:val="en-US"/>
        </w:rPr>
        <w:t>Stochastic Progressive Photon Mapping</w:t>
      </w:r>
    </w:p>
    <w:p w14:paraId="42454E8E" w14:textId="7073C6F2" w:rsidR="00E860FF" w:rsidRDefault="00E860FF" w:rsidP="00661711">
      <w:pPr>
        <w:pStyle w:val="a5"/>
        <w:spacing w:line="276" w:lineRule="auto"/>
        <w:ind w:left="1440"/>
        <w:rPr>
          <w:rFonts w:ascii="Times New Roman" w:hAnsi="Times New Roman" w:cs="Times New Roman"/>
          <w:sz w:val="28"/>
          <w:szCs w:val="28"/>
        </w:rPr>
      </w:pPr>
      <w:r>
        <w:rPr>
          <w:rFonts w:ascii="Times New Roman" w:hAnsi="Times New Roman" w:cs="Times New Roman"/>
          <w:sz w:val="28"/>
          <w:szCs w:val="28"/>
        </w:rPr>
        <w:t>Для просчета прямого освещения можно выбрать способ просчета:</w:t>
      </w:r>
    </w:p>
    <w:p w14:paraId="24A4160E" w14:textId="1E359E50" w:rsidR="00E860FF" w:rsidRPr="00B5325E" w:rsidRDefault="00E860FF" w:rsidP="00B5325E">
      <w:pPr>
        <w:pStyle w:val="a5"/>
        <w:numPr>
          <w:ilvl w:val="0"/>
          <w:numId w:val="53"/>
        </w:numPr>
        <w:spacing w:line="276" w:lineRule="auto"/>
        <w:rPr>
          <w:rFonts w:ascii="Times New Roman" w:hAnsi="Times New Roman" w:cs="Times New Roman"/>
          <w:sz w:val="28"/>
          <w:szCs w:val="28"/>
        </w:rPr>
      </w:pPr>
      <w:r>
        <w:rPr>
          <w:rFonts w:ascii="Times New Roman" w:hAnsi="Times New Roman" w:cs="Times New Roman"/>
          <w:sz w:val="28"/>
          <w:szCs w:val="28"/>
        </w:rPr>
        <w:t xml:space="preserve">с помощью </w:t>
      </w:r>
      <w:r>
        <w:rPr>
          <w:rFonts w:ascii="Times New Roman" w:hAnsi="Times New Roman" w:cs="Times New Roman"/>
          <w:sz w:val="28"/>
          <w:szCs w:val="28"/>
          <w:lang w:val="en-US"/>
        </w:rPr>
        <w:t>Path Tracing</w:t>
      </w:r>
    </w:p>
    <w:p w14:paraId="0A0712A5" w14:textId="0A863055" w:rsidR="00E860FF" w:rsidRPr="00B5325E" w:rsidRDefault="00E860FF" w:rsidP="00B5325E">
      <w:pPr>
        <w:pStyle w:val="a5"/>
        <w:numPr>
          <w:ilvl w:val="0"/>
          <w:numId w:val="53"/>
        </w:numPr>
        <w:spacing w:line="276" w:lineRule="auto"/>
        <w:rPr>
          <w:rFonts w:ascii="Times New Roman" w:hAnsi="Times New Roman" w:cs="Times New Roman"/>
          <w:sz w:val="28"/>
          <w:szCs w:val="28"/>
        </w:rPr>
      </w:pPr>
      <w:r>
        <w:rPr>
          <w:rFonts w:ascii="Times New Roman" w:hAnsi="Times New Roman" w:cs="Times New Roman"/>
          <w:sz w:val="28"/>
          <w:szCs w:val="28"/>
        </w:rPr>
        <w:t xml:space="preserve">с помощью </w:t>
      </w:r>
      <w:r>
        <w:rPr>
          <w:rFonts w:ascii="Times New Roman" w:hAnsi="Times New Roman" w:cs="Times New Roman"/>
          <w:sz w:val="28"/>
          <w:szCs w:val="28"/>
          <w:lang w:val="en-US"/>
        </w:rPr>
        <w:t>SPPM</w:t>
      </w:r>
    </w:p>
    <w:p w14:paraId="58F8EC44" w14:textId="20EA95BD" w:rsidR="00E860FF" w:rsidRPr="00B5325E" w:rsidRDefault="00E860FF" w:rsidP="00B5325E">
      <w:pPr>
        <w:pStyle w:val="a5"/>
        <w:numPr>
          <w:ilvl w:val="0"/>
          <w:numId w:val="53"/>
        </w:numPr>
        <w:spacing w:line="276" w:lineRule="auto"/>
        <w:rPr>
          <w:rFonts w:ascii="Times New Roman" w:hAnsi="Times New Roman" w:cs="Times New Roman"/>
          <w:sz w:val="28"/>
          <w:szCs w:val="28"/>
        </w:rPr>
      </w:pPr>
      <w:r>
        <w:rPr>
          <w:rFonts w:ascii="Times New Roman" w:hAnsi="Times New Roman" w:cs="Times New Roman"/>
          <w:sz w:val="28"/>
          <w:szCs w:val="28"/>
        </w:rPr>
        <w:t>без просчета</w:t>
      </w:r>
    </w:p>
    <w:p w14:paraId="7C93BE8B" w14:textId="4AFBAD28" w:rsidR="009C43CD" w:rsidRPr="00AD4BD2" w:rsidRDefault="009C43CD" w:rsidP="00661711">
      <w:pPr>
        <w:pStyle w:val="a5"/>
        <w:spacing w:line="276" w:lineRule="auto"/>
        <w:ind w:left="1440"/>
        <w:rPr>
          <w:rFonts w:ascii="Times New Roman" w:hAnsi="Times New Roman" w:cs="Times New Roman"/>
          <w:sz w:val="28"/>
          <w:szCs w:val="28"/>
          <w:lang w:val="en-US"/>
        </w:rPr>
      </w:pPr>
      <w:r>
        <w:rPr>
          <w:rFonts w:ascii="Times New Roman" w:hAnsi="Times New Roman" w:cs="Times New Roman"/>
          <w:sz w:val="28"/>
          <w:szCs w:val="28"/>
        </w:rPr>
        <w:t>В исследовании использовалась версия</w:t>
      </w:r>
      <w:r>
        <w:rPr>
          <w:rFonts w:ascii="Times New Roman" w:hAnsi="Times New Roman" w:cs="Times New Roman"/>
          <w:sz w:val="28"/>
          <w:szCs w:val="28"/>
          <w:lang w:val="en-US"/>
        </w:rPr>
        <w:t xml:space="preserve"> 2.2</w:t>
      </w:r>
    </w:p>
    <w:p w14:paraId="7337AA13" w14:textId="63307E6E" w:rsidR="00A6235B" w:rsidRPr="00B5325E" w:rsidRDefault="00A6235B" w:rsidP="00661711">
      <w:pPr>
        <w:rPr>
          <w:rFonts w:ascii="Times New Roman" w:hAnsi="Times New Roman" w:cs="Times New Roman"/>
          <w:sz w:val="28"/>
          <w:szCs w:val="28"/>
          <w:lang w:val="en-US"/>
        </w:rPr>
      </w:pPr>
      <w:r w:rsidRPr="00B5325E">
        <w:rPr>
          <w:rFonts w:ascii="Times New Roman" w:hAnsi="Times New Roman" w:cs="Times New Roman"/>
          <w:sz w:val="28"/>
          <w:szCs w:val="28"/>
          <w:lang w:val="en-US"/>
        </w:rPr>
        <w:br w:type="page"/>
      </w:r>
    </w:p>
    <w:p w14:paraId="48092E83" w14:textId="37B62685" w:rsidR="00A6235B" w:rsidRPr="00B5325E" w:rsidRDefault="00A6235B" w:rsidP="00661711">
      <w:pPr>
        <w:rPr>
          <w:rFonts w:ascii="Times New Roman" w:hAnsi="Times New Roman" w:cs="Times New Roman"/>
          <w:sz w:val="28"/>
          <w:szCs w:val="28"/>
        </w:rPr>
      </w:pPr>
      <w:commentRangeStart w:id="145"/>
      <w:r w:rsidRPr="00B5325E">
        <w:rPr>
          <w:rFonts w:ascii="Times New Roman" w:hAnsi="Times New Roman" w:cs="Times New Roman"/>
          <w:b/>
          <w:iCs/>
          <w:sz w:val="28"/>
          <w:szCs w:val="28"/>
        </w:rPr>
        <w:lastRenderedPageBreak/>
        <w:t xml:space="preserve">Глава </w:t>
      </w:r>
      <w:r w:rsidR="00640028" w:rsidRPr="00B5325E">
        <w:rPr>
          <w:rFonts w:ascii="Times New Roman" w:hAnsi="Times New Roman" w:cs="Times New Roman"/>
          <w:b/>
          <w:iCs/>
          <w:sz w:val="28"/>
          <w:szCs w:val="28"/>
        </w:rPr>
        <w:t>1.</w:t>
      </w:r>
      <w:r w:rsidRPr="00B5325E">
        <w:rPr>
          <w:rFonts w:ascii="Times New Roman" w:hAnsi="Times New Roman" w:cs="Times New Roman"/>
          <w:b/>
          <w:iCs/>
          <w:sz w:val="28"/>
          <w:szCs w:val="28"/>
        </w:rPr>
        <w:t>4 Способ сравнения</w:t>
      </w:r>
      <w:r w:rsidRPr="00AD4BD2" w:rsidDel="00296B2D">
        <w:rPr>
          <w:rFonts w:ascii="Times New Roman" w:eastAsia="Times New Roman" w:hAnsi="Times New Roman" w:cs="Times New Roman"/>
          <w:b/>
          <w:sz w:val="28"/>
          <w:szCs w:val="28"/>
          <w:highlight w:val="white"/>
        </w:rPr>
        <w:t xml:space="preserve"> </w:t>
      </w:r>
      <w:commentRangeEnd w:id="145"/>
      <w:r w:rsidR="009D4DDA">
        <w:rPr>
          <w:rStyle w:val="af1"/>
        </w:rPr>
        <w:commentReference w:id="145"/>
      </w:r>
      <w:r w:rsidR="00FB121D">
        <w:rPr>
          <w:rFonts w:ascii="Times New Roman" w:eastAsia="Times New Roman" w:hAnsi="Times New Roman" w:cs="Times New Roman"/>
          <w:b/>
          <w:sz w:val="28"/>
          <w:szCs w:val="28"/>
        </w:rPr>
        <w:t>качества изображений</w:t>
      </w:r>
    </w:p>
    <w:p w14:paraId="5507F431" w14:textId="519AD2A9" w:rsidR="00F06E98" w:rsidRPr="00B12333" w:rsidRDefault="00A6235B" w:rsidP="00AB7C9B">
      <w:pPr>
        <w:pStyle w:val="11"/>
        <w:spacing w:line="276" w:lineRule="auto"/>
        <w:ind w:right="6" w:firstLine="567"/>
        <w:rPr>
          <w:rFonts w:ascii="Times New Roman" w:eastAsia="Times New Roman" w:hAnsi="Times New Roman" w:cs="Times New Roman"/>
          <w:sz w:val="28"/>
          <w:szCs w:val="28"/>
          <w:highlight w:val="white"/>
        </w:rPr>
      </w:pPr>
      <w:r w:rsidRPr="00B12333">
        <w:rPr>
          <w:rFonts w:ascii="Times New Roman" w:eastAsia="Times New Roman" w:hAnsi="Times New Roman" w:cs="Times New Roman"/>
          <w:sz w:val="28"/>
          <w:szCs w:val="28"/>
          <w:highlight w:val="white"/>
        </w:rPr>
        <w:t>Основная метрика для сравнения изображений –</w:t>
      </w:r>
      <w:r w:rsidR="00F06E98"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PSNR</w:t>
      </w:r>
      <w:r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peak</w:t>
      </w:r>
      <w:r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signal</w:t>
      </w:r>
      <w:r w:rsidRPr="00B12333">
        <w:rPr>
          <w:rFonts w:ascii="Times New Roman" w:eastAsia="Times New Roman" w:hAnsi="Times New Roman" w:cs="Times New Roman"/>
          <w:sz w:val="28"/>
          <w:szCs w:val="28"/>
          <w:highlight w:val="white"/>
        </w:rPr>
        <w:t>-</w:t>
      </w:r>
      <w:r w:rsidRPr="00B12333">
        <w:rPr>
          <w:rFonts w:ascii="Times New Roman" w:eastAsia="Times New Roman" w:hAnsi="Times New Roman" w:cs="Times New Roman"/>
          <w:sz w:val="28"/>
          <w:szCs w:val="28"/>
          <w:highlight w:val="white"/>
          <w:lang w:val="en-US"/>
        </w:rPr>
        <w:t>to</w:t>
      </w:r>
      <w:r w:rsidRPr="00B12333">
        <w:rPr>
          <w:rFonts w:ascii="Times New Roman" w:eastAsia="Times New Roman" w:hAnsi="Times New Roman" w:cs="Times New Roman"/>
          <w:sz w:val="28"/>
          <w:szCs w:val="28"/>
          <w:highlight w:val="white"/>
        </w:rPr>
        <w:t>-</w:t>
      </w:r>
      <w:r w:rsidRPr="00B12333">
        <w:rPr>
          <w:rFonts w:ascii="Times New Roman" w:eastAsia="Times New Roman" w:hAnsi="Times New Roman" w:cs="Times New Roman"/>
          <w:sz w:val="28"/>
          <w:szCs w:val="28"/>
          <w:highlight w:val="white"/>
          <w:lang w:val="en-US"/>
        </w:rPr>
        <w:t>noise</w:t>
      </w:r>
      <w:r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ratio</w:t>
      </w:r>
      <w:r w:rsidRPr="00B12333">
        <w:rPr>
          <w:rFonts w:ascii="Times New Roman" w:eastAsia="Times New Roman" w:hAnsi="Times New Roman" w:cs="Times New Roman"/>
          <w:sz w:val="28"/>
          <w:szCs w:val="28"/>
          <w:highlight w:val="white"/>
        </w:rPr>
        <w:t>)</w:t>
      </w:r>
      <w:r w:rsidR="00F06E98" w:rsidRPr="00B12333">
        <w:rPr>
          <w:rFonts w:ascii="Times New Roman" w:eastAsia="Times New Roman" w:hAnsi="Times New Roman" w:cs="Times New Roman"/>
          <w:sz w:val="28"/>
          <w:szCs w:val="28"/>
          <w:highlight w:val="white"/>
        </w:rPr>
        <w:t xml:space="preserve"> </w:t>
      </w:r>
      <w:r w:rsidR="00F06E98" w:rsidRPr="00B12333">
        <w:rPr>
          <w:rFonts w:ascii="Times New Roman" w:eastAsia="Times New Roman" w:hAnsi="Times New Roman" w:cs="Times New Roman"/>
          <w:sz w:val="28"/>
          <w:szCs w:val="28"/>
        </w:rPr>
        <w:t>– пиковое отношение сигнала к шуму.</w:t>
      </w:r>
      <w:r w:rsidR="00661711" w:rsidRPr="00B12333">
        <w:rPr>
          <w:rFonts w:ascii="Times New Roman" w:eastAsia="Times New Roman" w:hAnsi="Times New Roman" w:cs="Times New Roman"/>
          <w:sz w:val="28"/>
          <w:szCs w:val="28"/>
        </w:rPr>
        <w:t xml:space="preserve"> </w:t>
      </w:r>
      <w:r w:rsidR="00661711" w:rsidRPr="00B12333">
        <w:rPr>
          <w:rFonts w:ascii="Times New Roman" w:eastAsia="Times New Roman" w:hAnsi="Times New Roman" w:cs="Times New Roman"/>
          <w:sz w:val="28"/>
          <w:szCs w:val="28"/>
          <w:lang w:val="en-US"/>
        </w:rPr>
        <w:t>[37]</w:t>
      </w:r>
      <w:r w:rsidR="00F06E98" w:rsidRPr="00B12333">
        <w:rPr>
          <w:rFonts w:ascii="Times New Roman" w:eastAsia="Times New Roman" w:hAnsi="Times New Roman" w:cs="Times New Roman"/>
          <w:sz w:val="28"/>
          <w:szCs w:val="28"/>
        </w:rPr>
        <w:t xml:space="preserve"> </w:t>
      </w:r>
      <w:r w:rsidR="00F06E98" w:rsidRPr="00B12333">
        <w:rPr>
          <w:rFonts w:ascii="Times New Roman" w:eastAsia="Times New Roman" w:hAnsi="Times New Roman" w:cs="Times New Roman"/>
          <w:sz w:val="28"/>
          <w:szCs w:val="28"/>
          <w:lang w:val="en-US"/>
        </w:rPr>
        <w:t>PSNR</w:t>
      </w:r>
      <w:r w:rsidR="00F06E98" w:rsidRPr="00B12333">
        <w:rPr>
          <w:rFonts w:ascii="Times New Roman" w:eastAsia="Times New Roman" w:hAnsi="Times New Roman" w:cs="Times New Roman"/>
          <w:sz w:val="28"/>
          <w:szCs w:val="28"/>
        </w:rPr>
        <w:t xml:space="preserve"> определяется через среднеквадратическую ошибку (англ. </w:t>
      </w:r>
      <w:proofErr w:type="spellStart"/>
      <w:r w:rsidR="00F06E98" w:rsidRPr="00B12333">
        <w:rPr>
          <w:rFonts w:ascii="Times New Roman" w:eastAsia="Times New Roman" w:hAnsi="Times New Roman" w:cs="Times New Roman"/>
          <w:sz w:val="28"/>
          <w:szCs w:val="28"/>
        </w:rPr>
        <w:t>mean</w:t>
      </w:r>
      <w:proofErr w:type="spellEnd"/>
      <w:r w:rsidR="00F06E98" w:rsidRPr="00B12333">
        <w:rPr>
          <w:rFonts w:ascii="Times New Roman" w:eastAsia="Times New Roman" w:hAnsi="Times New Roman" w:cs="Times New Roman"/>
          <w:sz w:val="28"/>
          <w:szCs w:val="28"/>
        </w:rPr>
        <w:t xml:space="preserve"> </w:t>
      </w:r>
      <w:proofErr w:type="spellStart"/>
      <w:r w:rsidR="00F06E98" w:rsidRPr="00B12333">
        <w:rPr>
          <w:rFonts w:ascii="Times New Roman" w:eastAsia="Times New Roman" w:hAnsi="Times New Roman" w:cs="Times New Roman"/>
          <w:sz w:val="28"/>
          <w:szCs w:val="28"/>
        </w:rPr>
        <w:t>squared</w:t>
      </w:r>
      <w:proofErr w:type="spellEnd"/>
      <w:r w:rsidR="00F06E98" w:rsidRPr="00B12333">
        <w:rPr>
          <w:rFonts w:ascii="Times New Roman" w:eastAsia="Times New Roman" w:hAnsi="Times New Roman" w:cs="Times New Roman"/>
          <w:sz w:val="28"/>
          <w:szCs w:val="28"/>
        </w:rPr>
        <w:t xml:space="preserve"> </w:t>
      </w:r>
      <w:proofErr w:type="spellStart"/>
      <w:r w:rsidR="00F06E98" w:rsidRPr="00B12333">
        <w:rPr>
          <w:rFonts w:ascii="Times New Roman" w:eastAsia="Times New Roman" w:hAnsi="Times New Roman" w:cs="Times New Roman"/>
          <w:sz w:val="28"/>
          <w:szCs w:val="28"/>
        </w:rPr>
        <w:t>error</w:t>
      </w:r>
      <w:proofErr w:type="spellEnd"/>
      <w:r w:rsidR="00F06E98" w:rsidRPr="00B12333">
        <w:rPr>
          <w:rFonts w:ascii="Times New Roman" w:eastAsia="Times New Roman" w:hAnsi="Times New Roman" w:cs="Times New Roman"/>
          <w:sz w:val="28"/>
          <w:szCs w:val="28"/>
        </w:rPr>
        <w:t>):</w:t>
      </w:r>
    </w:p>
    <w:p w14:paraId="79F3A02E" w14:textId="6B6B1467" w:rsidR="00A6235B" w:rsidRPr="00B12333" w:rsidRDefault="00A6235B" w:rsidP="00AB7C9B">
      <w:pPr>
        <w:pStyle w:val="11"/>
        <w:spacing w:line="276" w:lineRule="auto"/>
        <w:ind w:right="6" w:firstLine="567"/>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lang w:val="en-US"/>
            </w:rPr>
            <m:t>MSE</m:t>
          </m:r>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n</m:t>
              </m:r>
            </m:den>
          </m:f>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=0</m:t>
              </m:r>
            </m:sub>
            <m:sup>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-1</m:t>
              </m:r>
            </m:sup>
            <m:e>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=0</m:t>
                  </m:r>
                </m:sub>
                <m:sup>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-1</m:t>
                  </m:r>
                </m:sup>
                <m:e>
                  <m:sSup>
                    <m:sSupPr>
                      <m:ctrlPr>
                        <w:rPr>
                          <w:rFonts w:ascii="Cambria Math" w:eastAsia="Times New Roman" w:hAnsi="Cambria Math" w:cs="Times New Roman"/>
                          <w:i/>
                          <w:sz w:val="28"/>
                          <w:szCs w:val="28"/>
                          <w:lang w:val="en-US"/>
                        </w:rPr>
                      </m:ctrlPr>
                    </m:sSupPr>
                    <m:e>
                      <m:d>
                        <m:dPr>
                          <m:begChr m:val="|"/>
                          <m:endChr m:val="|"/>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I</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j</m:t>
                              </m:r>
                            </m:e>
                          </m:d>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h</m:t>
                          </m:r>
                          <m:r>
                            <w:rPr>
                              <w:rFonts w:ascii="Cambria Math" w:eastAsia="Times New Roman" w:hAnsi="Cambria Math" w:cs="Times New Roman"/>
                              <w:sz w:val="28"/>
                              <w:szCs w:val="28"/>
                              <w:lang w:val="en-US"/>
                            </w:rPr>
                            <m:t>at</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m:t>
                          </m:r>
                        </m:e>
                      </m:d>
                    </m:e>
                    <m:sup>
                      <m:r>
                        <w:rPr>
                          <w:rFonts w:ascii="Cambria Math" w:eastAsia="Times New Roman" w:hAnsi="Cambria Math" w:cs="Times New Roman"/>
                          <w:sz w:val="28"/>
                          <w:szCs w:val="28"/>
                        </w:rPr>
                        <m:t>2</m:t>
                      </m:r>
                    </m:sup>
                  </m:sSup>
                </m:e>
              </m:nary>
            </m:e>
          </m:nary>
        </m:oMath>
      </m:oMathPara>
    </w:p>
    <w:p w14:paraId="3B479521" w14:textId="77777777" w:rsidR="00CA2C74" w:rsidRPr="00B12333" w:rsidRDefault="00F06E98" w:rsidP="00AB7C9B">
      <w:pPr>
        <w:spacing w:line="276" w:lineRule="auto"/>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lang w:val="en-US"/>
          </w:rPr>
          <m:t>I</m:t>
        </m:r>
      </m:oMath>
      <w:r w:rsidRPr="00B12333">
        <w:rPr>
          <w:rFonts w:ascii="Times New Roman" w:eastAsia="Times New Roman" w:hAnsi="Times New Roman" w:cs="Times New Roman"/>
          <w:sz w:val="28"/>
          <w:szCs w:val="28"/>
        </w:rPr>
        <w:t xml:space="preserve"> и </w:t>
      </w:r>
      <m:oMath>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h</m:t>
        </m:r>
        <m:r>
          <w:rPr>
            <w:rFonts w:ascii="Cambria Math" w:eastAsia="Times New Roman" w:hAnsi="Cambria Math" w:cs="Times New Roman"/>
            <w:sz w:val="28"/>
            <w:szCs w:val="28"/>
            <w:lang w:val="en-US"/>
          </w:rPr>
          <m:t>at</m:t>
        </m:r>
      </m:oMath>
      <w:r w:rsidRPr="00B12333">
        <w:rPr>
          <w:rFonts w:ascii="Times New Roman" w:eastAsia="Times New Roman" w:hAnsi="Times New Roman" w:cs="Times New Roman"/>
          <w:sz w:val="28"/>
          <w:szCs w:val="28"/>
        </w:rPr>
        <w:t xml:space="preserve"> изображения размера </w:t>
      </w:r>
      <w:proofErr w:type="spellStart"/>
      <w:r w:rsidRPr="00B12333">
        <w:rPr>
          <w:rFonts w:ascii="Times New Roman" w:eastAsia="Times New Roman" w:hAnsi="Times New Roman" w:cs="Times New Roman"/>
          <w:i/>
          <w:sz w:val="28"/>
          <w:szCs w:val="28"/>
        </w:rPr>
        <w:t>m×n</w:t>
      </w:r>
      <w:proofErr w:type="spellEnd"/>
      <w:r w:rsidRPr="00B12333">
        <w:rPr>
          <w:rFonts w:ascii="Times New Roman" w:eastAsia="Times New Roman" w:hAnsi="Times New Roman" w:cs="Times New Roman"/>
          <w:sz w:val="28"/>
          <w:szCs w:val="28"/>
        </w:rPr>
        <w:t xml:space="preserve">, последнее из которых считается зашумленным приближением другого. </w:t>
      </w:r>
    </w:p>
    <w:p w14:paraId="1254F57B" w14:textId="271BAB44" w:rsidR="00A6235B" w:rsidRPr="00B12333" w:rsidRDefault="00F06E98" w:rsidP="00AB7C9B">
      <w:pPr>
        <w:spacing w:line="276" w:lineRule="auto"/>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rPr>
        <w:t>Для цветных изображений с тремя цветовыми каналами (RGB) MSE – это сумма всех квадратов разностей значений, разделенна</w:t>
      </w:r>
      <w:r w:rsidR="009C1689" w:rsidRPr="00B12333">
        <w:rPr>
          <w:rFonts w:ascii="Times New Roman" w:eastAsia="Times New Roman" w:hAnsi="Times New Roman" w:cs="Times New Roman"/>
          <w:sz w:val="28"/>
          <w:szCs w:val="28"/>
        </w:rPr>
        <w:t>я на размер изображения и на 3</w:t>
      </w:r>
      <w:r w:rsidRPr="00B12333">
        <w:rPr>
          <w:rFonts w:ascii="Times New Roman" w:eastAsia="Times New Roman" w:hAnsi="Times New Roman" w:cs="Times New Roman"/>
          <w:sz w:val="28"/>
          <w:szCs w:val="28"/>
        </w:rPr>
        <w:t>. Кроме того, для цветных изображений изображение преобразуется в другой цветовой формат – YCbCr, и PSNR сообщается по каждому каналу</w:t>
      </w:r>
      <w:r w:rsidR="00CA2C74" w:rsidRPr="00B12333">
        <w:rPr>
          <w:rFonts w:ascii="Times New Roman" w:eastAsia="Times New Roman" w:hAnsi="Times New Roman" w:cs="Times New Roman"/>
          <w:sz w:val="28"/>
          <w:szCs w:val="28"/>
        </w:rPr>
        <w:t>.</w:t>
      </w:r>
    </w:p>
    <w:p w14:paraId="6969044A" w14:textId="6C8B2C86" w:rsidR="00A6235B" w:rsidRPr="00B12333" w:rsidRDefault="00A6235B" w:rsidP="00661711">
      <w:pPr>
        <w:pStyle w:val="11"/>
        <w:spacing w:line="360" w:lineRule="auto"/>
        <w:ind w:right="7" w:firstLine="567"/>
        <w:jc w:val="both"/>
        <w:rPr>
          <w:rFonts w:ascii="Times New Roman" w:eastAsia="Times New Roman" w:hAnsi="Times New Roman" w:cs="Times New Roman"/>
          <w:sz w:val="28"/>
          <w:szCs w:val="28"/>
          <w:highlight w:val="white"/>
          <w:lang w:val="en-US"/>
        </w:rPr>
      </w:pPr>
      <m:oMathPara>
        <m:oMath>
          <m:r>
            <w:rPr>
              <w:rFonts w:ascii="Cambria Math" w:eastAsia="Times New Roman" w:hAnsi="Cambria Math" w:cs="Times New Roman"/>
              <w:sz w:val="28"/>
              <w:szCs w:val="28"/>
            </w:rPr>
            <m:t xml:space="preserve">PSNR=10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log</m:t>
              </m:r>
            </m:e>
            <m:sub>
              <m:r>
                <w:rPr>
                  <w:rFonts w:ascii="Cambria Math" w:eastAsia="Times New Roman" w:hAnsi="Cambria Math" w:cs="Times New Roman"/>
                  <w:sz w:val="28"/>
                  <w:szCs w:val="28"/>
                </w:rPr>
                <m:t>10</m:t>
              </m:r>
            </m:sub>
          </m:sSub>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MAX</m:t>
                      </m:r>
                    </m:e>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2</m:t>
                      </m:r>
                    </m:sup>
                  </m:sSubSup>
                </m:num>
                <m:den>
                  <m:r>
                    <w:rPr>
                      <w:rFonts w:ascii="Cambria Math" w:eastAsia="Times New Roman" w:hAnsi="Cambria Math" w:cs="Times New Roman"/>
                      <w:sz w:val="28"/>
                      <w:szCs w:val="28"/>
                    </w:rPr>
                    <m:t>MSE</m:t>
                  </m:r>
                </m:den>
              </m:f>
            </m:e>
          </m:d>
        </m:oMath>
      </m:oMathPara>
    </w:p>
    <w:p w14:paraId="07AA4D42" w14:textId="77777777" w:rsidR="00661711" w:rsidRPr="00B12333" w:rsidRDefault="00CA2C74" w:rsidP="00661711">
      <w:pPr>
        <w:pStyle w:val="11"/>
        <w:spacing w:line="276" w:lineRule="auto"/>
        <w:ind w:right="7" w:firstLine="567"/>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highlight w:val="white"/>
        </w:rPr>
        <w:t>где</w:t>
      </w:r>
      <w:r w:rsidR="00A6235B" w:rsidRPr="00B12333">
        <w:rPr>
          <w:rFonts w:ascii="Times New Roman" w:eastAsia="Times New Roman" w:hAnsi="Times New Roman" w:cs="Times New Roman"/>
          <w:sz w:val="28"/>
          <w:szCs w:val="28"/>
          <w:highlight w:val="white"/>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MAX</m:t>
            </m:r>
          </m:e>
          <m:sub>
            <m:r>
              <w:rPr>
                <w:rFonts w:ascii="Cambria Math" w:eastAsia="Times New Roman" w:hAnsi="Cambria Math" w:cs="Times New Roman"/>
                <w:sz w:val="28"/>
                <w:szCs w:val="28"/>
              </w:rPr>
              <m:t>I</m:t>
            </m:r>
          </m:sub>
        </m:sSub>
      </m:oMath>
      <w:r w:rsidR="00A6235B" w:rsidRPr="00B12333">
        <w:rPr>
          <w:rFonts w:ascii="Times New Roman" w:eastAsia="Times New Roman" w:hAnsi="Times New Roman" w:cs="Times New Roman"/>
          <w:sz w:val="28"/>
          <w:szCs w:val="28"/>
        </w:rPr>
        <w:t xml:space="preserve"> – максимальное значе</w:t>
      </w:r>
      <w:r w:rsidRPr="00B12333">
        <w:rPr>
          <w:rFonts w:ascii="Times New Roman" w:eastAsia="Times New Roman" w:hAnsi="Times New Roman" w:cs="Times New Roman"/>
          <w:sz w:val="28"/>
          <w:szCs w:val="28"/>
        </w:rPr>
        <w:t>ние яркости пикселя изображения.</w:t>
      </w:r>
    </w:p>
    <w:p w14:paraId="7CD67A00" w14:textId="1854C8DC" w:rsidR="00A6235B" w:rsidRPr="00B5325E" w:rsidRDefault="00CA2C74" w:rsidP="00661711">
      <w:pPr>
        <w:pStyle w:val="11"/>
        <w:spacing w:line="276" w:lineRule="auto"/>
        <w:ind w:right="7" w:firstLine="567"/>
        <w:rPr>
          <w:rFonts w:ascii="Consolas" w:eastAsia="Times New Roman" w:hAnsi="Consolas" w:cs="Times New Roman"/>
          <w:sz w:val="28"/>
          <w:szCs w:val="28"/>
        </w:rPr>
      </w:pPr>
      <w:r w:rsidRPr="00B12333">
        <w:rPr>
          <w:rFonts w:ascii="Times New Roman" w:eastAsia="Times New Roman" w:hAnsi="Times New Roman" w:cs="Times New Roman"/>
          <w:sz w:val="28"/>
          <w:szCs w:val="28"/>
        </w:rPr>
        <w:br/>
        <w:t xml:space="preserve">В данном исследовании используется функция модуля </w:t>
      </w:r>
      <w:proofErr w:type="spellStart"/>
      <w:proofErr w:type="gramStart"/>
      <w:r w:rsidRPr="00B5325E">
        <w:rPr>
          <w:rFonts w:ascii="Consolas" w:eastAsia="Times New Roman" w:hAnsi="Consolas" w:cs="Times New Roman"/>
          <w:sz w:val="28"/>
          <w:szCs w:val="28"/>
        </w:rPr>
        <w:t>skimage.metrics</w:t>
      </w:r>
      <w:proofErr w:type="spellEnd"/>
      <w:proofErr w:type="gramEnd"/>
      <w:r w:rsidRPr="00B5325E">
        <w:rPr>
          <w:rFonts w:ascii="Consolas" w:eastAsia="Times New Roman" w:hAnsi="Consolas" w:cs="Times New Roman"/>
          <w:sz w:val="28"/>
          <w:szCs w:val="28"/>
        </w:rPr>
        <w:t xml:space="preserve"> </w:t>
      </w:r>
      <w:r w:rsidRPr="00B12333">
        <w:rPr>
          <w:rFonts w:ascii="Times New Roman" w:eastAsia="Times New Roman" w:hAnsi="Times New Roman" w:cs="Times New Roman"/>
          <w:sz w:val="28"/>
          <w:szCs w:val="28"/>
        </w:rPr>
        <w:t>языка</w:t>
      </w:r>
      <w:r w:rsidRPr="00B12333">
        <w:rPr>
          <w:rFonts w:ascii="Consolas" w:eastAsia="Times New Roman" w:hAnsi="Consolas" w:cs="Times New Roman"/>
          <w:sz w:val="28"/>
          <w:szCs w:val="28"/>
        </w:rPr>
        <w:t xml:space="preserve"> </w:t>
      </w:r>
      <w:r w:rsidRPr="00B5325E">
        <w:rPr>
          <w:rFonts w:ascii="Consolas" w:eastAsia="Times New Roman" w:hAnsi="Consolas" w:cs="Times New Roman"/>
          <w:sz w:val="28"/>
          <w:szCs w:val="28"/>
          <w:lang w:val="en-US"/>
        </w:rPr>
        <w:t>Python</w:t>
      </w:r>
      <w:r w:rsidRPr="00B12333">
        <w:rPr>
          <w:rFonts w:ascii="Consolas" w:eastAsia="Times New Roman" w:hAnsi="Consolas" w:cs="Times New Roman"/>
          <w:sz w:val="28"/>
          <w:szCs w:val="28"/>
        </w:rPr>
        <w:t xml:space="preserve">: </w:t>
      </w:r>
      <w:proofErr w:type="spellStart"/>
      <w:r w:rsidRPr="00B5325E">
        <w:rPr>
          <w:rFonts w:ascii="Consolas" w:eastAsia="Times New Roman" w:hAnsi="Consolas" w:cs="Times New Roman"/>
          <w:sz w:val="28"/>
          <w:szCs w:val="28"/>
        </w:rPr>
        <w:t>peak_signal_noise_ratio</w:t>
      </w:r>
      <w:proofErr w:type="spellEnd"/>
      <w:r w:rsidRPr="00B5325E">
        <w:rPr>
          <w:rFonts w:ascii="Consolas" w:eastAsia="Times New Roman" w:hAnsi="Consolas" w:cs="Times New Roman"/>
          <w:sz w:val="28"/>
          <w:szCs w:val="28"/>
        </w:rPr>
        <w:t>(</w:t>
      </w:r>
      <w:proofErr w:type="spellStart"/>
      <w:r w:rsidRPr="00B5325E">
        <w:rPr>
          <w:rFonts w:ascii="Consolas" w:eastAsia="Times New Roman" w:hAnsi="Consolas" w:cs="Times New Roman"/>
          <w:sz w:val="28"/>
          <w:szCs w:val="28"/>
        </w:rPr>
        <w:t>image_true</w:t>
      </w:r>
      <w:proofErr w:type="spellEnd"/>
      <w:r w:rsidRPr="00B5325E">
        <w:rPr>
          <w:rFonts w:ascii="Consolas" w:eastAsia="Times New Roman" w:hAnsi="Consolas" w:cs="Times New Roman"/>
          <w:sz w:val="28"/>
          <w:szCs w:val="28"/>
        </w:rPr>
        <w:t xml:space="preserve">, </w:t>
      </w:r>
      <w:proofErr w:type="spellStart"/>
      <w:r w:rsidRPr="00B5325E">
        <w:rPr>
          <w:rFonts w:ascii="Consolas" w:eastAsia="Times New Roman" w:hAnsi="Consolas" w:cs="Times New Roman"/>
          <w:sz w:val="28"/>
          <w:szCs w:val="28"/>
        </w:rPr>
        <w:t>image_test</w:t>
      </w:r>
      <w:proofErr w:type="spellEnd"/>
      <w:r w:rsidRPr="00B5325E">
        <w:rPr>
          <w:rFonts w:ascii="Consolas" w:eastAsia="Times New Roman" w:hAnsi="Consolas" w:cs="Times New Roman"/>
          <w:sz w:val="28"/>
          <w:szCs w:val="28"/>
        </w:rPr>
        <w:t xml:space="preserve">, </w:t>
      </w:r>
      <w:proofErr w:type="spellStart"/>
      <w:r w:rsidRPr="00B5325E">
        <w:rPr>
          <w:rFonts w:ascii="Consolas" w:eastAsia="Times New Roman" w:hAnsi="Consolas" w:cs="Times New Roman"/>
          <w:sz w:val="28"/>
          <w:szCs w:val="28"/>
        </w:rPr>
        <w:t>data_range</w:t>
      </w:r>
      <w:proofErr w:type="spellEnd"/>
      <w:r w:rsidRPr="00B5325E">
        <w:rPr>
          <w:rFonts w:ascii="Consolas" w:eastAsia="Times New Roman" w:hAnsi="Consolas" w:cs="Times New Roman"/>
          <w:sz w:val="28"/>
          <w:szCs w:val="28"/>
        </w:rPr>
        <w:t>=</w:t>
      </w:r>
      <w:proofErr w:type="spellStart"/>
      <w:r w:rsidRPr="00B5325E">
        <w:rPr>
          <w:rFonts w:ascii="Consolas" w:eastAsia="Times New Roman" w:hAnsi="Consolas" w:cs="Times New Roman"/>
          <w:sz w:val="28"/>
          <w:szCs w:val="28"/>
        </w:rPr>
        <w:t>None</w:t>
      </w:r>
      <w:proofErr w:type="spellEnd"/>
      <w:r w:rsidRPr="00B5325E">
        <w:rPr>
          <w:rFonts w:ascii="Consolas" w:eastAsia="Times New Roman" w:hAnsi="Consolas" w:cs="Times New Roman"/>
          <w:sz w:val="28"/>
          <w:szCs w:val="28"/>
        </w:rPr>
        <w:t>)</w:t>
      </w:r>
      <w:r w:rsidR="00661711" w:rsidRPr="00B5325E">
        <w:rPr>
          <w:rFonts w:ascii="Consolas" w:eastAsia="Times New Roman" w:hAnsi="Consolas" w:cs="Times New Roman"/>
          <w:sz w:val="28"/>
          <w:szCs w:val="28"/>
        </w:rPr>
        <w:t>[38]</w:t>
      </w:r>
    </w:p>
    <w:p w14:paraId="2A554B2F" w14:textId="77777777" w:rsidR="00661711" w:rsidRPr="00B5325E" w:rsidRDefault="00661711" w:rsidP="00661711">
      <w:pPr>
        <w:pStyle w:val="11"/>
        <w:spacing w:line="276" w:lineRule="auto"/>
        <w:ind w:right="7" w:firstLine="567"/>
        <w:rPr>
          <w:rFonts w:ascii="Consolas" w:eastAsia="Times New Roman" w:hAnsi="Consolas" w:cs="Times New Roman"/>
          <w:sz w:val="28"/>
          <w:szCs w:val="28"/>
        </w:rPr>
      </w:pPr>
    </w:p>
    <w:p w14:paraId="7649848A" w14:textId="5789736E" w:rsidR="00326C5A" w:rsidRDefault="00CA2C74" w:rsidP="00661711">
      <w:pPr>
        <w:pStyle w:val="11"/>
        <w:spacing w:line="276" w:lineRule="auto"/>
        <w:ind w:right="7" w:firstLine="567"/>
        <w:rPr>
          <w:rFonts w:ascii="Consolas" w:eastAsia="Times New Roman" w:hAnsi="Consolas" w:cs="Times New Roman"/>
          <w:sz w:val="28"/>
          <w:szCs w:val="28"/>
        </w:rPr>
      </w:pPr>
      <w:r w:rsidRPr="00B12333">
        <w:rPr>
          <w:rFonts w:ascii="Times New Roman" w:eastAsia="Times New Roman" w:hAnsi="Times New Roman" w:cs="Times New Roman"/>
          <w:sz w:val="28"/>
          <w:szCs w:val="28"/>
        </w:rPr>
        <w:t>Для конвертации изображения и одновременно нормировани</w:t>
      </w:r>
      <w:r w:rsidR="00661711" w:rsidRPr="00B12333">
        <w:rPr>
          <w:rFonts w:ascii="Times New Roman" w:eastAsia="Times New Roman" w:hAnsi="Times New Roman" w:cs="Times New Roman"/>
          <w:sz w:val="28"/>
          <w:szCs w:val="28"/>
        </w:rPr>
        <w:t xml:space="preserve">я яркости используется код </w:t>
      </w:r>
      <w:r w:rsidR="00B12333" w:rsidRPr="00B5325E">
        <w:rPr>
          <w:rFonts w:ascii="Times New Roman" w:eastAsia="Times New Roman" w:hAnsi="Times New Roman" w:cs="Times New Roman"/>
          <w:sz w:val="28"/>
          <w:szCs w:val="28"/>
        </w:rPr>
        <w:t>[</w:t>
      </w:r>
      <w:r w:rsidR="00B12333">
        <w:rPr>
          <w:rFonts w:ascii="Times New Roman" w:eastAsia="Times New Roman" w:hAnsi="Times New Roman" w:cs="Times New Roman"/>
          <w:sz w:val="28"/>
          <w:szCs w:val="28"/>
        </w:rPr>
        <w:t>приложение А3</w:t>
      </w:r>
      <w:r w:rsidR="00B12333" w:rsidRPr="00B5325E">
        <w:rPr>
          <w:rFonts w:ascii="Times New Roman" w:eastAsia="Times New Roman" w:hAnsi="Times New Roman" w:cs="Times New Roman"/>
          <w:sz w:val="28"/>
          <w:szCs w:val="28"/>
        </w:rPr>
        <w:t>]</w:t>
      </w:r>
      <w:r w:rsidR="00B12333">
        <w:rPr>
          <w:rFonts w:ascii="Times New Roman" w:eastAsia="Times New Roman" w:hAnsi="Times New Roman" w:cs="Times New Roman"/>
          <w:sz w:val="28"/>
          <w:szCs w:val="28"/>
        </w:rPr>
        <w:t xml:space="preserve"> </w:t>
      </w:r>
      <w:r w:rsidR="00661711" w:rsidRPr="00B12333">
        <w:rPr>
          <w:rFonts w:ascii="Times New Roman" w:eastAsia="Times New Roman" w:hAnsi="Times New Roman" w:cs="Times New Roman"/>
          <w:sz w:val="28"/>
          <w:szCs w:val="28"/>
        </w:rPr>
        <w:t>из нескольких</w:t>
      </w:r>
      <w:r w:rsidRPr="00B12333">
        <w:rPr>
          <w:rFonts w:ascii="Times New Roman" w:eastAsia="Times New Roman" w:hAnsi="Times New Roman" w:cs="Times New Roman"/>
          <w:sz w:val="28"/>
          <w:szCs w:val="28"/>
        </w:rPr>
        <w:t xml:space="preserve"> функций модуля </w:t>
      </w:r>
      <w:r w:rsidRPr="00B12333">
        <w:rPr>
          <w:rFonts w:ascii="Consolas" w:eastAsia="Times New Roman" w:hAnsi="Consolas" w:cs="Times New Roman"/>
          <w:sz w:val="28"/>
          <w:szCs w:val="28"/>
          <w:lang w:val="en-US"/>
        </w:rPr>
        <w:t>cv</w:t>
      </w:r>
      <w:r w:rsidRPr="00B12333">
        <w:rPr>
          <w:rFonts w:ascii="Consolas" w:eastAsia="Times New Roman" w:hAnsi="Consolas" w:cs="Times New Roman"/>
          <w:sz w:val="28"/>
          <w:szCs w:val="28"/>
        </w:rPr>
        <w:t>2</w:t>
      </w:r>
      <w:r w:rsidR="00B12333">
        <w:rPr>
          <w:rFonts w:ascii="Consolas" w:eastAsia="Times New Roman" w:hAnsi="Consolas" w:cs="Times New Roman"/>
          <w:sz w:val="28"/>
          <w:szCs w:val="28"/>
        </w:rPr>
        <w:t>.</w:t>
      </w:r>
    </w:p>
    <w:p w14:paraId="035C1758" w14:textId="77777777" w:rsidR="00326C5A" w:rsidRDefault="00326C5A" w:rsidP="00661711">
      <w:pPr>
        <w:pStyle w:val="11"/>
        <w:spacing w:line="276" w:lineRule="auto"/>
        <w:ind w:right="7" w:firstLine="567"/>
        <w:rPr>
          <w:rFonts w:ascii="Consolas" w:eastAsia="Times New Roman" w:hAnsi="Consolas" w:cs="Times New Roman"/>
          <w:sz w:val="28"/>
          <w:szCs w:val="28"/>
        </w:rPr>
      </w:pPr>
    </w:p>
    <w:p w14:paraId="69C80176" w14:textId="4F1E15AE" w:rsidR="00CA2C74" w:rsidRPr="00B5325E" w:rsidRDefault="00326C5A" w:rsidP="00661711">
      <w:pPr>
        <w:pStyle w:val="11"/>
        <w:spacing w:line="276" w:lineRule="auto"/>
        <w:ind w:right="7" w:firstLine="567"/>
        <w:rPr>
          <w:rFonts w:ascii="Consolas" w:eastAsia="Times New Roman" w:hAnsi="Consolas" w:cs="Times New Roman"/>
          <w:b/>
          <w:bCs/>
          <w:color w:val="006699"/>
          <w:sz w:val="28"/>
          <w:szCs w:val="28"/>
          <w:bdr w:val="none" w:sz="0" w:space="0" w:color="auto" w:frame="1"/>
        </w:rPr>
      </w:pPr>
      <w:r w:rsidRPr="00B5325E">
        <w:rPr>
          <w:rFonts w:ascii="Times New Roman" w:eastAsia="Times New Roman" w:hAnsi="Times New Roman" w:cs="Times New Roman"/>
          <w:sz w:val="28"/>
          <w:szCs w:val="28"/>
        </w:rPr>
        <w:t xml:space="preserve">Для исследования распараллеливания алгоритм поочерёдно запускался на 6 и 12 потоках. </w:t>
      </w:r>
    </w:p>
    <w:p w14:paraId="13F26582" w14:textId="77777777" w:rsidR="00CA2C74" w:rsidRPr="00B12333" w:rsidRDefault="00CA2C74" w:rsidP="00CA2C74">
      <w:pPr>
        <w:pStyle w:val="11"/>
        <w:spacing w:line="360" w:lineRule="auto"/>
        <w:ind w:right="7" w:firstLine="567"/>
        <w:rPr>
          <w:rFonts w:ascii="Times New Roman" w:eastAsia="Times New Roman" w:hAnsi="Times New Roman" w:cs="Times New Roman"/>
          <w:sz w:val="28"/>
          <w:szCs w:val="28"/>
        </w:rPr>
      </w:pPr>
    </w:p>
    <w:p w14:paraId="6075E45A" w14:textId="77777777" w:rsidR="00F06E98" w:rsidRPr="00B5325E" w:rsidRDefault="00F06E98">
      <w:pPr>
        <w:rPr>
          <w:rFonts w:ascii="Times New Roman" w:eastAsia="Times New Roman" w:hAnsi="Times New Roman" w:cs="Times New Roman"/>
          <w:sz w:val="28"/>
          <w:szCs w:val="28"/>
        </w:rPr>
      </w:pPr>
      <w:r w:rsidRPr="00B5325E">
        <w:rPr>
          <w:rFonts w:ascii="Times New Roman" w:eastAsia="Times New Roman" w:hAnsi="Times New Roman" w:cs="Times New Roman"/>
          <w:sz w:val="28"/>
          <w:szCs w:val="28"/>
        </w:rPr>
        <w:br w:type="page"/>
      </w:r>
    </w:p>
    <w:p w14:paraId="3BAAB03A" w14:textId="0FA88DC9" w:rsidR="00A6235B" w:rsidRDefault="00640028" w:rsidP="00F06E98">
      <w:pPr>
        <w:spacing w:after="0"/>
        <w:ind w:firstLine="567"/>
        <w:jc w:val="both"/>
        <w:rPr>
          <w:rFonts w:ascii="Times New Roman" w:hAnsi="Times New Roman" w:cs="Times New Roman"/>
          <w:b/>
          <w:iCs/>
          <w:sz w:val="28"/>
          <w:szCs w:val="28"/>
        </w:rPr>
      </w:pPr>
      <w:del w:id="146" w:author="Борис Гогинян" w:date="2020-05-29T23:51:00Z">
        <w:r w:rsidRPr="00B5325E" w:rsidDel="00B60F1A">
          <w:rPr>
            <w:rFonts w:ascii="Times New Roman" w:hAnsi="Times New Roman" w:cs="Times New Roman"/>
            <w:b/>
            <w:iCs/>
            <w:sz w:val="28"/>
            <w:szCs w:val="28"/>
          </w:rPr>
          <w:lastRenderedPageBreak/>
          <w:delText>2</w:delText>
        </w:r>
        <w:r w:rsidR="00A6235B" w:rsidRPr="00B5325E" w:rsidDel="00B60F1A">
          <w:rPr>
            <w:rFonts w:ascii="Times New Roman" w:hAnsi="Times New Roman" w:cs="Times New Roman"/>
            <w:b/>
            <w:iCs/>
            <w:sz w:val="28"/>
            <w:szCs w:val="28"/>
          </w:rPr>
          <w:delText xml:space="preserve"> </w:delText>
        </w:r>
      </w:del>
      <w:r w:rsidR="00A6235B" w:rsidRPr="00B5325E">
        <w:rPr>
          <w:rFonts w:ascii="Times New Roman" w:hAnsi="Times New Roman" w:cs="Times New Roman"/>
          <w:b/>
          <w:iCs/>
          <w:sz w:val="28"/>
          <w:szCs w:val="28"/>
        </w:rPr>
        <w:t>Эксперимент</w:t>
      </w:r>
      <w:ins w:id="147" w:author="Борис Гогинян" w:date="2020-05-29T23:51:00Z">
        <w:r w:rsidR="00B60F1A">
          <w:rPr>
            <w:rFonts w:ascii="Times New Roman" w:hAnsi="Times New Roman" w:cs="Times New Roman"/>
            <w:b/>
            <w:iCs/>
            <w:sz w:val="28"/>
            <w:szCs w:val="28"/>
          </w:rPr>
          <w:t>ы</w:t>
        </w:r>
      </w:ins>
      <w:del w:id="148" w:author="Борис Гогинян" w:date="2020-05-29T23:51:00Z">
        <w:r w:rsidR="00A6235B" w:rsidRPr="00B5325E" w:rsidDel="00B60F1A">
          <w:rPr>
            <w:rFonts w:ascii="Times New Roman" w:hAnsi="Times New Roman" w:cs="Times New Roman"/>
            <w:b/>
            <w:iCs/>
            <w:sz w:val="28"/>
            <w:szCs w:val="28"/>
          </w:rPr>
          <w:delText>ы</w:delText>
        </w:r>
      </w:del>
    </w:p>
    <w:p w14:paraId="47F26F64" w14:textId="732B6A54" w:rsidR="00326C5A" w:rsidRPr="00326C5A" w:rsidRDefault="00326C5A" w:rsidP="00F06E98">
      <w:pPr>
        <w:spacing w:after="0"/>
        <w:ind w:firstLine="567"/>
        <w:jc w:val="both"/>
        <w:rPr>
          <w:rFonts w:ascii="Times New Roman" w:hAnsi="Times New Roman" w:cs="Times New Roman"/>
          <w:iCs/>
          <w:sz w:val="28"/>
          <w:szCs w:val="28"/>
        </w:rPr>
      </w:pPr>
      <w:r>
        <w:rPr>
          <w:rFonts w:ascii="Times New Roman" w:hAnsi="Times New Roman" w:cs="Times New Roman"/>
          <w:iCs/>
          <w:sz w:val="28"/>
          <w:szCs w:val="28"/>
        </w:rPr>
        <w:t xml:space="preserve">Все эксперименты проводились на </w:t>
      </w:r>
      <w:r>
        <w:rPr>
          <w:rFonts w:ascii="Times New Roman" w:hAnsi="Times New Roman" w:cs="Times New Roman"/>
          <w:iCs/>
          <w:sz w:val="28"/>
          <w:szCs w:val="28"/>
          <w:lang w:val="en-US"/>
        </w:rPr>
        <w:t>CPU</w:t>
      </w:r>
      <w:r w:rsidRPr="00B5325E">
        <w:rPr>
          <w:rFonts w:ascii="Times New Roman" w:hAnsi="Times New Roman" w:cs="Times New Roman"/>
          <w:iCs/>
          <w:sz w:val="28"/>
          <w:szCs w:val="28"/>
        </w:rPr>
        <w:t xml:space="preserve"> </w:t>
      </w:r>
      <w:r>
        <w:rPr>
          <w:rFonts w:ascii="Times New Roman" w:hAnsi="Times New Roman" w:cs="Times New Roman"/>
          <w:iCs/>
          <w:sz w:val="28"/>
          <w:szCs w:val="28"/>
          <w:lang w:val="en-US"/>
        </w:rPr>
        <w:t>AMD</w:t>
      </w:r>
      <w:r w:rsidRPr="00B5325E">
        <w:rPr>
          <w:rFonts w:ascii="Times New Roman" w:hAnsi="Times New Roman" w:cs="Times New Roman"/>
          <w:iCs/>
          <w:sz w:val="28"/>
          <w:szCs w:val="28"/>
        </w:rPr>
        <w:t xml:space="preserve"> </w:t>
      </w:r>
      <w:r>
        <w:rPr>
          <w:rFonts w:ascii="Times New Roman" w:hAnsi="Times New Roman" w:cs="Times New Roman"/>
          <w:iCs/>
          <w:sz w:val="28"/>
          <w:szCs w:val="28"/>
          <w:lang w:val="en-US"/>
        </w:rPr>
        <w:t>Ryzen</w:t>
      </w:r>
      <w:r w:rsidRPr="00B5325E">
        <w:rPr>
          <w:rFonts w:ascii="Times New Roman" w:hAnsi="Times New Roman" w:cs="Times New Roman"/>
          <w:iCs/>
          <w:sz w:val="28"/>
          <w:szCs w:val="28"/>
        </w:rPr>
        <w:t xml:space="preserve"> 5 3600 3.60 </w:t>
      </w:r>
      <w:r>
        <w:rPr>
          <w:rFonts w:ascii="Times New Roman" w:hAnsi="Times New Roman" w:cs="Times New Roman"/>
          <w:iCs/>
          <w:sz w:val="28"/>
          <w:szCs w:val="28"/>
        </w:rPr>
        <w:t>ГГц</w:t>
      </w:r>
      <w:r w:rsidRPr="00B5325E">
        <w:rPr>
          <w:rFonts w:ascii="Times New Roman" w:hAnsi="Times New Roman" w:cs="Times New Roman"/>
          <w:iCs/>
          <w:sz w:val="28"/>
          <w:szCs w:val="28"/>
        </w:rPr>
        <w:t>.</w:t>
      </w:r>
    </w:p>
    <w:p w14:paraId="5D0D5F1F" w14:textId="1B789CEE" w:rsidR="00326C5A" w:rsidRPr="00B5325E" w:rsidRDefault="00326C5A" w:rsidP="00F06E98">
      <w:pPr>
        <w:spacing w:after="0"/>
        <w:ind w:firstLine="567"/>
        <w:jc w:val="both"/>
        <w:rPr>
          <w:rFonts w:ascii="Times New Roman" w:hAnsi="Times New Roman" w:cs="Times New Roman"/>
          <w:iCs/>
          <w:sz w:val="28"/>
          <w:szCs w:val="28"/>
        </w:rPr>
      </w:pPr>
      <w:r>
        <w:rPr>
          <w:rFonts w:ascii="Times New Roman" w:hAnsi="Times New Roman" w:cs="Times New Roman"/>
          <w:iCs/>
          <w:sz w:val="28"/>
          <w:szCs w:val="28"/>
        </w:rPr>
        <w:t xml:space="preserve">Операционная система </w:t>
      </w:r>
      <w:r>
        <w:rPr>
          <w:rFonts w:ascii="Times New Roman" w:hAnsi="Times New Roman" w:cs="Times New Roman"/>
          <w:iCs/>
          <w:sz w:val="28"/>
          <w:szCs w:val="28"/>
          <w:lang w:val="en-US"/>
        </w:rPr>
        <w:t>Windows</w:t>
      </w:r>
      <w:r w:rsidRPr="00B5325E">
        <w:rPr>
          <w:rFonts w:ascii="Times New Roman" w:hAnsi="Times New Roman" w:cs="Times New Roman"/>
          <w:iCs/>
          <w:sz w:val="28"/>
          <w:szCs w:val="28"/>
        </w:rPr>
        <w:t xml:space="preserve"> 10. </w:t>
      </w:r>
      <w:moveFromRangeStart w:id="149" w:author="Борис Гогинян" w:date="2020-05-29T23:51:00Z" w:name="move41688717"/>
      <w:moveFrom w:id="150" w:author="Борис Гогинян" w:date="2020-05-29T23:51:00Z">
        <w:r w:rsidR="0062374B" w:rsidDel="00B60F1A">
          <w:rPr>
            <w:rFonts w:ascii="Times New Roman" w:hAnsi="Times New Roman" w:cs="Times New Roman"/>
            <w:iCs/>
            <w:sz w:val="28"/>
            <w:szCs w:val="28"/>
          </w:rPr>
          <w:t>Разрешение изображения: 1920х1080.</w:t>
        </w:r>
      </w:moveFrom>
      <w:moveFromRangeEnd w:id="149"/>
    </w:p>
    <w:p w14:paraId="3AAEB642" w14:textId="77777777" w:rsidR="00B60F1A" w:rsidRPr="00B60F1A" w:rsidRDefault="009C43CD" w:rsidP="00B5325E">
      <w:pPr>
        <w:pStyle w:val="11"/>
        <w:numPr>
          <w:ilvl w:val="0"/>
          <w:numId w:val="50"/>
        </w:numPr>
        <w:spacing w:line="360" w:lineRule="auto"/>
        <w:ind w:right="7"/>
        <w:jc w:val="both"/>
        <w:rPr>
          <w:ins w:id="151" w:author="Борис Гогинян" w:date="2020-05-29T23:51:00Z"/>
          <w:rFonts w:ascii="Times New Roman" w:eastAsia="Times New Roman" w:hAnsi="Times New Roman" w:cs="Times New Roman"/>
          <w:sz w:val="28"/>
          <w:szCs w:val="28"/>
          <w:highlight w:val="white"/>
          <w:rPrChange w:id="152" w:author="Борис Гогинян" w:date="2020-05-29T23:51:00Z">
            <w:rPr>
              <w:ins w:id="153" w:author="Борис Гогинян" w:date="2020-05-29T23:51:00Z"/>
              <w:rFonts w:ascii="Times New Roman" w:hAnsi="Times New Roman" w:cs="Times New Roman"/>
              <w:iCs/>
              <w:sz w:val="28"/>
              <w:szCs w:val="28"/>
            </w:rPr>
          </w:rPrChange>
        </w:rPr>
      </w:pPr>
      <w:r>
        <w:rPr>
          <w:rFonts w:ascii="Times New Roman" w:eastAsia="Times New Roman" w:hAnsi="Times New Roman" w:cs="Times New Roman"/>
          <w:sz w:val="28"/>
          <w:szCs w:val="28"/>
          <w:highlight w:val="white"/>
        </w:rPr>
        <w:t>Стеклянный стакан</w:t>
      </w:r>
      <w:r w:rsidR="0063548C">
        <w:rPr>
          <w:rFonts w:ascii="Times New Roman" w:eastAsia="Times New Roman" w:hAnsi="Times New Roman" w:cs="Times New Roman"/>
          <w:sz w:val="28"/>
          <w:szCs w:val="28"/>
          <w:highlight w:val="white"/>
        </w:rPr>
        <w:t xml:space="preserve"> </w:t>
      </w:r>
      <w:r w:rsidR="0063548C" w:rsidRPr="00B60F1A">
        <w:rPr>
          <w:rFonts w:ascii="Times New Roman" w:eastAsia="Times New Roman" w:hAnsi="Times New Roman" w:cs="Times New Roman"/>
          <w:sz w:val="28"/>
          <w:szCs w:val="28"/>
          <w:highlight w:val="white"/>
          <w:rPrChange w:id="154" w:author="Борис Гогинян" w:date="2020-05-29T23:51:00Z">
            <w:rPr>
              <w:rFonts w:ascii="Times New Roman" w:eastAsia="Times New Roman" w:hAnsi="Times New Roman" w:cs="Times New Roman"/>
              <w:sz w:val="28"/>
              <w:szCs w:val="28"/>
              <w:highlight w:val="white"/>
              <w:lang w:val="en-US"/>
            </w:rPr>
          </w:rPrChange>
        </w:rPr>
        <w:t>[</w:t>
      </w:r>
      <w:r w:rsidR="0063548C">
        <w:rPr>
          <w:rFonts w:ascii="Times New Roman" w:eastAsia="Times New Roman" w:hAnsi="Times New Roman" w:cs="Times New Roman"/>
          <w:sz w:val="28"/>
          <w:szCs w:val="28"/>
          <w:highlight w:val="white"/>
        </w:rPr>
        <w:t xml:space="preserve">Приложение </w:t>
      </w:r>
      <w:r w:rsidR="0063548C">
        <w:rPr>
          <w:rFonts w:ascii="Times New Roman" w:eastAsia="Times New Roman" w:hAnsi="Times New Roman" w:cs="Times New Roman"/>
          <w:sz w:val="28"/>
          <w:szCs w:val="28"/>
          <w:highlight w:val="white"/>
          <w:lang w:val="en-US"/>
        </w:rPr>
        <w:t>B</w:t>
      </w:r>
      <w:r w:rsidR="0063548C" w:rsidRPr="00B60F1A">
        <w:rPr>
          <w:rFonts w:ascii="Times New Roman" w:eastAsia="Times New Roman" w:hAnsi="Times New Roman" w:cs="Times New Roman"/>
          <w:sz w:val="28"/>
          <w:szCs w:val="28"/>
          <w:highlight w:val="white"/>
          <w:rPrChange w:id="155" w:author="Борис Гогинян" w:date="2020-05-29T23:51:00Z">
            <w:rPr>
              <w:rFonts w:ascii="Times New Roman" w:eastAsia="Times New Roman" w:hAnsi="Times New Roman" w:cs="Times New Roman"/>
              <w:sz w:val="28"/>
              <w:szCs w:val="28"/>
              <w:highlight w:val="white"/>
              <w:lang w:val="en-US"/>
            </w:rPr>
          </w:rPrChange>
        </w:rPr>
        <w:t>1]</w:t>
      </w:r>
      <w:ins w:id="156" w:author="Борис Гогинян" w:date="2020-05-29T23:51:00Z">
        <w:r w:rsidR="00B60F1A" w:rsidRPr="00B60F1A">
          <w:rPr>
            <w:rFonts w:ascii="Times New Roman" w:hAnsi="Times New Roman" w:cs="Times New Roman"/>
            <w:iCs/>
            <w:sz w:val="28"/>
            <w:szCs w:val="28"/>
          </w:rPr>
          <w:t xml:space="preserve"> </w:t>
        </w:r>
      </w:ins>
    </w:p>
    <w:p w14:paraId="1E37748B" w14:textId="1689AC96" w:rsidR="00A6235B" w:rsidRDefault="00B60F1A" w:rsidP="00B60F1A">
      <w:pPr>
        <w:pStyle w:val="11"/>
        <w:spacing w:line="360" w:lineRule="auto"/>
        <w:ind w:right="7"/>
        <w:jc w:val="both"/>
        <w:rPr>
          <w:rFonts w:ascii="Times New Roman" w:eastAsia="Times New Roman" w:hAnsi="Times New Roman" w:cs="Times New Roman"/>
          <w:sz w:val="28"/>
          <w:szCs w:val="28"/>
          <w:highlight w:val="white"/>
        </w:rPr>
        <w:pPrChange w:id="157" w:author="Борис Гогинян" w:date="2020-05-29T23:53:00Z">
          <w:pPr>
            <w:pStyle w:val="11"/>
            <w:numPr>
              <w:numId w:val="50"/>
            </w:numPr>
            <w:spacing w:line="360" w:lineRule="auto"/>
            <w:ind w:left="1287" w:right="7" w:hanging="360"/>
            <w:jc w:val="both"/>
          </w:pPr>
        </w:pPrChange>
      </w:pPr>
      <w:moveToRangeStart w:id="158" w:author="Борис Гогинян" w:date="2020-05-29T23:51:00Z" w:name="move41688717"/>
      <w:moveTo w:id="159" w:author="Борис Гогинян" w:date="2020-05-29T23:51:00Z">
        <w:r>
          <w:rPr>
            <w:rFonts w:ascii="Times New Roman" w:hAnsi="Times New Roman" w:cs="Times New Roman"/>
            <w:iCs/>
            <w:sz w:val="28"/>
            <w:szCs w:val="28"/>
          </w:rPr>
          <w:t>Разрешение изображения: 1920х1080.</w:t>
        </w:r>
      </w:moveTo>
      <w:moveToRangeEnd w:id="158"/>
    </w:p>
    <w:p w14:paraId="08008D49" w14:textId="0E5E399C" w:rsidR="009C43CD" w:rsidRPr="00B5325E" w:rsidRDefault="009C43CD" w:rsidP="00B60F1A">
      <w:pPr>
        <w:pStyle w:val="11"/>
        <w:numPr>
          <w:ilvl w:val="0"/>
          <w:numId w:val="51"/>
        </w:numPr>
        <w:tabs>
          <w:tab w:val="left" w:pos="3660"/>
        </w:tabs>
        <w:spacing w:line="276" w:lineRule="auto"/>
        <w:ind w:left="360" w:right="7"/>
        <w:jc w:val="both"/>
        <w:rPr>
          <w:rFonts w:ascii="Times New Roman" w:eastAsia="Times New Roman" w:hAnsi="Times New Roman" w:cs="Times New Roman"/>
          <w:sz w:val="28"/>
          <w:szCs w:val="28"/>
          <w:highlight w:val="white"/>
        </w:rPr>
        <w:pPrChange w:id="160" w:author="Борис Гогинян" w:date="2020-05-29T23:54:00Z">
          <w:pPr>
            <w:pStyle w:val="11"/>
            <w:numPr>
              <w:numId w:val="51"/>
            </w:numPr>
            <w:tabs>
              <w:tab w:val="left" w:pos="3660"/>
            </w:tabs>
            <w:spacing w:line="360" w:lineRule="auto"/>
            <w:ind w:left="1647" w:right="7" w:hanging="360"/>
            <w:jc w:val="both"/>
          </w:pPr>
        </w:pPrChange>
      </w:pPr>
      <w:r>
        <w:rPr>
          <w:rFonts w:ascii="Times New Roman" w:eastAsia="Times New Roman" w:hAnsi="Times New Roman" w:cs="Times New Roman"/>
          <w:sz w:val="28"/>
          <w:szCs w:val="28"/>
          <w:highlight w:val="white"/>
        </w:rPr>
        <w:t xml:space="preserve">В </w:t>
      </w:r>
      <w:r w:rsidR="00A77944">
        <w:rPr>
          <w:rFonts w:ascii="Times New Roman" w:eastAsia="Times New Roman" w:hAnsi="Times New Roman" w:cs="Times New Roman"/>
          <w:sz w:val="28"/>
          <w:szCs w:val="28"/>
          <w:highlight w:val="white"/>
          <w:lang w:val="en-US"/>
        </w:rPr>
        <w:t>appleseed</w:t>
      </w:r>
      <w:r w:rsidR="00A77944" w:rsidRPr="00B5325E">
        <w:rPr>
          <w:rFonts w:ascii="Times New Roman" w:eastAsia="Times New Roman" w:hAnsi="Times New Roman" w:cs="Times New Roman"/>
          <w:sz w:val="28"/>
          <w:szCs w:val="28"/>
          <w:highlight w:val="white"/>
        </w:rPr>
        <w:t xml:space="preserve"> </w:t>
      </w:r>
      <w:r w:rsidR="00536DFA">
        <w:rPr>
          <w:rFonts w:ascii="Times New Roman" w:eastAsia="Times New Roman" w:hAnsi="Times New Roman" w:cs="Times New Roman"/>
          <w:sz w:val="28"/>
          <w:szCs w:val="28"/>
          <w:highlight w:val="white"/>
        </w:rPr>
        <w:t>и</w:t>
      </w:r>
      <w:r w:rsidR="00392E67">
        <w:rPr>
          <w:rFonts w:ascii="Times New Roman" w:eastAsia="Times New Roman" w:hAnsi="Times New Roman" w:cs="Times New Roman"/>
          <w:sz w:val="28"/>
          <w:szCs w:val="28"/>
          <w:highlight w:val="white"/>
        </w:rPr>
        <w:t xml:space="preserve">спользуется алгоритм </w:t>
      </w:r>
      <w:r w:rsidR="00392E67">
        <w:rPr>
          <w:rFonts w:ascii="Times New Roman" w:eastAsia="Times New Roman" w:hAnsi="Times New Roman" w:cs="Times New Roman"/>
          <w:sz w:val="28"/>
          <w:szCs w:val="28"/>
          <w:highlight w:val="white"/>
          <w:lang w:val="en-US"/>
        </w:rPr>
        <w:t>SPPM</w:t>
      </w:r>
    </w:p>
    <w:p w14:paraId="4FD4BCEF" w14:textId="0B506484" w:rsidR="00E860FF" w:rsidRPr="00B5325E" w:rsidRDefault="00E860FF"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rPr>
        <w:pPrChange w:id="161"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 xml:space="preserve">Для обсчета прямого освещения используется </w:t>
      </w:r>
      <w:r>
        <w:rPr>
          <w:rFonts w:ascii="Times New Roman" w:eastAsia="Times New Roman" w:hAnsi="Times New Roman" w:cs="Times New Roman"/>
          <w:sz w:val="28"/>
          <w:szCs w:val="28"/>
          <w:highlight w:val="white"/>
          <w:lang w:val="en-US"/>
        </w:rPr>
        <w:t>SPPM</w:t>
      </w:r>
    </w:p>
    <w:p w14:paraId="7C1DD843" w14:textId="77777777" w:rsidR="00E860FF" w:rsidRPr="00973F19" w:rsidRDefault="00E860FF"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rPr>
        <w:pPrChange w:id="162"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Кол-во испускаемых лучей из источника: 10</w:t>
      </w:r>
      <w:r>
        <w:rPr>
          <w:rFonts w:ascii="Times New Roman" w:eastAsia="Times New Roman" w:hAnsi="Times New Roman" w:cs="Times New Roman"/>
          <w:sz w:val="28"/>
          <w:szCs w:val="28"/>
          <w:highlight w:val="white"/>
          <w:lang w:val="en-US"/>
        </w:rPr>
        <w:t>M</w:t>
      </w:r>
      <w:r>
        <w:rPr>
          <w:rFonts w:ascii="Times New Roman" w:eastAsia="Times New Roman" w:hAnsi="Times New Roman" w:cs="Times New Roman"/>
          <w:sz w:val="28"/>
          <w:szCs w:val="28"/>
          <w:highlight w:val="white"/>
        </w:rPr>
        <w:t>;</w:t>
      </w:r>
    </w:p>
    <w:p w14:paraId="1FFE817F" w14:textId="5DD5AD80" w:rsidR="00E860FF" w:rsidRDefault="00E860FF"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rPr>
        <w:pPrChange w:id="163"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Радиус окрестности: 0.1;</w:t>
      </w:r>
    </w:p>
    <w:p w14:paraId="696DF677" w14:textId="38151A14" w:rsidR="00E860FF" w:rsidRDefault="00E860FF"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rPr>
        <w:pPrChange w:id="164"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Начальное кол-во отскоков возможных отражений до ограничения семплирования с помощью русской рулетки: 6</w:t>
      </w:r>
    </w:p>
    <w:p w14:paraId="5D1BAD71" w14:textId="0CB3CC0B" w:rsidR="00BD55FF" w:rsidRPr="00B5325E" w:rsidRDefault="00E860FF"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rPr>
        <w:pPrChange w:id="165"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Кол-во итераций (семплов): 25, 52, 156, 370.</w:t>
      </w:r>
    </w:p>
    <w:p w14:paraId="3642314B" w14:textId="065D6ACC" w:rsidR="00BD55FF" w:rsidRPr="00B5325E" w:rsidRDefault="00326C5A" w:rsidP="00B60F1A">
      <w:pPr>
        <w:pStyle w:val="11"/>
        <w:numPr>
          <w:ilvl w:val="0"/>
          <w:numId w:val="51"/>
        </w:numPr>
        <w:tabs>
          <w:tab w:val="left" w:pos="3660"/>
        </w:tabs>
        <w:spacing w:line="276" w:lineRule="auto"/>
        <w:ind w:left="360" w:right="7"/>
        <w:jc w:val="both"/>
        <w:rPr>
          <w:rFonts w:ascii="Times New Roman" w:eastAsia="Times New Roman" w:hAnsi="Times New Roman" w:cs="Times New Roman"/>
          <w:sz w:val="28"/>
          <w:szCs w:val="28"/>
          <w:highlight w:val="white"/>
        </w:rPr>
        <w:pPrChange w:id="166" w:author="Борис Гогинян" w:date="2020-05-29T23:54:00Z">
          <w:pPr>
            <w:pStyle w:val="11"/>
            <w:numPr>
              <w:numId w:val="51"/>
            </w:numPr>
            <w:tabs>
              <w:tab w:val="left" w:pos="3660"/>
            </w:tabs>
            <w:spacing w:line="360" w:lineRule="auto"/>
            <w:ind w:left="1647" w:right="7" w:hanging="360"/>
            <w:jc w:val="both"/>
          </w:pPr>
        </w:pPrChange>
      </w:pPr>
      <w:r>
        <w:rPr>
          <w:rFonts w:ascii="Times New Roman" w:eastAsia="Times New Roman" w:hAnsi="Times New Roman" w:cs="Times New Roman"/>
          <w:sz w:val="28"/>
          <w:szCs w:val="28"/>
          <w:highlight w:val="white"/>
          <w:lang w:val="en-US"/>
        </w:rPr>
        <w:t>Cycles</w:t>
      </w:r>
    </w:p>
    <w:p w14:paraId="37C5A2FF" w14:textId="4D83FB66" w:rsidR="00BD55FF" w:rsidRDefault="003403F6"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lang w:val="en-US"/>
        </w:rPr>
        <w:pPrChange w:id="167"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 xml:space="preserve">Используется алгоритм </w:t>
      </w:r>
      <w:r>
        <w:rPr>
          <w:rFonts w:ascii="Times New Roman" w:eastAsia="Times New Roman" w:hAnsi="Times New Roman" w:cs="Times New Roman"/>
          <w:sz w:val="28"/>
          <w:szCs w:val="28"/>
          <w:highlight w:val="white"/>
          <w:lang w:val="en-US"/>
        </w:rPr>
        <w:t>Path Tracing.</w:t>
      </w:r>
    </w:p>
    <w:p w14:paraId="50781DAC" w14:textId="4C56D1A6" w:rsidR="003403F6" w:rsidRDefault="003403F6"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rPr>
        <w:pPrChange w:id="168"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Максимальное кол-во отражений</w:t>
      </w:r>
      <w:r w:rsidR="00E860FF" w:rsidRPr="00B5325E">
        <w:rPr>
          <w:rFonts w:ascii="Times New Roman" w:eastAsia="Times New Roman" w:hAnsi="Times New Roman" w:cs="Times New Roman"/>
          <w:sz w:val="28"/>
          <w:szCs w:val="28"/>
          <w:highlight w:val="white"/>
        </w:rPr>
        <w:t>/</w:t>
      </w:r>
      <w:r w:rsidR="00E860FF">
        <w:rPr>
          <w:rFonts w:ascii="Times New Roman" w:eastAsia="Times New Roman" w:hAnsi="Times New Roman" w:cs="Times New Roman"/>
          <w:sz w:val="28"/>
          <w:szCs w:val="28"/>
          <w:highlight w:val="white"/>
        </w:rPr>
        <w:t>преломлений</w:t>
      </w:r>
      <w:r>
        <w:rPr>
          <w:rFonts w:ascii="Times New Roman" w:eastAsia="Times New Roman" w:hAnsi="Times New Roman" w:cs="Times New Roman"/>
          <w:sz w:val="28"/>
          <w:szCs w:val="28"/>
          <w:highlight w:val="white"/>
        </w:rPr>
        <w:t xml:space="preserve"> </w:t>
      </w:r>
      <w:proofErr w:type="gramStart"/>
      <w:r>
        <w:rPr>
          <w:rFonts w:ascii="Times New Roman" w:eastAsia="Times New Roman" w:hAnsi="Times New Roman" w:cs="Times New Roman"/>
          <w:sz w:val="28"/>
          <w:szCs w:val="28"/>
          <w:highlight w:val="white"/>
        </w:rPr>
        <w:t>лучей</w:t>
      </w:r>
      <w:proofErr w:type="gramEnd"/>
      <w:r>
        <w:rPr>
          <w:rFonts w:ascii="Times New Roman" w:eastAsia="Times New Roman" w:hAnsi="Times New Roman" w:cs="Times New Roman"/>
          <w:sz w:val="28"/>
          <w:szCs w:val="28"/>
          <w:highlight w:val="white"/>
        </w:rPr>
        <w:t xml:space="preserve"> </w:t>
      </w:r>
      <w:r w:rsidRPr="00973F19">
        <w:rPr>
          <w:rFonts w:ascii="Times New Roman" w:eastAsia="Times New Roman" w:hAnsi="Times New Roman" w:cs="Times New Roman"/>
          <w:sz w:val="28"/>
          <w:szCs w:val="28"/>
          <w:highlight w:val="white"/>
        </w:rPr>
        <w:t xml:space="preserve">испускаемых </w:t>
      </w:r>
      <w:r>
        <w:rPr>
          <w:rFonts w:ascii="Times New Roman" w:eastAsia="Times New Roman" w:hAnsi="Times New Roman" w:cs="Times New Roman"/>
          <w:sz w:val="28"/>
          <w:szCs w:val="28"/>
          <w:highlight w:val="white"/>
        </w:rPr>
        <w:t>от камеры от:</w:t>
      </w:r>
    </w:p>
    <w:p w14:paraId="2B171F82" w14:textId="76B1A888" w:rsidR="003403F6" w:rsidRDefault="003403F6" w:rsidP="00B60F1A">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Change w:id="169" w:author="Борис Гогинян" w:date="2020-05-29T23:54:00Z">
          <w:pPr>
            <w:pStyle w:val="11"/>
            <w:numPr>
              <w:numId w:val="52"/>
            </w:numPr>
            <w:tabs>
              <w:tab w:val="left" w:pos="3660"/>
            </w:tabs>
            <w:spacing w:line="360" w:lineRule="auto"/>
            <w:ind w:left="2367" w:right="7" w:hanging="360"/>
            <w:jc w:val="both"/>
          </w:pPr>
        </w:pPrChange>
      </w:pPr>
      <w:r>
        <w:rPr>
          <w:rFonts w:ascii="Times New Roman" w:eastAsia="Times New Roman" w:hAnsi="Times New Roman" w:cs="Times New Roman"/>
          <w:sz w:val="28"/>
          <w:szCs w:val="28"/>
          <w:highlight w:val="white"/>
        </w:rPr>
        <w:t xml:space="preserve">Диффузной поверхности – </w:t>
      </w:r>
      <w:r w:rsidR="0062374B">
        <w:rPr>
          <w:rFonts w:ascii="Times New Roman" w:eastAsia="Times New Roman" w:hAnsi="Times New Roman" w:cs="Times New Roman"/>
          <w:sz w:val="28"/>
          <w:szCs w:val="28"/>
          <w:highlight w:val="white"/>
          <w:lang w:val="en-US"/>
        </w:rPr>
        <w:t>780</w:t>
      </w:r>
      <w:r>
        <w:rPr>
          <w:rFonts w:ascii="Times New Roman" w:eastAsia="Times New Roman" w:hAnsi="Times New Roman" w:cs="Times New Roman"/>
          <w:sz w:val="28"/>
          <w:szCs w:val="28"/>
          <w:highlight w:val="white"/>
        </w:rPr>
        <w:t>;</w:t>
      </w:r>
    </w:p>
    <w:p w14:paraId="312097C4" w14:textId="29D1A345" w:rsidR="003403F6" w:rsidRDefault="003403F6" w:rsidP="00B60F1A">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Change w:id="170" w:author="Борис Гогинян" w:date="2020-05-29T23:54:00Z">
          <w:pPr>
            <w:pStyle w:val="11"/>
            <w:numPr>
              <w:numId w:val="52"/>
            </w:numPr>
            <w:tabs>
              <w:tab w:val="left" w:pos="3660"/>
            </w:tabs>
            <w:spacing w:line="360" w:lineRule="auto"/>
            <w:ind w:left="2367" w:right="7" w:hanging="360"/>
            <w:jc w:val="both"/>
          </w:pPr>
        </w:pPrChange>
      </w:pPr>
      <w:r>
        <w:rPr>
          <w:rFonts w:ascii="Times New Roman" w:eastAsia="Times New Roman" w:hAnsi="Times New Roman" w:cs="Times New Roman"/>
          <w:sz w:val="28"/>
          <w:szCs w:val="28"/>
          <w:highlight w:val="white"/>
        </w:rPr>
        <w:t xml:space="preserve">Глянцевой </w:t>
      </w:r>
      <w:r w:rsidR="00E860FF">
        <w:rPr>
          <w:rFonts w:ascii="Times New Roman" w:eastAsia="Times New Roman" w:hAnsi="Times New Roman" w:cs="Times New Roman"/>
          <w:sz w:val="28"/>
          <w:szCs w:val="28"/>
          <w:highlight w:val="white"/>
        </w:rPr>
        <w:t xml:space="preserve">поверхности </w:t>
      </w:r>
      <w:r>
        <w:rPr>
          <w:rFonts w:ascii="Times New Roman" w:eastAsia="Times New Roman" w:hAnsi="Times New Roman" w:cs="Times New Roman"/>
          <w:sz w:val="28"/>
          <w:szCs w:val="28"/>
          <w:highlight w:val="white"/>
        </w:rPr>
        <w:t xml:space="preserve">– </w:t>
      </w:r>
      <w:r w:rsidR="0062374B">
        <w:rPr>
          <w:rFonts w:ascii="Times New Roman" w:eastAsia="Times New Roman" w:hAnsi="Times New Roman" w:cs="Times New Roman"/>
          <w:sz w:val="28"/>
          <w:szCs w:val="28"/>
          <w:highlight w:val="white"/>
          <w:lang w:val="en-US"/>
        </w:rPr>
        <w:t>9750</w:t>
      </w:r>
      <w:r>
        <w:rPr>
          <w:rFonts w:ascii="Times New Roman" w:eastAsia="Times New Roman" w:hAnsi="Times New Roman" w:cs="Times New Roman"/>
          <w:sz w:val="28"/>
          <w:szCs w:val="28"/>
          <w:highlight w:val="white"/>
        </w:rPr>
        <w:t>;</w:t>
      </w:r>
    </w:p>
    <w:p w14:paraId="4A6B165D" w14:textId="4A0FAB1F" w:rsidR="003403F6" w:rsidRDefault="00E860FF" w:rsidP="00B60F1A">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Change w:id="171" w:author="Борис Гогинян" w:date="2020-05-29T23:54:00Z">
          <w:pPr>
            <w:pStyle w:val="11"/>
            <w:numPr>
              <w:numId w:val="52"/>
            </w:numPr>
            <w:tabs>
              <w:tab w:val="left" w:pos="3660"/>
            </w:tabs>
            <w:spacing w:line="360" w:lineRule="auto"/>
            <w:ind w:left="2367" w:right="7" w:hanging="360"/>
            <w:jc w:val="both"/>
          </w:pPr>
        </w:pPrChange>
      </w:pPr>
      <w:r>
        <w:rPr>
          <w:rFonts w:ascii="Times New Roman" w:eastAsia="Times New Roman" w:hAnsi="Times New Roman" w:cs="Times New Roman"/>
          <w:sz w:val="28"/>
          <w:szCs w:val="28"/>
          <w:highlight w:val="white"/>
        </w:rPr>
        <w:t>Пропускающей поверхности –</w:t>
      </w:r>
      <w:r w:rsidR="0062374B">
        <w:rPr>
          <w:rFonts w:ascii="Times New Roman" w:eastAsia="Times New Roman" w:hAnsi="Times New Roman" w:cs="Times New Roman"/>
          <w:sz w:val="28"/>
          <w:szCs w:val="28"/>
          <w:highlight w:val="white"/>
        </w:rPr>
        <w:t xml:space="preserve"> 7800</w:t>
      </w:r>
      <w:r w:rsidR="003403F6">
        <w:rPr>
          <w:rFonts w:ascii="Times New Roman" w:eastAsia="Times New Roman" w:hAnsi="Times New Roman" w:cs="Times New Roman"/>
          <w:sz w:val="28"/>
          <w:szCs w:val="28"/>
          <w:highlight w:val="white"/>
        </w:rPr>
        <w:t>;</w:t>
      </w:r>
    </w:p>
    <w:p w14:paraId="5A15953F" w14:textId="5BEBBC99" w:rsidR="00E860FF" w:rsidRPr="00B5325E" w:rsidRDefault="00E860FF"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rPr>
        <w:pPrChange w:id="172" w:author="Борис Гогинян" w:date="2020-05-29T23:54:00Z">
          <w:pPr>
            <w:pStyle w:val="11"/>
            <w:tabs>
              <w:tab w:val="left" w:pos="3660"/>
            </w:tabs>
            <w:spacing w:line="360" w:lineRule="auto"/>
            <w:ind w:left="1647" w:right="7"/>
            <w:jc w:val="both"/>
          </w:pPr>
        </w:pPrChange>
      </w:pPr>
      <w:r w:rsidRPr="00E860FF">
        <w:rPr>
          <w:rFonts w:ascii="Times New Roman" w:eastAsia="Times New Roman" w:hAnsi="Times New Roman" w:cs="Times New Roman"/>
          <w:sz w:val="28"/>
          <w:szCs w:val="28"/>
        </w:rPr>
        <w:t>Кол-во итер</w:t>
      </w:r>
      <w:r w:rsidR="00B669C8">
        <w:rPr>
          <w:rFonts w:ascii="Times New Roman" w:eastAsia="Times New Roman" w:hAnsi="Times New Roman" w:cs="Times New Roman"/>
          <w:sz w:val="28"/>
          <w:szCs w:val="28"/>
        </w:rPr>
        <w:t>аций</w:t>
      </w:r>
      <w:r w:rsidR="0062374B">
        <w:rPr>
          <w:rFonts w:ascii="Times New Roman" w:eastAsia="Times New Roman" w:hAnsi="Times New Roman" w:cs="Times New Roman"/>
          <w:sz w:val="28"/>
          <w:szCs w:val="28"/>
        </w:rPr>
        <w:t xml:space="preserve"> (семплов): 17, 32, 89, 195</w:t>
      </w:r>
      <w:r w:rsidRPr="00E860FF">
        <w:rPr>
          <w:rFonts w:ascii="Times New Roman" w:eastAsia="Times New Roman" w:hAnsi="Times New Roman" w:cs="Times New Roman"/>
          <w:sz w:val="28"/>
          <w:szCs w:val="28"/>
        </w:rPr>
        <w:t>.</w:t>
      </w:r>
    </w:p>
    <w:p w14:paraId="1BE60DEC" w14:textId="376CC590" w:rsidR="00BD55FF" w:rsidRPr="00B5325E" w:rsidRDefault="00536DFA" w:rsidP="00B60F1A">
      <w:pPr>
        <w:pStyle w:val="11"/>
        <w:numPr>
          <w:ilvl w:val="0"/>
          <w:numId w:val="51"/>
        </w:numPr>
        <w:tabs>
          <w:tab w:val="left" w:pos="3660"/>
        </w:tabs>
        <w:spacing w:line="276" w:lineRule="auto"/>
        <w:ind w:left="360" w:right="7"/>
        <w:jc w:val="both"/>
        <w:rPr>
          <w:rFonts w:ascii="Times New Roman" w:eastAsia="Times New Roman" w:hAnsi="Times New Roman" w:cs="Times New Roman"/>
          <w:sz w:val="28"/>
          <w:szCs w:val="28"/>
          <w:highlight w:val="white"/>
          <w:lang w:val="en-US"/>
        </w:rPr>
        <w:pPrChange w:id="173" w:author="Борис Гогинян" w:date="2020-05-29T23:54:00Z">
          <w:pPr>
            <w:pStyle w:val="11"/>
            <w:numPr>
              <w:numId w:val="51"/>
            </w:numPr>
            <w:tabs>
              <w:tab w:val="left" w:pos="3660"/>
            </w:tabs>
            <w:spacing w:line="360" w:lineRule="auto"/>
            <w:ind w:left="1647" w:right="7" w:hanging="360"/>
            <w:jc w:val="both"/>
          </w:pPr>
        </w:pPrChange>
      </w:pPr>
      <w:r>
        <w:rPr>
          <w:rFonts w:ascii="Times New Roman" w:eastAsia="Times New Roman" w:hAnsi="Times New Roman" w:cs="Times New Roman"/>
          <w:sz w:val="28"/>
          <w:szCs w:val="28"/>
          <w:highlight w:val="white"/>
        </w:rPr>
        <w:t xml:space="preserve">В </w:t>
      </w:r>
      <w:r>
        <w:rPr>
          <w:rFonts w:ascii="Times New Roman" w:eastAsia="Times New Roman" w:hAnsi="Times New Roman" w:cs="Times New Roman"/>
          <w:sz w:val="28"/>
          <w:szCs w:val="28"/>
          <w:highlight w:val="white"/>
          <w:lang w:val="en-US"/>
        </w:rPr>
        <w:t>LuxCore</w:t>
      </w:r>
    </w:p>
    <w:p w14:paraId="2FE94B6B" w14:textId="6F1CD5B1" w:rsidR="00BD55FF" w:rsidRPr="00B5325E" w:rsidRDefault="00BD55FF"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lang w:val="en-US"/>
        </w:rPr>
        <w:pPrChange w:id="174"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Используется</w:t>
      </w:r>
      <w:r w:rsidRPr="00B5325E">
        <w:rPr>
          <w:rFonts w:ascii="Times New Roman" w:eastAsia="Times New Roman" w:hAnsi="Times New Roman" w:cs="Times New Roman"/>
          <w:sz w:val="28"/>
          <w:szCs w:val="28"/>
          <w:highlight w:val="white"/>
          <w:lang w:val="en-US"/>
        </w:rPr>
        <w:t xml:space="preserve"> </w:t>
      </w:r>
      <w:r>
        <w:rPr>
          <w:rFonts w:ascii="Times New Roman" w:eastAsia="Times New Roman" w:hAnsi="Times New Roman" w:cs="Times New Roman"/>
          <w:sz w:val="28"/>
          <w:szCs w:val="28"/>
          <w:highlight w:val="white"/>
        </w:rPr>
        <w:t>алгоритм</w:t>
      </w:r>
      <w:r w:rsidRPr="00B5325E">
        <w:rPr>
          <w:rFonts w:ascii="Times New Roman" w:eastAsia="Times New Roman" w:hAnsi="Times New Roman" w:cs="Times New Roman"/>
          <w:sz w:val="28"/>
          <w:szCs w:val="28"/>
          <w:highlight w:val="white"/>
          <w:lang w:val="en-US"/>
        </w:rPr>
        <w:t xml:space="preserve"> </w:t>
      </w:r>
      <w:r>
        <w:rPr>
          <w:rFonts w:ascii="Times New Roman" w:eastAsia="Times New Roman" w:hAnsi="Times New Roman" w:cs="Times New Roman"/>
          <w:sz w:val="28"/>
          <w:szCs w:val="28"/>
          <w:highlight w:val="white"/>
          <w:lang w:val="en-US"/>
        </w:rPr>
        <w:t>Path Tracing + Caustic light cache</w:t>
      </w:r>
      <w:r w:rsidR="00FA7F34">
        <w:rPr>
          <w:rFonts w:ascii="Times New Roman" w:eastAsia="Times New Roman" w:hAnsi="Times New Roman" w:cs="Times New Roman"/>
          <w:sz w:val="28"/>
          <w:szCs w:val="28"/>
          <w:highlight w:val="white"/>
          <w:lang w:val="en-US"/>
        </w:rPr>
        <w:t>;</w:t>
      </w:r>
    </w:p>
    <w:p w14:paraId="4CCDCF0B" w14:textId="0CFE9256" w:rsidR="00BD55FF" w:rsidRPr="00B5325E" w:rsidRDefault="00BD55FF"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rPr>
        <w:pPrChange w:id="175"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Кол-во испускаемых лучей из источника: 10</w:t>
      </w:r>
      <w:r>
        <w:rPr>
          <w:rFonts w:ascii="Times New Roman" w:eastAsia="Times New Roman" w:hAnsi="Times New Roman" w:cs="Times New Roman"/>
          <w:sz w:val="28"/>
          <w:szCs w:val="28"/>
          <w:highlight w:val="white"/>
          <w:lang w:val="en-US"/>
        </w:rPr>
        <w:t>M</w:t>
      </w:r>
      <w:r w:rsidR="00FA7F34">
        <w:rPr>
          <w:rFonts w:ascii="Times New Roman" w:eastAsia="Times New Roman" w:hAnsi="Times New Roman" w:cs="Times New Roman"/>
          <w:sz w:val="28"/>
          <w:szCs w:val="28"/>
          <w:highlight w:val="white"/>
        </w:rPr>
        <w:t>;</w:t>
      </w:r>
    </w:p>
    <w:p w14:paraId="081EBFE8" w14:textId="3C44C31A" w:rsidR="00BD55FF" w:rsidRPr="00B5325E" w:rsidRDefault="00BD55FF"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rPr>
        <w:pPrChange w:id="176"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Радиус окрестности: 0.01</w:t>
      </w:r>
      <w:r w:rsidR="00FA7F34">
        <w:rPr>
          <w:rFonts w:ascii="Times New Roman" w:eastAsia="Times New Roman" w:hAnsi="Times New Roman" w:cs="Times New Roman"/>
          <w:sz w:val="28"/>
          <w:szCs w:val="28"/>
          <w:highlight w:val="white"/>
        </w:rPr>
        <w:t>;</w:t>
      </w:r>
    </w:p>
    <w:p w14:paraId="77378DEE" w14:textId="6AED903F" w:rsidR="00BD55FF" w:rsidRDefault="00BD55FF"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rPr>
        <w:pPrChange w:id="177"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Максимальное кол-во отражений</w:t>
      </w:r>
      <w:r w:rsidR="00FA7F34">
        <w:rPr>
          <w:rFonts w:ascii="Times New Roman" w:eastAsia="Times New Roman" w:hAnsi="Times New Roman" w:cs="Times New Roman"/>
          <w:sz w:val="28"/>
          <w:szCs w:val="28"/>
          <w:highlight w:val="white"/>
        </w:rPr>
        <w:t xml:space="preserve"> фотона, выпущенного из источника света</w:t>
      </w:r>
      <w:r>
        <w:rPr>
          <w:rFonts w:ascii="Times New Roman" w:eastAsia="Times New Roman" w:hAnsi="Times New Roman" w:cs="Times New Roman"/>
          <w:sz w:val="28"/>
          <w:szCs w:val="28"/>
          <w:highlight w:val="white"/>
        </w:rPr>
        <w:t>: 16</w:t>
      </w:r>
      <w:r w:rsidR="00FA7F34">
        <w:rPr>
          <w:rFonts w:ascii="Times New Roman" w:eastAsia="Times New Roman" w:hAnsi="Times New Roman" w:cs="Times New Roman"/>
          <w:sz w:val="28"/>
          <w:szCs w:val="28"/>
          <w:highlight w:val="white"/>
        </w:rPr>
        <w:t>;</w:t>
      </w:r>
    </w:p>
    <w:p w14:paraId="36C3B5ED" w14:textId="642D5D94" w:rsidR="00FA7F34" w:rsidRDefault="00FA7F34" w:rsidP="00B60F1A">
      <w:pPr>
        <w:pStyle w:val="11"/>
        <w:tabs>
          <w:tab w:val="left" w:pos="3660"/>
        </w:tabs>
        <w:spacing w:line="276" w:lineRule="auto"/>
        <w:ind w:left="360" w:right="7"/>
        <w:jc w:val="both"/>
        <w:rPr>
          <w:rFonts w:ascii="Times New Roman" w:eastAsia="Times New Roman" w:hAnsi="Times New Roman" w:cs="Times New Roman"/>
          <w:sz w:val="28"/>
          <w:szCs w:val="28"/>
          <w:highlight w:val="white"/>
        </w:rPr>
        <w:pPrChange w:id="178" w:author="Борис Гогинян" w:date="2020-05-29T23:54:00Z">
          <w:pPr>
            <w:pStyle w:val="11"/>
            <w:tabs>
              <w:tab w:val="left" w:pos="3660"/>
            </w:tabs>
            <w:spacing w:line="360" w:lineRule="auto"/>
            <w:ind w:left="1647" w:right="7"/>
            <w:jc w:val="both"/>
          </w:pPr>
        </w:pPrChange>
      </w:pPr>
      <w:r>
        <w:rPr>
          <w:rFonts w:ascii="Times New Roman" w:eastAsia="Times New Roman" w:hAnsi="Times New Roman" w:cs="Times New Roman"/>
          <w:sz w:val="28"/>
          <w:szCs w:val="28"/>
          <w:highlight w:val="white"/>
        </w:rPr>
        <w:t>Максимальное кол-</w:t>
      </w:r>
      <w:r w:rsidR="007D547B">
        <w:rPr>
          <w:rFonts w:ascii="Times New Roman" w:eastAsia="Times New Roman" w:hAnsi="Times New Roman" w:cs="Times New Roman"/>
          <w:sz w:val="28"/>
          <w:szCs w:val="28"/>
          <w:highlight w:val="white"/>
        </w:rPr>
        <w:t xml:space="preserve">во отражений </w:t>
      </w:r>
      <w:r w:rsidR="00E860FF">
        <w:rPr>
          <w:rFonts w:ascii="Times New Roman" w:eastAsia="Times New Roman" w:hAnsi="Times New Roman" w:cs="Times New Roman"/>
          <w:sz w:val="28"/>
          <w:szCs w:val="28"/>
          <w:highlight w:val="white"/>
        </w:rPr>
        <w:t>лучей,</w:t>
      </w:r>
      <w:r w:rsidR="007D547B">
        <w:rPr>
          <w:rFonts w:ascii="Times New Roman" w:eastAsia="Times New Roman" w:hAnsi="Times New Roman" w:cs="Times New Roman"/>
          <w:sz w:val="28"/>
          <w:szCs w:val="28"/>
          <w:highlight w:val="white"/>
        </w:rPr>
        <w:t xml:space="preserve"> </w:t>
      </w:r>
      <w:r w:rsidR="007D547B" w:rsidRPr="00B5325E">
        <w:rPr>
          <w:rFonts w:ascii="Times New Roman" w:eastAsia="Times New Roman" w:hAnsi="Times New Roman" w:cs="Times New Roman"/>
          <w:sz w:val="28"/>
          <w:szCs w:val="28"/>
          <w:highlight w:val="white"/>
        </w:rPr>
        <w:t xml:space="preserve">испускаемых </w:t>
      </w:r>
      <w:r w:rsidR="003403F6">
        <w:rPr>
          <w:rFonts w:ascii="Times New Roman" w:eastAsia="Times New Roman" w:hAnsi="Times New Roman" w:cs="Times New Roman"/>
          <w:sz w:val="28"/>
          <w:szCs w:val="28"/>
          <w:highlight w:val="white"/>
        </w:rPr>
        <w:t>от камеры от</w:t>
      </w:r>
      <w:r>
        <w:rPr>
          <w:rFonts w:ascii="Times New Roman" w:eastAsia="Times New Roman" w:hAnsi="Times New Roman" w:cs="Times New Roman"/>
          <w:sz w:val="28"/>
          <w:szCs w:val="28"/>
          <w:highlight w:val="white"/>
        </w:rPr>
        <w:t>:</w:t>
      </w:r>
    </w:p>
    <w:p w14:paraId="3C063F2E" w14:textId="6F932C07" w:rsidR="00FA7F34" w:rsidRDefault="00FA7F34" w:rsidP="00B60F1A">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Change w:id="179" w:author="Борис Гогинян" w:date="2020-05-29T23:54:00Z">
          <w:pPr>
            <w:pStyle w:val="11"/>
            <w:numPr>
              <w:numId w:val="52"/>
            </w:numPr>
            <w:tabs>
              <w:tab w:val="left" w:pos="3660"/>
            </w:tabs>
            <w:spacing w:line="360" w:lineRule="auto"/>
            <w:ind w:left="2367" w:right="7" w:hanging="360"/>
            <w:jc w:val="both"/>
          </w:pPr>
        </w:pPrChange>
      </w:pPr>
      <w:r>
        <w:rPr>
          <w:rFonts w:ascii="Times New Roman" w:eastAsia="Times New Roman" w:hAnsi="Times New Roman" w:cs="Times New Roman"/>
          <w:sz w:val="28"/>
          <w:szCs w:val="28"/>
          <w:highlight w:val="white"/>
        </w:rPr>
        <w:t>Диффузной поверхности – 16</w:t>
      </w:r>
      <w:r w:rsidR="003403F6">
        <w:rPr>
          <w:rFonts w:ascii="Times New Roman" w:eastAsia="Times New Roman" w:hAnsi="Times New Roman" w:cs="Times New Roman"/>
          <w:sz w:val="28"/>
          <w:szCs w:val="28"/>
          <w:highlight w:val="white"/>
        </w:rPr>
        <w:t>;</w:t>
      </w:r>
    </w:p>
    <w:p w14:paraId="44E94081" w14:textId="75DDC2E0" w:rsidR="00FA7F34" w:rsidRDefault="007D547B" w:rsidP="00B60F1A">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Change w:id="180" w:author="Борис Гогинян" w:date="2020-05-29T23:54:00Z">
          <w:pPr>
            <w:pStyle w:val="11"/>
            <w:numPr>
              <w:numId w:val="52"/>
            </w:numPr>
            <w:tabs>
              <w:tab w:val="left" w:pos="3660"/>
            </w:tabs>
            <w:spacing w:line="360" w:lineRule="auto"/>
            <w:ind w:left="2367" w:right="7" w:hanging="360"/>
            <w:jc w:val="both"/>
          </w:pPr>
        </w:pPrChange>
      </w:pPr>
      <w:r>
        <w:rPr>
          <w:rFonts w:ascii="Times New Roman" w:eastAsia="Times New Roman" w:hAnsi="Times New Roman" w:cs="Times New Roman"/>
          <w:sz w:val="28"/>
          <w:szCs w:val="28"/>
          <w:highlight w:val="white"/>
        </w:rPr>
        <w:t>Глянцевой – 36</w:t>
      </w:r>
      <w:r w:rsidR="003403F6">
        <w:rPr>
          <w:rFonts w:ascii="Times New Roman" w:eastAsia="Times New Roman" w:hAnsi="Times New Roman" w:cs="Times New Roman"/>
          <w:sz w:val="28"/>
          <w:szCs w:val="28"/>
          <w:highlight w:val="white"/>
        </w:rPr>
        <w:t>;</w:t>
      </w:r>
    </w:p>
    <w:p w14:paraId="5C7EBB7D" w14:textId="3C4A8CC0" w:rsidR="007D547B" w:rsidRPr="007D547B" w:rsidRDefault="007D547B" w:rsidP="00B60F1A">
      <w:pPr>
        <w:pStyle w:val="11"/>
        <w:numPr>
          <w:ilvl w:val="0"/>
          <w:numId w:val="52"/>
        </w:numPr>
        <w:tabs>
          <w:tab w:val="left" w:pos="3660"/>
        </w:tabs>
        <w:spacing w:line="276" w:lineRule="auto"/>
        <w:ind w:left="1080" w:right="7"/>
        <w:jc w:val="both"/>
        <w:rPr>
          <w:rFonts w:ascii="Times New Roman" w:eastAsia="Times New Roman" w:hAnsi="Times New Roman" w:cs="Times New Roman"/>
          <w:sz w:val="28"/>
          <w:szCs w:val="28"/>
          <w:highlight w:val="white"/>
        </w:rPr>
        <w:pPrChange w:id="181" w:author="Борис Гогинян" w:date="2020-05-29T23:54:00Z">
          <w:pPr>
            <w:pStyle w:val="11"/>
            <w:numPr>
              <w:numId w:val="52"/>
            </w:numPr>
            <w:tabs>
              <w:tab w:val="left" w:pos="3660"/>
            </w:tabs>
            <w:spacing w:line="360" w:lineRule="auto"/>
            <w:ind w:left="2367" w:right="7" w:hanging="360"/>
            <w:jc w:val="both"/>
          </w:pPr>
        </w:pPrChange>
      </w:pPr>
      <w:r>
        <w:rPr>
          <w:rFonts w:ascii="Times New Roman" w:eastAsia="Times New Roman" w:hAnsi="Times New Roman" w:cs="Times New Roman"/>
          <w:sz w:val="28"/>
          <w:szCs w:val="28"/>
          <w:highlight w:val="white"/>
        </w:rPr>
        <w:t>Зеркальной – 38</w:t>
      </w:r>
      <w:r w:rsidR="003403F6">
        <w:rPr>
          <w:rFonts w:ascii="Times New Roman" w:eastAsia="Times New Roman" w:hAnsi="Times New Roman" w:cs="Times New Roman"/>
          <w:sz w:val="28"/>
          <w:szCs w:val="28"/>
          <w:highlight w:val="white"/>
        </w:rPr>
        <w:t>;</w:t>
      </w:r>
    </w:p>
    <w:p w14:paraId="17FC37EB" w14:textId="77777777" w:rsidR="00B60F1A" w:rsidRDefault="00FA7F34" w:rsidP="00B5325E">
      <w:pPr>
        <w:pStyle w:val="11"/>
        <w:rPr>
          <w:ins w:id="182" w:author="Борис Гогинян" w:date="2020-05-29T23:52:00Z"/>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Кол-во итераций (семплов): 148, 292, 854</w:t>
      </w:r>
      <w:r w:rsidR="00583657">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 1898</w:t>
      </w:r>
      <w:r w:rsidR="003F68EE">
        <w:rPr>
          <w:rFonts w:ascii="Times New Roman" w:eastAsia="Times New Roman" w:hAnsi="Times New Roman" w:cs="Times New Roman"/>
          <w:sz w:val="28"/>
          <w:szCs w:val="28"/>
          <w:highlight w:val="white"/>
        </w:rPr>
        <w:t>.</w:t>
      </w:r>
    </w:p>
    <w:p w14:paraId="4152FD73" w14:textId="77777777" w:rsidR="00B60F1A" w:rsidRDefault="00B60F1A" w:rsidP="00B5325E">
      <w:pPr>
        <w:pStyle w:val="11"/>
        <w:rPr>
          <w:ins w:id="183" w:author="Борис Гогинян" w:date="2020-05-29T23:52:00Z"/>
          <w:rFonts w:ascii="Times New Roman" w:eastAsia="Times New Roman" w:hAnsi="Times New Roman" w:cs="Times New Roman"/>
          <w:sz w:val="28"/>
          <w:szCs w:val="28"/>
        </w:rPr>
      </w:pPr>
    </w:p>
    <w:p w14:paraId="1C11D0D2" w14:textId="77777777" w:rsidR="00B60F1A" w:rsidRPr="00B60F1A" w:rsidRDefault="00B60F1A" w:rsidP="00B60F1A">
      <w:pPr>
        <w:pStyle w:val="11"/>
        <w:numPr>
          <w:ilvl w:val="0"/>
          <w:numId w:val="50"/>
        </w:numPr>
        <w:rPr>
          <w:ins w:id="184" w:author="Борис Гогинян" w:date="2020-05-29T23:53:00Z"/>
          <w:rFonts w:ascii="Times New Roman" w:eastAsia="Times New Roman" w:hAnsi="Times New Roman" w:cs="Times New Roman"/>
          <w:b/>
          <w:sz w:val="28"/>
          <w:szCs w:val="28"/>
          <w:rPrChange w:id="185" w:author="Борис Гогинян" w:date="2020-05-29T23:53:00Z">
            <w:rPr>
              <w:ins w:id="186" w:author="Борис Гогинян" w:date="2020-05-29T23:53:00Z"/>
              <w:rFonts w:ascii="Times New Roman" w:eastAsia="Times New Roman" w:hAnsi="Times New Roman" w:cs="Times New Roman"/>
              <w:sz w:val="28"/>
              <w:szCs w:val="28"/>
            </w:rPr>
          </w:rPrChange>
        </w:rPr>
        <w:pPrChange w:id="187" w:author="Борис Гогинян" w:date="2020-05-29T23:52:00Z">
          <w:pPr>
            <w:pStyle w:val="11"/>
          </w:pPr>
        </w:pPrChange>
      </w:pPr>
      <w:ins w:id="188" w:author="Борис Гогинян" w:date="2020-05-29T23:52:00Z">
        <w:r>
          <w:rPr>
            <w:rFonts w:ascii="Times New Roman" w:eastAsia="Times New Roman" w:hAnsi="Times New Roman" w:cs="Times New Roman"/>
            <w:sz w:val="28"/>
            <w:szCs w:val="28"/>
            <w:lang w:val="en-US"/>
          </w:rPr>
          <w:t xml:space="preserve"> </w:t>
        </w:r>
      </w:ins>
      <w:ins w:id="189" w:author="Борис Гогинян" w:date="2020-05-29T23:53:00Z">
        <w:r>
          <w:rPr>
            <w:rFonts w:ascii="Times New Roman" w:eastAsia="Times New Roman" w:hAnsi="Times New Roman" w:cs="Times New Roman"/>
            <w:sz w:val="28"/>
            <w:szCs w:val="28"/>
          </w:rPr>
          <w:t>Бутылки</w:t>
        </w:r>
      </w:ins>
    </w:p>
    <w:p w14:paraId="3A843434" w14:textId="77777777" w:rsidR="00B60F1A" w:rsidRDefault="00B60F1A" w:rsidP="00B60F1A">
      <w:pPr>
        <w:pStyle w:val="11"/>
        <w:rPr>
          <w:ins w:id="190" w:author="Борис Гогинян" w:date="2020-05-29T23:53:00Z"/>
          <w:rFonts w:ascii="Times New Roman" w:eastAsia="Times New Roman" w:hAnsi="Times New Roman" w:cs="Times New Roman"/>
          <w:b/>
          <w:sz w:val="28"/>
          <w:szCs w:val="28"/>
        </w:rPr>
        <w:pPrChange w:id="191" w:author="Борис Гогинян" w:date="2020-05-29T23:53:00Z">
          <w:pPr>
            <w:pStyle w:val="11"/>
          </w:pPr>
        </w:pPrChange>
      </w:pPr>
    </w:p>
    <w:p w14:paraId="02600D59" w14:textId="77777777" w:rsidR="00B60F1A" w:rsidRPr="00B60F1A" w:rsidRDefault="00A6235B" w:rsidP="00B60F1A">
      <w:pPr>
        <w:pStyle w:val="11"/>
        <w:rPr>
          <w:ins w:id="192" w:author="Борис Гогинян" w:date="2020-05-29T23:53:00Z"/>
          <w:rFonts w:ascii="Times New Roman" w:eastAsia="Times New Roman" w:hAnsi="Times New Roman" w:cs="Times New Roman"/>
          <w:sz w:val="28"/>
          <w:szCs w:val="28"/>
          <w:rPrChange w:id="193" w:author="Борис Гогинян" w:date="2020-05-29T23:53:00Z">
            <w:rPr>
              <w:ins w:id="194" w:author="Борис Гогинян" w:date="2020-05-29T23:53:00Z"/>
              <w:rFonts w:ascii="Times New Roman" w:eastAsia="Times New Roman" w:hAnsi="Times New Roman" w:cs="Times New Roman"/>
              <w:b/>
              <w:sz w:val="28"/>
              <w:szCs w:val="28"/>
            </w:rPr>
          </w:rPrChange>
        </w:rPr>
      </w:pPr>
      <w:del w:id="195" w:author="Борис Гогинян" w:date="2020-05-29T23:53:00Z">
        <w:r w:rsidRPr="00B5325E" w:rsidDel="00B60F1A">
          <w:rPr>
            <w:rFonts w:ascii="Times New Roman" w:eastAsia="Times New Roman" w:hAnsi="Times New Roman" w:cs="Times New Roman"/>
            <w:b/>
            <w:sz w:val="28"/>
            <w:szCs w:val="28"/>
          </w:rPr>
          <w:br w:type="page"/>
        </w:r>
      </w:del>
      <w:ins w:id="196" w:author="Борис Гогинян" w:date="2020-05-29T23:53:00Z">
        <w:r w:rsidR="00B60F1A" w:rsidRPr="00B60F1A">
          <w:rPr>
            <w:rFonts w:ascii="Times New Roman" w:eastAsia="Times New Roman" w:hAnsi="Times New Roman" w:cs="Times New Roman"/>
            <w:sz w:val="28"/>
            <w:szCs w:val="28"/>
            <w:rPrChange w:id="197" w:author="Борис Гогинян" w:date="2020-05-29T23:53:00Z">
              <w:rPr>
                <w:rFonts w:ascii="Times New Roman" w:eastAsia="Times New Roman" w:hAnsi="Times New Roman" w:cs="Times New Roman"/>
                <w:b/>
                <w:sz w:val="28"/>
                <w:szCs w:val="28"/>
              </w:rPr>
            </w:rPrChange>
          </w:rPr>
          <w:t>Все рендеры используют алгоритм трассировки пути.</w:t>
        </w:r>
      </w:ins>
    </w:p>
    <w:p w14:paraId="39ECBB3E" w14:textId="77777777" w:rsidR="00B60F1A" w:rsidRPr="00B60F1A" w:rsidRDefault="00B60F1A" w:rsidP="00B60F1A">
      <w:pPr>
        <w:pStyle w:val="11"/>
        <w:rPr>
          <w:ins w:id="198" w:author="Борис Гогинян" w:date="2020-05-29T23:53:00Z"/>
          <w:rFonts w:ascii="Times New Roman" w:eastAsia="Times New Roman" w:hAnsi="Times New Roman" w:cs="Times New Roman"/>
          <w:sz w:val="28"/>
          <w:szCs w:val="28"/>
          <w:rPrChange w:id="199" w:author="Борис Гогинян" w:date="2020-05-29T23:53:00Z">
            <w:rPr>
              <w:ins w:id="200" w:author="Борис Гогинян" w:date="2020-05-29T23:53:00Z"/>
              <w:rFonts w:ascii="Times New Roman" w:eastAsia="Times New Roman" w:hAnsi="Times New Roman" w:cs="Times New Roman"/>
              <w:b/>
              <w:sz w:val="28"/>
              <w:szCs w:val="28"/>
            </w:rPr>
          </w:rPrChange>
        </w:rPr>
      </w:pPr>
      <w:ins w:id="201" w:author="Борис Гогинян" w:date="2020-05-29T23:53:00Z">
        <w:r w:rsidRPr="00B60F1A">
          <w:rPr>
            <w:rFonts w:ascii="Times New Roman" w:eastAsia="Times New Roman" w:hAnsi="Times New Roman" w:cs="Times New Roman"/>
            <w:sz w:val="28"/>
            <w:szCs w:val="28"/>
            <w:rPrChange w:id="202" w:author="Борис Гогинян" w:date="2020-05-29T23:53:00Z">
              <w:rPr>
                <w:rFonts w:ascii="Times New Roman" w:eastAsia="Times New Roman" w:hAnsi="Times New Roman" w:cs="Times New Roman"/>
                <w:b/>
                <w:sz w:val="28"/>
                <w:szCs w:val="28"/>
              </w:rPr>
            </w:rPrChange>
          </w:rPr>
          <w:t xml:space="preserve">1. appleseed  </w:t>
        </w:r>
      </w:ins>
    </w:p>
    <w:p w14:paraId="49D7FDEF" w14:textId="77777777" w:rsidR="00B60F1A" w:rsidRPr="00B60F1A" w:rsidRDefault="00B60F1A" w:rsidP="00B60F1A">
      <w:pPr>
        <w:pStyle w:val="11"/>
        <w:rPr>
          <w:ins w:id="203" w:author="Борис Гогинян" w:date="2020-05-29T23:53:00Z"/>
          <w:rFonts w:ascii="Times New Roman" w:eastAsia="Times New Roman" w:hAnsi="Times New Roman" w:cs="Times New Roman"/>
          <w:sz w:val="28"/>
          <w:szCs w:val="28"/>
          <w:rPrChange w:id="204" w:author="Борис Гогинян" w:date="2020-05-29T23:53:00Z">
            <w:rPr>
              <w:ins w:id="205" w:author="Борис Гогинян" w:date="2020-05-29T23:53:00Z"/>
              <w:rFonts w:ascii="Times New Roman" w:eastAsia="Times New Roman" w:hAnsi="Times New Roman" w:cs="Times New Roman"/>
              <w:b/>
              <w:sz w:val="28"/>
              <w:szCs w:val="28"/>
            </w:rPr>
          </w:rPrChange>
        </w:rPr>
      </w:pPr>
      <w:ins w:id="206" w:author="Борис Гогинян" w:date="2020-05-29T23:53:00Z">
        <w:r w:rsidRPr="00B60F1A">
          <w:rPr>
            <w:rFonts w:ascii="Times New Roman" w:eastAsia="Times New Roman" w:hAnsi="Times New Roman" w:cs="Times New Roman"/>
            <w:sz w:val="28"/>
            <w:szCs w:val="28"/>
            <w:rPrChange w:id="207" w:author="Борис Гогинян" w:date="2020-05-29T23:53:00Z">
              <w:rPr>
                <w:rFonts w:ascii="Times New Roman" w:eastAsia="Times New Roman" w:hAnsi="Times New Roman" w:cs="Times New Roman"/>
                <w:b/>
                <w:sz w:val="28"/>
                <w:szCs w:val="28"/>
              </w:rPr>
            </w:rPrChange>
          </w:rPr>
          <w:tab/>
          <w:t>Максимальное кол-во отражений/преломлений испускаемых лучей:</w:t>
        </w:r>
      </w:ins>
    </w:p>
    <w:p w14:paraId="7E35A472" w14:textId="77777777" w:rsidR="00B60F1A" w:rsidRPr="00B60F1A" w:rsidRDefault="00B60F1A" w:rsidP="00B60F1A">
      <w:pPr>
        <w:pStyle w:val="11"/>
        <w:rPr>
          <w:ins w:id="208" w:author="Борис Гогинян" w:date="2020-05-29T23:53:00Z"/>
          <w:rFonts w:ascii="Times New Roman" w:eastAsia="Times New Roman" w:hAnsi="Times New Roman" w:cs="Times New Roman"/>
          <w:sz w:val="28"/>
          <w:szCs w:val="28"/>
          <w:rPrChange w:id="209" w:author="Борис Гогинян" w:date="2020-05-29T23:53:00Z">
            <w:rPr>
              <w:ins w:id="210" w:author="Борис Гогинян" w:date="2020-05-29T23:53:00Z"/>
              <w:rFonts w:ascii="Times New Roman" w:eastAsia="Times New Roman" w:hAnsi="Times New Roman" w:cs="Times New Roman"/>
              <w:b/>
              <w:sz w:val="28"/>
              <w:szCs w:val="28"/>
            </w:rPr>
          </w:rPrChange>
        </w:rPr>
      </w:pPr>
      <w:ins w:id="211" w:author="Борис Гогинян" w:date="2020-05-29T23:53:00Z">
        <w:r w:rsidRPr="00B60F1A">
          <w:rPr>
            <w:rFonts w:ascii="Times New Roman" w:eastAsia="Times New Roman" w:hAnsi="Times New Roman" w:cs="Times New Roman"/>
            <w:sz w:val="28"/>
            <w:szCs w:val="28"/>
            <w:rPrChange w:id="212" w:author="Борис Гогинян" w:date="2020-05-29T23:53:00Z">
              <w:rPr>
                <w:rFonts w:ascii="Times New Roman" w:eastAsia="Times New Roman" w:hAnsi="Times New Roman" w:cs="Times New Roman"/>
                <w:b/>
                <w:sz w:val="28"/>
                <w:szCs w:val="28"/>
              </w:rPr>
            </w:rPrChange>
          </w:rPr>
          <w:tab/>
          <w:t>Диффузной поверхности – 8;</w:t>
        </w:r>
      </w:ins>
    </w:p>
    <w:p w14:paraId="6AF29575" w14:textId="77777777" w:rsidR="00B60F1A" w:rsidRPr="00B60F1A" w:rsidRDefault="00B60F1A" w:rsidP="00B60F1A">
      <w:pPr>
        <w:pStyle w:val="11"/>
        <w:rPr>
          <w:ins w:id="213" w:author="Борис Гогинян" w:date="2020-05-29T23:53:00Z"/>
          <w:rFonts w:ascii="Times New Roman" w:eastAsia="Times New Roman" w:hAnsi="Times New Roman" w:cs="Times New Roman"/>
          <w:sz w:val="28"/>
          <w:szCs w:val="28"/>
          <w:rPrChange w:id="214" w:author="Борис Гогинян" w:date="2020-05-29T23:53:00Z">
            <w:rPr>
              <w:ins w:id="215" w:author="Борис Гогинян" w:date="2020-05-29T23:53:00Z"/>
              <w:rFonts w:ascii="Times New Roman" w:eastAsia="Times New Roman" w:hAnsi="Times New Roman" w:cs="Times New Roman"/>
              <w:b/>
              <w:sz w:val="28"/>
              <w:szCs w:val="28"/>
            </w:rPr>
          </w:rPrChange>
        </w:rPr>
      </w:pPr>
      <w:ins w:id="216" w:author="Борис Гогинян" w:date="2020-05-29T23:53:00Z">
        <w:r w:rsidRPr="00B60F1A">
          <w:rPr>
            <w:rFonts w:ascii="Times New Roman" w:eastAsia="Times New Roman" w:hAnsi="Times New Roman" w:cs="Times New Roman"/>
            <w:sz w:val="28"/>
            <w:szCs w:val="28"/>
            <w:rPrChange w:id="217" w:author="Борис Гогинян" w:date="2020-05-29T23:53:00Z">
              <w:rPr>
                <w:rFonts w:ascii="Times New Roman" w:eastAsia="Times New Roman" w:hAnsi="Times New Roman" w:cs="Times New Roman"/>
                <w:b/>
                <w:sz w:val="28"/>
                <w:szCs w:val="28"/>
              </w:rPr>
            </w:rPrChange>
          </w:rPr>
          <w:tab/>
          <w:t>Глянцевой поверхности – 8;</w:t>
        </w:r>
      </w:ins>
    </w:p>
    <w:p w14:paraId="775CA701" w14:textId="77777777" w:rsidR="00B60F1A" w:rsidRPr="00B60F1A" w:rsidRDefault="00B60F1A" w:rsidP="00B60F1A">
      <w:pPr>
        <w:pStyle w:val="11"/>
        <w:rPr>
          <w:ins w:id="218" w:author="Борис Гогинян" w:date="2020-05-29T23:53:00Z"/>
          <w:rFonts w:ascii="Times New Roman" w:eastAsia="Times New Roman" w:hAnsi="Times New Roman" w:cs="Times New Roman"/>
          <w:sz w:val="28"/>
          <w:szCs w:val="28"/>
          <w:rPrChange w:id="219" w:author="Борис Гогинян" w:date="2020-05-29T23:53:00Z">
            <w:rPr>
              <w:ins w:id="220" w:author="Борис Гогинян" w:date="2020-05-29T23:53:00Z"/>
              <w:rFonts w:ascii="Times New Roman" w:eastAsia="Times New Roman" w:hAnsi="Times New Roman" w:cs="Times New Roman"/>
              <w:b/>
              <w:sz w:val="28"/>
              <w:szCs w:val="28"/>
            </w:rPr>
          </w:rPrChange>
        </w:rPr>
      </w:pPr>
      <w:ins w:id="221" w:author="Борис Гогинян" w:date="2020-05-29T23:53:00Z">
        <w:r w:rsidRPr="00B60F1A">
          <w:rPr>
            <w:rFonts w:ascii="Times New Roman" w:eastAsia="Times New Roman" w:hAnsi="Times New Roman" w:cs="Times New Roman"/>
            <w:sz w:val="28"/>
            <w:szCs w:val="28"/>
            <w:rPrChange w:id="222" w:author="Борис Гогинян" w:date="2020-05-29T23:53:00Z">
              <w:rPr>
                <w:rFonts w:ascii="Times New Roman" w:eastAsia="Times New Roman" w:hAnsi="Times New Roman" w:cs="Times New Roman"/>
                <w:b/>
                <w:sz w:val="28"/>
                <w:szCs w:val="28"/>
              </w:rPr>
            </w:rPrChange>
          </w:rPr>
          <w:tab/>
          <w:t>Пропускающей поверхности – 8;</w:t>
        </w:r>
      </w:ins>
    </w:p>
    <w:p w14:paraId="387FDB28" w14:textId="0A89D9F2" w:rsidR="00B60F1A" w:rsidRPr="00B60F1A" w:rsidRDefault="00B60F1A" w:rsidP="00B60F1A">
      <w:pPr>
        <w:pStyle w:val="11"/>
        <w:rPr>
          <w:ins w:id="223" w:author="Борис Гогинян" w:date="2020-05-29T23:53:00Z"/>
          <w:rFonts w:ascii="Times New Roman" w:eastAsia="Times New Roman" w:hAnsi="Times New Roman" w:cs="Times New Roman"/>
          <w:sz w:val="28"/>
          <w:szCs w:val="28"/>
          <w:rPrChange w:id="224" w:author="Борис Гогинян" w:date="2020-05-29T23:53:00Z">
            <w:rPr>
              <w:ins w:id="225" w:author="Борис Гогинян" w:date="2020-05-29T23:53:00Z"/>
              <w:rFonts w:ascii="Times New Roman" w:eastAsia="Times New Roman" w:hAnsi="Times New Roman" w:cs="Times New Roman"/>
              <w:b/>
              <w:sz w:val="28"/>
              <w:szCs w:val="28"/>
            </w:rPr>
          </w:rPrChange>
        </w:rPr>
      </w:pPr>
      <w:ins w:id="226" w:author="Борис Гогинян" w:date="2020-05-29T23:53:00Z">
        <w:r>
          <w:rPr>
            <w:rFonts w:ascii="Times New Roman" w:eastAsia="Times New Roman" w:hAnsi="Times New Roman" w:cs="Times New Roman"/>
            <w:sz w:val="28"/>
            <w:szCs w:val="28"/>
            <w:rPrChange w:id="227" w:author="Борис Гогинян" w:date="2020-05-29T23:53:00Z">
              <w:rPr>
                <w:rFonts w:ascii="Times New Roman" w:eastAsia="Times New Roman" w:hAnsi="Times New Roman" w:cs="Times New Roman"/>
                <w:sz w:val="28"/>
                <w:szCs w:val="28"/>
              </w:rPr>
            </w:rPrChange>
          </w:rPr>
          <w:tab/>
          <w:t xml:space="preserve">Кол-во итераций </w:t>
        </w:r>
        <w:r w:rsidRPr="00B60F1A">
          <w:rPr>
            <w:rFonts w:ascii="Times New Roman" w:eastAsia="Times New Roman" w:hAnsi="Times New Roman" w:cs="Times New Roman"/>
            <w:sz w:val="28"/>
            <w:szCs w:val="28"/>
            <w:rPrChange w:id="228" w:author="Борис Гогинян" w:date="2020-05-29T23:53:00Z">
              <w:rPr>
                <w:rFonts w:ascii="Times New Roman" w:eastAsia="Times New Roman" w:hAnsi="Times New Roman" w:cs="Times New Roman"/>
                <w:b/>
                <w:sz w:val="28"/>
                <w:szCs w:val="28"/>
              </w:rPr>
            </w:rPrChange>
          </w:rPr>
          <w:t>(семплов): 7, 14, 27, 54.</w:t>
        </w:r>
      </w:ins>
    </w:p>
    <w:p w14:paraId="1C0768DF" w14:textId="77777777" w:rsidR="00B60F1A" w:rsidRPr="00B60F1A" w:rsidRDefault="00B60F1A" w:rsidP="00B60F1A">
      <w:pPr>
        <w:pStyle w:val="11"/>
        <w:rPr>
          <w:ins w:id="229" w:author="Борис Гогинян" w:date="2020-05-29T23:53:00Z"/>
          <w:rFonts w:ascii="Times New Roman" w:eastAsia="Times New Roman" w:hAnsi="Times New Roman" w:cs="Times New Roman"/>
          <w:sz w:val="28"/>
          <w:szCs w:val="28"/>
          <w:rPrChange w:id="230" w:author="Борис Гогинян" w:date="2020-05-29T23:53:00Z">
            <w:rPr>
              <w:ins w:id="231" w:author="Борис Гогинян" w:date="2020-05-29T23:53:00Z"/>
              <w:rFonts w:ascii="Times New Roman" w:eastAsia="Times New Roman" w:hAnsi="Times New Roman" w:cs="Times New Roman"/>
              <w:b/>
              <w:sz w:val="28"/>
              <w:szCs w:val="28"/>
            </w:rPr>
          </w:rPrChange>
        </w:rPr>
      </w:pPr>
      <w:ins w:id="232" w:author="Борис Гогинян" w:date="2020-05-29T23:53:00Z">
        <w:r w:rsidRPr="00B60F1A">
          <w:rPr>
            <w:rFonts w:ascii="Times New Roman" w:eastAsia="Times New Roman" w:hAnsi="Times New Roman" w:cs="Times New Roman"/>
            <w:sz w:val="28"/>
            <w:szCs w:val="28"/>
            <w:rPrChange w:id="233" w:author="Борис Гогинян" w:date="2020-05-29T23:53:00Z">
              <w:rPr>
                <w:rFonts w:ascii="Times New Roman" w:eastAsia="Times New Roman" w:hAnsi="Times New Roman" w:cs="Times New Roman"/>
                <w:b/>
                <w:sz w:val="28"/>
                <w:szCs w:val="28"/>
              </w:rPr>
            </w:rPrChange>
          </w:rPr>
          <w:t xml:space="preserve">2.  </w:t>
        </w:r>
        <w:proofErr w:type="spellStart"/>
        <w:r w:rsidRPr="00B60F1A">
          <w:rPr>
            <w:rFonts w:ascii="Times New Roman" w:eastAsia="Times New Roman" w:hAnsi="Times New Roman" w:cs="Times New Roman"/>
            <w:sz w:val="28"/>
            <w:szCs w:val="28"/>
            <w:rPrChange w:id="234" w:author="Борис Гогинян" w:date="2020-05-29T23:53:00Z">
              <w:rPr>
                <w:rFonts w:ascii="Times New Roman" w:eastAsia="Times New Roman" w:hAnsi="Times New Roman" w:cs="Times New Roman"/>
                <w:b/>
                <w:sz w:val="28"/>
                <w:szCs w:val="28"/>
              </w:rPr>
            </w:rPrChange>
          </w:rPr>
          <w:t>cycles</w:t>
        </w:r>
        <w:proofErr w:type="spellEnd"/>
      </w:ins>
    </w:p>
    <w:p w14:paraId="634EF698" w14:textId="77777777" w:rsidR="00B60F1A" w:rsidRPr="00B60F1A" w:rsidRDefault="00B60F1A" w:rsidP="00B60F1A">
      <w:pPr>
        <w:pStyle w:val="11"/>
        <w:rPr>
          <w:ins w:id="235" w:author="Борис Гогинян" w:date="2020-05-29T23:53:00Z"/>
          <w:rFonts w:ascii="Times New Roman" w:eastAsia="Times New Roman" w:hAnsi="Times New Roman" w:cs="Times New Roman"/>
          <w:sz w:val="28"/>
          <w:szCs w:val="28"/>
          <w:rPrChange w:id="236" w:author="Борис Гогинян" w:date="2020-05-29T23:53:00Z">
            <w:rPr>
              <w:ins w:id="237" w:author="Борис Гогинян" w:date="2020-05-29T23:53:00Z"/>
              <w:rFonts w:ascii="Times New Roman" w:eastAsia="Times New Roman" w:hAnsi="Times New Roman" w:cs="Times New Roman"/>
              <w:b/>
              <w:sz w:val="28"/>
              <w:szCs w:val="28"/>
            </w:rPr>
          </w:rPrChange>
        </w:rPr>
      </w:pPr>
      <w:ins w:id="238" w:author="Борис Гогинян" w:date="2020-05-29T23:53:00Z">
        <w:r w:rsidRPr="00B60F1A">
          <w:rPr>
            <w:rFonts w:ascii="Times New Roman" w:eastAsia="Times New Roman" w:hAnsi="Times New Roman" w:cs="Times New Roman"/>
            <w:sz w:val="28"/>
            <w:szCs w:val="28"/>
            <w:rPrChange w:id="239" w:author="Борис Гогинян" w:date="2020-05-29T23:53:00Z">
              <w:rPr>
                <w:rFonts w:ascii="Times New Roman" w:eastAsia="Times New Roman" w:hAnsi="Times New Roman" w:cs="Times New Roman"/>
                <w:b/>
                <w:sz w:val="28"/>
                <w:szCs w:val="28"/>
              </w:rPr>
            </w:rPrChange>
          </w:rPr>
          <w:lastRenderedPageBreak/>
          <w:tab/>
          <w:t xml:space="preserve">Используется трассировка пути. </w:t>
        </w:r>
      </w:ins>
    </w:p>
    <w:p w14:paraId="67571F46" w14:textId="77777777" w:rsidR="00B60F1A" w:rsidRPr="00B60F1A" w:rsidRDefault="00B60F1A" w:rsidP="00B60F1A">
      <w:pPr>
        <w:pStyle w:val="11"/>
        <w:rPr>
          <w:ins w:id="240" w:author="Борис Гогинян" w:date="2020-05-29T23:53:00Z"/>
          <w:rFonts w:ascii="Times New Roman" w:eastAsia="Times New Roman" w:hAnsi="Times New Roman" w:cs="Times New Roman"/>
          <w:sz w:val="28"/>
          <w:szCs w:val="28"/>
          <w:rPrChange w:id="241" w:author="Борис Гогинян" w:date="2020-05-29T23:53:00Z">
            <w:rPr>
              <w:ins w:id="242" w:author="Борис Гогинян" w:date="2020-05-29T23:53:00Z"/>
              <w:rFonts w:ascii="Times New Roman" w:eastAsia="Times New Roman" w:hAnsi="Times New Roman" w:cs="Times New Roman"/>
              <w:b/>
              <w:sz w:val="28"/>
              <w:szCs w:val="28"/>
            </w:rPr>
          </w:rPrChange>
        </w:rPr>
      </w:pPr>
      <w:ins w:id="243" w:author="Борис Гогинян" w:date="2020-05-29T23:53:00Z">
        <w:r w:rsidRPr="00B60F1A">
          <w:rPr>
            <w:rFonts w:ascii="Times New Roman" w:eastAsia="Times New Roman" w:hAnsi="Times New Roman" w:cs="Times New Roman"/>
            <w:sz w:val="28"/>
            <w:szCs w:val="28"/>
            <w:rPrChange w:id="244" w:author="Борис Гогинян" w:date="2020-05-29T23:53:00Z">
              <w:rPr>
                <w:rFonts w:ascii="Times New Roman" w:eastAsia="Times New Roman" w:hAnsi="Times New Roman" w:cs="Times New Roman"/>
                <w:b/>
                <w:sz w:val="28"/>
                <w:szCs w:val="28"/>
              </w:rPr>
            </w:rPrChange>
          </w:rPr>
          <w:t>Максимальное кол-во отражений/преломлений испускаемых лучей:</w:t>
        </w:r>
      </w:ins>
    </w:p>
    <w:p w14:paraId="1457BC84" w14:textId="77777777" w:rsidR="00B60F1A" w:rsidRPr="00B60F1A" w:rsidRDefault="00B60F1A" w:rsidP="00B60F1A">
      <w:pPr>
        <w:pStyle w:val="11"/>
        <w:rPr>
          <w:ins w:id="245" w:author="Борис Гогинян" w:date="2020-05-29T23:53:00Z"/>
          <w:rFonts w:ascii="Times New Roman" w:eastAsia="Times New Roman" w:hAnsi="Times New Roman" w:cs="Times New Roman"/>
          <w:sz w:val="28"/>
          <w:szCs w:val="28"/>
          <w:rPrChange w:id="246" w:author="Борис Гогинян" w:date="2020-05-29T23:53:00Z">
            <w:rPr>
              <w:ins w:id="247" w:author="Борис Гогинян" w:date="2020-05-29T23:53:00Z"/>
              <w:rFonts w:ascii="Times New Roman" w:eastAsia="Times New Roman" w:hAnsi="Times New Roman" w:cs="Times New Roman"/>
              <w:b/>
              <w:sz w:val="28"/>
              <w:szCs w:val="28"/>
            </w:rPr>
          </w:rPrChange>
        </w:rPr>
      </w:pPr>
      <w:ins w:id="248" w:author="Борис Гогинян" w:date="2020-05-29T23:53:00Z">
        <w:r w:rsidRPr="00B60F1A">
          <w:rPr>
            <w:rFonts w:ascii="Times New Roman" w:eastAsia="Times New Roman" w:hAnsi="Times New Roman" w:cs="Times New Roman"/>
            <w:sz w:val="28"/>
            <w:szCs w:val="28"/>
            <w:rPrChange w:id="249" w:author="Борис Гогинян" w:date="2020-05-29T23:53:00Z">
              <w:rPr>
                <w:rFonts w:ascii="Times New Roman" w:eastAsia="Times New Roman" w:hAnsi="Times New Roman" w:cs="Times New Roman"/>
                <w:b/>
                <w:sz w:val="28"/>
                <w:szCs w:val="28"/>
              </w:rPr>
            </w:rPrChange>
          </w:rPr>
          <w:t>Диффузной поверхности – 16;</w:t>
        </w:r>
      </w:ins>
    </w:p>
    <w:p w14:paraId="04E7BFA4" w14:textId="77777777" w:rsidR="00B60F1A" w:rsidRPr="00B60F1A" w:rsidRDefault="00B60F1A" w:rsidP="00B60F1A">
      <w:pPr>
        <w:pStyle w:val="11"/>
        <w:rPr>
          <w:ins w:id="250" w:author="Борис Гогинян" w:date="2020-05-29T23:53:00Z"/>
          <w:rFonts w:ascii="Times New Roman" w:eastAsia="Times New Roman" w:hAnsi="Times New Roman" w:cs="Times New Roman"/>
          <w:sz w:val="28"/>
          <w:szCs w:val="28"/>
          <w:rPrChange w:id="251" w:author="Борис Гогинян" w:date="2020-05-29T23:53:00Z">
            <w:rPr>
              <w:ins w:id="252" w:author="Борис Гогинян" w:date="2020-05-29T23:53:00Z"/>
              <w:rFonts w:ascii="Times New Roman" w:eastAsia="Times New Roman" w:hAnsi="Times New Roman" w:cs="Times New Roman"/>
              <w:b/>
              <w:sz w:val="28"/>
              <w:szCs w:val="28"/>
            </w:rPr>
          </w:rPrChange>
        </w:rPr>
      </w:pPr>
      <w:ins w:id="253" w:author="Борис Гогинян" w:date="2020-05-29T23:53:00Z">
        <w:r w:rsidRPr="00B60F1A">
          <w:rPr>
            <w:rFonts w:ascii="Times New Roman" w:eastAsia="Times New Roman" w:hAnsi="Times New Roman" w:cs="Times New Roman"/>
            <w:sz w:val="28"/>
            <w:szCs w:val="28"/>
            <w:rPrChange w:id="254" w:author="Борис Гогинян" w:date="2020-05-29T23:53:00Z">
              <w:rPr>
                <w:rFonts w:ascii="Times New Roman" w:eastAsia="Times New Roman" w:hAnsi="Times New Roman" w:cs="Times New Roman"/>
                <w:b/>
                <w:sz w:val="28"/>
                <w:szCs w:val="28"/>
              </w:rPr>
            </w:rPrChange>
          </w:rPr>
          <w:tab/>
          <w:t>Глянцевой поверхности – 6;</w:t>
        </w:r>
      </w:ins>
    </w:p>
    <w:p w14:paraId="49AFA615" w14:textId="77777777" w:rsidR="00B60F1A" w:rsidRPr="00B60F1A" w:rsidRDefault="00B60F1A" w:rsidP="00B60F1A">
      <w:pPr>
        <w:pStyle w:val="11"/>
        <w:rPr>
          <w:ins w:id="255" w:author="Борис Гогинян" w:date="2020-05-29T23:53:00Z"/>
          <w:rFonts w:ascii="Times New Roman" w:eastAsia="Times New Roman" w:hAnsi="Times New Roman" w:cs="Times New Roman"/>
          <w:sz w:val="28"/>
          <w:szCs w:val="28"/>
          <w:rPrChange w:id="256" w:author="Борис Гогинян" w:date="2020-05-29T23:53:00Z">
            <w:rPr>
              <w:ins w:id="257" w:author="Борис Гогинян" w:date="2020-05-29T23:53:00Z"/>
              <w:rFonts w:ascii="Times New Roman" w:eastAsia="Times New Roman" w:hAnsi="Times New Roman" w:cs="Times New Roman"/>
              <w:b/>
              <w:sz w:val="28"/>
              <w:szCs w:val="28"/>
            </w:rPr>
          </w:rPrChange>
        </w:rPr>
      </w:pPr>
      <w:ins w:id="258" w:author="Борис Гогинян" w:date="2020-05-29T23:53:00Z">
        <w:r w:rsidRPr="00B60F1A">
          <w:rPr>
            <w:rFonts w:ascii="Times New Roman" w:eastAsia="Times New Roman" w:hAnsi="Times New Roman" w:cs="Times New Roman"/>
            <w:sz w:val="28"/>
            <w:szCs w:val="28"/>
            <w:rPrChange w:id="259" w:author="Борис Гогинян" w:date="2020-05-29T23:53:00Z">
              <w:rPr>
                <w:rFonts w:ascii="Times New Roman" w:eastAsia="Times New Roman" w:hAnsi="Times New Roman" w:cs="Times New Roman"/>
                <w:b/>
                <w:sz w:val="28"/>
                <w:szCs w:val="28"/>
              </w:rPr>
            </w:rPrChange>
          </w:rPr>
          <w:tab/>
          <w:t>Пропускающей поверхности – 8;</w:t>
        </w:r>
      </w:ins>
    </w:p>
    <w:p w14:paraId="7283539C" w14:textId="1FDA9848" w:rsidR="00B60F1A" w:rsidRPr="00B60F1A" w:rsidRDefault="00B60F1A" w:rsidP="00B60F1A">
      <w:pPr>
        <w:pStyle w:val="11"/>
        <w:rPr>
          <w:ins w:id="260" w:author="Борис Гогинян" w:date="2020-05-29T23:53:00Z"/>
          <w:rFonts w:ascii="Times New Roman" w:eastAsia="Times New Roman" w:hAnsi="Times New Roman" w:cs="Times New Roman"/>
          <w:sz w:val="28"/>
          <w:szCs w:val="28"/>
          <w:rPrChange w:id="261" w:author="Борис Гогинян" w:date="2020-05-29T23:53:00Z">
            <w:rPr>
              <w:ins w:id="262" w:author="Борис Гогинян" w:date="2020-05-29T23:53:00Z"/>
              <w:rFonts w:ascii="Times New Roman" w:eastAsia="Times New Roman" w:hAnsi="Times New Roman" w:cs="Times New Roman"/>
              <w:b/>
              <w:sz w:val="28"/>
              <w:szCs w:val="28"/>
            </w:rPr>
          </w:rPrChange>
        </w:rPr>
      </w:pPr>
      <w:ins w:id="263" w:author="Борис Гогинян" w:date="2020-05-29T23:53:00Z">
        <w:r w:rsidRPr="00B60F1A">
          <w:rPr>
            <w:rFonts w:ascii="Times New Roman" w:eastAsia="Times New Roman" w:hAnsi="Times New Roman" w:cs="Times New Roman"/>
            <w:sz w:val="28"/>
            <w:szCs w:val="28"/>
            <w:rPrChange w:id="264" w:author="Борис Гогинян" w:date="2020-05-29T23:53:00Z">
              <w:rPr>
                <w:rFonts w:ascii="Times New Roman" w:eastAsia="Times New Roman" w:hAnsi="Times New Roman" w:cs="Times New Roman"/>
                <w:b/>
                <w:sz w:val="28"/>
                <w:szCs w:val="28"/>
              </w:rPr>
            </w:rPrChange>
          </w:rPr>
          <w:tab/>
          <w:t>Кол-во итераций (семплов): 36, 68, 72, 139.</w:t>
        </w:r>
      </w:ins>
    </w:p>
    <w:p w14:paraId="332B7BA9" w14:textId="77777777" w:rsidR="00B60F1A" w:rsidRPr="00B60F1A" w:rsidRDefault="00B60F1A" w:rsidP="00B60F1A">
      <w:pPr>
        <w:pStyle w:val="11"/>
        <w:rPr>
          <w:ins w:id="265" w:author="Борис Гогинян" w:date="2020-05-29T23:53:00Z"/>
          <w:rFonts w:ascii="Times New Roman" w:eastAsia="Times New Roman" w:hAnsi="Times New Roman" w:cs="Times New Roman"/>
          <w:sz w:val="28"/>
          <w:szCs w:val="28"/>
          <w:rPrChange w:id="266" w:author="Борис Гогинян" w:date="2020-05-29T23:53:00Z">
            <w:rPr>
              <w:ins w:id="267" w:author="Борис Гогинян" w:date="2020-05-29T23:53:00Z"/>
              <w:rFonts w:ascii="Times New Roman" w:eastAsia="Times New Roman" w:hAnsi="Times New Roman" w:cs="Times New Roman"/>
              <w:b/>
              <w:sz w:val="28"/>
              <w:szCs w:val="28"/>
            </w:rPr>
          </w:rPrChange>
        </w:rPr>
      </w:pPr>
      <w:ins w:id="268" w:author="Борис Гогинян" w:date="2020-05-29T23:53:00Z">
        <w:r w:rsidRPr="00B60F1A">
          <w:rPr>
            <w:rFonts w:ascii="Times New Roman" w:eastAsia="Times New Roman" w:hAnsi="Times New Roman" w:cs="Times New Roman"/>
            <w:sz w:val="28"/>
            <w:szCs w:val="28"/>
            <w:rPrChange w:id="269" w:author="Борис Гогинян" w:date="2020-05-29T23:53:00Z">
              <w:rPr>
                <w:rFonts w:ascii="Times New Roman" w:eastAsia="Times New Roman" w:hAnsi="Times New Roman" w:cs="Times New Roman"/>
                <w:b/>
                <w:sz w:val="28"/>
                <w:szCs w:val="28"/>
              </w:rPr>
            </w:rPrChange>
          </w:rPr>
          <w:t xml:space="preserve">3. </w:t>
        </w:r>
        <w:proofErr w:type="spellStart"/>
        <w:r w:rsidRPr="00B60F1A">
          <w:rPr>
            <w:rFonts w:ascii="Times New Roman" w:eastAsia="Times New Roman" w:hAnsi="Times New Roman" w:cs="Times New Roman"/>
            <w:sz w:val="28"/>
            <w:szCs w:val="28"/>
            <w:rPrChange w:id="270" w:author="Борис Гогинян" w:date="2020-05-29T23:53:00Z">
              <w:rPr>
                <w:rFonts w:ascii="Times New Roman" w:eastAsia="Times New Roman" w:hAnsi="Times New Roman" w:cs="Times New Roman"/>
                <w:b/>
                <w:sz w:val="28"/>
                <w:szCs w:val="28"/>
              </w:rPr>
            </w:rPrChange>
          </w:rPr>
          <w:t>luxcore</w:t>
        </w:r>
        <w:proofErr w:type="spellEnd"/>
      </w:ins>
    </w:p>
    <w:p w14:paraId="2633E321" w14:textId="77777777" w:rsidR="00B60F1A" w:rsidRPr="00B60F1A" w:rsidRDefault="00B60F1A" w:rsidP="00B60F1A">
      <w:pPr>
        <w:pStyle w:val="11"/>
        <w:rPr>
          <w:ins w:id="271" w:author="Борис Гогинян" w:date="2020-05-29T23:53:00Z"/>
          <w:rFonts w:ascii="Times New Roman" w:eastAsia="Times New Roman" w:hAnsi="Times New Roman" w:cs="Times New Roman"/>
          <w:sz w:val="28"/>
          <w:szCs w:val="28"/>
          <w:rPrChange w:id="272" w:author="Борис Гогинян" w:date="2020-05-29T23:53:00Z">
            <w:rPr>
              <w:ins w:id="273" w:author="Борис Гогинян" w:date="2020-05-29T23:53:00Z"/>
              <w:rFonts w:ascii="Times New Roman" w:eastAsia="Times New Roman" w:hAnsi="Times New Roman" w:cs="Times New Roman"/>
              <w:b/>
              <w:sz w:val="28"/>
              <w:szCs w:val="28"/>
            </w:rPr>
          </w:rPrChange>
        </w:rPr>
      </w:pPr>
      <w:ins w:id="274" w:author="Борис Гогинян" w:date="2020-05-29T23:53:00Z">
        <w:r w:rsidRPr="00B60F1A">
          <w:rPr>
            <w:rFonts w:ascii="Times New Roman" w:eastAsia="Times New Roman" w:hAnsi="Times New Roman" w:cs="Times New Roman"/>
            <w:sz w:val="28"/>
            <w:szCs w:val="28"/>
            <w:rPrChange w:id="275" w:author="Борис Гогинян" w:date="2020-05-29T23:53:00Z">
              <w:rPr>
                <w:rFonts w:ascii="Times New Roman" w:eastAsia="Times New Roman" w:hAnsi="Times New Roman" w:cs="Times New Roman"/>
                <w:b/>
                <w:sz w:val="28"/>
                <w:szCs w:val="28"/>
              </w:rPr>
            </w:rPrChange>
          </w:rPr>
          <w:tab/>
          <w:t xml:space="preserve">Используется трассировка пути. </w:t>
        </w:r>
      </w:ins>
    </w:p>
    <w:p w14:paraId="2F9D2F92" w14:textId="77777777" w:rsidR="00B60F1A" w:rsidRPr="00B60F1A" w:rsidRDefault="00B60F1A" w:rsidP="00B60F1A">
      <w:pPr>
        <w:pStyle w:val="11"/>
        <w:rPr>
          <w:ins w:id="276" w:author="Борис Гогинян" w:date="2020-05-29T23:53:00Z"/>
          <w:rFonts w:ascii="Times New Roman" w:eastAsia="Times New Roman" w:hAnsi="Times New Roman" w:cs="Times New Roman"/>
          <w:sz w:val="28"/>
          <w:szCs w:val="28"/>
          <w:rPrChange w:id="277" w:author="Борис Гогинян" w:date="2020-05-29T23:53:00Z">
            <w:rPr>
              <w:ins w:id="278" w:author="Борис Гогинян" w:date="2020-05-29T23:53:00Z"/>
              <w:rFonts w:ascii="Times New Roman" w:eastAsia="Times New Roman" w:hAnsi="Times New Roman" w:cs="Times New Roman"/>
              <w:b/>
              <w:sz w:val="28"/>
              <w:szCs w:val="28"/>
            </w:rPr>
          </w:rPrChange>
        </w:rPr>
      </w:pPr>
      <w:ins w:id="279" w:author="Борис Гогинян" w:date="2020-05-29T23:53:00Z">
        <w:r w:rsidRPr="00B60F1A">
          <w:rPr>
            <w:rFonts w:ascii="Times New Roman" w:eastAsia="Times New Roman" w:hAnsi="Times New Roman" w:cs="Times New Roman"/>
            <w:sz w:val="28"/>
            <w:szCs w:val="28"/>
            <w:rPrChange w:id="280" w:author="Борис Гогинян" w:date="2020-05-29T23:53:00Z">
              <w:rPr>
                <w:rFonts w:ascii="Times New Roman" w:eastAsia="Times New Roman" w:hAnsi="Times New Roman" w:cs="Times New Roman"/>
                <w:b/>
                <w:sz w:val="28"/>
                <w:szCs w:val="28"/>
              </w:rPr>
            </w:rPrChange>
          </w:rPr>
          <w:tab/>
          <w:t>Диффузной поверхности – 4;</w:t>
        </w:r>
      </w:ins>
    </w:p>
    <w:p w14:paraId="3C36D1ED" w14:textId="77777777" w:rsidR="00B60F1A" w:rsidRPr="00B60F1A" w:rsidRDefault="00B60F1A" w:rsidP="00B60F1A">
      <w:pPr>
        <w:pStyle w:val="11"/>
        <w:rPr>
          <w:ins w:id="281" w:author="Борис Гогинян" w:date="2020-05-29T23:53:00Z"/>
          <w:rFonts w:ascii="Times New Roman" w:eastAsia="Times New Roman" w:hAnsi="Times New Roman" w:cs="Times New Roman"/>
          <w:sz w:val="28"/>
          <w:szCs w:val="28"/>
          <w:rPrChange w:id="282" w:author="Борис Гогинян" w:date="2020-05-29T23:53:00Z">
            <w:rPr>
              <w:ins w:id="283" w:author="Борис Гогинян" w:date="2020-05-29T23:53:00Z"/>
              <w:rFonts w:ascii="Times New Roman" w:eastAsia="Times New Roman" w:hAnsi="Times New Roman" w:cs="Times New Roman"/>
              <w:b/>
              <w:sz w:val="28"/>
              <w:szCs w:val="28"/>
            </w:rPr>
          </w:rPrChange>
        </w:rPr>
      </w:pPr>
      <w:ins w:id="284" w:author="Борис Гогинян" w:date="2020-05-29T23:53:00Z">
        <w:r w:rsidRPr="00B60F1A">
          <w:rPr>
            <w:rFonts w:ascii="Times New Roman" w:eastAsia="Times New Roman" w:hAnsi="Times New Roman" w:cs="Times New Roman"/>
            <w:sz w:val="28"/>
            <w:szCs w:val="28"/>
            <w:rPrChange w:id="285" w:author="Борис Гогинян" w:date="2020-05-29T23:53:00Z">
              <w:rPr>
                <w:rFonts w:ascii="Times New Roman" w:eastAsia="Times New Roman" w:hAnsi="Times New Roman" w:cs="Times New Roman"/>
                <w:b/>
                <w:sz w:val="28"/>
                <w:szCs w:val="28"/>
              </w:rPr>
            </w:rPrChange>
          </w:rPr>
          <w:tab/>
          <w:t>Глянцевой(отражающей) поверхности – 12;</w:t>
        </w:r>
      </w:ins>
    </w:p>
    <w:p w14:paraId="1E203B6E" w14:textId="77777777" w:rsidR="00B60F1A" w:rsidRPr="00B60F1A" w:rsidRDefault="00B60F1A" w:rsidP="00B60F1A">
      <w:pPr>
        <w:pStyle w:val="11"/>
        <w:rPr>
          <w:ins w:id="286" w:author="Борис Гогинян" w:date="2020-05-29T23:53:00Z"/>
          <w:rFonts w:ascii="Times New Roman" w:eastAsia="Times New Roman" w:hAnsi="Times New Roman" w:cs="Times New Roman"/>
          <w:sz w:val="28"/>
          <w:szCs w:val="28"/>
          <w:rPrChange w:id="287" w:author="Борис Гогинян" w:date="2020-05-29T23:53:00Z">
            <w:rPr>
              <w:ins w:id="288" w:author="Борис Гогинян" w:date="2020-05-29T23:53:00Z"/>
              <w:rFonts w:ascii="Times New Roman" w:eastAsia="Times New Roman" w:hAnsi="Times New Roman" w:cs="Times New Roman"/>
              <w:b/>
              <w:sz w:val="28"/>
              <w:szCs w:val="28"/>
            </w:rPr>
          </w:rPrChange>
        </w:rPr>
      </w:pPr>
      <w:ins w:id="289" w:author="Борис Гогинян" w:date="2020-05-29T23:53:00Z">
        <w:r w:rsidRPr="00B60F1A">
          <w:rPr>
            <w:rFonts w:ascii="Times New Roman" w:eastAsia="Times New Roman" w:hAnsi="Times New Roman" w:cs="Times New Roman"/>
            <w:sz w:val="28"/>
            <w:szCs w:val="28"/>
            <w:rPrChange w:id="290" w:author="Борис Гогинян" w:date="2020-05-29T23:53:00Z">
              <w:rPr>
                <w:rFonts w:ascii="Times New Roman" w:eastAsia="Times New Roman" w:hAnsi="Times New Roman" w:cs="Times New Roman"/>
                <w:b/>
                <w:sz w:val="28"/>
                <w:szCs w:val="28"/>
              </w:rPr>
            </w:rPrChange>
          </w:rPr>
          <w:tab/>
          <w:t>Пропускающей поверхности – 12;</w:t>
        </w:r>
      </w:ins>
    </w:p>
    <w:p w14:paraId="58B077DD" w14:textId="3AB9F43D" w:rsidR="00A6235B" w:rsidRPr="00B5325E" w:rsidRDefault="00B60F1A" w:rsidP="00B60F1A">
      <w:pPr>
        <w:pStyle w:val="11"/>
        <w:rPr>
          <w:rFonts w:ascii="Times New Roman" w:eastAsia="Times New Roman" w:hAnsi="Times New Roman" w:cs="Times New Roman"/>
          <w:b/>
          <w:sz w:val="28"/>
          <w:szCs w:val="28"/>
        </w:rPr>
        <w:pPrChange w:id="291" w:author="Борис Гогинян" w:date="2020-05-29T23:53:00Z">
          <w:pPr>
            <w:pStyle w:val="11"/>
          </w:pPr>
        </w:pPrChange>
      </w:pPr>
      <w:ins w:id="292" w:author="Борис Гогинян" w:date="2020-05-29T23:53:00Z">
        <w:r w:rsidRPr="00B60F1A">
          <w:rPr>
            <w:rFonts w:ascii="Times New Roman" w:eastAsia="Times New Roman" w:hAnsi="Times New Roman" w:cs="Times New Roman"/>
            <w:sz w:val="28"/>
            <w:szCs w:val="28"/>
            <w:rPrChange w:id="293" w:author="Борис Гогинян" w:date="2020-05-29T23:53:00Z">
              <w:rPr>
                <w:rFonts w:ascii="Times New Roman" w:eastAsia="Times New Roman" w:hAnsi="Times New Roman" w:cs="Times New Roman"/>
                <w:b/>
                <w:sz w:val="28"/>
                <w:szCs w:val="28"/>
              </w:rPr>
            </w:rPrChange>
          </w:rPr>
          <w:t>Кол-во итераций на (семплов): 88, 173, 335, 676.</w:t>
        </w:r>
      </w:ins>
    </w:p>
    <w:p w14:paraId="04F34243" w14:textId="77777777" w:rsidR="00A6235B" w:rsidRPr="00B5325E" w:rsidRDefault="00A6235B" w:rsidP="00A6235B">
      <w:pPr>
        <w:spacing w:after="0" w:line="360" w:lineRule="auto"/>
        <w:ind w:firstLine="567"/>
        <w:contextualSpacing/>
        <w:jc w:val="both"/>
        <w:rPr>
          <w:rFonts w:ascii="Times New Roman" w:eastAsia="Times New Roman" w:hAnsi="Times New Roman" w:cs="Times New Roman"/>
          <w:b/>
          <w:sz w:val="28"/>
          <w:szCs w:val="28"/>
          <w:lang w:eastAsia="ru-RU"/>
        </w:rPr>
      </w:pPr>
    </w:p>
    <w:p w14:paraId="0341CA2D" w14:textId="799C71CB" w:rsidR="00A6235B" w:rsidRDefault="00640028" w:rsidP="00A6235B">
      <w:pPr>
        <w:spacing w:after="0"/>
        <w:ind w:firstLine="567"/>
        <w:jc w:val="both"/>
        <w:rPr>
          <w:rFonts w:ascii="Times New Roman" w:hAnsi="Times New Roman" w:cs="Times New Roman"/>
          <w:b/>
          <w:iCs/>
          <w:sz w:val="28"/>
          <w:szCs w:val="28"/>
        </w:rPr>
      </w:pPr>
      <w:r w:rsidRPr="00B5325E">
        <w:rPr>
          <w:rFonts w:ascii="Times New Roman" w:hAnsi="Times New Roman" w:cs="Times New Roman"/>
          <w:b/>
          <w:iCs/>
          <w:sz w:val="28"/>
          <w:szCs w:val="28"/>
        </w:rPr>
        <w:t>3</w:t>
      </w:r>
      <w:r w:rsidR="00A6235B" w:rsidRPr="00B5325E">
        <w:rPr>
          <w:rFonts w:ascii="Times New Roman" w:hAnsi="Times New Roman" w:cs="Times New Roman"/>
          <w:b/>
          <w:iCs/>
          <w:sz w:val="28"/>
          <w:szCs w:val="28"/>
        </w:rPr>
        <w:t xml:space="preserve"> Сравнение рендеров, выводы</w:t>
      </w:r>
    </w:p>
    <w:p w14:paraId="01C67548" w14:textId="2A235B2F" w:rsidR="003F68EE" w:rsidRDefault="003F68EE" w:rsidP="00A6235B">
      <w:pPr>
        <w:spacing w:after="0"/>
        <w:ind w:firstLine="567"/>
        <w:jc w:val="both"/>
        <w:rPr>
          <w:rFonts w:ascii="Times New Roman" w:hAnsi="Times New Roman" w:cs="Times New Roman"/>
          <w:b/>
          <w:iCs/>
          <w:sz w:val="28"/>
          <w:szCs w:val="28"/>
        </w:rPr>
      </w:pPr>
    </w:p>
    <w:p w14:paraId="5ED3DB80" w14:textId="7D3129ED" w:rsidR="005628DF" w:rsidRDefault="003F68EE" w:rsidP="005628DF">
      <w:pPr>
        <w:spacing w:after="0"/>
        <w:ind w:firstLine="567"/>
        <w:jc w:val="both"/>
        <w:rPr>
          <w:ins w:id="294" w:author="Борис Гогинян" w:date="2020-05-29T22:11:00Z"/>
          <w:rFonts w:ascii="Times New Roman" w:hAnsi="Times New Roman" w:cs="Times New Roman"/>
          <w:iCs/>
          <w:sz w:val="28"/>
          <w:szCs w:val="28"/>
        </w:rPr>
        <w:pPrChange w:id="295" w:author="Борис Гогинян" w:date="2020-05-29T22:11:00Z">
          <w:pPr>
            <w:spacing w:after="0"/>
            <w:ind w:firstLine="567"/>
            <w:jc w:val="center"/>
          </w:pPr>
        </w:pPrChange>
      </w:pPr>
      <w:r>
        <w:rPr>
          <w:rFonts w:ascii="Times New Roman" w:hAnsi="Times New Roman" w:cs="Times New Roman"/>
          <w:iCs/>
          <w:sz w:val="28"/>
          <w:szCs w:val="28"/>
        </w:rPr>
        <w:t xml:space="preserve">Для определения качества распараллеливания проводятся испытания сначала на 6 потоках, потом на 12. </w:t>
      </w:r>
      <w:del w:id="296" w:author="Борис Гогинян" w:date="2020-05-29T23:55:00Z">
        <w:r w:rsidDel="00324B91">
          <w:rPr>
            <w:rFonts w:ascii="Times New Roman" w:hAnsi="Times New Roman" w:cs="Times New Roman"/>
            <w:iCs/>
            <w:sz w:val="28"/>
            <w:szCs w:val="28"/>
          </w:rPr>
          <w:delText>Тогда получим процентное</w:delText>
        </w:r>
      </w:del>
      <w:ins w:id="297" w:author="Борис Гогинян" w:date="2020-05-29T23:55:00Z">
        <w:r w:rsidR="00324B91">
          <w:rPr>
            <w:rFonts w:ascii="Times New Roman" w:hAnsi="Times New Roman" w:cs="Times New Roman"/>
            <w:iCs/>
            <w:sz w:val="28"/>
            <w:szCs w:val="28"/>
          </w:rPr>
          <w:t>Процентное</w:t>
        </w:r>
      </w:ins>
      <w:r>
        <w:rPr>
          <w:rFonts w:ascii="Times New Roman" w:hAnsi="Times New Roman" w:cs="Times New Roman"/>
          <w:iCs/>
          <w:sz w:val="28"/>
          <w:szCs w:val="28"/>
        </w:rPr>
        <w:t xml:space="preserve"> соотношение</w:t>
      </w:r>
      <w:ins w:id="298" w:author="Борис Гогинян" w:date="2020-05-29T22:11:00Z">
        <w:r w:rsidR="005628DF">
          <w:rPr>
            <w:rFonts w:ascii="Times New Roman" w:hAnsi="Times New Roman" w:cs="Times New Roman"/>
            <w:iCs/>
            <w:sz w:val="28"/>
            <w:szCs w:val="28"/>
            <w:lang w:val="en-US"/>
          </w:rPr>
          <w:t xml:space="preserve"> </w:t>
        </w:r>
      </w:ins>
      <w:ins w:id="299" w:author="Борис Гогинян" w:date="2020-05-29T23:55:00Z">
        <w:r w:rsidR="00324B91">
          <w:rPr>
            <w:rFonts w:ascii="Times New Roman" w:hAnsi="Times New Roman" w:cs="Times New Roman"/>
            <w:iCs/>
            <w:sz w:val="28"/>
            <w:szCs w:val="28"/>
          </w:rPr>
          <w:t xml:space="preserve">вычислялось </w:t>
        </w:r>
      </w:ins>
      <w:ins w:id="300" w:author="Борис Гогинян" w:date="2020-05-29T22:11:00Z">
        <w:r w:rsidR="005628DF">
          <w:rPr>
            <w:rFonts w:ascii="Times New Roman" w:hAnsi="Times New Roman" w:cs="Times New Roman"/>
            <w:iCs/>
            <w:sz w:val="28"/>
            <w:szCs w:val="28"/>
          </w:rPr>
          <w:t>по формуле</w:t>
        </w:r>
      </w:ins>
      <w:del w:id="301" w:author="Борис Гогинян" w:date="2020-05-29T22:11:00Z">
        <w:r w:rsidDel="005628DF">
          <w:rPr>
            <w:rFonts w:ascii="Times New Roman" w:hAnsi="Times New Roman" w:cs="Times New Roman"/>
            <w:iCs/>
            <w:sz w:val="28"/>
            <w:szCs w:val="28"/>
          </w:rPr>
          <w:delText xml:space="preserve"> между временем выполнения </w:delText>
        </w:r>
        <w:commentRangeStart w:id="302"/>
        <w:r w:rsidDel="005628DF">
          <w:rPr>
            <w:rFonts w:ascii="Times New Roman" w:hAnsi="Times New Roman" w:cs="Times New Roman"/>
            <w:iCs/>
            <w:sz w:val="28"/>
            <w:szCs w:val="28"/>
          </w:rPr>
          <w:delText>умноженное на 100</w:delText>
        </w:r>
      </w:del>
      <w:r>
        <w:rPr>
          <w:rFonts w:ascii="Times New Roman" w:hAnsi="Times New Roman" w:cs="Times New Roman"/>
          <w:iCs/>
          <w:sz w:val="28"/>
          <w:szCs w:val="28"/>
        </w:rPr>
        <w:t>:</w:t>
      </w:r>
      <w:commentRangeEnd w:id="302"/>
      <w:r w:rsidR="00661A25">
        <w:rPr>
          <w:rStyle w:val="af1"/>
        </w:rPr>
        <w:commentReference w:id="302"/>
      </w:r>
      <w:ins w:id="303" w:author="Борис Гогинян" w:date="2020-05-29T22:11:00Z">
        <w:r w:rsidR="005628DF">
          <w:rPr>
            <w:rFonts w:ascii="Times New Roman" w:hAnsi="Times New Roman" w:cs="Times New Roman"/>
            <w:iCs/>
            <w:sz w:val="28"/>
            <w:szCs w:val="28"/>
          </w:rPr>
          <w:t xml:space="preserve"> </w:t>
        </w:r>
      </w:ins>
    </w:p>
    <w:p w14:paraId="10F9C02E" w14:textId="07AAA622" w:rsidR="005628DF" w:rsidRPr="00740F34" w:rsidRDefault="005628DF" w:rsidP="005628DF">
      <w:pPr>
        <w:spacing w:after="0"/>
        <w:ind w:firstLine="567"/>
        <w:jc w:val="both"/>
        <w:rPr>
          <w:ins w:id="304" w:author="Борис Гогинян" w:date="2020-05-29T22:45:00Z"/>
          <w:rFonts w:ascii="Times New Roman" w:hAnsi="Times New Roman" w:cs="Times New Roman"/>
          <w:iCs/>
          <w:sz w:val="28"/>
          <w:szCs w:val="28"/>
          <w:lang w:val="en-US"/>
          <w:rPrChange w:id="305" w:author="Борис Гогинян" w:date="2020-05-29T22:45:00Z">
            <w:rPr>
              <w:ins w:id="306" w:author="Борис Гогинян" w:date="2020-05-29T22:45:00Z"/>
              <w:rFonts w:ascii="Times New Roman" w:hAnsi="Times New Roman" w:cs="Times New Roman"/>
              <w:iCs/>
              <w:sz w:val="28"/>
              <w:szCs w:val="28"/>
              <w:lang w:val="en-US"/>
            </w:rPr>
          </w:rPrChange>
        </w:rPr>
        <w:pPrChange w:id="307" w:author="Борис Гогинян" w:date="2020-05-29T22:11:00Z">
          <w:pPr>
            <w:spacing w:after="0"/>
            <w:ind w:firstLine="567"/>
            <w:jc w:val="center"/>
          </w:pPr>
        </w:pPrChange>
      </w:pPr>
      <m:oMathPara>
        <m:oMath>
          <m:sSub>
            <m:sSubPr>
              <m:ctrlPr>
                <w:ins w:id="308" w:author="Борис Гогинян" w:date="2020-05-29T22:11:00Z">
                  <w:rPr>
                    <w:rFonts w:ascii="Cambria Math" w:hAnsi="Cambria Math" w:cs="Times New Roman"/>
                    <w:i/>
                    <w:iCs/>
                    <w:sz w:val="28"/>
                    <w:szCs w:val="28"/>
                  </w:rPr>
                </w:ins>
              </m:ctrlPr>
            </m:sSubPr>
            <m:e>
              <m:r>
                <w:ins w:id="309" w:author="Борис Гогинян" w:date="2020-05-29T22:11:00Z">
                  <w:rPr>
                    <w:rFonts w:ascii="Cambria Math" w:hAnsi="Cambria Math" w:cs="Times New Roman"/>
                    <w:sz w:val="28"/>
                    <w:szCs w:val="28"/>
                    <w:lang w:val="en-US"/>
                  </w:rPr>
                  <m:t>t</m:t>
                </w:ins>
              </m:r>
            </m:e>
            <m:sub>
              <m:r>
                <w:ins w:id="310" w:author="Борис Гогинян" w:date="2020-05-29T22:11:00Z">
                  <w:rPr>
                    <w:rFonts w:ascii="Cambria Math" w:hAnsi="Cambria Math" w:cs="Times New Roman"/>
                    <w:sz w:val="28"/>
                    <w:szCs w:val="28"/>
                    <w:lang w:val="en-US"/>
                  </w:rPr>
                  <m:t>%</m:t>
                </w:ins>
              </m:r>
            </m:sub>
          </m:sSub>
          <m:r>
            <w:ins w:id="311" w:author="Борис Гогинян" w:date="2020-05-29T22:11:00Z">
              <w:rPr>
                <w:rFonts w:ascii="Cambria Math" w:hAnsi="Cambria Math" w:cs="Times New Roman"/>
                <w:sz w:val="28"/>
                <w:szCs w:val="28"/>
                <w:lang w:val="en-US"/>
              </w:rPr>
              <m:t>=</m:t>
            </w:ins>
          </m:r>
          <m:f>
            <m:fPr>
              <m:ctrlPr>
                <w:ins w:id="312" w:author="Борис Гогинян" w:date="2020-05-29T22:11:00Z">
                  <w:rPr>
                    <w:rFonts w:ascii="Cambria Math" w:hAnsi="Cambria Math" w:cs="Times New Roman"/>
                    <w:i/>
                    <w:iCs/>
                    <w:sz w:val="28"/>
                    <w:szCs w:val="28"/>
                  </w:rPr>
                </w:ins>
              </m:ctrlPr>
            </m:fPr>
            <m:num>
              <m:sSub>
                <m:sSubPr>
                  <m:ctrlPr>
                    <w:ins w:id="313" w:author="Борис Гогинян" w:date="2020-05-29T22:11:00Z">
                      <w:rPr>
                        <w:rFonts w:ascii="Cambria Math" w:hAnsi="Cambria Math" w:cs="Times New Roman"/>
                        <w:i/>
                        <w:iCs/>
                        <w:sz w:val="28"/>
                        <w:szCs w:val="28"/>
                      </w:rPr>
                    </w:ins>
                  </m:ctrlPr>
                </m:sSubPr>
                <m:e>
                  <m:r>
                    <w:ins w:id="314" w:author="Борис Гогинян" w:date="2020-05-29T22:11:00Z">
                      <w:rPr>
                        <w:rFonts w:ascii="Cambria Math" w:hAnsi="Cambria Math" w:cs="Times New Roman"/>
                        <w:sz w:val="28"/>
                        <w:szCs w:val="28"/>
                        <w:lang w:val="en-US"/>
                      </w:rPr>
                      <m:t>time</m:t>
                    </w:ins>
                  </m:r>
                </m:e>
                <m:sub>
                  <m:r>
                    <w:ins w:id="315" w:author="Борис Гогинян" w:date="2020-05-29T22:11:00Z">
                      <w:rPr>
                        <w:rFonts w:ascii="Cambria Math" w:hAnsi="Cambria Math" w:cs="Times New Roman"/>
                        <w:sz w:val="28"/>
                        <w:szCs w:val="28"/>
                        <w:lang w:val="en-US"/>
                      </w:rPr>
                      <m:t>12</m:t>
                    </w:ins>
                  </m:r>
                </m:sub>
              </m:sSub>
            </m:num>
            <m:den>
              <m:sSub>
                <m:sSubPr>
                  <m:ctrlPr>
                    <w:ins w:id="316" w:author="Борис Гогинян" w:date="2020-05-29T22:11:00Z">
                      <w:rPr>
                        <w:rFonts w:ascii="Cambria Math" w:hAnsi="Cambria Math" w:cs="Times New Roman"/>
                        <w:i/>
                        <w:iCs/>
                        <w:sz w:val="28"/>
                        <w:szCs w:val="28"/>
                      </w:rPr>
                    </w:ins>
                  </m:ctrlPr>
                </m:sSubPr>
                <m:e>
                  <m:r>
                    <w:ins w:id="317" w:author="Борис Гогинян" w:date="2020-05-29T22:11:00Z">
                      <w:rPr>
                        <w:rFonts w:ascii="Cambria Math" w:hAnsi="Cambria Math" w:cs="Times New Roman"/>
                        <w:sz w:val="28"/>
                        <w:szCs w:val="28"/>
                        <w:lang w:val="en-US"/>
                      </w:rPr>
                      <m:t>time</m:t>
                    </w:ins>
                  </m:r>
                </m:e>
                <m:sub>
                  <m:r>
                    <w:ins w:id="318" w:author="Борис Гогинян" w:date="2020-05-29T22:11:00Z">
                      <w:rPr>
                        <w:rFonts w:ascii="Cambria Math" w:hAnsi="Cambria Math" w:cs="Times New Roman"/>
                        <w:sz w:val="28"/>
                        <w:szCs w:val="28"/>
                        <w:lang w:val="en-US"/>
                      </w:rPr>
                      <m:t>6</m:t>
                    </w:ins>
                  </m:r>
                </m:sub>
              </m:sSub>
            </m:den>
          </m:f>
          <m:r>
            <w:ins w:id="319" w:author="Борис Гогинян" w:date="2020-05-29T22:11:00Z">
              <w:rPr>
                <w:rFonts w:ascii="Cambria Math" w:hAnsi="Cambria Math" w:cs="Times New Roman"/>
                <w:sz w:val="28"/>
                <w:szCs w:val="28"/>
              </w:rPr>
              <m:t>∙</m:t>
            </w:ins>
          </m:r>
          <m:r>
            <w:ins w:id="320" w:author="Борис Гогинян" w:date="2020-05-29T22:11:00Z">
              <w:rPr>
                <w:rFonts w:ascii="Cambria Math" w:hAnsi="Cambria Math" w:cs="Times New Roman"/>
                <w:sz w:val="28"/>
                <w:szCs w:val="28"/>
                <w:lang w:val="en-US"/>
              </w:rPr>
              <m:t>100</m:t>
            </w:ins>
          </m:r>
        </m:oMath>
      </m:oMathPara>
    </w:p>
    <w:p w14:paraId="38E719A9" w14:textId="1579F500" w:rsidR="00740F34" w:rsidRDefault="00740F34" w:rsidP="00740F34">
      <w:pPr>
        <w:spacing w:after="0"/>
        <w:ind w:firstLine="567"/>
        <w:jc w:val="center"/>
        <w:rPr>
          <w:ins w:id="321" w:author="Борис Гогинян" w:date="2020-05-29T22:45:00Z"/>
          <w:rFonts w:ascii="Times New Roman" w:hAnsi="Times New Roman" w:cs="Times New Roman"/>
          <w:iCs/>
          <w:sz w:val="28"/>
          <w:szCs w:val="28"/>
        </w:rPr>
        <w:pPrChange w:id="322" w:author="Борис Гогинян" w:date="2020-05-29T22:45:00Z">
          <w:pPr>
            <w:spacing w:after="0"/>
            <w:ind w:firstLine="567"/>
            <w:jc w:val="center"/>
          </w:pPr>
        </w:pPrChange>
      </w:pPr>
    </w:p>
    <w:p w14:paraId="02B8B42E" w14:textId="730CD02D" w:rsidR="00740F34" w:rsidRPr="00740F34" w:rsidRDefault="00740F34" w:rsidP="00740F34">
      <w:pPr>
        <w:spacing w:after="0"/>
        <w:ind w:firstLine="567"/>
        <w:jc w:val="center"/>
        <w:rPr>
          <w:ins w:id="323" w:author="Борис Гогинян" w:date="2020-05-29T22:11:00Z"/>
          <w:rFonts w:ascii="Times New Roman" w:hAnsi="Times New Roman" w:cs="Times New Roman"/>
          <w:b/>
          <w:iCs/>
          <w:sz w:val="28"/>
          <w:szCs w:val="28"/>
          <w:rPrChange w:id="324" w:author="Борис Гогинян" w:date="2020-05-29T22:45:00Z">
            <w:rPr>
              <w:ins w:id="325" w:author="Борис Гогинян" w:date="2020-05-29T22:11:00Z"/>
              <w:rFonts w:ascii="Times New Roman" w:hAnsi="Times New Roman" w:cs="Times New Roman"/>
              <w:iCs/>
              <w:sz w:val="28"/>
              <w:szCs w:val="28"/>
            </w:rPr>
          </w:rPrChange>
        </w:rPr>
        <w:pPrChange w:id="326" w:author="Борис Гогинян" w:date="2020-05-29T22:45:00Z">
          <w:pPr>
            <w:spacing w:after="0"/>
            <w:ind w:firstLine="567"/>
            <w:jc w:val="center"/>
          </w:pPr>
        </w:pPrChange>
      </w:pPr>
      <w:ins w:id="327" w:author="Борис Гогинян" w:date="2020-05-29T22:45:00Z">
        <w:r w:rsidRPr="00740F34">
          <w:rPr>
            <w:rFonts w:ascii="Times New Roman" w:hAnsi="Times New Roman" w:cs="Times New Roman"/>
            <w:b/>
            <w:iCs/>
            <w:sz w:val="28"/>
            <w:szCs w:val="28"/>
            <w:rPrChange w:id="328" w:author="Борис Гогинян" w:date="2020-05-29T22:45:00Z">
              <w:rPr>
                <w:rFonts w:ascii="Times New Roman" w:hAnsi="Times New Roman" w:cs="Times New Roman"/>
                <w:iCs/>
                <w:sz w:val="28"/>
                <w:szCs w:val="28"/>
              </w:rPr>
            </w:rPrChange>
          </w:rPr>
          <w:t>Эксперимент 1</w:t>
        </w:r>
      </w:ins>
    </w:p>
    <w:p w14:paraId="6FE37838" w14:textId="77777777" w:rsidR="005628DF" w:rsidDel="00B60F1A" w:rsidRDefault="005628DF" w:rsidP="005628DF">
      <w:pPr>
        <w:spacing w:after="0"/>
        <w:ind w:firstLine="567"/>
        <w:rPr>
          <w:del w:id="329" w:author="Борис Гогинян" w:date="2020-05-29T23:54:00Z"/>
          <w:rFonts w:ascii="Times New Roman" w:hAnsi="Times New Roman" w:cs="Times New Roman"/>
          <w:iCs/>
          <w:sz w:val="28"/>
          <w:szCs w:val="28"/>
        </w:rPr>
        <w:pPrChange w:id="330" w:author="Борис Гогинян" w:date="2020-05-29T22:12:00Z">
          <w:pPr>
            <w:spacing w:after="0"/>
            <w:ind w:firstLine="567"/>
            <w:jc w:val="both"/>
          </w:pPr>
        </w:pPrChange>
      </w:pPr>
    </w:p>
    <w:p w14:paraId="56B022FA" w14:textId="4B9854D6" w:rsidR="003F68EE" w:rsidRPr="00941E45" w:rsidDel="002B3840" w:rsidRDefault="003F68EE" w:rsidP="00B60F1A">
      <w:pPr>
        <w:spacing w:after="0"/>
        <w:ind w:firstLine="567"/>
        <w:rPr>
          <w:del w:id="331" w:author="Борис Гогинян" w:date="2020-05-29T22:34:00Z"/>
          <w:rFonts w:ascii="Times New Roman" w:hAnsi="Times New Roman" w:cs="Times New Roman"/>
          <w:iCs/>
          <w:sz w:val="28"/>
          <w:szCs w:val="28"/>
          <w:rPrChange w:id="332" w:author="Борис Гогинян" w:date="2020-05-29T23:28:00Z">
            <w:rPr>
              <w:del w:id="333" w:author="Борис Гогинян" w:date="2020-05-29T22:34:00Z"/>
              <w:rFonts w:ascii="Times New Roman" w:hAnsi="Times New Roman" w:cs="Times New Roman"/>
              <w:iCs/>
              <w:sz w:val="28"/>
              <w:szCs w:val="28"/>
            </w:rPr>
          </w:rPrChange>
        </w:rPr>
        <w:pPrChange w:id="334" w:author="Борис Гогинян" w:date="2020-05-29T23:54:00Z">
          <w:pPr>
            <w:spacing w:after="0"/>
            <w:ind w:firstLine="567"/>
            <w:jc w:val="both"/>
          </w:pPr>
        </w:pPrChange>
      </w:pPr>
    </w:p>
    <w:p w14:paraId="2DD1FCAA" w14:textId="537924F0" w:rsidR="003F68EE" w:rsidRDefault="009B5F52" w:rsidP="00B60F1A">
      <w:pPr>
        <w:spacing w:after="0"/>
        <w:rPr>
          <w:rFonts w:ascii="Times New Roman" w:hAnsi="Times New Roman" w:cs="Times New Roman"/>
          <w:iCs/>
          <w:sz w:val="28"/>
          <w:szCs w:val="28"/>
          <w:lang w:val="en-US"/>
        </w:rPr>
        <w:pPrChange w:id="335" w:author="Борис Гогинян" w:date="2020-05-29T23:54:00Z">
          <w:pPr>
            <w:spacing w:after="0"/>
            <w:ind w:firstLine="567"/>
            <w:jc w:val="center"/>
          </w:pPr>
        </w:pPrChange>
      </w:pPr>
      <w:del w:id="336" w:author="Борис Гогинян" w:date="2020-05-29T22:10:00Z">
        <w:r w:rsidDel="005628DF">
          <w:rPr>
            <w:rFonts w:ascii="Times New Roman" w:hAnsi="Times New Roman" w:cs="Times New Roman"/>
            <w:iCs/>
            <w:noProof/>
            <w:sz w:val="28"/>
            <w:szCs w:val="28"/>
            <w:lang w:eastAsia="ru-RU"/>
          </w:rPr>
          <w:drawing>
            <wp:inline distT="0" distB="0" distL="0" distR="0" wp14:anchorId="65D6BF25" wp14:editId="698AF1FD">
              <wp:extent cx="5225039" cy="5400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0_6_12_proc.jpg"/>
                      <pic:cNvPicPr/>
                    </pic:nvPicPr>
                    <pic:blipFill>
                      <a:blip r:embed="rId30">
                        <a:extLst>
                          <a:ext uri="{28A0092B-C50C-407E-A947-70E740481C1C}">
                            <a14:useLocalDpi xmlns:a14="http://schemas.microsoft.com/office/drawing/2010/main" val="0"/>
                          </a:ext>
                        </a:extLst>
                      </a:blip>
                      <a:stretch>
                        <a:fillRect/>
                      </a:stretch>
                    </pic:blipFill>
                    <pic:spPr>
                      <a:xfrm>
                        <a:off x="0" y="0"/>
                        <a:ext cx="5254635" cy="5431266"/>
                      </a:xfrm>
                      <a:prstGeom prst="rect">
                        <a:avLst/>
                      </a:prstGeom>
                    </pic:spPr>
                  </pic:pic>
                </a:graphicData>
              </a:graphic>
            </wp:inline>
          </w:drawing>
        </w:r>
      </w:del>
    </w:p>
    <w:p w14:paraId="05CBF58D" w14:textId="36870DE5" w:rsidR="009B5F52" w:rsidDel="002B3840" w:rsidRDefault="009B5F52" w:rsidP="00B5325E">
      <w:pPr>
        <w:spacing w:after="0"/>
        <w:ind w:firstLine="567"/>
        <w:jc w:val="center"/>
        <w:rPr>
          <w:del w:id="337" w:author="Борис Гогинян" w:date="2020-05-29T22:33:00Z"/>
          <w:rFonts w:ascii="Times New Roman" w:hAnsi="Times New Roman" w:cs="Times New Roman"/>
          <w:iCs/>
          <w:sz w:val="28"/>
          <w:szCs w:val="28"/>
          <w:lang w:val="en-US"/>
        </w:rPr>
      </w:pPr>
      <w:del w:id="338" w:author="Борис Гогинян" w:date="2020-05-29T22:12:00Z">
        <w:r w:rsidDel="005628DF">
          <w:rPr>
            <w:rFonts w:ascii="Times New Roman" w:hAnsi="Times New Roman" w:cs="Times New Roman"/>
            <w:iCs/>
            <w:noProof/>
            <w:sz w:val="28"/>
            <w:szCs w:val="28"/>
            <w:lang w:eastAsia="ru-RU"/>
          </w:rPr>
          <w:drawing>
            <wp:inline distT="0" distB="0" distL="0" distR="0" wp14:anchorId="55CD7404" wp14:editId="66BB8FF0">
              <wp:extent cx="3829050" cy="391235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1_6_12_proc.jpg"/>
                      <pic:cNvPicPr/>
                    </pic:nvPicPr>
                    <pic:blipFill>
                      <a:blip r:embed="rId31">
                        <a:extLst>
                          <a:ext uri="{28A0092B-C50C-407E-A947-70E740481C1C}">
                            <a14:useLocalDpi xmlns:a14="http://schemas.microsoft.com/office/drawing/2010/main" val="0"/>
                          </a:ext>
                        </a:extLst>
                      </a:blip>
                      <a:stretch>
                        <a:fillRect/>
                      </a:stretch>
                    </pic:blipFill>
                    <pic:spPr>
                      <a:xfrm>
                        <a:off x="0" y="0"/>
                        <a:ext cx="3841147" cy="3924716"/>
                      </a:xfrm>
                      <a:prstGeom prst="rect">
                        <a:avLst/>
                      </a:prstGeom>
                    </pic:spPr>
                  </pic:pic>
                </a:graphicData>
              </a:graphic>
            </wp:inline>
          </w:drawing>
        </w:r>
      </w:del>
    </w:p>
    <w:p w14:paraId="6AA85309" w14:textId="70022090" w:rsidR="009B5F52" w:rsidRPr="00B5325E" w:rsidDel="002B3840" w:rsidRDefault="009B5F52" w:rsidP="00B5325E">
      <w:pPr>
        <w:spacing w:after="0"/>
        <w:ind w:firstLine="567"/>
        <w:jc w:val="center"/>
        <w:rPr>
          <w:del w:id="339" w:author="Борис Гогинян" w:date="2020-05-29T22:33:00Z"/>
          <w:rFonts w:ascii="Times New Roman" w:hAnsi="Times New Roman" w:cs="Times New Roman"/>
          <w:iCs/>
          <w:sz w:val="28"/>
          <w:szCs w:val="28"/>
          <w:lang w:val="en-US"/>
        </w:rPr>
      </w:pPr>
      <w:del w:id="340" w:author="Борис Гогинян" w:date="2020-05-29T22:12:00Z">
        <w:r w:rsidDel="005628DF">
          <w:rPr>
            <w:rFonts w:ascii="Times New Roman" w:hAnsi="Times New Roman" w:cs="Times New Roman"/>
            <w:iCs/>
            <w:noProof/>
            <w:sz w:val="28"/>
            <w:szCs w:val="28"/>
            <w:lang w:eastAsia="ru-RU"/>
          </w:rPr>
          <w:drawing>
            <wp:inline distT="0" distB="0" distL="0" distR="0" wp14:anchorId="563B5AD7" wp14:editId="1CA8392A">
              <wp:extent cx="3848100" cy="3977452"/>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2_6_12_proc.jpg"/>
                      <pic:cNvPicPr/>
                    </pic:nvPicPr>
                    <pic:blipFill>
                      <a:blip r:embed="rId32">
                        <a:extLst>
                          <a:ext uri="{28A0092B-C50C-407E-A947-70E740481C1C}">
                            <a14:useLocalDpi xmlns:a14="http://schemas.microsoft.com/office/drawing/2010/main" val="0"/>
                          </a:ext>
                        </a:extLst>
                      </a:blip>
                      <a:stretch>
                        <a:fillRect/>
                      </a:stretch>
                    </pic:blipFill>
                    <pic:spPr>
                      <a:xfrm>
                        <a:off x="0" y="0"/>
                        <a:ext cx="3860300" cy="3990062"/>
                      </a:xfrm>
                      <a:prstGeom prst="rect">
                        <a:avLst/>
                      </a:prstGeom>
                    </pic:spPr>
                  </pic:pic>
                </a:graphicData>
              </a:graphic>
            </wp:inline>
          </w:drawing>
        </w:r>
      </w:del>
    </w:p>
    <w:p w14:paraId="64DB617B" w14:textId="77777777" w:rsidR="003F68EE" w:rsidDel="002B3840" w:rsidRDefault="003F68EE" w:rsidP="00B5325E">
      <w:pPr>
        <w:spacing w:after="0"/>
        <w:ind w:firstLine="567"/>
        <w:jc w:val="center"/>
        <w:rPr>
          <w:del w:id="341" w:author="Борис Гогинян" w:date="2020-05-29T22:33:00Z"/>
          <w:rFonts w:ascii="Times New Roman" w:hAnsi="Times New Roman" w:cs="Times New Roman"/>
          <w:iCs/>
          <w:sz w:val="28"/>
          <w:szCs w:val="28"/>
        </w:rPr>
      </w:pPr>
    </w:p>
    <w:p w14:paraId="15A5609E" w14:textId="762CD138" w:rsidR="003F68EE" w:rsidDel="002B3840" w:rsidRDefault="003F68EE" w:rsidP="002B3840">
      <w:pPr>
        <w:spacing w:after="0"/>
        <w:ind w:firstLine="567"/>
        <w:jc w:val="center"/>
        <w:rPr>
          <w:del w:id="342" w:author="Борис Гогинян" w:date="2020-05-29T22:33:00Z"/>
          <w:rFonts w:ascii="Times New Roman" w:hAnsi="Times New Roman" w:cs="Times New Roman"/>
          <w:iCs/>
          <w:sz w:val="28"/>
          <w:szCs w:val="28"/>
        </w:rPr>
        <w:pPrChange w:id="343" w:author="Борис Гогинян" w:date="2020-05-29T22:33:00Z">
          <w:pPr>
            <w:spacing w:after="0"/>
            <w:ind w:firstLine="567"/>
            <w:jc w:val="both"/>
          </w:pPr>
        </w:pPrChange>
      </w:pPr>
    </w:p>
    <w:p w14:paraId="59A5E0C8" w14:textId="2DF042DA" w:rsidR="00A1266E" w:rsidRPr="006F50AF" w:rsidRDefault="00A1266E" w:rsidP="00A6235B">
      <w:pPr>
        <w:spacing w:after="0"/>
        <w:ind w:firstLine="567"/>
        <w:jc w:val="both"/>
        <w:rPr>
          <w:rFonts w:ascii="Times New Roman" w:hAnsi="Times New Roman" w:cs="Times New Roman"/>
          <w:iCs/>
          <w:sz w:val="28"/>
          <w:szCs w:val="28"/>
        </w:rPr>
      </w:pPr>
      <w:r>
        <w:rPr>
          <w:rFonts w:ascii="Times New Roman" w:hAnsi="Times New Roman" w:cs="Times New Roman"/>
          <w:iCs/>
          <w:sz w:val="28"/>
          <w:szCs w:val="28"/>
        </w:rPr>
        <w:t>Из данн</w:t>
      </w:r>
      <w:ins w:id="344" w:author="Борис Гогинян" w:date="2020-05-29T22:33:00Z">
        <w:r w:rsidR="002B3840">
          <w:rPr>
            <w:rFonts w:ascii="Times New Roman" w:hAnsi="Times New Roman" w:cs="Times New Roman"/>
            <w:iCs/>
            <w:sz w:val="28"/>
            <w:szCs w:val="28"/>
          </w:rPr>
          <w:t xml:space="preserve">ой таблицы </w:t>
        </w:r>
      </w:ins>
      <w:del w:id="345" w:author="Борис Гогинян" w:date="2020-05-29T22:33:00Z">
        <w:r w:rsidDel="002B3840">
          <w:rPr>
            <w:rFonts w:ascii="Times New Roman" w:hAnsi="Times New Roman" w:cs="Times New Roman"/>
            <w:iCs/>
            <w:sz w:val="28"/>
            <w:szCs w:val="28"/>
          </w:rPr>
          <w:delText xml:space="preserve">ых графиков </w:delText>
        </w:r>
      </w:del>
      <w:r>
        <w:rPr>
          <w:rFonts w:ascii="Times New Roman" w:hAnsi="Times New Roman" w:cs="Times New Roman"/>
          <w:iCs/>
          <w:sz w:val="28"/>
          <w:szCs w:val="28"/>
        </w:rPr>
        <w:t>видно, что все рендеры улучшают врем</w:t>
      </w:r>
      <w:r w:rsidR="006F50AF">
        <w:rPr>
          <w:rFonts w:ascii="Times New Roman" w:hAnsi="Times New Roman" w:cs="Times New Roman"/>
          <w:iCs/>
          <w:sz w:val="28"/>
          <w:szCs w:val="28"/>
        </w:rPr>
        <w:t>я примерно на 68</w:t>
      </w:r>
      <w:r w:rsidRPr="00B5325E">
        <w:rPr>
          <w:rFonts w:ascii="Times New Roman" w:hAnsi="Times New Roman" w:cs="Times New Roman"/>
          <w:iCs/>
          <w:sz w:val="28"/>
          <w:szCs w:val="28"/>
        </w:rPr>
        <w:t xml:space="preserve">% </w:t>
      </w:r>
      <w:r>
        <w:rPr>
          <w:rFonts w:ascii="Times New Roman" w:hAnsi="Times New Roman" w:cs="Times New Roman"/>
          <w:iCs/>
          <w:sz w:val="28"/>
          <w:szCs w:val="28"/>
        </w:rPr>
        <w:t>при уве</w:t>
      </w:r>
      <w:r w:rsidR="006F50AF">
        <w:rPr>
          <w:rFonts w:ascii="Times New Roman" w:hAnsi="Times New Roman" w:cs="Times New Roman"/>
          <w:iCs/>
          <w:sz w:val="28"/>
          <w:szCs w:val="28"/>
        </w:rPr>
        <w:t xml:space="preserve">личении кол-ва потоков в 2 раза, кроме рендера </w:t>
      </w:r>
      <w:r w:rsidR="006F50AF">
        <w:rPr>
          <w:rFonts w:ascii="Times New Roman" w:hAnsi="Times New Roman" w:cs="Times New Roman"/>
          <w:iCs/>
          <w:sz w:val="28"/>
          <w:szCs w:val="28"/>
          <w:lang w:val="en-US"/>
        </w:rPr>
        <w:t>Cycles</w:t>
      </w:r>
      <w:r w:rsidR="006F50AF">
        <w:rPr>
          <w:rFonts w:ascii="Times New Roman" w:hAnsi="Times New Roman" w:cs="Times New Roman"/>
          <w:iCs/>
          <w:sz w:val="28"/>
          <w:szCs w:val="28"/>
        </w:rPr>
        <w:t xml:space="preserve">, который улучшает скорость на </w:t>
      </w:r>
      <w:r w:rsidR="006F50AF" w:rsidRPr="00B5325E">
        <w:rPr>
          <w:rFonts w:ascii="Times New Roman" w:hAnsi="Times New Roman" w:cs="Times New Roman"/>
          <w:iCs/>
          <w:sz w:val="28"/>
          <w:szCs w:val="28"/>
        </w:rPr>
        <w:t>~6</w:t>
      </w:r>
      <w:ins w:id="346" w:author="Борис Гогинян" w:date="2020-05-29T22:43:00Z">
        <w:r w:rsidR="00740F34">
          <w:rPr>
            <w:rFonts w:ascii="Times New Roman" w:hAnsi="Times New Roman" w:cs="Times New Roman"/>
            <w:iCs/>
            <w:sz w:val="28"/>
            <w:szCs w:val="28"/>
          </w:rPr>
          <w:t>3</w:t>
        </w:r>
      </w:ins>
      <w:del w:id="347" w:author="Борис Гогинян" w:date="2020-05-29T22:43:00Z">
        <w:r w:rsidR="006F50AF" w:rsidRPr="00B5325E" w:rsidDel="00740F34">
          <w:rPr>
            <w:rFonts w:ascii="Times New Roman" w:hAnsi="Times New Roman" w:cs="Times New Roman"/>
            <w:iCs/>
            <w:sz w:val="28"/>
            <w:szCs w:val="28"/>
          </w:rPr>
          <w:delText>2</w:delText>
        </w:r>
      </w:del>
      <w:r w:rsidR="006F50AF" w:rsidRPr="00B5325E">
        <w:rPr>
          <w:rFonts w:ascii="Times New Roman" w:hAnsi="Times New Roman" w:cs="Times New Roman"/>
          <w:iCs/>
          <w:sz w:val="28"/>
          <w:szCs w:val="28"/>
        </w:rPr>
        <w:t>%</w:t>
      </w:r>
    </w:p>
    <w:p w14:paraId="6D49DE2A" w14:textId="60079BE0" w:rsidR="003F68EE" w:rsidRDefault="00324B91" w:rsidP="00A6235B">
      <w:pPr>
        <w:spacing w:after="0"/>
        <w:ind w:firstLine="567"/>
        <w:jc w:val="both"/>
        <w:rPr>
          <w:ins w:id="348" w:author="Борис Гогинян" w:date="2020-05-29T23:56:00Z"/>
          <w:rFonts w:ascii="Times New Roman" w:hAnsi="Times New Roman" w:cs="Times New Roman"/>
          <w:iCs/>
          <w:sz w:val="28"/>
          <w:szCs w:val="28"/>
        </w:rPr>
      </w:pPr>
      <w:ins w:id="349" w:author="Борис Гогинян" w:date="2020-05-29T23:55:00Z">
        <w:r>
          <w:rPr>
            <w:rFonts w:ascii="Times New Roman" w:hAnsi="Times New Roman" w:cs="Times New Roman"/>
            <w:iCs/>
            <w:sz w:val="28"/>
            <w:szCs w:val="28"/>
          </w:rPr>
          <w:pict w14:anchorId="1C6F706E">
            <v:shape id="_x0000_i1028" type="#_x0000_t75" style="width:267.75pt;height:267pt">
              <v:imagedata r:id="rId33" o:title="A0_6_12_proc" cropbottom="2309f"/>
            </v:shape>
          </w:pict>
        </w:r>
      </w:ins>
    </w:p>
    <w:p w14:paraId="1EF3CC46" w14:textId="7AA3B95C" w:rsidR="00324B91" w:rsidRDefault="00324B91" w:rsidP="00A6235B">
      <w:pPr>
        <w:spacing w:after="0"/>
        <w:ind w:firstLine="567"/>
        <w:jc w:val="both"/>
        <w:rPr>
          <w:ins w:id="350" w:author="Борис Гогинян" w:date="2020-05-30T00:39:00Z"/>
          <w:rFonts w:ascii="Times New Roman" w:hAnsi="Times New Roman" w:cs="Times New Roman"/>
          <w:iCs/>
          <w:sz w:val="28"/>
          <w:szCs w:val="28"/>
          <w:lang w:val="en-US"/>
        </w:rPr>
      </w:pPr>
      <w:ins w:id="351" w:author="Борис Гогинян" w:date="2020-05-29T23:56:00Z">
        <w:r>
          <w:rPr>
            <w:rFonts w:ascii="Times New Roman" w:hAnsi="Times New Roman" w:cs="Times New Roman"/>
            <w:iCs/>
            <w:sz w:val="28"/>
            <w:szCs w:val="28"/>
          </w:rPr>
          <w:t xml:space="preserve">Рис. 1 Зависимость </w:t>
        </w:r>
      </w:ins>
      <w:ins w:id="352" w:author="Борис Гогинян" w:date="2020-05-30T00:39:00Z">
        <w:r w:rsidR="00840283">
          <w:rPr>
            <w:rFonts w:ascii="Times New Roman" w:hAnsi="Times New Roman" w:cs="Times New Roman"/>
            <w:iCs/>
            <w:sz w:val="28"/>
            <w:szCs w:val="28"/>
          </w:rPr>
          <w:t>качества</w:t>
        </w:r>
      </w:ins>
      <w:ins w:id="353" w:author="Борис Гогинян" w:date="2020-05-30T00:38:00Z">
        <w:r w:rsidR="00840283">
          <w:rPr>
            <w:rFonts w:ascii="Times New Roman" w:hAnsi="Times New Roman" w:cs="Times New Roman"/>
            <w:iCs/>
            <w:sz w:val="28"/>
            <w:szCs w:val="28"/>
          </w:rPr>
          <w:t xml:space="preserve"> от времени ра</w:t>
        </w:r>
      </w:ins>
      <w:ins w:id="354" w:author="Борис Гогинян" w:date="2020-05-30T00:39:00Z">
        <w:r w:rsidR="00840283">
          <w:rPr>
            <w:rFonts w:ascii="Times New Roman" w:hAnsi="Times New Roman" w:cs="Times New Roman"/>
            <w:iCs/>
            <w:sz w:val="28"/>
            <w:szCs w:val="28"/>
          </w:rPr>
          <w:t>б</w:t>
        </w:r>
      </w:ins>
      <w:ins w:id="355" w:author="Борис Гогинян" w:date="2020-05-30T00:38:00Z">
        <w:r w:rsidR="00840283">
          <w:rPr>
            <w:rFonts w:ascii="Times New Roman" w:hAnsi="Times New Roman" w:cs="Times New Roman"/>
            <w:iCs/>
            <w:sz w:val="28"/>
            <w:szCs w:val="28"/>
          </w:rPr>
          <w:t>оты</w:t>
        </w:r>
      </w:ins>
      <w:ins w:id="356" w:author="Борис Гогинян" w:date="2020-05-30T00:39:00Z">
        <w:r w:rsidR="00840283">
          <w:rPr>
            <w:rFonts w:ascii="Times New Roman" w:hAnsi="Times New Roman" w:cs="Times New Roman"/>
            <w:iCs/>
            <w:sz w:val="28"/>
            <w:szCs w:val="28"/>
          </w:rPr>
          <w:t xml:space="preserve"> рендера </w:t>
        </w:r>
        <w:r w:rsidR="00840283">
          <w:rPr>
            <w:rFonts w:ascii="Times New Roman" w:hAnsi="Times New Roman" w:cs="Times New Roman"/>
            <w:iCs/>
            <w:sz w:val="28"/>
            <w:szCs w:val="28"/>
            <w:lang w:val="en-US"/>
          </w:rPr>
          <w:t>appleseed</w:t>
        </w:r>
      </w:ins>
    </w:p>
    <w:p w14:paraId="760AF6AE" w14:textId="161D52C0" w:rsidR="00840283" w:rsidRDefault="00840283" w:rsidP="00A6235B">
      <w:pPr>
        <w:spacing w:after="0"/>
        <w:ind w:firstLine="567"/>
        <w:jc w:val="both"/>
        <w:rPr>
          <w:ins w:id="357" w:author="Борис Гогинян" w:date="2020-05-30T00:39:00Z"/>
          <w:rFonts w:ascii="Times New Roman" w:hAnsi="Times New Roman" w:cs="Times New Roman"/>
          <w:iCs/>
          <w:sz w:val="28"/>
          <w:szCs w:val="28"/>
          <w:lang w:val="en-US"/>
        </w:rPr>
      </w:pPr>
    </w:p>
    <w:p w14:paraId="7DFC483E" w14:textId="77777777" w:rsidR="00840283" w:rsidRPr="00840283" w:rsidRDefault="00840283" w:rsidP="00A6235B">
      <w:pPr>
        <w:spacing w:after="0"/>
        <w:ind w:firstLine="567"/>
        <w:jc w:val="both"/>
        <w:rPr>
          <w:rFonts w:ascii="Times New Roman" w:hAnsi="Times New Roman" w:cs="Times New Roman"/>
          <w:iCs/>
          <w:sz w:val="28"/>
          <w:szCs w:val="28"/>
          <w:rPrChange w:id="358" w:author="Борис Гогинян" w:date="2020-05-30T01:00:00Z">
            <w:rPr>
              <w:rFonts w:ascii="Times New Roman" w:hAnsi="Times New Roman" w:cs="Times New Roman"/>
              <w:iCs/>
              <w:sz w:val="28"/>
              <w:szCs w:val="28"/>
            </w:rPr>
          </w:rPrChange>
        </w:rPr>
      </w:pPr>
    </w:p>
    <w:p w14:paraId="17949A77" w14:textId="65A4B2BF" w:rsidR="003F68EE" w:rsidRPr="00531FCD" w:rsidRDefault="003F68EE" w:rsidP="00A6235B">
      <w:pPr>
        <w:spacing w:after="0"/>
        <w:ind w:firstLine="567"/>
        <w:jc w:val="both"/>
        <w:rPr>
          <w:rFonts w:ascii="Times New Roman" w:hAnsi="Times New Roman" w:cs="Times New Roman"/>
          <w:iCs/>
          <w:sz w:val="28"/>
          <w:szCs w:val="28"/>
        </w:rPr>
      </w:pPr>
    </w:p>
    <w:p w14:paraId="40C048AC" w14:textId="5553F73E" w:rsidR="003F68EE" w:rsidDel="00740F34" w:rsidRDefault="006F50AF" w:rsidP="00A6235B">
      <w:pPr>
        <w:spacing w:after="0"/>
        <w:ind w:firstLine="567"/>
        <w:jc w:val="both"/>
        <w:rPr>
          <w:del w:id="359" w:author="Борис Гогинян" w:date="2020-05-29T22:43:00Z"/>
          <w:rFonts w:ascii="Times New Roman" w:hAnsi="Times New Roman" w:cs="Times New Roman"/>
          <w:iCs/>
          <w:sz w:val="28"/>
          <w:szCs w:val="28"/>
        </w:rPr>
      </w:pPr>
      <w:del w:id="360" w:author="Борис Гогинян" w:date="2020-05-29T22:36:00Z">
        <w:r w:rsidDel="002B3840">
          <w:rPr>
            <w:rFonts w:ascii="Times New Roman" w:hAnsi="Times New Roman" w:cs="Times New Roman"/>
            <w:iCs/>
            <w:noProof/>
            <w:sz w:val="28"/>
            <w:szCs w:val="28"/>
            <w:lang w:eastAsia="ru-RU"/>
          </w:rPr>
          <w:drawing>
            <wp:inline distT="0" distB="0" distL="0" distR="0" wp14:anchorId="256799C3" wp14:editId="14EBE3BB">
              <wp:extent cx="4370669" cy="44100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0_psnr.jpg"/>
                      <pic:cNvPicPr/>
                    </pic:nvPicPr>
                    <pic:blipFill>
                      <a:blip r:embed="rId34">
                        <a:extLst>
                          <a:ext uri="{28A0092B-C50C-407E-A947-70E740481C1C}">
                            <a14:useLocalDpi xmlns:a14="http://schemas.microsoft.com/office/drawing/2010/main" val="0"/>
                          </a:ext>
                        </a:extLst>
                      </a:blip>
                      <a:stretch>
                        <a:fillRect/>
                      </a:stretch>
                    </pic:blipFill>
                    <pic:spPr>
                      <a:xfrm>
                        <a:off x="0" y="0"/>
                        <a:ext cx="4373810" cy="4413245"/>
                      </a:xfrm>
                      <a:prstGeom prst="rect">
                        <a:avLst/>
                      </a:prstGeom>
                    </pic:spPr>
                  </pic:pic>
                </a:graphicData>
              </a:graphic>
            </wp:inline>
          </w:drawing>
        </w:r>
      </w:del>
    </w:p>
    <w:p w14:paraId="02DE19E8" w14:textId="72CA43F2" w:rsidR="006F50AF" w:rsidDel="00740F34" w:rsidRDefault="006F50AF" w:rsidP="00A6235B">
      <w:pPr>
        <w:spacing w:after="0"/>
        <w:ind w:firstLine="567"/>
        <w:jc w:val="both"/>
        <w:rPr>
          <w:del w:id="361" w:author="Борис Гогинян" w:date="2020-05-29T22:43:00Z"/>
          <w:rFonts w:ascii="Times New Roman" w:hAnsi="Times New Roman" w:cs="Times New Roman"/>
          <w:iCs/>
          <w:sz w:val="28"/>
          <w:szCs w:val="28"/>
        </w:rPr>
      </w:pPr>
      <w:del w:id="362" w:author="Борис Гогинян" w:date="2020-05-29T22:36:00Z">
        <w:r w:rsidDel="002B3840">
          <w:rPr>
            <w:rFonts w:ascii="Times New Roman" w:hAnsi="Times New Roman" w:cs="Times New Roman"/>
            <w:iCs/>
            <w:noProof/>
            <w:sz w:val="28"/>
            <w:szCs w:val="28"/>
            <w:lang w:eastAsia="ru-RU"/>
          </w:rPr>
          <w:drawing>
            <wp:inline distT="0" distB="0" distL="0" distR="0" wp14:anchorId="17D42660" wp14:editId="549DA1A2">
              <wp:extent cx="4745847" cy="49053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_psnr.jpg"/>
                      <pic:cNvPicPr/>
                    </pic:nvPicPr>
                    <pic:blipFill>
                      <a:blip r:embed="rId35">
                        <a:extLst>
                          <a:ext uri="{28A0092B-C50C-407E-A947-70E740481C1C}">
                            <a14:useLocalDpi xmlns:a14="http://schemas.microsoft.com/office/drawing/2010/main" val="0"/>
                          </a:ext>
                        </a:extLst>
                      </a:blip>
                      <a:stretch>
                        <a:fillRect/>
                      </a:stretch>
                    </pic:blipFill>
                    <pic:spPr>
                      <a:xfrm>
                        <a:off x="0" y="0"/>
                        <a:ext cx="4749098" cy="4908736"/>
                      </a:xfrm>
                      <a:prstGeom prst="rect">
                        <a:avLst/>
                      </a:prstGeom>
                    </pic:spPr>
                  </pic:pic>
                </a:graphicData>
              </a:graphic>
            </wp:inline>
          </w:drawing>
        </w:r>
      </w:del>
    </w:p>
    <w:p w14:paraId="688AB0F9" w14:textId="1140D88C" w:rsidR="006F50AF" w:rsidRPr="00B5325E" w:rsidDel="00740F34" w:rsidRDefault="006F50AF" w:rsidP="00740F34">
      <w:pPr>
        <w:spacing w:after="0"/>
        <w:ind w:firstLine="567"/>
        <w:jc w:val="both"/>
        <w:rPr>
          <w:del w:id="363" w:author="Борис Гогинян" w:date="2020-05-29T22:43:00Z"/>
          <w:rFonts w:ascii="Times New Roman" w:hAnsi="Times New Roman" w:cs="Times New Roman"/>
          <w:iCs/>
          <w:sz w:val="28"/>
          <w:szCs w:val="28"/>
        </w:rPr>
        <w:pPrChange w:id="364" w:author="Борис Гогинян" w:date="2020-05-29T22:43:00Z">
          <w:pPr>
            <w:spacing w:after="0"/>
            <w:ind w:firstLine="567"/>
            <w:jc w:val="both"/>
          </w:pPr>
        </w:pPrChange>
      </w:pPr>
      <w:del w:id="365" w:author="Борис Гогинян" w:date="2020-05-29T22:36:00Z">
        <w:r w:rsidDel="002B3840">
          <w:rPr>
            <w:rFonts w:ascii="Times New Roman" w:hAnsi="Times New Roman" w:cs="Times New Roman"/>
            <w:iCs/>
            <w:noProof/>
            <w:sz w:val="28"/>
            <w:szCs w:val="28"/>
            <w:lang w:eastAsia="ru-RU"/>
          </w:rPr>
          <w:drawing>
            <wp:inline distT="0" distB="0" distL="0" distR="0" wp14:anchorId="0ADC1D7D" wp14:editId="56D08519">
              <wp:extent cx="4823783" cy="48672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2_psnr.jpg"/>
                      <pic:cNvPicPr/>
                    </pic:nvPicPr>
                    <pic:blipFill>
                      <a:blip r:embed="rId36">
                        <a:extLst>
                          <a:ext uri="{28A0092B-C50C-407E-A947-70E740481C1C}">
                            <a14:useLocalDpi xmlns:a14="http://schemas.microsoft.com/office/drawing/2010/main" val="0"/>
                          </a:ext>
                        </a:extLst>
                      </a:blip>
                      <a:stretch>
                        <a:fillRect/>
                      </a:stretch>
                    </pic:blipFill>
                    <pic:spPr>
                      <a:xfrm>
                        <a:off x="0" y="0"/>
                        <a:ext cx="4828590" cy="4872126"/>
                      </a:xfrm>
                      <a:prstGeom prst="rect">
                        <a:avLst/>
                      </a:prstGeom>
                    </pic:spPr>
                  </pic:pic>
                </a:graphicData>
              </a:graphic>
            </wp:inline>
          </w:drawing>
        </w:r>
      </w:del>
    </w:p>
    <w:p w14:paraId="30C10517" w14:textId="08D0311B" w:rsidR="00AA4458" w:rsidRDefault="00A1266E" w:rsidP="002C2309">
      <w:pPr>
        <w:spacing w:after="0" w:line="360" w:lineRule="auto"/>
        <w:ind w:firstLine="567"/>
        <w:contextualSpacing/>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В данн</w:t>
      </w:r>
      <w:ins w:id="366" w:author="Борис Гогинян" w:date="2020-05-29T22:43:00Z">
        <w:r w:rsidR="00740F34">
          <w:rPr>
            <w:rFonts w:ascii="Times New Roman" w:eastAsia="Times New Roman" w:hAnsi="Times New Roman" w:cs="Times New Roman"/>
            <w:sz w:val="28"/>
            <w:szCs w:val="28"/>
            <w:lang w:eastAsia="ru-RU"/>
          </w:rPr>
          <w:t>ой таблице</w:t>
        </w:r>
      </w:ins>
      <w:del w:id="367" w:author="Борис Гогинян" w:date="2020-05-29T22:43:00Z">
        <w:r w:rsidRPr="00B5325E" w:rsidDel="00740F34">
          <w:rPr>
            <w:rFonts w:ascii="Times New Roman" w:eastAsia="Times New Roman" w:hAnsi="Times New Roman" w:cs="Times New Roman"/>
            <w:sz w:val="28"/>
            <w:szCs w:val="28"/>
            <w:lang w:eastAsia="ru-RU"/>
          </w:rPr>
          <w:delText>ых графиках</w:delText>
        </w:r>
      </w:del>
      <w:r w:rsidRPr="00B5325E">
        <w:rPr>
          <w:rFonts w:ascii="Times New Roman" w:eastAsia="Times New Roman" w:hAnsi="Times New Roman" w:cs="Times New Roman"/>
          <w:sz w:val="28"/>
          <w:szCs w:val="28"/>
          <w:lang w:eastAsia="ru-RU"/>
        </w:rPr>
        <w:t xml:space="preserve"> видно, что </w:t>
      </w:r>
      <w:proofErr w:type="spellStart"/>
      <w:r w:rsidR="006F50AF">
        <w:rPr>
          <w:rFonts w:ascii="Times New Roman" w:eastAsia="Times New Roman" w:hAnsi="Times New Roman" w:cs="Times New Roman"/>
          <w:sz w:val="28"/>
          <w:szCs w:val="28"/>
          <w:lang w:val="en-US" w:eastAsia="ru-RU"/>
        </w:rPr>
        <w:t>luxcore</w:t>
      </w:r>
      <w:proofErr w:type="spellEnd"/>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 xml:space="preserve">и </w:t>
      </w:r>
      <w:r w:rsidR="006F50AF">
        <w:rPr>
          <w:rFonts w:ascii="Times New Roman" w:eastAsia="Times New Roman" w:hAnsi="Times New Roman" w:cs="Times New Roman"/>
          <w:sz w:val="28"/>
          <w:szCs w:val="28"/>
          <w:lang w:val="en-US" w:eastAsia="ru-RU"/>
        </w:rPr>
        <w:t>appleseed</w:t>
      </w:r>
      <w:r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показываю</w:t>
      </w:r>
      <w:r>
        <w:rPr>
          <w:rFonts w:ascii="Times New Roman" w:eastAsia="Times New Roman" w:hAnsi="Times New Roman" w:cs="Times New Roman"/>
          <w:sz w:val="28"/>
          <w:szCs w:val="28"/>
          <w:lang w:eastAsia="ru-RU"/>
        </w:rPr>
        <w:t xml:space="preserve">т </w:t>
      </w:r>
      <w:r w:rsidR="006F50AF">
        <w:rPr>
          <w:rFonts w:ascii="Times New Roman" w:eastAsia="Times New Roman" w:hAnsi="Times New Roman" w:cs="Times New Roman"/>
          <w:sz w:val="28"/>
          <w:szCs w:val="28"/>
          <w:lang w:eastAsia="ru-RU"/>
        </w:rPr>
        <w:t>примерно одинаковый результат</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результат</w:t>
      </w:r>
      <w:proofErr w:type="spellEnd"/>
      <w:r>
        <w:rPr>
          <w:rFonts w:ascii="Times New Roman" w:eastAsia="Times New Roman" w:hAnsi="Times New Roman" w:cs="Times New Roman"/>
          <w:sz w:val="28"/>
          <w:szCs w:val="28"/>
          <w:lang w:eastAsia="ru-RU"/>
        </w:rPr>
        <w:t xml:space="preserve"> по схожести с эталонным изображением. </w:t>
      </w:r>
      <w:proofErr w:type="gramStart"/>
      <w:r w:rsidR="006F50AF">
        <w:rPr>
          <w:rFonts w:ascii="Times New Roman" w:eastAsia="Times New Roman" w:hAnsi="Times New Roman" w:cs="Times New Roman"/>
          <w:sz w:val="28"/>
          <w:szCs w:val="28"/>
          <w:lang w:val="en-US" w:eastAsia="ru-RU"/>
        </w:rPr>
        <w:t>Cycles</w:t>
      </w:r>
      <w:proofErr w:type="gramEnd"/>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 xml:space="preserve">показывает немного более низкий результат за то же время. Это объясняется тем, что алгоритм </w:t>
      </w:r>
      <w:r w:rsidR="006F50AF">
        <w:rPr>
          <w:rFonts w:ascii="Times New Roman" w:eastAsia="Times New Roman" w:hAnsi="Times New Roman" w:cs="Times New Roman"/>
          <w:sz w:val="28"/>
          <w:szCs w:val="28"/>
          <w:lang w:val="en-US" w:eastAsia="ru-RU"/>
        </w:rPr>
        <w:t>Path</w:t>
      </w:r>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val="en-US" w:eastAsia="ru-RU"/>
        </w:rPr>
        <w:t>tracing</w:t>
      </w:r>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 xml:space="preserve">плохо подходит для </w:t>
      </w:r>
      <w:proofErr w:type="spellStart"/>
      <w:r w:rsidR="006F50AF">
        <w:rPr>
          <w:rFonts w:ascii="Times New Roman" w:eastAsia="Times New Roman" w:hAnsi="Times New Roman" w:cs="Times New Roman"/>
          <w:sz w:val="28"/>
          <w:szCs w:val="28"/>
          <w:lang w:eastAsia="ru-RU"/>
        </w:rPr>
        <w:t>отрисовки</w:t>
      </w:r>
      <w:proofErr w:type="spellEnd"/>
      <w:r w:rsidR="006F50AF">
        <w:rPr>
          <w:rFonts w:ascii="Times New Roman" w:eastAsia="Times New Roman" w:hAnsi="Times New Roman" w:cs="Times New Roman"/>
          <w:sz w:val="28"/>
          <w:szCs w:val="28"/>
          <w:lang w:eastAsia="ru-RU"/>
        </w:rPr>
        <w:t xml:space="preserve"> непрямого освещения. Также важно</w:t>
      </w:r>
      <w:r>
        <w:rPr>
          <w:rFonts w:ascii="Times New Roman" w:eastAsia="Times New Roman" w:hAnsi="Times New Roman" w:cs="Times New Roman"/>
          <w:sz w:val="28"/>
          <w:szCs w:val="28"/>
          <w:lang w:eastAsia="ru-RU"/>
        </w:rPr>
        <w:t xml:space="preserve"> обратить внимание на сами графики</w:t>
      </w:r>
      <w:r w:rsidR="006F50AF">
        <w:rPr>
          <w:rFonts w:ascii="Times New Roman" w:eastAsia="Times New Roman" w:hAnsi="Times New Roman" w:cs="Times New Roman"/>
          <w:sz w:val="28"/>
          <w:szCs w:val="28"/>
          <w:lang w:eastAsia="ru-RU"/>
        </w:rPr>
        <w:t xml:space="preserve">, а именно на изменения </w:t>
      </w:r>
      <w:proofErr w:type="spellStart"/>
      <w:r w:rsidR="006F50AF">
        <w:rPr>
          <w:rFonts w:ascii="Times New Roman" w:eastAsia="Times New Roman" w:hAnsi="Times New Roman" w:cs="Times New Roman"/>
          <w:sz w:val="28"/>
          <w:szCs w:val="28"/>
          <w:lang w:val="en-US" w:eastAsia="ru-RU"/>
        </w:rPr>
        <w:t>psnr</w:t>
      </w:r>
      <w:proofErr w:type="spellEnd"/>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в зависимости от времени</w:t>
      </w:r>
      <w:r>
        <w:rPr>
          <w:rFonts w:ascii="Times New Roman" w:eastAsia="Times New Roman" w:hAnsi="Times New Roman" w:cs="Times New Roman"/>
          <w:sz w:val="28"/>
          <w:szCs w:val="28"/>
          <w:lang w:eastAsia="ru-RU"/>
        </w:rPr>
        <w:t>.</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Средняя скорость роста</w:t>
      </w:r>
      <w:r w:rsidR="00AA4458">
        <w:rPr>
          <w:rFonts w:ascii="Times New Roman" w:eastAsia="Times New Roman" w:hAnsi="Times New Roman" w:cs="Times New Roman"/>
          <w:sz w:val="28"/>
          <w:szCs w:val="28"/>
          <w:lang w:val="en-US" w:eastAsia="ru-RU"/>
        </w:rPr>
        <w:t xml:space="preserve"> </w:t>
      </w:r>
      <w:r w:rsidR="00AA4458">
        <w:rPr>
          <w:rFonts w:ascii="Times New Roman" w:eastAsia="Times New Roman" w:hAnsi="Times New Roman" w:cs="Times New Roman"/>
          <w:sz w:val="28"/>
          <w:szCs w:val="28"/>
          <w:lang w:eastAsia="ru-RU"/>
        </w:rPr>
        <w:t>качества:</w:t>
      </w:r>
    </w:p>
    <w:p w14:paraId="2CE0235D" w14:textId="41068B10" w:rsidR="00AA4458" w:rsidRPr="00AA4458" w:rsidRDefault="00AA4458" w:rsidP="00AA4458">
      <w:pPr>
        <w:pStyle w:val="a5"/>
        <w:numPr>
          <w:ilvl w:val="0"/>
          <w:numId w:val="57"/>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 xml:space="preserve">appleseed = </w:t>
      </w:r>
      <w:r w:rsidRPr="00AA4458">
        <w:rPr>
          <w:rFonts w:ascii="Times New Roman" w:eastAsia="Times New Roman" w:hAnsi="Times New Roman" w:cs="Times New Roman"/>
          <w:sz w:val="28"/>
          <w:szCs w:val="28"/>
          <w:lang w:eastAsia="ru-RU"/>
        </w:rPr>
        <w:t>0.007789704187192233</w:t>
      </w:r>
    </w:p>
    <w:p w14:paraId="2DB96DF8" w14:textId="43C026F7" w:rsidR="00AA4458" w:rsidRPr="00AA4458" w:rsidRDefault="00AA4458" w:rsidP="00AA4458">
      <w:pPr>
        <w:pStyle w:val="a5"/>
        <w:numPr>
          <w:ilvl w:val="0"/>
          <w:numId w:val="57"/>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 xml:space="preserve">cycles = </w:t>
      </w:r>
      <w:r w:rsidRPr="00AA4458">
        <w:rPr>
          <w:rFonts w:ascii="Times New Roman" w:eastAsia="Times New Roman" w:hAnsi="Times New Roman" w:cs="Times New Roman"/>
          <w:sz w:val="28"/>
          <w:szCs w:val="28"/>
          <w:lang w:eastAsia="ru-RU"/>
        </w:rPr>
        <w:t>0.14529101277787385</w:t>
      </w:r>
    </w:p>
    <w:p w14:paraId="63E9B1B9" w14:textId="78451B97" w:rsidR="00AA4458" w:rsidRPr="00B5325E" w:rsidRDefault="00AA4458" w:rsidP="00B5325E">
      <w:pPr>
        <w:pStyle w:val="a5"/>
        <w:numPr>
          <w:ilvl w:val="0"/>
          <w:numId w:val="57"/>
        </w:numPr>
        <w:spacing w:after="0" w:line="360" w:lineRule="auto"/>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luxcore</w:t>
      </w:r>
      <w:proofErr w:type="spellEnd"/>
      <w:r>
        <w:rPr>
          <w:rFonts w:ascii="Times New Roman" w:eastAsia="Times New Roman" w:hAnsi="Times New Roman" w:cs="Times New Roman"/>
          <w:sz w:val="28"/>
          <w:szCs w:val="28"/>
          <w:lang w:val="en-US" w:eastAsia="ru-RU"/>
        </w:rPr>
        <w:t xml:space="preserve"> = </w:t>
      </w:r>
      <w:r w:rsidRPr="00AA4458">
        <w:rPr>
          <w:rFonts w:ascii="Times New Roman" w:eastAsia="Times New Roman" w:hAnsi="Times New Roman" w:cs="Times New Roman"/>
          <w:sz w:val="28"/>
          <w:szCs w:val="28"/>
          <w:lang w:eastAsia="ru-RU"/>
        </w:rPr>
        <w:t>0.03280095439115686</w:t>
      </w:r>
    </w:p>
    <w:p w14:paraId="72AC34C3" w14:textId="4ED43959" w:rsidR="00AA4458" w:rsidRDefault="00A1266E" w:rsidP="00740F34">
      <w:pPr>
        <w:spacing w:after="0" w:line="276" w:lineRule="auto"/>
        <w:ind w:firstLine="567"/>
        <w:contextualSpacing/>
        <w:rPr>
          <w:ins w:id="368" w:author="Борис Гогинян" w:date="2020-05-29T22:50:00Z"/>
          <w:rFonts w:ascii="Times New Roman" w:eastAsia="Times New Roman" w:hAnsi="Times New Roman" w:cs="Times New Roman"/>
          <w:sz w:val="28"/>
          <w:szCs w:val="28"/>
          <w:lang w:eastAsia="ru-RU"/>
        </w:rPr>
        <w:pPrChange w:id="369" w:author="Борис Гогинян" w:date="2020-05-29T22:44:00Z">
          <w:pPr>
            <w:spacing w:after="0" w:line="360" w:lineRule="auto"/>
            <w:ind w:firstLine="567"/>
            <w:contextualSpacing/>
          </w:pPr>
        </w:pPrChange>
      </w:pPr>
      <w:r>
        <w:rPr>
          <w:rFonts w:ascii="Times New Roman" w:eastAsia="Times New Roman" w:hAnsi="Times New Roman" w:cs="Times New Roman"/>
          <w:sz w:val="28"/>
          <w:szCs w:val="28"/>
          <w:lang w:eastAsia="ru-RU"/>
        </w:rPr>
        <w:t xml:space="preserve"> Можно заметить, что </w:t>
      </w:r>
      <w:proofErr w:type="spellStart"/>
      <w:r>
        <w:rPr>
          <w:rFonts w:ascii="Times New Roman" w:eastAsia="Times New Roman" w:hAnsi="Times New Roman" w:cs="Times New Roman"/>
          <w:sz w:val="28"/>
          <w:szCs w:val="28"/>
          <w:lang w:val="en-US" w:eastAsia="ru-RU"/>
        </w:rPr>
        <w:t>luxcore</w:t>
      </w:r>
      <w:proofErr w:type="spellEnd"/>
      <w:r>
        <w:rPr>
          <w:rFonts w:ascii="Times New Roman" w:eastAsia="Times New Roman" w:hAnsi="Times New Roman" w:cs="Times New Roman"/>
          <w:sz w:val="28"/>
          <w:szCs w:val="28"/>
          <w:lang w:eastAsia="ru-RU"/>
        </w:rPr>
        <w:t xml:space="preserve"> и </w:t>
      </w:r>
      <w:r w:rsidR="00AA4458">
        <w:rPr>
          <w:rFonts w:ascii="Times New Roman" w:eastAsia="Times New Roman" w:hAnsi="Times New Roman" w:cs="Times New Roman"/>
          <w:sz w:val="28"/>
          <w:szCs w:val="28"/>
          <w:lang w:val="en-US" w:eastAsia="ru-RU"/>
        </w:rPr>
        <w:t>appleseed</w:t>
      </w:r>
      <w:r w:rsidRPr="00B5325E">
        <w:rPr>
          <w:rFonts w:ascii="Times New Roman" w:eastAsia="Times New Roman" w:hAnsi="Times New Roman" w:cs="Times New Roman"/>
          <w:sz w:val="28"/>
          <w:szCs w:val="28"/>
          <w:lang w:eastAsia="ru-RU"/>
        </w:rPr>
        <w:t xml:space="preserve"> </w:t>
      </w:r>
      <w:r w:rsidR="002C2309">
        <w:rPr>
          <w:rFonts w:ascii="Times New Roman" w:eastAsia="Times New Roman" w:hAnsi="Times New Roman" w:cs="Times New Roman"/>
          <w:sz w:val="28"/>
          <w:szCs w:val="28"/>
          <w:lang w:eastAsia="ru-RU"/>
        </w:rPr>
        <w:t xml:space="preserve">имеют небольшое изменение </w:t>
      </w:r>
      <w:proofErr w:type="spellStart"/>
      <w:r w:rsidR="002C2309">
        <w:rPr>
          <w:rFonts w:ascii="Times New Roman" w:eastAsia="Times New Roman" w:hAnsi="Times New Roman" w:cs="Times New Roman"/>
          <w:sz w:val="28"/>
          <w:szCs w:val="28"/>
          <w:lang w:val="en-US" w:eastAsia="ru-RU"/>
        </w:rPr>
        <w:t>psnr</w:t>
      </w:r>
      <w:proofErr w:type="spellEnd"/>
      <w:r w:rsidR="002C2309" w:rsidRPr="00B5325E">
        <w:rPr>
          <w:rFonts w:ascii="Times New Roman" w:eastAsia="Times New Roman" w:hAnsi="Times New Roman" w:cs="Times New Roman"/>
          <w:sz w:val="28"/>
          <w:szCs w:val="28"/>
          <w:lang w:eastAsia="ru-RU"/>
        </w:rPr>
        <w:t xml:space="preserve"> </w:t>
      </w:r>
      <w:r w:rsidR="002C2309">
        <w:rPr>
          <w:rFonts w:ascii="Times New Roman" w:eastAsia="Times New Roman" w:hAnsi="Times New Roman" w:cs="Times New Roman"/>
          <w:sz w:val="28"/>
          <w:szCs w:val="28"/>
          <w:lang w:eastAsia="ru-RU"/>
        </w:rPr>
        <w:t>относительно времени</w:t>
      </w:r>
      <w:r>
        <w:rPr>
          <w:rFonts w:ascii="Times New Roman" w:eastAsia="Times New Roman" w:hAnsi="Times New Roman" w:cs="Times New Roman"/>
          <w:sz w:val="28"/>
          <w:szCs w:val="28"/>
          <w:lang w:eastAsia="ru-RU"/>
        </w:rPr>
        <w:t>. Это говорит о том, что данные рендеры</w:t>
      </w:r>
      <w:r w:rsidR="002C2309">
        <w:rPr>
          <w:rFonts w:ascii="Times New Roman" w:eastAsia="Times New Roman" w:hAnsi="Times New Roman" w:cs="Times New Roman"/>
          <w:sz w:val="28"/>
          <w:szCs w:val="28"/>
          <w:lang w:eastAsia="ru-RU"/>
        </w:rPr>
        <w:t xml:space="preserve"> достигли своего достигли пика качества</w:t>
      </w:r>
      <w:r>
        <w:rPr>
          <w:rFonts w:ascii="Times New Roman" w:eastAsia="Times New Roman" w:hAnsi="Times New Roman" w:cs="Times New Roman"/>
          <w:sz w:val="28"/>
          <w:szCs w:val="28"/>
          <w:lang w:eastAsia="ru-RU"/>
        </w:rPr>
        <w:t>, когда последующие итерации не вносят значительного результата</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в изменение изображения</w:t>
      </w:r>
      <w:r>
        <w:rPr>
          <w:rFonts w:ascii="Times New Roman" w:eastAsia="Times New Roman" w:hAnsi="Times New Roman" w:cs="Times New Roman"/>
          <w:sz w:val="28"/>
          <w:szCs w:val="28"/>
          <w:lang w:eastAsia="ru-RU"/>
        </w:rPr>
        <w:t xml:space="preserve">. </w:t>
      </w:r>
      <w:r w:rsidR="002C2309">
        <w:rPr>
          <w:rFonts w:ascii="Times New Roman" w:eastAsia="Times New Roman" w:hAnsi="Times New Roman" w:cs="Times New Roman"/>
          <w:sz w:val="28"/>
          <w:szCs w:val="28"/>
          <w:lang w:eastAsia="ru-RU"/>
        </w:rPr>
        <w:t>Из</w:t>
      </w:r>
      <w:r>
        <w:rPr>
          <w:rFonts w:ascii="Times New Roman" w:eastAsia="Times New Roman" w:hAnsi="Times New Roman" w:cs="Times New Roman"/>
          <w:sz w:val="28"/>
          <w:szCs w:val="28"/>
          <w:lang w:eastAsia="ru-RU"/>
        </w:rPr>
        <w:t xml:space="preserve"> этого можно сделать вывод, что они работают </w:t>
      </w:r>
      <w:r w:rsidR="00AA4458">
        <w:rPr>
          <w:rFonts w:ascii="Times New Roman" w:eastAsia="Times New Roman" w:hAnsi="Times New Roman" w:cs="Times New Roman"/>
          <w:sz w:val="28"/>
          <w:szCs w:val="28"/>
          <w:lang w:eastAsia="ru-RU"/>
        </w:rPr>
        <w:t xml:space="preserve">быстрее </w:t>
      </w:r>
      <w:r w:rsidR="00AA4458">
        <w:rPr>
          <w:rFonts w:ascii="Times New Roman" w:eastAsia="Times New Roman" w:hAnsi="Times New Roman" w:cs="Times New Roman"/>
          <w:sz w:val="28"/>
          <w:szCs w:val="28"/>
          <w:lang w:val="en-US" w:eastAsia="ru-RU"/>
        </w:rPr>
        <w:t>path</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val="en-US" w:eastAsia="ru-RU"/>
        </w:rPr>
        <w:t>tracing</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 xml:space="preserve">в </w:t>
      </w:r>
      <w:r w:rsidR="00AA4458">
        <w:rPr>
          <w:rFonts w:ascii="Times New Roman" w:eastAsia="Times New Roman" w:hAnsi="Times New Roman" w:cs="Times New Roman"/>
          <w:sz w:val="28"/>
          <w:szCs w:val="28"/>
          <w:lang w:val="en-US" w:eastAsia="ru-RU"/>
        </w:rPr>
        <w:t>cycles</w:t>
      </w:r>
      <w:r w:rsidR="00AA4458">
        <w:rPr>
          <w:rFonts w:ascii="Times New Roman" w:eastAsia="Times New Roman" w:hAnsi="Times New Roman" w:cs="Times New Roman"/>
          <w:sz w:val="28"/>
          <w:szCs w:val="28"/>
          <w:lang w:eastAsia="ru-RU"/>
        </w:rPr>
        <w:t xml:space="preserve"> в данном эксперименте</w:t>
      </w:r>
      <w:r w:rsidRPr="00B5325E">
        <w:rPr>
          <w:rFonts w:ascii="Times New Roman" w:eastAsia="Times New Roman" w:hAnsi="Times New Roman" w:cs="Times New Roman"/>
          <w:sz w:val="28"/>
          <w:szCs w:val="28"/>
          <w:lang w:eastAsia="ru-RU"/>
        </w:rPr>
        <w:t>.</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 xml:space="preserve">Наиболее высокая реалистичность у </w:t>
      </w:r>
      <w:proofErr w:type="spellStart"/>
      <w:r w:rsidR="00AA4458">
        <w:rPr>
          <w:rFonts w:ascii="Times New Roman" w:eastAsia="Times New Roman" w:hAnsi="Times New Roman" w:cs="Times New Roman"/>
          <w:sz w:val="28"/>
          <w:szCs w:val="28"/>
          <w:lang w:val="en-US" w:eastAsia="ru-RU"/>
        </w:rPr>
        <w:t>luxcore</w:t>
      </w:r>
      <w:proofErr w:type="spellEnd"/>
      <w:r w:rsidR="00AA4458">
        <w:rPr>
          <w:rFonts w:ascii="Times New Roman" w:eastAsia="Times New Roman" w:hAnsi="Times New Roman" w:cs="Times New Roman"/>
          <w:sz w:val="28"/>
          <w:szCs w:val="28"/>
          <w:lang w:eastAsia="ru-RU"/>
        </w:rPr>
        <w:t>.</w:t>
      </w:r>
    </w:p>
    <w:p w14:paraId="027D63E9" w14:textId="6C95603A" w:rsidR="009F192F" w:rsidRDefault="009F192F" w:rsidP="00740F34">
      <w:pPr>
        <w:spacing w:after="0" w:line="276" w:lineRule="auto"/>
        <w:ind w:firstLine="567"/>
        <w:contextualSpacing/>
        <w:rPr>
          <w:ins w:id="370" w:author="Борис Гогинян" w:date="2020-05-29T23:02:00Z"/>
          <w:rFonts w:ascii="Times New Roman" w:eastAsia="Times New Roman" w:hAnsi="Times New Roman" w:cs="Times New Roman"/>
          <w:sz w:val="28"/>
          <w:szCs w:val="28"/>
          <w:lang w:eastAsia="ru-RU"/>
        </w:rPr>
        <w:pPrChange w:id="371" w:author="Борис Гогинян" w:date="2020-05-29T22:44:00Z">
          <w:pPr>
            <w:spacing w:after="0" w:line="360" w:lineRule="auto"/>
            <w:ind w:firstLine="567"/>
            <w:contextualSpacing/>
          </w:pPr>
        </w:pPrChange>
      </w:pPr>
    </w:p>
    <w:p w14:paraId="399993AC" w14:textId="198507BE" w:rsidR="009F192F" w:rsidRDefault="009F192F" w:rsidP="00740F34">
      <w:pPr>
        <w:spacing w:after="0" w:line="276" w:lineRule="auto"/>
        <w:ind w:firstLine="567"/>
        <w:contextualSpacing/>
        <w:rPr>
          <w:ins w:id="372" w:author="Борис Гогинян" w:date="2020-05-29T23:02:00Z"/>
          <w:rFonts w:ascii="Times New Roman" w:eastAsia="Times New Roman" w:hAnsi="Times New Roman" w:cs="Times New Roman"/>
          <w:sz w:val="28"/>
          <w:szCs w:val="28"/>
          <w:lang w:eastAsia="ru-RU"/>
        </w:rPr>
        <w:pPrChange w:id="373" w:author="Борис Гогинян" w:date="2020-05-29T22:44:00Z">
          <w:pPr>
            <w:spacing w:after="0" w:line="360" w:lineRule="auto"/>
            <w:ind w:firstLine="567"/>
            <w:contextualSpacing/>
          </w:pPr>
        </w:pPrChange>
      </w:pPr>
    </w:p>
    <w:p w14:paraId="1F86D15A" w14:textId="39FE26D1" w:rsidR="009F192F" w:rsidRDefault="009F192F" w:rsidP="009F192F">
      <w:pPr>
        <w:spacing w:after="0" w:line="276" w:lineRule="auto"/>
        <w:ind w:firstLine="567"/>
        <w:contextualSpacing/>
        <w:jc w:val="center"/>
        <w:rPr>
          <w:ins w:id="374" w:author="Борис Гогинян" w:date="2020-05-29T23:13:00Z"/>
          <w:rFonts w:ascii="Times New Roman" w:eastAsia="Times New Roman" w:hAnsi="Times New Roman" w:cs="Times New Roman"/>
          <w:b/>
          <w:sz w:val="28"/>
          <w:szCs w:val="28"/>
          <w:lang w:eastAsia="ru-RU"/>
        </w:rPr>
        <w:pPrChange w:id="375" w:author="Борис Гогинян" w:date="2020-05-29T23:02:00Z">
          <w:pPr>
            <w:spacing w:after="0" w:line="360" w:lineRule="auto"/>
            <w:ind w:firstLine="567"/>
            <w:contextualSpacing/>
          </w:pPr>
        </w:pPrChange>
      </w:pPr>
      <w:ins w:id="376" w:author="Борис Гогинян" w:date="2020-05-29T23:02:00Z">
        <w:r w:rsidRPr="009F192F">
          <w:rPr>
            <w:rFonts w:ascii="Times New Roman" w:eastAsia="Times New Roman" w:hAnsi="Times New Roman" w:cs="Times New Roman"/>
            <w:b/>
            <w:sz w:val="28"/>
            <w:szCs w:val="28"/>
            <w:lang w:eastAsia="ru-RU"/>
            <w:rPrChange w:id="377" w:author="Борис Гогинян" w:date="2020-05-29T23:03:00Z">
              <w:rPr>
                <w:rFonts w:ascii="Times New Roman" w:eastAsia="Times New Roman" w:hAnsi="Times New Roman" w:cs="Times New Roman"/>
                <w:sz w:val="28"/>
                <w:szCs w:val="28"/>
                <w:lang w:eastAsia="ru-RU"/>
              </w:rPr>
            </w:rPrChange>
          </w:rPr>
          <w:t>Эксперимент 2</w:t>
        </w:r>
      </w:ins>
    </w:p>
    <w:p w14:paraId="6623FBB6" w14:textId="0510843F" w:rsidR="00702D3A" w:rsidRPr="00702D3A" w:rsidRDefault="00702D3A" w:rsidP="00702D3A">
      <w:pPr>
        <w:spacing w:after="0" w:line="276" w:lineRule="auto"/>
        <w:contextualSpacing/>
        <w:rPr>
          <w:ins w:id="378" w:author="Борис Гогинян" w:date="2020-05-29T23:13:00Z"/>
          <w:rFonts w:ascii="Times New Roman" w:eastAsia="Times New Roman" w:hAnsi="Times New Roman" w:cs="Times New Roman"/>
          <w:sz w:val="28"/>
          <w:szCs w:val="28"/>
          <w:lang w:eastAsia="ru-RU"/>
          <w:rPrChange w:id="379" w:author="Борис Гогинян" w:date="2020-05-29T23:13:00Z">
            <w:rPr>
              <w:ins w:id="380" w:author="Борис Гогинян" w:date="2020-05-29T23:13:00Z"/>
              <w:rFonts w:ascii="Times New Roman" w:eastAsia="Times New Roman" w:hAnsi="Times New Roman" w:cs="Times New Roman"/>
              <w:b/>
              <w:sz w:val="28"/>
              <w:szCs w:val="28"/>
              <w:lang w:eastAsia="ru-RU"/>
            </w:rPr>
          </w:rPrChange>
        </w:rPr>
        <w:pPrChange w:id="381" w:author="Борис Гогинян" w:date="2020-05-29T23:13:00Z">
          <w:pPr>
            <w:spacing w:after="0" w:line="360" w:lineRule="auto"/>
            <w:ind w:firstLine="567"/>
            <w:contextualSpacing/>
          </w:pPr>
        </w:pPrChange>
      </w:pPr>
      <w:ins w:id="382" w:author="Борис Гогинян" w:date="2020-05-29T23:13:00Z">
        <w:r w:rsidRPr="00702D3A">
          <w:rPr>
            <w:rFonts w:ascii="Times New Roman" w:eastAsia="Times New Roman" w:hAnsi="Times New Roman" w:cs="Times New Roman"/>
            <w:sz w:val="28"/>
            <w:szCs w:val="28"/>
            <w:lang w:eastAsia="ru-RU"/>
            <w:rPrChange w:id="383" w:author="Борис Гогинян" w:date="2020-05-29T23:13:00Z">
              <w:rPr>
                <w:rFonts w:ascii="Times New Roman" w:eastAsia="Times New Roman" w:hAnsi="Times New Roman" w:cs="Times New Roman"/>
                <w:b/>
                <w:sz w:val="28"/>
                <w:szCs w:val="28"/>
                <w:lang w:eastAsia="ru-RU"/>
              </w:rPr>
            </w:rPrChange>
          </w:rPr>
          <w:t xml:space="preserve">Все рендеры используют </w:t>
        </w:r>
      </w:ins>
      <w:ins w:id="384" w:author="Борис Гогинян" w:date="2020-05-29T23:14:00Z">
        <w:r>
          <w:rPr>
            <w:rFonts w:ascii="Times New Roman" w:eastAsia="Times New Roman" w:hAnsi="Times New Roman" w:cs="Times New Roman"/>
            <w:sz w:val="28"/>
            <w:szCs w:val="28"/>
            <w:lang w:eastAsia="ru-RU"/>
          </w:rPr>
          <w:t xml:space="preserve">алгоритм </w:t>
        </w:r>
      </w:ins>
      <w:ins w:id="385" w:author="Борис Гогинян" w:date="2020-05-29T23:13:00Z">
        <w:r>
          <w:rPr>
            <w:rFonts w:ascii="Times New Roman" w:eastAsia="Times New Roman" w:hAnsi="Times New Roman" w:cs="Times New Roman"/>
            <w:sz w:val="28"/>
            <w:szCs w:val="28"/>
            <w:lang w:eastAsia="ru-RU"/>
            <w:rPrChange w:id="386" w:author="Борис Гогинян" w:date="2020-05-29T23:13:00Z">
              <w:rPr>
                <w:rFonts w:ascii="Times New Roman" w:eastAsia="Times New Roman" w:hAnsi="Times New Roman" w:cs="Times New Roman"/>
                <w:sz w:val="28"/>
                <w:szCs w:val="28"/>
                <w:lang w:eastAsia="ru-RU"/>
              </w:rPr>
            </w:rPrChange>
          </w:rPr>
          <w:t>трассировки</w:t>
        </w:r>
        <w:r w:rsidRPr="00702D3A">
          <w:rPr>
            <w:rFonts w:ascii="Times New Roman" w:eastAsia="Times New Roman" w:hAnsi="Times New Roman" w:cs="Times New Roman"/>
            <w:sz w:val="28"/>
            <w:szCs w:val="28"/>
            <w:lang w:eastAsia="ru-RU"/>
            <w:rPrChange w:id="387" w:author="Борис Гогинян" w:date="2020-05-29T23:13:00Z">
              <w:rPr>
                <w:rFonts w:ascii="Times New Roman" w:eastAsia="Times New Roman" w:hAnsi="Times New Roman" w:cs="Times New Roman"/>
                <w:b/>
                <w:sz w:val="28"/>
                <w:szCs w:val="28"/>
                <w:lang w:eastAsia="ru-RU"/>
              </w:rPr>
            </w:rPrChange>
          </w:rPr>
          <w:t xml:space="preserve"> пути</w:t>
        </w:r>
      </w:ins>
      <w:ins w:id="388" w:author="Борис Гогинян" w:date="2020-05-29T23:14:00Z">
        <w:r>
          <w:rPr>
            <w:rFonts w:ascii="Times New Roman" w:eastAsia="Times New Roman" w:hAnsi="Times New Roman" w:cs="Times New Roman"/>
            <w:sz w:val="28"/>
            <w:szCs w:val="28"/>
            <w:lang w:eastAsia="ru-RU"/>
          </w:rPr>
          <w:t>.</w:t>
        </w:r>
      </w:ins>
    </w:p>
    <w:p w14:paraId="6D71D85A" w14:textId="71EA2E5F" w:rsidR="00702D3A" w:rsidRPr="00702D3A" w:rsidRDefault="00702D3A" w:rsidP="00702D3A">
      <w:pPr>
        <w:spacing w:after="0" w:line="276" w:lineRule="auto"/>
        <w:contextualSpacing/>
        <w:rPr>
          <w:ins w:id="389" w:author="Борис Гогинян" w:date="2020-05-29T23:13:00Z"/>
          <w:rFonts w:ascii="Times New Roman" w:eastAsia="Times New Roman" w:hAnsi="Times New Roman" w:cs="Times New Roman"/>
          <w:sz w:val="28"/>
          <w:szCs w:val="28"/>
          <w:lang w:eastAsia="ru-RU"/>
        </w:rPr>
      </w:pPr>
      <w:ins w:id="390" w:author="Борис Гогинян" w:date="2020-05-29T23:13:00Z">
        <w:r>
          <w:rPr>
            <w:rFonts w:ascii="Times New Roman" w:eastAsia="Times New Roman" w:hAnsi="Times New Roman" w:cs="Times New Roman"/>
            <w:sz w:val="28"/>
            <w:szCs w:val="28"/>
            <w:lang w:eastAsia="ru-RU"/>
          </w:rPr>
          <w:t xml:space="preserve">1. appleseed </w:t>
        </w:r>
        <w:r w:rsidRPr="00702D3A">
          <w:rPr>
            <w:rFonts w:ascii="Times New Roman" w:eastAsia="Times New Roman" w:hAnsi="Times New Roman" w:cs="Times New Roman"/>
            <w:sz w:val="28"/>
            <w:szCs w:val="28"/>
            <w:lang w:eastAsia="ru-RU"/>
          </w:rPr>
          <w:t xml:space="preserve"> </w:t>
        </w:r>
      </w:ins>
    </w:p>
    <w:p w14:paraId="4385E1B7" w14:textId="55D3A88D" w:rsidR="00702D3A" w:rsidRPr="00702D3A" w:rsidRDefault="00702D3A" w:rsidP="00702D3A">
      <w:pPr>
        <w:spacing w:after="0" w:line="276" w:lineRule="auto"/>
        <w:contextualSpacing/>
        <w:rPr>
          <w:ins w:id="391" w:author="Борис Гогинян" w:date="2020-05-29T23:13:00Z"/>
          <w:rFonts w:ascii="Times New Roman" w:eastAsia="Times New Roman" w:hAnsi="Times New Roman" w:cs="Times New Roman"/>
          <w:sz w:val="28"/>
          <w:szCs w:val="28"/>
          <w:lang w:eastAsia="ru-RU"/>
        </w:rPr>
      </w:pPr>
      <w:ins w:id="392" w:author="Борис Гогинян" w:date="2020-05-29T23:13:00Z">
        <w:r w:rsidRPr="00702D3A">
          <w:rPr>
            <w:rFonts w:ascii="Times New Roman" w:eastAsia="Times New Roman" w:hAnsi="Times New Roman" w:cs="Times New Roman"/>
            <w:sz w:val="28"/>
            <w:szCs w:val="28"/>
            <w:lang w:eastAsia="ru-RU"/>
          </w:rPr>
          <w:tab/>
          <w:t xml:space="preserve">Максимальное кол-во отражений/преломлений </w:t>
        </w:r>
      </w:ins>
      <w:ins w:id="393" w:author="Борис Гогинян" w:date="2020-05-29T23:14:00Z">
        <w:r w:rsidRPr="00702D3A">
          <w:rPr>
            <w:rFonts w:ascii="Times New Roman" w:eastAsia="Times New Roman" w:hAnsi="Times New Roman" w:cs="Times New Roman"/>
            <w:sz w:val="28"/>
            <w:szCs w:val="28"/>
            <w:lang w:eastAsia="ru-RU"/>
          </w:rPr>
          <w:t>испускаемых</w:t>
        </w:r>
        <w:r w:rsidRPr="00702D3A">
          <w:rPr>
            <w:rFonts w:ascii="Times New Roman" w:eastAsia="Times New Roman" w:hAnsi="Times New Roman" w:cs="Times New Roman"/>
            <w:sz w:val="28"/>
            <w:szCs w:val="28"/>
            <w:lang w:eastAsia="ru-RU"/>
          </w:rPr>
          <w:t xml:space="preserve"> </w:t>
        </w:r>
      </w:ins>
      <w:ins w:id="394" w:author="Борис Гогинян" w:date="2020-05-29T23:13:00Z">
        <w:r w:rsidRPr="00702D3A">
          <w:rPr>
            <w:rFonts w:ascii="Times New Roman" w:eastAsia="Times New Roman" w:hAnsi="Times New Roman" w:cs="Times New Roman"/>
            <w:sz w:val="28"/>
            <w:szCs w:val="28"/>
            <w:lang w:eastAsia="ru-RU"/>
          </w:rPr>
          <w:t>лучей:</w:t>
        </w:r>
      </w:ins>
    </w:p>
    <w:p w14:paraId="02310E6A" w14:textId="77777777" w:rsidR="00702D3A" w:rsidRPr="00702D3A" w:rsidRDefault="00702D3A" w:rsidP="00702D3A">
      <w:pPr>
        <w:spacing w:after="0" w:line="276" w:lineRule="auto"/>
        <w:contextualSpacing/>
        <w:rPr>
          <w:ins w:id="395" w:author="Борис Гогинян" w:date="2020-05-29T23:13:00Z"/>
          <w:rFonts w:ascii="Times New Roman" w:eastAsia="Times New Roman" w:hAnsi="Times New Roman" w:cs="Times New Roman"/>
          <w:sz w:val="28"/>
          <w:szCs w:val="28"/>
          <w:lang w:eastAsia="ru-RU"/>
        </w:rPr>
      </w:pPr>
      <w:ins w:id="396" w:author="Борис Гогинян" w:date="2020-05-29T23:13:00Z">
        <w:r w:rsidRPr="00702D3A">
          <w:rPr>
            <w:rFonts w:ascii="Times New Roman" w:eastAsia="Times New Roman" w:hAnsi="Times New Roman" w:cs="Times New Roman"/>
            <w:sz w:val="28"/>
            <w:szCs w:val="28"/>
            <w:lang w:eastAsia="ru-RU"/>
          </w:rPr>
          <w:tab/>
          <w:t>Диффузной поверхности – 8;</w:t>
        </w:r>
      </w:ins>
    </w:p>
    <w:p w14:paraId="2F029F52" w14:textId="77777777" w:rsidR="00702D3A" w:rsidRPr="00702D3A" w:rsidRDefault="00702D3A" w:rsidP="00702D3A">
      <w:pPr>
        <w:spacing w:after="0" w:line="276" w:lineRule="auto"/>
        <w:contextualSpacing/>
        <w:rPr>
          <w:ins w:id="397" w:author="Борис Гогинян" w:date="2020-05-29T23:13:00Z"/>
          <w:rFonts w:ascii="Times New Roman" w:eastAsia="Times New Roman" w:hAnsi="Times New Roman" w:cs="Times New Roman"/>
          <w:sz w:val="28"/>
          <w:szCs w:val="28"/>
          <w:lang w:eastAsia="ru-RU"/>
        </w:rPr>
      </w:pPr>
      <w:ins w:id="398" w:author="Борис Гогинян" w:date="2020-05-29T23:13:00Z">
        <w:r w:rsidRPr="00702D3A">
          <w:rPr>
            <w:rFonts w:ascii="Times New Roman" w:eastAsia="Times New Roman" w:hAnsi="Times New Roman" w:cs="Times New Roman"/>
            <w:sz w:val="28"/>
            <w:szCs w:val="28"/>
            <w:lang w:eastAsia="ru-RU"/>
          </w:rPr>
          <w:tab/>
          <w:t>Глянцевой поверхности – 8;</w:t>
        </w:r>
      </w:ins>
    </w:p>
    <w:p w14:paraId="12A6EA15" w14:textId="77777777" w:rsidR="00702D3A" w:rsidRPr="00702D3A" w:rsidRDefault="00702D3A" w:rsidP="00702D3A">
      <w:pPr>
        <w:spacing w:after="0" w:line="276" w:lineRule="auto"/>
        <w:contextualSpacing/>
        <w:rPr>
          <w:ins w:id="399" w:author="Борис Гогинян" w:date="2020-05-29T23:13:00Z"/>
          <w:rFonts w:ascii="Times New Roman" w:eastAsia="Times New Roman" w:hAnsi="Times New Roman" w:cs="Times New Roman"/>
          <w:sz w:val="28"/>
          <w:szCs w:val="28"/>
          <w:lang w:eastAsia="ru-RU"/>
        </w:rPr>
      </w:pPr>
      <w:ins w:id="400" w:author="Борис Гогинян" w:date="2020-05-29T23:13:00Z">
        <w:r w:rsidRPr="00702D3A">
          <w:rPr>
            <w:rFonts w:ascii="Times New Roman" w:eastAsia="Times New Roman" w:hAnsi="Times New Roman" w:cs="Times New Roman"/>
            <w:sz w:val="28"/>
            <w:szCs w:val="28"/>
            <w:lang w:eastAsia="ru-RU"/>
          </w:rPr>
          <w:tab/>
          <w:t>Пропускающей поверхности – 8;</w:t>
        </w:r>
      </w:ins>
    </w:p>
    <w:p w14:paraId="286ED137" w14:textId="301D6F56" w:rsidR="00702D3A" w:rsidRPr="00702D3A" w:rsidRDefault="00702D3A" w:rsidP="00702D3A">
      <w:pPr>
        <w:spacing w:after="0" w:line="276" w:lineRule="auto"/>
        <w:contextualSpacing/>
        <w:rPr>
          <w:ins w:id="401" w:author="Борис Гогинян" w:date="2020-05-29T23:13:00Z"/>
          <w:rFonts w:ascii="Times New Roman" w:eastAsia="Times New Roman" w:hAnsi="Times New Roman" w:cs="Times New Roman"/>
          <w:sz w:val="28"/>
          <w:szCs w:val="28"/>
          <w:lang w:eastAsia="ru-RU"/>
        </w:rPr>
      </w:pPr>
      <w:ins w:id="402" w:author="Борис Гогинян" w:date="2020-05-29T23:13:00Z">
        <w:r w:rsidRPr="00702D3A">
          <w:rPr>
            <w:rFonts w:ascii="Times New Roman" w:eastAsia="Times New Roman" w:hAnsi="Times New Roman" w:cs="Times New Roman"/>
            <w:sz w:val="28"/>
            <w:szCs w:val="28"/>
            <w:lang w:eastAsia="ru-RU"/>
          </w:rPr>
          <w:tab/>
          <w:t>Кол-во итераций</w:t>
        </w:r>
      </w:ins>
      <w:ins w:id="403" w:author="Борис Гогинян" w:date="2020-05-29T23:17:00Z">
        <w:r>
          <w:rPr>
            <w:rFonts w:ascii="Times New Roman" w:eastAsia="Times New Roman" w:hAnsi="Times New Roman" w:cs="Times New Roman"/>
            <w:sz w:val="28"/>
            <w:szCs w:val="28"/>
            <w:lang w:eastAsia="ru-RU"/>
          </w:rPr>
          <w:t xml:space="preserve"> на</w:t>
        </w:r>
      </w:ins>
      <w:ins w:id="404" w:author="Борис Гогинян" w:date="2020-05-29T23:13:00Z">
        <w:r w:rsidRPr="00702D3A">
          <w:rPr>
            <w:rFonts w:ascii="Times New Roman" w:eastAsia="Times New Roman" w:hAnsi="Times New Roman" w:cs="Times New Roman"/>
            <w:sz w:val="28"/>
            <w:szCs w:val="28"/>
            <w:lang w:eastAsia="ru-RU"/>
          </w:rPr>
          <w:t xml:space="preserve"> 6 потоков (семплов): 7, 14, 27, 54.</w:t>
        </w:r>
      </w:ins>
    </w:p>
    <w:p w14:paraId="3E5CFD8D" w14:textId="77777777" w:rsidR="00702D3A" w:rsidRPr="00702D3A" w:rsidRDefault="00702D3A" w:rsidP="00702D3A">
      <w:pPr>
        <w:spacing w:after="0" w:line="276" w:lineRule="auto"/>
        <w:contextualSpacing/>
        <w:rPr>
          <w:ins w:id="405" w:author="Борис Гогинян" w:date="2020-05-29T23:13:00Z"/>
          <w:rFonts w:ascii="Times New Roman" w:eastAsia="Times New Roman" w:hAnsi="Times New Roman" w:cs="Times New Roman"/>
          <w:sz w:val="28"/>
          <w:szCs w:val="28"/>
          <w:lang w:eastAsia="ru-RU"/>
        </w:rPr>
      </w:pPr>
      <w:ins w:id="406" w:author="Борис Гогинян" w:date="2020-05-29T23:13:00Z">
        <w:r w:rsidRPr="00702D3A">
          <w:rPr>
            <w:rFonts w:ascii="Times New Roman" w:eastAsia="Times New Roman" w:hAnsi="Times New Roman" w:cs="Times New Roman"/>
            <w:sz w:val="28"/>
            <w:szCs w:val="28"/>
            <w:lang w:eastAsia="ru-RU"/>
          </w:rPr>
          <w:t xml:space="preserve">2.  </w:t>
        </w:r>
        <w:proofErr w:type="spellStart"/>
        <w:r w:rsidRPr="00702D3A">
          <w:rPr>
            <w:rFonts w:ascii="Times New Roman" w:eastAsia="Times New Roman" w:hAnsi="Times New Roman" w:cs="Times New Roman"/>
            <w:sz w:val="28"/>
            <w:szCs w:val="28"/>
            <w:lang w:eastAsia="ru-RU"/>
          </w:rPr>
          <w:t>cycles</w:t>
        </w:r>
        <w:proofErr w:type="spellEnd"/>
      </w:ins>
    </w:p>
    <w:p w14:paraId="1077EA82" w14:textId="77777777" w:rsidR="00702D3A" w:rsidRPr="00702D3A" w:rsidRDefault="00702D3A" w:rsidP="00702D3A">
      <w:pPr>
        <w:spacing w:after="0" w:line="276" w:lineRule="auto"/>
        <w:contextualSpacing/>
        <w:rPr>
          <w:ins w:id="407" w:author="Борис Гогинян" w:date="2020-05-29T23:13:00Z"/>
          <w:rFonts w:ascii="Times New Roman" w:eastAsia="Times New Roman" w:hAnsi="Times New Roman" w:cs="Times New Roman"/>
          <w:sz w:val="28"/>
          <w:szCs w:val="28"/>
          <w:lang w:eastAsia="ru-RU"/>
        </w:rPr>
      </w:pPr>
      <w:ins w:id="408" w:author="Борис Гогинян" w:date="2020-05-29T23:13:00Z">
        <w:r w:rsidRPr="00702D3A">
          <w:rPr>
            <w:rFonts w:ascii="Times New Roman" w:eastAsia="Times New Roman" w:hAnsi="Times New Roman" w:cs="Times New Roman"/>
            <w:sz w:val="28"/>
            <w:szCs w:val="28"/>
            <w:lang w:eastAsia="ru-RU"/>
          </w:rPr>
          <w:tab/>
          <w:t xml:space="preserve">Используется трассировка пути. </w:t>
        </w:r>
      </w:ins>
    </w:p>
    <w:p w14:paraId="636C405C" w14:textId="555D1BDE" w:rsidR="00702D3A" w:rsidRPr="00702D3A" w:rsidRDefault="00702D3A" w:rsidP="00702D3A">
      <w:pPr>
        <w:spacing w:after="0" w:line="276" w:lineRule="auto"/>
        <w:contextualSpacing/>
        <w:rPr>
          <w:ins w:id="409" w:author="Борис Гогинян" w:date="2020-05-29T23:13:00Z"/>
          <w:rFonts w:ascii="Times New Roman" w:eastAsia="Times New Roman" w:hAnsi="Times New Roman" w:cs="Times New Roman"/>
          <w:sz w:val="28"/>
          <w:szCs w:val="28"/>
          <w:lang w:eastAsia="ru-RU"/>
        </w:rPr>
      </w:pPr>
      <w:ins w:id="410" w:author="Борис Гогинян" w:date="2020-05-29T23:13:00Z">
        <w:r w:rsidRPr="00702D3A">
          <w:rPr>
            <w:rFonts w:ascii="Times New Roman" w:eastAsia="Times New Roman" w:hAnsi="Times New Roman" w:cs="Times New Roman"/>
            <w:sz w:val="28"/>
            <w:szCs w:val="28"/>
            <w:lang w:eastAsia="ru-RU"/>
          </w:rPr>
          <w:t>Максимальное ко</w:t>
        </w:r>
        <w:r>
          <w:rPr>
            <w:rFonts w:ascii="Times New Roman" w:eastAsia="Times New Roman" w:hAnsi="Times New Roman" w:cs="Times New Roman"/>
            <w:sz w:val="28"/>
            <w:szCs w:val="28"/>
            <w:lang w:eastAsia="ru-RU"/>
          </w:rPr>
          <w:t xml:space="preserve">л-во отражений/преломлений </w:t>
        </w:r>
      </w:ins>
      <w:ins w:id="411" w:author="Борис Гогинян" w:date="2020-05-29T23:14:00Z">
        <w:r w:rsidRPr="00702D3A">
          <w:rPr>
            <w:rFonts w:ascii="Times New Roman" w:eastAsia="Times New Roman" w:hAnsi="Times New Roman" w:cs="Times New Roman"/>
            <w:sz w:val="28"/>
            <w:szCs w:val="28"/>
            <w:lang w:eastAsia="ru-RU"/>
          </w:rPr>
          <w:t>испускаемых</w:t>
        </w:r>
        <w:r>
          <w:rPr>
            <w:rFonts w:ascii="Times New Roman" w:eastAsia="Times New Roman" w:hAnsi="Times New Roman" w:cs="Times New Roman"/>
            <w:sz w:val="28"/>
            <w:szCs w:val="28"/>
            <w:lang w:eastAsia="ru-RU"/>
          </w:rPr>
          <w:t xml:space="preserve"> </w:t>
        </w:r>
      </w:ins>
      <w:ins w:id="412" w:author="Борис Гогинян" w:date="2020-05-29T23:13:00Z">
        <w:r>
          <w:rPr>
            <w:rFonts w:ascii="Times New Roman" w:eastAsia="Times New Roman" w:hAnsi="Times New Roman" w:cs="Times New Roman"/>
            <w:sz w:val="28"/>
            <w:szCs w:val="28"/>
            <w:lang w:eastAsia="ru-RU"/>
          </w:rPr>
          <w:t>лучей</w:t>
        </w:r>
        <w:r w:rsidRPr="00702D3A">
          <w:rPr>
            <w:rFonts w:ascii="Times New Roman" w:eastAsia="Times New Roman" w:hAnsi="Times New Roman" w:cs="Times New Roman"/>
            <w:sz w:val="28"/>
            <w:szCs w:val="28"/>
            <w:lang w:eastAsia="ru-RU"/>
          </w:rPr>
          <w:t>:</w:t>
        </w:r>
      </w:ins>
    </w:p>
    <w:p w14:paraId="4AEE0008" w14:textId="77777777" w:rsidR="00702D3A" w:rsidRPr="00702D3A" w:rsidRDefault="00702D3A" w:rsidP="00702D3A">
      <w:pPr>
        <w:spacing w:after="0" w:line="276" w:lineRule="auto"/>
        <w:contextualSpacing/>
        <w:rPr>
          <w:ins w:id="413" w:author="Борис Гогинян" w:date="2020-05-29T23:13:00Z"/>
          <w:rFonts w:ascii="Times New Roman" w:eastAsia="Times New Roman" w:hAnsi="Times New Roman" w:cs="Times New Roman"/>
          <w:sz w:val="28"/>
          <w:szCs w:val="28"/>
          <w:lang w:eastAsia="ru-RU"/>
        </w:rPr>
      </w:pPr>
      <w:ins w:id="414" w:author="Борис Гогинян" w:date="2020-05-29T23:13:00Z">
        <w:r w:rsidRPr="00702D3A">
          <w:rPr>
            <w:rFonts w:ascii="Times New Roman" w:eastAsia="Times New Roman" w:hAnsi="Times New Roman" w:cs="Times New Roman"/>
            <w:sz w:val="28"/>
            <w:szCs w:val="28"/>
            <w:lang w:eastAsia="ru-RU"/>
          </w:rPr>
          <w:t>Диффузной поверхности – 16;</w:t>
        </w:r>
      </w:ins>
    </w:p>
    <w:p w14:paraId="2784215A" w14:textId="77777777" w:rsidR="00702D3A" w:rsidRPr="00702D3A" w:rsidRDefault="00702D3A" w:rsidP="00702D3A">
      <w:pPr>
        <w:spacing w:after="0" w:line="276" w:lineRule="auto"/>
        <w:contextualSpacing/>
        <w:rPr>
          <w:ins w:id="415" w:author="Борис Гогинян" w:date="2020-05-29T23:13:00Z"/>
          <w:rFonts w:ascii="Times New Roman" w:eastAsia="Times New Roman" w:hAnsi="Times New Roman" w:cs="Times New Roman"/>
          <w:sz w:val="28"/>
          <w:szCs w:val="28"/>
          <w:lang w:eastAsia="ru-RU"/>
        </w:rPr>
      </w:pPr>
      <w:ins w:id="416" w:author="Борис Гогинян" w:date="2020-05-29T23:13:00Z">
        <w:r w:rsidRPr="00702D3A">
          <w:rPr>
            <w:rFonts w:ascii="Times New Roman" w:eastAsia="Times New Roman" w:hAnsi="Times New Roman" w:cs="Times New Roman"/>
            <w:sz w:val="28"/>
            <w:szCs w:val="28"/>
            <w:lang w:eastAsia="ru-RU"/>
          </w:rPr>
          <w:tab/>
          <w:t>Глянцевой поверхности – 6;</w:t>
        </w:r>
      </w:ins>
    </w:p>
    <w:p w14:paraId="1300497F" w14:textId="77777777" w:rsidR="00702D3A" w:rsidRPr="00702D3A" w:rsidRDefault="00702D3A" w:rsidP="00702D3A">
      <w:pPr>
        <w:spacing w:after="0" w:line="276" w:lineRule="auto"/>
        <w:contextualSpacing/>
        <w:rPr>
          <w:ins w:id="417" w:author="Борис Гогинян" w:date="2020-05-29T23:13:00Z"/>
          <w:rFonts w:ascii="Times New Roman" w:eastAsia="Times New Roman" w:hAnsi="Times New Roman" w:cs="Times New Roman"/>
          <w:sz w:val="28"/>
          <w:szCs w:val="28"/>
          <w:lang w:eastAsia="ru-RU"/>
        </w:rPr>
      </w:pPr>
      <w:ins w:id="418" w:author="Борис Гогинян" w:date="2020-05-29T23:13:00Z">
        <w:r w:rsidRPr="00702D3A">
          <w:rPr>
            <w:rFonts w:ascii="Times New Roman" w:eastAsia="Times New Roman" w:hAnsi="Times New Roman" w:cs="Times New Roman"/>
            <w:sz w:val="28"/>
            <w:szCs w:val="28"/>
            <w:lang w:eastAsia="ru-RU"/>
          </w:rPr>
          <w:tab/>
          <w:t>Пропускающей поверхности – 8;</w:t>
        </w:r>
      </w:ins>
    </w:p>
    <w:p w14:paraId="0D1051C6" w14:textId="5FC351B9" w:rsidR="00702D3A" w:rsidRPr="00702D3A" w:rsidRDefault="00702D3A" w:rsidP="00702D3A">
      <w:pPr>
        <w:spacing w:after="0" w:line="276" w:lineRule="auto"/>
        <w:contextualSpacing/>
        <w:rPr>
          <w:ins w:id="419" w:author="Борис Гогинян" w:date="2020-05-29T23:13:00Z"/>
          <w:rFonts w:ascii="Times New Roman" w:eastAsia="Times New Roman" w:hAnsi="Times New Roman" w:cs="Times New Roman"/>
          <w:sz w:val="28"/>
          <w:szCs w:val="28"/>
          <w:lang w:eastAsia="ru-RU"/>
        </w:rPr>
      </w:pPr>
      <w:ins w:id="420" w:author="Борис Гогинян" w:date="2020-05-29T23:13:00Z">
        <w:r w:rsidRPr="00702D3A">
          <w:rPr>
            <w:rFonts w:ascii="Times New Roman" w:eastAsia="Times New Roman" w:hAnsi="Times New Roman" w:cs="Times New Roman"/>
            <w:sz w:val="28"/>
            <w:szCs w:val="28"/>
            <w:lang w:eastAsia="ru-RU"/>
          </w:rPr>
          <w:tab/>
          <w:t>Кол-во итераций</w:t>
        </w:r>
      </w:ins>
      <w:ins w:id="421" w:author="Борис Гогинян" w:date="2020-05-29T23:17:00Z">
        <w:r>
          <w:rPr>
            <w:rFonts w:ascii="Times New Roman" w:eastAsia="Times New Roman" w:hAnsi="Times New Roman" w:cs="Times New Roman"/>
            <w:sz w:val="28"/>
            <w:szCs w:val="28"/>
            <w:lang w:eastAsia="ru-RU"/>
          </w:rPr>
          <w:t xml:space="preserve"> на</w:t>
        </w:r>
      </w:ins>
      <w:ins w:id="422" w:author="Борис Гогинян" w:date="2020-05-29T23:13:00Z">
        <w:r w:rsidRPr="00702D3A">
          <w:rPr>
            <w:rFonts w:ascii="Times New Roman" w:eastAsia="Times New Roman" w:hAnsi="Times New Roman" w:cs="Times New Roman"/>
            <w:sz w:val="28"/>
            <w:szCs w:val="28"/>
            <w:lang w:eastAsia="ru-RU"/>
          </w:rPr>
          <w:t xml:space="preserve"> 6 потоков (семплов): 36, 68, 72, 139.</w:t>
        </w:r>
      </w:ins>
    </w:p>
    <w:p w14:paraId="461DDB17" w14:textId="77777777" w:rsidR="00702D3A" w:rsidRPr="00702D3A" w:rsidRDefault="00702D3A" w:rsidP="00702D3A">
      <w:pPr>
        <w:spacing w:after="0" w:line="276" w:lineRule="auto"/>
        <w:contextualSpacing/>
        <w:rPr>
          <w:ins w:id="423" w:author="Борис Гогинян" w:date="2020-05-29T23:13:00Z"/>
          <w:rFonts w:ascii="Times New Roman" w:eastAsia="Times New Roman" w:hAnsi="Times New Roman" w:cs="Times New Roman"/>
          <w:sz w:val="28"/>
          <w:szCs w:val="28"/>
          <w:lang w:eastAsia="ru-RU"/>
        </w:rPr>
      </w:pPr>
      <w:ins w:id="424" w:author="Борис Гогинян" w:date="2020-05-29T23:13:00Z">
        <w:r w:rsidRPr="00702D3A">
          <w:rPr>
            <w:rFonts w:ascii="Times New Roman" w:eastAsia="Times New Roman" w:hAnsi="Times New Roman" w:cs="Times New Roman"/>
            <w:sz w:val="28"/>
            <w:szCs w:val="28"/>
            <w:lang w:eastAsia="ru-RU"/>
          </w:rPr>
          <w:t xml:space="preserve">3. </w:t>
        </w:r>
        <w:proofErr w:type="spellStart"/>
        <w:r w:rsidRPr="00702D3A">
          <w:rPr>
            <w:rFonts w:ascii="Times New Roman" w:eastAsia="Times New Roman" w:hAnsi="Times New Roman" w:cs="Times New Roman"/>
            <w:sz w:val="28"/>
            <w:szCs w:val="28"/>
            <w:lang w:eastAsia="ru-RU"/>
          </w:rPr>
          <w:t>luxcore</w:t>
        </w:r>
        <w:proofErr w:type="spellEnd"/>
      </w:ins>
    </w:p>
    <w:p w14:paraId="026AEA1C" w14:textId="77777777" w:rsidR="00702D3A" w:rsidRPr="00702D3A" w:rsidRDefault="00702D3A" w:rsidP="00702D3A">
      <w:pPr>
        <w:spacing w:after="0" w:line="276" w:lineRule="auto"/>
        <w:contextualSpacing/>
        <w:rPr>
          <w:ins w:id="425" w:author="Борис Гогинян" w:date="2020-05-29T23:13:00Z"/>
          <w:rFonts w:ascii="Times New Roman" w:eastAsia="Times New Roman" w:hAnsi="Times New Roman" w:cs="Times New Roman"/>
          <w:sz w:val="28"/>
          <w:szCs w:val="28"/>
          <w:lang w:eastAsia="ru-RU"/>
        </w:rPr>
      </w:pPr>
      <w:ins w:id="426" w:author="Борис Гогинян" w:date="2020-05-29T23:13:00Z">
        <w:r w:rsidRPr="00702D3A">
          <w:rPr>
            <w:rFonts w:ascii="Times New Roman" w:eastAsia="Times New Roman" w:hAnsi="Times New Roman" w:cs="Times New Roman"/>
            <w:sz w:val="28"/>
            <w:szCs w:val="28"/>
            <w:lang w:eastAsia="ru-RU"/>
          </w:rPr>
          <w:tab/>
          <w:t xml:space="preserve">Используется трассировка пути. </w:t>
        </w:r>
      </w:ins>
    </w:p>
    <w:p w14:paraId="5AA3E519" w14:textId="77777777" w:rsidR="00702D3A" w:rsidRPr="00702D3A" w:rsidRDefault="00702D3A" w:rsidP="00702D3A">
      <w:pPr>
        <w:spacing w:after="0" w:line="276" w:lineRule="auto"/>
        <w:contextualSpacing/>
        <w:rPr>
          <w:ins w:id="427" w:author="Борис Гогинян" w:date="2020-05-29T23:13:00Z"/>
          <w:rFonts w:ascii="Times New Roman" w:eastAsia="Times New Roman" w:hAnsi="Times New Roman" w:cs="Times New Roman"/>
          <w:sz w:val="28"/>
          <w:szCs w:val="28"/>
          <w:lang w:eastAsia="ru-RU"/>
        </w:rPr>
      </w:pPr>
      <w:ins w:id="428" w:author="Борис Гогинян" w:date="2020-05-29T23:13:00Z">
        <w:r w:rsidRPr="00702D3A">
          <w:rPr>
            <w:rFonts w:ascii="Times New Roman" w:eastAsia="Times New Roman" w:hAnsi="Times New Roman" w:cs="Times New Roman"/>
            <w:sz w:val="28"/>
            <w:szCs w:val="28"/>
            <w:lang w:eastAsia="ru-RU"/>
          </w:rPr>
          <w:tab/>
          <w:t>Диффузной поверхности – 4;</w:t>
        </w:r>
      </w:ins>
    </w:p>
    <w:p w14:paraId="5C98E160" w14:textId="77777777" w:rsidR="00702D3A" w:rsidRPr="00702D3A" w:rsidRDefault="00702D3A" w:rsidP="00702D3A">
      <w:pPr>
        <w:spacing w:after="0" w:line="276" w:lineRule="auto"/>
        <w:contextualSpacing/>
        <w:rPr>
          <w:ins w:id="429" w:author="Борис Гогинян" w:date="2020-05-29T23:13:00Z"/>
          <w:rFonts w:ascii="Times New Roman" w:eastAsia="Times New Roman" w:hAnsi="Times New Roman" w:cs="Times New Roman"/>
          <w:sz w:val="28"/>
          <w:szCs w:val="28"/>
          <w:lang w:eastAsia="ru-RU"/>
        </w:rPr>
      </w:pPr>
      <w:ins w:id="430" w:author="Борис Гогинян" w:date="2020-05-29T23:13:00Z">
        <w:r w:rsidRPr="00702D3A">
          <w:rPr>
            <w:rFonts w:ascii="Times New Roman" w:eastAsia="Times New Roman" w:hAnsi="Times New Roman" w:cs="Times New Roman"/>
            <w:sz w:val="28"/>
            <w:szCs w:val="28"/>
            <w:lang w:eastAsia="ru-RU"/>
          </w:rPr>
          <w:tab/>
          <w:t>Глянцевой(отражающей) поверхности – 12;</w:t>
        </w:r>
      </w:ins>
    </w:p>
    <w:p w14:paraId="700B02ED" w14:textId="77777777" w:rsidR="00702D3A" w:rsidRPr="00702D3A" w:rsidRDefault="00702D3A" w:rsidP="00702D3A">
      <w:pPr>
        <w:spacing w:after="0" w:line="276" w:lineRule="auto"/>
        <w:contextualSpacing/>
        <w:rPr>
          <w:ins w:id="431" w:author="Борис Гогинян" w:date="2020-05-29T23:13:00Z"/>
          <w:rFonts w:ascii="Times New Roman" w:eastAsia="Times New Roman" w:hAnsi="Times New Roman" w:cs="Times New Roman"/>
          <w:sz w:val="28"/>
          <w:szCs w:val="28"/>
          <w:lang w:eastAsia="ru-RU"/>
        </w:rPr>
      </w:pPr>
      <w:ins w:id="432" w:author="Борис Гогинян" w:date="2020-05-29T23:13:00Z">
        <w:r w:rsidRPr="00702D3A">
          <w:rPr>
            <w:rFonts w:ascii="Times New Roman" w:eastAsia="Times New Roman" w:hAnsi="Times New Roman" w:cs="Times New Roman"/>
            <w:sz w:val="28"/>
            <w:szCs w:val="28"/>
            <w:lang w:eastAsia="ru-RU"/>
          </w:rPr>
          <w:lastRenderedPageBreak/>
          <w:tab/>
          <w:t>Пропускающей поверхности – 12;</w:t>
        </w:r>
      </w:ins>
    </w:p>
    <w:p w14:paraId="717C433E" w14:textId="6D4A07EF" w:rsidR="00702D3A" w:rsidRPr="00702D3A" w:rsidRDefault="00702D3A" w:rsidP="00702D3A">
      <w:pPr>
        <w:spacing w:after="0" w:line="276" w:lineRule="auto"/>
        <w:contextualSpacing/>
        <w:rPr>
          <w:ins w:id="433" w:author="Борис Гогинян" w:date="2020-05-29T23:13:00Z"/>
          <w:rFonts w:ascii="Times New Roman" w:eastAsia="Times New Roman" w:hAnsi="Times New Roman" w:cs="Times New Roman"/>
          <w:sz w:val="28"/>
          <w:szCs w:val="28"/>
          <w:lang w:eastAsia="ru-RU"/>
        </w:rPr>
      </w:pPr>
      <w:ins w:id="434" w:author="Борис Гогинян" w:date="2020-05-29T23:13:00Z">
        <w:r w:rsidRPr="00702D3A">
          <w:rPr>
            <w:rFonts w:ascii="Times New Roman" w:eastAsia="Times New Roman" w:hAnsi="Times New Roman" w:cs="Times New Roman"/>
            <w:sz w:val="28"/>
            <w:szCs w:val="28"/>
            <w:lang w:eastAsia="ru-RU"/>
          </w:rPr>
          <w:t xml:space="preserve">Кол-во итераций </w:t>
        </w:r>
      </w:ins>
      <w:ins w:id="435" w:author="Борис Гогинян" w:date="2020-05-29T23:17:00Z">
        <w:r>
          <w:rPr>
            <w:rFonts w:ascii="Times New Roman" w:eastAsia="Times New Roman" w:hAnsi="Times New Roman" w:cs="Times New Roman"/>
            <w:sz w:val="28"/>
            <w:szCs w:val="28"/>
            <w:lang w:eastAsia="ru-RU"/>
          </w:rPr>
          <w:t xml:space="preserve">на </w:t>
        </w:r>
      </w:ins>
      <w:ins w:id="436" w:author="Борис Гогинян" w:date="2020-05-29T23:13:00Z">
        <w:r w:rsidRPr="00702D3A">
          <w:rPr>
            <w:rFonts w:ascii="Times New Roman" w:eastAsia="Times New Roman" w:hAnsi="Times New Roman" w:cs="Times New Roman"/>
            <w:sz w:val="28"/>
            <w:szCs w:val="28"/>
            <w:lang w:eastAsia="ru-RU"/>
          </w:rPr>
          <w:t>6 потоков (семплов): 88, 173, 335, 676.</w:t>
        </w:r>
      </w:ins>
    </w:p>
    <w:p w14:paraId="478A5006" w14:textId="58E3F891" w:rsidR="00702D3A" w:rsidRPr="00702D3A" w:rsidRDefault="00702D3A" w:rsidP="00702D3A">
      <w:pPr>
        <w:spacing w:after="0" w:line="276" w:lineRule="auto"/>
        <w:contextualSpacing/>
        <w:rPr>
          <w:ins w:id="437" w:author="Борис Гогинян" w:date="2020-05-29T22:50:00Z"/>
          <w:rFonts w:ascii="Times New Roman" w:eastAsia="Times New Roman" w:hAnsi="Times New Roman" w:cs="Times New Roman"/>
          <w:sz w:val="28"/>
          <w:szCs w:val="28"/>
          <w:lang w:eastAsia="ru-RU"/>
          <w:rPrChange w:id="438" w:author="Борис Гогинян" w:date="2020-05-29T23:13:00Z">
            <w:rPr>
              <w:ins w:id="439" w:author="Борис Гогинян" w:date="2020-05-29T22:50:00Z"/>
              <w:rFonts w:ascii="Times New Roman" w:eastAsia="Times New Roman" w:hAnsi="Times New Roman" w:cs="Times New Roman"/>
              <w:sz w:val="28"/>
              <w:szCs w:val="28"/>
              <w:lang w:eastAsia="ru-RU"/>
            </w:rPr>
          </w:rPrChange>
        </w:rPr>
        <w:pPrChange w:id="440" w:author="Борис Гогинян" w:date="2020-05-29T23:16:00Z">
          <w:pPr>
            <w:spacing w:after="0" w:line="360" w:lineRule="auto"/>
            <w:ind w:firstLine="567"/>
            <w:contextualSpacing/>
          </w:pPr>
        </w:pPrChange>
      </w:pPr>
    </w:p>
    <w:tbl>
      <w:tblPr>
        <w:tblStyle w:val="a8"/>
        <w:tblW w:w="0" w:type="auto"/>
        <w:tblLook w:val="04A0" w:firstRow="1" w:lastRow="0" w:firstColumn="1" w:lastColumn="0" w:noHBand="0" w:noVBand="1"/>
      </w:tblPr>
      <w:tblGrid>
        <w:gridCol w:w="5231"/>
        <w:gridCol w:w="1275"/>
        <w:gridCol w:w="1276"/>
        <w:gridCol w:w="1274"/>
        <w:gridCol w:w="1138"/>
        <w:tblGridChange w:id="441">
          <w:tblGrid>
            <w:gridCol w:w="5231"/>
            <w:gridCol w:w="1275"/>
            <w:gridCol w:w="1276"/>
            <w:gridCol w:w="1274"/>
            <w:gridCol w:w="1138"/>
          </w:tblGrid>
        </w:tblGridChange>
      </w:tblGrid>
      <w:tr w:rsidR="00740F34" w:rsidRPr="00E82F73" w14:paraId="5C7B0CAA" w14:textId="77777777" w:rsidTr="009F192F">
        <w:trPr>
          <w:ins w:id="442" w:author="Борис Гогинян" w:date="2020-05-29T22:50:00Z"/>
        </w:trPr>
        <w:tc>
          <w:tcPr>
            <w:tcW w:w="5231" w:type="dxa"/>
          </w:tcPr>
          <w:p w14:paraId="4B98C0D3" w14:textId="77777777" w:rsidR="00740F34" w:rsidRPr="00740F34" w:rsidRDefault="00740F34" w:rsidP="00740F34">
            <w:pPr>
              <w:rPr>
                <w:ins w:id="443" w:author="Борис Гогинян" w:date="2020-05-29T22:50:00Z"/>
                <w:rFonts w:ascii="Times New Roman" w:eastAsia="Times New Roman" w:hAnsi="Times New Roman" w:cs="Times New Roman"/>
                <w:iCs/>
                <w:color w:val="000000" w:themeColor="dark1"/>
                <w:kern w:val="24"/>
                <w:sz w:val="28"/>
                <w:szCs w:val="28"/>
                <w:rPrChange w:id="444" w:author="Борис Гогинян" w:date="2020-05-29T22:50:00Z">
                  <w:rPr>
                    <w:ins w:id="445" w:author="Борис Гогинян" w:date="2020-05-29T22:50:00Z"/>
                    <w:rFonts w:ascii="Times New Roman" w:eastAsia="Times New Roman" w:hAnsi="Times New Roman" w:cs="Times New Roman"/>
                    <w:iCs/>
                    <w:color w:val="000000" w:themeColor="dark1"/>
                    <w:kern w:val="24"/>
                    <w:sz w:val="28"/>
                    <w:szCs w:val="28"/>
                  </w:rPr>
                </w:rPrChange>
              </w:rPr>
            </w:pPr>
            <w:ins w:id="446" w:author="Борис Гогинян" w:date="2020-05-29T22:50:00Z">
              <w:r w:rsidRPr="00740F34">
                <w:rPr>
                  <w:rFonts w:ascii="Times New Roman" w:eastAsia="Times New Roman" w:hAnsi="Times New Roman" w:cs="Times New Roman"/>
                  <w:bCs/>
                  <w:iCs/>
                  <w:color w:val="000000" w:themeColor="dark1"/>
                  <w:kern w:val="24"/>
                  <w:sz w:val="28"/>
                  <w:szCs w:val="28"/>
                  <w:rPrChange w:id="447" w:author="Борис Гогинян" w:date="2020-05-29T22:50:00Z">
                    <w:rPr>
                      <w:rFonts w:ascii="Times New Roman" w:eastAsia="Times New Roman" w:hAnsi="Times New Roman" w:cs="Times New Roman"/>
                      <w:bCs/>
                      <w:iCs/>
                      <w:color w:val="000000" w:themeColor="dark1"/>
                      <w:kern w:val="24"/>
                      <w:sz w:val="28"/>
                      <w:szCs w:val="28"/>
                    </w:rPr>
                  </w:rPrChange>
                </w:rPr>
                <w:t>Время каждого ограничения(в секундах):</w:t>
              </w:r>
            </w:ins>
          </w:p>
        </w:tc>
        <w:tc>
          <w:tcPr>
            <w:tcW w:w="1275" w:type="dxa"/>
          </w:tcPr>
          <w:p w14:paraId="3E2A4528" w14:textId="6B06702D" w:rsidR="00740F34" w:rsidRPr="00740F34" w:rsidRDefault="00740F34" w:rsidP="00740F34">
            <w:pPr>
              <w:rPr>
                <w:ins w:id="448" w:author="Борис Гогинян" w:date="2020-05-29T22:50:00Z"/>
                <w:rFonts w:ascii="Times New Roman" w:hAnsi="Times New Roman" w:cs="Times New Roman"/>
                <w:color w:val="000000" w:themeColor="dark1"/>
                <w:kern w:val="24"/>
                <w:sz w:val="28"/>
                <w:szCs w:val="28"/>
                <w:rPrChange w:id="449" w:author="Борис Гогинян" w:date="2020-05-29T22:50:00Z">
                  <w:rPr>
                    <w:ins w:id="450" w:author="Борис Гогинян" w:date="2020-05-29T22:50:00Z"/>
                    <w:rFonts w:ascii="Times New Roman" w:hAnsi="Times New Roman" w:cs="Times New Roman"/>
                    <w:color w:val="000000" w:themeColor="dark1"/>
                    <w:kern w:val="24"/>
                    <w:sz w:val="28"/>
                    <w:szCs w:val="28"/>
                  </w:rPr>
                </w:rPrChange>
              </w:rPr>
            </w:pPr>
            <w:ins w:id="451" w:author="Борис Гогинян" w:date="2020-05-29T22:50:00Z">
              <w:r w:rsidRPr="00740F34">
                <w:rPr>
                  <w:rFonts w:ascii="Times New Roman" w:hAnsi="Times New Roman" w:cs="Times New Roman"/>
                  <w:sz w:val="28"/>
                  <w:szCs w:val="28"/>
                  <w:rPrChange w:id="452" w:author="Борис Гогинян" w:date="2020-05-29T22:50:00Z">
                    <w:rPr/>
                  </w:rPrChange>
                </w:rPr>
                <w:t>~661.3</w:t>
              </w:r>
            </w:ins>
          </w:p>
        </w:tc>
        <w:tc>
          <w:tcPr>
            <w:tcW w:w="1276" w:type="dxa"/>
          </w:tcPr>
          <w:p w14:paraId="76ABD596" w14:textId="36238149" w:rsidR="00740F34" w:rsidRPr="00740F34" w:rsidRDefault="00740F34" w:rsidP="00740F34">
            <w:pPr>
              <w:rPr>
                <w:ins w:id="453" w:author="Борис Гогинян" w:date="2020-05-29T22:50:00Z"/>
                <w:rFonts w:ascii="Times New Roman" w:hAnsi="Times New Roman" w:cs="Times New Roman"/>
                <w:color w:val="000000" w:themeColor="dark1"/>
                <w:kern w:val="24"/>
                <w:sz w:val="28"/>
                <w:szCs w:val="28"/>
                <w:rPrChange w:id="454" w:author="Борис Гогинян" w:date="2020-05-29T22:50:00Z">
                  <w:rPr>
                    <w:ins w:id="455" w:author="Борис Гогинян" w:date="2020-05-29T22:50:00Z"/>
                    <w:rFonts w:ascii="Times New Roman" w:hAnsi="Times New Roman" w:cs="Times New Roman"/>
                    <w:color w:val="000000" w:themeColor="dark1"/>
                    <w:kern w:val="24"/>
                    <w:sz w:val="28"/>
                    <w:szCs w:val="28"/>
                  </w:rPr>
                </w:rPrChange>
              </w:rPr>
            </w:pPr>
            <w:ins w:id="456" w:author="Борис Гогинян" w:date="2020-05-29T22:50:00Z">
              <w:r w:rsidRPr="00740F34">
                <w:rPr>
                  <w:rFonts w:ascii="Times New Roman" w:hAnsi="Times New Roman" w:cs="Times New Roman"/>
                  <w:sz w:val="28"/>
                  <w:szCs w:val="28"/>
                  <w:rPrChange w:id="457" w:author="Борис Гогинян" w:date="2020-05-29T22:50:00Z">
                    <w:rPr/>
                  </w:rPrChange>
                </w:rPr>
                <w:t>~1334.6</w:t>
              </w:r>
            </w:ins>
          </w:p>
        </w:tc>
        <w:tc>
          <w:tcPr>
            <w:tcW w:w="1274" w:type="dxa"/>
          </w:tcPr>
          <w:p w14:paraId="392DD554" w14:textId="6E34EFFE" w:rsidR="00740F34" w:rsidRPr="00740F34" w:rsidRDefault="00740F34" w:rsidP="00740F34">
            <w:pPr>
              <w:rPr>
                <w:ins w:id="458" w:author="Борис Гогинян" w:date="2020-05-29T22:50:00Z"/>
                <w:rFonts w:ascii="Times New Roman" w:hAnsi="Times New Roman" w:cs="Times New Roman"/>
                <w:color w:val="000000" w:themeColor="dark1"/>
                <w:kern w:val="24"/>
                <w:sz w:val="28"/>
                <w:szCs w:val="28"/>
                <w:rPrChange w:id="459" w:author="Борис Гогинян" w:date="2020-05-29T22:50:00Z">
                  <w:rPr>
                    <w:ins w:id="460" w:author="Борис Гогинян" w:date="2020-05-29T22:50:00Z"/>
                    <w:rFonts w:ascii="Times New Roman" w:hAnsi="Times New Roman" w:cs="Times New Roman"/>
                    <w:color w:val="000000" w:themeColor="dark1"/>
                    <w:kern w:val="24"/>
                    <w:sz w:val="28"/>
                    <w:szCs w:val="28"/>
                  </w:rPr>
                </w:rPrChange>
              </w:rPr>
            </w:pPr>
            <w:ins w:id="461" w:author="Борис Гогинян" w:date="2020-05-29T22:50:00Z">
              <w:r w:rsidRPr="00740F34">
                <w:rPr>
                  <w:rFonts w:ascii="Times New Roman" w:hAnsi="Times New Roman" w:cs="Times New Roman"/>
                  <w:sz w:val="28"/>
                  <w:szCs w:val="28"/>
                  <w:rPrChange w:id="462" w:author="Борис Гогинян" w:date="2020-05-29T22:50:00Z">
                    <w:rPr/>
                  </w:rPrChange>
                </w:rPr>
                <w:t>~2586</w:t>
              </w:r>
            </w:ins>
          </w:p>
        </w:tc>
        <w:tc>
          <w:tcPr>
            <w:tcW w:w="1138" w:type="dxa"/>
          </w:tcPr>
          <w:p w14:paraId="2E5DB87B" w14:textId="7CDDDEC6" w:rsidR="00740F34" w:rsidRPr="00740F34" w:rsidRDefault="00740F34" w:rsidP="00740F34">
            <w:pPr>
              <w:rPr>
                <w:ins w:id="463" w:author="Борис Гогинян" w:date="2020-05-29T22:50:00Z"/>
                <w:rFonts w:ascii="Times New Roman" w:hAnsi="Times New Roman" w:cs="Times New Roman"/>
                <w:bCs/>
                <w:color w:val="000000" w:themeColor="dark1"/>
                <w:kern w:val="24"/>
                <w:sz w:val="28"/>
                <w:szCs w:val="28"/>
                <w:rPrChange w:id="464" w:author="Борис Гогинян" w:date="2020-05-29T22:50:00Z">
                  <w:rPr>
                    <w:ins w:id="465" w:author="Борис Гогинян" w:date="2020-05-29T22:50:00Z"/>
                    <w:rFonts w:ascii="Times New Roman" w:hAnsi="Times New Roman" w:cs="Times New Roman"/>
                    <w:bCs/>
                    <w:color w:val="000000" w:themeColor="dark1"/>
                    <w:kern w:val="24"/>
                    <w:sz w:val="28"/>
                    <w:szCs w:val="28"/>
                  </w:rPr>
                </w:rPrChange>
              </w:rPr>
            </w:pPr>
            <w:ins w:id="466" w:author="Борис Гогинян" w:date="2020-05-29T22:50:00Z">
              <w:r w:rsidRPr="00740F34">
                <w:rPr>
                  <w:rFonts w:ascii="Times New Roman" w:hAnsi="Times New Roman" w:cs="Times New Roman"/>
                  <w:sz w:val="28"/>
                  <w:szCs w:val="28"/>
                  <w:rPrChange w:id="467" w:author="Борис Гогинян" w:date="2020-05-29T22:50:00Z">
                    <w:rPr/>
                  </w:rPrChange>
                </w:rPr>
                <w:t>~5181.3</w:t>
              </w:r>
            </w:ins>
          </w:p>
        </w:tc>
      </w:tr>
      <w:tr w:rsidR="009F192F" w:rsidRPr="00E82F73" w14:paraId="03694368" w14:textId="77777777" w:rsidTr="009F192F">
        <w:trPr>
          <w:ins w:id="468" w:author="Борис Гогинян" w:date="2020-05-29T22:50:00Z"/>
        </w:trPr>
        <w:tc>
          <w:tcPr>
            <w:tcW w:w="5231" w:type="dxa"/>
          </w:tcPr>
          <w:p w14:paraId="77A1C89F" w14:textId="6313FCB0" w:rsidR="009F192F" w:rsidRPr="00E82F73" w:rsidRDefault="009F192F" w:rsidP="009F192F">
            <w:pPr>
              <w:rPr>
                <w:ins w:id="469" w:author="Борис Гогинян" w:date="2020-05-29T22:50:00Z"/>
                <w:rFonts w:ascii="Times New Roman" w:hAnsi="Times New Roman" w:cs="Times New Roman"/>
                <w:iCs/>
                <w:sz w:val="28"/>
                <w:szCs w:val="28"/>
              </w:rPr>
            </w:pPr>
            <m:oMath>
              <m:sSub>
                <m:sSubPr>
                  <m:ctrlPr>
                    <w:ins w:id="470" w:author="Борис Гогинян" w:date="2020-05-29T22:50:00Z">
                      <w:rPr>
                        <w:rFonts w:ascii="Cambria Math" w:hAnsi="Cambria Math" w:cs="Times New Roman"/>
                        <w:i/>
                        <w:iCs/>
                        <w:color w:val="000000" w:themeColor="dark1"/>
                        <w:kern w:val="24"/>
                        <w:sz w:val="28"/>
                        <w:szCs w:val="28"/>
                      </w:rPr>
                    </w:ins>
                  </m:ctrlPr>
                </m:sSubPr>
                <m:e>
                  <m:r>
                    <w:ins w:id="471" w:author="Борис Гогинян" w:date="2020-05-29T22:50:00Z">
                      <w:rPr>
                        <w:rFonts w:ascii="Cambria Math" w:hAnsi="Cambria Math" w:cs="Times New Roman"/>
                        <w:color w:val="000000" w:themeColor="dark1"/>
                        <w:kern w:val="24"/>
                        <w:sz w:val="28"/>
                        <w:szCs w:val="28"/>
                        <w:lang w:val="en-US"/>
                      </w:rPr>
                      <m:t>t</m:t>
                    </w:ins>
                  </m:r>
                </m:e>
                <m:sub>
                  <m:r>
                    <w:ins w:id="472" w:author="Борис Гогинян" w:date="2020-05-29T22:50:00Z">
                      <w:rPr>
                        <w:rFonts w:ascii="Cambria Math" w:hAnsi="Cambria Math" w:cs="Times New Roman"/>
                        <w:color w:val="000000" w:themeColor="dark1"/>
                        <w:kern w:val="24"/>
                        <w:sz w:val="28"/>
                        <w:szCs w:val="28"/>
                        <w:lang w:val="en-US"/>
                      </w:rPr>
                      <m:t>%</m:t>
                    </w:ins>
                  </m:r>
                </m:sub>
              </m:sSub>
            </m:oMath>
            <w:ins w:id="473" w:author="Борис Гогинян" w:date="2020-05-29T22:50:00Z">
              <w:r w:rsidRPr="00E82F73">
                <w:rPr>
                  <w:rFonts w:ascii="Times New Roman" w:hAnsi="Times New Roman" w:cs="Times New Roman"/>
                  <w:color w:val="000000" w:themeColor="dark1"/>
                  <w:kern w:val="24"/>
                  <w:sz w:val="28"/>
                  <w:szCs w:val="28"/>
                  <w:lang w:val="en-US"/>
                </w:rPr>
                <w:t xml:space="preserve"> appleseed</w:t>
              </w:r>
            </w:ins>
          </w:p>
        </w:tc>
        <w:tc>
          <w:tcPr>
            <w:tcW w:w="1275" w:type="dxa"/>
          </w:tcPr>
          <w:p w14:paraId="149A6710" w14:textId="471ECC48" w:rsidR="009F192F" w:rsidRPr="009F192F" w:rsidRDefault="009F192F" w:rsidP="009F192F">
            <w:pPr>
              <w:rPr>
                <w:ins w:id="474" w:author="Борис Гогинян" w:date="2020-05-29T22:50:00Z"/>
                <w:rFonts w:ascii="Times New Roman" w:hAnsi="Times New Roman" w:cs="Times New Roman"/>
                <w:iCs/>
                <w:sz w:val="28"/>
                <w:szCs w:val="28"/>
                <w:rPrChange w:id="475" w:author="Борис Гогинян" w:date="2020-05-29T23:02:00Z">
                  <w:rPr>
                    <w:ins w:id="476" w:author="Борис Гогинян" w:date="2020-05-29T22:50:00Z"/>
                    <w:rFonts w:ascii="Times New Roman" w:hAnsi="Times New Roman" w:cs="Times New Roman"/>
                    <w:iCs/>
                    <w:sz w:val="28"/>
                    <w:szCs w:val="28"/>
                  </w:rPr>
                </w:rPrChange>
              </w:rPr>
            </w:pPr>
            <w:ins w:id="477" w:author="Борис Гогинян" w:date="2020-05-29T22:52:00Z">
              <w:r w:rsidRPr="009F192F">
                <w:rPr>
                  <w:rFonts w:ascii="Times New Roman" w:eastAsia="Times New Roman" w:hAnsi="Times New Roman" w:cs="Times New Roman"/>
                  <w:bCs/>
                  <w:sz w:val="28"/>
                  <w:szCs w:val="28"/>
                  <w:lang w:eastAsia="ru-RU"/>
                  <w:rPrChange w:id="478" w:author="Борис Гогинян" w:date="2020-05-29T23:02:00Z">
                    <w:rPr>
                      <w:rFonts w:ascii="Times New Roman" w:eastAsia="Times New Roman" w:hAnsi="Times New Roman" w:cs="Times New Roman"/>
                      <w:b/>
                      <w:bCs/>
                      <w:sz w:val="28"/>
                      <w:szCs w:val="28"/>
                      <w:lang w:eastAsia="ru-RU"/>
                    </w:rPr>
                  </w:rPrChange>
                </w:rPr>
                <w:t>63.483</w:t>
              </w:r>
            </w:ins>
          </w:p>
        </w:tc>
        <w:tc>
          <w:tcPr>
            <w:tcW w:w="1276" w:type="dxa"/>
          </w:tcPr>
          <w:p w14:paraId="0270887D" w14:textId="3C976D61" w:rsidR="009F192F" w:rsidRPr="00E82F73" w:rsidRDefault="009F192F" w:rsidP="009F192F">
            <w:pPr>
              <w:rPr>
                <w:ins w:id="479" w:author="Борис Гогинян" w:date="2020-05-29T22:50:00Z"/>
                <w:rFonts w:ascii="Times New Roman" w:hAnsi="Times New Roman" w:cs="Times New Roman"/>
                <w:iCs/>
                <w:sz w:val="28"/>
                <w:szCs w:val="28"/>
              </w:rPr>
            </w:pPr>
            <w:ins w:id="480" w:author="Борис Гогинян" w:date="2020-05-29T22:52:00Z">
              <w:r w:rsidRPr="009F192F">
                <w:rPr>
                  <w:rFonts w:ascii="Times New Roman" w:eastAsia="Times New Roman" w:hAnsi="Times New Roman" w:cs="Times New Roman"/>
                  <w:b/>
                  <w:bCs/>
                  <w:sz w:val="28"/>
                  <w:szCs w:val="28"/>
                  <w:lang w:eastAsia="ru-RU"/>
                </w:rPr>
                <w:t>66.22</w:t>
              </w:r>
            </w:ins>
          </w:p>
        </w:tc>
        <w:tc>
          <w:tcPr>
            <w:tcW w:w="1274" w:type="dxa"/>
          </w:tcPr>
          <w:p w14:paraId="3230D550" w14:textId="34633056" w:rsidR="009F192F" w:rsidRPr="009F192F" w:rsidRDefault="009F192F" w:rsidP="009F192F">
            <w:pPr>
              <w:rPr>
                <w:ins w:id="481" w:author="Борис Гогинян" w:date="2020-05-29T22:50:00Z"/>
                <w:rFonts w:ascii="Times New Roman" w:hAnsi="Times New Roman" w:cs="Times New Roman"/>
                <w:iCs/>
                <w:sz w:val="28"/>
                <w:szCs w:val="28"/>
                <w:rPrChange w:id="482" w:author="Борис Гогинян" w:date="2020-05-29T23:02:00Z">
                  <w:rPr>
                    <w:ins w:id="483" w:author="Борис Гогинян" w:date="2020-05-29T22:50:00Z"/>
                    <w:rFonts w:ascii="Times New Roman" w:hAnsi="Times New Roman" w:cs="Times New Roman"/>
                    <w:iCs/>
                    <w:sz w:val="28"/>
                    <w:szCs w:val="28"/>
                  </w:rPr>
                </w:rPrChange>
              </w:rPr>
            </w:pPr>
            <w:ins w:id="484" w:author="Борис Гогинян" w:date="2020-05-29T22:52:00Z">
              <w:r w:rsidRPr="009F192F">
                <w:rPr>
                  <w:rFonts w:ascii="Times New Roman" w:eastAsia="Times New Roman" w:hAnsi="Times New Roman" w:cs="Times New Roman"/>
                  <w:bCs/>
                  <w:sz w:val="28"/>
                  <w:szCs w:val="28"/>
                  <w:lang w:eastAsia="ru-RU"/>
                  <w:rPrChange w:id="485" w:author="Борис Гогинян" w:date="2020-05-29T23:02:00Z">
                    <w:rPr>
                      <w:rFonts w:ascii="Times New Roman" w:eastAsia="Times New Roman" w:hAnsi="Times New Roman" w:cs="Times New Roman"/>
                      <w:b/>
                      <w:bCs/>
                      <w:sz w:val="28"/>
                      <w:szCs w:val="28"/>
                      <w:lang w:eastAsia="ru-RU"/>
                    </w:rPr>
                  </w:rPrChange>
                </w:rPr>
                <w:t>63.237</w:t>
              </w:r>
            </w:ins>
          </w:p>
        </w:tc>
        <w:tc>
          <w:tcPr>
            <w:tcW w:w="1138" w:type="dxa"/>
          </w:tcPr>
          <w:p w14:paraId="167436DC" w14:textId="725DC993" w:rsidR="009F192F" w:rsidRPr="009F192F" w:rsidRDefault="009F192F" w:rsidP="009F192F">
            <w:pPr>
              <w:rPr>
                <w:ins w:id="486" w:author="Борис Гогинян" w:date="2020-05-29T22:50:00Z"/>
                <w:rFonts w:ascii="Times New Roman" w:hAnsi="Times New Roman" w:cs="Times New Roman"/>
                <w:iCs/>
                <w:sz w:val="28"/>
                <w:szCs w:val="28"/>
                <w:rPrChange w:id="487" w:author="Борис Гогинян" w:date="2020-05-29T23:02:00Z">
                  <w:rPr>
                    <w:ins w:id="488" w:author="Борис Гогинян" w:date="2020-05-29T22:50:00Z"/>
                    <w:rFonts w:ascii="Times New Roman" w:hAnsi="Times New Roman" w:cs="Times New Roman"/>
                    <w:iCs/>
                    <w:sz w:val="28"/>
                    <w:szCs w:val="28"/>
                  </w:rPr>
                </w:rPrChange>
              </w:rPr>
            </w:pPr>
            <w:ins w:id="489" w:author="Борис Гогинян" w:date="2020-05-29T22:52:00Z">
              <w:r w:rsidRPr="009F192F">
                <w:rPr>
                  <w:rFonts w:ascii="Times New Roman" w:eastAsia="Times New Roman" w:hAnsi="Times New Roman" w:cs="Times New Roman"/>
                  <w:bCs/>
                  <w:sz w:val="28"/>
                  <w:szCs w:val="28"/>
                  <w:lang w:eastAsia="ru-RU"/>
                  <w:rPrChange w:id="490" w:author="Борис Гогинян" w:date="2020-05-29T23:02:00Z">
                    <w:rPr>
                      <w:rFonts w:ascii="Times New Roman" w:eastAsia="Times New Roman" w:hAnsi="Times New Roman" w:cs="Times New Roman"/>
                      <w:b/>
                      <w:bCs/>
                      <w:sz w:val="28"/>
                      <w:szCs w:val="28"/>
                      <w:lang w:eastAsia="ru-RU"/>
                    </w:rPr>
                  </w:rPrChange>
                </w:rPr>
                <w:t>62.586</w:t>
              </w:r>
            </w:ins>
          </w:p>
        </w:tc>
      </w:tr>
      <w:tr w:rsidR="009F192F" w:rsidRPr="00E82F73" w14:paraId="038C570F" w14:textId="77777777" w:rsidTr="009F192F">
        <w:trPr>
          <w:ins w:id="491" w:author="Борис Гогинян" w:date="2020-05-29T22:50:00Z"/>
        </w:trPr>
        <w:tc>
          <w:tcPr>
            <w:tcW w:w="5231" w:type="dxa"/>
          </w:tcPr>
          <w:p w14:paraId="784BAA12" w14:textId="77777777" w:rsidR="009F192F" w:rsidRPr="00E82F73" w:rsidRDefault="009F192F" w:rsidP="009F192F">
            <w:pPr>
              <w:rPr>
                <w:ins w:id="492" w:author="Борис Гогинян" w:date="2020-05-29T22:50:00Z"/>
                <w:rFonts w:ascii="Times New Roman" w:hAnsi="Times New Roman" w:cs="Times New Roman"/>
                <w:iCs/>
                <w:sz w:val="28"/>
                <w:szCs w:val="28"/>
              </w:rPr>
            </w:pPr>
            <m:oMath>
              <m:sSub>
                <m:sSubPr>
                  <m:ctrlPr>
                    <w:ins w:id="493" w:author="Борис Гогинян" w:date="2020-05-29T22:50:00Z">
                      <w:rPr>
                        <w:rFonts w:ascii="Cambria Math" w:hAnsi="Cambria Math" w:cs="Times New Roman"/>
                        <w:i/>
                        <w:iCs/>
                        <w:color w:val="000000" w:themeColor="dark1"/>
                        <w:kern w:val="24"/>
                        <w:sz w:val="28"/>
                        <w:szCs w:val="28"/>
                      </w:rPr>
                    </w:ins>
                  </m:ctrlPr>
                </m:sSubPr>
                <m:e>
                  <m:r>
                    <w:ins w:id="494" w:author="Борис Гогинян" w:date="2020-05-29T22:50:00Z">
                      <w:rPr>
                        <w:rFonts w:ascii="Cambria Math" w:hAnsi="Cambria Math" w:cs="Times New Roman"/>
                        <w:color w:val="000000" w:themeColor="dark1"/>
                        <w:kern w:val="24"/>
                        <w:sz w:val="28"/>
                        <w:szCs w:val="28"/>
                        <w:lang w:val="en-US"/>
                      </w:rPr>
                      <m:t>t</m:t>
                    </w:ins>
                  </m:r>
                </m:e>
                <m:sub>
                  <m:r>
                    <w:ins w:id="495" w:author="Борис Гогинян" w:date="2020-05-29T22:50:00Z">
                      <w:rPr>
                        <w:rFonts w:ascii="Cambria Math" w:hAnsi="Cambria Math" w:cs="Times New Roman"/>
                        <w:color w:val="000000" w:themeColor="dark1"/>
                        <w:kern w:val="24"/>
                        <w:sz w:val="28"/>
                        <w:szCs w:val="28"/>
                        <w:lang w:val="en-US"/>
                      </w:rPr>
                      <m:t>%</m:t>
                    </w:ins>
                  </m:r>
                </m:sub>
              </m:sSub>
            </m:oMath>
            <w:ins w:id="496" w:author="Борис Гогинян" w:date="2020-05-29T22:50:00Z">
              <w:r w:rsidRPr="00E82F73">
                <w:rPr>
                  <w:rFonts w:ascii="Times New Roman" w:hAnsi="Times New Roman" w:cs="Times New Roman"/>
                  <w:color w:val="000000" w:themeColor="dark1"/>
                  <w:kern w:val="24"/>
                  <w:sz w:val="28"/>
                  <w:szCs w:val="28"/>
                  <w:lang w:val="en-US"/>
                </w:rPr>
                <w:t xml:space="preserve"> cycles</w:t>
              </w:r>
            </w:ins>
          </w:p>
        </w:tc>
        <w:tc>
          <w:tcPr>
            <w:tcW w:w="1275" w:type="dxa"/>
          </w:tcPr>
          <w:p w14:paraId="09C864B6" w14:textId="267FCFA2" w:rsidR="009F192F" w:rsidRPr="00E82F73" w:rsidRDefault="009F192F" w:rsidP="009F192F">
            <w:pPr>
              <w:rPr>
                <w:ins w:id="497" w:author="Борис Гогинян" w:date="2020-05-29T22:50:00Z"/>
                <w:rFonts w:ascii="Times New Roman" w:hAnsi="Times New Roman" w:cs="Times New Roman"/>
                <w:iCs/>
                <w:sz w:val="28"/>
                <w:szCs w:val="28"/>
              </w:rPr>
            </w:pPr>
            <w:ins w:id="498" w:author="Борис Гогинян" w:date="2020-05-29T22:52:00Z">
              <w:r w:rsidRPr="009F192F">
                <w:rPr>
                  <w:rFonts w:ascii="Times New Roman" w:eastAsia="Times New Roman" w:hAnsi="Times New Roman" w:cs="Times New Roman"/>
                  <w:sz w:val="28"/>
                  <w:szCs w:val="28"/>
                  <w:lang w:eastAsia="ru-RU"/>
                </w:rPr>
                <w:t>60.974</w:t>
              </w:r>
            </w:ins>
          </w:p>
        </w:tc>
        <w:tc>
          <w:tcPr>
            <w:tcW w:w="1276" w:type="dxa"/>
          </w:tcPr>
          <w:p w14:paraId="67CC4A72" w14:textId="7C0D1E78" w:rsidR="009F192F" w:rsidRPr="00E82F73" w:rsidRDefault="009F192F" w:rsidP="009F192F">
            <w:pPr>
              <w:rPr>
                <w:ins w:id="499" w:author="Борис Гогинян" w:date="2020-05-29T22:50:00Z"/>
                <w:rFonts w:ascii="Times New Roman" w:hAnsi="Times New Roman" w:cs="Times New Roman"/>
                <w:iCs/>
                <w:sz w:val="28"/>
                <w:szCs w:val="28"/>
              </w:rPr>
            </w:pPr>
            <w:ins w:id="500" w:author="Борис Гогинян" w:date="2020-05-29T22:52:00Z">
              <w:r w:rsidRPr="009F192F">
                <w:rPr>
                  <w:rFonts w:ascii="Times New Roman" w:eastAsia="Times New Roman" w:hAnsi="Times New Roman" w:cs="Times New Roman"/>
                  <w:sz w:val="28"/>
                  <w:szCs w:val="28"/>
                  <w:lang w:eastAsia="ru-RU"/>
                </w:rPr>
                <w:t>61.649</w:t>
              </w:r>
            </w:ins>
          </w:p>
        </w:tc>
        <w:tc>
          <w:tcPr>
            <w:tcW w:w="1274" w:type="dxa"/>
          </w:tcPr>
          <w:p w14:paraId="2350D753" w14:textId="049752A7" w:rsidR="009F192F" w:rsidRPr="00E82F73" w:rsidRDefault="009F192F" w:rsidP="009F192F">
            <w:pPr>
              <w:rPr>
                <w:ins w:id="501" w:author="Борис Гогинян" w:date="2020-05-29T22:50:00Z"/>
                <w:rFonts w:ascii="Times New Roman" w:hAnsi="Times New Roman" w:cs="Times New Roman"/>
                <w:iCs/>
                <w:sz w:val="28"/>
                <w:szCs w:val="28"/>
              </w:rPr>
            </w:pPr>
            <w:ins w:id="502" w:author="Борис Гогинян" w:date="2020-05-29T22:52:00Z">
              <w:r w:rsidRPr="009F192F">
                <w:rPr>
                  <w:rFonts w:ascii="Times New Roman" w:eastAsia="Times New Roman" w:hAnsi="Times New Roman" w:cs="Times New Roman"/>
                  <w:sz w:val="28"/>
                  <w:szCs w:val="28"/>
                  <w:lang w:eastAsia="ru-RU"/>
                </w:rPr>
                <w:t>61.934</w:t>
              </w:r>
            </w:ins>
          </w:p>
        </w:tc>
        <w:tc>
          <w:tcPr>
            <w:tcW w:w="1138" w:type="dxa"/>
          </w:tcPr>
          <w:p w14:paraId="6F6151CF" w14:textId="1220EC97" w:rsidR="009F192F" w:rsidRPr="00E82F73" w:rsidRDefault="009F192F" w:rsidP="009F192F">
            <w:pPr>
              <w:rPr>
                <w:ins w:id="503" w:author="Борис Гогинян" w:date="2020-05-29T22:50:00Z"/>
                <w:rFonts w:ascii="Times New Roman" w:hAnsi="Times New Roman" w:cs="Times New Roman"/>
                <w:iCs/>
                <w:sz w:val="28"/>
                <w:szCs w:val="28"/>
              </w:rPr>
            </w:pPr>
            <w:ins w:id="504" w:author="Борис Гогинян" w:date="2020-05-29T22:52:00Z">
              <w:r w:rsidRPr="009F192F">
                <w:rPr>
                  <w:rFonts w:ascii="Times New Roman" w:eastAsia="Times New Roman" w:hAnsi="Times New Roman" w:cs="Times New Roman"/>
                  <w:b/>
                  <w:bCs/>
                  <w:sz w:val="28"/>
                  <w:szCs w:val="28"/>
                  <w:lang w:eastAsia="ru-RU"/>
                </w:rPr>
                <w:t>62.213</w:t>
              </w:r>
            </w:ins>
          </w:p>
        </w:tc>
      </w:tr>
      <w:tr w:rsidR="009F192F" w:rsidRPr="00E82F73" w14:paraId="277DDBA2" w14:textId="77777777" w:rsidTr="009F192F">
        <w:trPr>
          <w:ins w:id="505" w:author="Борис Гогинян" w:date="2020-05-29T22:50:00Z"/>
        </w:trPr>
        <w:tc>
          <w:tcPr>
            <w:tcW w:w="5231" w:type="dxa"/>
          </w:tcPr>
          <w:p w14:paraId="39F47A72" w14:textId="77777777" w:rsidR="009F192F" w:rsidRPr="00E82F73" w:rsidRDefault="009F192F" w:rsidP="009F192F">
            <w:pPr>
              <w:rPr>
                <w:ins w:id="506" w:author="Борис Гогинян" w:date="2020-05-29T22:50:00Z"/>
                <w:rFonts w:ascii="Times New Roman" w:hAnsi="Times New Roman" w:cs="Times New Roman"/>
                <w:iCs/>
                <w:sz w:val="28"/>
                <w:szCs w:val="28"/>
              </w:rPr>
            </w:pPr>
            <m:oMath>
              <m:sSub>
                <m:sSubPr>
                  <m:ctrlPr>
                    <w:ins w:id="507" w:author="Борис Гогинян" w:date="2020-05-29T22:50:00Z">
                      <w:rPr>
                        <w:rFonts w:ascii="Cambria Math" w:hAnsi="Cambria Math" w:cs="Times New Roman"/>
                        <w:i/>
                        <w:iCs/>
                        <w:color w:val="000000" w:themeColor="dark1"/>
                        <w:kern w:val="24"/>
                        <w:sz w:val="28"/>
                        <w:szCs w:val="28"/>
                      </w:rPr>
                    </w:ins>
                  </m:ctrlPr>
                </m:sSubPr>
                <m:e>
                  <m:r>
                    <w:ins w:id="508" w:author="Борис Гогинян" w:date="2020-05-29T22:50:00Z">
                      <w:rPr>
                        <w:rFonts w:ascii="Cambria Math" w:hAnsi="Cambria Math" w:cs="Times New Roman"/>
                        <w:color w:val="000000" w:themeColor="dark1"/>
                        <w:kern w:val="24"/>
                        <w:sz w:val="28"/>
                        <w:szCs w:val="28"/>
                        <w:lang w:val="en-US"/>
                      </w:rPr>
                      <m:t>t</m:t>
                    </w:ins>
                  </m:r>
                </m:e>
                <m:sub>
                  <m:r>
                    <w:ins w:id="509" w:author="Борис Гогинян" w:date="2020-05-29T22:50:00Z">
                      <w:rPr>
                        <w:rFonts w:ascii="Cambria Math" w:hAnsi="Cambria Math" w:cs="Times New Roman"/>
                        <w:color w:val="000000" w:themeColor="dark1"/>
                        <w:kern w:val="24"/>
                        <w:sz w:val="28"/>
                        <w:szCs w:val="28"/>
                        <w:lang w:val="en-US"/>
                      </w:rPr>
                      <m:t>%</m:t>
                    </w:ins>
                  </m:r>
                </m:sub>
              </m:sSub>
            </m:oMath>
            <w:ins w:id="510" w:author="Борис Гогинян" w:date="2020-05-29T22:50:00Z">
              <w:r w:rsidRPr="00E82F73">
                <w:rPr>
                  <w:rFonts w:ascii="Times New Roman" w:hAnsi="Times New Roman" w:cs="Times New Roman"/>
                  <w:color w:val="000000" w:themeColor="dark1"/>
                  <w:kern w:val="24"/>
                  <w:sz w:val="28"/>
                  <w:szCs w:val="28"/>
                  <w:lang w:val="en-US"/>
                </w:rPr>
                <w:t xml:space="preserve"> luxcore</w:t>
              </w:r>
            </w:ins>
          </w:p>
        </w:tc>
        <w:tc>
          <w:tcPr>
            <w:tcW w:w="1275" w:type="dxa"/>
          </w:tcPr>
          <w:p w14:paraId="730A3064" w14:textId="54CCAF6B" w:rsidR="009F192F" w:rsidRPr="00E82F73" w:rsidRDefault="009F192F" w:rsidP="009F192F">
            <w:pPr>
              <w:rPr>
                <w:ins w:id="511" w:author="Борис Гогинян" w:date="2020-05-29T22:50:00Z"/>
                <w:rFonts w:ascii="Times New Roman" w:hAnsi="Times New Roman" w:cs="Times New Roman"/>
                <w:iCs/>
                <w:sz w:val="28"/>
                <w:szCs w:val="28"/>
              </w:rPr>
            </w:pPr>
            <w:ins w:id="512" w:author="Борис Гогинян" w:date="2020-05-29T22:52:00Z">
              <w:r w:rsidRPr="009F192F">
                <w:rPr>
                  <w:rFonts w:ascii="Times New Roman" w:eastAsia="Times New Roman" w:hAnsi="Times New Roman" w:cs="Times New Roman"/>
                  <w:b/>
                  <w:bCs/>
                  <w:sz w:val="28"/>
                  <w:szCs w:val="28"/>
                  <w:lang w:eastAsia="ru-RU"/>
                </w:rPr>
                <w:t>64.153</w:t>
              </w:r>
            </w:ins>
          </w:p>
        </w:tc>
        <w:tc>
          <w:tcPr>
            <w:tcW w:w="1276" w:type="dxa"/>
          </w:tcPr>
          <w:p w14:paraId="68EF6962" w14:textId="03849CFD" w:rsidR="009F192F" w:rsidRPr="00E82F73" w:rsidRDefault="009F192F" w:rsidP="009F192F">
            <w:pPr>
              <w:rPr>
                <w:ins w:id="513" w:author="Борис Гогинян" w:date="2020-05-29T22:50:00Z"/>
                <w:rFonts w:ascii="Times New Roman" w:hAnsi="Times New Roman" w:cs="Times New Roman"/>
                <w:iCs/>
                <w:sz w:val="28"/>
                <w:szCs w:val="28"/>
              </w:rPr>
            </w:pPr>
            <w:ins w:id="514" w:author="Борис Гогинян" w:date="2020-05-29T22:52:00Z">
              <w:r w:rsidRPr="009F192F">
                <w:rPr>
                  <w:rFonts w:ascii="Times New Roman" w:eastAsia="Times New Roman" w:hAnsi="Times New Roman" w:cs="Times New Roman"/>
                  <w:sz w:val="28"/>
                  <w:szCs w:val="28"/>
                  <w:lang w:eastAsia="ru-RU"/>
                </w:rPr>
                <w:t>63.153</w:t>
              </w:r>
            </w:ins>
          </w:p>
        </w:tc>
        <w:tc>
          <w:tcPr>
            <w:tcW w:w="1274" w:type="dxa"/>
          </w:tcPr>
          <w:p w14:paraId="43AAB496" w14:textId="0D7913C1" w:rsidR="009F192F" w:rsidRPr="00E82F73" w:rsidRDefault="009F192F" w:rsidP="009F192F">
            <w:pPr>
              <w:rPr>
                <w:ins w:id="515" w:author="Борис Гогинян" w:date="2020-05-29T22:50:00Z"/>
                <w:rFonts w:ascii="Times New Roman" w:hAnsi="Times New Roman" w:cs="Times New Roman"/>
                <w:iCs/>
                <w:sz w:val="28"/>
                <w:szCs w:val="28"/>
              </w:rPr>
            </w:pPr>
            <w:ins w:id="516" w:author="Борис Гогинян" w:date="2020-05-29T22:52:00Z">
              <w:r w:rsidRPr="009F192F">
                <w:rPr>
                  <w:rFonts w:ascii="Times New Roman" w:eastAsia="Times New Roman" w:hAnsi="Times New Roman" w:cs="Times New Roman"/>
                  <w:sz w:val="28"/>
                  <w:szCs w:val="28"/>
                  <w:lang w:eastAsia="ru-RU"/>
                </w:rPr>
                <w:t>61.842</w:t>
              </w:r>
            </w:ins>
          </w:p>
        </w:tc>
        <w:tc>
          <w:tcPr>
            <w:tcW w:w="1138" w:type="dxa"/>
          </w:tcPr>
          <w:p w14:paraId="06DEAC1F" w14:textId="4A5AC762" w:rsidR="009F192F" w:rsidRPr="00E82F73" w:rsidRDefault="009F192F" w:rsidP="009F192F">
            <w:pPr>
              <w:rPr>
                <w:ins w:id="517" w:author="Борис Гогинян" w:date="2020-05-29T22:50:00Z"/>
                <w:rFonts w:ascii="Times New Roman" w:hAnsi="Times New Roman" w:cs="Times New Roman"/>
                <w:iCs/>
                <w:sz w:val="28"/>
                <w:szCs w:val="28"/>
              </w:rPr>
            </w:pPr>
            <w:ins w:id="518" w:author="Борис Гогинян" w:date="2020-05-29T22:52:00Z">
              <w:r w:rsidRPr="009F192F">
                <w:rPr>
                  <w:rFonts w:ascii="Times New Roman" w:eastAsia="Times New Roman" w:hAnsi="Times New Roman" w:cs="Times New Roman"/>
                  <w:sz w:val="28"/>
                  <w:szCs w:val="28"/>
                  <w:lang w:val="en-US" w:eastAsia="ru-RU"/>
                </w:rPr>
                <w:t>61.819</w:t>
              </w:r>
            </w:ins>
          </w:p>
        </w:tc>
      </w:tr>
    </w:tbl>
    <w:p w14:paraId="3FF66164" w14:textId="461E5FCB" w:rsidR="00740F34" w:rsidRDefault="00740F34" w:rsidP="00740F34">
      <w:pPr>
        <w:spacing w:after="0" w:line="276" w:lineRule="auto"/>
        <w:contextualSpacing/>
        <w:rPr>
          <w:ins w:id="519" w:author="Борис Гогинян" w:date="2020-05-29T23:20:00Z"/>
          <w:rFonts w:ascii="Times New Roman" w:eastAsia="Times New Roman" w:hAnsi="Times New Roman" w:cs="Times New Roman"/>
          <w:sz w:val="28"/>
          <w:szCs w:val="28"/>
          <w:lang w:eastAsia="ru-RU"/>
        </w:rPr>
        <w:pPrChange w:id="520" w:author="Борис Гогинян" w:date="2020-05-29T22:51:00Z">
          <w:pPr>
            <w:spacing w:after="0" w:line="360" w:lineRule="auto"/>
            <w:ind w:firstLine="567"/>
            <w:contextualSpacing/>
          </w:pPr>
        </w:pPrChange>
      </w:pPr>
    </w:p>
    <w:p w14:paraId="5DB5B069" w14:textId="3DB8B3C2" w:rsidR="00702D3A" w:rsidRPr="00941E45" w:rsidRDefault="00702D3A" w:rsidP="00702D3A">
      <w:pPr>
        <w:spacing w:after="0" w:line="276" w:lineRule="auto"/>
        <w:contextualSpacing/>
        <w:rPr>
          <w:ins w:id="521" w:author="Борис Гогинян" w:date="2020-05-29T23:22:00Z"/>
          <w:rFonts w:ascii="Times New Roman" w:eastAsia="Times New Roman" w:hAnsi="Times New Roman" w:cs="Times New Roman"/>
          <w:sz w:val="28"/>
          <w:szCs w:val="28"/>
          <w:lang w:val="en-US" w:eastAsia="ru-RU"/>
          <w:rPrChange w:id="522" w:author="Борис Гогинян" w:date="2020-05-29T23:24:00Z">
            <w:rPr>
              <w:ins w:id="523" w:author="Борис Гогинян" w:date="2020-05-29T23:22:00Z"/>
              <w:rFonts w:ascii="Times New Roman" w:eastAsia="Times New Roman" w:hAnsi="Times New Roman" w:cs="Times New Roman"/>
              <w:sz w:val="28"/>
              <w:szCs w:val="28"/>
              <w:lang w:eastAsia="ru-RU"/>
            </w:rPr>
          </w:rPrChange>
        </w:rPr>
      </w:pPr>
      <w:ins w:id="524" w:author="Борис Гогинян" w:date="2020-05-29T23:22:00Z">
        <w:r w:rsidRPr="00702D3A">
          <w:rPr>
            <w:rFonts w:ascii="Times New Roman" w:eastAsia="Times New Roman" w:hAnsi="Times New Roman" w:cs="Times New Roman"/>
            <w:sz w:val="28"/>
            <w:szCs w:val="28"/>
            <w:lang w:eastAsia="ru-RU"/>
          </w:rPr>
          <w:t xml:space="preserve">Из данного эксперимента можно сделать аналогичный с прошлым экспериментом вывод </w:t>
        </w:r>
        <w:r>
          <w:rPr>
            <w:rFonts w:ascii="Times New Roman" w:eastAsia="Times New Roman" w:hAnsi="Times New Roman" w:cs="Times New Roman"/>
            <w:sz w:val="28"/>
            <w:szCs w:val="28"/>
            <w:lang w:eastAsia="ru-RU"/>
          </w:rPr>
          <w:t>–</w:t>
        </w:r>
        <w:r w:rsidRPr="00702D3A">
          <w:rPr>
            <w:rFonts w:ascii="Times New Roman" w:eastAsia="Times New Roman" w:hAnsi="Times New Roman" w:cs="Times New Roman"/>
            <w:sz w:val="28"/>
            <w:szCs w:val="28"/>
            <w:lang w:eastAsia="ru-RU"/>
          </w:rPr>
          <w:t xml:space="preserve"> среднее увеличение скорости на 60 %.</w:t>
        </w:r>
      </w:ins>
      <w:ins w:id="525" w:author="Борис Гогинян" w:date="2020-05-29T23:24:00Z">
        <w:r w:rsidR="00941E45">
          <w:rPr>
            <w:rFonts w:ascii="Times New Roman" w:eastAsia="Times New Roman" w:hAnsi="Times New Roman" w:cs="Times New Roman"/>
            <w:sz w:val="28"/>
            <w:szCs w:val="28"/>
            <w:lang w:eastAsia="ru-RU"/>
          </w:rPr>
          <w:t xml:space="preserve"> Но </w:t>
        </w:r>
        <w:r w:rsidR="00941E45">
          <w:rPr>
            <w:rFonts w:ascii="Times New Roman" w:eastAsia="Times New Roman" w:hAnsi="Times New Roman" w:cs="Times New Roman"/>
            <w:sz w:val="28"/>
            <w:szCs w:val="28"/>
            <w:lang w:val="en-US" w:eastAsia="ru-RU"/>
          </w:rPr>
          <w:t xml:space="preserve">cycles </w:t>
        </w:r>
      </w:ins>
    </w:p>
    <w:p w14:paraId="164DC54B" w14:textId="77777777" w:rsidR="00702D3A" w:rsidRDefault="00702D3A" w:rsidP="00740F34">
      <w:pPr>
        <w:spacing w:after="0" w:line="276" w:lineRule="auto"/>
        <w:contextualSpacing/>
        <w:rPr>
          <w:ins w:id="526" w:author="Борис Гогинян" w:date="2020-05-29T23:07:00Z"/>
          <w:rFonts w:ascii="Times New Roman" w:eastAsia="Times New Roman" w:hAnsi="Times New Roman" w:cs="Times New Roman"/>
          <w:sz w:val="28"/>
          <w:szCs w:val="28"/>
          <w:lang w:eastAsia="ru-RU"/>
        </w:rPr>
        <w:pPrChange w:id="527" w:author="Борис Гогинян" w:date="2020-05-29T22:51:00Z">
          <w:pPr>
            <w:spacing w:after="0" w:line="360" w:lineRule="auto"/>
            <w:ind w:firstLine="567"/>
            <w:contextualSpacing/>
          </w:pPr>
        </w:pPrChange>
      </w:pPr>
    </w:p>
    <w:tbl>
      <w:tblPr>
        <w:tblStyle w:val="a8"/>
        <w:tblW w:w="0" w:type="auto"/>
        <w:tblLook w:val="04A0" w:firstRow="1" w:lastRow="0" w:firstColumn="1" w:lastColumn="0" w:noHBand="0" w:noVBand="1"/>
      </w:tblPr>
      <w:tblGrid>
        <w:gridCol w:w="4957"/>
        <w:gridCol w:w="1420"/>
        <w:gridCol w:w="1276"/>
        <w:gridCol w:w="1275"/>
        <w:gridCol w:w="1266"/>
        <w:tblGridChange w:id="528">
          <w:tblGrid>
            <w:gridCol w:w="4957"/>
            <w:gridCol w:w="1420"/>
            <w:gridCol w:w="1276"/>
            <w:gridCol w:w="1275"/>
            <w:gridCol w:w="1266"/>
          </w:tblGrid>
        </w:tblGridChange>
      </w:tblGrid>
      <w:tr w:rsidR="00AE0173" w:rsidRPr="00E82F73" w14:paraId="641906BA" w14:textId="77777777" w:rsidTr="00E82F73">
        <w:trPr>
          <w:ins w:id="529" w:author="Борис Гогинян" w:date="2020-05-29T23:07:00Z"/>
        </w:trPr>
        <w:tc>
          <w:tcPr>
            <w:tcW w:w="4957" w:type="dxa"/>
          </w:tcPr>
          <w:p w14:paraId="4D36817A" w14:textId="77777777" w:rsidR="00AE0173" w:rsidRPr="00E82F73" w:rsidRDefault="00AE0173" w:rsidP="00AE0173">
            <w:pPr>
              <w:rPr>
                <w:ins w:id="530" w:author="Борис Гогинян" w:date="2020-05-29T23:07:00Z"/>
                <w:rFonts w:ascii="Times New Roman" w:eastAsia="Times New Roman" w:hAnsi="Times New Roman" w:cs="Times New Roman"/>
                <w:iCs/>
                <w:color w:val="000000" w:themeColor="dark1"/>
                <w:kern w:val="24"/>
                <w:sz w:val="28"/>
                <w:szCs w:val="28"/>
              </w:rPr>
            </w:pPr>
            <w:ins w:id="531" w:author="Борис Гогинян" w:date="2020-05-29T23:07:00Z">
              <w:r w:rsidRPr="00E82F73">
                <w:rPr>
                  <w:rFonts w:ascii="Times New Roman" w:eastAsia="Times New Roman" w:hAnsi="Times New Roman" w:cs="Times New Roman"/>
                  <w:bCs/>
                  <w:iCs/>
                  <w:color w:val="000000" w:themeColor="dark1"/>
                  <w:kern w:val="24"/>
                  <w:sz w:val="28"/>
                  <w:szCs w:val="28"/>
                </w:rPr>
                <w:t>Время каждого ограничения(</w:t>
              </w:r>
              <w:r>
                <w:rPr>
                  <w:rFonts w:ascii="Times New Roman" w:eastAsia="Times New Roman" w:hAnsi="Times New Roman" w:cs="Times New Roman"/>
                  <w:bCs/>
                  <w:iCs/>
                  <w:color w:val="000000" w:themeColor="dark1"/>
                  <w:kern w:val="24"/>
                  <w:sz w:val="28"/>
                  <w:szCs w:val="28"/>
                </w:rPr>
                <w:t xml:space="preserve">в </w:t>
              </w:r>
              <w:r w:rsidRPr="00E82F73">
                <w:rPr>
                  <w:rFonts w:ascii="Times New Roman" w:eastAsia="Times New Roman" w:hAnsi="Times New Roman" w:cs="Times New Roman"/>
                  <w:bCs/>
                  <w:iCs/>
                  <w:color w:val="000000" w:themeColor="dark1"/>
                  <w:kern w:val="24"/>
                  <w:sz w:val="28"/>
                  <w:szCs w:val="28"/>
                </w:rPr>
                <w:t>секундах):</w:t>
              </w:r>
            </w:ins>
          </w:p>
        </w:tc>
        <w:tc>
          <w:tcPr>
            <w:tcW w:w="1420" w:type="dxa"/>
          </w:tcPr>
          <w:p w14:paraId="3F121124" w14:textId="2B089CE0" w:rsidR="00AE0173" w:rsidRPr="00941E45" w:rsidRDefault="00AE0173" w:rsidP="00AE0173">
            <w:pPr>
              <w:rPr>
                <w:ins w:id="532" w:author="Борис Гогинян" w:date="2020-05-29T23:07:00Z"/>
                <w:rFonts w:ascii="Times New Roman" w:hAnsi="Times New Roman" w:cs="Times New Roman"/>
                <w:color w:val="000000" w:themeColor="dark1"/>
                <w:kern w:val="24"/>
                <w:sz w:val="28"/>
                <w:szCs w:val="28"/>
                <w:rPrChange w:id="533" w:author="Борис Гогинян" w:date="2020-05-29T23:26:00Z">
                  <w:rPr>
                    <w:ins w:id="534" w:author="Борис Гогинян" w:date="2020-05-29T23:07:00Z"/>
                    <w:rFonts w:ascii="Times New Roman" w:hAnsi="Times New Roman" w:cs="Times New Roman"/>
                    <w:color w:val="000000" w:themeColor="dark1"/>
                    <w:kern w:val="24"/>
                    <w:sz w:val="28"/>
                    <w:szCs w:val="28"/>
                  </w:rPr>
                </w:rPrChange>
              </w:rPr>
            </w:pPr>
            <w:ins w:id="535" w:author="Борис Гогинян" w:date="2020-05-29T23:08:00Z">
              <w:r w:rsidRPr="00941E45">
                <w:rPr>
                  <w:rFonts w:ascii="Times New Roman" w:eastAsia="Times New Roman" w:hAnsi="Times New Roman" w:cs="Times New Roman"/>
                  <w:bCs/>
                  <w:sz w:val="28"/>
                  <w:szCs w:val="28"/>
                  <w:lang w:val="en-US" w:eastAsia="ru-RU"/>
                  <w:rPrChange w:id="536" w:author="Борис Гогинян" w:date="2020-05-29T23:26:00Z">
                    <w:rPr>
                      <w:rFonts w:ascii="Times New Roman" w:eastAsia="Times New Roman" w:hAnsi="Times New Roman" w:cs="Times New Roman"/>
                      <w:b/>
                      <w:bCs/>
                      <w:sz w:val="28"/>
                      <w:szCs w:val="28"/>
                      <w:lang w:val="en-US" w:eastAsia="ru-RU"/>
                    </w:rPr>
                  </w:rPrChange>
                </w:rPr>
                <w:t>~661.3</w:t>
              </w:r>
            </w:ins>
          </w:p>
        </w:tc>
        <w:tc>
          <w:tcPr>
            <w:tcW w:w="1276" w:type="dxa"/>
          </w:tcPr>
          <w:p w14:paraId="33287A87" w14:textId="64641173" w:rsidR="00AE0173" w:rsidRPr="00941E45" w:rsidRDefault="00AE0173" w:rsidP="00AE0173">
            <w:pPr>
              <w:rPr>
                <w:ins w:id="537" w:author="Борис Гогинян" w:date="2020-05-29T23:07:00Z"/>
                <w:rFonts w:ascii="Times New Roman" w:hAnsi="Times New Roman" w:cs="Times New Roman"/>
                <w:color w:val="000000" w:themeColor="dark1"/>
                <w:kern w:val="24"/>
                <w:sz w:val="28"/>
                <w:szCs w:val="28"/>
                <w:rPrChange w:id="538" w:author="Борис Гогинян" w:date="2020-05-29T23:26:00Z">
                  <w:rPr>
                    <w:ins w:id="539" w:author="Борис Гогинян" w:date="2020-05-29T23:07:00Z"/>
                    <w:rFonts w:ascii="Times New Roman" w:hAnsi="Times New Roman" w:cs="Times New Roman"/>
                    <w:color w:val="000000" w:themeColor="dark1"/>
                    <w:kern w:val="24"/>
                    <w:sz w:val="28"/>
                    <w:szCs w:val="28"/>
                  </w:rPr>
                </w:rPrChange>
              </w:rPr>
            </w:pPr>
            <w:ins w:id="540" w:author="Борис Гогинян" w:date="2020-05-29T23:08:00Z">
              <w:r w:rsidRPr="00941E45">
                <w:rPr>
                  <w:rFonts w:ascii="Times New Roman" w:eastAsia="Times New Roman" w:hAnsi="Times New Roman" w:cs="Times New Roman"/>
                  <w:bCs/>
                  <w:sz w:val="28"/>
                  <w:szCs w:val="28"/>
                  <w:lang w:val="en-US" w:eastAsia="ru-RU"/>
                  <w:rPrChange w:id="541" w:author="Борис Гогинян" w:date="2020-05-29T23:26:00Z">
                    <w:rPr>
                      <w:rFonts w:ascii="Times New Roman" w:eastAsia="Times New Roman" w:hAnsi="Times New Roman" w:cs="Times New Roman"/>
                      <w:b/>
                      <w:bCs/>
                      <w:sz w:val="28"/>
                      <w:szCs w:val="28"/>
                      <w:lang w:val="en-US" w:eastAsia="ru-RU"/>
                    </w:rPr>
                  </w:rPrChange>
                </w:rPr>
                <w:t>~1334.6</w:t>
              </w:r>
            </w:ins>
          </w:p>
        </w:tc>
        <w:tc>
          <w:tcPr>
            <w:tcW w:w="1275" w:type="dxa"/>
          </w:tcPr>
          <w:p w14:paraId="32F16ED3" w14:textId="4F8AAAD8" w:rsidR="00AE0173" w:rsidRPr="00941E45" w:rsidRDefault="00AE0173" w:rsidP="00AE0173">
            <w:pPr>
              <w:rPr>
                <w:ins w:id="542" w:author="Борис Гогинян" w:date="2020-05-29T23:07:00Z"/>
                <w:rFonts w:ascii="Times New Roman" w:hAnsi="Times New Roman" w:cs="Times New Roman"/>
                <w:color w:val="000000" w:themeColor="dark1"/>
                <w:kern w:val="24"/>
                <w:sz w:val="28"/>
                <w:szCs w:val="28"/>
                <w:rPrChange w:id="543" w:author="Борис Гогинян" w:date="2020-05-29T23:26:00Z">
                  <w:rPr>
                    <w:ins w:id="544" w:author="Борис Гогинян" w:date="2020-05-29T23:07:00Z"/>
                    <w:rFonts w:ascii="Times New Roman" w:hAnsi="Times New Roman" w:cs="Times New Roman"/>
                    <w:color w:val="000000" w:themeColor="dark1"/>
                    <w:kern w:val="24"/>
                    <w:sz w:val="28"/>
                    <w:szCs w:val="28"/>
                  </w:rPr>
                </w:rPrChange>
              </w:rPr>
            </w:pPr>
            <w:ins w:id="545" w:author="Борис Гогинян" w:date="2020-05-29T23:08:00Z">
              <w:r w:rsidRPr="00941E45">
                <w:rPr>
                  <w:rFonts w:ascii="Times New Roman" w:eastAsia="Times New Roman" w:hAnsi="Times New Roman" w:cs="Times New Roman"/>
                  <w:bCs/>
                  <w:sz w:val="28"/>
                  <w:szCs w:val="28"/>
                  <w:lang w:val="en-US" w:eastAsia="ru-RU"/>
                  <w:rPrChange w:id="546" w:author="Борис Гогинян" w:date="2020-05-29T23:26:00Z">
                    <w:rPr>
                      <w:rFonts w:ascii="Times New Roman" w:eastAsia="Times New Roman" w:hAnsi="Times New Roman" w:cs="Times New Roman"/>
                      <w:b/>
                      <w:bCs/>
                      <w:sz w:val="28"/>
                      <w:szCs w:val="28"/>
                      <w:lang w:val="en-US" w:eastAsia="ru-RU"/>
                    </w:rPr>
                  </w:rPrChange>
                </w:rPr>
                <w:t>~2586</w:t>
              </w:r>
            </w:ins>
          </w:p>
        </w:tc>
        <w:tc>
          <w:tcPr>
            <w:tcW w:w="1266" w:type="dxa"/>
          </w:tcPr>
          <w:p w14:paraId="73357010" w14:textId="5B346EFD" w:rsidR="00AE0173" w:rsidRPr="00941E45" w:rsidRDefault="00AE0173" w:rsidP="00AE0173">
            <w:pPr>
              <w:rPr>
                <w:ins w:id="547" w:author="Борис Гогинян" w:date="2020-05-29T23:07:00Z"/>
                <w:rFonts w:ascii="Times New Roman" w:hAnsi="Times New Roman" w:cs="Times New Roman"/>
                <w:bCs/>
                <w:color w:val="000000" w:themeColor="dark1"/>
                <w:kern w:val="24"/>
                <w:sz w:val="28"/>
                <w:szCs w:val="28"/>
                <w:rPrChange w:id="548" w:author="Борис Гогинян" w:date="2020-05-29T23:26:00Z">
                  <w:rPr>
                    <w:ins w:id="549" w:author="Борис Гогинян" w:date="2020-05-29T23:07:00Z"/>
                    <w:rFonts w:ascii="Times New Roman" w:hAnsi="Times New Roman" w:cs="Times New Roman"/>
                    <w:bCs/>
                    <w:color w:val="000000" w:themeColor="dark1"/>
                    <w:kern w:val="24"/>
                    <w:sz w:val="28"/>
                    <w:szCs w:val="28"/>
                  </w:rPr>
                </w:rPrChange>
              </w:rPr>
            </w:pPr>
            <w:ins w:id="550" w:author="Борис Гогинян" w:date="2020-05-29T23:08:00Z">
              <w:r w:rsidRPr="00941E45">
                <w:rPr>
                  <w:rFonts w:ascii="Times New Roman" w:eastAsia="Times New Roman" w:hAnsi="Times New Roman" w:cs="Times New Roman"/>
                  <w:bCs/>
                  <w:sz w:val="28"/>
                  <w:szCs w:val="28"/>
                  <w:lang w:val="en-US" w:eastAsia="ru-RU"/>
                  <w:rPrChange w:id="551" w:author="Борис Гогинян" w:date="2020-05-29T23:26:00Z">
                    <w:rPr>
                      <w:rFonts w:ascii="Times New Roman" w:eastAsia="Times New Roman" w:hAnsi="Times New Roman" w:cs="Times New Roman"/>
                      <w:b/>
                      <w:bCs/>
                      <w:sz w:val="28"/>
                      <w:szCs w:val="28"/>
                      <w:lang w:val="en-US" w:eastAsia="ru-RU"/>
                    </w:rPr>
                  </w:rPrChange>
                </w:rPr>
                <w:t>~5181.3</w:t>
              </w:r>
            </w:ins>
          </w:p>
        </w:tc>
      </w:tr>
      <w:tr w:rsidR="00AE0173" w:rsidRPr="00E82F73" w14:paraId="281A9209" w14:textId="77777777" w:rsidTr="00E82F73">
        <w:trPr>
          <w:ins w:id="552" w:author="Борис Гогинян" w:date="2020-05-29T23:07:00Z"/>
        </w:trPr>
        <w:tc>
          <w:tcPr>
            <w:tcW w:w="4957" w:type="dxa"/>
          </w:tcPr>
          <w:p w14:paraId="2F240395" w14:textId="77777777" w:rsidR="00AE0173" w:rsidRPr="00E82F73" w:rsidRDefault="00AE0173" w:rsidP="00AE0173">
            <w:pPr>
              <w:rPr>
                <w:ins w:id="553" w:author="Борис Гогинян" w:date="2020-05-29T23:07:00Z"/>
                <w:rFonts w:ascii="Times New Roman" w:hAnsi="Times New Roman" w:cs="Times New Roman"/>
                <w:iCs/>
                <w:sz w:val="28"/>
                <w:szCs w:val="28"/>
                <w:lang w:val="en-US"/>
              </w:rPr>
            </w:pPr>
            <w:proofErr w:type="spellStart"/>
            <w:proofErr w:type="gramStart"/>
            <w:ins w:id="554" w:author="Борис Гогинян" w:date="2020-05-29T23:07:00Z">
              <w:r>
                <w:rPr>
                  <w:rFonts w:ascii="Times New Roman" w:hAnsi="Times New Roman" w:cs="Times New Roman"/>
                  <w:iCs/>
                  <w:sz w:val="28"/>
                  <w:szCs w:val="28"/>
                  <w:lang w:val="en-US"/>
                </w:rPr>
                <w:t>psnr</w:t>
              </w:r>
              <w:proofErr w:type="spellEnd"/>
              <w:proofErr w:type="gramEnd"/>
              <w:r w:rsidRPr="00E82F73">
                <w:rPr>
                  <w:rFonts w:ascii="Times New Roman" w:hAnsi="Times New Roman" w:cs="Times New Roman"/>
                  <w:iCs/>
                  <w:sz w:val="28"/>
                  <w:szCs w:val="28"/>
                  <w:lang w:val="en-US"/>
                </w:rPr>
                <w:t xml:space="preserve"> </w:t>
              </w:r>
              <w:r w:rsidRPr="00E82F73">
                <w:rPr>
                  <w:rFonts w:ascii="Times New Roman" w:hAnsi="Times New Roman" w:cs="Times New Roman"/>
                  <w:color w:val="000000" w:themeColor="dark1"/>
                  <w:kern w:val="24"/>
                  <w:sz w:val="28"/>
                  <w:szCs w:val="36"/>
                  <w:lang w:val="en-US"/>
                </w:rPr>
                <w:t>(dB)</w:t>
              </w:r>
              <w:r w:rsidRPr="00E82F73">
                <w:rPr>
                  <w:rFonts w:ascii="Times New Roman" w:hAnsi="Times New Roman" w:cs="Times New Roman"/>
                  <w:color w:val="000000" w:themeColor="dark1"/>
                  <w:kern w:val="24"/>
                  <w:sz w:val="28"/>
                  <w:szCs w:val="36"/>
                  <w:lang w:val="en-US"/>
                </w:rPr>
                <w:t xml:space="preserve">. </w:t>
              </w:r>
              <w:r>
                <w:rPr>
                  <w:rFonts w:ascii="Times New Roman" w:hAnsi="Times New Roman" w:cs="Times New Roman"/>
                  <w:color w:val="000000" w:themeColor="dark1"/>
                  <w:kern w:val="24"/>
                  <w:sz w:val="28"/>
                  <w:szCs w:val="36"/>
                </w:rPr>
                <w:t xml:space="preserve">Рендер </w:t>
              </w:r>
              <w:r>
                <w:rPr>
                  <w:rFonts w:ascii="Times New Roman" w:hAnsi="Times New Roman" w:cs="Times New Roman"/>
                  <w:iCs/>
                  <w:sz w:val="28"/>
                  <w:szCs w:val="28"/>
                  <w:lang w:val="en-US"/>
                </w:rPr>
                <w:t>appleseed</w:t>
              </w:r>
            </w:ins>
          </w:p>
        </w:tc>
        <w:tc>
          <w:tcPr>
            <w:tcW w:w="1420" w:type="dxa"/>
          </w:tcPr>
          <w:p w14:paraId="13AA4831" w14:textId="6EE82C70" w:rsidR="00AE0173" w:rsidRPr="00E82F73" w:rsidRDefault="00AE0173" w:rsidP="00AE0173">
            <w:pPr>
              <w:rPr>
                <w:ins w:id="555" w:author="Борис Гогинян" w:date="2020-05-29T23:07:00Z"/>
                <w:rFonts w:ascii="Times New Roman" w:hAnsi="Times New Roman" w:cs="Times New Roman"/>
                <w:iCs/>
                <w:sz w:val="28"/>
                <w:szCs w:val="28"/>
              </w:rPr>
            </w:pPr>
            <w:ins w:id="556" w:author="Борис Гогинян" w:date="2020-05-29T23:09:00Z">
              <w:r w:rsidRPr="00AE0173">
                <w:rPr>
                  <w:rFonts w:ascii="Times New Roman" w:eastAsia="Times New Roman" w:hAnsi="Times New Roman" w:cs="Times New Roman"/>
                  <w:sz w:val="28"/>
                  <w:szCs w:val="28"/>
                  <w:lang w:val="en-US" w:eastAsia="ru-RU"/>
                </w:rPr>
                <w:t>20.821</w:t>
              </w:r>
            </w:ins>
          </w:p>
        </w:tc>
        <w:tc>
          <w:tcPr>
            <w:tcW w:w="1276" w:type="dxa"/>
          </w:tcPr>
          <w:p w14:paraId="06A04A35" w14:textId="3068FCBC" w:rsidR="00AE0173" w:rsidRPr="00E82F73" w:rsidRDefault="00AE0173" w:rsidP="00AE0173">
            <w:pPr>
              <w:rPr>
                <w:ins w:id="557" w:author="Борис Гогинян" w:date="2020-05-29T23:07:00Z"/>
                <w:rFonts w:ascii="Times New Roman" w:hAnsi="Times New Roman" w:cs="Times New Roman"/>
                <w:iCs/>
                <w:sz w:val="28"/>
                <w:szCs w:val="28"/>
              </w:rPr>
            </w:pPr>
            <w:ins w:id="558" w:author="Борис Гогинян" w:date="2020-05-29T23:09:00Z">
              <w:r w:rsidRPr="00AE0173">
                <w:rPr>
                  <w:rFonts w:ascii="Times New Roman" w:eastAsia="Times New Roman" w:hAnsi="Times New Roman" w:cs="Times New Roman"/>
                  <w:sz w:val="28"/>
                  <w:szCs w:val="28"/>
                  <w:lang w:val="en-US" w:eastAsia="ru-RU"/>
                </w:rPr>
                <w:t>23.109</w:t>
              </w:r>
            </w:ins>
          </w:p>
        </w:tc>
        <w:tc>
          <w:tcPr>
            <w:tcW w:w="1275" w:type="dxa"/>
          </w:tcPr>
          <w:p w14:paraId="4E4B94E4" w14:textId="14212AE3" w:rsidR="00AE0173" w:rsidRPr="00E82F73" w:rsidRDefault="00AE0173" w:rsidP="00AE0173">
            <w:pPr>
              <w:rPr>
                <w:ins w:id="559" w:author="Борис Гогинян" w:date="2020-05-29T23:07:00Z"/>
                <w:rFonts w:ascii="Times New Roman" w:hAnsi="Times New Roman" w:cs="Times New Roman"/>
                <w:iCs/>
                <w:sz w:val="28"/>
                <w:szCs w:val="28"/>
              </w:rPr>
            </w:pPr>
            <w:ins w:id="560" w:author="Борис Гогинян" w:date="2020-05-29T23:09:00Z">
              <w:r w:rsidRPr="00AE0173">
                <w:rPr>
                  <w:rFonts w:ascii="Times New Roman" w:eastAsia="Times New Roman" w:hAnsi="Times New Roman" w:cs="Times New Roman"/>
                  <w:sz w:val="28"/>
                  <w:szCs w:val="28"/>
                  <w:lang w:val="en-US" w:eastAsia="ru-RU"/>
                </w:rPr>
                <w:t>25.46</w:t>
              </w:r>
            </w:ins>
          </w:p>
        </w:tc>
        <w:tc>
          <w:tcPr>
            <w:tcW w:w="1266" w:type="dxa"/>
          </w:tcPr>
          <w:p w14:paraId="449BCD2A" w14:textId="0BEEF240" w:rsidR="00AE0173" w:rsidRPr="00E82F73" w:rsidRDefault="00AE0173" w:rsidP="00AE0173">
            <w:pPr>
              <w:rPr>
                <w:ins w:id="561" w:author="Борис Гогинян" w:date="2020-05-29T23:07:00Z"/>
                <w:rFonts w:ascii="Times New Roman" w:hAnsi="Times New Roman" w:cs="Times New Roman"/>
                <w:iCs/>
                <w:sz w:val="28"/>
                <w:szCs w:val="28"/>
              </w:rPr>
            </w:pPr>
            <w:ins w:id="562" w:author="Борис Гогинян" w:date="2020-05-29T23:09:00Z">
              <w:r w:rsidRPr="00AE0173">
                <w:rPr>
                  <w:rFonts w:ascii="Times New Roman" w:eastAsia="Times New Roman" w:hAnsi="Times New Roman" w:cs="Times New Roman"/>
                  <w:sz w:val="28"/>
                  <w:szCs w:val="28"/>
                  <w:lang w:val="en-US" w:eastAsia="ru-RU"/>
                </w:rPr>
                <w:t>28.159</w:t>
              </w:r>
            </w:ins>
          </w:p>
        </w:tc>
      </w:tr>
      <w:tr w:rsidR="00AE0173" w:rsidRPr="00E82F73" w14:paraId="5DD0EFD1" w14:textId="77777777" w:rsidTr="00E82F73">
        <w:trPr>
          <w:ins w:id="563" w:author="Борис Гогинян" w:date="2020-05-29T23:07:00Z"/>
        </w:trPr>
        <w:tc>
          <w:tcPr>
            <w:tcW w:w="4957" w:type="dxa"/>
          </w:tcPr>
          <w:p w14:paraId="1E612B94" w14:textId="77777777" w:rsidR="00AE0173" w:rsidRPr="00E82F73" w:rsidRDefault="00AE0173" w:rsidP="00AE0173">
            <w:pPr>
              <w:rPr>
                <w:ins w:id="564" w:author="Борис Гогинян" w:date="2020-05-29T23:07:00Z"/>
                <w:rFonts w:ascii="Times New Roman" w:hAnsi="Times New Roman" w:cs="Times New Roman"/>
                <w:iCs/>
                <w:sz w:val="28"/>
                <w:szCs w:val="28"/>
                <w:lang w:val="en-US"/>
              </w:rPr>
            </w:pPr>
            <w:proofErr w:type="spellStart"/>
            <w:proofErr w:type="gramStart"/>
            <w:ins w:id="565" w:author="Борис Гогинян" w:date="2020-05-29T23:07:00Z">
              <w:r>
                <w:rPr>
                  <w:rFonts w:ascii="Times New Roman" w:hAnsi="Times New Roman" w:cs="Times New Roman"/>
                  <w:iCs/>
                  <w:sz w:val="28"/>
                  <w:szCs w:val="28"/>
                  <w:lang w:val="en-US"/>
                </w:rPr>
                <w:t>psnr</w:t>
              </w:r>
              <w:proofErr w:type="spellEnd"/>
              <w:proofErr w:type="gramEnd"/>
              <w:r w:rsidRPr="00E82F73">
                <w:rPr>
                  <w:rFonts w:ascii="Times New Roman" w:hAnsi="Times New Roman" w:cs="Times New Roman"/>
                  <w:iCs/>
                  <w:sz w:val="28"/>
                  <w:szCs w:val="28"/>
                  <w:lang w:val="en-US"/>
                </w:rPr>
                <w:t xml:space="preserve"> </w:t>
              </w:r>
              <w:r w:rsidRPr="00E82F73">
                <w:rPr>
                  <w:rFonts w:ascii="Times New Roman" w:hAnsi="Times New Roman" w:cs="Times New Roman"/>
                  <w:color w:val="000000" w:themeColor="dark1"/>
                  <w:kern w:val="24"/>
                  <w:sz w:val="28"/>
                  <w:szCs w:val="36"/>
                  <w:lang w:val="en-US"/>
                </w:rPr>
                <w:t>(dB)</w:t>
              </w:r>
              <w:r w:rsidRPr="00E82F73">
                <w:rPr>
                  <w:rFonts w:ascii="Times New Roman" w:hAnsi="Times New Roman" w:cs="Times New Roman"/>
                  <w:color w:val="000000" w:themeColor="dark1"/>
                  <w:kern w:val="24"/>
                  <w:sz w:val="28"/>
                  <w:szCs w:val="36"/>
                  <w:lang w:val="en-US"/>
                </w:rPr>
                <w:t xml:space="preserve">. </w:t>
              </w:r>
              <w:r>
                <w:rPr>
                  <w:rFonts w:ascii="Times New Roman" w:hAnsi="Times New Roman" w:cs="Times New Roman"/>
                  <w:color w:val="000000" w:themeColor="dark1"/>
                  <w:kern w:val="24"/>
                  <w:sz w:val="28"/>
                  <w:szCs w:val="36"/>
                </w:rPr>
                <w:t xml:space="preserve">Рендер </w:t>
              </w:r>
              <w:r w:rsidRPr="00E82F73">
                <w:rPr>
                  <w:rFonts w:ascii="Times New Roman" w:hAnsi="Times New Roman" w:cs="Times New Roman"/>
                  <w:color w:val="000000" w:themeColor="dark1"/>
                  <w:kern w:val="24"/>
                  <w:sz w:val="28"/>
                  <w:szCs w:val="36"/>
                  <w:lang w:val="en-US"/>
                </w:rPr>
                <w:t>cycles</w:t>
              </w:r>
            </w:ins>
          </w:p>
        </w:tc>
        <w:tc>
          <w:tcPr>
            <w:tcW w:w="1420" w:type="dxa"/>
          </w:tcPr>
          <w:p w14:paraId="10D18B1C" w14:textId="16D6F17F" w:rsidR="00AE0173" w:rsidRPr="00E82F73" w:rsidRDefault="00AE0173" w:rsidP="00AE0173">
            <w:pPr>
              <w:rPr>
                <w:ins w:id="566" w:author="Борис Гогинян" w:date="2020-05-29T23:07:00Z"/>
                <w:rFonts w:ascii="Times New Roman" w:hAnsi="Times New Roman" w:cs="Times New Roman"/>
                <w:iCs/>
                <w:sz w:val="28"/>
                <w:szCs w:val="28"/>
              </w:rPr>
            </w:pPr>
            <w:ins w:id="567" w:author="Борис Гогинян" w:date="2020-05-29T23:09:00Z">
              <w:r w:rsidRPr="00AE0173">
                <w:rPr>
                  <w:rFonts w:ascii="Times New Roman" w:eastAsia="Times New Roman" w:hAnsi="Times New Roman" w:cs="Times New Roman"/>
                  <w:sz w:val="28"/>
                  <w:szCs w:val="28"/>
                  <w:lang w:val="en-US" w:eastAsia="ru-RU"/>
                </w:rPr>
                <w:t>19.695</w:t>
              </w:r>
            </w:ins>
          </w:p>
        </w:tc>
        <w:tc>
          <w:tcPr>
            <w:tcW w:w="1276" w:type="dxa"/>
          </w:tcPr>
          <w:p w14:paraId="51D26971" w14:textId="1862A91E" w:rsidR="00AE0173" w:rsidRPr="00E82F73" w:rsidRDefault="00AE0173" w:rsidP="00AE0173">
            <w:pPr>
              <w:rPr>
                <w:ins w:id="568" w:author="Борис Гогинян" w:date="2020-05-29T23:07:00Z"/>
                <w:rFonts w:ascii="Times New Roman" w:hAnsi="Times New Roman" w:cs="Times New Roman"/>
                <w:iCs/>
                <w:sz w:val="28"/>
                <w:szCs w:val="28"/>
              </w:rPr>
            </w:pPr>
            <w:ins w:id="569" w:author="Борис Гогинян" w:date="2020-05-29T23:09:00Z">
              <w:r w:rsidRPr="00AE0173">
                <w:rPr>
                  <w:rFonts w:ascii="Times New Roman" w:eastAsia="Times New Roman" w:hAnsi="Times New Roman" w:cs="Times New Roman"/>
                  <w:sz w:val="28"/>
                  <w:szCs w:val="28"/>
                  <w:lang w:val="en-US" w:eastAsia="ru-RU"/>
                </w:rPr>
                <w:t>20.035</w:t>
              </w:r>
            </w:ins>
          </w:p>
        </w:tc>
        <w:tc>
          <w:tcPr>
            <w:tcW w:w="1275" w:type="dxa"/>
          </w:tcPr>
          <w:p w14:paraId="1023FDB4" w14:textId="10D6F17D" w:rsidR="00AE0173" w:rsidRPr="00E82F73" w:rsidRDefault="00AE0173" w:rsidP="00AE0173">
            <w:pPr>
              <w:rPr>
                <w:ins w:id="570" w:author="Борис Гогинян" w:date="2020-05-29T23:07:00Z"/>
                <w:rFonts w:ascii="Times New Roman" w:hAnsi="Times New Roman" w:cs="Times New Roman"/>
                <w:iCs/>
                <w:sz w:val="28"/>
                <w:szCs w:val="28"/>
              </w:rPr>
            </w:pPr>
            <w:ins w:id="571" w:author="Борис Гогинян" w:date="2020-05-29T23:09:00Z">
              <w:r w:rsidRPr="00AE0173">
                <w:rPr>
                  <w:rFonts w:ascii="Times New Roman" w:eastAsia="Times New Roman" w:hAnsi="Times New Roman" w:cs="Times New Roman"/>
                  <w:sz w:val="28"/>
                  <w:szCs w:val="28"/>
                  <w:lang w:val="en-US" w:eastAsia="ru-RU"/>
                </w:rPr>
                <w:t>20.229</w:t>
              </w:r>
            </w:ins>
          </w:p>
        </w:tc>
        <w:tc>
          <w:tcPr>
            <w:tcW w:w="1266" w:type="dxa"/>
          </w:tcPr>
          <w:p w14:paraId="4FC89A36" w14:textId="5B107D6F" w:rsidR="00AE0173" w:rsidRPr="00E82F73" w:rsidRDefault="00AE0173" w:rsidP="00AE0173">
            <w:pPr>
              <w:rPr>
                <w:ins w:id="572" w:author="Борис Гогинян" w:date="2020-05-29T23:07:00Z"/>
                <w:rFonts w:ascii="Times New Roman" w:hAnsi="Times New Roman" w:cs="Times New Roman"/>
                <w:iCs/>
                <w:sz w:val="28"/>
                <w:szCs w:val="28"/>
              </w:rPr>
            </w:pPr>
            <w:ins w:id="573" w:author="Борис Гогинян" w:date="2020-05-29T23:09:00Z">
              <w:r w:rsidRPr="00AE0173">
                <w:rPr>
                  <w:rFonts w:ascii="Times New Roman" w:eastAsia="Times New Roman" w:hAnsi="Times New Roman" w:cs="Times New Roman"/>
                  <w:sz w:val="28"/>
                  <w:szCs w:val="28"/>
                  <w:lang w:val="en-US" w:eastAsia="ru-RU"/>
                </w:rPr>
                <w:t>20.315</w:t>
              </w:r>
            </w:ins>
          </w:p>
        </w:tc>
      </w:tr>
      <w:tr w:rsidR="00AE0173" w:rsidRPr="00E82F73" w14:paraId="4A312828" w14:textId="77777777" w:rsidTr="00E82F73">
        <w:trPr>
          <w:trHeight w:val="177"/>
          <w:ins w:id="574" w:author="Борис Гогинян" w:date="2020-05-29T23:07:00Z"/>
        </w:trPr>
        <w:tc>
          <w:tcPr>
            <w:tcW w:w="4957" w:type="dxa"/>
          </w:tcPr>
          <w:p w14:paraId="338D1BD7" w14:textId="77777777" w:rsidR="00AE0173" w:rsidRPr="00E82F73" w:rsidRDefault="00AE0173" w:rsidP="00AE0173">
            <w:pPr>
              <w:rPr>
                <w:ins w:id="575" w:author="Борис Гогинян" w:date="2020-05-29T23:07:00Z"/>
                <w:rFonts w:ascii="Times New Roman" w:hAnsi="Times New Roman" w:cs="Times New Roman"/>
                <w:iCs/>
                <w:sz w:val="28"/>
                <w:szCs w:val="28"/>
                <w:lang w:val="en-US"/>
              </w:rPr>
            </w:pPr>
            <w:proofErr w:type="spellStart"/>
            <w:proofErr w:type="gramStart"/>
            <w:ins w:id="576" w:author="Борис Гогинян" w:date="2020-05-29T23:07:00Z">
              <w:r>
                <w:rPr>
                  <w:rFonts w:ascii="Times New Roman" w:hAnsi="Times New Roman" w:cs="Times New Roman"/>
                  <w:iCs/>
                  <w:sz w:val="28"/>
                  <w:szCs w:val="28"/>
                  <w:lang w:val="en-US"/>
                </w:rPr>
                <w:t>psnr</w:t>
              </w:r>
              <w:proofErr w:type="spellEnd"/>
              <w:proofErr w:type="gramEnd"/>
              <w:r w:rsidRPr="00E82F73">
                <w:rPr>
                  <w:rFonts w:ascii="Times New Roman" w:hAnsi="Times New Roman" w:cs="Times New Roman"/>
                  <w:iCs/>
                  <w:sz w:val="28"/>
                  <w:szCs w:val="28"/>
                  <w:lang w:val="en-US"/>
                </w:rPr>
                <w:t xml:space="preserve"> </w:t>
              </w:r>
              <w:r w:rsidRPr="00E82F73">
                <w:rPr>
                  <w:rFonts w:ascii="Times New Roman" w:hAnsi="Times New Roman" w:cs="Times New Roman"/>
                  <w:color w:val="000000" w:themeColor="dark1"/>
                  <w:kern w:val="24"/>
                  <w:sz w:val="28"/>
                  <w:szCs w:val="36"/>
                  <w:lang w:val="en-US"/>
                </w:rPr>
                <w:t>(dB)</w:t>
              </w:r>
              <w:r w:rsidRPr="00E82F73">
                <w:rPr>
                  <w:rFonts w:ascii="Times New Roman" w:hAnsi="Times New Roman" w:cs="Times New Roman"/>
                  <w:color w:val="000000" w:themeColor="dark1"/>
                  <w:kern w:val="24"/>
                  <w:sz w:val="28"/>
                  <w:szCs w:val="36"/>
                  <w:lang w:val="en-US"/>
                </w:rPr>
                <w:t xml:space="preserve">. </w:t>
              </w:r>
              <w:r>
                <w:rPr>
                  <w:rFonts w:ascii="Times New Roman" w:hAnsi="Times New Roman" w:cs="Times New Roman"/>
                  <w:color w:val="000000" w:themeColor="dark1"/>
                  <w:kern w:val="24"/>
                  <w:sz w:val="28"/>
                  <w:szCs w:val="36"/>
                </w:rPr>
                <w:t xml:space="preserve">Рендер </w:t>
              </w:r>
              <w:proofErr w:type="spellStart"/>
              <w:r w:rsidRPr="00E82F73">
                <w:rPr>
                  <w:rFonts w:ascii="Times New Roman" w:hAnsi="Times New Roman" w:cs="Times New Roman"/>
                  <w:color w:val="000000" w:themeColor="dark1"/>
                  <w:kern w:val="24"/>
                  <w:sz w:val="28"/>
                  <w:szCs w:val="36"/>
                  <w:lang w:val="en-US"/>
                </w:rPr>
                <w:t>luxcore</w:t>
              </w:r>
              <w:proofErr w:type="spellEnd"/>
            </w:ins>
          </w:p>
        </w:tc>
        <w:tc>
          <w:tcPr>
            <w:tcW w:w="1420" w:type="dxa"/>
          </w:tcPr>
          <w:p w14:paraId="4771C4B2" w14:textId="447AAD48" w:rsidR="00AE0173" w:rsidRPr="00E82F73" w:rsidRDefault="00AE0173" w:rsidP="00AE0173">
            <w:pPr>
              <w:rPr>
                <w:ins w:id="577" w:author="Борис Гогинян" w:date="2020-05-29T23:07:00Z"/>
                <w:rFonts w:ascii="Times New Roman" w:hAnsi="Times New Roman" w:cs="Times New Roman"/>
                <w:iCs/>
                <w:sz w:val="28"/>
                <w:szCs w:val="28"/>
              </w:rPr>
            </w:pPr>
            <w:ins w:id="578" w:author="Борис Гогинян" w:date="2020-05-29T23:09:00Z">
              <w:r w:rsidRPr="00AE0173">
                <w:rPr>
                  <w:rFonts w:ascii="Times New Roman" w:eastAsia="Times New Roman" w:hAnsi="Times New Roman" w:cs="Times New Roman"/>
                  <w:sz w:val="28"/>
                  <w:szCs w:val="28"/>
                  <w:lang w:val="en-US" w:eastAsia="ru-RU"/>
                </w:rPr>
                <w:t>17.718</w:t>
              </w:r>
            </w:ins>
          </w:p>
        </w:tc>
        <w:tc>
          <w:tcPr>
            <w:tcW w:w="1276" w:type="dxa"/>
          </w:tcPr>
          <w:p w14:paraId="7293C657" w14:textId="609E166F" w:rsidR="00AE0173" w:rsidRPr="00E82F73" w:rsidRDefault="00AE0173" w:rsidP="00AE0173">
            <w:pPr>
              <w:rPr>
                <w:ins w:id="579" w:author="Борис Гогинян" w:date="2020-05-29T23:07:00Z"/>
                <w:rFonts w:ascii="Times New Roman" w:hAnsi="Times New Roman" w:cs="Times New Roman"/>
                <w:b/>
                <w:iCs/>
                <w:sz w:val="28"/>
                <w:szCs w:val="28"/>
              </w:rPr>
            </w:pPr>
            <w:ins w:id="580" w:author="Борис Гогинян" w:date="2020-05-29T23:09:00Z">
              <w:r w:rsidRPr="00AE0173">
                <w:rPr>
                  <w:rFonts w:ascii="Times New Roman" w:eastAsia="Times New Roman" w:hAnsi="Times New Roman" w:cs="Times New Roman"/>
                  <w:sz w:val="28"/>
                  <w:szCs w:val="28"/>
                  <w:lang w:val="en-US" w:eastAsia="ru-RU"/>
                </w:rPr>
                <w:t>17.952</w:t>
              </w:r>
            </w:ins>
          </w:p>
        </w:tc>
        <w:tc>
          <w:tcPr>
            <w:tcW w:w="1275" w:type="dxa"/>
          </w:tcPr>
          <w:p w14:paraId="2A2CE41A" w14:textId="528E436B" w:rsidR="00AE0173" w:rsidRPr="00E82F73" w:rsidRDefault="00AE0173" w:rsidP="00AE0173">
            <w:pPr>
              <w:rPr>
                <w:ins w:id="581" w:author="Борис Гогинян" w:date="2020-05-29T23:07:00Z"/>
                <w:rFonts w:ascii="Times New Roman" w:hAnsi="Times New Roman" w:cs="Times New Roman"/>
                <w:b/>
                <w:iCs/>
                <w:sz w:val="28"/>
                <w:szCs w:val="28"/>
              </w:rPr>
            </w:pPr>
            <w:ins w:id="582" w:author="Борис Гогинян" w:date="2020-05-29T23:09:00Z">
              <w:r w:rsidRPr="00AE0173">
                <w:rPr>
                  <w:rFonts w:ascii="Times New Roman" w:eastAsia="Times New Roman" w:hAnsi="Times New Roman" w:cs="Times New Roman"/>
                  <w:sz w:val="28"/>
                  <w:szCs w:val="28"/>
                  <w:lang w:val="en-US" w:eastAsia="ru-RU"/>
                </w:rPr>
                <w:t>18.087</w:t>
              </w:r>
            </w:ins>
          </w:p>
        </w:tc>
        <w:tc>
          <w:tcPr>
            <w:tcW w:w="1266" w:type="dxa"/>
          </w:tcPr>
          <w:p w14:paraId="173793E3" w14:textId="16D15078" w:rsidR="00AE0173" w:rsidRPr="00E82F73" w:rsidRDefault="00AE0173" w:rsidP="00AE0173">
            <w:pPr>
              <w:rPr>
                <w:ins w:id="583" w:author="Борис Гогинян" w:date="2020-05-29T23:07:00Z"/>
                <w:rFonts w:ascii="Times New Roman" w:hAnsi="Times New Roman" w:cs="Times New Roman"/>
                <w:b/>
                <w:iCs/>
                <w:sz w:val="28"/>
                <w:szCs w:val="28"/>
              </w:rPr>
            </w:pPr>
            <w:ins w:id="584" w:author="Борис Гогинян" w:date="2020-05-29T23:09:00Z">
              <w:r w:rsidRPr="00AE0173">
                <w:rPr>
                  <w:rFonts w:ascii="Times New Roman" w:eastAsia="Times New Roman" w:hAnsi="Times New Roman" w:cs="Times New Roman"/>
                  <w:sz w:val="28"/>
                  <w:szCs w:val="28"/>
                  <w:lang w:val="en-US" w:eastAsia="ru-RU"/>
                </w:rPr>
                <w:t>18.087</w:t>
              </w:r>
            </w:ins>
          </w:p>
        </w:tc>
      </w:tr>
    </w:tbl>
    <w:p w14:paraId="3EF65CE4" w14:textId="522D72EA" w:rsidR="00AE0173" w:rsidRDefault="00AE0173" w:rsidP="00740F34">
      <w:pPr>
        <w:spacing w:after="0" w:line="276" w:lineRule="auto"/>
        <w:contextualSpacing/>
        <w:rPr>
          <w:ins w:id="585" w:author="Борис Гогинян" w:date="2020-05-29T23:07:00Z"/>
          <w:rFonts w:ascii="Times New Roman" w:eastAsia="Times New Roman" w:hAnsi="Times New Roman" w:cs="Times New Roman"/>
          <w:sz w:val="28"/>
          <w:szCs w:val="28"/>
          <w:lang w:eastAsia="ru-RU"/>
        </w:rPr>
        <w:pPrChange w:id="586" w:author="Борис Гогинян" w:date="2020-05-29T22:51:00Z">
          <w:pPr>
            <w:spacing w:after="0" w:line="360" w:lineRule="auto"/>
            <w:ind w:firstLine="567"/>
            <w:contextualSpacing/>
          </w:pPr>
        </w:pPrChange>
      </w:pPr>
    </w:p>
    <w:p w14:paraId="349E5A64" w14:textId="77777777" w:rsidR="00AE0173" w:rsidRDefault="00AE0173" w:rsidP="00740F34">
      <w:pPr>
        <w:spacing w:after="0" w:line="276" w:lineRule="auto"/>
        <w:contextualSpacing/>
        <w:rPr>
          <w:ins w:id="587" w:author="Борис Гогинян" w:date="2020-05-29T23:07:00Z"/>
          <w:rFonts w:ascii="Times New Roman" w:eastAsia="Times New Roman" w:hAnsi="Times New Roman" w:cs="Times New Roman"/>
          <w:sz w:val="28"/>
          <w:szCs w:val="28"/>
          <w:lang w:eastAsia="ru-RU"/>
        </w:rPr>
        <w:pPrChange w:id="588" w:author="Борис Гогинян" w:date="2020-05-29T22:51:00Z">
          <w:pPr>
            <w:spacing w:after="0" w:line="360" w:lineRule="auto"/>
            <w:ind w:firstLine="567"/>
            <w:contextualSpacing/>
          </w:pPr>
        </w:pPrChange>
      </w:pPr>
    </w:p>
    <w:p w14:paraId="09331CBB" w14:textId="77777777" w:rsidR="00702D3A" w:rsidRPr="00702D3A" w:rsidRDefault="00702D3A" w:rsidP="00702D3A">
      <w:pPr>
        <w:spacing w:after="0" w:line="276" w:lineRule="auto"/>
        <w:contextualSpacing/>
        <w:rPr>
          <w:ins w:id="589" w:author="Борис Гогинян" w:date="2020-05-29T23:16:00Z"/>
          <w:rFonts w:ascii="Times New Roman" w:eastAsia="Times New Roman" w:hAnsi="Times New Roman" w:cs="Times New Roman"/>
          <w:sz w:val="28"/>
          <w:szCs w:val="28"/>
          <w:lang w:eastAsia="ru-RU"/>
        </w:rPr>
      </w:pPr>
      <w:ins w:id="590" w:author="Борис Гогинян" w:date="2020-05-29T23:16:00Z">
        <w:r w:rsidRPr="00702D3A">
          <w:rPr>
            <w:rFonts w:ascii="Times New Roman" w:eastAsia="Times New Roman" w:hAnsi="Times New Roman" w:cs="Times New Roman"/>
            <w:sz w:val="28"/>
            <w:szCs w:val="28"/>
            <w:lang w:eastAsia="ru-RU"/>
          </w:rPr>
          <w:t xml:space="preserve">Из таблицы №4 видно, что appleseed показывает наибольшую схожесть, но следует учесть, что на такой результат влияют: </w:t>
        </w:r>
      </w:ins>
    </w:p>
    <w:p w14:paraId="08E1D66D" w14:textId="77777777" w:rsidR="00702D3A" w:rsidRPr="00E82F73" w:rsidRDefault="00702D3A" w:rsidP="00702D3A">
      <w:pPr>
        <w:pStyle w:val="a5"/>
        <w:numPr>
          <w:ilvl w:val="0"/>
          <w:numId w:val="58"/>
        </w:numPr>
        <w:spacing w:after="0" w:line="276" w:lineRule="auto"/>
        <w:rPr>
          <w:ins w:id="591" w:author="Борис Гогинян" w:date="2020-05-29T23:16:00Z"/>
          <w:rFonts w:ascii="Times New Roman" w:eastAsia="Times New Roman" w:hAnsi="Times New Roman" w:cs="Times New Roman"/>
          <w:sz w:val="28"/>
          <w:szCs w:val="28"/>
          <w:lang w:eastAsia="ru-RU"/>
        </w:rPr>
      </w:pPr>
      <w:ins w:id="592" w:author="Борис Гогинян" w:date="2020-05-29T23:16:00Z">
        <w:r w:rsidRPr="00E82F73">
          <w:rPr>
            <w:rFonts w:ascii="Times New Roman" w:eastAsia="Times New Roman" w:hAnsi="Times New Roman" w:cs="Times New Roman"/>
            <w:sz w:val="28"/>
            <w:szCs w:val="28"/>
            <w:lang w:eastAsia="ru-RU"/>
          </w:rPr>
          <w:t xml:space="preserve">первое, то что полностью идентичный результат в принципе невозможно получить разными </w:t>
        </w:r>
        <w:proofErr w:type="spellStart"/>
        <w:r w:rsidRPr="00E82F73">
          <w:rPr>
            <w:rFonts w:ascii="Times New Roman" w:eastAsia="Times New Roman" w:hAnsi="Times New Roman" w:cs="Times New Roman"/>
            <w:sz w:val="28"/>
            <w:szCs w:val="28"/>
            <w:lang w:eastAsia="ru-RU"/>
          </w:rPr>
          <w:t>рендерами</w:t>
        </w:r>
        <w:proofErr w:type="spellEnd"/>
        <w:r>
          <w:rPr>
            <w:rFonts w:ascii="Times New Roman" w:eastAsia="Times New Roman" w:hAnsi="Times New Roman" w:cs="Times New Roman"/>
            <w:sz w:val="28"/>
            <w:szCs w:val="28"/>
            <w:lang w:eastAsia="ru-RU"/>
          </w:rPr>
          <w:t>.</w:t>
        </w:r>
      </w:ins>
    </w:p>
    <w:p w14:paraId="5AEBD8AE" w14:textId="77777777" w:rsidR="00702D3A" w:rsidRPr="00E82F73" w:rsidRDefault="00702D3A" w:rsidP="00702D3A">
      <w:pPr>
        <w:pStyle w:val="a5"/>
        <w:numPr>
          <w:ilvl w:val="0"/>
          <w:numId w:val="58"/>
        </w:numPr>
        <w:spacing w:after="0" w:line="276" w:lineRule="auto"/>
        <w:rPr>
          <w:ins w:id="593" w:author="Борис Гогинян" w:date="2020-05-29T23:16:00Z"/>
          <w:rFonts w:ascii="Times New Roman" w:eastAsia="Times New Roman" w:hAnsi="Times New Roman" w:cs="Times New Roman"/>
          <w:sz w:val="28"/>
          <w:szCs w:val="28"/>
          <w:lang w:eastAsia="ru-RU"/>
        </w:rPr>
      </w:pPr>
      <w:ins w:id="594" w:author="Борис Гогинян" w:date="2020-05-29T23:16:00Z">
        <w:r w:rsidRPr="00E82F73">
          <w:rPr>
            <w:rFonts w:ascii="Times New Roman" w:eastAsia="Times New Roman" w:hAnsi="Times New Roman" w:cs="Times New Roman"/>
            <w:sz w:val="28"/>
            <w:szCs w:val="28"/>
            <w:lang w:eastAsia="ru-RU"/>
          </w:rPr>
          <w:t xml:space="preserve">в качестве эталонного изображения взят результат модели того же appleseed, но за неограниченное время. </w:t>
        </w:r>
      </w:ins>
    </w:p>
    <w:p w14:paraId="24E4772F" w14:textId="3FC53EA0" w:rsidR="00702D3A" w:rsidRPr="00E82F73" w:rsidRDefault="00702D3A" w:rsidP="00702D3A">
      <w:pPr>
        <w:spacing w:after="0" w:line="276" w:lineRule="auto"/>
        <w:ind w:firstLine="360"/>
        <w:contextualSpacing/>
        <w:rPr>
          <w:ins w:id="595" w:author="Борис Гогинян" w:date="2020-05-29T23:16:00Z"/>
          <w:rFonts w:ascii="Times New Roman" w:eastAsia="Times New Roman" w:hAnsi="Times New Roman" w:cs="Times New Roman"/>
          <w:sz w:val="28"/>
          <w:szCs w:val="28"/>
          <w:lang w:eastAsia="ru-RU"/>
        </w:rPr>
      </w:pPr>
      <w:ins w:id="596" w:author="Борис Гогинян" w:date="2020-05-29T23:16:00Z">
        <w:r w:rsidRPr="00702D3A">
          <w:rPr>
            <w:rFonts w:ascii="Times New Roman" w:eastAsia="Times New Roman" w:hAnsi="Times New Roman" w:cs="Times New Roman"/>
            <w:sz w:val="28"/>
            <w:szCs w:val="28"/>
            <w:lang w:eastAsia="ru-RU"/>
          </w:rPr>
          <w:t xml:space="preserve">Видно, что наиболее качественный результат получают рендеры </w:t>
        </w:r>
        <w:proofErr w:type="spellStart"/>
        <w:r w:rsidRPr="00702D3A">
          <w:rPr>
            <w:rFonts w:ascii="Times New Roman" w:eastAsia="Times New Roman" w:hAnsi="Times New Roman" w:cs="Times New Roman"/>
            <w:sz w:val="28"/>
            <w:szCs w:val="28"/>
            <w:lang w:eastAsia="ru-RU"/>
          </w:rPr>
          <w:t>cycles</w:t>
        </w:r>
        <w:proofErr w:type="spellEnd"/>
        <w:r w:rsidRPr="00702D3A">
          <w:rPr>
            <w:rFonts w:ascii="Times New Roman" w:eastAsia="Times New Roman" w:hAnsi="Times New Roman" w:cs="Times New Roman"/>
            <w:sz w:val="28"/>
            <w:szCs w:val="28"/>
            <w:lang w:eastAsia="ru-RU"/>
          </w:rPr>
          <w:t xml:space="preserve"> и appleseed. Но здесь также важно обратить внимание на скорость роста графиков. Как можно видеть, наименьшая скорость роста у рендера </w:t>
        </w:r>
        <w:proofErr w:type="spellStart"/>
        <w:r w:rsidRPr="00702D3A">
          <w:rPr>
            <w:rFonts w:ascii="Times New Roman" w:eastAsia="Times New Roman" w:hAnsi="Times New Roman" w:cs="Times New Roman"/>
            <w:sz w:val="28"/>
            <w:szCs w:val="28"/>
            <w:lang w:eastAsia="ru-RU"/>
          </w:rPr>
          <w:t>luxcore</w:t>
        </w:r>
        <w:proofErr w:type="spellEnd"/>
        <w:r w:rsidRPr="00702D3A">
          <w:rPr>
            <w:rFonts w:ascii="Times New Roman" w:eastAsia="Times New Roman" w:hAnsi="Times New Roman" w:cs="Times New Roman"/>
            <w:sz w:val="28"/>
            <w:szCs w:val="28"/>
            <w:lang w:eastAsia="ru-RU"/>
          </w:rPr>
          <w:t xml:space="preserve">. Это говорит о том, что этим рендером достигнут пик качества, то есть когда последующие итерации не внесли больших изменений в результирующее изображение. Аналогичный результат показывает и рендер </w:t>
        </w:r>
        <w:proofErr w:type="spellStart"/>
        <w:r w:rsidRPr="00702D3A">
          <w:rPr>
            <w:rFonts w:ascii="Times New Roman" w:eastAsia="Times New Roman" w:hAnsi="Times New Roman" w:cs="Times New Roman"/>
            <w:sz w:val="28"/>
            <w:szCs w:val="28"/>
            <w:lang w:eastAsia="ru-RU"/>
          </w:rPr>
          <w:t>cycles</w:t>
        </w:r>
        <w:proofErr w:type="spellEnd"/>
        <w:r w:rsidRPr="00702D3A">
          <w:rPr>
            <w:rFonts w:ascii="Times New Roman" w:eastAsia="Times New Roman" w:hAnsi="Times New Roman" w:cs="Times New Roman"/>
            <w:sz w:val="28"/>
            <w:szCs w:val="28"/>
            <w:lang w:eastAsia="ru-RU"/>
          </w:rPr>
          <w:t>. Отсю</w:t>
        </w:r>
        <w:r>
          <w:rPr>
            <w:rFonts w:ascii="Times New Roman" w:eastAsia="Times New Roman" w:hAnsi="Times New Roman" w:cs="Times New Roman"/>
            <w:sz w:val="28"/>
            <w:szCs w:val="28"/>
            <w:lang w:eastAsia="ru-RU"/>
          </w:rPr>
          <w:t>да можно сделать вывод, что для</w:t>
        </w:r>
        <w:r w:rsidRPr="00702D3A">
          <w:rPr>
            <w:rFonts w:ascii="Times New Roman" w:eastAsia="Times New Roman" w:hAnsi="Times New Roman" w:cs="Times New Roman"/>
            <w:sz w:val="28"/>
            <w:szCs w:val="28"/>
            <w:lang w:eastAsia="ru-RU"/>
          </w:rPr>
          <w:t xml:space="preserve"> данной модели </w:t>
        </w:r>
        <w:r>
          <w:rPr>
            <w:rFonts w:ascii="Times New Roman" w:eastAsia="Times New Roman" w:hAnsi="Times New Roman" w:cs="Times New Roman"/>
            <w:sz w:val="28"/>
            <w:szCs w:val="28"/>
            <w:lang w:eastAsia="ru-RU"/>
          </w:rPr>
          <w:t>оптимально</w:t>
        </w:r>
        <w:r w:rsidRPr="00702D3A">
          <w:rPr>
            <w:rFonts w:ascii="Times New Roman" w:eastAsia="Times New Roman" w:hAnsi="Times New Roman" w:cs="Times New Roman"/>
            <w:sz w:val="28"/>
            <w:szCs w:val="28"/>
            <w:lang w:eastAsia="ru-RU"/>
          </w:rPr>
          <w:t xml:space="preserve"> выбирать </w:t>
        </w:r>
        <w:proofErr w:type="spellStart"/>
        <w:r w:rsidRPr="00702D3A">
          <w:rPr>
            <w:rFonts w:ascii="Times New Roman" w:eastAsia="Times New Roman" w:hAnsi="Times New Roman" w:cs="Times New Roman"/>
            <w:sz w:val="28"/>
            <w:szCs w:val="28"/>
            <w:lang w:eastAsia="ru-RU"/>
          </w:rPr>
          <w:t>cycles</w:t>
        </w:r>
        <w:proofErr w:type="spellEnd"/>
        <w:r w:rsidRPr="00702D3A">
          <w:rPr>
            <w:rFonts w:ascii="Times New Roman" w:eastAsia="Times New Roman" w:hAnsi="Times New Roman" w:cs="Times New Roman"/>
            <w:sz w:val="28"/>
            <w:szCs w:val="28"/>
            <w:lang w:eastAsia="ru-RU"/>
          </w:rPr>
          <w:t>.</w:t>
        </w:r>
      </w:ins>
    </w:p>
    <w:p w14:paraId="1447AFE5" w14:textId="586CEF99" w:rsidR="00740F34" w:rsidRDefault="00740F34" w:rsidP="00AE0173">
      <w:pPr>
        <w:spacing w:after="0" w:line="276" w:lineRule="auto"/>
        <w:contextualSpacing/>
        <w:rPr>
          <w:rFonts w:ascii="Times New Roman" w:eastAsia="Times New Roman" w:hAnsi="Times New Roman" w:cs="Times New Roman"/>
          <w:sz w:val="28"/>
          <w:szCs w:val="28"/>
          <w:lang w:eastAsia="ru-RU"/>
        </w:rPr>
        <w:pPrChange w:id="597" w:author="Борис Гогинян" w:date="2020-05-29T23:09:00Z">
          <w:pPr>
            <w:spacing w:after="0" w:line="360" w:lineRule="auto"/>
            <w:ind w:firstLine="567"/>
            <w:contextualSpacing/>
          </w:pPr>
        </w:pPrChange>
      </w:pPr>
    </w:p>
    <w:p w14:paraId="08C60439" w14:textId="0677B390" w:rsidR="00846C4B" w:rsidRPr="00FB121D" w:rsidRDefault="00AA4458" w:rsidP="00B5325E">
      <w:pPr>
        <w:jc w:val="center"/>
        <w:rPr>
          <w:rFonts w:ascii="Times New Roman" w:eastAsia="Times New Roman" w:hAnsi="Times New Roman" w:cs="Times New Roman"/>
          <w:b/>
          <w:sz w:val="28"/>
          <w:szCs w:val="28"/>
          <w:lang w:eastAsia="ru-RU"/>
        </w:rPr>
      </w:pPr>
      <w:r>
        <w:rPr>
          <w:rFonts w:ascii="Times New Roman" w:eastAsia="Times New Roman" w:hAnsi="Times New Roman" w:cs="Times New Roman"/>
          <w:sz w:val="28"/>
          <w:szCs w:val="28"/>
          <w:lang w:eastAsia="ru-RU"/>
        </w:rPr>
        <w:br w:type="page"/>
      </w:r>
      <w:commentRangeStart w:id="598"/>
      <w:r w:rsidR="00846C4B" w:rsidRPr="00FB121D">
        <w:rPr>
          <w:rFonts w:ascii="Times New Roman" w:eastAsia="Times New Roman" w:hAnsi="Times New Roman" w:cs="Times New Roman"/>
          <w:b/>
          <w:sz w:val="28"/>
          <w:szCs w:val="28"/>
          <w:lang w:eastAsia="ru-RU"/>
        </w:rPr>
        <w:lastRenderedPageBreak/>
        <w:t>Заключение</w:t>
      </w:r>
      <w:commentRangeEnd w:id="598"/>
      <w:r w:rsidR="00661A25" w:rsidRPr="00FB121D">
        <w:rPr>
          <w:rStyle w:val="af1"/>
          <w:b/>
        </w:rPr>
        <w:commentReference w:id="598"/>
      </w:r>
    </w:p>
    <w:p w14:paraId="2C758430" w14:textId="393056BB" w:rsidR="00A6235B" w:rsidRPr="00B5325E" w:rsidRDefault="00A6235B" w:rsidP="00740F34">
      <w:pPr>
        <w:spacing w:after="0" w:line="276" w:lineRule="auto"/>
        <w:ind w:firstLine="567"/>
        <w:contextualSpacing/>
        <w:jc w:val="both"/>
        <w:rPr>
          <w:rFonts w:ascii="Times New Roman" w:eastAsia="Times New Roman" w:hAnsi="Times New Roman" w:cs="Times New Roman"/>
          <w:sz w:val="28"/>
          <w:szCs w:val="28"/>
          <w:lang w:eastAsia="ru-RU"/>
        </w:rPr>
        <w:pPrChange w:id="599" w:author="Борис Гогинян" w:date="2020-05-29T22:44:00Z">
          <w:pPr>
            <w:spacing w:after="0" w:line="360" w:lineRule="auto"/>
            <w:ind w:firstLine="567"/>
            <w:contextualSpacing/>
            <w:jc w:val="both"/>
          </w:pPr>
        </w:pPrChange>
      </w:pPr>
      <w:r w:rsidRPr="00B5325E">
        <w:rPr>
          <w:rFonts w:ascii="Times New Roman" w:eastAsia="Times New Roman" w:hAnsi="Times New Roman" w:cs="Times New Roman"/>
          <w:sz w:val="28"/>
          <w:szCs w:val="28"/>
          <w:lang w:eastAsia="ru-RU"/>
        </w:rPr>
        <w:t xml:space="preserve">В представленном исследовании произведено сравнение рендеров </w:t>
      </w:r>
      <w:r w:rsidRPr="00B5325E">
        <w:rPr>
          <w:rFonts w:ascii="Times New Roman" w:eastAsia="Times New Roman" w:hAnsi="Times New Roman" w:cs="Times New Roman"/>
          <w:sz w:val="28"/>
          <w:szCs w:val="28"/>
          <w:lang w:val="en-US" w:eastAsia="ru-RU"/>
        </w:rPr>
        <w:t>appleseed</w:t>
      </w:r>
      <w:r w:rsidRPr="00B5325E">
        <w:rPr>
          <w:rFonts w:ascii="Times New Roman" w:eastAsia="Times New Roman" w:hAnsi="Times New Roman" w:cs="Times New Roman"/>
          <w:sz w:val="28"/>
          <w:szCs w:val="28"/>
          <w:lang w:eastAsia="ru-RU"/>
        </w:rPr>
        <w:t xml:space="preserve">, </w:t>
      </w:r>
      <w:r w:rsidRPr="00B5325E">
        <w:rPr>
          <w:rFonts w:ascii="Times New Roman" w:eastAsia="Times New Roman" w:hAnsi="Times New Roman" w:cs="Times New Roman"/>
          <w:sz w:val="28"/>
          <w:szCs w:val="28"/>
          <w:lang w:val="en-US" w:eastAsia="ru-RU"/>
        </w:rPr>
        <w:t>Cycles</w:t>
      </w:r>
      <w:r w:rsidRPr="00B5325E">
        <w:rPr>
          <w:rFonts w:ascii="Times New Roman" w:eastAsia="Times New Roman" w:hAnsi="Times New Roman" w:cs="Times New Roman"/>
          <w:sz w:val="28"/>
          <w:szCs w:val="28"/>
          <w:lang w:eastAsia="ru-RU"/>
        </w:rPr>
        <w:t xml:space="preserve"> и </w:t>
      </w:r>
      <w:proofErr w:type="spellStart"/>
      <w:r w:rsidRPr="00B5325E">
        <w:rPr>
          <w:rFonts w:ascii="Times New Roman" w:eastAsia="Times New Roman" w:hAnsi="Times New Roman" w:cs="Times New Roman"/>
          <w:sz w:val="28"/>
          <w:szCs w:val="28"/>
          <w:lang w:val="en-US" w:eastAsia="ru-RU"/>
        </w:rPr>
        <w:t>Luxcore</w:t>
      </w:r>
      <w:proofErr w:type="spellEnd"/>
      <w:r w:rsidRPr="00B5325E">
        <w:rPr>
          <w:rFonts w:ascii="Times New Roman" w:eastAsia="Times New Roman" w:hAnsi="Times New Roman" w:cs="Times New Roman"/>
          <w:sz w:val="28"/>
          <w:szCs w:val="28"/>
          <w:lang w:eastAsia="ru-RU"/>
        </w:rPr>
        <w:t xml:space="preserve"> по качеству построенных изображений трёхмерных сцен на основе алгоритма трассировки лучей. Результаты их работы сравнивались при ограниченном времени работы</w:t>
      </w:r>
      <w:r w:rsidR="00846C4B">
        <w:rPr>
          <w:rFonts w:ascii="Times New Roman" w:eastAsia="Times New Roman" w:hAnsi="Times New Roman" w:cs="Times New Roman"/>
          <w:sz w:val="28"/>
          <w:szCs w:val="28"/>
          <w:lang w:eastAsia="ru-RU"/>
        </w:rPr>
        <w:t xml:space="preserve">, </w:t>
      </w:r>
      <w:r w:rsidRPr="00B5325E">
        <w:rPr>
          <w:rFonts w:ascii="Times New Roman" w:eastAsia="Times New Roman" w:hAnsi="Times New Roman" w:cs="Times New Roman"/>
          <w:sz w:val="28"/>
          <w:szCs w:val="28"/>
          <w:lang w:eastAsia="ru-RU"/>
        </w:rPr>
        <w:t>а также рассмотрена динамика улучшения качества изображения при увеличении времени работы.</w:t>
      </w:r>
    </w:p>
    <w:p w14:paraId="335CF35D" w14:textId="77C3CB09" w:rsidR="00A6235B" w:rsidRPr="00B5325E" w:rsidRDefault="00A6235B" w:rsidP="00740F34">
      <w:pPr>
        <w:spacing w:after="0" w:line="276" w:lineRule="auto"/>
        <w:ind w:firstLine="567"/>
        <w:contextualSpacing/>
        <w:jc w:val="both"/>
        <w:rPr>
          <w:rFonts w:ascii="Times New Roman" w:eastAsia="Times New Roman" w:hAnsi="Times New Roman" w:cs="Times New Roman"/>
          <w:sz w:val="28"/>
          <w:szCs w:val="28"/>
          <w:lang w:eastAsia="ru-RU"/>
        </w:rPr>
        <w:pPrChange w:id="600" w:author="Борис Гогинян" w:date="2020-05-29T22:44:00Z">
          <w:pPr>
            <w:spacing w:after="0" w:line="360" w:lineRule="auto"/>
            <w:ind w:firstLine="567"/>
            <w:contextualSpacing/>
            <w:jc w:val="both"/>
          </w:pPr>
        </w:pPrChange>
      </w:pPr>
      <w:r w:rsidRPr="00B5325E">
        <w:rPr>
          <w:rFonts w:ascii="Times New Roman" w:eastAsia="Times New Roman" w:hAnsi="Times New Roman" w:cs="Times New Roman"/>
          <w:sz w:val="28"/>
          <w:szCs w:val="28"/>
          <w:lang w:eastAsia="ru-RU"/>
        </w:rPr>
        <w:t xml:space="preserve">В большинстве тестов наилучшую динамику показал рендер </w:t>
      </w:r>
      <w:proofErr w:type="spellStart"/>
      <w:r w:rsidR="00AA4458">
        <w:rPr>
          <w:rFonts w:ascii="Times New Roman" w:eastAsia="Times New Roman" w:hAnsi="Times New Roman" w:cs="Times New Roman"/>
          <w:sz w:val="28"/>
          <w:szCs w:val="28"/>
          <w:lang w:val="en-US" w:eastAsia="ru-RU"/>
        </w:rPr>
        <w:t>luxcore</w:t>
      </w:r>
      <w:proofErr w:type="spellEnd"/>
      <w:r w:rsidRPr="00B5325E">
        <w:rPr>
          <w:rFonts w:ascii="Times New Roman" w:eastAsia="Times New Roman" w:hAnsi="Times New Roman" w:cs="Times New Roman"/>
          <w:sz w:val="28"/>
          <w:szCs w:val="28"/>
          <w:lang w:eastAsia="ru-RU"/>
        </w:rPr>
        <w:t xml:space="preserve">, который и в условиях ограниченного времени давал наиболее фотореалистичное изображение, и с течением времени демонстрировал наилучший темп роста качества изображения. При этом, рендеры </w:t>
      </w:r>
      <w:r w:rsidR="00AA4458">
        <w:rPr>
          <w:rFonts w:ascii="Times New Roman" w:eastAsia="Times New Roman" w:hAnsi="Times New Roman" w:cs="Times New Roman"/>
          <w:sz w:val="28"/>
          <w:szCs w:val="28"/>
          <w:lang w:val="en-US" w:eastAsia="ru-RU"/>
        </w:rPr>
        <w:t>appleseed</w:t>
      </w:r>
      <w:r w:rsidR="00AA4458" w:rsidRPr="00B5325E">
        <w:rPr>
          <w:rFonts w:ascii="Times New Roman" w:eastAsia="Times New Roman" w:hAnsi="Times New Roman" w:cs="Times New Roman"/>
          <w:sz w:val="28"/>
          <w:szCs w:val="28"/>
          <w:lang w:eastAsia="ru-RU"/>
        </w:rPr>
        <w:t xml:space="preserve"> </w:t>
      </w:r>
      <w:r w:rsidRPr="00B5325E">
        <w:rPr>
          <w:rFonts w:ascii="Times New Roman" w:eastAsia="Times New Roman" w:hAnsi="Times New Roman" w:cs="Times New Roman"/>
          <w:sz w:val="28"/>
          <w:szCs w:val="28"/>
          <w:lang w:eastAsia="ru-RU"/>
        </w:rPr>
        <w:t xml:space="preserve">и </w:t>
      </w:r>
      <w:proofErr w:type="spellStart"/>
      <w:r w:rsidRPr="00B5325E">
        <w:rPr>
          <w:rFonts w:ascii="Times New Roman" w:eastAsia="Times New Roman" w:hAnsi="Times New Roman" w:cs="Times New Roman"/>
          <w:sz w:val="28"/>
          <w:szCs w:val="28"/>
          <w:lang w:val="en-US" w:eastAsia="ru-RU"/>
        </w:rPr>
        <w:t>Luxcore</w:t>
      </w:r>
      <w:proofErr w:type="spellEnd"/>
      <w:r w:rsidRPr="00B5325E">
        <w:rPr>
          <w:rFonts w:ascii="Times New Roman" w:eastAsia="Times New Roman" w:hAnsi="Times New Roman" w:cs="Times New Roman"/>
          <w:sz w:val="28"/>
          <w:szCs w:val="28"/>
          <w:lang w:eastAsia="ru-RU"/>
        </w:rPr>
        <w:t xml:space="preserve"> демонстрировали схожие результаты: они дали изображения приблизительно равного качества в условиях ограниченного времени, а с течением времени качество изображения менялось мало.</w:t>
      </w:r>
    </w:p>
    <w:p w14:paraId="2D8DA202" w14:textId="77777777" w:rsidR="00A6235B" w:rsidRPr="00B5325E" w:rsidRDefault="00A6235B" w:rsidP="00A6235B">
      <w:pPr>
        <w:spacing w:after="0" w:line="360" w:lineRule="auto"/>
        <w:ind w:firstLine="567"/>
        <w:contextualSpacing/>
        <w:jc w:val="both"/>
        <w:rPr>
          <w:rFonts w:ascii="Times New Roman" w:eastAsia="Times New Roman" w:hAnsi="Times New Roman" w:cs="Times New Roman"/>
          <w:sz w:val="28"/>
          <w:szCs w:val="28"/>
          <w:lang w:eastAsia="ru-RU"/>
        </w:rPr>
      </w:pPr>
    </w:p>
    <w:p w14:paraId="2D8CDFC0" w14:textId="77777777" w:rsidR="00A6235B" w:rsidRPr="00B5325E" w:rsidRDefault="00A6235B" w:rsidP="00A6235B">
      <w:pPr>
        <w:rPr>
          <w:rFonts w:ascii="Times New Roman" w:eastAsia="Times New Roman" w:hAnsi="Times New Roman" w:cs="Times New Roman"/>
          <w:b/>
          <w:sz w:val="28"/>
          <w:szCs w:val="28"/>
          <w:lang w:eastAsia="ru-RU"/>
        </w:rPr>
      </w:pPr>
      <w:r w:rsidRPr="00B5325E">
        <w:rPr>
          <w:rFonts w:ascii="Times New Roman" w:eastAsia="Times New Roman" w:hAnsi="Times New Roman" w:cs="Times New Roman"/>
          <w:b/>
          <w:sz w:val="28"/>
          <w:szCs w:val="28"/>
          <w:lang w:eastAsia="ru-RU"/>
        </w:rPr>
        <w:br w:type="page"/>
      </w:r>
    </w:p>
    <w:p w14:paraId="024E4A3D" w14:textId="5D11076D" w:rsidR="00CB41ED" w:rsidRPr="00B5325E" w:rsidRDefault="00CB41ED" w:rsidP="00CB41ED">
      <w:pPr>
        <w:spacing w:after="0" w:line="360" w:lineRule="auto"/>
        <w:contextualSpacing/>
        <w:jc w:val="center"/>
        <w:rPr>
          <w:rFonts w:ascii="Times New Roman" w:eastAsia="Times New Roman" w:hAnsi="Times New Roman" w:cs="Times New Roman"/>
          <w:b/>
          <w:sz w:val="28"/>
          <w:szCs w:val="28"/>
          <w:lang w:eastAsia="ru-RU"/>
        </w:rPr>
      </w:pPr>
      <w:r w:rsidRPr="00B5325E">
        <w:rPr>
          <w:rFonts w:ascii="Times New Roman" w:eastAsia="Times New Roman" w:hAnsi="Times New Roman" w:cs="Times New Roman"/>
          <w:b/>
          <w:sz w:val="28"/>
          <w:szCs w:val="28"/>
          <w:lang w:eastAsia="ru-RU"/>
        </w:rPr>
        <w:lastRenderedPageBreak/>
        <w:t>Список использованных источников</w:t>
      </w:r>
    </w:p>
    <w:p w14:paraId="17A10D56" w14:textId="6DD37A3D" w:rsidR="00CB41ED" w:rsidRPr="00B5325E" w:rsidRDefault="005D773B" w:rsidP="00EB01A5">
      <w:pPr>
        <w:pStyle w:val="a5"/>
        <w:numPr>
          <w:ilvl w:val="0"/>
          <w:numId w:val="34"/>
        </w:numPr>
        <w:spacing w:after="0" w:line="360" w:lineRule="auto"/>
        <w:rPr>
          <w:rFonts w:ascii="Times New Roman" w:eastAsia="Times New Roman" w:hAnsi="Times New Roman" w:cs="Times New Roman"/>
          <w:sz w:val="28"/>
          <w:szCs w:val="28"/>
          <w:lang w:eastAsia="ru-RU"/>
        </w:rPr>
      </w:pPr>
      <w:proofErr w:type="spellStart"/>
      <w:r w:rsidRPr="00B5325E">
        <w:rPr>
          <w:rFonts w:ascii="Times New Roman" w:eastAsia="Times New Roman" w:hAnsi="Times New Roman" w:cs="Times New Roman"/>
          <w:sz w:val="28"/>
          <w:szCs w:val="28"/>
          <w:lang w:eastAsia="ru-RU"/>
        </w:rPr>
        <w:t>Сивухин</w:t>
      </w:r>
      <w:proofErr w:type="spellEnd"/>
      <w:r w:rsidRPr="00B5325E">
        <w:rPr>
          <w:rFonts w:ascii="Times New Roman" w:eastAsia="Times New Roman" w:hAnsi="Times New Roman" w:cs="Times New Roman"/>
          <w:sz w:val="28"/>
          <w:szCs w:val="28"/>
          <w:lang w:eastAsia="ru-RU"/>
        </w:rPr>
        <w:t xml:space="preserve"> Д. В. Общий курс физики. Учеб. пособие: Для вузов. В 5 т. Т. IV</w:t>
      </w:r>
      <w:r w:rsidR="00866229" w:rsidRPr="00B5325E">
        <w:rPr>
          <w:rFonts w:ascii="Times New Roman" w:eastAsia="Times New Roman" w:hAnsi="Times New Roman" w:cs="Times New Roman"/>
          <w:sz w:val="28"/>
          <w:szCs w:val="28"/>
          <w:lang w:eastAsia="ru-RU"/>
        </w:rPr>
        <w:t xml:space="preserve">. Оптика. — 3-е изд., </w:t>
      </w:r>
      <w:proofErr w:type="spellStart"/>
      <w:r w:rsidR="00866229" w:rsidRPr="00B5325E">
        <w:rPr>
          <w:rFonts w:ascii="Times New Roman" w:eastAsia="Times New Roman" w:hAnsi="Times New Roman" w:cs="Times New Roman"/>
          <w:sz w:val="28"/>
          <w:szCs w:val="28"/>
          <w:lang w:eastAsia="ru-RU"/>
        </w:rPr>
        <w:t>стереот</w:t>
      </w:r>
      <w:proofErr w:type="spellEnd"/>
      <w:r w:rsidR="00866229" w:rsidRPr="00B5325E">
        <w:rPr>
          <w:rFonts w:ascii="Times New Roman" w:eastAsia="Times New Roman" w:hAnsi="Times New Roman" w:cs="Times New Roman"/>
          <w:sz w:val="28"/>
          <w:szCs w:val="28"/>
          <w:lang w:eastAsia="ru-RU"/>
        </w:rPr>
        <w:t>. –</w:t>
      </w:r>
      <w:r w:rsidRPr="00B5325E">
        <w:rPr>
          <w:rFonts w:ascii="Times New Roman" w:eastAsia="Times New Roman" w:hAnsi="Times New Roman" w:cs="Times New Roman"/>
          <w:sz w:val="28"/>
          <w:szCs w:val="28"/>
          <w:lang w:eastAsia="ru-RU"/>
        </w:rPr>
        <w:t xml:space="preserve"> М.: ФИЗМАТЛИТ</w:t>
      </w:r>
      <w:r w:rsidR="00866229" w:rsidRPr="00B5325E">
        <w:rPr>
          <w:rFonts w:ascii="Times New Roman" w:eastAsia="Times New Roman" w:hAnsi="Times New Roman" w:cs="Times New Roman"/>
          <w:sz w:val="28"/>
          <w:szCs w:val="28"/>
          <w:lang w:eastAsia="ru-RU"/>
        </w:rPr>
        <w:t>.</w:t>
      </w:r>
      <w:r w:rsidR="00866229"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 xml:space="preserve"> 2005. </w:t>
      </w:r>
      <w:r w:rsidR="00866229" w:rsidRPr="00B5325E">
        <w:rPr>
          <w:rFonts w:ascii="Times New Roman" w:eastAsia="Times New Roman" w:hAnsi="Times New Roman" w:cs="Times New Roman"/>
          <w:sz w:val="28"/>
          <w:szCs w:val="28"/>
          <w:lang w:eastAsia="ru-RU"/>
        </w:rPr>
        <w:t>–</w:t>
      </w:r>
      <w:r w:rsidRPr="00B5325E">
        <w:rPr>
          <w:rFonts w:ascii="Times New Roman" w:eastAsia="Times New Roman" w:hAnsi="Times New Roman" w:cs="Times New Roman"/>
          <w:sz w:val="28"/>
          <w:szCs w:val="28"/>
          <w:lang w:eastAsia="ru-RU"/>
        </w:rPr>
        <w:t xml:space="preserve"> 792 с. </w:t>
      </w:r>
      <w:r w:rsidR="00866229" w:rsidRPr="00B5325E">
        <w:rPr>
          <w:rFonts w:ascii="Times New Roman" w:eastAsia="Times New Roman" w:hAnsi="Times New Roman" w:cs="Times New Roman"/>
          <w:sz w:val="28"/>
          <w:szCs w:val="28"/>
          <w:lang w:eastAsia="ru-RU"/>
        </w:rPr>
        <w:t>–</w:t>
      </w:r>
      <w:r w:rsidRPr="00B5325E">
        <w:rPr>
          <w:rFonts w:ascii="Times New Roman" w:eastAsia="Times New Roman" w:hAnsi="Times New Roman" w:cs="Times New Roman"/>
          <w:sz w:val="28"/>
          <w:szCs w:val="28"/>
          <w:lang w:eastAsia="ru-RU"/>
        </w:rPr>
        <w:t xml:space="preserve"> ISBN 5-9221-0228-1.</w:t>
      </w:r>
    </w:p>
    <w:p w14:paraId="602ECF94" w14:textId="02D9266E" w:rsidR="00F00AD0" w:rsidRPr="00B5325E" w:rsidRDefault="00F00AD0" w:rsidP="00EB01A5">
      <w:pPr>
        <w:pStyle w:val="a5"/>
        <w:numPr>
          <w:ilvl w:val="0"/>
          <w:numId w:val="34"/>
        </w:numPr>
        <w:spacing w:after="0" w:line="360" w:lineRule="auto"/>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Электронный учебник по курсу "Основы оптики" </w:t>
      </w:r>
      <w:r w:rsidRPr="00B5325E">
        <w:rPr>
          <w:rFonts w:ascii="Times New Roman" w:eastAsia="Times New Roman" w:hAnsi="Times New Roman" w:cs="Times New Roman"/>
          <w:sz w:val="28"/>
          <w:szCs w:val="28"/>
          <w:lang w:val="en-US" w:eastAsia="ru-RU"/>
        </w:rPr>
        <w:t>URL</w:t>
      </w:r>
      <w:r w:rsidRPr="00B5325E">
        <w:rPr>
          <w:rFonts w:ascii="Times New Roman" w:eastAsia="Times New Roman" w:hAnsi="Times New Roman" w:cs="Times New Roman"/>
          <w:sz w:val="28"/>
          <w:szCs w:val="28"/>
          <w:lang w:eastAsia="ru-RU"/>
        </w:rPr>
        <w:t xml:space="preserve">: </w:t>
      </w:r>
      <w:hyperlink r:id="rId37" w:history="1">
        <w:r w:rsidR="00DC6590" w:rsidRPr="00B5325E">
          <w:rPr>
            <w:rStyle w:val="a3"/>
            <w:rFonts w:ascii="Times New Roman" w:eastAsia="Times New Roman" w:hAnsi="Times New Roman" w:cs="Times New Roman"/>
            <w:color w:val="auto"/>
            <w:sz w:val="28"/>
            <w:szCs w:val="28"/>
            <w:u w:val="none"/>
            <w:lang w:eastAsia="ru-RU"/>
          </w:rPr>
          <w:t xml:space="preserve">http://aco.ifmo.ru/ </w:t>
        </w:r>
        <w:proofErr w:type="spellStart"/>
        <w:r w:rsidR="00DC6590" w:rsidRPr="00B5325E">
          <w:rPr>
            <w:rStyle w:val="a3"/>
            <w:rFonts w:ascii="Times New Roman" w:eastAsia="Times New Roman" w:hAnsi="Times New Roman" w:cs="Times New Roman"/>
            <w:color w:val="auto"/>
            <w:sz w:val="28"/>
            <w:szCs w:val="28"/>
            <w:u w:val="none"/>
            <w:lang w:eastAsia="ru-RU"/>
          </w:rPr>
          <w:t>el_books</w:t>
        </w:r>
        <w:proofErr w:type="spellEnd"/>
        <w:r w:rsidR="00DC6590" w:rsidRPr="00B5325E">
          <w:rPr>
            <w:rStyle w:val="a3"/>
            <w:rFonts w:ascii="Times New Roman" w:eastAsia="Times New Roman" w:hAnsi="Times New Roman" w:cs="Times New Roman"/>
            <w:color w:val="auto"/>
            <w:sz w:val="28"/>
            <w:szCs w:val="28"/>
            <w:u w:val="none"/>
            <w:lang w:eastAsia="ru-RU"/>
          </w:rPr>
          <w:t>/</w:t>
        </w:r>
        <w:proofErr w:type="spellStart"/>
        <w:r w:rsidR="00DC6590" w:rsidRPr="00B5325E">
          <w:rPr>
            <w:rStyle w:val="a3"/>
            <w:rFonts w:ascii="Times New Roman" w:eastAsia="Times New Roman" w:hAnsi="Times New Roman" w:cs="Times New Roman"/>
            <w:color w:val="auto"/>
            <w:sz w:val="28"/>
            <w:szCs w:val="28"/>
            <w:u w:val="none"/>
            <w:lang w:eastAsia="ru-RU"/>
          </w:rPr>
          <w:t>basics_optics</w:t>
        </w:r>
        <w:proofErr w:type="spellEnd"/>
        <w:r w:rsidR="00DC6590" w:rsidRPr="00B5325E">
          <w:rPr>
            <w:rStyle w:val="a3"/>
            <w:rFonts w:ascii="Times New Roman" w:eastAsia="Times New Roman" w:hAnsi="Times New Roman" w:cs="Times New Roman"/>
            <w:color w:val="auto"/>
            <w:sz w:val="28"/>
            <w:szCs w:val="28"/>
            <w:u w:val="none"/>
            <w:lang w:eastAsia="ru-RU"/>
          </w:rPr>
          <w:t>/</w:t>
        </w:r>
      </w:hyperlink>
      <w:r w:rsidRPr="00B5325E">
        <w:rPr>
          <w:rFonts w:ascii="Times New Roman" w:eastAsia="Times New Roman" w:hAnsi="Times New Roman" w:cs="Times New Roman"/>
          <w:sz w:val="28"/>
          <w:szCs w:val="28"/>
          <w:lang w:eastAsia="ru-RU"/>
        </w:rPr>
        <w:t xml:space="preserve"> (</w:t>
      </w:r>
      <w:r w:rsidR="00342D23" w:rsidRPr="00B5325E">
        <w:rPr>
          <w:rFonts w:ascii="Times New Roman" w:eastAsia="Times New Roman" w:hAnsi="Times New Roman" w:cs="Times New Roman"/>
          <w:sz w:val="28"/>
          <w:szCs w:val="28"/>
          <w:lang w:eastAsia="ru-RU"/>
        </w:rPr>
        <w:t>дата обращения 10</w:t>
      </w:r>
      <w:r w:rsidRPr="00B5325E">
        <w:rPr>
          <w:rFonts w:ascii="Times New Roman" w:eastAsia="Times New Roman" w:hAnsi="Times New Roman" w:cs="Times New Roman"/>
          <w:sz w:val="28"/>
          <w:szCs w:val="28"/>
          <w:lang w:eastAsia="ru-RU"/>
        </w:rPr>
        <w:t>.05.2020)</w:t>
      </w:r>
    </w:p>
    <w:p w14:paraId="636EBFBE" w14:textId="5D9CD0E7" w:rsidR="00E91FB3" w:rsidRPr="00B5325E" w:rsidRDefault="00E91FB3"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Bruce Walter, Stephen R. </w:t>
      </w:r>
      <w:proofErr w:type="spellStart"/>
      <w:r w:rsidRPr="00B5325E">
        <w:rPr>
          <w:rFonts w:ascii="Times New Roman" w:eastAsia="Times New Roman" w:hAnsi="Times New Roman" w:cs="Times New Roman"/>
          <w:sz w:val="28"/>
          <w:szCs w:val="28"/>
          <w:lang w:val="en-US" w:eastAsia="ru-RU"/>
        </w:rPr>
        <w:t>Marschner</w:t>
      </w:r>
      <w:proofErr w:type="spellEnd"/>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Hongsong</w:t>
      </w:r>
      <w:proofErr w:type="spellEnd"/>
      <w:r w:rsidRPr="00B5325E">
        <w:rPr>
          <w:rFonts w:ascii="Times New Roman" w:eastAsia="Times New Roman" w:hAnsi="Times New Roman" w:cs="Times New Roman"/>
          <w:sz w:val="28"/>
          <w:szCs w:val="28"/>
          <w:lang w:val="en-US" w:eastAsia="ru-RU"/>
        </w:rPr>
        <w:t xml:space="preserve"> Li, Kenneth E. Torrance Microfacet Models for Refraction through Rough Surfaces </w:t>
      </w:r>
      <w:r w:rsidR="006B66D1" w:rsidRPr="00B5325E">
        <w:rPr>
          <w:rFonts w:ascii="Times New Roman" w:eastAsia="Times New Roman" w:hAnsi="Times New Roman" w:cs="Times New Roman"/>
          <w:sz w:val="28"/>
          <w:szCs w:val="28"/>
          <w:lang w:val="en-US" w:eastAsia="ru-RU"/>
        </w:rPr>
        <w:t xml:space="preserve">Proceedings of the 18th </w:t>
      </w:r>
      <w:proofErr w:type="spellStart"/>
      <w:r w:rsidR="006B66D1" w:rsidRPr="00B5325E">
        <w:rPr>
          <w:rFonts w:ascii="Times New Roman" w:eastAsia="Times New Roman" w:hAnsi="Times New Roman" w:cs="Times New Roman"/>
          <w:sz w:val="28"/>
          <w:szCs w:val="28"/>
          <w:lang w:val="en-US" w:eastAsia="ru-RU"/>
        </w:rPr>
        <w:t>Eurographics</w:t>
      </w:r>
      <w:proofErr w:type="spellEnd"/>
      <w:r w:rsidR="006B66D1" w:rsidRPr="00B5325E">
        <w:rPr>
          <w:rFonts w:ascii="Times New Roman" w:eastAsia="Times New Roman" w:hAnsi="Times New Roman" w:cs="Times New Roman"/>
          <w:sz w:val="28"/>
          <w:szCs w:val="28"/>
          <w:lang w:val="en-US" w:eastAsia="ru-RU"/>
        </w:rPr>
        <w:t xml:space="preserve"> Conference on Rendering Techniques</w:t>
      </w:r>
      <w:r w:rsidRPr="00B5325E">
        <w:rPr>
          <w:rFonts w:ascii="Times New Roman" w:eastAsia="Times New Roman" w:hAnsi="Times New Roman" w:cs="Times New Roman"/>
          <w:sz w:val="28"/>
          <w:szCs w:val="28"/>
          <w:lang w:val="en-US" w:eastAsia="ru-RU"/>
        </w:rPr>
        <w:t>. – 2007</w:t>
      </w:r>
      <w:r w:rsidR="007714D2" w:rsidRPr="00B5325E">
        <w:rPr>
          <w:rFonts w:ascii="Times New Roman" w:eastAsia="Times New Roman" w:hAnsi="Times New Roman" w:cs="Times New Roman"/>
          <w:sz w:val="28"/>
          <w:szCs w:val="28"/>
          <w:lang w:val="en-US" w:eastAsia="ru-RU"/>
        </w:rPr>
        <w:t xml:space="preserve">. </w:t>
      </w:r>
      <w:r w:rsidR="00C35899" w:rsidRPr="00B5325E">
        <w:rPr>
          <w:rFonts w:ascii="Times New Roman" w:eastAsia="Times New Roman" w:hAnsi="Times New Roman" w:cs="Times New Roman"/>
          <w:sz w:val="28"/>
          <w:szCs w:val="28"/>
          <w:lang w:val="en-US" w:eastAsia="ru-RU"/>
        </w:rPr>
        <w:t>–</w:t>
      </w:r>
      <w:r w:rsidR="007714D2" w:rsidRPr="00B5325E">
        <w:rPr>
          <w:rFonts w:ascii="Times New Roman" w:eastAsia="Times New Roman" w:hAnsi="Times New Roman" w:cs="Times New Roman"/>
          <w:sz w:val="28"/>
          <w:szCs w:val="28"/>
          <w:lang w:val="en-US" w:eastAsia="ru-RU"/>
        </w:rPr>
        <w:t xml:space="preserve"> </w:t>
      </w:r>
      <w:r w:rsidR="00C35899" w:rsidRPr="00B5325E">
        <w:rPr>
          <w:rFonts w:ascii="Times New Roman" w:hAnsi="Times New Roman" w:cs="Times New Roman"/>
          <w:color w:val="222222"/>
          <w:sz w:val="28"/>
          <w:szCs w:val="28"/>
          <w:shd w:val="clear" w:color="auto" w:fill="FFFFFF"/>
          <w:lang w:val="en-US"/>
        </w:rPr>
        <w:t>195-206</w:t>
      </w:r>
      <w:r w:rsidR="00C35899" w:rsidRPr="00B5325E">
        <w:rPr>
          <w:rFonts w:ascii="Times New Roman" w:eastAsia="Times New Roman" w:hAnsi="Times New Roman" w:cs="Times New Roman"/>
          <w:sz w:val="28"/>
          <w:szCs w:val="28"/>
          <w:lang w:val="en-US" w:eastAsia="ru-RU"/>
        </w:rPr>
        <w:t xml:space="preserve"> P. </w:t>
      </w:r>
      <w:r w:rsidR="00B6682D">
        <w:fldChar w:fldCharType="begin"/>
      </w:r>
      <w:r w:rsidR="00B6682D" w:rsidRPr="00FB121D">
        <w:rPr>
          <w:lang w:val="en-US"/>
          <w:rPrChange w:id="601" w:author="Борис Гогинян" w:date="2020-05-27T20:11:00Z">
            <w:rPr/>
          </w:rPrChange>
        </w:rPr>
        <w:instrText xml:space="preserve"> HYPERLINK "https://doi.org/10.2312/EGWR/EGSR07/195-206" </w:instrText>
      </w:r>
      <w:r w:rsidR="00B6682D">
        <w:fldChar w:fldCharType="separate"/>
      </w:r>
      <w:r w:rsidR="00C35899" w:rsidRPr="00B5325E">
        <w:rPr>
          <w:rFonts w:ascii="Times New Roman" w:hAnsi="Times New Roman" w:cs="Times New Roman"/>
          <w:sz w:val="28"/>
          <w:szCs w:val="28"/>
          <w:shd w:val="clear" w:color="auto" w:fill="FFFFFF"/>
          <w:lang w:val="en-US"/>
        </w:rPr>
        <w:t>doi:10.2312/EGWR/EGSR07/195-206</w:t>
      </w:r>
      <w:r w:rsidR="00B6682D">
        <w:rPr>
          <w:rFonts w:ascii="Times New Roman" w:hAnsi="Times New Roman" w:cs="Times New Roman"/>
          <w:sz w:val="28"/>
          <w:szCs w:val="28"/>
          <w:shd w:val="clear" w:color="auto" w:fill="FFFFFF"/>
          <w:lang w:val="en-US"/>
        </w:rPr>
        <w:fldChar w:fldCharType="end"/>
      </w:r>
      <w:r w:rsidR="006B66D1" w:rsidRPr="00B5325E">
        <w:rPr>
          <w:rFonts w:ascii="Times New Roman" w:hAnsi="Times New Roman" w:cs="Times New Roman"/>
          <w:sz w:val="28"/>
          <w:szCs w:val="28"/>
          <w:shd w:val="clear" w:color="auto" w:fill="FFFFFF"/>
          <w:lang w:val="en-US"/>
        </w:rPr>
        <w:t>.</w:t>
      </w:r>
    </w:p>
    <w:p w14:paraId="1746BD86" w14:textId="59ACCDD7" w:rsidR="00342D23" w:rsidRPr="00B5325E" w:rsidRDefault="007714D2"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Kajiya</w:t>
      </w:r>
      <w:proofErr w:type="spellEnd"/>
      <w:r w:rsidRPr="00B5325E">
        <w:rPr>
          <w:rFonts w:ascii="Times New Roman" w:eastAsia="Times New Roman" w:hAnsi="Times New Roman" w:cs="Times New Roman"/>
          <w:sz w:val="28"/>
          <w:szCs w:val="28"/>
          <w:lang w:val="en-US" w:eastAsia="ru-RU"/>
        </w:rPr>
        <w:t xml:space="preserve">, James T. The rendering equation // </w:t>
      </w:r>
      <w:proofErr w:type="spellStart"/>
      <w:r w:rsidRPr="00B5325E">
        <w:rPr>
          <w:rFonts w:ascii="Times New Roman" w:eastAsia="Times New Roman" w:hAnsi="Times New Roman" w:cs="Times New Roman"/>
          <w:sz w:val="28"/>
          <w:szCs w:val="28"/>
          <w:lang w:val="en-US" w:eastAsia="ru-RU"/>
        </w:rPr>
        <w:t>Siggraph</w:t>
      </w:r>
      <w:proofErr w:type="spellEnd"/>
      <w:r w:rsidRPr="00B5325E">
        <w:rPr>
          <w:rFonts w:ascii="Times New Roman" w:eastAsia="Times New Roman" w:hAnsi="Times New Roman" w:cs="Times New Roman"/>
          <w:sz w:val="28"/>
          <w:szCs w:val="28"/>
          <w:lang w:val="en-US" w:eastAsia="ru-RU"/>
        </w:rPr>
        <w:t xml:space="preserve"> 1986. – 1986 – </w:t>
      </w:r>
      <w:r w:rsidR="00342D23" w:rsidRPr="00B5325E">
        <w:rPr>
          <w:rFonts w:ascii="Times New Roman" w:eastAsia="Times New Roman" w:hAnsi="Times New Roman" w:cs="Times New Roman"/>
          <w:sz w:val="28"/>
          <w:szCs w:val="28"/>
          <w:lang w:val="en-US" w:eastAsia="ru-RU"/>
        </w:rPr>
        <w:t>P</w:t>
      </w:r>
      <w:r w:rsidRPr="00B5325E">
        <w:rPr>
          <w:rFonts w:ascii="Times New Roman" w:eastAsia="Times New Roman" w:hAnsi="Times New Roman" w:cs="Times New Roman"/>
          <w:sz w:val="28"/>
          <w:szCs w:val="28"/>
          <w:lang w:val="en-US" w:eastAsia="ru-RU"/>
        </w:rPr>
        <w:t>. 143–150. – doi:10.1145/15922.15902</w:t>
      </w:r>
    </w:p>
    <w:p w14:paraId="62811A10" w14:textId="1BE915EF" w:rsidR="00CB41ED" w:rsidRPr="00B5325E" w:rsidRDefault="00342D23"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Matt Pharr, Wenzel </w:t>
      </w:r>
      <w:proofErr w:type="spellStart"/>
      <w:r w:rsidRPr="00B5325E">
        <w:rPr>
          <w:rFonts w:ascii="Times New Roman" w:eastAsia="Times New Roman" w:hAnsi="Times New Roman" w:cs="Times New Roman"/>
          <w:sz w:val="28"/>
          <w:szCs w:val="28"/>
          <w:lang w:val="en-US" w:eastAsia="ru-RU"/>
        </w:rPr>
        <w:t>Jakob</w:t>
      </w:r>
      <w:proofErr w:type="spellEnd"/>
      <w:r w:rsidRPr="00B5325E">
        <w:rPr>
          <w:rFonts w:ascii="Times New Roman" w:eastAsia="Times New Roman" w:hAnsi="Times New Roman" w:cs="Times New Roman"/>
          <w:sz w:val="28"/>
          <w:szCs w:val="28"/>
          <w:lang w:val="en-US" w:eastAsia="ru-RU"/>
        </w:rPr>
        <w:t xml:space="preserve">, Greg Humphreys Physically Based Rendering: From Theory </w:t>
      </w:r>
      <w:proofErr w:type="gramStart"/>
      <w:r w:rsidRPr="00B5325E">
        <w:rPr>
          <w:rFonts w:ascii="Times New Roman" w:eastAsia="Times New Roman" w:hAnsi="Times New Roman" w:cs="Times New Roman"/>
          <w:sz w:val="28"/>
          <w:szCs w:val="28"/>
          <w:lang w:val="en-US" w:eastAsia="ru-RU"/>
        </w:rPr>
        <w:t>To</w:t>
      </w:r>
      <w:proofErr w:type="gramEnd"/>
      <w:r w:rsidRPr="00B5325E">
        <w:rPr>
          <w:rFonts w:ascii="Times New Roman" w:eastAsia="Times New Roman" w:hAnsi="Times New Roman" w:cs="Times New Roman"/>
          <w:sz w:val="28"/>
          <w:szCs w:val="28"/>
          <w:lang w:val="en-US" w:eastAsia="ru-RU"/>
        </w:rPr>
        <w:t xml:space="preserve"> Implementation. – 2018. – 1226 </w:t>
      </w:r>
      <w:r w:rsidR="005F3124" w:rsidRPr="00B5325E">
        <w:rPr>
          <w:rFonts w:ascii="Times New Roman" w:eastAsia="Times New Roman" w:hAnsi="Times New Roman" w:cs="Times New Roman"/>
          <w:sz w:val="28"/>
          <w:szCs w:val="28"/>
          <w:lang w:val="en-US" w:eastAsia="ru-RU"/>
        </w:rPr>
        <w:t>P</w:t>
      </w:r>
      <w:r w:rsidR="00C12699" w:rsidRPr="00B5325E">
        <w:rPr>
          <w:rFonts w:ascii="Times New Roman" w:eastAsia="Times New Roman" w:hAnsi="Times New Roman" w:cs="Times New Roman"/>
          <w:sz w:val="28"/>
          <w:szCs w:val="28"/>
          <w:lang w:val="en-US" w:eastAsia="ru-RU"/>
        </w:rPr>
        <w:t>.</w:t>
      </w:r>
    </w:p>
    <w:p w14:paraId="1A0ADB15" w14:textId="028A3F2F" w:rsidR="00C12699" w:rsidRPr="00B5325E" w:rsidRDefault="00C12699" w:rsidP="00EB01A5">
      <w:pPr>
        <w:pStyle w:val="a5"/>
        <w:numPr>
          <w:ilvl w:val="0"/>
          <w:numId w:val="34"/>
        </w:numPr>
        <w:spacing w:after="0" w:line="360" w:lineRule="auto"/>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Альбедо в реалистичной визуализации </w:t>
      </w:r>
      <w:r w:rsidRPr="00B5325E">
        <w:rPr>
          <w:rFonts w:ascii="Times New Roman" w:eastAsia="Times New Roman" w:hAnsi="Times New Roman" w:cs="Times New Roman"/>
          <w:sz w:val="28"/>
          <w:szCs w:val="28"/>
          <w:lang w:val="en-US" w:eastAsia="ru-RU"/>
        </w:rPr>
        <w:t>URL</w:t>
      </w:r>
      <w:r w:rsidRPr="00B5325E">
        <w:rPr>
          <w:rFonts w:ascii="Times New Roman" w:eastAsia="Times New Roman" w:hAnsi="Times New Roman" w:cs="Times New Roman"/>
          <w:sz w:val="28"/>
          <w:szCs w:val="28"/>
          <w:lang w:eastAsia="ru-RU"/>
        </w:rPr>
        <w:t xml:space="preserve">: </w:t>
      </w:r>
      <w:hyperlink r:id="rId38" w:history="1">
        <w:r w:rsidRPr="00B5325E">
          <w:rPr>
            <w:rStyle w:val="a3"/>
            <w:rFonts w:ascii="Times New Roman" w:eastAsia="Times New Roman" w:hAnsi="Times New Roman" w:cs="Times New Roman"/>
            <w:color w:val="auto"/>
            <w:sz w:val="28"/>
            <w:szCs w:val="28"/>
            <w:u w:val="none"/>
            <w:lang w:val="en-US" w:eastAsia="ru-RU"/>
          </w:rPr>
          <w:t>https</w:t>
        </w:r>
        <w:r w:rsidRPr="00B5325E">
          <w:rPr>
            <w:rStyle w:val="a3"/>
            <w:rFonts w:ascii="Times New Roman" w:eastAsia="Times New Roman" w:hAnsi="Times New Roman" w:cs="Times New Roman"/>
            <w:color w:val="auto"/>
            <w:sz w:val="28"/>
            <w:szCs w:val="28"/>
            <w:u w:val="none"/>
            <w:lang w:eastAsia="ru-RU"/>
          </w:rPr>
          <w:t>://</w:t>
        </w:r>
        <w:r w:rsidRPr="00B5325E">
          <w:rPr>
            <w:rStyle w:val="a3"/>
            <w:rFonts w:ascii="Times New Roman" w:eastAsia="Times New Roman" w:hAnsi="Times New Roman" w:cs="Times New Roman"/>
            <w:color w:val="auto"/>
            <w:sz w:val="28"/>
            <w:szCs w:val="28"/>
            <w:u w:val="none"/>
            <w:lang w:val="en-US" w:eastAsia="ru-RU"/>
          </w:rPr>
          <w:t>render</w:t>
        </w:r>
        <w:r w:rsidRPr="00B5325E">
          <w:rPr>
            <w:rStyle w:val="a3"/>
            <w:rFonts w:ascii="Times New Roman" w:eastAsia="Times New Roman" w:hAnsi="Times New Roman" w:cs="Times New Roman"/>
            <w:color w:val="auto"/>
            <w:sz w:val="28"/>
            <w:szCs w:val="28"/>
            <w:u w:val="none"/>
            <w:lang w:eastAsia="ru-RU"/>
          </w:rPr>
          <w:t>.</w:t>
        </w:r>
        <w:proofErr w:type="spellStart"/>
        <w:r w:rsidRPr="00B5325E">
          <w:rPr>
            <w:rStyle w:val="a3"/>
            <w:rFonts w:ascii="Times New Roman" w:eastAsia="Times New Roman" w:hAnsi="Times New Roman" w:cs="Times New Roman"/>
            <w:color w:val="auto"/>
            <w:sz w:val="28"/>
            <w:szCs w:val="28"/>
            <w:u w:val="none"/>
            <w:lang w:val="en-US" w:eastAsia="ru-RU"/>
          </w:rPr>
          <w:t>ru</w:t>
        </w:r>
        <w:proofErr w:type="spellEnd"/>
        <w:r w:rsidRPr="00B5325E">
          <w:rPr>
            <w:rStyle w:val="a3"/>
            <w:rFonts w:ascii="Times New Roman" w:eastAsia="Times New Roman" w:hAnsi="Times New Roman" w:cs="Times New Roman"/>
            <w:color w:val="auto"/>
            <w:sz w:val="28"/>
            <w:szCs w:val="28"/>
            <w:u w:val="none"/>
            <w:lang w:eastAsia="ru-RU"/>
          </w:rPr>
          <w:t>/</w:t>
        </w:r>
        <w:proofErr w:type="spellStart"/>
        <w:r w:rsidRPr="00B5325E">
          <w:rPr>
            <w:rStyle w:val="a3"/>
            <w:rFonts w:ascii="Times New Roman" w:eastAsia="Times New Roman" w:hAnsi="Times New Roman" w:cs="Times New Roman"/>
            <w:color w:val="auto"/>
            <w:sz w:val="28"/>
            <w:szCs w:val="28"/>
            <w:u w:val="none"/>
            <w:lang w:val="en-US" w:eastAsia="ru-RU"/>
          </w:rPr>
          <w:t>ru</w:t>
        </w:r>
        <w:proofErr w:type="spellEnd"/>
        <w:r w:rsidRPr="00B5325E">
          <w:rPr>
            <w:rStyle w:val="a3"/>
            <w:rFonts w:ascii="Times New Roman" w:eastAsia="Times New Roman" w:hAnsi="Times New Roman" w:cs="Times New Roman"/>
            <w:color w:val="auto"/>
            <w:sz w:val="28"/>
            <w:szCs w:val="28"/>
            <w:u w:val="none"/>
            <w:lang w:eastAsia="ru-RU"/>
          </w:rPr>
          <w:t>/</w:t>
        </w:r>
        <w:r w:rsidRPr="00B5325E">
          <w:rPr>
            <w:rStyle w:val="a3"/>
            <w:rFonts w:ascii="Times New Roman" w:eastAsia="Times New Roman" w:hAnsi="Times New Roman" w:cs="Times New Roman"/>
            <w:color w:val="auto"/>
            <w:sz w:val="28"/>
            <w:szCs w:val="28"/>
            <w:u w:val="none"/>
            <w:lang w:val="en-US" w:eastAsia="ru-RU"/>
          </w:rPr>
          <w:t>m</w:t>
        </w:r>
        <w:r w:rsidRPr="00B5325E">
          <w:rPr>
            <w:rStyle w:val="a3"/>
            <w:rFonts w:ascii="Times New Roman" w:eastAsia="Times New Roman" w:hAnsi="Times New Roman" w:cs="Times New Roman"/>
            <w:color w:val="auto"/>
            <w:sz w:val="28"/>
            <w:szCs w:val="28"/>
            <w:u w:val="none"/>
            <w:lang w:eastAsia="ru-RU"/>
          </w:rPr>
          <w:t>.</w:t>
        </w:r>
        <w:proofErr w:type="spellStart"/>
        <w:r w:rsidRPr="00B5325E">
          <w:rPr>
            <w:rStyle w:val="a3"/>
            <w:rFonts w:ascii="Times New Roman" w:eastAsia="Times New Roman" w:hAnsi="Times New Roman" w:cs="Times New Roman"/>
            <w:color w:val="auto"/>
            <w:sz w:val="28"/>
            <w:szCs w:val="28"/>
            <w:u w:val="none"/>
            <w:lang w:val="en-US" w:eastAsia="ru-RU"/>
          </w:rPr>
          <w:t>trofimov</w:t>
        </w:r>
        <w:proofErr w:type="spellEnd"/>
        <w:r w:rsidRPr="00B5325E">
          <w:rPr>
            <w:rStyle w:val="a3"/>
            <w:rFonts w:ascii="Times New Roman" w:eastAsia="Times New Roman" w:hAnsi="Times New Roman" w:cs="Times New Roman"/>
            <w:color w:val="auto"/>
            <w:sz w:val="28"/>
            <w:szCs w:val="28"/>
            <w:u w:val="none"/>
            <w:lang w:eastAsia="ru-RU"/>
          </w:rPr>
          <w:t>/</w:t>
        </w:r>
        <w:r w:rsidRPr="00B5325E">
          <w:rPr>
            <w:rStyle w:val="a3"/>
            <w:rFonts w:ascii="Times New Roman" w:eastAsia="Times New Roman" w:hAnsi="Times New Roman" w:cs="Times New Roman"/>
            <w:color w:val="auto"/>
            <w:sz w:val="28"/>
            <w:szCs w:val="28"/>
            <w:u w:val="none"/>
            <w:lang w:val="en-US" w:eastAsia="ru-RU"/>
          </w:rPr>
          <w:t>post</w:t>
        </w:r>
        <w:r w:rsidRPr="00B5325E">
          <w:rPr>
            <w:rStyle w:val="a3"/>
            <w:rFonts w:ascii="Times New Roman" w:eastAsia="Times New Roman" w:hAnsi="Times New Roman" w:cs="Times New Roman"/>
            <w:color w:val="auto"/>
            <w:sz w:val="28"/>
            <w:szCs w:val="28"/>
            <w:u w:val="none"/>
            <w:lang w:eastAsia="ru-RU"/>
          </w:rPr>
          <w:t>/11166</w:t>
        </w:r>
      </w:hyperlink>
      <w:r w:rsidRPr="00B5325E">
        <w:rPr>
          <w:rFonts w:ascii="Times New Roman" w:eastAsia="Times New Roman" w:hAnsi="Times New Roman" w:cs="Times New Roman"/>
          <w:sz w:val="28"/>
          <w:szCs w:val="28"/>
          <w:lang w:eastAsia="ru-RU"/>
        </w:rPr>
        <w:t xml:space="preserve"> (дата обращения 28.04.2020)</w:t>
      </w:r>
    </w:p>
    <w:p w14:paraId="0CA6ACDE" w14:textId="6C68CD1C" w:rsidR="00C9362A" w:rsidRPr="00B5325E" w:rsidRDefault="00C9362A"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Marco </w:t>
      </w:r>
      <w:proofErr w:type="spellStart"/>
      <w:r w:rsidRPr="00B5325E">
        <w:rPr>
          <w:rFonts w:ascii="Times New Roman" w:eastAsia="Times New Roman" w:hAnsi="Times New Roman" w:cs="Times New Roman"/>
          <w:sz w:val="28"/>
          <w:szCs w:val="28"/>
          <w:lang w:val="en-US" w:eastAsia="ru-RU"/>
        </w:rPr>
        <w:t>Alamia</w:t>
      </w:r>
      <w:proofErr w:type="spellEnd"/>
      <w:r w:rsidRPr="00B5325E">
        <w:rPr>
          <w:rFonts w:ascii="Times New Roman" w:eastAsia="Times New Roman" w:hAnsi="Times New Roman" w:cs="Times New Roman"/>
          <w:sz w:val="28"/>
          <w:szCs w:val="28"/>
          <w:lang w:val="en-US" w:eastAsia="ru-RU"/>
        </w:rPr>
        <w:t xml:space="preserve"> Physically Based Rendering URL: </w:t>
      </w:r>
      <w:r w:rsidR="00B6682D">
        <w:fldChar w:fldCharType="begin"/>
      </w:r>
      <w:r w:rsidR="00B6682D" w:rsidRPr="00FB121D">
        <w:rPr>
          <w:lang w:val="en-US"/>
          <w:rPrChange w:id="602" w:author="Борис Гогинян" w:date="2020-05-27T20:11:00Z">
            <w:rPr/>
          </w:rPrChange>
        </w:rPr>
        <w:instrText xml:space="preserve"> HYPERLINK "http://www.codinglabs.net/%20article_physically_based_rendering.aspx" </w:instrText>
      </w:r>
      <w:r w:rsidR="00B6682D">
        <w:fldChar w:fldCharType="separate"/>
      </w:r>
      <w:r w:rsidR="00DC6590" w:rsidRPr="00B5325E">
        <w:rPr>
          <w:rStyle w:val="a3"/>
          <w:rFonts w:ascii="Times New Roman" w:eastAsia="Times New Roman" w:hAnsi="Times New Roman" w:cs="Times New Roman"/>
          <w:color w:val="auto"/>
          <w:sz w:val="28"/>
          <w:szCs w:val="28"/>
          <w:u w:val="none"/>
          <w:lang w:val="en-US" w:eastAsia="ru-RU"/>
        </w:rPr>
        <w:t>http://www.codinglabs.net/ article_physically_based_rendering.aspx</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5.05.2020)</w:t>
      </w:r>
    </w:p>
    <w:p w14:paraId="6392614F" w14:textId="303E8EF5" w:rsidR="00C9362A" w:rsidRPr="00B5325E" w:rsidRDefault="00C9362A"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Physically Based Shading in Theory and Practice // SIGGRAPH 2013 Course URL: </w:t>
      </w:r>
      <w:r w:rsidR="00B6682D">
        <w:fldChar w:fldCharType="begin"/>
      </w:r>
      <w:r w:rsidR="00B6682D" w:rsidRPr="00FB121D">
        <w:rPr>
          <w:lang w:val="en-US"/>
          <w:rPrChange w:id="603" w:author="Борис Гогинян" w:date="2020-05-27T20:11:00Z">
            <w:rPr/>
          </w:rPrChange>
        </w:rPr>
        <w:instrText xml:space="preserve"> HYPERLINK "https://blog.selfshadow.com/publications/s2013-shading-course/"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https://blog.selfshadow.com/publications/s2013-shading-course/</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5.05.2020)</w:t>
      </w:r>
    </w:p>
    <w:p w14:paraId="58CDB732" w14:textId="154719CA" w:rsidR="00C9362A" w:rsidRPr="00B5325E" w:rsidRDefault="00C9362A"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Brian Karis Specular BRDF Reference URL: </w:t>
      </w:r>
      <w:ins w:id="604" w:author="Борис Гогинян" w:date="2020-05-27T20:18:00Z">
        <w:r w:rsidR="00FB121D" w:rsidRPr="00FB121D">
          <w:rPr>
            <w:rFonts w:ascii="Times New Roman" w:eastAsia="Times New Roman" w:hAnsi="Times New Roman" w:cs="Times New Roman"/>
            <w:color w:val="000000" w:themeColor="text1"/>
            <w:sz w:val="28"/>
            <w:szCs w:val="28"/>
            <w:lang w:val="en-US" w:eastAsia="ru-RU"/>
            <w:rPrChange w:id="605" w:author="Борис Гогинян" w:date="2020-05-27T20:19:00Z">
              <w:rPr>
                <w:rFonts w:ascii="Times New Roman" w:eastAsia="Times New Roman" w:hAnsi="Times New Roman" w:cs="Times New Roman"/>
                <w:sz w:val="28"/>
                <w:szCs w:val="28"/>
                <w:lang w:val="en-US" w:eastAsia="ru-RU"/>
              </w:rPr>
            </w:rPrChange>
          </w:rPr>
          <w:fldChar w:fldCharType="begin"/>
        </w:r>
        <w:r w:rsidR="00FB121D" w:rsidRPr="00FB121D">
          <w:rPr>
            <w:rFonts w:ascii="Times New Roman" w:eastAsia="Times New Roman" w:hAnsi="Times New Roman" w:cs="Times New Roman"/>
            <w:color w:val="000000" w:themeColor="text1"/>
            <w:sz w:val="28"/>
            <w:szCs w:val="28"/>
            <w:lang w:val="en-US" w:eastAsia="ru-RU"/>
            <w:rPrChange w:id="606" w:author="Борис Гогинян" w:date="2020-05-27T20:19:00Z">
              <w:rPr>
                <w:rFonts w:ascii="Times New Roman" w:eastAsia="Times New Roman" w:hAnsi="Times New Roman" w:cs="Times New Roman"/>
                <w:sz w:val="28"/>
                <w:szCs w:val="28"/>
                <w:lang w:val="en-US" w:eastAsia="ru-RU"/>
              </w:rPr>
            </w:rPrChange>
          </w:rPr>
          <w:instrText xml:space="preserve"> HYPERLINK "</w:instrText>
        </w:r>
      </w:ins>
      <w:r w:rsidR="00FB121D" w:rsidRPr="00DB2085">
        <w:rPr>
          <w:color w:val="000000" w:themeColor="text1"/>
          <w:lang w:val="en-US"/>
          <w:rPrChange w:id="607" w:author="Борис Гогинян" w:date="2020-05-29T21:38:00Z">
            <w:rPr>
              <w:rStyle w:val="a3"/>
              <w:rFonts w:ascii="Times New Roman" w:eastAsia="Times New Roman" w:hAnsi="Times New Roman" w:cs="Times New Roman"/>
              <w:color w:val="auto"/>
              <w:sz w:val="28"/>
              <w:szCs w:val="28"/>
              <w:u w:val="none"/>
              <w:lang w:val="en-US" w:eastAsia="ru-RU"/>
            </w:rPr>
          </w:rPrChange>
        </w:rPr>
        <w:instrText>http://graphicrants.blogspot.com/2013/08/specular-brdf-reference.html</w:instrText>
      </w:r>
      <w:ins w:id="608" w:author="Борис Гогинян" w:date="2020-05-27T20:18:00Z">
        <w:r w:rsidR="00FB121D" w:rsidRPr="00FB121D">
          <w:rPr>
            <w:rFonts w:ascii="Times New Roman" w:eastAsia="Times New Roman" w:hAnsi="Times New Roman" w:cs="Times New Roman"/>
            <w:color w:val="000000" w:themeColor="text1"/>
            <w:sz w:val="28"/>
            <w:szCs w:val="28"/>
            <w:lang w:val="en-US" w:eastAsia="ru-RU"/>
            <w:rPrChange w:id="609" w:author="Борис Гогинян" w:date="2020-05-27T20:19:00Z">
              <w:rPr>
                <w:rFonts w:ascii="Times New Roman" w:eastAsia="Times New Roman" w:hAnsi="Times New Roman" w:cs="Times New Roman"/>
                <w:sz w:val="28"/>
                <w:szCs w:val="28"/>
                <w:lang w:val="en-US" w:eastAsia="ru-RU"/>
              </w:rPr>
            </w:rPrChange>
          </w:rPr>
          <w:instrText xml:space="preserve">" </w:instrText>
        </w:r>
        <w:r w:rsidR="00FB121D" w:rsidRPr="00FB121D">
          <w:rPr>
            <w:rFonts w:ascii="Times New Roman" w:eastAsia="Times New Roman" w:hAnsi="Times New Roman" w:cs="Times New Roman"/>
            <w:color w:val="000000" w:themeColor="text1"/>
            <w:sz w:val="28"/>
            <w:szCs w:val="28"/>
            <w:lang w:val="en-US" w:eastAsia="ru-RU"/>
            <w:rPrChange w:id="610" w:author="Борис Гогинян" w:date="2020-05-27T20:19:00Z">
              <w:rPr>
                <w:rFonts w:ascii="Times New Roman" w:eastAsia="Times New Roman" w:hAnsi="Times New Roman" w:cs="Times New Roman"/>
                <w:sz w:val="28"/>
                <w:szCs w:val="28"/>
                <w:lang w:val="en-US" w:eastAsia="ru-RU"/>
              </w:rPr>
            </w:rPrChange>
          </w:rPr>
          <w:fldChar w:fldCharType="separate"/>
        </w:r>
      </w:ins>
      <w:r w:rsidR="00FB121D" w:rsidRPr="00FB121D">
        <w:rPr>
          <w:rStyle w:val="a3"/>
          <w:rFonts w:ascii="Times New Roman" w:eastAsia="Times New Roman" w:hAnsi="Times New Roman" w:cs="Times New Roman"/>
          <w:color w:val="000000" w:themeColor="text1"/>
          <w:sz w:val="28"/>
          <w:szCs w:val="28"/>
          <w:u w:val="none"/>
          <w:lang w:val="en-US" w:eastAsia="ru-RU"/>
          <w:rPrChange w:id="611" w:author="Борис Гогинян" w:date="2020-05-27T20:19:00Z">
            <w:rPr>
              <w:rStyle w:val="a3"/>
              <w:rFonts w:ascii="Times New Roman" w:eastAsia="Times New Roman" w:hAnsi="Times New Roman" w:cs="Times New Roman"/>
              <w:color w:val="auto"/>
              <w:sz w:val="28"/>
              <w:szCs w:val="28"/>
              <w:u w:val="none"/>
              <w:lang w:val="en-US" w:eastAsia="ru-RU"/>
            </w:rPr>
          </w:rPrChange>
        </w:rPr>
        <w:t>http://graphicrants.blogspot.com/2013/08/</w:t>
      </w:r>
      <w:del w:id="612" w:author="Борис Гогинян" w:date="2020-05-27T20:18:00Z">
        <w:r w:rsidR="00FB121D" w:rsidRPr="00FB121D" w:rsidDel="00FB121D">
          <w:rPr>
            <w:rStyle w:val="a3"/>
            <w:rFonts w:ascii="Times New Roman" w:eastAsia="Times New Roman" w:hAnsi="Times New Roman" w:cs="Times New Roman"/>
            <w:color w:val="000000" w:themeColor="text1"/>
            <w:sz w:val="28"/>
            <w:szCs w:val="28"/>
            <w:u w:val="none"/>
            <w:lang w:val="en-US" w:eastAsia="ru-RU"/>
            <w:rPrChange w:id="613" w:author="Борис Гогинян" w:date="2020-05-27T20:19:00Z">
              <w:rPr>
                <w:rStyle w:val="a3"/>
                <w:rFonts w:ascii="Times New Roman" w:eastAsia="Times New Roman" w:hAnsi="Times New Roman" w:cs="Times New Roman"/>
                <w:color w:val="auto"/>
                <w:sz w:val="28"/>
                <w:szCs w:val="28"/>
                <w:u w:val="none"/>
                <w:lang w:val="en-US" w:eastAsia="ru-RU"/>
              </w:rPr>
            </w:rPrChange>
          </w:rPr>
          <w:delText xml:space="preserve"> </w:delText>
        </w:r>
      </w:del>
      <w:r w:rsidR="00FB121D" w:rsidRPr="00FB121D">
        <w:rPr>
          <w:rStyle w:val="a3"/>
          <w:rFonts w:ascii="Times New Roman" w:eastAsia="Times New Roman" w:hAnsi="Times New Roman" w:cs="Times New Roman"/>
          <w:color w:val="000000" w:themeColor="text1"/>
          <w:sz w:val="28"/>
          <w:szCs w:val="28"/>
          <w:u w:val="none"/>
          <w:lang w:val="en-US" w:eastAsia="ru-RU"/>
          <w:rPrChange w:id="614" w:author="Борис Гогинян" w:date="2020-05-27T20:19:00Z">
            <w:rPr>
              <w:rStyle w:val="a3"/>
              <w:rFonts w:ascii="Times New Roman" w:eastAsia="Times New Roman" w:hAnsi="Times New Roman" w:cs="Times New Roman"/>
              <w:color w:val="auto"/>
              <w:sz w:val="28"/>
              <w:szCs w:val="28"/>
              <w:u w:val="none"/>
              <w:lang w:val="en-US" w:eastAsia="ru-RU"/>
            </w:rPr>
          </w:rPrChange>
        </w:rPr>
        <w:t>specular-brdf-reference.html</w:t>
      </w:r>
      <w:ins w:id="615" w:author="Борис Гогинян" w:date="2020-05-27T20:18:00Z">
        <w:r w:rsidR="00FB121D" w:rsidRPr="00FB121D">
          <w:rPr>
            <w:rFonts w:ascii="Times New Roman" w:eastAsia="Times New Roman" w:hAnsi="Times New Roman" w:cs="Times New Roman"/>
            <w:color w:val="000000" w:themeColor="text1"/>
            <w:sz w:val="28"/>
            <w:szCs w:val="28"/>
            <w:lang w:val="en-US" w:eastAsia="ru-RU"/>
            <w:rPrChange w:id="616" w:author="Борис Гогинян" w:date="2020-05-27T20:19:00Z">
              <w:rPr>
                <w:rFonts w:ascii="Times New Roman" w:eastAsia="Times New Roman" w:hAnsi="Times New Roman" w:cs="Times New Roman"/>
                <w:sz w:val="28"/>
                <w:szCs w:val="28"/>
                <w:lang w:val="en-US" w:eastAsia="ru-RU"/>
              </w:rPr>
            </w:rPrChange>
          </w:rPr>
          <w:fldChar w:fldCharType="end"/>
        </w:r>
      </w:ins>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18.05.2020)</w:t>
      </w:r>
    </w:p>
    <w:p w14:paraId="57085FF8" w14:textId="2EDA5D9B" w:rsidR="00C9362A" w:rsidRPr="00B5325E" w:rsidRDefault="005F3124"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Bruce G. Smith Geometrical shadowing of a random rough surface // IEEE Transactions on Antennas and Propagation. – 1967. – 668-671 P. doi:10.1109/TAP.1967.1138991</w:t>
      </w:r>
    </w:p>
    <w:p w14:paraId="108BDCD7" w14:textId="204067C1" w:rsidR="006B66D1" w:rsidRPr="00B5325E" w:rsidRDefault="006B66D1"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hAnsi="Times New Roman" w:cs="Times New Roman"/>
          <w:sz w:val="28"/>
          <w:szCs w:val="28"/>
          <w:lang w:val="en-US"/>
        </w:rPr>
        <w:t xml:space="preserve">Brent Burley </w:t>
      </w:r>
      <w:proofErr w:type="gramStart"/>
      <w:r w:rsidRPr="00B5325E">
        <w:rPr>
          <w:rFonts w:ascii="Times New Roman" w:hAnsi="Times New Roman" w:cs="Times New Roman"/>
          <w:sz w:val="28"/>
          <w:szCs w:val="28"/>
          <w:lang w:val="en-US"/>
        </w:rPr>
        <w:t>Physically-Based</w:t>
      </w:r>
      <w:proofErr w:type="gramEnd"/>
      <w:r w:rsidRPr="00B5325E">
        <w:rPr>
          <w:rFonts w:ascii="Times New Roman" w:hAnsi="Times New Roman" w:cs="Times New Roman"/>
          <w:sz w:val="28"/>
          <w:szCs w:val="28"/>
          <w:lang w:val="en-US"/>
        </w:rPr>
        <w:t xml:space="preserve"> Shading at Disney // SIGGRAPH 2012 Course: Practical Physically Based Shading in Film and Game Production. – 2012.</w:t>
      </w:r>
      <w:r w:rsidRPr="00B5325E">
        <w:rPr>
          <w:sz w:val="28"/>
          <w:szCs w:val="28"/>
          <w:lang w:val="en-US"/>
        </w:rPr>
        <w:t xml:space="preserve"> </w:t>
      </w:r>
      <w:proofErr w:type="gramStart"/>
      <w:r w:rsidR="00866229" w:rsidRPr="00B5325E">
        <w:rPr>
          <w:rFonts w:ascii="Times New Roman" w:hAnsi="Times New Roman" w:cs="Times New Roman"/>
          <w:sz w:val="28"/>
          <w:szCs w:val="28"/>
          <w:lang w:val="en-US"/>
        </w:rPr>
        <w:t>doi:</w:t>
      </w:r>
      <w:proofErr w:type="gramEnd"/>
      <w:r w:rsidR="00866229" w:rsidRPr="00B5325E">
        <w:rPr>
          <w:rFonts w:ascii="Times New Roman" w:hAnsi="Times New Roman" w:cs="Times New Roman"/>
          <w:sz w:val="28"/>
          <w:szCs w:val="28"/>
          <w:lang w:val="en-US"/>
        </w:rPr>
        <w:t>10.1145/2343483</w:t>
      </w:r>
      <w:r w:rsidRPr="00B5325E">
        <w:rPr>
          <w:rFonts w:ascii="Times New Roman" w:hAnsi="Times New Roman" w:cs="Times New Roman"/>
          <w:sz w:val="28"/>
          <w:szCs w:val="28"/>
          <w:lang w:val="en-US"/>
        </w:rPr>
        <w:t>. –</w:t>
      </w:r>
      <w:r w:rsidRPr="00B5325E">
        <w:rPr>
          <w:sz w:val="28"/>
          <w:szCs w:val="28"/>
          <w:lang w:val="en-US"/>
        </w:rPr>
        <w:t xml:space="preserve"> </w:t>
      </w:r>
      <w:r w:rsidRPr="00B5325E">
        <w:rPr>
          <w:rFonts w:ascii="Times New Roman" w:hAnsi="Times New Roman" w:cs="Times New Roman"/>
          <w:sz w:val="28"/>
          <w:szCs w:val="28"/>
          <w:lang w:val="en-US"/>
        </w:rPr>
        <w:t xml:space="preserve">URL: </w:t>
      </w:r>
      <w:r w:rsidR="009D4DDA">
        <w:fldChar w:fldCharType="begin"/>
      </w:r>
      <w:r w:rsidR="009D4DDA" w:rsidRPr="009D4DDA">
        <w:rPr>
          <w:lang w:val="en-US"/>
          <w:rPrChange w:id="617" w:author="M61PME-S2P" w:date="2020-05-27T19:46:00Z">
            <w:rPr/>
          </w:rPrChange>
        </w:rPr>
        <w:instrText xml:space="preserve"> HYPERLINK "https://blog.selfshadow.com/publications/s2012-shading-course/" </w:instrText>
      </w:r>
      <w:r w:rsidR="009D4DDA">
        <w:fldChar w:fldCharType="separate"/>
      </w:r>
      <w:r w:rsidRPr="00B5325E">
        <w:rPr>
          <w:rStyle w:val="a3"/>
          <w:rFonts w:ascii="Times New Roman" w:hAnsi="Times New Roman" w:cs="Times New Roman"/>
          <w:color w:val="auto"/>
          <w:sz w:val="28"/>
          <w:szCs w:val="28"/>
          <w:u w:val="none"/>
          <w:lang w:val="en-US"/>
        </w:rPr>
        <w:t>https://blog.selfshadow.com/publications/s2012-shading-course/</w:t>
      </w:r>
      <w:r w:rsidR="009D4DDA">
        <w:rPr>
          <w:rStyle w:val="a3"/>
          <w:rFonts w:ascii="Times New Roman" w:hAnsi="Times New Roman" w:cs="Times New Roman"/>
          <w:color w:val="auto"/>
          <w:sz w:val="28"/>
          <w:szCs w:val="28"/>
          <w:u w:val="none"/>
          <w:lang w:val="en-US"/>
        </w:rPr>
        <w:fldChar w:fldCharType="end"/>
      </w:r>
      <w:r w:rsidRPr="00B5325E">
        <w:rPr>
          <w:rFonts w:ascii="Times New Roman" w:hAnsi="Times New Roman" w:cs="Times New Roman"/>
          <w:sz w:val="28"/>
          <w:szCs w:val="28"/>
          <w:lang w:val="en-US"/>
        </w:rPr>
        <w:t xml:space="preserve"> </w:t>
      </w:r>
      <w:r w:rsidRPr="00B5325E">
        <w:rPr>
          <w:rFonts w:ascii="Times New Roman" w:eastAsia="Times New Roman" w:hAnsi="Times New Roman" w:cs="Times New Roman"/>
          <w:sz w:val="28"/>
          <w:szCs w:val="28"/>
          <w:lang w:val="en-US" w:eastAsia="ru-RU"/>
        </w:rPr>
        <w:t>(</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12.05.2020)</w:t>
      </w:r>
    </w:p>
    <w:p w14:paraId="0A45CBD8" w14:textId="6E4B6173" w:rsidR="00C35899" w:rsidRPr="00B5325E" w:rsidRDefault="00700D50"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lastRenderedPageBreak/>
        <w:t xml:space="preserve">Ole </w:t>
      </w:r>
      <w:proofErr w:type="spellStart"/>
      <w:r w:rsidRPr="00B5325E">
        <w:rPr>
          <w:rFonts w:ascii="Times New Roman" w:eastAsia="Times New Roman" w:hAnsi="Times New Roman" w:cs="Times New Roman"/>
          <w:sz w:val="28"/>
          <w:szCs w:val="28"/>
          <w:lang w:val="en-US" w:eastAsia="ru-RU"/>
        </w:rPr>
        <w:t>Gulbrandsen</w:t>
      </w:r>
      <w:proofErr w:type="spellEnd"/>
      <w:r w:rsidRPr="00B5325E">
        <w:rPr>
          <w:rFonts w:ascii="Times New Roman" w:eastAsia="Times New Roman" w:hAnsi="Times New Roman" w:cs="Times New Roman"/>
          <w:sz w:val="28"/>
          <w:szCs w:val="28"/>
          <w:lang w:val="en-US" w:eastAsia="ru-RU"/>
        </w:rPr>
        <w:t xml:space="preserve"> Artist Friendly Metallic Fresnel // Journal of Computer Graphics Techniques (JCGT). – 2014. – Vol. 3, No. 4. – 64-72 P.</w:t>
      </w:r>
    </w:p>
    <w:p w14:paraId="5CE65E87" w14:textId="052A82B2" w:rsidR="00700D50" w:rsidRPr="00B5325E" w:rsidRDefault="00700D50"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Appleseedhq</w:t>
      </w:r>
      <w:proofErr w:type="spellEnd"/>
      <w:r w:rsidRPr="00B5325E">
        <w:rPr>
          <w:rFonts w:ascii="Times New Roman" w:eastAsia="Times New Roman" w:hAnsi="Times New Roman" w:cs="Times New Roman"/>
          <w:sz w:val="28"/>
          <w:szCs w:val="28"/>
          <w:lang w:val="en-US" w:eastAsia="ru-RU"/>
        </w:rPr>
        <w:t xml:space="preserve">, appleseed </w:t>
      </w:r>
      <w:proofErr w:type="spellStart"/>
      <w:r w:rsidRPr="00B5325E">
        <w:rPr>
          <w:rFonts w:ascii="Times New Roman" w:eastAsia="Times New Roman" w:hAnsi="Times New Roman" w:cs="Times New Roman"/>
          <w:sz w:val="28"/>
          <w:szCs w:val="28"/>
          <w:lang w:val="en-US" w:eastAsia="ru-RU"/>
        </w:rPr>
        <w:t>shaders</w:t>
      </w:r>
      <w:proofErr w:type="spellEnd"/>
      <w:r w:rsidRPr="00B5325E">
        <w:rPr>
          <w:rFonts w:ascii="Times New Roman" w:eastAsia="Times New Roman" w:hAnsi="Times New Roman" w:cs="Times New Roman"/>
          <w:sz w:val="28"/>
          <w:szCs w:val="28"/>
          <w:lang w:val="en-US" w:eastAsia="ru-RU"/>
        </w:rPr>
        <w:t xml:space="preserve"> URL: </w:t>
      </w:r>
      <w:r w:rsidR="00B6682D">
        <w:fldChar w:fldCharType="begin"/>
      </w:r>
      <w:r w:rsidR="00B6682D" w:rsidRPr="00FB121D">
        <w:rPr>
          <w:lang w:val="en-US"/>
          <w:rPrChange w:id="618" w:author="Борис Гогинян" w:date="2020-05-27T20:11:00Z">
            <w:rPr/>
          </w:rPrChange>
        </w:rPr>
        <w:instrText xml:space="preserve"> HYPERLINK "https://github.com/appleseedhq/%20appleseed/tree/master/src/appleseed.shaders/src/appleseed"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https://github.com/appleseedhq/ appleseed/tree/master/</w:t>
      </w:r>
      <w:proofErr w:type="spellStart"/>
      <w:r w:rsidRPr="00B5325E">
        <w:rPr>
          <w:rStyle w:val="a3"/>
          <w:rFonts w:ascii="Times New Roman" w:eastAsia="Times New Roman" w:hAnsi="Times New Roman" w:cs="Times New Roman"/>
          <w:color w:val="auto"/>
          <w:sz w:val="28"/>
          <w:szCs w:val="28"/>
          <w:u w:val="none"/>
          <w:lang w:val="en-US" w:eastAsia="ru-RU"/>
        </w:rPr>
        <w:t>src</w:t>
      </w:r>
      <w:proofErr w:type="spellEnd"/>
      <w:r w:rsidRPr="00B5325E">
        <w:rPr>
          <w:rStyle w:val="a3"/>
          <w:rFonts w:ascii="Times New Roman" w:eastAsia="Times New Roman" w:hAnsi="Times New Roman" w:cs="Times New Roman"/>
          <w:color w:val="auto"/>
          <w:sz w:val="28"/>
          <w:szCs w:val="28"/>
          <w:u w:val="none"/>
          <w:lang w:val="en-US" w:eastAsia="ru-RU"/>
        </w:rPr>
        <w:t>/</w:t>
      </w:r>
      <w:proofErr w:type="spellStart"/>
      <w:r w:rsidRPr="00B5325E">
        <w:rPr>
          <w:rStyle w:val="a3"/>
          <w:rFonts w:ascii="Times New Roman" w:eastAsia="Times New Roman" w:hAnsi="Times New Roman" w:cs="Times New Roman"/>
          <w:color w:val="auto"/>
          <w:sz w:val="28"/>
          <w:szCs w:val="28"/>
          <w:u w:val="none"/>
          <w:lang w:val="en-US" w:eastAsia="ru-RU"/>
        </w:rPr>
        <w:t>appleseed.shaders</w:t>
      </w:r>
      <w:proofErr w:type="spellEnd"/>
      <w:r w:rsidRPr="00B5325E">
        <w:rPr>
          <w:rStyle w:val="a3"/>
          <w:rFonts w:ascii="Times New Roman" w:eastAsia="Times New Roman" w:hAnsi="Times New Roman" w:cs="Times New Roman"/>
          <w:color w:val="auto"/>
          <w:sz w:val="28"/>
          <w:szCs w:val="28"/>
          <w:u w:val="none"/>
          <w:lang w:val="en-US" w:eastAsia="ru-RU"/>
        </w:rPr>
        <w:t>/</w:t>
      </w:r>
      <w:proofErr w:type="spellStart"/>
      <w:r w:rsidRPr="00B5325E">
        <w:rPr>
          <w:rStyle w:val="a3"/>
          <w:rFonts w:ascii="Times New Roman" w:eastAsia="Times New Roman" w:hAnsi="Times New Roman" w:cs="Times New Roman"/>
          <w:color w:val="auto"/>
          <w:sz w:val="28"/>
          <w:szCs w:val="28"/>
          <w:u w:val="none"/>
          <w:lang w:val="en-US" w:eastAsia="ru-RU"/>
        </w:rPr>
        <w:t>src</w:t>
      </w:r>
      <w:proofErr w:type="spellEnd"/>
      <w:r w:rsidRPr="00B5325E">
        <w:rPr>
          <w:rStyle w:val="a3"/>
          <w:rFonts w:ascii="Times New Roman" w:eastAsia="Times New Roman" w:hAnsi="Times New Roman" w:cs="Times New Roman"/>
          <w:color w:val="auto"/>
          <w:sz w:val="28"/>
          <w:szCs w:val="28"/>
          <w:u w:val="none"/>
          <w:lang w:val="en-US" w:eastAsia="ru-RU"/>
        </w:rPr>
        <w:t>/appleseed</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w:t>
      </w:r>
      <w:r w:rsidR="00DC6590" w:rsidRPr="00B5325E">
        <w:rPr>
          <w:rFonts w:ascii="Times New Roman" w:eastAsia="Times New Roman" w:hAnsi="Times New Roman" w:cs="Times New Roman"/>
          <w:sz w:val="28"/>
          <w:szCs w:val="28"/>
          <w:lang w:val="en-US" w:eastAsia="ru-RU"/>
        </w:rPr>
        <w:t>16.05.2020</w:t>
      </w:r>
      <w:r w:rsidRPr="00B5325E">
        <w:rPr>
          <w:rFonts w:ascii="Times New Roman" w:eastAsia="Times New Roman" w:hAnsi="Times New Roman" w:cs="Times New Roman"/>
          <w:sz w:val="28"/>
          <w:szCs w:val="28"/>
          <w:lang w:val="en-US" w:eastAsia="ru-RU"/>
        </w:rPr>
        <w:t>)</w:t>
      </w:r>
    </w:p>
    <w:p w14:paraId="4AE4A381" w14:textId="168E9E0F" w:rsidR="00DC6590" w:rsidRPr="00B5325E" w:rsidRDefault="000620F3"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Michael Oren and Shree K. </w:t>
      </w:r>
      <w:proofErr w:type="spellStart"/>
      <w:r w:rsidRPr="00B5325E">
        <w:rPr>
          <w:rFonts w:ascii="Times New Roman" w:eastAsia="Times New Roman" w:hAnsi="Times New Roman" w:cs="Times New Roman"/>
          <w:sz w:val="28"/>
          <w:szCs w:val="28"/>
          <w:lang w:val="en-US" w:eastAsia="ru-RU"/>
        </w:rPr>
        <w:t>Nayar</w:t>
      </w:r>
      <w:proofErr w:type="spellEnd"/>
      <w:r w:rsidRPr="00B5325E">
        <w:rPr>
          <w:rFonts w:ascii="Times New Roman" w:eastAsia="Times New Roman" w:hAnsi="Times New Roman" w:cs="Times New Roman"/>
          <w:sz w:val="28"/>
          <w:szCs w:val="28"/>
          <w:lang w:val="en-US" w:eastAsia="ru-RU"/>
        </w:rPr>
        <w:t>. Generalization of lambert’s reflectance model. // In Proceedings of the 21st Annual Conference on Computer Graphics and Interactive Techniques, SIGGRAPH ‘94, 239–246. 1994. ACM. URL: http://doi.acm.org/10.1145/192161.192213</w:t>
      </w:r>
      <w:r w:rsidR="00866229" w:rsidRPr="00B5325E">
        <w:rPr>
          <w:rFonts w:ascii="Times New Roman" w:eastAsia="Times New Roman" w:hAnsi="Times New Roman" w:cs="Times New Roman"/>
          <w:sz w:val="28"/>
          <w:szCs w:val="28"/>
          <w:lang w:val="en-US" w:eastAsia="ru-RU"/>
        </w:rPr>
        <w:t>.</w:t>
      </w:r>
    </w:p>
    <w:p w14:paraId="1B6ED16F" w14:textId="2B12BBA1" w:rsidR="00F533A9" w:rsidRPr="00B5325E" w:rsidRDefault="00F533A9"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hAnsi="Times New Roman" w:cs="Times New Roman"/>
          <w:sz w:val="28"/>
          <w:szCs w:val="28"/>
          <w:lang w:val="en-US"/>
        </w:rPr>
        <w:t xml:space="preserve">Brent Burley Extending the Disney BRDF to a BSDF with Integrated Subsurface Scattering // SIGGRAPH 2015. – 2015. – URL: </w:t>
      </w:r>
      <w:r w:rsidR="00B6682D">
        <w:fldChar w:fldCharType="begin"/>
      </w:r>
      <w:r w:rsidR="00B6682D" w:rsidRPr="00FB121D">
        <w:rPr>
          <w:lang w:val="en-US"/>
          <w:rPrChange w:id="619" w:author="Борис Гогинян" w:date="2020-05-27T20:11:00Z">
            <w:rPr/>
          </w:rPrChange>
        </w:rPr>
        <w:instrText xml:space="preserve"> HYPERLINK "https://blog.selfshadow.com/%20publications/s2015-shading-course/burley/s2015_pbs_disney_bsdf_notes.pdf" </w:instrText>
      </w:r>
      <w:r w:rsidR="00B6682D">
        <w:fldChar w:fldCharType="separate"/>
      </w:r>
      <w:r w:rsidRPr="00B5325E">
        <w:rPr>
          <w:rStyle w:val="a3"/>
          <w:rFonts w:ascii="Times New Roman" w:hAnsi="Times New Roman" w:cs="Times New Roman"/>
          <w:color w:val="auto"/>
          <w:sz w:val="28"/>
          <w:szCs w:val="28"/>
          <w:u w:val="none"/>
          <w:lang w:val="en-US"/>
        </w:rPr>
        <w:t>https://blog.selfshadow.com/ publications/s2015-shading-course/burley/s2015_pbs_disney_bsdf_notes.pdf</w:t>
      </w:r>
      <w:r w:rsidR="00B6682D">
        <w:rPr>
          <w:rStyle w:val="a3"/>
          <w:rFonts w:ascii="Times New Roman" w:hAnsi="Times New Roman" w:cs="Times New Roman"/>
          <w:color w:val="auto"/>
          <w:sz w:val="28"/>
          <w:szCs w:val="28"/>
          <w:u w:val="none"/>
          <w:lang w:val="en-US"/>
        </w:rPr>
        <w:fldChar w:fldCharType="end"/>
      </w:r>
      <w:r w:rsidRPr="00B5325E">
        <w:rPr>
          <w:rFonts w:ascii="Times New Roman" w:hAnsi="Times New Roman" w:cs="Times New Roman"/>
          <w:sz w:val="28"/>
          <w:szCs w:val="28"/>
          <w:lang w:val="en-US"/>
        </w:rPr>
        <w:t xml:space="preserve"> </w:t>
      </w:r>
      <w:r w:rsidRPr="00B5325E">
        <w:rPr>
          <w:rFonts w:ascii="Times New Roman" w:eastAsia="Times New Roman" w:hAnsi="Times New Roman" w:cs="Times New Roman"/>
          <w:sz w:val="28"/>
          <w:szCs w:val="28"/>
          <w:lang w:val="en-US" w:eastAsia="ru-RU"/>
        </w:rPr>
        <w:t>(</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12.05.2020)</w:t>
      </w:r>
    </w:p>
    <w:p w14:paraId="08B4E13D" w14:textId="215F6552" w:rsidR="002D3A91" w:rsidRPr="00B5325E" w:rsidRDefault="002D3A91"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Diffuse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r w:rsidR="00B6682D">
        <w:fldChar w:fldCharType="begin"/>
      </w:r>
      <w:r w:rsidR="00B6682D" w:rsidRPr="00FB121D">
        <w:rPr>
          <w:lang w:val="en-US"/>
          <w:rPrChange w:id="620" w:author="Борис Гогинян" w:date="2020-05-27T20:11:00Z">
            <w:rPr/>
          </w:rPrChange>
        </w:rPr>
        <w:instrText xml:space="preserve"> HYPERLINK "https://docs.blender.org/manual/en/latest/"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https://docs.blender.org/manual/en/latest/</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render/</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/diffuse.html</w:t>
      </w:r>
      <w:r w:rsidR="00DF6EC8" w:rsidRPr="00B5325E">
        <w:rPr>
          <w:rFonts w:ascii="Times New Roman" w:eastAsia="Times New Roman" w:hAnsi="Times New Roman" w:cs="Times New Roman"/>
          <w:sz w:val="28"/>
          <w:szCs w:val="28"/>
          <w:lang w:val="en-US" w:eastAsia="ru-RU"/>
        </w:rPr>
        <w:t xml:space="preserve"> (</w:t>
      </w:r>
      <w:r w:rsidR="00DF6EC8" w:rsidRPr="00B5325E">
        <w:rPr>
          <w:rFonts w:ascii="Times New Roman" w:eastAsia="Times New Roman" w:hAnsi="Times New Roman" w:cs="Times New Roman"/>
          <w:sz w:val="28"/>
          <w:szCs w:val="28"/>
          <w:lang w:eastAsia="ru-RU"/>
        </w:rPr>
        <w:t>дата</w:t>
      </w:r>
      <w:r w:rsidR="00DF6EC8" w:rsidRPr="00B5325E">
        <w:rPr>
          <w:rFonts w:ascii="Times New Roman" w:eastAsia="Times New Roman" w:hAnsi="Times New Roman" w:cs="Times New Roman"/>
          <w:sz w:val="28"/>
          <w:szCs w:val="28"/>
          <w:lang w:val="en-US" w:eastAsia="ru-RU"/>
        </w:rPr>
        <w:t xml:space="preserve"> </w:t>
      </w:r>
      <w:r w:rsidR="00DF6EC8" w:rsidRPr="00B5325E">
        <w:rPr>
          <w:rFonts w:ascii="Times New Roman" w:eastAsia="Times New Roman" w:hAnsi="Times New Roman" w:cs="Times New Roman"/>
          <w:sz w:val="28"/>
          <w:szCs w:val="28"/>
          <w:lang w:eastAsia="ru-RU"/>
        </w:rPr>
        <w:t>обращения</w:t>
      </w:r>
      <w:r w:rsidR="00DF6EC8" w:rsidRPr="00B5325E">
        <w:rPr>
          <w:rFonts w:ascii="Times New Roman" w:eastAsia="Times New Roman" w:hAnsi="Times New Roman" w:cs="Times New Roman"/>
          <w:sz w:val="28"/>
          <w:szCs w:val="28"/>
          <w:lang w:val="en-US" w:eastAsia="ru-RU"/>
        </w:rPr>
        <w:t xml:space="preserve"> 15.05.2020)</w:t>
      </w:r>
    </w:p>
    <w:p w14:paraId="6043BE22" w14:textId="120E1D88" w:rsidR="00EE13F0" w:rsidRPr="00B5325E" w:rsidRDefault="00EE13F0"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Emission </w:t>
      </w:r>
      <w:r w:rsidR="002D3A91" w:rsidRPr="00B5325E">
        <w:rPr>
          <w:rFonts w:ascii="Times New Roman" w:eastAsia="Times New Roman" w:hAnsi="Times New Roman" w:cs="Times New Roman"/>
          <w:sz w:val="28"/>
          <w:szCs w:val="28"/>
          <w:lang w:val="en-US" w:eastAsia="ru-RU"/>
        </w:rPr>
        <w:t xml:space="preserve">Cycles </w:t>
      </w:r>
      <w:proofErr w:type="spellStart"/>
      <w:r w:rsidR="002D3A91"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r w:rsidR="00B6682D">
        <w:fldChar w:fldCharType="begin"/>
      </w:r>
      <w:r w:rsidR="00B6682D" w:rsidRPr="00FB121D">
        <w:rPr>
          <w:lang w:val="en-US"/>
          <w:rPrChange w:id="621" w:author="Борис Гогинян" w:date="2020-05-27T20:11:00Z">
            <w:rPr/>
          </w:rPrChange>
        </w:rPr>
        <w:instrText xml:space="preserve"> HYPERLINK "https://docs.blender.org/manual/en/latest/render/" </w:instrText>
      </w:r>
      <w:r w:rsidR="00B6682D">
        <w:fldChar w:fldCharType="separate"/>
      </w:r>
      <w:r w:rsidR="002D3A91" w:rsidRPr="00B5325E">
        <w:rPr>
          <w:rStyle w:val="a3"/>
          <w:rFonts w:ascii="Times New Roman" w:eastAsia="Times New Roman" w:hAnsi="Times New Roman" w:cs="Times New Roman"/>
          <w:color w:val="auto"/>
          <w:sz w:val="28"/>
          <w:szCs w:val="28"/>
          <w:u w:val="none"/>
          <w:lang w:val="en-US" w:eastAsia="ru-RU"/>
        </w:rPr>
        <w:t>https://docs.blender.org/manual/en/latest/render/</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/emission.html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00DF6EC8" w:rsidRPr="00B5325E">
        <w:rPr>
          <w:rFonts w:ascii="Times New Roman" w:eastAsia="Times New Roman" w:hAnsi="Times New Roman" w:cs="Times New Roman"/>
          <w:sz w:val="28"/>
          <w:szCs w:val="28"/>
          <w:lang w:val="en-US" w:eastAsia="ru-RU"/>
        </w:rPr>
        <w:t xml:space="preserve"> 15</w:t>
      </w:r>
      <w:r w:rsidRPr="00B5325E">
        <w:rPr>
          <w:rFonts w:ascii="Times New Roman" w:eastAsia="Times New Roman" w:hAnsi="Times New Roman" w:cs="Times New Roman"/>
          <w:sz w:val="28"/>
          <w:szCs w:val="28"/>
          <w:lang w:val="en-US" w:eastAsia="ru-RU"/>
        </w:rPr>
        <w:t>.05.2020)</w:t>
      </w:r>
    </w:p>
    <w:p w14:paraId="1ECB387D" w14:textId="340D2F83" w:rsidR="002D3A91" w:rsidRPr="00B5325E" w:rsidRDefault="00DF6EC8"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Cook R.L., Torrance K.E. A Reflectance Model for Computer Graphics // ACM </w:t>
      </w:r>
      <w:proofErr w:type="spellStart"/>
      <w:r w:rsidRPr="00B5325E">
        <w:rPr>
          <w:rFonts w:ascii="Times New Roman" w:eastAsia="Times New Roman" w:hAnsi="Times New Roman" w:cs="Times New Roman"/>
          <w:sz w:val="28"/>
          <w:szCs w:val="28"/>
          <w:lang w:val="en-US" w:eastAsia="ru-RU"/>
        </w:rPr>
        <w:t>Transanction</w:t>
      </w:r>
      <w:proofErr w:type="spellEnd"/>
      <w:r w:rsidRPr="00B5325E">
        <w:rPr>
          <w:rFonts w:ascii="Times New Roman" w:eastAsia="Times New Roman" w:hAnsi="Times New Roman" w:cs="Times New Roman"/>
          <w:sz w:val="28"/>
          <w:szCs w:val="28"/>
          <w:lang w:val="en-US" w:eastAsia="ru-RU"/>
        </w:rPr>
        <w:t xml:space="preserve"> on Graphics. – 1982. – Vol. 1.</w:t>
      </w:r>
    </w:p>
    <w:p w14:paraId="183BF2B7" w14:textId="28E271D3" w:rsidR="00DF6EC8" w:rsidRPr="00B5325E" w:rsidRDefault="00B70A1F"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 Christophe </w:t>
      </w:r>
      <w:proofErr w:type="spellStart"/>
      <w:r w:rsidRPr="00B5325E">
        <w:rPr>
          <w:rFonts w:ascii="Times New Roman" w:eastAsia="Times New Roman" w:hAnsi="Times New Roman" w:cs="Times New Roman"/>
          <w:sz w:val="28"/>
          <w:szCs w:val="28"/>
          <w:lang w:val="en-US" w:eastAsia="ru-RU"/>
        </w:rPr>
        <w:t>Schlick</w:t>
      </w:r>
      <w:proofErr w:type="spellEnd"/>
      <w:r w:rsidRPr="00B5325E">
        <w:rPr>
          <w:rFonts w:ascii="Times New Roman" w:eastAsia="Times New Roman" w:hAnsi="Times New Roman" w:cs="Times New Roman"/>
          <w:sz w:val="28"/>
          <w:szCs w:val="28"/>
          <w:lang w:val="en-US" w:eastAsia="ru-RU"/>
        </w:rPr>
        <w:t xml:space="preserve"> An inexpensive BRDF model for </w:t>
      </w:r>
      <w:proofErr w:type="spellStart"/>
      <w:r w:rsidRPr="00B5325E">
        <w:rPr>
          <w:rFonts w:ascii="Times New Roman" w:eastAsia="Times New Roman" w:hAnsi="Times New Roman" w:cs="Times New Roman"/>
          <w:sz w:val="28"/>
          <w:szCs w:val="28"/>
          <w:lang w:val="en-US" w:eastAsia="ru-RU"/>
        </w:rPr>
        <w:t>Physikally</w:t>
      </w:r>
      <w:proofErr w:type="spellEnd"/>
      <w:r w:rsidRPr="00B5325E">
        <w:rPr>
          <w:rFonts w:ascii="Times New Roman" w:eastAsia="Times New Roman" w:hAnsi="Times New Roman" w:cs="Times New Roman"/>
          <w:sz w:val="28"/>
          <w:szCs w:val="28"/>
          <w:lang w:val="en-US" w:eastAsia="ru-RU"/>
        </w:rPr>
        <w:t xml:space="preserve">-based Rendering // </w:t>
      </w:r>
      <w:proofErr w:type="spellStart"/>
      <w:r w:rsidRPr="00B5325E">
        <w:rPr>
          <w:rFonts w:ascii="Times New Roman" w:eastAsia="Times New Roman" w:hAnsi="Times New Roman" w:cs="Times New Roman"/>
          <w:sz w:val="28"/>
          <w:szCs w:val="28"/>
          <w:lang w:val="en-US" w:eastAsia="ru-RU"/>
        </w:rPr>
        <w:t>Eurographics</w:t>
      </w:r>
      <w:proofErr w:type="spellEnd"/>
      <w:r w:rsidRPr="00B5325E">
        <w:rPr>
          <w:rFonts w:ascii="Times New Roman" w:eastAsia="Times New Roman" w:hAnsi="Times New Roman" w:cs="Times New Roman"/>
          <w:sz w:val="28"/>
          <w:szCs w:val="28"/>
          <w:lang w:val="en-US" w:eastAsia="ru-RU"/>
        </w:rPr>
        <w:t xml:space="preserve"> 94, Computer Graphics Forum. – 1994. – Vol.13, No. 3. – 233-246 P.</w:t>
      </w:r>
    </w:p>
    <w:p w14:paraId="12357B9B" w14:textId="63E5BAEC" w:rsidR="008641CF" w:rsidRPr="00B5325E" w:rsidRDefault="008641CF" w:rsidP="00EB01A5">
      <w:pPr>
        <w:pStyle w:val="a5"/>
        <w:numPr>
          <w:ilvl w:val="0"/>
          <w:numId w:val="34"/>
        </w:numPr>
        <w:spacing w:after="0" w:line="360" w:lineRule="auto"/>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А. </w:t>
      </w:r>
      <w:r w:rsidR="00DC7846" w:rsidRPr="00B5325E">
        <w:rPr>
          <w:rFonts w:ascii="Times New Roman" w:eastAsia="Times New Roman" w:hAnsi="Times New Roman" w:cs="Times New Roman"/>
          <w:sz w:val="28"/>
          <w:szCs w:val="28"/>
          <w:lang w:eastAsia="ru-RU"/>
        </w:rPr>
        <w:t xml:space="preserve">В. </w:t>
      </w:r>
      <w:r w:rsidRPr="00B5325E">
        <w:rPr>
          <w:rFonts w:ascii="Times New Roman" w:eastAsia="Times New Roman" w:hAnsi="Times New Roman" w:cs="Times New Roman"/>
          <w:sz w:val="28"/>
          <w:szCs w:val="28"/>
          <w:lang w:eastAsia="ru-RU"/>
        </w:rPr>
        <w:t xml:space="preserve">Боресков Программирование компьютерной </w:t>
      </w:r>
      <w:r w:rsidR="00DC7846" w:rsidRPr="00B5325E">
        <w:rPr>
          <w:rFonts w:ascii="Times New Roman" w:eastAsia="Times New Roman" w:hAnsi="Times New Roman" w:cs="Times New Roman"/>
          <w:sz w:val="28"/>
          <w:szCs w:val="28"/>
          <w:lang w:eastAsia="ru-RU"/>
        </w:rPr>
        <w:t xml:space="preserve">графики. Современный </w:t>
      </w:r>
      <w:proofErr w:type="spellStart"/>
      <w:r w:rsidR="00DC7846" w:rsidRPr="00B5325E">
        <w:rPr>
          <w:rFonts w:ascii="Times New Roman" w:eastAsia="Times New Roman" w:hAnsi="Times New Roman" w:cs="Times New Roman"/>
          <w:sz w:val="28"/>
          <w:szCs w:val="28"/>
          <w:lang w:eastAsia="ru-RU"/>
        </w:rPr>
        <w:t>OpenGL</w:t>
      </w:r>
      <w:proofErr w:type="spellEnd"/>
      <w:r w:rsidR="00DC7846" w:rsidRPr="00B5325E">
        <w:rPr>
          <w:rFonts w:ascii="Times New Roman" w:eastAsia="Times New Roman" w:hAnsi="Times New Roman" w:cs="Times New Roman"/>
          <w:sz w:val="28"/>
          <w:szCs w:val="28"/>
          <w:lang w:eastAsia="ru-RU"/>
        </w:rPr>
        <w:t>. – М.: ДМК Пресс. – 2019. – 372 с.: ил.</w:t>
      </w:r>
    </w:p>
    <w:p w14:paraId="7F40EA77" w14:textId="25B55962" w:rsidR="00CE254F" w:rsidRPr="00B5325E" w:rsidRDefault="00CE254F"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Glossy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r w:rsidR="00B6682D">
        <w:fldChar w:fldCharType="begin"/>
      </w:r>
      <w:r w:rsidR="00B6682D" w:rsidRPr="00FB121D">
        <w:rPr>
          <w:lang w:val="en-US"/>
          <w:rPrChange w:id="622" w:author="Борис Гогинян" w:date="2020-05-27T20:11:00Z">
            <w:rPr/>
          </w:rPrChange>
        </w:rPr>
        <w:instrText xml:space="preserve"> HYPERLINK "https://docs.blender.org/manual/en/latest/render/"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https://docs.blender.org/manual/en/latest/render/</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/glossy.html</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дата</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обращения</w:t>
      </w:r>
      <w:r w:rsidR="00FE0E99" w:rsidRPr="00B5325E">
        <w:rPr>
          <w:rFonts w:ascii="Times New Roman" w:eastAsia="Times New Roman" w:hAnsi="Times New Roman" w:cs="Times New Roman"/>
          <w:sz w:val="28"/>
          <w:szCs w:val="28"/>
          <w:lang w:val="en-US" w:eastAsia="ru-RU"/>
        </w:rPr>
        <w:t xml:space="preserve"> 15.05.2020)</w:t>
      </w:r>
    </w:p>
    <w:p w14:paraId="1D66D0A8" w14:textId="3AA8B65E" w:rsidR="00CE254F" w:rsidRPr="00B5325E" w:rsidRDefault="00CE254F"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Glass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r w:rsidR="00B6682D">
        <w:fldChar w:fldCharType="begin"/>
      </w:r>
      <w:r w:rsidR="00B6682D" w:rsidRPr="00FB121D">
        <w:rPr>
          <w:lang w:val="en-US"/>
          <w:rPrChange w:id="623" w:author="Борис Гогинян" w:date="2020-05-27T20:11:00Z">
            <w:rPr/>
          </w:rPrChange>
        </w:rPr>
        <w:instrText xml:space="preserve"> HYPERLINK "https://docs.blender.org/manual/en/latest/render/"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https://docs.blender.org/manual/en/latest/render/</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/glass.html</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дата</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обращения</w:t>
      </w:r>
      <w:r w:rsidR="00FE0E99" w:rsidRPr="00B5325E">
        <w:rPr>
          <w:rFonts w:ascii="Times New Roman" w:eastAsia="Times New Roman" w:hAnsi="Times New Roman" w:cs="Times New Roman"/>
          <w:sz w:val="28"/>
          <w:szCs w:val="28"/>
          <w:lang w:val="en-US" w:eastAsia="ru-RU"/>
        </w:rPr>
        <w:t xml:space="preserve"> 15.05.2020)</w:t>
      </w:r>
    </w:p>
    <w:p w14:paraId="381536DA" w14:textId="686085D2" w:rsidR="00CE254F" w:rsidRPr="00B5325E"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Principled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r w:rsidR="00B6682D">
        <w:fldChar w:fldCharType="begin"/>
      </w:r>
      <w:r w:rsidR="00B6682D" w:rsidRPr="00FB121D">
        <w:rPr>
          <w:lang w:val="en-US"/>
          <w:rPrChange w:id="624" w:author="Борис Гогинян" w:date="2020-05-27T20:11:00Z">
            <w:rPr/>
          </w:rPrChange>
        </w:rPr>
        <w:instrText xml:space="preserve"> HYPERLINK "https://docs.blender.org/manual/en/latest/render/" </w:instrText>
      </w:r>
      <w:r w:rsidR="00B6682D">
        <w:fldChar w:fldCharType="separate"/>
      </w:r>
      <w:r w:rsidR="00CE254F" w:rsidRPr="00B5325E">
        <w:rPr>
          <w:rStyle w:val="a3"/>
          <w:rFonts w:ascii="Times New Roman" w:eastAsia="Times New Roman" w:hAnsi="Times New Roman" w:cs="Times New Roman"/>
          <w:color w:val="auto"/>
          <w:sz w:val="28"/>
          <w:szCs w:val="28"/>
          <w:u w:val="none"/>
          <w:lang w:val="en-US" w:eastAsia="ru-RU"/>
        </w:rPr>
        <w:t>https://docs.blender.org/manual/en/latest/render/</w:t>
      </w:r>
      <w:r w:rsidR="00B6682D">
        <w:rPr>
          <w:rStyle w:val="a3"/>
          <w:rFonts w:ascii="Times New Roman" w:eastAsia="Times New Roman" w:hAnsi="Times New Roman" w:cs="Times New Roman"/>
          <w:color w:val="auto"/>
          <w:sz w:val="28"/>
          <w:szCs w:val="28"/>
          <w:u w:val="none"/>
          <w:lang w:val="en-US" w:eastAsia="ru-RU"/>
        </w:rPr>
        <w:fldChar w:fldCharType="end"/>
      </w:r>
      <w:r w:rsidR="00CE254F" w:rsidRPr="00B5325E">
        <w:rPr>
          <w:rFonts w:ascii="Times New Roman" w:eastAsia="Times New Roman" w:hAnsi="Times New Roman" w:cs="Times New Roman"/>
          <w:sz w:val="28"/>
          <w:szCs w:val="28"/>
          <w:lang w:val="en-US" w:eastAsia="ru-RU"/>
        </w:rPr>
        <w:t xml:space="preserve"> </w:t>
      </w:r>
      <w:proofErr w:type="spellStart"/>
      <w:r w:rsidR="00CE254F" w:rsidRPr="00B5325E">
        <w:rPr>
          <w:rFonts w:ascii="Times New Roman" w:eastAsia="Times New Roman" w:hAnsi="Times New Roman" w:cs="Times New Roman"/>
          <w:sz w:val="28"/>
          <w:szCs w:val="28"/>
          <w:lang w:val="en-US" w:eastAsia="ru-RU"/>
        </w:rPr>
        <w:t>shader_nodes</w:t>
      </w:r>
      <w:proofErr w:type="spellEnd"/>
      <w:r w:rsidR="00CE254F" w:rsidRPr="00B5325E">
        <w:rPr>
          <w:rFonts w:ascii="Times New Roman" w:eastAsia="Times New Roman" w:hAnsi="Times New Roman" w:cs="Times New Roman"/>
          <w:sz w:val="28"/>
          <w:szCs w:val="28"/>
          <w:lang w:val="en-US" w:eastAsia="ru-RU"/>
        </w:rPr>
        <w:t>/</w:t>
      </w:r>
      <w:proofErr w:type="spellStart"/>
      <w:r w:rsidR="00CE254F" w:rsidRPr="00B5325E">
        <w:rPr>
          <w:rFonts w:ascii="Times New Roman" w:eastAsia="Times New Roman" w:hAnsi="Times New Roman" w:cs="Times New Roman"/>
          <w:sz w:val="28"/>
          <w:szCs w:val="28"/>
          <w:lang w:val="en-US" w:eastAsia="ru-RU"/>
        </w:rPr>
        <w:t>shader</w:t>
      </w:r>
      <w:proofErr w:type="spellEnd"/>
      <w:r w:rsidR="00CE254F" w:rsidRPr="00B5325E">
        <w:rPr>
          <w:rFonts w:ascii="Times New Roman" w:eastAsia="Times New Roman" w:hAnsi="Times New Roman" w:cs="Times New Roman"/>
          <w:sz w:val="28"/>
          <w:szCs w:val="28"/>
          <w:lang w:val="en-US" w:eastAsia="ru-RU"/>
        </w:rPr>
        <w:t>/principled.html</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15.05.2020)</w:t>
      </w:r>
    </w:p>
    <w:p w14:paraId="2389461E" w14:textId="4516B65D" w:rsidR="00FE0E99" w:rsidRPr="00B5325E"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lastRenderedPageBreak/>
        <w:t xml:space="preserve">Refraction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r w:rsidR="00B6682D">
        <w:fldChar w:fldCharType="begin"/>
      </w:r>
      <w:r w:rsidR="00B6682D" w:rsidRPr="00FB121D">
        <w:rPr>
          <w:lang w:val="en-US"/>
          <w:rPrChange w:id="625" w:author="Борис Гогинян" w:date="2020-05-27T20:11:00Z">
            <w:rPr/>
          </w:rPrChange>
        </w:rPr>
        <w:instrText xml:space="preserve"> HYPERLINK "https://docs.blender.org/manual/en/latest/render/"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https://docs.blender.org/manual/en/latest/render/</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/refraction.html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15.05.2020)</w:t>
      </w:r>
    </w:p>
    <w:p w14:paraId="7662A35F" w14:textId="4E5052E1" w:rsidR="00FE0E99" w:rsidRPr="00B5325E"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Transparent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r w:rsidR="00B6682D">
        <w:fldChar w:fldCharType="begin"/>
      </w:r>
      <w:r w:rsidR="00B6682D" w:rsidRPr="00FB121D">
        <w:rPr>
          <w:lang w:val="en-US"/>
          <w:rPrChange w:id="626" w:author="Борис Гогинян" w:date="2020-05-27T20:11:00Z">
            <w:rPr/>
          </w:rPrChange>
        </w:rPr>
        <w:instrText xml:space="preserve"> HYPERLINK "https://docs.blender.org/manual/en/latest/render/"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https://docs.blender.org/manual/en/latest/render/</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/transparent.html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15.05.2020)</w:t>
      </w:r>
    </w:p>
    <w:p w14:paraId="7A8857DD" w14:textId="0DB53201" w:rsidR="00FE0E99" w:rsidRPr="00B5325E"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Glass URL: </w:t>
      </w:r>
      <w:r w:rsidR="00B6682D">
        <w:fldChar w:fldCharType="begin"/>
      </w:r>
      <w:r w:rsidR="00B6682D" w:rsidRPr="00FB121D">
        <w:rPr>
          <w:lang w:val="en-US"/>
          <w:rPrChange w:id="627" w:author="Борис Гогинян" w:date="2020-05-27T20:11:00Z">
            <w:rPr/>
          </w:rPrChange>
        </w:rPr>
        <w:instrText xml:space="preserve"> HYPERLINK "https://wiki.luxcorerender.org/"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https://wiki.luxcorerender.org/</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LuxCoreRender_Materials_Glass#Reflection_Color</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1F776201" w14:textId="77777777" w:rsidR="00DA11FF" w:rsidRPr="00B5325E" w:rsidRDefault="00DA11FF"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Matte URL: </w:t>
      </w:r>
      <w:r w:rsidR="00B6682D">
        <w:fldChar w:fldCharType="begin"/>
      </w:r>
      <w:r w:rsidR="00B6682D" w:rsidRPr="00FB121D">
        <w:rPr>
          <w:lang w:val="en-US"/>
          <w:rPrChange w:id="628" w:author="Борис Гогинян" w:date="2020-05-27T20:11:00Z">
            <w:rPr/>
          </w:rPrChange>
        </w:rPr>
        <w:instrText xml:space="preserve"> HYPERLINK "https://wiki.luxcorerender.org/"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https://wiki.luxcorerender.org/</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LuxCoreRender_Materials_Matte</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7B4BFF7D" w14:textId="1B71EFB5" w:rsidR="00FE0E99"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Matte Translucent URL: </w:t>
      </w:r>
      <w:r w:rsidR="00B6682D">
        <w:fldChar w:fldCharType="begin"/>
      </w:r>
      <w:r w:rsidR="00B6682D" w:rsidRPr="00FB121D">
        <w:rPr>
          <w:lang w:val="en-US"/>
          <w:rPrChange w:id="629" w:author="Борис Гогинян" w:date="2020-05-27T20:11:00Z">
            <w:rPr/>
          </w:rPrChange>
        </w:rPr>
        <w:instrText xml:space="preserve"> HYPERLINK "https://wiki.luxcorerender.org/"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https://wiki.luxcorerender.org/</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LuxCoreRender_Materials_Matte_Translucent</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7D05B19E" w14:textId="64BFCD49" w:rsidR="00FB0CBB"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Mirror URL: </w:t>
      </w:r>
      <w:r w:rsidR="00B6682D">
        <w:fldChar w:fldCharType="begin"/>
      </w:r>
      <w:r w:rsidR="00B6682D" w:rsidRPr="00FB121D">
        <w:rPr>
          <w:lang w:val="en-US"/>
          <w:rPrChange w:id="630" w:author="Борис Гогинян" w:date="2020-05-27T20:11:00Z">
            <w:rPr/>
          </w:rPrChange>
        </w:rPr>
        <w:instrText xml:space="preserve"> HYPERLINK "https://wiki.luxcorerender.org/"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https://wiki.luxcorerender.org/</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LuxCoreRender_Materials_Mirror</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575525A4" w14:textId="611B777F" w:rsidR="00FB0CBB"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Glossy URL: </w:t>
      </w:r>
      <w:r w:rsidR="00B6682D">
        <w:fldChar w:fldCharType="begin"/>
      </w:r>
      <w:r w:rsidR="00B6682D" w:rsidRPr="00FB121D">
        <w:rPr>
          <w:lang w:val="en-US"/>
          <w:rPrChange w:id="631" w:author="Борис Гогинян" w:date="2020-05-27T20:11:00Z">
            <w:rPr/>
          </w:rPrChange>
        </w:rPr>
        <w:instrText xml:space="preserve"> HYPERLINK "https://wiki.luxcorerender.org/"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https://wiki.luxcorerender.org/</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LuxCoreRender_Materials_Glossy</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1839367A" w14:textId="24ED00BD" w:rsidR="00FB0CBB"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Glossy Translucent URL: </w:t>
      </w:r>
      <w:r w:rsidR="00B6682D">
        <w:fldChar w:fldCharType="begin"/>
      </w:r>
      <w:r w:rsidR="00B6682D" w:rsidRPr="00FB121D">
        <w:rPr>
          <w:lang w:val="en-US"/>
          <w:rPrChange w:id="632" w:author="Борис Гогинян" w:date="2020-05-27T20:11:00Z">
            <w:rPr/>
          </w:rPrChange>
        </w:rPr>
        <w:instrText xml:space="preserve"> HYPERLINK "https://wiki.luxcorerender.org/"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https://wiki.luxcorerender.org/</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LuxCoreRender_Materials_Glossy_Translucent</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33422203" w14:textId="1F025475" w:rsidR="00FB0CBB"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Metal URL: </w:t>
      </w:r>
      <w:r w:rsidR="00B6682D">
        <w:fldChar w:fldCharType="begin"/>
      </w:r>
      <w:r w:rsidR="00B6682D" w:rsidRPr="00FB121D">
        <w:rPr>
          <w:lang w:val="en-US"/>
          <w:rPrChange w:id="633" w:author="Борис Гогинян" w:date="2020-05-27T20:11:00Z">
            <w:rPr/>
          </w:rPrChange>
        </w:rPr>
        <w:instrText xml:space="preserve"> HYPERLINK "https://wiki.luxcorerender.org/"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https://wiki.luxcorerender.org/</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LuxCoreRender_Materials_Metal</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376ED0C4" w14:textId="49759D96" w:rsidR="00FB0CBB"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asDisneyMaterial appleseed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r w:rsidR="00B6682D">
        <w:fldChar w:fldCharType="begin"/>
      </w:r>
      <w:r w:rsidR="00B6682D" w:rsidRPr="00FB121D">
        <w:rPr>
          <w:lang w:val="en-US"/>
          <w:rPrChange w:id="634" w:author="Борис Гогинян" w:date="2020-05-27T20:11:00Z">
            <w:rPr/>
          </w:rPrChange>
        </w:rPr>
        <w:instrText xml:space="preserve"> HYPERLINK "https://appleseed.readthedocs.io/projects/appleseed-maya/en/latest/shaders/material/as_disney_material.html?highlight=Disney" \l "asdisneymaterial"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https://appleseed.readthedocs.io/projects/appleseed-maya/en/latest/shaders/material/as_disney_material.html?highlight=Disney#asdisneymaterial</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402B6DF7" w14:textId="2AD4DB23" w:rsidR="00FB0CBB" w:rsidRPr="00B5325E" w:rsidRDefault="00866229"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László</w:t>
      </w:r>
      <w:proofErr w:type="spellEnd"/>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Szirmay-Kalos</w:t>
      </w:r>
      <w:proofErr w:type="spellEnd"/>
      <w:r w:rsidRPr="00B5325E">
        <w:rPr>
          <w:rFonts w:ascii="Times New Roman" w:eastAsia="Times New Roman" w:hAnsi="Times New Roman" w:cs="Times New Roman"/>
          <w:sz w:val="28"/>
          <w:szCs w:val="28"/>
          <w:lang w:val="en-US" w:eastAsia="ru-RU"/>
        </w:rPr>
        <w:t xml:space="preserve"> Monte-Carlo Methods in Global Illumination // VDM </w:t>
      </w:r>
      <w:proofErr w:type="spellStart"/>
      <w:r w:rsidRPr="00B5325E">
        <w:rPr>
          <w:rFonts w:ascii="Times New Roman" w:eastAsia="Times New Roman" w:hAnsi="Times New Roman" w:cs="Times New Roman"/>
          <w:sz w:val="28"/>
          <w:szCs w:val="28"/>
          <w:lang w:val="en-US" w:eastAsia="ru-RU"/>
        </w:rPr>
        <w:t>Verlag</w:t>
      </w:r>
      <w:proofErr w:type="spellEnd"/>
      <w:r w:rsidRPr="00B5325E">
        <w:rPr>
          <w:rFonts w:ascii="Times New Roman" w:eastAsia="Times New Roman" w:hAnsi="Times New Roman" w:cs="Times New Roman"/>
          <w:sz w:val="28"/>
          <w:szCs w:val="28"/>
          <w:lang w:val="en-US" w:eastAsia="ru-RU"/>
        </w:rPr>
        <w:t xml:space="preserve"> Dr. Müller. – 2008. – 136 p. - ISBN-10: 9783836479196 URL: </w:t>
      </w:r>
      <w:r w:rsidR="00B6682D">
        <w:fldChar w:fldCharType="begin"/>
      </w:r>
      <w:r w:rsidR="00B6682D" w:rsidRPr="00FB121D">
        <w:rPr>
          <w:lang w:val="en-US"/>
          <w:rPrChange w:id="635" w:author="Борис Гогинян" w:date="2020-05-27T20:11:00Z">
            <w:rPr/>
          </w:rPrChange>
        </w:rPr>
        <w:instrText xml:space="preserve"> HYPERLINK "https://cg.iit.bme.hu/~szirmay/script.pdf"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https://cg.iit.bme.hu/~szirmay/script.pdf</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107742F2" w14:textId="4D33100A" w:rsidR="00866229" w:rsidRPr="00B5325E" w:rsidRDefault="00866229"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F. J. Medina-Aguayo, R. G. </w:t>
      </w:r>
      <w:proofErr w:type="spellStart"/>
      <w:r w:rsidRPr="00B5325E">
        <w:rPr>
          <w:rFonts w:ascii="Times New Roman" w:eastAsia="Times New Roman" w:hAnsi="Times New Roman" w:cs="Times New Roman"/>
          <w:sz w:val="28"/>
          <w:szCs w:val="28"/>
          <w:lang w:val="en-US" w:eastAsia="ru-RU"/>
        </w:rPr>
        <w:t>Everitt</w:t>
      </w:r>
      <w:proofErr w:type="spellEnd"/>
      <w:r w:rsidRPr="00B5325E">
        <w:rPr>
          <w:rFonts w:ascii="Times New Roman" w:eastAsia="Times New Roman" w:hAnsi="Times New Roman" w:cs="Times New Roman"/>
          <w:sz w:val="28"/>
          <w:szCs w:val="28"/>
          <w:lang w:val="en-US" w:eastAsia="ru-RU"/>
        </w:rPr>
        <w:t xml:space="preserve"> Revisiting the balance heuristic for estimating </w:t>
      </w:r>
      <w:proofErr w:type="spellStart"/>
      <w:r w:rsidRPr="00B5325E">
        <w:rPr>
          <w:rFonts w:ascii="Times New Roman" w:eastAsia="Times New Roman" w:hAnsi="Times New Roman" w:cs="Times New Roman"/>
          <w:sz w:val="28"/>
          <w:szCs w:val="28"/>
          <w:lang w:val="en-US" w:eastAsia="ru-RU"/>
        </w:rPr>
        <w:t>normalising</w:t>
      </w:r>
      <w:proofErr w:type="spellEnd"/>
      <w:r w:rsidRPr="00B5325E">
        <w:rPr>
          <w:rFonts w:ascii="Times New Roman" w:eastAsia="Times New Roman" w:hAnsi="Times New Roman" w:cs="Times New Roman"/>
          <w:sz w:val="28"/>
          <w:szCs w:val="28"/>
          <w:lang w:val="en-US" w:eastAsia="ru-RU"/>
        </w:rPr>
        <w:t xml:space="preserve"> constants // Cornell University. – 2019. – URL: </w:t>
      </w:r>
      <w:r w:rsidR="00B6682D">
        <w:fldChar w:fldCharType="begin"/>
      </w:r>
      <w:r w:rsidR="00B6682D" w:rsidRPr="00FB121D">
        <w:rPr>
          <w:lang w:val="en-US"/>
          <w:rPrChange w:id="636" w:author="Борис Гогинян" w:date="2020-05-27T20:11:00Z">
            <w:rPr/>
          </w:rPrChange>
        </w:rPr>
        <w:instrText xml:space="preserve"> HYPERLINK "https://arxiv.org/pdf/1908.06514.pdf" </w:instrText>
      </w:r>
      <w:r w:rsidR="00B6682D">
        <w:fldChar w:fldCharType="separate"/>
      </w:r>
      <w:r w:rsidR="00661711" w:rsidRPr="00B5325E">
        <w:rPr>
          <w:rStyle w:val="a3"/>
          <w:rFonts w:ascii="Times New Roman" w:eastAsia="Times New Roman" w:hAnsi="Times New Roman" w:cs="Times New Roman"/>
          <w:color w:val="auto"/>
          <w:sz w:val="28"/>
          <w:szCs w:val="28"/>
          <w:u w:val="none"/>
          <w:lang w:val="en-US" w:eastAsia="ru-RU"/>
        </w:rPr>
        <w:t>https://arxiv.org/pdf/1908.06514.pdf</w:t>
      </w:r>
      <w:r w:rsidR="00B6682D">
        <w:rPr>
          <w:rStyle w:val="a3"/>
          <w:rFonts w:ascii="Times New Roman" w:eastAsia="Times New Roman" w:hAnsi="Times New Roman" w:cs="Times New Roman"/>
          <w:color w:val="auto"/>
          <w:sz w:val="28"/>
          <w:szCs w:val="28"/>
          <w:u w:val="none"/>
          <w:lang w:val="en-US" w:eastAsia="ru-RU"/>
        </w:rPr>
        <w:fldChar w:fldCharType="end"/>
      </w:r>
    </w:p>
    <w:p w14:paraId="1E2E593A" w14:textId="008AD31F" w:rsidR="00661711" w:rsidRPr="00B5325E" w:rsidRDefault="00661711"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lastRenderedPageBreak/>
        <w:t>PhotonGI</w:t>
      </w:r>
      <w:proofErr w:type="spellEnd"/>
      <w:r w:rsidRPr="00B5325E">
        <w:rPr>
          <w:rFonts w:ascii="Times New Roman" w:eastAsia="Times New Roman" w:hAnsi="Times New Roman" w:cs="Times New Roman"/>
          <w:sz w:val="28"/>
          <w:szCs w:val="28"/>
          <w:lang w:val="en-US" w:eastAsia="ru-RU"/>
        </w:rPr>
        <w:t xml:space="preserve"> cache </w:t>
      </w: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URL: </w:t>
      </w:r>
      <w:r w:rsidR="00F02F57" w:rsidRPr="00B5325E">
        <w:rPr>
          <w:rFonts w:ascii="Times New Roman" w:eastAsia="Times New Roman" w:hAnsi="Times New Roman" w:cs="Times New Roman"/>
          <w:sz w:val="28"/>
          <w:szCs w:val="28"/>
          <w:lang w:val="en-US" w:eastAsia="ru-RU"/>
        </w:rPr>
        <w:t xml:space="preserve">https://wiki.luxcorerender.org/PhotonGI </w:t>
      </w:r>
      <w:r w:rsidRPr="00B5325E">
        <w:rPr>
          <w:rFonts w:ascii="Times New Roman" w:eastAsia="Times New Roman" w:hAnsi="Times New Roman" w:cs="Times New Roman"/>
          <w:sz w:val="28"/>
          <w:szCs w:val="28"/>
          <w:lang w:val="en-US" w:eastAsia="ru-RU"/>
        </w:rPr>
        <w:t>(</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17.05.2020)</w:t>
      </w:r>
    </w:p>
    <w:p w14:paraId="6DBC5CB7" w14:textId="77777777" w:rsidR="00F02F57" w:rsidRPr="00B5325E" w:rsidRDefault="00F02F57"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Peak signal-to-noise ratio URL: </w:t>
      </w:r>
      <w:r w:rsidR="00B6682D">
        <w:fldChar w:fldCharType="begin"/>
      </w:r>
      <w:r w:rsidR="00B6682D" w:rsidRPr="00FB121D">
        <w:rPr>
          <w:lang w:val="en-US"/>
          <w:rPrChange w:id="637" w:author="Борис Гогинян" w:date="2020-05-27T20:11:00Z">
            <w:rPr/>
          </w:rPrChange>
        </w:rPr>
        <w:instrText xml:space="preserve"> HYPERLINK "https://en.wikipedia.org/wiki/Peak_signal-to-noise_ratio"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https://en.wikipedia.org/wiki/Peak_signal-to-noise_ratio</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17.05.2020)</w:t>
      </w:r>
    </w:p>
    <w:p w14:paraId="51C4D5E0" w14:textId="3BB8F14E" w:rsidR="00F02F57" w:rsidRPr="00B5325E" w:rsidRDefault="00F02F57" w:rsidP="00EB01A5">
      <w:pPr>
        <w:pStyle w:val="a5"/>
        <w:numPr>
          <w:ilvl w:val="0"/>
          <w:numId w:val="34"/>
        </w:numPr>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skimage.metrics.peak_signal_noise_ratio(*) URL: </w:t>
      </w:r>
      <w:r w:rsidR="00B6682D">
        <w:fldChar w:fldCharType="begin"/>
      </w:r>
      <w:r w:rsidR="00B6682D" w:rsidRPr="00FB121D">
        <w:rPr>
          <w:lang w:val="en-US"/>
          <w:rPrChange w:id="638" w:author="Борис Гогинян" w:date="2020-05-27T20:11:00Z">
            <w:rPr/>
          </w:rPrChange>
        </w:rPr>
        <w:instrText xml:space="preserve"> HYPERLINK "https://github.com/scikit-image/scikit-image/blob/181788f5ae16535b560e3bec44033a5b3a52cdb6/skimage/metrics/simple_metrics.py" \l "L108" </w:instrText>
      </w:r>
      <w:r w:rsidR="00B6682D">
        <w:fldChar w:fldCharType="separate"/>
      </w:r>
      <w:r w:rsidRPr="00B5325E">
        <w:rPr>
          <w:rStyle w:val="a3"/>
          <w:rFonts w:ascii="Times New Roman" w:eastAsia="Times New Roman" w:hAnsi="Times New Roman" w:cs="Times New Roman"/>
          <w:color w:val="auto"/>
          <w:sz w:val="28"/>
          <w:szCs w:val="28"/>
          <w:u w:val="none"/>
          <w:lang w:val="en-US" w:eastAsia="ru-RU"/>
        </w:rPr>
        <w:t>https://github.com/scikit-image/scikit-image/blob/181788f5ae16535b560e3bec44033a5b3a52cdb6/skimage/metrics/simple_metrics.py#L108</w:t>
      </w:r>
      <w:r w:rsidR="00B6682D">
        <w:rPr>
          <w:rStyle w:val="a3"/>
          <w:rFonts w:ascii="Times New Roman" w:eastAsia="Times New Roman" w:hAnsi="Times New Roman" w:cs="Times New Roman"/>
          <w:color w:val="auto"/>
          <w:sz w:val="28"/>
          <w:szCs w:val="28"/>
          <w:u w:val="none"/>
          <w:lang w:val="en-US" w:eastAsia="ru-RU"/>
        </w:rPr>
        <w:fldChar w:fldCharType="end"/>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17.05.2020)</w:t>
      </w:r>
    </w:p>
    <w:p w14:paraId="68D20C2C" w14:textId="77777777" w:rsidR="00F02F57" w:rsidRPr="00B5325E" w:rsidRDefault="00F02F57" w:rsidP="00F02F57">
      <w:pPr>
        <w:spacing w:line="360" w:lineRule="auto"/>
        <w:ind w:left="360"/>
        <w:rPr>
          <w:rFonts w:ascii="Times New Roman" w:eastAsia="Times New Roman" w:hAnsi="Times New Roman" w:cs="Times New Roman"/>
          <w:sz w:val="28"/>
          <w:szCs w:val="28"/>
          <w:lang w:val="en-US" w:eastAsia="ru-RU"/>
        </w:rPr>
      </w:pPr>
    </w:p>
    <w:p w14:paraId="3C633C1A" w14:textId="7AFD9938" w:rsidR="00C12699" w:rsidRPr="00B5325E" w:rsidRDefault="00C12699" w:rsidP="00C12699">
      <w:pPr>
        <w:spacing w:after="0" w:line="360" w:lineRule="auto"/>
        <w:rPr>
          <w:rFonts w:ascii="Times New Roman" w:eastAsia="Times New Roman" w:hAnsi="Times New Roman" w:cs="Times New Roman"/>
          <w:sz w:val="28"/>
          <w:szCs w:val="28"/>
          <w:lang w:val="en-US" w:eastAsia="ru-RU"/>
        </w:rPr>
      </w:pPr>
    </w:p>
    <w:p w14:paraId="42CA0435" w14:textId="0B5170C8" w:rsidR="00C12699" w:rsidRPr="00AD4BD2" w:rsidRDefault="00C12699" w:rsidP="00C12699">
      <w:pPr>
        <w:rPr>
          <w:rFonts w:ascii="Times New Roman" w:hAnsi="Times New Roman" w:cs="Times New Roman"/>
          <w:sz w:val="28"/>
          <w:szCs w:val="28"/>
          <w:lang w:val="en-US"/>
        </w:rPr>
      </w:pPr>
    </w:p>
    <w:p w14:paraId="1DCC3B45" w14:textId="77777777" w:rsidR="00F02F57" w:rsidRPr="00AD4BD2" w:rsidRDefault="00F02F57">
      <w:pPr>
        <w:rPr>
          <w:rFonts w:ascii="Times New Roman" w:hAnsi="Times New Roman" w:cs="Times New Roman"/>
          <w:sz w:val="28"/>
          <w:szCs w:val="28"/>
          <w:lang w:val="en-US"/>
        </w:rPr>
      </w:pPr>
      <w:r w:rsidRPr="00AD4BD2">
        <w:rPr>
          <w:rFonts w:ascii="Times New Roman" w:hAnsi="Times New Roman" w:cs="Times New Roman"/>
          <w:sz w:val="28"/>
          <w:szCs w:val="28"/>
          <w:lang w:val="en-US"/>
        </w:rPr>
        <w:br w:type="page"/>
      </w:r>
    </w:p>
    <w:p w14:paraId="653924E7" w14:textId="1D4E3F13" w:rsidR="001A64F6" w:rsidRPr="00AD4BD2" w:rsidRDefault="001A64F6" w:rsidP="00B5325E">
      <w:pPr>
        <w:rPr>
          <w:rFonts w:ascii="Times New Roman" w:hAnsi="Times New Roman" w:cs="Times New Roman"/>
          <w:b/>
          <w:sz w:val="28"/>
          <w:szCs w:val="28"/>
        </w:rPr>
      </w:pPr>
      <w:r w:rsidRPr="00B5325E">
        <w:rPr>
          <w:rFonts w:ascii="Times New Roman" w:hAnsi="Times New Roman" w:cs="Times New Roman"/>
          <w:b/>
          <w:sz w:val="28"/>
          <w:szCs w:val="28"/>
        </w:rPr>
        <w:lastRenderedPageBreak/>
        <w:t>Приложение А</w:t>
      </w:r>
    </w:p>
    <w:p w14:paraId="75B9A53A" w14:textId="02281D29" w:rsidR="001A64F6" w:rsidRPr="00B5325E" w:rsidRDefault="001A64F6" w:rsidP="00B5325E">
      <w:pPr>
        <w:pStyle w:val="a5"/>
        <w:numPr>
          <w:ilvl w:val="0"/>
          <w:numId w:val="14"/>
        </w:numPr>
        <w:rPr>
          <w:rFonts w:ascii="Times New Roman" w:hAnsi="Times New Roman" w:cs="Times New Roman"/>
          <w:sz w:val="28"/>
          <w:szCs w:val="28"/>
        </w:rPr>
      </w:pPr>
      <w:r w:rsidRPr="00B5325E">
        <w:rPr>
          <w:rFonts w:ascii="Times New Roman" w:hAnsi="Times New Roman" w:cs="Times New Roman"/>
          <w:sz w:val="28"/>
          <w:szCs w:val="28"/>
        </w:rPr>
        <w:t xml:space="preserve">Псевдокод алгоритма </w:t>
      </w:r>
      <w:r w:rsidRPr="00B5325E">
        <w:rPr>
          <w:rFonts w:ascii="Times New Roman" w:hAnsi="Times New Roman" w:cs="Times New Roman"/>
          <w:sz w:val="28"/>
          <w:szCs w:val="28"/>
          <w:lang w:val="en-US"/>
        </w:rPr>
        <w:t>Path</w:t>
      </w:r>
      <w:r w:rsidRPr="00B5325E">
        <w:rPr>
          <w:rFonts w:ascii="Times New Roman" w:hAnsi="Times New Roman" w:cs="Times New Roman"/>
          <w:sz w:val="28"/>
          <w:szCs w:val="28"/>
        </w:rPr>
        <w:t>-</w:t>
      </w:r>
      <w:r w:rsidRPr="00B5325E">
        <w:rPr>
          <w:rFonts w:ascii="Times New Roman" w:hAnsi="Times New Roman" w:cs="Times New Roman"/>
          <w:sz w:val="28"/>
          <w:szCs w:val="28"/>
          <w:lang w:val="en-US"/>
        </w:rPr>
        <w:t>tracing</w:t>
      </w:r>
    </w:p>
    <w:p w14:paraId="3CEEDA9E"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eastAsia="ru-RU"/>
        </w:rPr>
      </w:pPr>
      <w:proofErr w:type="spellStart"/>
      <w:r w:rsidRPr="00B5325E">
        <w:rPr>
          <w:rFonts w:ascii="Consolas" w:eastAsia="Times New Roman" w:hAnsi="Consolas" w:cs="Times New Roman"/>
          <w:color w:val="000000"/>
          <w:sz w:val="20"/>
          <w:szCs w:val="28"/>
          <w:bdr w:val="none" w:sz="0" w:space="0" w:color="auto" w:frame="1"/>
          <w:lang w:eastAsia="ru-RU"/>
        </w:rPr>
        <w:t>Trace</w:t>
      </w:r>
      <w:proofErr w:type="spellEnd"/>
      <w:r w:rsidRPr="00B5325E">
        <w:rPr>
          <w:rFonts w:ascii="Consolas" w:eastAsia="Times New Roman" w:hAnsi="Consolas" w:cs="Times New Roman"/>
          <w:color w:val="000000"/>
          <w:sz w:val="20"/>
          <w:szCs w:val="28"/>
          <w:bdr w:val="none" w:sz="0" w:space="0" w:color="auto" w:frame="1"/>
          <w:lang w:eastAsia="ru-RU"/>
        </w:rPr>
        <w:t>(</w:t>
      </w:r>
      <w:proofErr w:type="spellStart"/>
      <w:r w:rsidRPr="00B5325E">
        <w:rPr>
          <w:rFonts w:ascii="Consolas" w:eastAsia="Times New Roman" w:hAnsi="Consolas" w:cs="Times New Roman"/>
          <w:color w:val="000000"/>
          <w:sz w:val="20"/>
          <w:szCs w:val="28"/>
          <w:bdr w:val="none" w:sz="0" w:space="0" w:color="auto" w:frame="1"/>
          <w:lang w:eastAsia="ru-RU"/>
        </w:rPr>
        <w:t>ray</w:t>
      </w:r>
      <w:proofErr w:type="spellEnd"/>
      <w:proofErr w:type="gramStart"/>
      <w:r w:rsidRPr="00B5325E">
        <w:rPr>
          <w:rFonts w:ascii="Consolas" w:eastAsia="Times New Roman" w:hAnsi="Consolas" w:cs="Times New Roman"/>
          <w:color w:val="000000"/>
          <w:sz w:val="20"/>
          <w:szCs w:val="28"/>
          <w:bdr w:val="none" w:sz="0" w:space="0" w:color="auto" w:frame="1"/>
          <w:lang w:eastAsia="ru-RU"/>
        </w:rPr>
        <w:t>){</w:t>
      </w:r>
      <w:proofErr w:type="gramEnd"/>
      <w:r w:rsidRPr="00B5325E">
        <w:rPr>
          <w:rFonts w:ascii="Consolas" w:eastAsia="Times New Roman" w:hAnsi="Consolas" w:cs="Times New Roman"/>
          <w:color w:val="000000"/>
          <w:sz w:val="20"/>
          <w:szCs w:val="28"/>
          <w:bdr w:val="none" w:sz="0" w:space="0" w:color="auto" w:frame="1"/>
          <w:lang w:eastAsia="ru-RU"/>
        </w:rPr>
        <w:t>  </w:t>
      </w:r>
    </w:p>
    <w:p w14:paraId="3245B977"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(object, </w:t>
      </w:r>
      <w:proofErr w:type="spellStart"/>
      <w:r w:rsidRPr="00B5325E">
        <w:rPr>
          <w:rFonts w:ascii="Consolas" w:eastAsia="Times New Roman" w:hAnsi="Consolas" w:cs="Times New Roman"/>
          <w:color w:val="000000"/>
          <w:sz w:val="20"/>
          <w:szCs w:val="28"/>
          <w:bdr w:val="none" w:sz="0" w:space="0" w:color="auto" w:frame="1"/>
          <w:lang w:val="en-US" w:eastAsia="ru-RU"/>
        </w:rPr>
        <w:t>vec_x</w:t>
      </w:r>
      <w:proofErr w:type="spellEnd"/>
      <w:r w:rsidRPr="00B5325E">
        <w:rPr>
          <w:rFonts w:ascii="Consolas" w:eastAsia="Times New Roman" w:hAnsi="Consolas" w:cs="Times New Roman"/>
          <w:color w:val="000000"/>
          <w:sz w:val="20"/>
          <w:szCs w:val="28"/>
          <w:bdr w:val="none" w:sz="0" w:space="0" w:color="auto" w:frame="1"/>
          <w:lang w:val="en-US" w:eastAsia="ru-RU"/>
        </w:rPr>
        <w:t>) = FirstIntersect(ray)  </w:t>
      </w:r>
    </w:p>
    <w:p w14:paraId="37E8CA72"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w:t>
      </w:r>
      <w:r w:rsidRPr="00B5325E">
        <w:rPr>
          <w:rFonts w:ascii="Consolas" w:eastAsia="Times New Roman" w:hAnsi="Consolas" w:cs="Times New Roman"/>
          <w:b/>
          <w:bCs/>
          <w:color w:val="006699"/>
          <w:sz w:val="20"/>
          <w:szCs w:val="28"/>
          <w:bdr w:val="none" w:sz="0" w:space="0" w:color="auto" w:frame="1"/>
          <w:lang w:val="en-US" w:eastAsia="ru-RU"/>
        </w:rPr>
        <w:t>if</w:t>
      </w:r>
      <w:r w:rsidRPr="00B5325E">
        <w:rPr>
          <w:rFonts w:ascii="Consolas" w:eastAsia="Times New Roman" w:hAnsi="Consolas" w:cs="Times New Roman"/>
          <w:color w:val="000000"/>
          <w:sz w:val="20"/>
          <w:szCs w:val="28"/>
          <w:bdr w:val="none" w:sz="0" w:space="0" w:color="auto" w:frame="1"/>
          <w:lang w:val="en-US" w:eastAsia="ru-RU"/>
        </w:rPr>
        <w:t> !(intersection) </w:t>
      </w:r>
      <w:r w:rsidRPr="00B5325E">
        <w:rPr>
          <w:rFonts w:ascii="Consolas" w:eastAsia="Times New Roman" w:hAnsi="Consolas" w:cs="Times New Roman"/>
          <w:color w:val="008200"/>
          <w:sz w:val="20"/>
          <w:szCs w:val="28"/>
          <w:bdr w:val="none" w:sz="0" w:space="0" w:color="auto" w:frame="1"/>
          <w:lang w:val="en-US" w:eastAsia="ru-RU"/>
        </w:rPr>
        <w:t>// </w:t>
      </w:r>
      <w:r w:rsidRPr="00B5325E">
        <w:rPr>
          <w:rFonts w:ascii="Consolas" w:eastAsia="Times New Roman" w:hAnsi="Consolas" w:cs="Times New Roman"/>
          <w:color w:val="008200"/>
          <w:sz w:val="20"/>
          <w:szCs w:val="28"/>
          <w:bdr w:val="none" w:sz="0" w:space="0" w:color="auto" w:frame="1"/>
          <w:lang w:eastAsia="ru-RU"/>
        </w:rPr>
        <w:t>нет пересечения</w:t>
      </w:r>
    </w:p>
    <w:p w14:paraId="78AB4470"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w:t>
      </w:r>
      <w:r w:rsidRPr="00B5325E">
        <w:rPr>
          <w:rFonts w:ascii="Consolas" w:eastAsia="Times New Roman" w:hAnsi="Consolas" w:cs="Times New Roman"/>
          <w:b/>
          <w:bCs/>
          <w:color w:val="006699"/>
          <w:sz w:val="20"/>
          <w:szCs w:val="28"/>
          <w:bdr w:val="none" w:sz="0" w:space="0" w:color="auto" w:frame="1"/>
          <w:lang w:val="en-US" w:eastAsia="ru-RU"/>
        </w:rPr>
        <w:t>return</w:t>
      </w:r>
      <w:r w:rsidRPr="00B5325E">
        <w:rPr>
          <w:rFonts w:ascii="Consolas" w:eastAsia="Times New Roman" w:hAnsi="Consolas" w:cs="Times New Roman"/>
          <w:color w:val="000000"/>
          <w:sz w:val="20"/>
          <w:szCs w:val="28"/>
          <w:bdr w:val="none" w:sz="0" w:space="0" w:color="auto" w:frame="1"/>
          <w:lang w:val="en-US" w:eastAsia="ru-RU"/>
        </w:rPr>
        <w:t> </w:t>
      </w:r>
      <w:proofErr w:type="spellStart"/>
      <w:r w:rsidRPr="00B5325E">
        <w:rPr>
          <w:rFonts w:ascii="Consolas" w:eastAsia="Times New Roman" w:hAnsi="Consolas" w:cs="Times New Roman"/>
          <w:color w:val="000000"/>
          <w:sz w:val="20"/>
          <w:szCs w:val="28"/>
          <w:bdr w:val="none" w:sz="0" w:space="0" w:color="auto" w:frame="1"/>
          <w:lang w:val="en-US" w:eastAsia="ru-RU"/>
        </w:rPr>
        <w:t>L_sky</w:t>
      </w:r>
      <w:proofErr w:type="spellEnd"/>
      <w:r w:rsidRPr="00B5325E">
        <w:rPr>
          <w:rFonts w:ascii="Consolas" w:eastAsia="Times New Roman" w:hAnsi="Consolas" w:cs="Times New Roman"/>
          <w:color w:val="000000"/>
          <w:sz w:val="20"/>
          <w:szCs w:val="28"/>
          <w:bdr w:val="none" w:sz="0" w:space="0" w:color="auto" w:frame="1"/>
          <w:lang w:val="en-US" w:eastAsia="ru-RU"/>
        </w:rPr>
        <w:t>  </w:t>
      </w:r>
    </w:p>
    <w:p w14:paraId="5D6D7266"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w:t>
      </w:r>
    </w:p>
    <w:p w14:paraId="4ACA9AAE"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color = L_e(vec_x, -ray.direction ) + DirectLightsource(vec_x, -ray.direction)  </w:t>
      </w:r>
    </w:p>
    <w:p w14:paraId="599CE711"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prob = BRDFSampling(-ray.direction, normal, newray)  </w:t>
      </w:r>
    </w:p>
    <w:p w14:paraId="7359598E"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val="en-US" w:eastAsia="ru-RU"/>
        </w:rPr>
        <w:t>    </w:t>
      </w:r>
      <w:proofErr w:type="spellStart"/>
      <w:r w:rsidRPr="00B5325E">
        <w:rPr>
          <w:rFonts w:ascii="Consolas" w:eastAsia="Times New Roman" w:hAnsi="Consolas" w:cs="Times New Roman"/>
          <w:b/>
          <w:bCs/>
          <w:color w:val="006699"/>
          <w:sz w:val="20"/>
          <w:szCs w:val="28"/>
          <w:bdr w:val="none" w:sz="0" w:space="0" w:color="auto" w:frame="1"/>
          <w:lang w:eastAsia="ru-RU"/>
        </w:rPr>
        <w:t>if</w:t>
      </w:r>
      <w:proofErr w:type="spellEnd"/>
      <w:r w:rsidRPr="00B5325E">
        <w:rPr>
          <w:rFonts w:ascii="Consolas" w:eastAsia="Times New Roman" w:hAnsi="Consolas" w:cs="Times New Roman"/>
          <w:color w:val="000000"/>
          <w:sz w:val="20"/>
          <w:szCs w:val="28"/>
          <w:bdr w:val="none" w:sz="0" w:space="0" w:color="auto" w:frame="1"/>
          <w:lang w:eastAsia="ru-RU"/>
        </w:rPr>
        <w:t> </w:t>
      </w:r>
      <w:r w:rsidRPr="00B5325E">
        <w:rPr>
          <w:rFonts w:ascii="Consolas" w:eastAsia="Times New Roman" w:hAnsi="Consolas" w:cs="Times New Roman"/>
          <w:color w:val="000000"/>
          <w:sz w:val="20"/>
          <w:szCs w:val="28"/>
          <w:bdr w:val="none" w:sz="0" w:space="0" w:color="auto" w:frame="1"/>
          <w:lang w:val="en-US" w:eastAsia="ru-RU"/>
        </w:rPr>
        <w:t>(</w:t>
      </w:r>
      <w:r w:rsidRPr="00B5325E">
        <w:rPr>
          <w:rFonts w:ascii="Consolas" w:eastAsia="Times New Roman" w:hAnsi="Consolas" w:cs="Times New Roman"/>
          <w:color w:val="000000"/>
          <w:sz w:val="20"/>
          <w:szCs w:val="28"/>
          <w:bdr w:val="none" w:sz="0" w:space="0" w:color="auto" w:frame="1"/>
          <w:lang w:eastAsia="ru-RU"/>
        </w:rPr>
        <w:t>prob =</w:t>
      </w:r>
      <w:r w:rsidRPr="00B5325E">
        <w:rPr>
          <w:rFonts w:ascii="Consolas" w:eastAsia="Times New Roman" w:hAnsi="Consolas" w:cs="Times New Roman"/>
          <w:color w:val="000000"/>
          <w:sz w:val="20"/>
          <w:szCs w:val="28"/>
          <w:bdr w:val="none" w:sz="0" w:space="0" w:color="auto" w:frame="1"/>
          <w:lang w:val="en-US" w:eastAsia="ru-RU"/>
        </w:rPr>
        <w:t>=</w:t>
      </w:r>
      <w:r w:rsidRPr="00B5325E">
        <w:rPr>
          <w:rFonts w:ascii="Consolas" w:eastAsia="Times New Roman" w:hAnsi="Consolas" w:cs="Times New Roman"/>
          <w:color w:val="000000"/>
          <w:sz w:val="20"/>
          <w:szCs w:val="28"/>
          <w:bdr w:val="none" w:sz="0" w:space="0" w:color="auto" w:frame="1"/>
          <w:lang w:eastAsia="ru-RU"/>
        </w:rPr>
        <w:t> 0</w:t>
      </w:r>
      <w:r w:rsidRPr="00B5325E">
        <w:rPr>
          <w:rFonts w:ascii="Consolas" w:eastAsia="Times New Roman" w:hAnsi="Consolas" w:cs="Times New Roman"/>
          <w:color w:val="000000"/>
          <w:sz w:val="20"/>
          <w:szCs w:val="28"/>
          <w:bdr w:val="none" w:sz="0" w:space="0" w:color="auto" w:frame="1"/>
          <w:lang w:val="en-US" w:eastAsia="ru-RU"/>
        </w:rPr>
        <w:t>)</w:t>
      </w:r>
      <w:r w:rsidRPr="00B5325E">
        <w:rPr>
          <w:rFonts w:ascii="Consolas" w:eastAsia="Times New Roman" w:hAnsi="Consolas" w:cs="Times New Roman"/>
          <w:color w:val="000000"/>
          <w:sz w:val="20"/>
          <w:szCs w:val="28"/>
          <w:bdr w:val="none" w:sz="0" w:space="0" w:color="auto" w:frame="1"/>
          <w:lang w:eastAsia="ru-RU"/>
        </w:rPr>
        <w:t>   </w:t>
      </w:r>
    </w:p>
    <w:p w14:paraId="45CD8962"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eastAsia="ru-RU"/>
        </w:rPr>
        <w:t>        </w:t>
      </w:r>
      <w:proofErr w:type="spellStart"/>
      <w:r w:rsidRPr="00B5325E">
        <w:rPr>
          <w:rFonts w:ascii="Consolas" w:eastAsia="Times New Roman" w:hAnsi="Consolas" w:cs="Times New Roman"/>
          <w:b/>
          <w:bCs/>
          <w:color w:val="006699"/>
          <w:sz w:val="20"/>
          <w:szCs w:val="28"/>
          <w:bdr w:val="none" w:sz="0" w:space="0" w:color="auto" w:frame="1"/>
          <w:lang w:eastAsia="ru-RU"/>
        </w:rPr>
        <w:t>return</w:t>
      </w:r>
      <w:proofErr w:type="spellEnd"/>
      <w:r w:rsidRPr="00B5325E">
        <w:rPr>
          <w:rFonts w:ascii="Consolas" w:eastAsia="Times New Roman" w:hAnsi="Consolas" w:cs="Times New Roman"/>
          <w:color w:val="000000"/>
          <w:sz w:val="20"/>
          <w:szCs w:val="28"/>
          <w:bdr w:val="none" w:sz="0" w:space="0" w:color="auto" w:frame="1"/>
          <w:lang w:eastAsia="ru-RU"/>
        </w:rPr>
        <w:t> </w:t>
      </w:r>
      <w:proofErr w:type="spellStart"/>
      <w:r w:rsidRPr="00B5325E">
        <w:rPr>
          <w:rFonts w:ascii="Consolas" w:eastAsia="Times New Roman" w:hAnsi="Consolas" w:cs="Times New Roman"/>
          <w:color w:val="000000"/>
          <w:sz w:val="20"/>
          <w:szCs w:val="28"/>
          <w:bdr w:val="none" w:sz="0" w:space="0" w:color="auto" w:frame="1"/>
          <w:lang w:eastAsia="ru-RU"/>
        </w:rPr>
        <w:t>color</w:t>
      </w:r>
      <w:proofErr w:type="spellEnd"/>
      <w:r w:rsidRPr="00B5325E">
        <w:rPr>
          <w:rFonts w:ascii="Consolas" w:eastAsia="Times New Roman" w:hAnsi="Consolas" w:cs="Times New Roman"/>
          <w:color w:val="000000"/>
          <w:sz w:val="20"/>
          <w:szCs w:val="28"/>
          <w:bdr w:val="none" w:sz="0" w:space="0" w:color="auto" w:frame="1"/>
          <w:lang w:eastAsia="ru-RU"/>
        </w:rPr>
        <w:t>  </w:t>
      </w:r>
    </w:p>
    <w:p w14:paraId="791C448C"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eastAsia="ru-RU"/>
        </w:rPr>
        <w:t>  </w:t>
      </w:r>
    </w:p>
    <w:p w14:paraId="4C7EA7CB"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color += Trace(newray) * w(newray.direction, normal, -ray.direction)/prob  </w:t>
      </w:r>
    </w:p>
    <w:p w14:paraId="31F7F72E"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val="en-US" w:eastAsia="ru-RU"/>
        </w:rPr>
        <w:t>    </w:t>
      </w:r>
      <w:proofErr w:type="spellStart"/>
      <w:r w:rsidRPr="00B5325E">
        <w:rPr>
          <w:rFonts w:ascii="Consolas" w:eastAsia="Times New Roman" w:hAnsi="Consolas" w:cs="Times New Roman"/>
          <w:b/>
          <w:bCs/>
          <w:color w:val="006699"/>
          <w:sz w:val="20"/>
          <w:szCs w:val="28"/>
          <w:bdr w:val="none" w:sz="0" w:space="0" w:color="auto" w:frame="1"/>
          <w:lang w:eastAsia="ru-RU"/>
        </w:rPr>
        <w:t>return</w:t>
      </w:r>
      <w:proofErr w:type="spellEnd"/>
      <w:r w:rsidRPr="00B5325E">
        <w:rPr>
          <w:rFonts w:ascii="Consolas" w:eastAsia="Times New Roman" w:hAnsi="Consolas" w:cs="Times New Roman"/>
          <w:color w:val="000000"/>
          <w:sz w:val="20"/>
          <w:szCs w:val="28"/>
          <w:bdr w:val="none" w:sz="0" w:space="0" w:color="auto" w:frame="1"/>
          <w:lang w:eastAsia="ru-RU"/>
        </w:rPr>
        <w:t> </w:t>
      </w:r>
      <w:proofErr w:type="spellStart"/>
      <w:r w:rsidRPr="00B5325E">
        <w:rPr>
          <w:rFonts w:ascii="Consolas" w:eastAsia="Times New Roman" w:hAnsi="Consolas" w:cs="Times New Roman"/>
          <w:color w:val="000000"/>
          <w:sz w:val="20"/>
          <w:szCs w:val="28"/>
          <w:bdr w:val="none" w:sz="0" w:space="0" w:color="auto" w:frame="1"/>
          <w:lang w:eastAsia="ru-RU"/>
        </w:rPr>
        <w:t>color</w:t>
      </w:r>
      <w:proofErr w:type="spellEnd"/>
      <w:r w:rsidRPr="00B5325E">
        <w:rPr>
          <w:rFonts w:ascii="Consolas" w:eastAsia="Times New Roman" w:hAnsi="Consolas" w:cs="Times New Roman"/>
          <w:color w:val="000000"/>
          <w:sz w:val="20"/>
          <w:szCs w:val="28"/>
          <w:bdr w:val="none" w:sz="0" w:space="0" w:color="auto" w:frame="1"/>
          <w:lang w:eastAsia="ru-RU"/>
        </w:rPr>
        <w:t>  </w:t>
      </w:r>
    </w:p>
    <w:p w14:paraId="10D270C9"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eastAsia="ru-RU"/>
        </w:rPr>
        <w:t>}  </w:t>
      </w:r>
    </w:p>
    <w:p w14:paraId="5BFE0426" w14:textId="77777777" w:rsidR="001A64F6" w:rsidRPr="00AD4BD2" w:rsidRDefault="001A64F6" w:rsidP="00B5325E">
      <w:pPr>
        <w:rPr>
          <w:rFonts w:ascii="Times New Roman" w:hAnsi="Times New Roman" w:cs="Times New Roman"/>
          <w:b/>
          <w:sz w:val="28"/>
          <w:szCs w:val="28"/>
        </w:rPr>
      </w:pPr>
    </w:p>
    <w:p w14:paraId="01879E95" w14:textId="438276C2" w:rsidR="001A64F6" w:rsidRPr="00B5325E" w:rsidRDefault="001A64F6" w:rsidP="00B5325E">
      <w:pPr>
        <w:pStyle w:val="a5"/>
        <w:numPr>
          <w:ilvl w:val="0"/>
          <w:numId w:val="41"/>
        </w:numPr>
        <w:rPr>
          <w:rFonts w:ascii="Times New Roman" w:hAnsi="Times New Roman" w:cs="Times New Roman"/>
          <w:sz w:val="28"/>
          <w:szCs w:val="28"/>
        </w:rPr>
      </w:pPr>
      <w:r w:rsidRPr="00B5325E">
        <w:rPr>
          <w:rFonts w:ascii="Times New Roman" w:hAnsi="Times New Roman" w:cs="Times New Roman"/>
          <w:sz w:val="28"/>
          <w:szCs w:val="28"/>
        </w:rPr>
        <w:t xml:space="preserve">Псевдокод алгоритма </w:t>
      </w:r>
      <w:r w:rsidRPr="00B5325E">
        <w:rPr>
          <w:rFonts w:ascii="Times New Roman" w:hAnsi="Times New Roman" w:cs="Times New Roman"/>
          <w:sz w:val="28"/>
          <w:szCs w:val="28"/>
          <w:lang w:val="en-US"/>
        </w:rPr>
        <w:t>SPPM</w:t>
      </w:r>
    </w:p>
    <w:p w14:paraId="009FB529"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b/>
          <w:bCs/>
          <w:color w:val="006699"/>
          <w:sz w:val="18"/>
          <w:szCs w:val="18"/>
          <w:bdr w:val="none" w:sz="0" w:space="0" w:color="auto" w:frame="1"/>
          <w:lang w:val="en-US" w:eastAsia="ru-RU"/>
        </w:rPr>
        <w:t>void</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SPPMIntegrator</w:t>
      </w:r>
      <w:proofErr w:type="spellEnd"/>
      <w:r w:rsidRPr="00B5325E">
        <w:rPr>
          <w:rFonts w:ascii="Consolas" w:eastAsia="Times New Roman" w:hAnsi="Consolas" w:cs="Times New Roman"/>
          <w:color w:val="000000"/>
          <w:sz w:val="18"/>
          <w:szCs w:val="18"/>
          <w:bdr w:val="none" w:sz="0" w:space="0" w:color="auto" w:frame="1"/>
          <w:lang w:val="en-US" w:eastAsia="ru-RU"/>
        </w:rPr>
        <w:t>::Render(</w:t>
      </w:r>
      <w:proofErr w:type="spellStart"/>
      <w:r w:rsidRPr="00B5325E">
        <w:rPr>
          <w:rFonts w:ascii="Consolas" w:eastAsia="Times New Roman" w:hAnsi="Consolas" w:cs="Times New Roman"/>
          <w:b/>
          <w:bCs/>
          <w:color w:val="006699"/>
          <w:sz w:val="18"/>
          <w:szCs w:val="18"/>
          <w:bdr w:val="none" w:sz="0" w:space="0" w:color="auto" w:frame="1"/>
          <w:lang w:val="en-US" w:eastAsia="ru-RU"/>
        </w:rPr>
        <w:t>const</w:t>
      </w:r>
      <w:proofErr w:type="spellEnd"/>
      <w:r w:rsidRPr="00B5325E">
        <w:rPr>
          <w:rFonts w:ascii="Consolas" w:eastAsia="Times New Roman" w:hAnsi="Consolas" w:cs="Times New Roman"/>
          <w:color w:val="000000"/>
          <w:sz w:val="18"/>
          <w:szCs w:val="18"/>
          <w:bdr w:val="none" w:sz="0" w:space="0" w:color="auto" w:frame="1"/>
          <w:lang w:val="en-US" w:eastAsia="ru-RU"/>
        </w:rPr>
        <w:t> Scene &amp;scene) {    </w:t>
      </w:r>
    </w:p>
    <w:p w14:paraId="09F59866"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Initialize </w:t>
      </w:r>
      <w:proofErr w:type="spellStart"/>
      <w:r w:rsidRPr="00B5325E">
        <w:rPr>
          <w:rFonts w:ascii="Consolas" w:eastAsia="Times New Roman" w:hAnsi="Consolas" w:cs="Times New Roman"/>
          <w:color w:val="008200"/>
          <w:sz w:val="18"/>
          <w:szCs w:val="18"/>
          <w:bdr w:val="none" w:sz="0" w:space="0" w:color="auto" w:frame="1"/>
          <w:lang w:val="en-US" w:eastAsia="ru-RU"/>
        </w:rPr>
        <w:t>pixelBounds</w:t>
      </w:r>
      <w:proofErr w:type="spellEnd"/>
      <w:r w:rsidRPr="00B5325E">
        <w:rPr>
          <w:rFonts w:ascii="Consolas" w:eastAsia="Times New Roman" w:hAnsi="Consolas" w:cs="Times New Roman"/>
          <w:color w:val="008200"/>
          <w:sz w:val="18"/>
          <w:szCs w:val="18"/>
          <w:bdr w:val="none" w:sz="0" w:space="0" w:color="auto" w:frame="1"/>
          <w:lang w:val="en-US" w:eastAsia="ru-RU"/>
        </w:rPr>
        <w:t> and pixels array for SPPM  </w:t>
      </w:r>
      <w:r w:rsidRPr="00B5325E">
        <w:rPr>
          <w:rFonts w:ascii="Consolas" w:eastAsia="Times New Roman" w:hAnsi="Consolas" w:cs="Times New Roman"/>
          <w:color w:val="000000"/>
          <w:sz w:val="18"/>
          <w:szCs w:val="18"/>
          <w:bdr w:val="none" w:sz="0" w:space="0" w:color="auto" w:frame="1"/>
          <w:lang w:val="en-US" w:eastAsia="ru-RU"/>
        </w:rPr>
        <w:t>  </w:t>
      </w:r>
    </w:p>
    <w:p w14:paraId="2DE444DE"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Bounds2i pixelBounds = camera-&gt;film-&gt;croppedPixelBounds;    </w:t>
      </w:r>
    </w:p>
    <w:p w14:paraId="2932C663"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b/>
          <w:bCs/>
          <w:color w:val="2E8B57"/>
          <w:sz w:val="18"/>
          <w:szCs w:val="18"/>
          <w:bdr w:val="none" w:sz="0" w:space="0" w:color="auto" w:frame="1"/>
          <w:lang w:eastAsia="ru-RU"/>
        </w:rPr>
        <w:t>int</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nPixels</w:t>
      </w:r>
      <w:proofErr w:type="spellEnd"/>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pixelBounds.Area</w:t>
      </w:r>
      <w:proofErr w:type="spellEnd"/>
      <w:r w:rsidRPr="003554F8">
        <w:rPr>
          <w:rFonts w:ascii="Consolas" w:eastAsia="Times New Roman" w:hAnsi="Consolas" w:cs="Times New Roman"/>
          <w:color w:val="000000"/>
          <w:sz w:val="18"/>
          <w:szCs w:val="18"/>
          <w:bdr w:val="none" w:sz="0" w:space="0" w:color="auto" w:frame="1"/>
          <w:lang w:eastAsia="ru-RU"/>
        </w:rPr>
        <w:t>();    </w:t>
      </w:r>
    </w:p>
    <w:p w14:paraId="1BF19BF8"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std::unique_ptr&lt;SPPMPixel[]&gt; pixels(</w:t>
      </w:r>
      <w:r w:rsidRPr="00B5325E">
        <w:rPr>
          <w:rFonts w:ascii="Consolas" w:eastAsia="Times New Roman" w:hAnsi="Consolas" w:cs="Times New Roman"/>
          <w:b/>
          <w:bCs/>
          <w:color w:val="006699"/>
          <w:sz w:val="18"/>
          <w:szCs w:val="18"/>
          <w:bdr w:val="none" w:sz="0" w:space="0" w:color="auto" w:frame="1"/>
          <w:lang w:val="en-US" w:eastAsia="ru-RU"/>
        </w:rPr>
        <w:t>new</w:t>
      </w:r>
      <w:r w:rsidRPr="00B5325E">
        <w:rPr>
          <w:rFonts w:ascii="Consolas" w:eastAsia="Times New Roman" w:hAnsi="Consolas" w:cs="Times New Roman"/>
          <w:color w:val="000000"/>
          <w:sz w:val="18"/>
          <w:szCs w:val="18"/>
          <w:bdr w:val="none" w:sz="0" w:space="0" w:color="auto" w:frame="1"/>
          <w:lang w:val="en-US" w:eastAsia="ru-RU"/>
        </w:rPr>
        <w:t> SPPMPixel[nPixels]);    </w:t>
      </w:r>
    </w:p>
    <w:p w14:paraId="1EF94CAE"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 0;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&lt; </w:t>
      </w:r>
      <w:proofErr w:type="spellStart"/>
      <w:r w:rsidRPr="00B5325E">
        <w:rPr>
          <w:rFonts w:ascii="Consolas" w:eastAsia="Times New Roman" w:hAnsi="Consolas" w:cs="Times New Roman"/>
          <w:color w:val="000000"/>
          <w:sz w:val="18"/>
          <w:szCs w:val="18"/>
          <w:bdr w:val="none" w:sz="0" w:space="0" w:color="auto" w:frame="1"/>
          <w:lang w:val="en-US" w:eastAsia="ru-RU"/>
        </w:rPr>
        <w:t>nPixels</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5CFF674B"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color w:val="000000"/>
          <w:sz w:val="18"/>
          <w:szCs w:val="18"/>
          <w:bdr w:val="none" w:sz="0" w:space="0" w:color="auto" w:frame="1"/>
          <w:lang w:eastAsia="ru-RU"/>
        </w:rPr>
        <w:t>pixels</w:t>
      </w:r>
      <w:proofErr w:type="spellEnd"/>
      <w:r w:rsidRPr="003554F8">
        <w:rPr>
          <w:rFonts w:ascii="Consolas" w:eastAsia="Times New Roman" w:hAnsi="Consolas" w:cs="Times New Roman"/>
          <w:color w:val="000000"/>
          <w:sz w:val="18"/>
          <w:szCs w:val="18"/>
          <w:bdr w:val="none" w:sz="0" w:space="0" w:color="auto" w:frame="1"/>
          <w:lang w:eastAsia="ru-RU"/>
        </w:rPr>
        <w:t>[i</w:t>
      </w:r>
      <w:proofErr w:type="gramStart"/>
      <w:r w:rsidRPr="003554F8">
        <w:rPr>
          <w:rFonts w:ascii="Consolas" w:eastAsia="Times New Roman" w:hAnsi="Consolas" w:cs="Times New Roman"/>
          <w:color w:val="000000"/>
          <w:sz w:val="18"/>
          <w:szCs w:val="18"/>
          <w:bdr w:val="none" w:sz="0" w:space="0" w:color="auto" w:frame="1"/>
          <w:lang w:eastAsia="ru-RU"/>
        </w:rPr>
        <w:t>].</w:t>
      </w:r>
      <w:proofErr w:type="spellStart"/>
      <w:r w:rsidRPr="003554F8">
        <w:rPr>
          <w:rFonts w:ascii="Consolas" w:eastAsia="Times New Roman" w:hAnsi="Consolas" w:cs="Times New Roman"/>
          <w:color w:val="000000"/>
          <w:sz w:val="18"/>
          <w:szCs w:val="18"/>
          <w:bdr w:val="none" w:sz="0" w:space="0" w:color="auto" w:frame="1"/>
          <w:lang w:eastAsia="ru-RU"/>
        </w:rPr>
        <w:t>radius</w:t>
      </w:r>
      <w:proofErr w:type="spellEnd"/>
      <w:proofErr w:type="gramEnd"/>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initialSearchRadius</w:t>
      </w:r>
      <w:proofErr w:type="spellEnd"/>
      <w:r w:rsidRPr="003554F8">
        <w:rPr>
          <w:rFonts w:ascii="Consolas" w:eastAsia="Times New Roman" w:hAnsi="Consolas" w:cs="Times New Roman"/>
          <w:color w:val="000000"/>
          <w:sz w:val="18"/>
          <w:szCs w:val="18"/>
          <w:bdr w:val="none" w:sz="0" w:space="0" w:color="auto" w:frame="1"/>
          <w:lang w:eastAsia="ru-RU"/>
        </w:rPr>
        <w:t>;    </w:t>
      </w:r>
    </w:p>
    <w:p w14:paraId="4D2A93A8"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756F694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Вычисление lightDistr для испускания фотонов пропорционально силе источника света   </w:t>
      </w:r>
      <w:r w:rsidRPr="003554F8">
        <w:rPr>
          <w:rFonts w:ascii="Consolas" w:eastAsia="Times New Roman" w:hAnsi="Consolas" w:cs="Times New Roman"/>
          <w:color w:val="000000"/>
          <w:sz w:val="18"/>
          <w:szCs w:val="18"/>
          <w:bdr w:val="none" w:sz="0" w:space="0" w:color="auto" w:frame="1"/>
          <w:lang w:eastAsia="ru-RU"/>
        </w:rPr>
        <w:t>  </w:t>
      </w:r>
    </w:p>
    <w:p w14:paraId="4E277D92"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color w:val="000000"/>
          <w:sz w:val="18"/>
          <w:szCs w:val="18"/>
          <w:bdr w:val="none" w:sz="0" w:space="0" w:color="auto" w:frame="1"/>
          <w:lang w:val="en-US" w:eastAsia="ru-RU"/>
        </w:rPr>
        <w:t>std::unique_ptr&lt;Distribution1D&gt; lightDistr = ComputeLightPowerDistribution(scene);    </w:t>
      </w:r>
    </w:p>
    <w:p w14:paraId="5C0938B5"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
    <w:p w14:paraId="68D15C75"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w:t>
      </w:r>
      <w:proofErr w:type="spellStart"/>
      <w:r w:rsidRPr="003554F8">
        <w:rPr>
          <w:rFonts w:ascii="Consolas" w:eastAsia="Times New Roman" w:hAnsi="Consolas" w:cs="Times New Roman"/>
          <w:color w:val="008200"/>
          <w:sz w:val="18"/>
          <w:szCs w:val="18"/>
          <w:bdr w:val="none" w:sz="0" w:space="0" w:color="auto" w:frame="1"/>
          <w:lang w:eastAsia="ru-RU"/>
        </w:rPr>
        <w:t>Perform</w:t>
      </w:r>
      <w:proofErr w:type="spellEnd"/>
      <w:r w:rsidRPr="003554F8">
        <w:rPr>
          <w:rFonts w:ascii="Consolas" w:eastAsia="Times New Roman" w:hAnsi="Consolas" w:cs="Times New Roman"/>
          <w:color w:val="008200"/>
          <w:sz w:val="18"/>
          <w:szCs w:val="18"/>
          <w:bdr w:val="none" w:sz="0" w:space="0" w:color="auto" w:frame="1"/>
          <w:lang w:eastAsia="ru-RU"/>
        </w:rPr>
        <w:t> </w:t>
      </w:r>
      <w:proofErr w:type="spellStart"/>
      <w:r w:rsidRPr="003554F8">
        <w:rPr>
          <w:rFonts w:ascii="Consolas" w:eastAsia="Times New Roman" w:hAnsi="Consolas" w:cs="Times New Roman"/>
          <w:color w:val="008200"/>
          <w:sz w:val="18"/>
          <w:szCs w:val="18"/>
          <w:bdr w:val="none" w:sz="0" w:space="0" w:color="auto" w:frame="1"/>
          <w:lang w:eastAsia="ru-RU"/>
        </w:rPr>
        <w:t>nIterations</w:t>
      </w:r>
      <w:proofErr w:type="spellEnd"/>
      <w:r w:rsidRPr="003554F8">
        <w:rPr>
          <w:rFonts w:ascii="Consolas" w:eastAsia="Times New Roman" w:hAnsi="Consolas" w:cs="Times New Roman"/>
          <w:color w:val="008200"/>
          <w:sz w:val="18"/>
          <w:szCs w:val="18"/>
          <w:bdr w:val="none" w:sz="0" w:space="0" w:color="auto" w:frame="1"/>
          <w:lang w:eastAsia="ru-RU"/>
        </w:rPr>
        <w:t> </w:t>
      </w:r>
      <w:proofErr w:type="spellStart"/>
      <w:r w:rsidRPr="003554F8">
        <w:rPr>
          <w:rFonts w:ascii="Consolas" w:eastAsia="Times New Roman" w:hAnsi="Consolas" w:cs="Times New Roman"/>
          <w:color w:val="008200"/>
          <w:sz w:val="18"/>
          <w:szCs w:val="18"/>
          <w:bdr w:val="none" w:sz="0" w:space="0" w:color="auto" w:frame="1"/>
          <w:lang w:eastAsia="ru-RU"/>
        </w:rPr>
        <w:t>of</w:t>
      </w:r>
      <w:proofErr w:type="spellEnd"/>
      <w:r w:rsidRPr="003554F8">
        <w:rPr>
          <w:rFonts w:ascii="Consolas" w:eastAsia="Times New Roman" w:hAnsi="Consolas" w:cs="Times New Roman"/>
          <w:color w:val="008200"/>
          <w:sz w:val="18"/>
          <w:szCs w:val="18"/>
          <w:bdr w:val="none" w:sz="0" w:space="0" w:color="auto" w:frame="1"/>
          <w:lang w:eastAsia="ru-RU"/>
        </w:rPr>
        <w:t> SPPM </w:t>
      </w:r>
      <w:proofErr w:type="spellStart"/>
      <w:r w:rsidRPr="003554F8">
        <w:rPr>
          <w:rFonts w:ascii="Consolas" w:eastAsia="Times New Roman" w:hAnsi="Consolas" w:cs="Times New Roman"/>
          <w:color w:val="008200"/>
          <w:sz w:val="18"/>
          <w:szCs w:val="18"/>
          <w:bdr w:val="none" w:sz="0" w:space="0" w:color="auto" w:frame="1"/>
          <w:lang w:eastAsia="ru-RU"/>
        </w:rPr>
        <w:t>integration</w:t>
      </w:r>
      <w:proofErr w:type="spellEnd"/>
      <w:r w:rsidRPr="003554F8">
        <w:rPr>
          <w:rFonts w:ascii="Consolas" w:eastAsia="Times New Roman" w:hAnsi="Consolas" w:cs="Times New Roman"/>
          <w:color w:val="008200"/>
          <w:sz w:val="18"/>
          <w:szCs w:val="18"/>
          <w:bdr w:val="none" w:sz="0" w:space="0" w:color="auto" w:frame="1"/>
          <w:lang w:eastAsia="ru-RU"/>
        </w:rPr>
        <w:t>   </w:t>
      </w:r>
      <w:r w:rsidRPr="003554F8">
        <w:rPr>
          <w:rFonts w:ascii="Consolas" w:eastAsia="Times New Roman" w:hAnsi="Consolas" w:cs="Times New Roman"/>
          <w:color w:val="000000"/>
          <w:sz w:val="18"/>
          <w:szCs w:val="18"/>
          <w:bdr w:val="none" w:sz="0" w:space="0" w:color="auto" w:frame="1"/>
          <w:lang w:eastAsia="ru-RU"/>
        </w:rPr>
        <w:t>  </w:t>
      </w:r>
    </w:p>
    <w:p w14:paraId="42D4D323"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HaltonSampler</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sampler</w:t>
      </w:r>
      <w:proofErr w:type="spellEnd"/>
      <w:r w:rsidRPr="003554F8">
        <w:rPr>
          <w:rFonts w:ascii="Consolas" w:eastAsia="Times New Roman" w:hAnsi="Consolas" w:cs="Times New Roman"/>
          <w:color w:val="000000"/>
          <w:sz w:val="18"/>
          <w:szCs w:val="18"/>
          <w:bdr w:val="none" w:sz="0" w:space="0" w:color="auto" w:frame="1"/>
          <w:lang w:eastAsia="ru-RU"/>
        </w:rPr>
        <w:t>(</w:t>
      </w:r>
      <w:proofErr w:type="spellStart"/>
      <w:proofErr w:type="gramEnd"/>
      <w:r w:rsidRPr="003554F8">
        <w:rPr>
          <w:rFonts w:ascii="Consolas" w:eastAsia="Times New Roman" w:hAnsi="Consolas" w:cs="Times New Roman"/>
          <w:color w:val="000000"/>
          <w:sz w:val="18"/>
          <w:szCs w:val="18"/>
          <w:bdr w:val="none" w:sz="0" w:space="0" w:color="auto" w:frame="1"/>
          <w:lang w:eastAsia="ru-RU"/>
        </w:rPr>
        <w:t>nIterations</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pixelBounds</w:t>
      </w:r>
      <w:proofErr w:type="spellEnd"/>
      <w:r w:rsidRPr="003554F8">
        <w:rPr>
          <w:rFonts w:ascii="Consolas" w:eastAsia="Times New Roman" w:hAnsi="Consolas" w:cs="Times New Roman"/>
          <w:color w:val="000000"/>
          <w:sz w:val="18"/>
          <w:szCs w:val="18"/>
          <w:bdr w:val="none" w:sz="0" w:space="0" w:color="auto" w:frame="1"/>
          <w:lang w:eastAsia="ru-RU"/>
        </w:rPr>
        <w:t>);    </w:t>
      </w:r>
    </w:p>
    <w:p w14:paraId="79B4CF5C"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Вычисление кол-ва плиток для использования SPPM camera pass  </w:t>
      </w:r>
      <w:r w:rsidRPr="003554F8">
        <w:rPr>
          <w:rFonts w:ascii="Consolas" w:eastAsia="Times New Roman" w:hAnsi="Consolas" w:cs="Times New Roman"/>
          <w:color w:val="000000"/>
          <w:sz w:val="18"/>
          <w:szCs w:val="18"/>
          <w:bdr w:val="none" w:sz="0" w:space="0" w:color="auto" w:frame="1"/>
          <w:lang w:eastAsia="ru-RU"/>
        </w:rPr>
        <w:t>  </w:t>
      </w:r>
    </w:p>
    <w:p w14:paraId="288400F9"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iter</w:t>
      </w:r>
      <w:proofErr w:type="spellEnd"/>
      <w:r w:rsidRPr="00B5325E">
        <w:rPr>
          <w:rFonts w:ascii="Consolas" w:eastAsia="Times New Roman" w:hAnsi="Consolas" w:cs="Times New Roman"/>
          <w:color w:val="000000"/>
          <w:sz w:val="18"/>
          <w:szCs w:val="18"/>
          <w:bdr w:val="none" w:sz="0" w:space="0" w:color="auto" w:frame="1"/>
          <w:lang w:val="en-US" w:eastAsia="ru-RU"/>
        </w:rPr>
        <w:t> = 0; </w:t>
      </w:r>
      <w:proofErr w:type="spellStart"/>
      <w:r w:rsidRPr="00B5325E">
        <w:rPr>
          <w:rFonts w:ascii="Consolas" w:eastAsia="Times New Roman" w:hAnsi="Consolas" w:cs="Times New Roman"/>
          <w:color w:val="000000"/>
          <w:sz w:val="18"/>
          <w:szCs w:val="18"/>
          <w:bdr w:val="none" w:sz="0" w:space="0" w:color="auto" w:frame="1"/>
          <w:lang w:val="en-US" w:eastAsia="ru-RU"/>
        </w:rPr>
        <w:t>iter</w:t>
      </w:r>
      <w:proofErr w:type="spellEnd"/>
      <w:r w:rsidRPr="00B5325E">
        <w:rPr>
          <w:rFonts w:ascii="Consolas" w:eastAsia="Times New Roman" w:hAnsi="Consolas" w:cs="Times New Roman"/>
          <w:color w:val="000000"/>
          <w:sz w:val="18"/>
          <w:szCs w:val="18"/>
          <w:bdr w:val="none" w:sz="0" w:space="0" w:color="auto" w:frame="1"/>
          <w:lang w:val="en-US" w:eastAsia="ru-RU"/>
        </w:rPr>
        <w:t> &lt; </w:t>
      </w:r>
      <w:proofErr w:type="spellStart"/>
      <w:r w:rsidRPr="00B5325E">
        <w:rPr>
          <w:rFonts w:ascii="Consolas" w:eastAsia="Times New Roman" w:hAnsi="Consolas" w:cs="Times New Roman"/>
          <w:color w:val="000000"/>
          <w:sz w:val="18"/>
          <w:szCs w:val="18"/>
          <w:bdr w:val="none" w:sz="0" w:space="0" w:color="auto" w:frame="1"/>
          <w:lang w:val="en-US" w:eastAsia="ru-RU"/>
        </w:rPr>
        <w:t>nIterations</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iter</w:t>
      </w:r>
      <w:proofErr w:type="spellEnd"/>
      <w:r w:rsidRPr="00B5325E">
        <w:rPr>
          <w:rFonts w:ascii="Consolas" w:eastAsia="Times New Roman" w:hAnsi="Consolas" w:cs="Times New Roman"/>
          <w:color w:val="000000"/>
          <w:sz w:val="18"/>
          <w:szCs w:val="18"/>
          <w:bdr w:val="none" w:sz="0" w:space="0" w:color="auto" w:frame="1"/>
          <w:lang w:val="en-US" w:eastAsia="ru-RU"/>
        </w:rPr>
        <w:t>) {    </w:t>
      </w:r>
    </w:p>
    <w:p w14:paraId="6B26105E"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генерация SPPM видимых точек --------------  </w:t>
      </w:r>
      <w:r w:rsidRPr="003554F8">
        <w:rPr>
          <w:rFonts w:ascii="Consolas" w:eastAsia="Times New Roman" w:hAnsi="Consolas" w:cs="Times New Roman"/>
          <w:color w:val="000000"/>
          <w:sz w:val="18"/>
          <w:szCs w:val="18"/>
          <w:bdr w:val="none" w:sz="0" w:space="0" w:color="auto" w:frame="1"/>
          <w:lang w:eastAsia="ru-RU"/>
        </w:rPr>
        <w:t>  </w:t>
      </w:r>
    </w:p>
    <w:p w14:paraId="2E4EE408"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std::vector&lt;MemoryArena&gt; perThreadArenas(MaxThreadIndex());    </w:t>
      </w:r>
    </w:p>
    <w:p w14:paraId="238EC061"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0000"/>
          <w:sz w:val="18"/>
          <w:szCs w:val="18"/>
          <w:bdr w:val="none" w:sz="0" w:space="0" w:color="auto" w:frame="1"/>
          <w:lang w:eastAsia="ru-RU"/>
        </w:rPr>
        <w:t>ParallelFor2</w:t>
      </w:r>
      <w:proofErr w:type="gramStart"/>
      <w:r w:rsidRPr="003554F8">
        <w:rPr>
          <w:rFonts w:ascii="Consolas" w:eastAsia="Times New Roman" w:hAnsi="Consolas" w:cs="Times New Roman"/>
          <w:color w:val="000000"/>
          <w:sz w:val="18"/>
          <w:szCs w:val="18"/>
          <w:bdr w:val="none" w:sz="0" w:space="0" w:color="auto" w:frame="1"/>
          <w:lang w:eastAsia="ru-RU"/>
        </w:rPr>
        <w:t>D(</w:t>
      </w:r>
      <w:proofErr w:type="gramEnd"/>
      <w:r w:rsidRPr="003554F8">
        <w:rPr>
          <w:rFonts w:ascii="Consolas" w:eastAsia="Times New Roman" w:hAnsi="Consolas" w:cs="Times New Roman"/>
          <w:color w:val="000000"/>
          <w:sz w:val="18"/>
          <w:szCs w:val="18"/>
          <w:bdr w:val="none" w:sz="0" w:space="0" w:color="auto" w:frame="1"/>
          <w:lang w:eastAsia="ru-RU"/>
        </w:rPr>
        <w:t>    </w:t>
      </w:r>
    </w:p>
    <w:p w14:paraId="367708EE"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gramStart"/>
      <w:r w:rsidRPr="003554F8">
        <w:rPr>
          <w:rFonts w:ascii="Consolas" w:eastAsia="Times New Roman" w:hAnsi="Consolas" w:cs="Times New Roman"/>
          <w:color w:val="000000"/>
          <w:sz w:val="18"/>
          <w:szCs w:val="18"/>
          <w:bdr w:val="none" w:sz="0" w:space="0" w:color="auto" w:frame="1"/>
          <w:lang w:eastAsia="ru-RU"/>
        </w:rPr>
        <w:t>&amp;](</w:t>
      </w:r>
      <w:proofErr w:type="gramEnd"/>
      <w:r w:rsidRPr="003554F8">
        <w:rPr>
          <w:rFonts w:ascii="Consolas" w:eastAsia="Times New Roman" w:hAnsi="Consolas" w:cs="Times New Roman"/>
          <w:color w:val="000000"/>
          <w:sz w:val="18"/>
          <w:szCs w:val="18"/>
          <w:bdr w:val="none" w:sz="0" w:space="0" w:color="auto" w:frame="1"/>
          <w:lang w:eastAsia="ru-RU"/>
        </w:rPr>
        <w:t>Point2i </w:t>
      </w:r>
      <w:proofErr w:type="spellStart"/>
      <w:r w:rsidRPr="003554F8">
        <w:rPr>
          <w:rFonts w:ascii="Consolas" w:eastAsia="Times New Roman" w:hAnsi="Consolas" w:cs="Times New Roman"/>
          <w:color w:val="000000"/>
          <w:sz w:val="18"/>
          <w:szCs w:val="18"/>
          <w:bdr w:val="none" w:sz="0" w:space="0" w:color="auto" w:frame="1"/>
          <w:lang w:eastAsia="ru-RU"/>
        </w:rPr>
        <w:t>tile</w:t>
      </w:r>
      <w:proofErr w:type="spellEnd"/>
      <w:r w:rsidRPr="003554F8">
        <w:rPr>
          <w:rFonts w:ascii="Consolas" w:eastAsia="Times New Roman" w:hAnsi="Consolas" w:cs="Times New Roman"/>
          <w:color w:val="000000"/>
          <w:sz w:val="18"/>
          <w:szCs w:val="18"/>
          <w:bdr w:val="none" w:sz="0" w:space="0" w:color="auto" w:frame="1"/>
          <w:lang w:eastAsia="ru-RU"/>
        </w:rPr>
        <w:t>) {    </w:t>
      </w:r>
    </w:p>
    <w:p w14:paraId="0F9E5513"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MemoryArena &amp;arena = perThreadArenas[ThreadIndex];    </w:t>
      </w:r>
    </w:p>
    <w:p w14:paraId="48327FBC"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Follow camera paths for tile in image for SPPM  </w:t>
      </w:r>
      <w:r w:rsidRPr="00B5325E">
        <w:rPr>
          <w:rFonts w:ascii="Consolas" w:eastAsia="Times New Roman" w:hAnsi="Consolas" w:cs="Times New Roman"/>
          <w:color w:val="000000"/>
          <w:sz w:val="18"/>
          <w:szCs w:val="18"/>
          <w:bdr w:val="none" w:sz="0" w:space="0" w:color="auto" w:frame="1"/>
          <w:lang w:val="en-US" w:eastAsia="ru-RU"/>
        </w:rPr>
        <w:t>  </w:t>
      </w:r>
    </w:p>
    <w:p w14:paraId="545B3439"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nTiles</w:t>
      </w:r>
      <w:proofErr w:type="spellEnd"/>
      <w:r w:rsidRPr="003554F8">
        <w:rPr>
          <w:rFonts w:ascii="Consolas" w:eastAsia="Times New Roman" w:hAnsi="Consolas" w:cs="Times New Roman"/>
          <w:color w:val="000000"/>
          <w:sz w:val="18"/>
          <w:szCs w:val="18"/>
          <w:bdr w:val="none" w:sz="0" w:space="0" w:color="auto" w:frame="1"/>
          <w:lang w:eastAsia="ru-RU"/>
        </w:rPr>
        <w:t>);    </w:t>
      </w:r>
    </w:p>
    <w:p w14:paraId="49EF623F"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Создание сетки всех видимых точек</w:t>
      </w:r>
      <w:r w:rsidRPr="003554F8">
        <w:rPr>
          <w:rFonts w:ascii="Consolas" w:eastAsia="Times New Roman" w:hAnsi="Consolas" w:cs="Times New Roman"/>
          <w:color w:val="000000"/>
          <w:sz w:val="18"/>
          <w:szCs w:val="18"/>
          <w:bdr w:val="none" w:sz="0" w:space="0" w:color="auto" w:frame="1"/>
          <w:lang w:eastAsia="ru-RU"/>
        </w:rPr>
        <w:t>  </w:t>
      </w:r>
    </w:p>
    <w:p w14:paraId="7F98E82B"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Allocate grid for SPPM visible points   </w:t>
      </w:r>
      <w:r w:rsidRPr="00B5325E">
        <w:rPr>
          <w:rFonts w:ascii="Consolas" w:eastAsia="Times New Roman" w:hAnsi="Consolas" w:cs="Times New Roman"/>
          <w:color w:val="000000"/>
          <w:sz w:val="18"/>
          <w:szCs w:val="18"/>
          <w:bdr w:val="none" w:sz="0" w:space="0" w:color="auto" w:frame="1"/>
          <w:lang w:val="en-US" w:eastAsia="ru-RU"/>
        </w:rPr>
        <w:t>  </w:t>
      </w:r>
    </w:p>
    <w:p w14:paraId="280FBF4C"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Compute grid bounds for SPPM visible points  </w:t>
      </w:r>
      <w:r w:rsidRPr="00B5325E">
        <w:rPr>
          <w:rFonts w:ascii="Consolas" w:eastAsia="Times New Roman" w:hAnsi="Consolas" w:cs="Times New Roman"/>
          <w:color w:val="000000"/>
          <w:sz w:val="18"/>
          <w:szCs w:val="18"/>
          <w:bdr w:val="none" w:sz="0" w:space="0" w:color="auto" w:frame="1"/>
          <w:lang w:val="en-US" w:eastAsia="ru-RU"/>
        </w:rPr>
        <w:t>  </w:t>
      </w:r>
    </w:p>
    <w:p w14:paraId="7F2A7BE1"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Compute resolution of SPPM grid in each dimension   </w:t>
      </w:r>
      <w:r w:rsidRPr="00B5325E">
        <w:rPr>
          <w:rFonts w:ascii="Consolas" w:eastAsia="Times New Roman" w:hAnsi="Consolas" w:cs="Times New Roman"/>
          <w:color w:val="000000"/>
          <w:sz w:val="18"/>
          <w:szCs w:val="18"/>
          <w:bdr w:val="none" w:sz="0" w:space="0" w:color="auto" w:frame="1"/>
          <w:lang w:val="en-US" w:eastAsia="ru-RU"/>
        </w:rPr>
        <w:t>  </w:t>
      </w:r>
    </w:p>
    <w:p w14:paraId="1BDF6C90"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Add visible points to SPPM grid  </w:t>
      </w:r>
      <w:r w:rsidRPr="00B5325E">
        <w:rPr>
          <w:rFonts w:ascii="Consolas" w:eastAsia="Times New Roman" w:hAnsi="Consolas" w:cs="Times New Roman"/>
          <w:color w:val="000000"/>
          <w:sz w:val="18"/>
          <w:szCs w:val="18"/>
          <w:bdr w:val="none" w:sz="0" w:space="0" w:color="auto" w:frame="1"/>
          <w:lang w:val="en-US" w:eastAsia="ru-RU"/>
        </w:rPr>
        <w:t>  </w:t>
      </w:r>
    </w:p>
    <w:p w14:paraId="655493AC"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
    <w:p w14:paraId="78B212A2"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Отслеживание траектории фотонов и объединение вклада в </w:t>
      </w:r>
      <w:proofErr w:type="spellStart"/>
      <w:r w:rsidRPr="003554F8">
        <w:rPr>
          <w:rFonts w:ascii="Consolas" w:eastAsia="Times New Roman" w:hAnsi="Consolas" w:cs="Times New Roman"/>
          <w:color w:val="008200"/>
          <w:sz w:val="18"/>
          <w:szCs w:val="18"/>
          <w:bdr w:val="none" w:sz="0" w:space="0" w:color="auto" w:frame="1"/>
          <w:lang w:eastAsia="ru-RU"/>
        </w:rPr>
        <w:t>эя</w:t>
      </w:r>
      <w:proofErr w:type="spellEnd"/>
      <w:r w:rsidRPr="003554F8">
        <w:rPr>
          <w:rFonts w:ascii="Consolas" w:eastAsia="Times New Roman" w:hAnsi="Consolas" w:cs="Times New Roman"/>
          <w:color w:val="000000"/>
          <w:sz w:val="18"/>
          <w:szCs w:val="18"/>
          <w:bdr w:val="none" w:sz="0" w:space="0" w:color="auto" w:frame="1"/>
          <w:lang w:eastAsia="ru-RU"/>
        </w:rPr>
        <w:t>  </w:t>
      </w:r>
    </w:p>
    <w:p w14:paraId="6281D94B"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color w:val="000000"/>
          <w:sz w:val="18"/>
          <w:szCs w:val="18"/>
          <w:bdr w:val="none" w:sz="0" w:space="0" w:color="auto" w:frame="1"/>
          <w:lang w:val="en-US" w:eastAsia="ru-RU"/>
        </w:rPr>
        <w:t>std::vector&lt;MemoryArena&gt; photonShootArenas(MaxThreadIndex());    </w:t>
      </w:r>
    </w:p>
    <w:p w14:paraId="2A7A099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ParallelFor</w:t>
      </w:r>
      <w:proofErr w:type="spellEnd"/>
      <w:r w:rsidRPr="003554F8">
        <w:rPr>
          <w:rFonts w:ascii="Consolas" w:eastAsia="Times New Roman" w:hAnsi="Consolas" w:cs="Times New Roman"/>
          <w:color w:val="000000"/>
          <w:sz w:val="18"/>
          <w:szCs w:val="18"/>
          <w:bdr w:val="none" w:sz="0" w:space="0" w:color="auto" w:frame="1"/>
          <w:lang w:eastAsia="ru-RU"/>
        </w:rPr>
        <w:t>(</w:t>
      </w:r>
      <w:proofErr w:type="gramEnd"/>
      <w:r w:rsidRPr="003554F8">
        <w:rPr>
          <w:rFonts w:ascii="Consolas" w:eastAsia="Times New Roman" w:hAnsi="Consolas" w:cs="Times New Roman"/>
          <w:color w:val="000000"/>
          <w:sz w:val="18"/>
          <w:szCs w:val="18"/>
          <w:bdr w:val="none" w:sz="0" w:space="0" w:color="auto" w:frame="1"/>
          <w:lang w:eastAsia="ru-RU"/>
        </w:rPr>
        <w:t>    </w:t>
      </w:r>
    </w:p>
    <w:p w14:paraId="26CF66B6"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gramStart"/>
      <w:r w:rsidRPr="003554F8">
        <w:rPr>
          <w:rFonts w:ascii="Consolas" w:eastAsia="Times New Roman" w:hAnsi="Consolas" w:cs="Times New Roman"/>
          <w:color w:val="000000"/>
          <w:sz w:val="18"/>
          <w:szCs w:val="18"/>
          <w:bdr w:val="none" w:sz="0" w:space="0" w:color="auto" w:frame="1"/>
          <w:lang w:eastAsia="ru-RU"/>
        </w:rPr>
        <w:t>&amp;](</w:t>
      </w:r>
      <w:proofErr w:type="spellStart"/>
      <w:proofErr w:type="gramEnd"/>
      <w:r w:rsidRPr="003554F8">
        <w:rPr>
          <w:rFonts w:ascii="Consolas" w:eastAsia="Times New Roman" w:hAnsi="Consolas" w:cs="Times New Roman"/>
          <w:b/>
          <w:bCs/>
          <w:color w:val="2E8B57"/>
          <w:sz w:val="18"/>
          <w:szCs w:val="18"/>
          <w:bdr w:val="none" w:sz="0" w:space="0" w:color="auto" w:frame="1"/>
          <w:lang w:eastAsia="ru-RU"/>
        </w:rPr>
        <w:t>int</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photonIndex</w:t>
      </w:r>
      <w:proofErr w:type="spellEnd"/>
      <w:r w:rsidRPr="003554F8">
        <w:rPr>
          <w:rFonts w:ascii="Consolas" w:eastAsia="Times New Roman" w:hAnsi="Consolas" w:cs="Times New Roman"/>
          <w:color w:val="000000"/>
          <w:sz w:val="18"/>
          <w:szCs w:val="18"/>
          <w:bdr w:val="none" w:sz="0" w:space="0" w:color="auto" w:frame="1"/>
          <w:lang w:eastAsia="ru-RU"/>
        </w:rPr>
        <w:t>) {    </w:t>
      </w:r>
    </w:p>
    <w:p w14:paraId="7DA42111"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MemoryArena &amp;arena = photonShootArenas[ThreadIndex];    </w:t>
      </w:r>
    </w:p>
    <w:p w14:paraId="1C9577EC"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Следование по пути фотона для photon_Index </w:t>
      </w:r>
      <w:r w:rsidRPr="003554F8">
        <w:rPr>
          <w:rFonts w:ascii="Consolas" w:eastAsia="Times New Roman" w:hAnsi="Consolas" w:cs="Times New Roman"/>
          <w:color w:val="000000"/>
          <w:sz w:val="18"/>
          <w:szCs w:val="18"/>
          <w:bdr w:val="none" w:sz="0" w:space="0" w:color="auto" w:frame="1"/>
          <w:lang w:eastAsia="ru-RU"/>
        </w:rPr>
        <w:t>  </w:t>
      </w:r>
    </w:p>
    <w:p w14:paraId="2D265E32"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arena.Reset</w:t>
      </w:r>
      <w:proofErr w:type="spellEnd"/>
      <w:proofErr w:type="gramEnd"/>
      <w:r w:rsidRPr="003554F8">
        <w:rPr>
          <w:rFonts w:ascii="Consolas" w:eastAsia="Times New Roman" w:hAnsi="Consolas" w:cs="Times New Roman"/>
          <w:color w:val="000000"/>
          <w:sz w:val="18"/>
          <w:szCs w:val="18"/>
          <w:bdr w:val="none" w:sz="0" w:space="0" w:color="auto" w:frame="1"/>
          <w:lang w:eastAsia="ru-RU"/>
        </w:rPr>
        <w:t>();    </w:t>
      </w:r>
    </w:p>
    <w:p w14:paraId="33F86640"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photonsPerIteration</w:t>
      </w:r>
      <w:proofErr w:type="spellEnd"/>
      <w:r w:rsidRPr="003554F8">
        <w:rPr>
          <w:rFonts w:ascii="Consolas" w:eastAsia="Times New Roman" w:hAnsi="Consolas" w:cs="Times New Roman"/>
          <w:color w:val="000000"/>
          <w:sz w:val="18"/>
          <w:szCs w:val="18"/>
          <w:bdr w:val="none" w:sz="0" w:space="0" w:color="auto" w:frame="1"/>
          <w:lang w:eastAsia="ru-RU"/>
        </w:rPr>
        <w:t>, 8192);    </w:t>
      </w:r>
    </w:p>
    <w:p w14:paraId="5B778708"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13841952"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4DCC2958"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Обновление значения пикселей из этого прохода фотонов</w:t>
      </w:r>
      <w:r w:rsidRPr="003554F8">
        <w:rPr>
          <w:rFonts w:ascii="Consolas" w:eastAsia="Times New Roman" w:hAnsi="Consolas" w:cs="Times New Roman"/>
          <w:color w:val="000000"/>
          <w:sz w:val="18"/>
          <w:szCs w:val="18"/>
          <w:bdr w:val="none" w:sz="0" w:space="0" w:color="auto" w:frame="1"/>
          <w:lang w:eastAsia="ru-RU"/>
        </w:rPr>
        <w:t>  </w:t>
      </w:r>
    </w:p>
    <w:p w14:paraId="2C5AE48B"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 0;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&lt; </w:t>
      </w:r>
      <w:proofErr w:type="spellStart"/>
      <w:r w:rsidRPr="00B5325E">
        <w:rPr>
          <w:rFonts w:ascii="Consolas" w:eastAsia="Times New Roman" w:hAnsi="Consolas" w:cs="Times New Roman"/>
          <w:color w:val="000000"/>
          <w:sz w:val="18"/>
          <w:szCs w:val="18"/>
          <w:bdr w:val="none" w:sz="0" w:space="0" w:color="auto" w:frame="1"/>
          <w:lang w:val="en-US" w:eastAsia="ru-RU"/>
        </w:rPr>
        <w:t>nPixels</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    </w:t>
      </w:r>
    </w:p>
    <w:p w14:paraId="35FE7E97"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color w:val="000000"/>
          <w:sz w:val="18"/>
          <w:szCs w:val="18"/>
          <w:bdr w:val="none" w:sz="0" w:space="0" w:color="auto" w:frame="1"/>
          <w:lang w:eastAsia="ru-RU"/>
        </w:rPr>
        <w:t>SPPMPixel</w:t>
      </w:r>
      <w:proofErr w:type="spellEnd"/>
      <w:r w:rsidRPr="003554F8">
        <w:rPr>
          <w:rFonts w:ascii="Consolas" w:eastAsia="Times New Roman" w:hAnsi="Consolas" w:cs="Times New Roman"/>
          <w:color w:val="000000"/>
          <w:sz w:val="18"/>
          <w:szCs w:val="18"/>
          <w:bdr w:val="none" w:sz="0" w:space="0" w:color="auto" w:frame="1"/>
          <w:lang w:eastAsia="ru-RU"/>
        </w:rPr>
        <w:t> &amp;p = </w:t>
      </w:r>
      <w:proofErr w:type="spellStart"/>
      <w:r w:rsidRPr="003554F8">
        <w:rPr>
          <w:rFonts w:ascii="Consolas" w:eastAsia="Times New Roman" w:hAnsi="Consolas" w:cs="Times New Roman"/>
          <w:color w:val="000000"/>
          <w:sz w:val="18"/>
          <w:szCs w:val="18"/>
          <w:bdr w:val="none" w:sz="0" w:space="0" w:color="auto" w:frame="1"/>
          <w:lang w:eastAsia="ru-RU"/>
        </w:rPr>
        <w:t>pixels</w:t>
      </w:r>
      <w:proofErr w:type="spellEnd"/>
      <w:r w:rsidRPr="003554F8">
        <w:rPr>
          <w:rFonts w:ascii="Consolas" w:eastAsia="Times New Roman" w:hAnsi="Consolas" w:cs="Times New Roman"/>
          <w:color w:val="000000"/>
          <w:sz w:val="18"/>
          <w:szCs w:val="18"/>
          <w:bdr w:val="none" w:sz="0" w:space="0" w:color="auto" w:frame="1"/>
          <w:lang w:eastAsia="ru-RU"/>
        </w:rPr>
        <w:t>[i];    </w:t>
      </w:r>
    </w:p>
    <w:p w14:paraId="7F4B3560"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b/>
          <w:bCs/>
          <w:color w:val="006699"/>
          <w:sz w:val="18"/>
          <w:szCs w:val="18"/>
          <w:bdr w:val="none" w:sz="0" w:space="0" w:color="auto" w:frame="1"/>
          <w:lang w:eastAsia="ru-RU"/>
        </w:rPr>
        <w:t>if</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p.M</w:t>
      </w:r>
      <w:proofErr w:type="spellEnd"/>
      <w:r w:rsidRPr="003554F8">
        <w:rPr>
          <w:rFonts w:ascii="Consolas" w:eastAsia="Times New Roman" w:hAnsi="Consolas" w:cs="Times New Roman"/>
          <w:color w:val="000000"/>
          <w:sz w:val="18"/>
          <w:szCs w:val="18"/>
          <w:bdr w:val="none" w:sz="0" w:space="0" w:color="auto" w:frame="1"/>
          <w:lang w:eastAsia="ru-RU"/>
        </w:rPr>
        <w:t> &gt;</w:t>
      </w:r>
      <w:proofErr w:type="gramEnd"/>
      <w:r w:rsidRPr="003554F8">
        <w:rPr>
          <w:rFonts w:ascii="Consolas" w:eastAsia="Times New Roman" w:hAnsi="Consolas" w:cs="Times New Roman"/>
          <w:color w:val="000000"/>
          <w:sz w:val="18"/>
          <w:szCs w:val="18"/>
          <w:bdr w:val="none" w:sz="0" w:space="0" w:color="auto" w:frame="1"/>
          <w:lang w:eastAsia="ru-RU"/>
        </w:rPr>
        <w:t> 0) {    </w:t>
      </w:r>
    </w:p>
    <w:p w14:paraId="034BB1DE"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обновление кол-ва фотонов, радиуса поиска ближайших фотонов  </w:t>
      </w:r>
      <w:r w:rsidRPr="003554F8">
        <w:rPr>
          <w:rFonts w:ascii="Consolas" w:eastAsia="Times New Roman" w:hAnsi="Consolas" w:cs="Times New Roman"/>
          <w:color w:val="000000"/>
          <w:sz w:val="18"/>
          <w:szCs w:val="18"/>
          <w:bdr w:val="none" w:sz="0" w:space="0" w:color="auto" w:frame="1"/>
          <w:lang w:eastAsia="ru-RU"/>
        </w:rPr>
        <w:t>  </w:t>
      </w:r>
    </w:p>
    <w:p w14:paraId="09F34D38"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lastRenderedPageBreak/>
        <w:t>                      </w:t>
      </w:r>
      <w:proofErr w:type="spellStart"/>
      <w:r w:rsidRPr="003554F8">
        <w:rPr>
          <w:rFonts w:ascii="Consolas" w:eastAsia="Times New Roman" w:hAnsi="Consolas" w:cs="Times New Roman"/>
          <w:color w:val="000000"/>
          <w:sz w:val="18"/>
          <w:szCs w:val="18"/>
          <w:bdr w:val="none" w:sz="0" w:space="0" w:color="auto" w:frame="1"/>
          <w:lang w:eastAsia="ru-RU"/>
        </w:rPr>
        <w:t>p.M</w:t>
      </w:r>
      <w:proofErr w:type="spellEnd"/>
      <w:r w:rsidRPr="003554F8">
        <w:rPr>
          <w:rFonts w:ascii="Consolas" w:eastAsia="Times New Roman" w:hAnsi="Consolas" w:cs="Times New Roman"/>
          <w:color w:val="000000"/>
          <w:sz w:val="18"/>
          <w:szCs w:val="18"/>
          <w:bdr w:val="none" w:sz="0" w:space="0" w:color="auto" w:frame="1"/>
          <w:lang w:eastAsia="ru-RU"/>
        </w:rPr>
        <w:t> = 0;    </w:t>
      </w:r>
    </w:p>
    <w:p w14:paraId="55E62055"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2E8B57"/>
          <w:sz w:val="18"/>
          <w:szCs w:val="18"/>
          <w:bdr w:val="none" w:sz="0" w:space="0" w:color="auto" w:frame="1"/>
          <w:lang w:val="en-US" w:eastAsia="ru-RU"/>
        </w:rPr>
        <w:t>int</w:t>
      </w:r>
      <w:r w:rsidRPr="00B5325E">
        <w:rPr>
          <w:rFonts w:ascii="Consolas" w:eastAsia="Times New Roman" w:hAnsi="Consolas" w:cs="Times New Roman"/>
          <w:color w:val="000000"/>
          <w:sz w:val="18"/>
          <w:szCs w:val="18"/>
          <w:bdr w:val="none" w:sz="0" w:space="0" w:color="auto" w:frame="1"/>
          <w:lang w:val="en-US" w:eastAsia="ru-RU"/>
        </w:rPr>
        <w:t> j = 0; j &lt; Spectrum::nSamples; ++j)    </w:t>
      </w:r>
    </w:p>
    <w:p w14:paraId="7873362E"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color w:val="000000"/>
          <w:sz w:val="18"/>
          <w:szCs w:val="18"/>
          <w:bdr w:val="none" w:sz="0" w:space="0" w:color="auto" w:frame="1"/>
          <w:lang w:eastAsia="ru-RU"/>
        </w:rPr>
        <w:t>p.Phi</w:t>
      </w:r>
      <w:proofErr w:type="spellEnd"/>
      <w:r w:rsidRPr="003554F8">
        <w:rPr>
          <w:rFonts w:ascii="Consolas" w:eastAsia="Times New Roman" w:hAnsi="Consolas" w:cs="Times New Roman"/>
          <w:color w:val="000000"/>
          <w:sz w:val="18"/>
          <w:szCs w:val="18"/>
          <w:bdr w:val="none" w:sz="0" w:space="0" w:color="auto" w:frame="1"/>
          <w:lang w:eastAsia="ru-RU"/>
        </w:rPr>
        <w:t>[j] = (</w:t>
      </w:r>
      <w:proofErr w:type="spellStart"/>
      <w:r w:rsidRPr="003554F8">
        <w:rPr>
          <w:rFonts w:ascii="Consolas" w:eastAsia="Times New Roman" w:hAnsi="Consolas" w:cs="Times New Roman"/>
          <w:color w:val="000000"/>
          <w:sz w:val="18"/>
          <w:szCs w:val="18"/>
          <w:bdr w:val="none" w:sz="0" w:space="0" w:color="auto" w:frame="1"/>
          <w:lang w:eastAsia="ru-RU"/>
        </w:rPr>
        <w:t>Float</w:t>
      </w:r>
      <w:proofErr w:type="spellEnd"/>
      <w:r w:rsidRPr="003554F8">
        <w:rPr>
          <w:rFonts w:ascii="Consolas" w:eastAsia="Times New Roman" w:hAnsi="Consolas" w:cs="Times New Roman"/>
          <w:color w:val="000000"/>
          <w:sz w:val="18"/>
          <w:szCs w:val="18"/>
          <w:bdr w:val="none" w:sz="0" w:space="0" w:color="auto" w:frame="1"/>
          <w:lang w:eastAsia="ru-RU"/>
        </w:rPr>
        <w:t>)0;    </w:t>
      </w:r>
    </w:p>
    <w:p w14:paraId="76F28768"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514194FF"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сброс </w:t>
      </w:r>
      <w:proofErr w:type="spellStart"/>
      <w:r w:rsidRPr="003554F8">
        <w:rPr>
          <w:rFonts w:ascii="Consolas" w:eastAsia="Times New Roman" w:hAnsi="Consolas" w:cs="Times New Roman"/>
          <w:color w:val="008200"/>
          <w:sz w:val="18"/>
          <w:szCs w:val="18"/>
          <w:bdr w:val="none" w:sz="0" w:space="0" w:color="auto" w:frame="1"/>
          <w:lang w:eastAsia="ru-RU"/>
        </w:rPr>
        <w:t>VisiblePoint</w:t>
      </w:r>
      <w:proofErr w:type="spellEnd"/>
      <w:r w:rsidRPr="003554F8">
        <w:rPr>
          <w:rFonts w:ascii="Consolas" w:eastAsia="Times New Roman" w:hAnsi="Consolas" w:cs="Times New Roman"/>
          <w:color w:val="008200"/>
          <w:sz w:val="18"/>
          <w:szCs w:val="18"/>
          <w:bdr w:val="none" w:sz="0" w:space="0" w:color="auto" w:frame="1"/>
          <w:lang w:eastAsia="ru-RU"/>
        </w:rPr>
        <w:t> в пикселе</w:t>
      </w:r>
      <w:r w:rsidRPr="003554F8">
        <w:rPr>
          <w:rFonts w:ascii="Consolas" w:eastAsia="Times New Roman" w:hAnsi="Consolas" w:cs="Times New Roman"/>
          <w:color w:val="000000"/>
          <w:sz w:val="18"/>
          <w:szCs w:val="18"/>
          <w:bdr w:val="none" w:sz="0" w:space="0" w:color="auto" w:frame="1"/>
          <w:lang w:eastAsia="ru-RU"/>
        </w:rPr>
        <w:t>  </w:t>
      </w:r>
    </w:p>
    <w:p w14:paraId="5BFDC9F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w:t>
      </w:r>
      <w:proofErr w:type="gramStart"/>
      <w:r w:rsidRPr="003554F8">
        <w:rPr>
          <w:rFonts w:ascii="Consolas" w:eastAsia="Times New Roman" w:hAnsi="Consolas" w:cs="Times New Roman"/>
          <w:color w:val="000000"/>
          <w:sz w:val="18"/>
          <w:szCs w:val="18"/>
          <w:bdr w:val="none" w:sz="0" w:space="0" w:color="auto" w:frame="1"/>
          <w:lang w:eastAsia="ru-RU"/>
        </w:rPr>
        <w:t>vp.beta</w:t>
      </w:r>
      <w:proofErr w:type="spellEnd"/>
      <w:proofErr w:type="gramEnd"/>
      <w:r w:rsidRPr="003554F8">
        <w:rPr>
          <w:rFonts w:ascii="Consolas" w:eastAsia="Times New Roman" w:hAnsi="Consolas" w:cs="Times New Roman"/>
          <w:color w:val="000000"/>
          <w:sz w:val="18"/>
          <w:szCs w:val="18"/>
          <w:bdr w:val="none" w:sz="0" w:space="0" w:color="auto" w:frame="1"/>
          <w:lang w:eastAsia="ru-RU"/>
        </w:rPr>
        <w:t> = 0.;    </w:t>
      </w:r>
    </w:p>
    <w:p w14:paraId="323AB019"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w:t>
      </w:r>
      <w:proofErr w:type="gramStart"/>
      <w:r w:rsidRPr="003554F8">
        <w:rPr>
          <w:rFonts w:ascii="Consolas" w:eastAsia="Times New Roman" w:hAnsi="Consolas" w:cs="Times New Roman"/>
          <w:color w:val="000000"/>
          <w:sz w:val="18"/>
          <w:szCs w:val="18"/>
          <w:bdr w:val="none" w:sz="0" w:space="0" w:color="auto" w:frame="1"/>
          <w:lang w:eastAsia="ru-RU"/>
        </w:rPr>
        <w:t>vp.bsdf</w:t>
      </w:r>
      <w:proofErr w:type="spellEnd"/>
      <w:proofErr w:type="gramEnd"/>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nullptr</w:t>
      </w:r>
      <w:proofErr w:type="spellEnd"/>
      <w:r w:rsidRPr="003554F8">
        <w:rPr>
          <w:rFonts w:ascii="Consolas" w:eastAsia="Times New Roman" w:hAnsi="Consolas" w:cs="Times New Roman"/>
          <w:color w:val="000000"/>
          <w:sz w:val="18"/>
          <w:szCs w:val="18"/>
          <w:bdr w:val="none" w:sz="0" w:space="0" w:color="auto" w:frame="1"/>
          <w:lang w:eastAsia="ru-RU"/>
        </w:rPr>
        <w:t>;    </w:t>
      </w:r>
    </w:p>
    <w:p w14:paraId="108289F9"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7AF3D598"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775614A3"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3C62AB20"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304BB27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Периодическое сохранение изображения SPPM в </w:t>
      </w:r>
      <w:proofErr w:type="spellStart"/>
      <w:r w:rsidRPr="003554F8">
        <w:rPr>
          <w:rFonts w:ascii="Consolas" w:eastAsia="Times New Roman" w:hAnsi="Consolas" w:cs="Times New Roman"/>
          <w:color w:val="008200"/>
          <w:sz w:val="18"/>
          <w:szCs w:val="18"/>
          <w:bdr w:val="none" w:sz="0" w:space="0" w:color="auto" w:frame="1"/>
          <w:lang w:eastAsia="ru-RU"/>
        </w:rPr>
        <w:t>film</w:t>
      </w:r>
      <w:proofErr w:type="spellEnd"/>
      <w:r w:rsidRPr="003554F8">
        <w:rPr>
          <w:rFonts w:ascii="Consolas" w:eastAsia="Times New Roman" w:hAnsi="Consolas" w:cs="Times New Roman"/>
          <w:color w:val="000000"/>
          <w:sz w:val="18"/>
          <w:szCs w:val="18"/>
          <w:bdr w:val="none" w:sz="0" w:space="0" w:color="auto" w:frame="1"/>
          <w:lang w:eastAsia="ru-RU"/>
        </w:rPr>
        <w:t>  </w:t>
      </w:r>
    </w:p>
    <w:p w14:paraId="630AF9F0"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b/>
          <w:bCs/>
          <w:color w:val="006699"/>
          <w:sz w:val="18"/>
          <w:szCs w:val="18"/>
          <w:bdr w:val="none" w:sz="0" w:space="0" w:color="auto" w:frame="1"/>
          <w:lang w:val="en-US" w:eastAsia="ru-RU"/>
        </w:rPr>
        <w:t>if</w:t>
      </w:r>
      <w:r w:rsidRPr="00B5325E">
        <w:rPr>
          <w:rFonts w:ascii="Consolas" w:eastAsia="Times New Roman" w:hAnsi="Consolas" w:cs="Times New Roman"/>
          <w:color w:val="000000"/>
          <w:sz w:val="18"/>
          <w:szCs w:val="18"/>
          <w:bdr w:val="none" w:sz="0" w:space="0" w:color="auto" w:frame="1"/>
          <w:lang w:val="en-US" w:eastAsia="ru-RU"/>
        </w:rPr>
        <w:t> (iter + 1 == nIterations || ((iter + 1) % writeFrequency) == 0) {    </w:t>
      </w:r>
    </w:p>
    <w:p w14:paraId="3723638D"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x0 = </w:t>
      </w:r>
      <w:proofErr w:type="spellStart"/>
      <w:r w:rsidRPr="00B5325E">
        <w:rPr>
          <w:rFonts w:ascii="Consolas" w:eastAsia="Times New Roman" w:hAnsi="Consolas" w:cs="Times New Roman"/>
          <w:color w:val="000000"/>
          <w:sz w:val="18"/>
          <w:szCs w:val="18"/>
          <w:bdr w:val="none" w:sz="0" w:space="0" w:color="auto" w:frame="1"/>
          <w:lang w:val="en-US" w:eastAsia="ru-RU"/>
        </w:rPr>
        <w:t>pixelBounds.pMin.x</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63AED942"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x1 = </w:t>
      </w:r>
      <w:proofErr w:type="spellStart"/>
      <w:r w:rsidRPr="00B5325E">
        <w:rPr>
          <w:rFonts w:ascii="Consolas" w:eastAsia="Times New Roman" w:hAnsi="Consolas" w:cs="Times New Roman"/>
          <w:color w:val="000000"/>
          <w:sz w:val="18"/>
          <w:szCs w:val="18"/>
          <w:bdr w:val="none" w:sz="0" w:space="0" w:color="auto" w:frame="1"/>
          <w:lang w:val="en-US" w:eastAsia="ru-RU"/>
        </w:rPr>
        <w:t>pixelBounds.pMax.x</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45D1AC4B"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uint64_t Np = (uint64_t)(iter + 1) * (uint64_t)photonsPerIteration;    </w:t>
      </w:r>
    </w:p>
    <w:p w14:paraId="17CB81A1"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std::unique_ptr&lt;Spectrum[]&gt; image(</w:t>
      </w:r>
      <w:r w:rsidRPr="00B5325E">
        <w:rPr>
          <w:rFonts w:ascii="Consolas" w:eastAsia="Times New Roman" w:hAnsi="Consolas" w:cs="Times New Roman"/>
          <w:b/>
          <w:bCs/>
          <w:color w:val="006699"/>
          <w:sz w:val="18"/>
          <w:szCs w:val="18"/>
          <w:bdr w:val="none" w:sz="0" w:space="0" w:color="auto" w:frame="1"/>
          <w:lang w:val="en-US" w:eastAsia="ru-RU"/>
        </w:rPr>
        <w:t>new</w:t>
      </w:r>
      <w:r w:rsidRPr="00B5325E">
        <w:rPr>
          <w:rFonts w:ascii="Consolas" w:eastAsia="Times New Roman" w:hAnsi="Consolas" w:cs="Times New Roman"/>
          <w:color w:val="000000"/>
          <w:sz w:val="18"/>
          <w:szCs w:val="18"/>
          <w:bdr w:val="none" w:sz="0" w:space="0" w:color="auto" w:frame="1"/>
          <w:lang w:val="en-US" w:eastAsia="ru-RU"/>
        </w:rPr>
        <w:t> Spectrum[pixelBounds.Area()]);    </w:t>
      </w:r>
    </w:p>
    <w:p w14:paraId="7538C2CB"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b/>
          <w:bCs/>
          <w:color w:val="2E8B57"/>
          <w:sz w:val="18"/>
          <w:szCs w:val="18"/>
          <w:bdr w:val="none" w:sz="0" w:space="0" w:color="auto" w:frame="1"/>
          <w:lang w:eastAsia="ru-RU"/>
        </w:rPr>
        <w:t>int</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offset</w:t>
      </w:r>
      <w:proofErr w:type="spellEnd"/>
      <w:r w:rsidRPr="003554F8">
        <w:rPr>
          <w:rFonts w:ascii="Consolas" w:eastAsia="Times New Roman" w:hAnsi="Consolas" w:cs="Times New Roman"/>
          <w:color w:val="000000"/>
          <w:sz w:val="18"/>
          <w:szCs w:val="18"/>
          <w:bdr w:val="none" w:sz="0" w:space="0" w:color="auto" w:frame="1"/>
          <w:lang w:eastAsia="ru-RU"/>
        </w:rPr>
        <w:t> = 0;    </w:t>
      </w:r>
    </w:p>
    <w:p w14:paraId="1D95E6A0"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2E8B57"/>
          <w:sz w:val="18"/>
          <w:szCs w:val="18"/>
          <w:bdr w:val="none" w:sz="0" w:space="0" w:color="auto" w:frame="1"/>
          <w:lang w:val="en-US" w:eastAsia="ru-RU"/>
        </w:rPr>
        <w:t>int</w:t>
      </w:r>
      <w:r w:rsidRPr="00B5325E">
        <w:rPr>
          <w:rFonts w:ascii="Consolas" w:eastAsia="Times New Roman" w:hAnsi="Consolas" w:cs="Times New Roman"/>
          <w:color w:val="000000"/>
          <w:sz w:val="18"/>
          <w:szCs w:val="18"/>
          <w:bdr w:val="none" w:sz="0" w:space="0" w:color="auto" w:frame="1"/>
          <w:lang w:val="en-US" w:eastAsia="ru-RU"/>
        </w:rPr>
        <w:t> y = pixelBounds.pMin.y; y &lt; pixelBounds.pMax.y; ++y) {    </w:t>
      </w:r>
    </w:p>
    <w:p w14:paraId="1ABD4BCA"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x = x0; x &lt; x1; ++x) {    </w:t>
      </w:r>
    </w:p>
    <w:p w14:paraId="6B1138AE"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вычисление </w:t>
      </w:r>
      <w:proofErr w:type="spellStart"/>
      <w:r w:rsidRPr="003554F8">
        <w:rPr>
          <w:rFonts w:ascii="Consolas" w:eastAsia="Times New Roman" w:hAnsi="Consolas" w:cs="Times New Roman"/>
          <w:color w:val="008200"/>
          <w:sz w:val="18"/>
          <w:szCs w:val="18"/>
          <w:bdr w:val="none" w:sz="0" w:space="0" w:color="auto" w:frame="1"/>
          <w:lang w:eastAsia="ru-RU"/>
        </w:rPr>
        <w:t>эя</w:t>
      </w:r>
      <w:proofErr w:type="spellEnd"/>
      <w:r w:rsidRPr="003554F8">
        <w:rPr>
          <w:rFonts w:ascii="Consolas" w:eastAsia="Times New Roman" w:hAnsi="Consolas" w:cs="Times New Roman"/>
          <w:color w:val="008200"/>
          <w:sz w:val="18"/>
          <w:szCs w:val="18"/>
          <w:bdr w:val="none" w:sz="0" w:space="0" w:color="auto" w:frame="1"/>
          <w:lang w:eastAsia="ru-RU"/>
        </w:rPr>
        <w:t> L для пикселя SPPM</w:t>
      </w:r>
      <w:r w:rsidRPr="003554F8">
        <w:rPr>
          <w:rFonts w:ascii="Consolas" w:eastAsia="Times New Roman" w:hAnsi="Consolas" w:cs="Times New Roman"/>
          <w:color w:val="000000"/>
          <w:sz w:val="18"/>
          <w:szCs w:val="18"/>
          <w:bdr w:val="none" w:sz="0" w:space="0" w:color="auto" w:frame="1"/>
          <w:lang w:eastAsia="ru-RU"/>
        </w:rPr>
        <w:t>  </w:t>
      </w:r>
    </w:p>
    <w:p w14:paraId="0EB8632D"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image</w:t>
      </w:r>
      <w:proofErr w:type="spellEnd"/>
      <w:r w:rsidRPr="003554F8">
        <w:rPr>
          <w:rFonts w:ascii="Consolas" w:eastAsia="Times New Roman" w:hAnsi="Consolas" w:cs="Times New Roman"/>
          <w:color w:val="000000"/>
          <w:sz w:val="18"/>
          <w:szCs w:val="18"/>
          <w:bdr w:val="none" w:sz="0" w:space="0" w:color="auto" w:frame="1"/>
          <w:lang w:eastAsia="ru-RU"/>
        </w:rPr>
        <w:t>[</w:t>
      </w:r>
      <w:proofErr w:type="spellStart"/>
      <w:r w:rsidRPr="003554F8">
        <w:rPr>
          <w:rFonts w:ascii="Consolas" w:eastAsia="Times New Roman" w:hAnsi="Consolas" w:cs="Times New Roman"/>
          <w:color w:val="000000"/>
          <w:sz w:val="18"/>
          <w:szCs w:val="18"/>
          <w:bdr w:val="none" w:sz="0" w:space="0" w:color="auto" w:frame="1"/>
          <w:lang w:eastAsia="ru-RU"/>
        </w:rPr>
        <w:t>offset</w:t>
      </w:r>
      <w:proofErr w:type="spellEnd"/>
      <w:r w:rsidRPr="003554F8">
        <w:rPr>
          <w:rFonts w:ascii="Consolas" w:eastAsia="Times New Roman" w:hAnsi="Consolas" w:cs="Times New Roman"/>
          <w:color w:val="000000"/>
          <w:sz w:val="18"/>
          <w:szCs w:val="18"/>
          <w:bdr w:val="none" w:sz="0" w:space="0" w:color="auto" w:frame="1"/>
          <w:lang w:eastAsia="ru-RU"/>
        </w:rPr>
        <w:t>++] = L;    </w:t>
      </w:r>
    </w:p>
    <w:p w14:paraId="52C1617B"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5FC584FF"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378C1842"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camera-&gt;film-&gt;</w:t>
      </w:r>
      <w:proofErr w:type="spellStart"/>
      <w:r w:rsidRPr="00B5325E">
        <w:rPr>
          <w:rFonts w:ascii="Consolas" w:eastAsia="Times New Roman" w:hAnsi="Consolas" w:cs="Times New Roman"/>
          <w:color w:val="000000"/>
          <w:sz w:val="18"/>
          <w:szCs w:val="18"/>
          <w:bdr w:val="none" w:sz="0" w:space="0" w:color="auto" w:frame="1"/>
          <w:lang w:val="en-US" w:eastAsia="ru-RU"/>
        </w:rPr>
        <w:t>SetImage</w:t>
      </w:r>
      <w:proofErr w:type="spellEnd"/>
      <w:r w:rsidRPr="00B5325E">
        <w:rPr>
          <w:rFonts w:ascii="Consolas" w:eastAsia="Times New Roman" w:hAnsi="Consolas" w:cs="Times New Roman"/>
          <w:color w:val="000000"/>
          <w:sz w:val="18"/>
          <w:szCs w:val="18"/>
          <w:bdr w:val="none" w:sz="0" w:space="0" w:color="auto" w:frame="1"/>
          <w:lang w:val="en-US" w:eastAsia="ru-RU"/>
        </w:rPr>
        <w:t>(</w:t>
      </w:r>
      <w:proofErr w:type="spellStart"/>
      <w:r w:rsidRPr="00B5325E">
        <w:rPr>
          <w:rFonts w:ascii="Consolas" w:eastAsia="Times New Roman" w:hAnsi="Consolas" w:cs="Times New Roman"/>
          <w:color w:val="000000"/>
          <w:sz w:val="18"/>
          <w:szCs w:val="18"/>
          <w:bdr w:val="none" w:sz="0" w:space="0" w:color="auto" w:frame="1"/>
          <w:lang w:val="en-US" w:eastAsia="ru-RU"/>
        </w:rPr>
        <w:t>image.get</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148B6BDA"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color w:val="000000"/>
          <w:sz w:val="18"/>
          <w:szCs w:val="18"/>
          <w:bdr w:val="none" w:sz="0" w:space="0" w:color="auto" w:frame="1"/>
          <w:lang w:eastAsia="ru-RU"/>
        </w:rPr>
        <w:t>camera</w:t>
      </w:r>
      <w:proofErr w:type="spellEnd"/>
      <w:proofErr w:type="gramStart"/>
      <w:r w:rsidRPr="003554F8">
        <w:rPr>
          <w:rFonts w:ascii="Consolas" w:eastAsia="Times New Roman" w:hAnsi="Consolas" w:cs="Times New Roman"/>
          <w:color w:val="000000"/>
          <w:sz w:val="18"/>
          <w:szCs w:val="18"/>
          <w:bdr w:val="none" w:sz="0" w:space="0" w:color="auto" w:frame="1"/>
          <w:lang w:eastAsia="ru-RU"/>
        </w:rPr>
        <w:t>-&gt;</w:t>
      </w:r>
      <w:proofErr w:type="spellStart"/>
      <w:r w:rsidRPr="003554F8">
        <w:rPr>
          <w:rFonts w:ascii="Consolas" w:eastAsia="Times New Roman" w:hAnsi="Consolas" w:cs="Times New Roman"/>
          <w:color w:val="000000"/>
          <w:sz w:val="18"/>
          <w:szCs w:val="18"/>
          <w:bdr w:val="none" w:sz="0" w:space="0" w:color="auto" w:frame="1"/>
          <w:lang w:eastAsia="ru-RU"/>
        </w:rPr>
        <w:t>film</w:t>
      </w:r>
      <w:proofErr w:type="spellEnd"/>
      <w:proofErr w:type="gramEnd"/>
      <w:r w:rsidRPr="003554F8">
        <w:rPr>
          <w:rFonts w:ascii="Consolas" w:eastAsia="Times New Roman" w:hAnsi="Consolas" w:cs="Times New Roman"/>
          <w:color w:val="000000"/>
          <w:sz w:val="18"/>
          <w:szCs w:val="18"/>
          <w:bdr w:val="none" w:sz="0" w:space="0" w:color="auto" w:frame="1"/>
          <w:lang w:eastAsia="ru-RU"/>
        </w:rPr>
        <w:t>-&gt;</w:t>
      </w:r>
      <w:proofErr w:type="spellStart"/>
      <w:r w:rsidRPr="003554F8">
        <w:rPr>
          <w:rFonts w:ascii="Consolas" w:eastAsia="Times New Roman" w:hAnsi="Consolas" w:cs="Times New Roman"/>
          <w:color w:val="000000"/>
          <w:sz w:val="18"/>
          <w:szCs w:val="18"/>
          <w:bdr w:val="none" w:sz="0" w:space="0" w:color="auto" w:frame="1"/>
          <w:lang w:eastAsia="ru-RU"/>
        </w:rPr>
        <w:t>WriteImage</w:t>
      </w:r>
      <w:proofErr w:type="spellEnd"/>
      <w:r w:rsidRPr="003554F8">
        <w:rPr>
          <w:rFonts w:ascii="Consolas" w:eastAsia="Times New Roman" w:hAnsi="Consolas" w:cs="Times New Roman"/>
          <w:color w:val="000000"/>
          <w:sz w:val="18"/>
          <w:szCs w:val="18"/>
          <w:bdr w:val="none" w:sz="0" w:space="0" w:color="auto" w:frame="1"/>
          <w:lang w:eastAsia="ru-RU"/>
        </w:rPr>
        <w:t>();    </w:t>
      </w:r>
    </w:p>
    <w:p w14:paraId="43B555CC"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1EA95784"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618F25B6"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4BA6B140"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54EAC0EF"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7F12BC27" w14:textId="77777777" w:rsidR="003554F8" w:rsidRPr="00B5325E" w:rsidRDefault="003554F8" w:rsidP="00B5325E">
      <w:pPr>
        <w:pStyle w:val="a5"/>
        <w:rPr>
          <w:rFonts w:ascii="Times New Roman" w:hAnsi="Times New Roman" w:cs="Times New Roman"/>
          <w:sz w:val="28"/>
          <w:szCs w:val="28"/>
        </w:rPr>
      </w:pPr>
    </w:p>
    <w:p w14:paraId="7F91B8CA" w14:textId="45640576" w:rsidR="003554F8" w:rsidRPr="00B5325E" w:rsidRDefault="00E31865" w:rsidP="00B5325E">
      <w:pPr>
        <w:ind w:firstLine="360"/>
        <w:rPr>
          <w:rFonts w:ascii="Times New Roman" w:hAnsi="Times New Roman" w:cs="Times New Roman"/>
          <w:sz w:val="28"/>
          <w:szCs w:val="28"/>
        </w:rPr>
      </w:pPr>
      <w:r>
        <w:rPr>
          <w:rFonts w:ascii="Times New Roman" w:hAnsi="Times New Roman" w:cs="Times New Roman"/>
          <w:sz w:val="28"/>
          <w:szCs w:val="28"/>
        </w:rPr>
        <w:t xml:space="preserve">3. </w:t>
      </w:r>
      <w:r w:rsidR="00B12333" w:rsidRPr="00B5325E">
        <w:rPr>
          <w:rFonts w:ascii="Times New Roman" w:hAnsi="Times New Roman" w:cs="Times New Roman"/>
          <w:sz w:val="28"/>
          <w:szCs w:val="28"/>
        </w:rPr>
        <w:t xml:space="preserve">Код нормирования яркости с помощью модуля </w:t>
      </w:r>
      <w:r w:rsidR="00B12333" w:rsidRPr="00B5325E">
        <w:rPr>
          <w:rFonts w:ascii="Times New Roman" w:hAnsi="Times New Roman" w:cs="Times New Roman"/>
          <w:sz w:val="28"/>
          <w:szCs w:val="28"/>
          <w:lang w:val="en-US"/>
        </w:rPr>
        <w:t>cv</w:t>
      </w:r>
      <w:r w:rsidR="00B12333" w:rsidRPr="00B5325E">
        <w:rPr>
          <w:rFonts w:ascii="Times New Roman" w:hAnsi="Times New Roman" w:cs="Times New Roman"/>
          <w:sz w:val="28"/>
          <w:szCs w:val="28"/>
        </w:rPr>
        <w:t>2</w:t>
      </w:r>
    </w:p>
    <w:p w14:paraId="5FADCE89" w14:textId="397606B6" w:rsidR="00B12333" w:rsidRPr="00B5325E" w:rsidRDefault="00B12333" w:rsidP="00B5325E">
      <w:pPr>
        <w:pStyle w:val="a5"/>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8"/>
          <w:lang w:eastAsia="ru-RU"/>
        </w:rPr>
      </w:pPr>
      <w:proofErr w:type="spellStart"/>
      <w:r w:rsidRPr="00B5325E">
        <w:rPr>
          <w:rFonts w:ascii="Consolas" w:eastAsia="Times New Roman" w:hAnsi="Consolas" w:cs="Times New Roman"/>
          <w:b/>
          <w:bCs/>
          <w:color w:val="006699"/>
          <w:sz w:val="24"/>
          <w:szCs w:val="28"/>
          <w:bdr w:val="none" w:sz="0" w:space="0" w:color="auto" w:frame="1"/>
          <w:lang w:eastAsia="ru-RU"/>
        </w:rPr>
        <w:t>def</w:t>
      </w:r>
      <w:proofErr w:type="spellEnd"/>
      <w:r w:rsidRPr="00B5325E">
        <w:rPr>
          <w:rFonts w:ascii="Consolas" w:eastAsia="Times New Roman" w:hAnsi="Consolas" w:cs="Times New Roman"/>
          <w:color w:val="000000"/>
          <w:sz w:val="24"/>
          <w:szCs w:val="28"/>
          <w:bdr w:val="none" w:sz="0" w:space="0" w:color="auto" w:frame="1"/>
          <w:lang w:eastAsia="ru-RU"/>
        </w:rPr>
        <w:t> </w:t>
      </w:r>
      <w:proofErr w:type="spellStart"/>
      <w:r w:rsidRPr="00B5325E">
        <w:rPr>
          <w:rFonts w:ascii="Consolas" w:eastAsia="Times New Roman" w:hAnsi="Consolas" w:cs="Times New Roman"/>
          <w:color w:val="000000"/>
          <w:sz w:val="24"/>
          <w:szCs w:val="28"/>
          <w:bdr w:val="none" w:sz="0" w:space="0" w:color="auto" w:frame="1"/>
          <w:lang w:eastAsia="ru-RU"/>
        </w:rPr>
        <w:t>hisEqulColor</w:t>
      </w:r>
      <w:proofErr w:type="spellEnd"/>
      <w:r w:rsidRPr="00B5325E">
        <w:rPr>
          <w:rFonts w:ascii="Consolas" w:eastAsia="Times New Roman" w:hAnsi="Consolas" w:cs="Times New Roman"/>
          <w:color w:val="000000"/>
          <w:sz w:val="24"/>
          <w:szCs w:val="28"/>
          <w:bdr w:val="none" w:sz="0" w:space="0" w:color="auto" w:frame="1"/>
          <w:lang w:eastAsia="ru-RU"/>
        </w:rPr>
        <w:t>(</w:t>
      </w:r>
      <w:proofErr w:type="spellStart"/>
      <w:r w:rsidRPr="00B5325E">
        <w:rPr>
          <w:rFonts w:ascii="Consolas" w:eastAsia="Times New Roman" w:hAnsi="Consolas" w:cs="Times New Roman"/>
          <w:color w:val="000000"/>
          <w:sz w:val="24"/>
          <w:szCs w:val="28"/>
          <w:bdr w:val="none" w:sz="0" w:space="0" w:color="auto" w:frame="1"/>
          <w:lang w:eastAsia="ru-RU"/>
        </w:rPr>
        <w:t>img</w:t>
      </w:r>
      <w:proofErr w:type="spellEnd"/>
      <w:r w:rsidRPr="00B5325E">
        <w:rPr>
          <w:rFonts w:ascii="Consolas" w:eastAsia="Times New Roman" w:hAnsi="Consolas" w:cs="Times New Roman"/>
          <w:color w:val="000000"/>
          <w:sz w:val="24"/>
          <w:szCs w:val="28"/>
          <w:bdr w:val="none" w:sz="0" w:space="0" w:color="auto" w:frame="1"/>
          <w:lang w:eastAsia="ru-RU"/>
        </w:rPr>
        <w:t>):  </w:t>
      </w:r>
    </w:p>
    <w:p w14:paraId="29D944DF" w14:textId="77777777" w:rsidR="00B12333" w:rsidRPr="00B5325E" w:rsidRDefault="00B12333" w:rsidP="00B5325E">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4"/>
          <w:szCs w:val="28"/>
          <w:lang w:val="en-US" w:eastAsia="ru-RU"/>
        </w:rPr>
      </w:pPr>
      <w:r w:rsidRPr="00B5325E">
        <w:rPr>
          <w:rFonts w:ascii="Consolas" w:eastAsia="Times New Roman" w:hAnsi="Consolas" w:cs="Times New Roman"/>
          <w:color w:val="000000"/>
          <w:sz w:val="24"/>
          <w:szCs w:val="28"/>
          <w:bdr w:val="none" w:sz="0" w:space="0" w:color="auto" w:frame="1"/>
          <w:lang w:val="en-US" w:eastAsia="ru-RU"/>
        </w:rPr>
        <w:t>    </w:t>
      </w:r>
      <w:proofErr w:type="spellStart"/>
      <w:r w:rsidRPr="00B5325E">
        <w:rPr>
          <w:rFonts w:ascii="Consolas" w:eastAsia="Times New Roman" w:hAnsi="Consolas" w:cs="Times New Roman"/>
          <w:color w:val="000000"/>
          <w:sz w:val="24"/>
          <w:szCs w:val="28"/>
          <w:bdr w:val="none" w:sz="0" w:space="0" w:color="auto" w:frame="1"/>
          <w:lang w:val="en-US" w:eastAsia="ru-RU"/>
        </w:rPr>
        <w:t>ycrcb</w:t>
      </w:r>
      <w:proofErr w:type="spellEnd"/>
      <w:r w:rsidRPr="00B5325E">
        <w:rPr>
          <w:rFonts w:ascii="Consolas" w:eastAsia="Times New Roman" w:hAnsi="Consolas" w:cs="Times New Roman"/>
          <w:color w:val="000000"/>
          <w:sz w:val="24"/>
          <w:szCs w:val="28"/>
          <w:bdr w:val="none" w:sz="0" w:space="0" w:color="auto" w:frame="1"/>
          <w:lang w:val="en-US" w:eastAsia="ru-RU"/>
        </w:rPr>
        <w:t>=cv2.cvtColor(img,cv2.COLOR_BGR2YCR_CB)  </w:t>
      </w:r>
    </w:p>
    <w:p w14:paraId="0F33F675" w14:textId="77777777" w:rsidR="00B12333" w:rsidRPr="00B5325E" w:rsidRDefault="00B12333" w:rsidP="00B5325E">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8"/>
          <w:lang w:eastAsia="ru-RU"/>
        </w:rPr>
      </w:pPr>
      <w:r w:rsidRPr="00B5325E">
        <w:rPr>
          <w:rFonts w:ascii="Consolas" w:eastAsia="Times New Roman" w:hAnsi="Consolas" w:cs="Times New Roman"/>
          <w:color w:val="000000"/>
          <w:sz w:val="24"/>
          <w:szCs w:val="28"/>
          <w:bdr w:val="none" w:sz="0" w:space="0" w:color="auto" w:frame="1"/>
          <w:lang w:val="en-US" w:eastAsia="ru-RU"/>
        </w:rPr>
        <w:t>    </w:t>
      </w:r>
      <w:proofErr w:type="spellStart"/>
      <w:r w:rsidRPr="00B5325E">
        <w:rPr>
          <w:rFonts w:ascii="Consolas" w:eastAsia="Times New Roman" w:hAnsi="Consolas" w:cs="Times New Roman"/>
          <w:color w:val="000000"/>
          <w:sz w:val="24"/>
          <w:szCs w:val="28"/>
          <w:bdr w:val="none" w:sz="0" w:space="0" w:color="auto" w:frame="1"/>
          <w:lang w:eastAsia="ru-RU"/>
        </w:rPr>
        <w:t>channels</w:t>
      </w:r>
      <w:proofErr w:type="spellEnd"/>
      <w:r w:rsidRPr="00B5325E">
        <w:rPr>
          <w:rFonts w:ascii="Consolas" w:eastAsia="Times New Roman" w:hAnsi="Consolas" w:cs="Times New Roman"/>
          <w:color w:val="000000"/>
          <w:sz w:val="24"/>
          <w:szCs w:val="28"/>
          <w:bdr w:val="none" w:sz="0" w:space="0" w:color="auto" w:frame="1"/>
          <w:lang w:eastAsia="ru-RU"/>
        </w:rPr>
        <w:t>=cv2.split(</w:t>
      </w:r>
      <w:proofErr w:type="spellStart"/>
      <w:r w:rsidRPr="00B5325E">
        <w:rPr>
          <w:rFonts w:ascii="Consolas" w:eastAsia="Times New Roman" w:hAnsi="Consolas" w:cs="Times New Roman"/>
          <w:color w:val="000000"/>
          <w:sz w:val="24"/>
          <w:szCs w:val="28"/>
          <w:bdr w:val="none" w:sz="0" w:space="0" w:color="auto" w:frame="1"/>
          <w:lang w:eastAsia="ru-RU"/>
        </w:rPr>
        <w:t>ycrcb</w:t>
      </w:r>
      <w:proofErr w:type="spellEnd"/>
      <w:r w:rsidRPr="00B5325E">
        <w:rPr>
          <w:rFonts w:ascii="Consolas" w:eastAsia="Times New Roman" w:hAnsi="Consolas" w:cs="Times New Roman"/>
          <w:color w:val="000000"/>
          <w:sz w:val="24"/>
          <w:szCs w:val="28"/>
          <w:bdr w:val="none" w:sz="0" w:space="0" w:color="auto" w:frame="1"/>
          <w:lang w:eastAsia="ru-RU"/>
        </w:rPr>
        <w:t>)  </w:t>
      </w:r>
    </w:p>
    <w:p w14:paraId="57829901" w14:textId="77777777" w:rsidR="00B12333" w:rsidRPr="00B5325E" w:rsidRDefault="00B12333" w:rsidP="00B5325E">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4"/>
          <w:szCs w:val="28"/>
          <w:lang w:eastAsia="ru-RU"/>
        </w:rPr>
      </w:pPr>
      <w:r w:rsidRPr="00B5325E">
        <w:rPr>
          <w:rFonts w:ascii="Consolas" w:eastAsia="Times New Roman" w:hAnsi="Consolas" w:cs="Times New Roman"/>
          <w:color w:val="000000"/>
          <w:sz w:val="24"/>
          <w:szCs w:val="28"/>
          <w:bdr w:val="none" w:sz="0" w:space="0" w:color="auto" w:frame="1"/>
          <w:lang w:eastAsia="ru-RU"/>
        </w:rPr>
        <w:t>    cv2.equalizeHist(</w:t>
      </w:r>
      <w:proofErr w:type="spellStart"/>
      <w:r w:rsidRPr="00B5325E">
        <w:rPr>
          <w:rFonts w:ascii="Consolas" w:eastAsia="Times New Roman" w:hAnsi="Consolas" w:cs="Times New Roman"/>
          <w:color w:val="000000"/>
          <w:sz w:val="24"/>
          <w:szCs w:val="28"/>
          <w:bdr w:val="none" w:sz="0" w:space="0" w:color="auto" w:frame="1"/>
          <w:lang w:eastAsia="ru-RU"/>
        </w:rPr>
        <w:t>channels</w:t>
      </w:r>
      <w:proofErr w:type="spellEnd"/>
      <w:r w:rsidRPr="00B5325E">
        <w:rPr>
          <w:rFonts w:ascii="Consolas" w:eastAsia="Times New Roman" w:hAnsi="Consolas" w:cs="Times New Roman"/>
          <w:color w:val="000000"/>
          <w:sz w:val="24"/>
          <w:szCs w:val="28"/>
          <w:bdr w:val="none" w:sz="0" w:space="0" w:color="auto" w:frame="1"/>
          <w:lang w:eastAsia="ru-RU"/>
        </w:rPr>
        <w:t>[0</w:t>
      </w:r>
      <w:proofErr w:type="gramStart"/>
      <w:r w:rsidRPr="00B5325E">
        <w:rPr>
          <w:rFonts w:ascii="Consolas" w:eastAsia="Times New Roman" w:hAnsi="Consolas" w:cs="Times New Roman"/>
          <w:color w:val="000000"/>
          <w:sz w:val="24"/>
          <w:szCs w:val="28"/>
          <w:bdr w:val="none" w:sz="0" w:space="0" w:color="auto" w:frame="1"/>
          <w:lang w:eastAsia="ru-RU"/>
        </w:rPr>
        <w:t>],</w:t>
      </w:r>
      <w:proofErr w:type="spellStart"/>
      <w:r w:rsidRPr="00B5325E">
        <w:rPr>
          <w:rFonts w:ascii="Consolas" w:eastAsia="Times New Roman" w:hAnsi="Consolas" w:cs="Times New Roman"/>
          <w:color w:val="000000"/>
          <w:sz w:val="24"/>
          <w:szCs w:val="28"/>
          <w:bdr w:val="none" w:sz="0" w:space="0" w:color="auto" w:frame="1"/>
          <w:lang w:eastAsia="ru-RU"/>
        </w:rPr>
        <w:t>channels</w:t>
      </w:r>
      <w:proofErr w:type="spellEnd"/>
      <w:proofErr w:type="gramEnd"/>
      <w:r w:rsidRPr="00B5325E">
        <w:rPr>
          <w:rFonts w:ascii="Consolas" w:eastAsia="Times New Roman" w:hAnsi="Consolas" w:cs="Times New Roman"/>
          <w:color w:val="000000"/>
          <w:sz w:val="24"/>
          <w:szCs w:val="28"/>
          <w:bdr w:val="none" w:sz="0" w:space="0" w:color="auto" w:frame="1"/>
          <w:lang w:eastAsia="ru-RU"/>
        </w:rPr>
        <w:t>[0])  </w:t>
      </w:r>
    </w:p>
    <w:p w14:paraId="4834A589" w14:textId="77777777" w:rsidR="00B12333" w:rsidRPr="00B5325E" w:rsidRDefault="00B12333" w:rsidP="00B5325E">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8"/>
          <w:lang w:eastAsia="ru-RU"/>
        </w:rPr>
      </w:pPr>
      <w:r w:rsidRPr="00B5325E">
        <w:rPr>
          <w:rFonts w:ascii="Consolas" w:eastAsia="Times New Roman" w:hAnsi="Consolas" w:cs="Times New Roman"/>
          <w:color w:val="000000"/>
          <w:sz w:val="24"/>
          <w:szCs w:val="28"/>
          <w:bdr w:val="none" w:sz="0" w:space="0" w:color="auto" w:frame="1"/>
          <w:lang w:eastAsia="ru-RU"/>
        </w:rPr>
        <w:t>    cv2.merge(</w:t>
      </w:r>
      <w:proofErr w:type="spellStart"/>
      <w:proofErr w:type="gramStart"/>
      <w:r w:rsidRPr="00B5325E">
        <w:rPr>
          <w:rFonts w:ascii="Consolas" w:eastAsia="Times New Roman" w:hAnsi="Consolas" w:cs="Times New Roman"/>
          <w:color w:val="000000"/>
          <w:sz w:val="24"/>
          <w:szCs w:val="28"/>
          <w:bdr w:val="none" w:sz="0" w:space="0" w:color="auto" w:frame="1"/>
          <w:lang w:eastAsia="ru-RU"/>
        </w:rPr>
        <w:t>channels,ycrcb</w:t>
      </w:r>
      <w:proofErr w:type="spellEnd"/>
      <w:proofErr w:type="gramEnd"/>
      <w:r w:rsidRPr="00B5325E">
        <w:rPr>
          <w:rFonts w:ascii="Consolas" w:eastAsia="Times New Roman" w:hAnsi="Consolas" w:cs="Times New Roman"/>
          <w:color w:val="000000"/>
          <w:sz w:val="24"/>
          <w:szCs w:val="28"/>
          <w:bdr w:val="none" w:sz="0" w:space="0" w:color="auto" w:frame="1"/>
          <w:lang w:eastAsia="ru-RU"/>
        </w:rPr>
        <w:t>)  </w:t>
      </w:r>
    </w:p>
    <w:p w14:paraId="26BF615F" w14:textId="77777777" w:rsidR="00B12333" w:rsidRPr="00B5325E" w:rsidRDefault="00B12333" w:rsidP="00B5325E">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4"/>
          <w:szCs w:val="28"/>
          <w:lang w:eastAsia="ru-RU"/>
        </w:rPr>
      </w:pPr>
      <w:r w:rsidRPr="00B5325E">
        <w:rPr>
          <w:rFonts w:ascii="Consolas" w:eastAsia="Times New Roman" w:hAnsi="Consolas" w:cs="Times New Roman"/>
          <w:color w:val="000000"/>
          <w:sz w:val="24"/>
          <w:szCs w:val="28"/>
          <w:bdr w:val="none" w:sz="0" w:space="0" w:color="auto" w:frame="1"/>
          <w:lang w:eastAsia="ru-RU"/>
        </w:rPr>
        <w:t>    </w:t>
      </w:r>
      <w:proofErr w:type="spellStart"/>
      <w:r w:rsidRPr="00B5325E">
        <w:rPr>
          <w:rFonts w:ascii="Consolas" w:eastAsia="Times New Roman" w:hAnsi="Consolas" w:cs="Times New Roman"/>
          <w:b/>
          <w:bCs/>
          <w:color w:val="006699"/>
          <w:sz w:val="24"/>
          <w:szCs w:val="28"/>
          <w:bdr w:val="none" w:sz="0" w:space="0" w:color="auto" w:frame="1"/>
          <w:lang w:eastAsia="ru-RU"/>
        </w:rPr>
        <w:t>return</w:t>
      </w:r>
      <w:proofErr w:type="spellEnd"/>
      <w:r w:rsidRPr="00B5325E">
        <w:rPr>
          <w:rFonts w:ascii="Consolas" w:eastAsia="Times New Roman" w:hAnsi="Consolas" w:cs="Times New Roman"/>
          <w:color w:val="000000"/>
          <w:sz w:val="24"/>
          <w:szCs w:val="28"/>
          <w:bdr w:val="none" w:sz="0" w:space="0" w:color="auto" w:frame="1"/>
          <w:lang w:eastAsia="ru-RU"/>
        </w:rPr>
        <w:t> </w:t>
      </w:r>
      <w:proofErr w:type="spellStart"/>
      <w:r w:rsidRPr="00B5325E">
        <w:rPr>
          <w:rFonts w:ascii="Consolas" w:eastAsia="Times New Roman" w:hAnsi="Consolas" w:cs="Times New Roman"/>
          <w:color w:val="000000"/>
          <w:sz w:val="24"/>
          <w:szCs w:val="28"/>
          <w:bdr w:val="none" w:sz="0" w:space="0" w:color="auto" w:frame="1"/>
          <w:lang w:eastAsia="ru-RU"/>
        </w:rPr>
        <w:t>img</w:t>
      </w:r>
      <w:proofErr w:type="spellEnd"/>
      <w:r w:rsidRPr="00B5325E">
        <w:rPr>
          <w:rFonts w:ascii="Consolas" w:eastAsia="Times New Roman" w:hAnsi="Consolas" w:cs="Times New Roman"/>
          <w:color w:val="000000"/>
          <w:sz w:val="24"/>
          <w:szCs w:val="28"/>
          <w:bdr w:val="none" w:sz="0" w:space="0" w:color="auto" w:frame="1"/>
          <w:lang w:eastAsia="ru-RU"/>
        </w:rPr>
        <w:t>  </w:t>
      </w:r>
    </w:p>
    <w:p w14:paraId="6A2BC180" w14:textId="77777777" w:rsidR="00B12333" w:rsidRPr="00B5325E" w:rsidRDefault="00B12333" w:rsidP="00B5325E">
      <w:pPr>
        <w:ind w:left="360"/>
        <w:rPr>
          <w:rFonts w:ascii="Times New Roman" w:hAnsi="Times New Roman" w:cs="Times New Roman"/>
          <w:sz w:val="28"/>
          <w:szCs w:val="28"/>
        </w:rPr>
      </w:pPr>
    </w:p>
    <w:p w14:paraId="0D264DE7" w14:textId="58C06F90" w:rsidR="00F02F57" w:rsidRPr="00AD4BD2" w:rsidRDefault="00F02F57" w:rsidP="00F02F57">
      <w:pPr>
        <w:rPr>
          <w:rFonts w:ascii="Times New Roman" w:hAnsi="Times New Roman" w:cs="Times New Roman"/>
          <w:sz w:val="28"/>
          <w:szCs w:val="28"/>
        </w:rPr>
      </w:pPr>
      <w:r w:rsidRPr="00AD4BD2">
        <w:rPr>
          <w:rFonts w:ascii="Times New Roman" w:hAnsi="Times New Roman" w:cs="Times New Roman"/>
          <w:sz w:val="28"/>
          <w:szCs w:val="28"/>
        </w:rPr>
        <w:t>Получившиеся в результате экспериментов изображения доступны по ссылке:</w:t>
      </w:r>
    </w:p>
    <w:p w14:paraId="2CF8AC11" w14:textId="6244461E" w:rsidR="00A37508" w:rsidRPr="00AD4BD2" w:rsidRDefault="00846C4B" w:rsidP="00F02F57">
      <w:pPr>
        <w:rPr>
          <w:rFonts w:ascii="Times New Roman" w:hAnsi="Times New Roman" w:cs="Times New Roman"/>
          <w:sz w:val="28"/>
          <w:szCs w:val="28"/>
        </w:rPr>
      </w:pPr>
      <w:r w:rsidRPr="00846C4B">
        <w:rPr>
          <w:rFonts w:ascii="Times New Roman" w:hAnsi="Times New Roman" w:cs="Times New Roman"/>
          <w:sz w:val="28"/>
          <w:szCs w:val="28"/>
        </w:rPr>
        <w:t>https://drive.google.com/drive/folders/1dGtoXOenjGlPqNKSY3jEDbhpDIh35hVP?usp=sharing</w:t>
      </w:r>
    </w:p>
    <w:p w14:paraId="459E6954" w14:textId="77777777" w:rsidR="00846C4B" w:rsidRDefault="00846C4B">
      <w:pPr>
        <w:rPr>
          <w:rFonts w:ascii="Times New Roman" w:hAnsi="Times New Roman" w:cs="Times New Roman"/>
          <w:sz w:val="28"/>
          <w:szCs w:val="28"/>
        </w:rPr>
      </w:pPr>
      <w:r>
        <w:rPr>
          <w:rFonts w:ascii="Times New Roman" w:hAnsi="Times New Roman" w:cs="Times New Roman"/>
          <w:sz w:val="28"/>
          <w:szCs w:val="28"/>
        </w:rPr>
        <w:br w:type="page"/>
      </w:r>
    </w:p>
    <w:p w14:paraId="744F971B" w14:textId="05C7E013" w:rsidR="00846C4B" w:rsidRPr="00B5325E" w:rsidRDefault="00846C4B" w:rsidP="00846C4B">
      <w:pPr>
        <w:rPr>
          <w:rFonts w:ascii="Times New Roman" w:hAnsi="Times New Roman" w:cs="Times New Roman"/>
          <w:b/>
          <w:sz w:val="28"/>
          <w:szCs w:val="28"/>
        </w:rPr>
      </w:pPr>
      <w:r w:rsidRPr="00973F19">
        <w:rPr>
          <w:rFonts w:ascii="Times New Roman" w:hAnsi="Times New Roman" w:cs="Times New Roman"/>
          <w:b/>
          <w:sz w:val="28"/>
          <w:szCs w:val="28"/>
        </w:rPr>
        <w:lastRenderedPageBreak/>
        <w:t>При</w:t>
      </w:r>
      <w:r>
        <w:rPr>
          <w:rFonts w:ascii="Times New Roman" w:hAnsi="Times New Roman" w:cs="Times New Roman"/>
          <w:b/>
          <w:sz w:val="28"/>
          <w:szCs w:val="28"/>
        </w:rPr>
        <w:t xml:space="preserve">ложение </w:t>
      </w:r>
      <w:r>
        <w:rPr>
          <w:rFonts w:ascii="Times New Roman" w:hAnsi="Times New Roman" w:cs="Times New Roman"/>
          <w:b/>
          <w:sz w:val="28"/>
          <w:szCs w:val="28"/>
          <w:lang w:val="en-US"/>
        </w:rPr>
        <w:t>B</w:t>
      </w:r>
    </w:p>
    <w:p w14:paraId="5FEBF5F8" w14:textId="78321786" w:rsidR="00846C4B" w:rsidRPr="00B5325E" w:rsidRDefault="00846C4B" w:rsidP="00846C4B">
      <w:pPr>
        <w:rPr>
          <w:rFonts w:ascii="Times New Roman" w:hAnsi="Times New Roman" w:cs="Times New Roman"/>
          <w:sz w:val="28"/>
          <w:szCs w:val="28"/>
        </w:rPr>
      </w:pPr>
      <w:r w:rsidRPr="00B5325E">
        <w:rPr>
          <w:rFonts w:ascii="Times New Roman" w:hAnsi="Times New Roman" w:cs="Times New Roman"/>
          <w:sz w:val="28"/>
          <w:szCs w:val="28"/>
        </w:rPr>
        <w:t>Эталонное изображение модели стакана</w:t>
      </w:r>
    </w:p>
    <w:p w14:paraId="1E1EEF4A" w14:textId="64D7C129" w:rsidR="00846C4B" w:rsidRPr="00B5325E" w:rsidRDefault="006F50AF" w:rsidP="00846C4B">
      <w:pPr>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14:anchorId="441A40E6" wp14:editId="670281C3">
            <wp:extent cx="6479540" cy="3644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etal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79540" cy="3644900"/>
                    </a:xfrm>
                    <a:prstGeom prst="rect">
                      <a:avLst/>
                    </a:prstGeom>
                  </pic:spPr>
                </pic:pic>
              </a:graphicData>
            </a:graphic>
          </wp:inline>
        </w:drawing>
      </w:r>
    </w:p>
    <w:p w14:paraId="72E70142" w14:textId="02FB7C84" w:rsidR="004C6B1F" w:rsidRPr="00B5325E" w:rsidRDefault="004C6B1F" w:rsidP="00B5325E">
      <w:pPr>
        <w:rPr>
          <w:rFonts w:eastAsia="Times New Roman"/>
          <w:lang w:eastAsia="ru-RU"/>
        </w:rPr>
      </w:pPr>
    </w:p>
    <w:sectPr w:rsidR="004C6B1F" w:rsidRPr="00B5325E" w:rsidSect="006B538C">
      <w:footerReference w:type="default" r:id="rId40"/>
      <w:pgSz w:w="11906" w:h="16838"/>
      <w:pgMar w:top="851" w:right="851" w:bottom="851" w:left="851" w:header="708" w:footer="708" w:gutter="0"/>
      <w:pgNumType w:start="5"/>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Борис Гогинян" w:date="2020-05-24T22:15:00Z" w:initials="БГ">
    <w:p w14:paraId="18F44302" w14:textId="77777777" w:rsidR="00DB2085" w:rsidRDefault="00DB2085" w:rsidP="00AD4BD2">
      <w:pPr>
        <w:pStyle w:val="af2"/>
      </w:pPr>
      <w:r>
        <w:rPr>
          <w:rStyle w:val="af1"/>
        </w:rPr>
        <w:annotationRef/>
      </w:r>
      <w:r>
        <w:t>?</w:t>
      </w:r>
    </w:p>
  </w:comment>
  <w:comment w:id="10" w:author="Борис Гогинян" w:date="2020-05-10T00:07:00Z" w:initials="БГ">
    <w:p w14:paraId="06CBCACA" w14:textId="77777777" w:rsidR="00DB2085" w:rsidRDefault="00DB2085" w:rsidP="00A6235B">
      <w:pPr>
        <w:pStyle w:val="af2"/>
      </w:pPr>
      <w:r>
        <w:rPr>
          <w:rStyle w:val="af1"/>
        </w:rPr>
        <w:annotationRef/>
      </w:r>
      <w:r>
        <w:t xml:space="preserve">Полное копирование из книги </w:t>
      </w:r>
      <w:proofErr w:type="spellStart"/>
      <w:r>
        <w:t>Сивухина</w:t>
      </w:r>
      <w:proofErr w:type="spellEnd"/>
    </w:p>
  </w:comment>
  <w:comment w:id="11" w:author="Борис Гогинян" w:date="2020-05-21T17:24:00Z" w:initials="БГ">
    <w:p w14:paraId="3085CDB0" w14:textId="01596AED" w:rsidR="00DB2085" w:rsidRDefault="00DB2085">
      <w:pPr>
        <w:pStyle w:val="af2"/>
      </w:pPr>
      <w:r>
        <w:rPr>
          <w:rStyle w:val="af1"/>
        </w:rPr>
        <w:annotationRef/>
      </w:r>
      <w:r>
        <w:t>Не уверен, что про этот эффект надо писать, а то спросят, где он применяется…</w:t>
      </w:r>
    </w:p>
  </w:comment>
  <w:comment w:id="13" w:author="M61PME-S2P" w:date="2020-05-27T19:49:00Z" w:initials="M">
    <w:p w14:paraId="645D1856" w14:textId="627B8FAE" w:rsidR="00DB2085" w:rsidRDefault="00DB2085">
      <w:pPr>
        <w:pStyle w:val="af2"/>
      </w:pPr>
      <w:r>
        <w:rPr>
          <w:rStyle w:val="af1"/>
        </w:rPr>
        <w:annotationRef/>
      </w:r>
      <w:r>
        <w:rPr>
          <w:noProof/>
        </w:rPr>
        <w:t>Кто сказал? Ссылки!</w:t>
      </w:r>
    </w:p>
  </w:comment>
  <w:comment w:id="31" w:author="M61PME-S2P" w:date="2020-05-27T19:50:00Z" w:initials="M">
    <w:p w14:paraId="02667E0B" w14:textId="30FE1907" w:rsidR="00DB2085" w:rsidRDefault="00DB2085">
      <w:pPr>
        <w:pStyle w:val="af2"/>
      </w:pPr>
      <w:r>
        <w:rPr>
          <w:rStyle w:val="af1"/>
        </w:rPr>
        <w:annotationRef/>
      </w:r>
      <w:r>
        <w:rPr>
          <w:noProof/>
        </w:rPr>
        <w:t>Малые пункты тоже надо жирным выделять - теряются.</w:t>
      </w:r>
    </w:p>
  </w:comment>
  <w:comment w:id="42" w:author="Борис Гогинян" w:date="2020-05-19T03:34:00Z" w:initials="БГ">
    <w:p w14:paraId="257A9568" w14:textId="4DAF4110" w:rsidR="00DB2085" w:rsidRDefault="00DB2085">
      <w:pPr>
        <w:pStyle w:val="af2"/>
      </w:pPr>
      <w:r>
        <w:rPr>
          <w:rStyle w:val="af1"/>
        </w:rPr>
        <w:annotationRef/>
      </w:r>
      <w:r>
        <w:t>Перевод своими словами ведения из этой статьи</w:t>
      </w:r>
    </w:p>
  </w:comment>
  <w:comment w:id="43" w:author="Борис Гогинян" w:date="2020-05-20T00:50:00Z" w:initials="БГ">
    <w:p w14:paraId="495BE71A" w14:textId="5393E17B" w:rsidR="00DB2085" w:rsidRDefault="00DB2085">
      <w:pPr>
        <w:pStyle w:val="af2"/>
      </w:pPr>
      <w:r>
        <w:rPr>
          <w:rStyle w:val="af1"/>
        </w:rPr>
        <w:annotationRef/>
      </w:r>
      <w:r>
        <w:t>Можно просто описать параметры, которые можно контролировать. Те по сути списать описание с официальной документации с объяснением, что там написано</w:t>
      </w:r>
    </w:p>
  </w:comment>
  <w:comment w:id="44" w:author="Борис Гогинян" w:date="2020-05-21T03:29:00Z" w:initials="БГ">
    <w:p w14:paraId="3F118D7F" w14:textId="25F1F7F5" w:rsidR="00DB2085" w:rsidRDefault="00DB2085">
      <w:pPr>
        <w:pStyle w:val="af2"/>
      </w:pPr>
      <w:r>
        <w:rPr>
          <w:rStyle w:val="af1"/>
        </w:rPr>
        <w:annotationRef/>
      </w:r>
      <w:r>
        <w:t>Но во всех этих моделях я так же не</w:t>
      </w:r>
      <w:r w:rsidRPr="00CE254F">
        <w:t xml:space="preserve"> </w:t>
      </w:r>
      <w:r>
        <w:t xml:space="preserve">очень уверен. Я знаю, как выглядит формула, у меня даже есть статья, но я ее не смог прочесть, </w:t>
      </w:r>
      <w:proofErr w:type="spellStart"/>
      <w:r>
        <w:t>тк</w:t>
      </w:r>
      <w:proofErr w:type="spellEnd"/>
      <w:r>
        <w:t xml:space="preserve"> слишком сложно. Только поверхностно прошелся. </w:t>
      </w:r>
    </w:p>
  </w:comment>
  <w:comment w:id="45" w:author="Борис Гогинян" w:date="2020-05-20T01:10:00Z" w:initials="БГ">
    <w:p w14:paraId="55658B19" w14:textId="13D96DCE" w:rsidR="00DB2085" w:rsidRPr="00944653" w:rsidRDefault="00DB2085">
      <w:pPr>
        <w:pStyle w:val="af2"/>
      </w:pPr>
      <w:r>
        <w:rPr>
          <w:rStyle w:val="af1"/>
        </w:rPr>
        <w:annotationRef/>
      </w:r>
      <w:r>
        <w:t xml:space="preserve">У </w:t>
      </w:r>
      <w:proofErr w:type="spellStart"/>
      <w:r>
        <w:rPr>
          <w:lang w:val="en-US"/>
        </w:rPr>
        <w:t>luxcore</w:t>
      </w:r>
      <w:proofErr w:type="spellEnd"/>
      <w:r w:rsidRPr="00944653">
        <w:t xml:space="preserve"> </w:t>
      </w:r>
      <w:r>
        <w:t xml:space="preserve">все еще хуже в плане документации. У </w:t>
      </w:r>
      <w:r>
        <w:rPr>
          <w:lang w:val="en-US"/>
        </w:rPr>
        <w:t>appleseed</w:t>
      </w:r>
      <w:r w:rsidRPr="00944653">
        <w:t xml:space="preserve"> </w:t>
      </w:r>
      <w:r>
        <w:t>в документации указаны все статьи, которые они использовали. Здесь же даже названия никаких намеков не дают</w:t>
      </w:r>
    </w:p>
  </w:comment>
  <w:comment w:id="85" w:author="Борис Гогинян" w:date="2020-05-21T05:32:00Z" w:initials="БГ">
    <w:p w14:paraId="755A6824" w14:textId="23780EE7" w:rsidR="00DB2085" w:rsidRPr="006514DC" w:rsidRDefault="00DB2085">
      <w:pPr>
        <w:pStyle w:val="af2"/>
      </w:pPr>
      <w:r>
        <w:rPr>
          <w:rStyle w:val="af1"/>
        </w:rPr>
        <w:annotationRef/>
      </w:r>
      <w:r>
        <w:t xml:space="preserve">не все методы, которые есть. я не стал их писать, </w:t>
      </w:r>
      <w:proofErr w:type="spellStart"/>
      <w:r>
        <w:t>тк</w:t>
      </w:r>
      <w:proofErr w:type="spellEnd"/>
      <w:r>
        <w:t xml:space="preserve"> не </w:t>
      </w:r>
      <w:proofErr w:type="spellStart"/>
      <w:r>
        <w:t>оч</w:t>
      </w:r>
      <w:proofErr w:type="spellEnd"/>
      <w:r>
        <w:t xml:space="preserve"> понимаю</w:t>
      </w:r>
    </w:p>
  </w:comment>
  <w:comment w:id="115" w:author="Борис Гогинян" w:date="2020-05-21T02:47:00Z" w:initials="БГ">
    <w:p w14:paraId="289AA832" w14:textId="228D07E6" w:rsidR="00DB2085" w:rsidRDefault="00DB2085">
      <w:pPr>
        <w:pStyle w:val="af2"/>
      </w:pPr>
      <w:r>
        <w:rPr>
          <w:rStyle w:val="af1"/>
        </w:rPr>
        <w:annotationRef/>
      </w:r>
      <w:r>
        <w:t>Я не очень хорошо разбираюсь что это. Если попросят рассказать, я скорее всего завалюсь</w:t>
      </w:r>
    </w:p>
    <w:p w14:paraId="38E339A8" w14:textId="77777777" w:rsidR="00DB2085" w:rsidRDefault="00DB2085">
      <w:pPr>
        <w:pStyle w:val="af2"/>
      </w:pPr>
    </w:p>
  </w:comment>
  <w:comment w:id="127" w:author="Борис Гогинян" w:date="2020-05-20T21:06:00Z" w:initials="БГ">
    <w:p w14:paraId="07F6E65D" w14:textId="63BD7928" w:rsidR="00DB2085" w:rsidRDefault="00DB2085">
      <w:pPr>
        <w:pStyle w:val="af2"/>
      </w:pPr>
      <w:r>
        <w:rPr>
          <w:rStyle w:val="af1"/>
        </w:rPr>
        <w:annotationRef/>
      </w:r>
      <w:r>
        <w:t xml:space="preserve">Я не стал приводить примера реализации, </w:t>
      </w:r>
      <w:proofErr w:type="spellStart"/>
      <w:r>
        <w:t>тк</w:t>
      </w:r>
      <w:proofErr w:type="spellEnd"/>
      <w:r>
        <w:t xml:space="preserve"> у каждого рендера он свой. А в книге описан метод для примера.</w:t>
      </w:r>
    </w:p>
  </w:comment>
  <w:comment w:id="145" w:author="M61PME-S2P" w:date="2020-05-27T19:54:00Z" w:initials="M">
    <w:p w14:paraId="0F49B485" w14:textId="32C43A69" w:rsidR="00DB2085" w:rsidRDefault="00DB2085">
      <w:pPr>
        <w:pStyle w:val="af2"/>
      </w:pPr>
      <w:r>
        <w:rPr>
          <w:rStyle w:val="af1"/>
        </w:rPr>
        <w:annotationRef/>
      </w:r>
      <w:r>
        <w:rPr>
          <w:noProof/>
        </w:rPr>
        <w:t>"</w:t>
      </w:r>
      <w:r w:rsidRPr="00B5325E">
        <w:rPr>
          <w:rFonts w:ascii="Times New Roman" w:hAnsi="Times New Roman" w:cs="Times New Roman"/>
          <w:b/>
          <w:iCs/>
          <w:sz w:val="28"/>
          <w:szCs w:val="28"/>
        </w:rPr>
        <w:t>Способ сравнения</w:t>
      </w:r>
      <w:r w:rsidRPr="009D4DDA">
        <w:rPr>
          <w:rFonts w:ascii="Times New Roman" w:hAnsi="Times New Roman" w:cs="Times New Roman"/>
          <w:b/>
          <w:iCs/>
          <w:noProof/>
          <w:sz w:val="28"/>
          <w:szCs w:val="28"/>
        </w:rPr>
        <w:t>"</w:t>
      </w:r>
      <w:r w:rsidRPr="00AD4BD2" w:rsidDel="00296B2D">
        <w:rPr>
          <w:rFonts w:ascii="Times New Roman" w:eastAsia="Times New Roman" w:hAnsi="Times New Roman" w:cs="Times New Roman"/>
          <w:b/>
          <w:sz w:val="28"/>
          <w:szCs w:val="28"/>
          <w:highlight w:val="white"/>
        </w:rPr>
        <w:t xml:space="preserve"> </w:t>
      </w:r>
      <w:r w:rsidRPr="009D4DDA">
        <w:rPr>
          <w:rFonts w:ascii="Times New Roman" w:eastAsia="Times New Roman" w:hAnsi="Times New Roman" w:cs="Times New Roman"/>
          <w:b/>
          <w:noProof/>
          <w:sz w:val="28"/>
          <w:szCs w:val="28"/>
        </w:rPr>
        <w:t>-&gt; "</w:t>
      </w:r>
      <w:r w:rsidRPr="009D4DDA">
        <w:rPr>
          <w:rFonts w:ascii="Times New Roman" w:hAnsi="Times New Roman" w:cs="Times New Roman"/>
          <w:b/>
          <w:iCs/>
          <w:sz w:val="28"/>
          <w:szCs w:val="28"/>
        </w:rPr>
        <w:t xml:space="preserve"> </w:t>
      </w:r>
      <w:r w:rsidRPr="00B5325E">
        <w:rPr>
          <w:rFonts w:ascii="Times New Roman" w:hAnsi="Times New Roman" w:cs="Times New Roman"/>
          <w:b/>
          <w:iCs/>
          <w:sz w:val="28"/>
          <w:szCs w:val="28"/>
        </w:rPr>
        <w:t>Способ сравнения</w:t>
      </w:r>
      <w:r w:rsidRPr="00AD4BD2" w:rsidDel="00296B2D">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noProof/>
          <w:sz w:val="28"/>
          <w:szCs w:val="28"/>
        </w:rPr>
        <w:t>качества изображений"</w:t>
      </w:r>
      <w:r w:rsidRPr="009D4DDA">
        <w:rPr>
          <w:rFonts w:ascii="Times New Roman" w:eastAsia="Times New Roman" w:hAnsi="Times New Roman" w:cs="Times New Roman"/>
          <w:b/>
          <w:noProof/>
          <w:sz w:val="28"/>
          <w:szCs w:val="28"/>
        </w:rPr>
        <w:t xml:space="preserve"> </w:t>
      </w:r>
      <w:r>
        <w:rPr>
          <w:noProof/>
        </w:rPr>
        <w:t>Оформляйте по правилам - по центру!</w:t>
      </w:r>
    </w:p>
  </w:comment>
  <w:comment w:id="302" w:author="M61PME-S2P" w:date="2020-05-27T19:56:00Z" w:initials="M">
    <w:p w14:paraId="73C2553E" w14:textId="014D1D7E" w:rsidR="00DB2085" w:rsidRDefault="00DB2085">
      <w:pPr>
        <w:pStyle w:val="af2"/>
      </w:pPr>
      <w:r>
        <w:rPr>
          <w:rStyle w:val="af1"/>
        </w:rPr>
        <w:annotationRef/>
      </w:r>
      <w:r>
        <w:rPr>
          <w:noProof/>
        </w:rPr>
        <w:t>Обясните качественно, что по осям.</w:t>
      </w:r>
    </w:p>
  </w:comment>
  <w:comment w:id="598" w:author="M61PME-S2P" w:date="2020-05-27T19:57:00Z" w:initials="M">
    <w:p w14:paraId="373C352D" w14:textId="1BD0C02A" w:rsidR="00DB2085" w:rsidRDefault="00DB2085">
      <w:pPr>
        <w:pStyle w:val="af2"/>
      </w:pPr>
      <w:r>
        <w:rPr>
          <w:rStyle w:val="af1"/>
        </w:rPr>
        <w:annotationRef/>
      </w:r>
      <w:r>
        <w:rPr>
          <w:noProof/>
        </w:rPr>
        <w:t>Это тоже раздел - оформляйте единообразно.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F44302" w15:done="0"/>
  <w15:commentEx w15:paraId="06CBCACA" w15:done="0"/>
  <w15:commentEx w15:paraId="3085CDB0" w15:done="0"/>
  <w15:commentEx w15:paraId="645D1856" w15:done="0"/>
  <w15:commentEx w15:paraId="02667E0B" w15:done="0"/>
  <w15:commentEx w15:paraId="257A9568" w15:done="0"/>
  <w15:commentEx w15:paraId="495BE71A" w15:done="0"/>
  <w15:commentEx w15:paraId="3F118D7F" w15:done="0"/>
  <w15:commentEx w15:paraId="55658B19" w15:done="0"/>
  <w15:commentEx w15:paraId="755A6824" w15:done="0"/>
  <w15:commentEx w15:paraId="38E339A8" w15:done="0"/>
  <w15:commentEx w15:paraId="07F6E65D" w15:done="0"/>
  <w15:commentEx w15:paraId="0F49B485" w15:done="1"/>
  <w15:commentEx w15:paraId="73C2553E" w15:done="0"/>
  <w15:commentEx w15:paraId="373C352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56C730" w14:textId="77777777" w:rsidR="00EE78D8" w:rsidRDefault="00EE78D8">
      <w:pPr>
        <w:spacing w:after="0" w:line="240" w:lineRule="auto"/>
      </w:pPr>
      <w:r>
        <w:separator/>
      </w:r>
    </w:p>
  </w:endnote>
  <w:endnote w:type="continuationSeparator" w:id="0">
    <w:p w14:paraId="1CAAF18B" w14:textId="77777777" w:rsidR="00EE78D8" w:rsidRDefault="00EE7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0F3C5" w14:textId="52AD3264" w:rsidR="00DB2085" w:rsidRPr="00B5325E" w:rsidRDefault="00DB2085" w:rsidP="00B5325E">
    <w:pPr>
      <w:pStyle w:val="af"/>
      <w:jc w:val="center"/>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0686556"/>
      <w:docPartObj>
        <w:docPartGallery w:val="Page Numbers (Bottom of Page)"/>
        <w:docPartUnique/>
      </w:docPartObj>
    </w:sdtPr>
    <w:sdtEndPr>
      <w:rPr>
        <w:rFonts w:ascii="Times New Roman" w:hAnsi="Times New Roman" w:cs="Times New Roman"/>
        <w:sz w:val="28"/>
      </w:rPr>
    </w:sdtEndPr>
    <w:sdtContent>
      <w:p w14:paraId="5A338722" w14:textId="16B0CF55" w:rsidR="00DB2085" w:rsidRPr="00B5325E" w:rsidRDefault="00DB2085" w:rsidP="00B5325E">
        <w:pPr>
          <w:pStyle w:val="af"/>
          <w:jc w:val="center"/>
          <w:rPr>
            <w:rFonts w:ascii="Times New Roman" w:hAnsi="Times New Roman" w:cs="Times New Roman"/>
            <w:sz w:val="28"/>
          </w:rPr>
        </w:pPr>
        <w:r w:rsidRPr="00861981">
          <w:rPr>
            <w:rFonts w:ascii="Times New Roman" w:hAnsi="Times New Roman" w:cs="Times New Roman"/>
            <w:sz w:val="28"/>
          </w:rPr>
          <w:t>Москва 2020 г.</w: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423812"/>
      <w:docPartObj>
        <w:docPartGallery w:val="Page Numbers (Bottom of Page)"/>
        <w:docPartUnique/>
      </w:docPartObj>
    </w:sdtPr>
    <w:sdtEndPr>
      <w:rPr>
        <w:rFonts w:ascii="Times New Roman" w:hAnsi="Times New Roman" w:cs="Times New Roman"/>
        <w:sz w:val="24"/>
      </w:rPr>
    </w:sdtEndPr>
    <w:sdtContent>
      <w:p w14:paraId="429FBEF8" w14:textId="65F961DA" w:rsidR="00DB2085" w:rsidRPr="00B5325E" w:rsidRDefault="00DB2085" w:rsidP="00B5325E">
        <w:pPr>
          <w:pStyle w:val="af"/>
          <w:jc w:val="center"/>
          <w:rPr>
            <w:rFonts w:ascii="Times New Roman" w:hAnsi="Times New Roman" w:cs="Times New Roman"/>
            <w:sz w:val="24"/>
          </w:rPr>
        </w:pPr>
        <w:r w:rsidRPr="00B5325E">
          <w:rPr>
            <w:rFonts w:ascii="Times New Roman" w:hAnsi="Times New Roman" w:cs="Times New Roman"/>
            <w:sz w:val="24"/>
          </w:rPr>
          <w:fldChar w:fldCharType="begin"/>
        </w:r>
        <w:r w:rsidRPr="00B5325E">
          <w:rPr>
            <w:rFonts w:ascii="Times New Roman" w:hAnsi="Times New Roman" w:cs="Times New Roman"/>
            <w:sz w:val="24"/>
          </w:rPr>
          <w:instrText>PAGE   \* MERGEFORMAT</w:instrText>
        </w:r>
        <w:r w:rsidRPr="00B5325E">
          <w:rPr>
            <w:rFonts w:ascii="Times New Roman" w:hAnsi="Times New Roman" w:cs="Times New Roman"/>
            <w:sz w:val="24"/>
          </w:rPr>
          <w:fldChar w:fldCharType="separate"/>
        </w:r>
        <w:r w:rsidR="00840283">
          <w:rPr>
            <w:rFonts w:ascii="Times New Roman" w:hAnsi="Times New Roman" w:cs="Times New Roman"/>
            <w:noProof/>
            <w:sz w:val="24"/>
          </w:rPr>
          <w:t>20</w:t>
        </w:r>
        <w:r w:rsidRPr="00B5325E">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FA33A5" w14:textId="77777777" w:rsidR="00EE78D8" w:rsidRDefault="00EE78D8">
      <w:pPr>
        <w:spacing w:after="0" w:line="240" w:lineRule="auto"/>
      </w:pPr>
      <w:r>
        <w:separator/>
      </w:r>
    </w:p>
  </w:footnote>
  <w:footnote w:type="continuationSeparator" w:id="0">
    <w:p w14:paraId="640CB8B5" w14:textId="77777777" w:rsidR="00EE78D8" w:rsidRDefault="00EE78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27AB"/>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B4707"/>
    <w:multiLevelType w:val="hybridMultilevel"/>
    <w:tmpl w:val="27C056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8F5276"/>
    <w:multiLevelType w:val="hybridMultilevel"/>
    <w:tmpl w:val="C2188B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A73018"/>
    <w:multiLevelType w:val="hybridMultilevel"/>
    <w:tmpl w:val="EEE21D2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DF0C8B"/>
    <w:multiLevelType w:val="hybridMultilevel"/>
    <w:tmpl w:val="40EC2772"/>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B882366"/>
    <w:multiLevelType w:val="hybridMultilevel"/>
    <w:tmpl w:val="25207FC2"/>
    <w:lvl w:ilvl="0" w:tplc="04190011">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0CDC7FF0"/>
    <w:multiLevelType w:val="hybridMultilevel"/>
    <w:tmpl w:val="4176BB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0E921C40"/>
    <w:multiLevelType w:val="hybridMultilevel"/>
    <w:tmpl w:val="12D01A6E"/>
    <w:lvl w:ilvl="0" w:tplc="95067818">
      <w:start w:val="1"/>
      <w:numFmt w:val="bullet"/>
      <w:lvlText w:val=""/>
      <w:lvlJc w:val="left"/>
      <w:pPr>
        <w:ind w:left="2367" w:hanging="360"/>
      </w:pPr>
      <w:rPr>
        <w:rFonts w:ascii="Wingdings" w:hAnsi="Wingdings" w:hint="default"/>
      </w:rPr>
    </w:lvl>
    <w:lvl w:ilvl="1" w:tplc="04190003" w:tentative="1">
      <w:start w:val="1"/>
      <w:numFmt w:val="bullet"/>
      <w:lvlText w:val="o"/>
      <w:lvlJc w:val="left"/>
      <w:pPr>
        <w:ind w:left="3087" w:hanging="360"/>
      </w:pPr>
      <w:rPr>
        <w:rFonts w:ascii="Courier New" w:hAnsi="Courier New" w:cs="Courier New" w:hint="default"/>
      </w:rPr>
    </w:lvl>
    <w:lvl w:ilvl="2" w:tplc="04190005" w:tentative="1">
      <w:start w:val="1"/>
      <w:numFmt w:val="bullet"/>
      <w:lvlText w:val=""/>
      <w:lvlJc w:val="left"/>
      <w:pPr>
        <w:ind w:left="3807" w:hanging="360"/>
      </w:pPr>
      <w:rPr>
        <w:rFonts w:ascii="Wingdings" w:hAnsi="Wingdings" w:hint="default"/>
      </w:rPr>
    </w:lvl>
    <w:lvl w:ilvl="3" w:tplc="04190001" w:tentative="1">
      <w:start w:val="1"/>
      <w:numFmt w:val="bullet"/>
      <w:lvlText w:val=""/>
      <w:lvlJc w:val="left"/>
      <w:pPr>
        <w:ind w:left="4527" w:hanging="360"/>
      </w:pPr>
      <w:rPr>
        <w:rFonts w:ascii="Symbol" w:hAnsi="Symbol" w:hint="default"/>
      </w:rPr>
    </w:lvl>
    <w:lvl w:ilvl="4" w:tplc="04190003" w:tentative="1">
      <w:start w:val="1"/>
      <w:numFmt w:val="bullet"/>
      <w:lvlText w:val="o"/>
      <w:lvlJc w:val="left"/>
      <w:pPr>
        <w:ind w:left="5247" w:hanging="360"/>
      </w:pPr>
      <w:rPr>
        <w:rFonts w:ascii="Courier New" w:hAnsi="Courier New" w:cs="Courier New" w:hint="default"/>
      </w:rPr>
    </w:lvl>
    <w:lvl w:ilvl="5" w:tplc="04190005" w:tentative="1">
      <w:start w:val="1"/>
      <w:numFmt w:val="bullet"/>
      <w:lvlText w:val=""/>
      <w:lvlJc w:val="left"/>
      <w:pPr>
        <w:ind w:left="5967" w:hanging="360"/>
      </w:pPr>
      <w:rPr>
        <w:rFonts w:ascii="Wingdings" w:hAnsi="Wingdings" w:hint="default"/>
      </w:rPr>
    </w:lvl>
    <w:lvl w:ilvl="6" w:tplc="04190001" w:tentative="1">
      <w:start w:val="1"/>
      <w:numFmt w:val="bullet"/>
      <w:lvlText w:val=""/>
      <w:lvlJc w:val="left"/>
      <w:pPr>
        <w:ind w:left="6687" w:hanging="360"/>
      </w:pPr>
      <w:rPr>
        <w:rFonts w:ascii="Symbol" w:hAnsi="Symbol" w:hint="default"/>
      </w:rPr>
    </w:lvl>
    <w:lvl w:ilvl="7" w:tplc="04190003" w:tentative="1">
      <w:start w:val="1"/>
      <w:numFmt w:val="bullet"/>
      <w:lvlText w:val="o"/>
      <w:lvlJc w:val="left"/>
      <w:pPr>
        <w:ind w:left="7407" w:hanging="360"/>
      </w:pPr>
      <w:rPr>
        <w:rFonts w:ascii="Courier New" w:hAnsi="Courier New" w:cs="Courier New" w:hint="default"/>
      </w:rPr>
    </w:lvl>
    <w:lvl w:ilvl="8" w:tplc="04190005" w:tentative="1">
      <w:start w:val="1"/>
      <w:numFmt w:val="bullet"/>
      <w:lvlText w:val=""/>
      <w:lvlJc w:val="left"/>
      <w:pPr>
        <w:ind w:left="8127" w:hanging="360"/>
      </w:pPr>
      <w:rPr>
        <w:rFonts w:ascii="Wingdings" w:hAnsi="Wingdings" w:hint="default"/>
      </w:rPr>
    </w:lvl>
  </w:abstractNum>
  <w:abstractNum w:abstractNumId="8" w15:restartNumberingAfterBreak="0">
    <w:nsid w:val="0F29494D"/>
    <w:multiLevelType w:val="hybridMultilevel"/>
    <w:tmpl w:val="E1B80C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FF0165A"/>
    <w:multiLevelType w:val="hybridMultilevel"/>
    <w:tmpl w:val="3A18299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19E0320"/>
    <w:multiLevelType w:val="hybridMultilevel"/>
    <w:tmpl w:val="552256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2922EEE"/>
    <w:multiLevelType w:val="hybridMultilevel"/>
    <w:tmpl w:val="1EDC3572"/>
    <w:lvl w:ilvl="0" w:tplc="9494804A">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5CA0AA4"/>
    <w:multiLevelType w:val="hybridMultilevel"/>
    <w:tmpl w:val="DA8CEDB0"/>
    <w:lvl w:ilvl="0" w:tplc="74E26C50">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3" w15:restartNumberingAfterBreak="0">
    <w:nsid w:val="176E7C8E"/>
    <w:multiLevelType w:val="hybridMultilevel"/>
    <w:tmpl w:val="414C7BDC"/>
    <w:lvl w:ilvl="0" w:tplc="757C86F0">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4" w15:restartNumberingAfterBreak="0">
    <w:nsid w:val="192E401D"/>
    <w:multiLevelType w:val="hybridMultilevel"/>
    <w:tmpl w:val="B07C1A7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9BE511F"/>
    <w:multiLevelType w:val="hybridMultilevel"/>
    <w:tmpl w:val="736C75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CD3708F"/>
    <w:multiLevelType w:val="hybridMultilevel"/>
    <w:tmpl w:val="447815F4"/>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224A2B0B"/>
    <w:multiLevelType w:val="hybridMultilevel"/>
    <w:tmpl w:val="6276DEEA"/>
    <w:lvl w:ilvl="0" w:tplc="61FA3BB4">
      <w:start w:val="1"/>
      <w:numFmt w:val="decimal"/>
      <w:lvlText w:val="%1."/>
      <w:lvlJc w:val="left"/>
      <w:pPr>
        <w:ind w:left="501"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B522D49"/>
    <w:multiLevelType w:val="multilevel"/>
    <w:tmpl w:val="024EA1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2E9F45AF"/>
    <w:multiLevelType w:val="hybridMultilevel"/>
    <w:tmpl w:val="464EAF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02A6AE7"/>
    <w:multiLevelType w:val="hybridMultilevel"/>
    <w:tmpl w:val="907EDCEA"/>
    <w:lvl w:ilvl="0" w:tplc="04190011">
      <w:start w:val="1"/>
      <w:numFmt w:val="decimal"/>
      <w:lvlText w:val="%1)"/>
      <w:lvlJc w:val="left"/>
      <w:pPr>
        <w:ind w:left="349" w:firstLine="76"/>
      </w:pPr>
      <w:rPr>
        <w:rFonts w:hint="default"/>
        <w:i w:val="0"/>
        <w:sz w:val="28"/>
        <w:szCs w:val="28"/>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21" w15:restartNumberingAfterBreak="0">
    <w:nsid w:val="332255FF"/>
    <w:multiLevelType w:val="hybridMultilevel"/>
    <w:tmpl w:val="AA4CD95E"/>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340E43D7"/>
    <w:multiLevelType w:val="hybridMultilevel"/>
    <w:tmpl w:val="B9ACAE38"/>
    <w:lvl w:ilvl="0" w:tplc="61FA3BB4">
      <w:start w:val="1"/>
      <w:numFmt w:val="decimal"/>
      <w:lvlText w:val="%1."/>
      <w:lvlJc w:val="left"/>
      <w:pPr>
        <w:ind w:left="720"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6355996"/>
    <w:multiLevelType w:val="hybridMultilevel"/>
    <w:tmpl w:val="C2F6FA56"/>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3B561D40"/>
    <w:multiLevelType w:val="hybridMultilevel"/>
    <w:tmpl w:val="05061F58"/>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3C572243"/>
    <w:multiLevelType w:val="hybridMultilevel"/>
    <w:tmpl w:val="00E48432"/>
    <w:lvl w:ilvl="0" w:tplc="04190011">
      <w:start w:val="1"/>
      <w:numFmt w:val="decimal"/>
      <w:lvlText w:val="%1)"/>
      <w:lvlJc w:val="left"/>
      <w:pPr>
        <w:ind w:left="1515" w:hanging="360"/>
      </w:pPr>
      <w:rPr>
        <w:rFonts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6" w15:restartNumberingAfterBreak="0">
    <w:nsid w:val="3E0D4443"/>
    <w:multiLevelType w:val="hybridMultilevel"/>
    <w:tmpl w:val="37CA8F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23933E7"/>
    <w:multiLevelType w:val="hybridMultilevel"/>
    <w:tmpl w:val="869464B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2EE6C55"/>
    <w:multiLevelType w:val="hybridMultilevel"/>
    <w:tmpl w:val="9BE89830"/>
    <w:lvl w:ilvl="0" w:tplc="12B28270">
      <w:start w:val="1"/>
      <w:numFmt w:val="upperLetter"/>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432D57CD"/>
    <w:multiLevelType w:val="hybridMultilevel"/>
    <w:tmpl w:val="988846B0"/>
    <w:lvl w:ilvl="0" w:tplc="61FA3BB4">
      <w:start w:val="1"/>
      <w:numFmt w:val="decimal"/>
      <w:lvlText w:val="%1."/>
      <w:lvlJc w:val="left"/>
      <w:pPr>
        <w:ind w:left="349" w:firstLine="76"/>
      </w:pPr>
      <w:rPr>
        <w:rFonts w:hint="default"/>
        <w:i w:val="0"/>
        <w:sz w:val="28"/>
        <w:szCs w:val="28"/>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30" w15:restartNumberingAfterBreak="0">
    <w:nsid w:val="43402F65"/>
    <w:multiLevelType w:val="hybridMultilevel"/>
    <w:tmpl w:val="71729B2E"/>
    <w:lvl w:ilvl="0" w:tplc="61FA3BB4">
      <w:start w:val="1"/>
      <w:numFmt w:val="decimal"/>
      <w:lvlText w:val="%1."/>
      <w:lvlJc w:val="left"/>
      <w:pPr>
        <w:ind w:left="643"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3920108"/>
    <w:multiLevelType w:val="hybridMultilevel"/>
    <w:tmpl w:val="1AD24B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46E7810"/>
    <w:multiLevelType w:val="hybridMultilevel"/>
    <w:tmpl w:val="C27824B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44E8404C"/>
    <w:multiLevelType w:val="hybridMultilevel"/>
    <w:tmpl w:val="FFD6472E"/>
    <w:lvl w:ilvl="0" w:tplc="23A27B96">
      <w:start w:val="1"/>
      <w:numFmt w:val="decimal"/>
      <w:lvlText w:val="%1."/>
      <w:lvlJc w:val="left"/>
      <w:pPr>
        <w:ind w:left="720" w:hanging="360"/>
      </w:pPr>
      <w:rPr>
        <w:rFonts w:ascii="Consolas" w:eastAsia="Times New Roman" w:hAnsi="Consolas"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94806CD"/>
    <w:multiLevelType w:val="hybridMultilevel"/>
    <w:tmpl w:val="7598D7D6"/>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95E6095"/>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6" w15:restartNumberingAfterBreak="0">
    <w:nsid w:val="49643F84"/>
    <w:multiLevelType w:val="hybridMultilevel"/>
    <w:tmpl w:val="B73866FC"/>
    <w:lvl w:ilvl="0" w:tplc="95067818">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7" w15:restartNumberingAfterBreak="0">
    <w:nsid w:val="50232142"/>
    <w:multiLevelType w:val="multilevel"/>
    <w:tmpl w:val="13FE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8F2461"/>
    <w:multiLevelType w:val="hybridMultilevel"/>
    <w:tmpl w:val="C5A6F036"/>
    <w:lvl w:ilvl="0" w:tplc="61FA3BB4">
      <w:start w:val="1"/>
      <w:numFmt w:val="decimal"/>
      <w:lvlText w:val="%1."/>
      <w:lvlJc w:val="left"/>
      <w:pPr>
        <w:ind w:left="720" w:hanging="360"/>
      </w:pPr>
      <w:rPr>
        <w:rFonts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7755F7F"/>
    <w:multiLevelType w:val="multilevel"/>
    <w:tmpl w:val="935A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93176B"/>
    <w:multiLevelType w:val="hybridMultilevel"/>
    <w:tmpl w:val="0E1A3F2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15:restartNumberingAfterBreak="0">
    <w:nsid w:val="5B32613C"/>
    <w:multiLevelType w:val="hybridMultilevel"/>
    <w:tmpl w:val="6D76BA8A"/>
    <w:lvl w:ilvl="0" w:tplc="04190011">
      <w:start w:val="1"/>
      <w:numFmt w:val="decimal"/>
      <w:lvlText w:val="%1)"/>
      <w:lvlJc w:val="left"/>
      <w:pPr>
        <w:ind w:left="1440" w:hanging="360"/>
      </w:pPr>
      <w:rPr>
        <w:rFonts w:hint="default"/>
      </w:rPr>
    </w:lvl>
    <w:lvl w:ilvl="1" w:tplc="757C86F0">
      <w:start w:val="1"/>
      <w:numFmt w:val="bullet"/>
      <w:lvlText w:val=""/>
      <w:lvlJc w:val="left"/>
      <w:pPr>
        <w:ind w:left="2160" w:hanging="360"/>
      </w:pPr>
      <w:rPr>
        <w:rFonts w:ascii="Wingdings" w:hAnsi="Wingdings"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2" w15:restartNumberingAfterBreak="0">
    <w:nsid w:val="5C016B54"/>
    <w:multiLevelType w:val="hybridMultilevel"/>
    <w:tmpl w:val="25207FC2"/>
    <w:lvl w:ilvl="0" w:tplc="04190011">
      <w:start w:val="1"/>
      <w:numFmt w:val="decimal"/>
      <w:lvlText w:val="%1)"/>
      <w:lvlJc w:val="left"/>
      <w:pPr>
        <w:ind w:left="1352" w:hanging="360"/>
      </w:pPr>
      <w:rPr>
        <w:rFonts w:hint="default"/>
      </w:rPr>
    </w:lvl>
    <w:lvl w:ilvl="1" w:tplc="04190003">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43" w15:restartNumberingAfterBreak="0">
    <w:nsid w:val="5C586500"/>
    <w:multiLevelType w:val="hybridMultilevel"/>
    <w:tmpl w:val="DA8CEDB0"/>
    <w:lvl w:ilvl="0" w:tplc="74E26C50">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44" w15:restartNumberingAfterBreak="0">
    <w:nsid w:val="5E041930"/>
    <w:multiLevelType w:val="hybridMultilevel"/>
    <w:tmpl w:val="1BFCF122"/>
    <w:lvl w:ilvl="0" w:tplc="2770407A">
      <w:start w:val="1"/>
      <w:numFmt w:val="decimal"/>
      <w:lvlText w:val="%1."/>
      <w:lvlJc w:val="left"/>
      <w:pPr>
        <w:ind w:left="1068" w:hanging="360"/>
      </w:pPr>
      <w:rPr>
        <w:rFonts w:ascii="Times New Roman" w:hAnsi="Times New Roman" w:cs="Times New Roman" w:hint="default"/>
        <w:color w:val="auto"/>
        <w:sz w:val="28"/>
        <w:szCs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15:restartNumberingAfterBreak="0">
    <w:nsid w:val="61972F88"/>
    <w:multiLevelType w:val="hybridMultilevel"/>
    <w:tmpl w:val="DD78ED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24D64D8"/>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D35C20"/>
    <w:multiLevelType w:val="hybridMultilevel"/>
    <w:tmpl w:val="409C11A6"/>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8" w15:restartNumberingAfterBreak="0">
    <w:nsid w:val="65233BC4"/>
    <w:multiLevelType w:val="hybridMultilevel"/>
    <w:tmpl w:val="AFF26A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8893023"/>
    <w:multiLevelType w:val="hybridMultilevel"/>
    <w:tmpl w:val="BFDC13B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0" w15:restartNumberingAfterBreak="0">
    <w:nsid w:val="68A83BD4"/>
    <w:multiLevelType w:val="hybridMultilevel"/>
    <w:tmpl w:val="25207FC2"/>
    <w:lvl w:ilvl="0" w:tplc="04190011">
      <w:start w:val="1"/>
      <w:numFmt w:val="decimal"/>
      <w:lvlText w:val="%1)"/>
      <w:lvlJc w:val="left"/>
      <w:pPr>
        <w:ind w:left="1352" w:hanging="360"/>
      </w:pPr>
      <w:rPr>
        <w:rFonts w:hint="default"/>
      </w:rPr>
    </w:lvl>
    <w:lvl w:ilvl="1" w:tplc="04190003">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51" w15:restartNumberingAfterBreak="0">
    <w:nsid w:val="69907CC1"/>
    <w:multiLevelType w:val="hybridMultilevel"/>
    <w:tmpl w:val="9C281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A4A5B6B"/>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787ACB"/>
    <w:multiLevelType w:val="hybridMultilevel"/>
    <w:tmpl w:val="BC7C71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6E631F33"/>
    <w:multiLevelType w:val="hybridMultilevel"/>
    <w:tmpl w:val="1AEE9646"/>
    <w:lvl w:ilvl="0" w:tplc="04190011">
      <w:start w:val="1"/>
      <w:numFmt w:val="decimal"/>
      <w:lvlText w:val="%1)"/>
      <w:lvlJc w:val="left"/>
      <w:pPr>
        <w:ind w:left="1210"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55" w15:restartNumberingAfterBreak="0">
    <w:nsid w:val="70CA55CB"/>
    <w:multiLevelType w:val="hybridMultilevel"/>
    <w:tmpl w:val="445A9866"/>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6" w15:restartNumberingAfterBreak="0">
    <w:nsid w:val="72A90581"/>
    <w:multiLevelType w:val="multilevel"/>
    <w:tmpl w:val="79FE9C60"/>
    <w:lvl w:ilvl="0">
      <w:start w:val="1"/>
      <w:numFmt w:val="none"/>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7E012F51"/>
    <w:multiLevelType w:val="hybridMultilevel"/>
    <w:tmpl w:val="82E05AAE"/>
    <w:lvl w:ilvl="0" w:tplc="04190011">
      <w:start w:val="1"/>
      <w:numFmt w:val="decimal"/>
      <w:lvlText w:val="%1)"/>
      <w:lvlJc w:val="left"/>
      <w:pPr>
        <w:ind w:left="720" w:hanging="360"/>
      </w:pPr>
      <w:rPr>
        <w:rFonts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2"/>
  </w:num>
  <w:num w:numId="3">
    <w:abstractNumId w:val="1"/>
  </w:num>
  <w:num w:numId="4">
    <w:abstractNumId w:val="17"/>
  </w:num>
  <w:num w:numId="5">
    <w:abstractNumId w:val="29"/>
  </w:num>
  <w:num w:numId="6">
    <w:abstractNumId w:val="26"/>
  </w:num>
  <w:num w:numId="7">
    <w:abstractNumId w:val="6"/>
  </w:num>
  <w:num w:numId="8">
    <w:abstractNumId w:val="15"/>
  </w:num>
  <w:num w:numId="9">
    <w:abstractNumId w:val="49"/>
  </w:num>
  <w:num w:numId="10">
    <w:abstractNumId w:val="14"/>
  </w:num>
  <w:num w:numId="11">
    <w:abstractNumId w:val="57"/>
  </w:num>
  <w:num w:numId="12">
    <w:abstractNumId w:val="48"/>
  </w:num>
  <w:num w:numId="13">
    <w:abstractNumId w:val="56"/>
  </w:num>
  <w:num w:numId="14">
    <w:abstractNumId w:val="46"/>
  </w:num>
  <w:num w:numId="15">
    <w:abstractNumId w:val="24"/>
  </w:num>
  <w:num w:numId="16">
    <w:abstractNumId w:val="31"/>
  </w:num>
  <w:num w:numId="17">
    <w:abstractNumId w:val="51"/>
  </w:num>
  <w:num w:numId="18">
    <w:abstractNumId w:val="3"/>
  </w:num>
  <w:num w:numId="19">
    <w:abstractNumId w:val="30"/>
  </w:num>
  <w:num w:numId="20">
    <w:abstractNumId w:val="50"/>
  </w:num>
  <w:num w:numId="21">
    <w:abstractNumId w:val="40"/>
  </w:num>
  <w:num w:numId="22">
    <w:abstractNumId w:val="10"/>
  </w:num>
  <w:num w:numId="23">
    <w:abstractNumId w:val="47"/>
  </w:num>
  <w:num w:numId="24">
    <w:abstractNumId w:val="23"/>
  </w:num>
  <w:num w:numId="25">
    <w:abstractNumId w:val="22"/>
  </w:num>
  <w:num w:numId="26">
    <w:abstractNumId w:val="16"/>
  </w:num>
  <w:num w:numId="27">
    <w:abstractNumId w:val="25"/>
  </w:num>
  <w:num w:numId="28">
    <w:abstractNumId w:val="9"/>
  </w:num>
  <w:num w:numId="29">
    <w:abstractNumId w:val="4"/>
  </w:num>
  <w:num w:numId="30">
    <w:abstractNumId w:val="55"/>
  </w:num>
  <w:num w:numId="31">
    <w:abstractNumId w:val="39"/>
  </w:num>
  <w:num w:numId="32">
    <w:abstractNumId w:val="27"/>
  </w:num>
  <w:num w:numId="33">
    <w:abstractNumId w:val="41"/>
  </w:num>
  <w:num w:numId="34">
    <w:abstractNumId w:val="18"/>
  </w:num>
  <w:num w:numId="35">
    <w:abstractNumId w:val="53"/>
  </w:num>
  <w:num w:numId="36">
    <w:abstractNumId w:val="21"/>
  </w:num>
  <w:num w:numId="37">
    <w:abstractNumId w:val="19"/>
  </w:num>
  <w:num w:numId="38">
    <w:abstractNumId w:val="32"/>
  </w:num>
  <w:num w:numId="39">
    <w:abstractNumId w:val="13"/>
  </w:num>
  <w:num w:numId="40">
    <w:abstractNumId w:val="37"/>
  </w:num>
  <w:num w:numId="41">
    <w:abstractNumId w:val="34"/>
  </w:num>
  <w:num w:numId="42">
    <w:abstractNumId w:val="20"/>
  </w:num>
  <w:num w:numId="43">
    <w:abstractNumId w:val="38"/>
  </w:num>
  <w:num w:numId="44">
    <w:abstractNumId w:val="5"/>
  </w:num>
  <w:num w:numId="45">
    <w:abstractNumId w:val="42"/>
  </w:num>
  <w:num w:numId="46">
    <w:abstractNumId w:val="54"/>
  </w:num>
  <w:num w:numId="47">
    <w:abstractNumId w:val="52"/>
  </w:num>
  <w:num w:numId="48">
    <w:abstractNumId w:val="33"/>
  </w:num>
  <w:num w:numId="49">
    <w:abstractNumId w:val="0"/>
  </w:num>
  <w:num w:numId="50">
    <w:abstractNumId w:val="28"/>
  </w:num>
  <w:num w:numId="51">
    <w:abstractNumId w:val="12"/>
  </w:num>
  <w:num w:numId="52">
    <w:abstractNumId w:val="7"/>
  </w:num>
  <w:num w:numId="53">
    <w:abstractNumId w:val="36"/>
  </w:num>
  <w:num w:numId="54">
    <w:abstractNumId w:val="43"/>
  </w:num>
  <w:num w:numId="55">
    <w:abstractNumId w:val="44"/>
  </w:num>
  <w:num w:numId="56">
    <w:abstractNumId w:val="45"/>
  </w:num>
  <w:num w:numId="57">
    <w:abstractNumId w:val="11"/>
  </w:num>
  <w:num w:numId="58">
    <w:abstractNumId w:val="8"/>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Борис Гогинян">
    <w15:presenceInfo w15:providerId="Windows Live" w15:userId="dd2c8ec127492be9"/>
  </w15:person>
  <w15:person w15:author="M61PME-S2P">
    <w15:presenceInfo w15:providerId="None" w15:userId="M61PME-S2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revisionView w:insDel="0" w:formatting="0"/>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4E8"/>
    <w:rsid w:val="00041D77"/>
    <w:rsid w:val="000620F3"/>
    <w:rsid w:val="000863AF"/>
    <w:rsid w:val="00091A95"/>
    <w:rsid w:val="000A3BDF"/>
    <w:rsid w:val="000D001C"/>
    <w:rsid w:val="0014631C"/>
    <w:rsid w:val="001640BD"/>
    <w:rsid w:val="00176D4E"/>
    <w:rsid w:val="001A08F6"/>
    <w:rsid w:val="001A1175"/>
    <w:rsid w:val="001A64F6"/>
    <w:rsid w:val="001C3CCE"/>
    <w:rsid w:val="00200DB6"/>
    <w:rsid w:val="002179D1"/>
    <w:rsid w:val="00242C26"/>
    <w:rsid w:val="00246CAD"/>
    <w:rsid w:val="002522FB"/>
    <w:rsid w:val="00276ACE"/>
    <w:rsid w:val="002B0DC8"/>
    <w:rsid w:val="002B3840"/>
    <w:rsid w:val="002C2309"/>
    <w:rsid w:val="002C47F1"/>
    <w:rsid w:val="002D2F69"/>
    <w:rsid w:val="002D3A91"/>
    <w:rsid w:val="002F6B7F"/>
    <w:rsid w:val="00310266"/>
    <w:rsid w:val="0031522E"/>
    <w:rsid w:val="0031653B"/>
    <w:rsid w:val="00324B91"/>
    <w:rsid w:val="00326C5A"/>
    <w:rsid w:val="00331079"/>
    <w:rsid w:val="003366BA"/>
    <w:rsid w:val="003403F6"/>
    <w:rsid w:val="00342D23"/>
    <w:rsid w:val="003524DA"/>
    <w:rsid w:val="00352660"/>
    <w:rsid w:val="00353594"/>
    <w:rsid w:val="00355265"/>
    <w:rsid w:val="003554F8"/>
    <w:rsid w:val="00357C20"/>
    <w:rsid w:val="00362FA9"/>
    <w:rsid w:val="00375796"/>
    <w:rsid w:val="00377FB6"/>
    <w:rsid w:val="003810A5"/>
    <w:rsid w:val="00392E67"/>
    <w:rsid w:val="0039773E"/>
    <w:rsid w:val="003C10E2"/>
    <w:rsid w:val="003C7CDC"/>
    <w:rsid w:val="003F68EE"/>
    <w:rsid w:val="003F7829"/>
    <w:rsid w:val="00416637"/>
    <w:rsid w:val="00434D0C"/>
    <w:rsid w:val="004359BB"/>
    <w:rsid w:val="00441924"/>
    <w:rsid w:val="00441FBD"/>
    <w:rsid w:val="00453C31"/>
    <w:rsid w:val="00465EFF"/>
    <w:rsid w:val="004818FA"/>
    <w:rsid w:val="0049704E"/>
    <w:rsid w:val="00497786"/>
    <w:rsid w:val="004A6D16"/>
    <w:rsid w:val="004B2FCA"/>
    <w:rsid w:val="004C2A23"/>
    <w:rsid w:val="004C6B1F"/>
    <w:rsid w:val="004F772F"/>
    <w:rsid w:val="00513BC8"/>
    <w:rsid w:val="00531FCD"/>
    <w:rsid w:val="00536DFA"/>
    <w:rsid w:val="00544912"/>
    <w:rsid w:val="005628DF"/>
    <w:rsid w:val="0056699A"/>
    <w:rsid w:val="00583657"/>
    <w:rsid w:val="005852EE"/>
    <w:rsid w:val="005B13A7"/>
    <w:rsid w:val="005C5060"/>
    <w:rsid w:val="005D773B"/>
    <w:rsid w:val="005D7D15"/>
    <w:rsid w:val="005E1572"/>
    <w:rsid w:val="005E5EDC"/>
    <w:rsid w:val="005F3124"/>
    <w:rsid w:val="005F3975"/>
    <w:rsid w:val="0062374B"/>
    <w:rsid w:val="0062428C"/>
    <w:rsid w:val="00631E70"/>
    <w:rsid w:val="006322C9"/>
    <w:rsid w:val="0063548C"/>
    <w:rsid w:val="00640028"/>
    <w:rsid w:val="006514DC"/>
    <w:rsid w:val="00660329"/>
    <w:rsid w:val="00661711"/>
    <w:rsid w:val="00661A25"/>
    <w:rsid w:val="00663AD2"/>
    <w:rsid w:val="0066677D"/>
    <w:rsid w:val="00667911"/>
    <w:rsid w:val="0068375D"/>
    <w:rsid w:val="006A2FEB"/>
    <w:rsid w:val="006B538C"/>
    <w:rsid w:val="006B5481"/>
    <w:rsid w:val="006B66D1"/>
    <w:rsid w:val="006C450B"/>
    <w:rsid w:val="006D1E05"/>
    <w:rsid w:val="006D30D7"/>
    <w:rsid w:val="006D64E8"/>
    <w:rsid w:val="006F50AF"/>
    <w:rsid w:val="00700D50"/>
    <w:rsid w:val="00702D3A"/>
    <w:rsid w:val="0071051D"/>
    <w:rsid w:val="00721994"/>
    <w:rsid w:val="007406A0"/>
    <w:rsid w:val="00740F34"/>
    <w:rsid w:val="00761D79"/>
    <w:rsid w:val="007714D2"/>
    <w:rsid w:val="00775B0C"/>
    <w:rsid w:val="00775E49"/>
    <w:rsid w:val="00782022"/>
    <w:rsid w:val="007954A0"/>
    <w:rsid w:val="00795A9E"/>
    <w:rsid w:val="007A5A83"/>
    <w:rsid w:val="007B069C"/>
    <w:rsid w:val="007C321C"/>
    <w:rsid w:val="007D547B"/>
    <w:rsid w:val="007E16E7"/>
    <w:rsid w:val="007F2605"/>
    <w:rsid w:val="00801B0A"/>
    <w:rsid w:val="008166FD"/>
    <w:rsid w:val="00835256"/>
    <w:rsid w:val="00836D2C"/>
    <w:rsid w:val="00840283"/>
    <w:rsid w:val="00846316"/>
    <w:rsid w:val="00846C4B"/>
    <w:rsid w:val="0084775E"/>
    <w:rsid w:val="008512F9"/>
    <w:rsid w:val="00851E27"/>
    <w:rsid w:val="008641CF"/>
    <w:rsid w:val="00864699"/>
    <w:rsid w:val="00866229"/>
    <w:rsid w:val="00890A1D"/>
    <w:rsid w:val="008C22A0"/>
    <w:rsid w:val="008D133B"/>
    <w:rsid w:val="008D5741"/>
    <w:rsid w:val="00921019"/>
    <w:rsid w:val="00941E45"/>
    <w:rsid w:val="00942342"/>
    <w:rsid w:val="009437CA"/>
    <w:rsid w:val="00944653"/>
    <w:rsid w:val="009479BC"/>
    <w:rsid w:val="00960D2F"/>
    <w:rsid w:val="00965D85"/>
    <w:rsid w:val="009869D5"/>
    <w:rsid w:val="00994F44"/>
    <w:rsid w:val="009A2544"/>
    <w:rsid w:val="009A6495"/>
    <w:rsid w:val="009B5F52"/>
    <w:rsid w:val="009C1689"/>
    <w:rsid w:val="009C43CD"/>
    <w:rsid w:val="009C4D81"/>
    <w:rsid w:val="009D4DDA"/>
    <w:rsid w:val="009D7090"/>
    <w:rsid w:val="009D7BE0"/>
    <w:rsid w:val="009E4741"/>
    <w:rsid w:val="009F17F0"/>
    <w:rsid w:val="009F192F"/>
    <w:rsid w:val="009F1AC6"/>
    <w:rsid w:val="009F604A"/>
    <w:rsid w:val="00A06249"/>
    <w:rsid w:val="00A1266E"/>
    <w:rsid w:val="00A23F3D"/>
    <w:rsid w:val="00A26A8D"/>
    <w:rsid w:val="00A31B71"/>
    <w:rsid w:val="00A37508"/>
    <w:rsid w:val="00A37C16"/>
    <w:rsid w:val="00A37F65"/>
    <w:rsid w:val="00A52C16"/>
    <w:rsid w:val="00A5397F"/>
    <w:rsid w:val="00A545D6"/>
    <w:rsid w:val="00A6235B"/>
    <w:rsid w:val="00A77944"/>
    <w:rsid w:val="00A80359"/>
    <w:rsid w:val="00AA4458"/>
    <w:rsid w:val="00AB3BAD"/>
    <w:rsid w:val="00AB7C9B"/>
    <w:rsid w:val="00AD4BD2"/>
    <w:rsid w:val="00AD6F69"/>
    <w:rsid w:val="00AD72BB"/>
    <w:rsid w:val="00AE0173"/>
    <w:rsid w:val="00AE5A12"/>
    <w:rsid w:val="00B00809"/>
    <w:rsid w:val="00B06873"/>
    <w:rsid w:val="00B12333"/>
    <w:rsid w:val="00B23E02"/>
    <w:rsid w:val="00B42EAE"/>
    <w:rsid w:val="00B46FA5"/>
    <w:rsid w:val="00B5325E"/>
    <w:rsid w:val="00B60F1A"/>
    <w:rsid w:val="00B6682D"/>
    <w:rsid w:val="00B669C8"/>
    <w:rsid w:val="00B70A1F"/>
    <w:rsid w:val="00B82222"/>
    <w:rsid w:val="00BA52D6"/>
    <w:rsid w:val="00BA7861"/>
    <w:rsid w:val="00BB45AA"/>
    <w:rsid w:val="00BD55FF"/>
    <w:rsid w:val="00BE3A6A"/>
    <w:rsid w:val="00BF510D"/>
    <w:rsid w:val="00C12699"/>
    <w:rsid w:val="00C17533"/>
    <w:rsid w:val="00C20C64"/>
    <w:rsid w:val="00C35899"/>
    <w:rsid w:val="00C50854"/>
    <w:rsid w:val="00C51BFB"/>
    <w:rsid w:val="00C52476"/>
    <w:rsid w:val="00C72153"/>
    <w:rsid w:val="00C742C8"/>
    <w:rsid w:val="00C9362A"/>
    <w:rsid w:val="00C95EA0"/>
    <w:rsid w:val="00CA12FA"/>
    <w:rsid w:val="00CA2C74"/>
    <w:rsid w:val="00CB41ED"/>
    <w:rsid w:val="00CB5B4E"/>
    <w:rsid w:val="00CB7143"/>
    <w:rsid w:val="00CB7533"/>
    <w:rsid w:val="00CC128D"/>
    <w:rsid w:val="00CC3DB1"/>
    <w:rsid w:val="00CD7B3F"/>
    <w:rsid w:val="00CE254F"/>
    <w:rsid w:val="00CE48B8"/>
    <w:rsid w:val="00CE5312"/>
    <w:rsid w:val="00D050F5"/>
    <w:rsid w:val="00D10CE1"/>
    <w:rsid w:val="00D11BD4"/>
    <w:rsid w:val="00D22B6C"/>
    <w:rsid w:val="00D33CBA"/>
    <w:rsid w:val="00D408DE"/>
    <w:rsid w:val="00D57A8C"/>
    <w:rsid w:val="00D764BA"/>
    <w:rsid w:val="00D84ECB"/>
    <w:rsid w:val="00D90D50"/>
    <w:rsid w:val="00DA11FF"/>
    <w:rsid w:val="00DB2085"/>
    <w:rsid w:val="00DC644A"/>
    <w:rsid w:val="00DC6590"/>
    <w:rsid w:val="00DC7846"/>
    <w:rsid w:val="00DD546C"/>
    <w:rsid w:val="00DF6EC8"/>
    <w:rsid w:val="00E1373F"/>
    <w:rsid w:val="00E15859"/>
    <w:rsid w:val="00E16551"/>
    <w:rsid w:val="00E21E15"/>
    <w:rsid w:val="00E226F3"/>
    <w:rsid w:val="00E31865"/>
    <w:rsid w:val="00E34848"/>
    <w:rsid w:val="00E542CC"/>
    <w:rsid w:val="00E66290"/>
    <w:rsid w:val="00E860FF"/>
    <w:rsid w:val="00E91FB3"/>
    <w:rsid w:val="00E94F1D"/>
    <w:rsid w:val="00EB01A5"/>
    <w:rsid w:val="00EB143B"/>
    <w:rsid w:val="00EC3EEF"/>
    <w:rsid w:val="00EE0897"/>
    <w:rsid w:val="00EE13F0"/>
    <w:rsid w:val="00EE6102"/>
    <w:rsid w:val="00EE78D8"/>
    <w:rsid w:val="00F00AD0"/>
    <w:rsid w:val="00F02F57"/>
    <w:rsid w:val="00F03BB0"/>
    <w:rsid w:val="00F06E98"/>
    <w:rsid w:val="00F11CA4"/>
    <w:rsid w:val="00F13D22"/>
    <w:rsid w:val="00F207D5"/>
    <w:rsid w:val="00F23ECC"/>
    <w:rsid w:val="00F30B64"/>
    <w:rsid w:val="00F3176E"/>
    <w:rsid w:val="00F3683B"/>
    <w:rsid w:val="00F533A9"/>
    <w:rsid w:val="00F77AA6"/>
    <w:rsid w:val="00F9188D"/>
    <w:rsid w:val="00FA16C6"/>
    <w:rsid w:val="00FA52B1"/>
    <w:rsid w:val="00FA7F34"/>
    <w:rsid w:val="00FB0CBB"/>
    <w:rsid w:val="00FB121D"/>
    <w:rsid w:val="00FB1DC8"/>
    <w:rsid w:val="00FC00D9"/>
    <w:rsid w:val="00FE0E99"/>
    <w:rsid w:val="00FE1CE8"/>
    <w:rsid w:val="00FF4AF2"/>
    <w:rsid w:val="00FF7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C9A76"/>
  <w15:chartTrackingRefBased/>
  <w15:docId w15:val="{7D138A7F-10C4-4EFB-B234-75840408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35B"/>
    <w:rPr>
      <w:rFonts w:eastAsiaTheme="minorEastAsia"/>
    </w:rPr>
  </w:style>
  <w:style w:type="paragraph" w:styleId="1">
    <w:name w:val="heading 1"/>
    <w:basedOn w:val="a"/>
    <w:next w:val="a"/>
    <w:link w:val="10"/>
    <w:uiPriority w:val="9"/>
    <w:qFormat/>
    <w:rsid w:val="00A623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6235B"/>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A6235B"/>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A623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6235B"/>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6235B"/>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A6235B"/>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A6235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A6235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235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A6235B"/>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A6235B"/>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semiHidden/>
    <w:rsid w:val="00A6235B"/>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A6235B"/>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A6235B"/>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A6235B"/>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A6235B"/>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A6235B"/>
    <w:rPr>
      <w:rFonts w:asciiTheme="majorHAnsi" w:eastAsiaTheme="majorEastAsia" w:hAnsiTheme="majorHAnsi" w:cstheme="majorBidi"/>
      <w:i/>
      <w:iCs/>
      <w:color w:val="262626" w:themeColor="text1" w:themeTint="D9"/>
      <w:sz w:val="21"/>
      <w:szCs w:val="21"/>
    </w:rPr>
  </w:style>
  <w:style w:type="character" w:styleId="a3">
    <w:name w:val="Hyperlink"/>
    <w:basedOn w:val="a0"/>
    <w:uiPriority w:val="99"/>
    <w:unhideWhenUsed/>
    <w:rsid w:val="00A6235B"/>
    <w:rPr>
      <w:color w:val="0563C1" w:themeColor="hyperlink"/>
      <w:u w:val="single"/>
    </w:rPr>
  </w:style>
  <w:style w:type="character" w:styleId="a4">
    <w:name w:val="Emphasis"/>
    <w:basedOn w:val="a0"/>
    <w:uiPriority w:val="20"/>
    <w:qFormat/>
    <w:rsid w:val="00A6235B"/>
    <w:rPr>
      <w:i/>
      <w:iCs/>
      <w:color w:val="auto"/>
    </w:rPr>
  </w:style>
  <w:style w:type="paragraph" w:styleId="a5">
    <w:name w:val="List Paragraph"/>
    <w:basedOn w:val="a"/>
    <w:uiPriority w:val="34"/>
    <w:qFormat/>
    <w:rsid w:val="00A6235B"/>
    <w:pPr>
      <w:ind w:left="720"/>
      <w:contextualSpacing/>
    </w:pPr>
  </w:style>
  <w:style w:type="character" w:customStyle="1" w:styleId="citation">
    <w:name w:val="citation"/>
    <w:basedOn w:val="a0"/>
    <w:rsid w:val="00A6235B"/>
  </w:style>
  <w:style w:type="character" w:customStyle="1" w:styleId="a-size-base">
    <w:name w:val="a-size-base"/>
    <w:basedOn w:val="a0"/>
    <w:rsid w:val="00A6235B"/>
  </w:style>
  <w:style w:type="character" w:customStyle="1" w:styleId="arxivid">
    <w:name w:val="arxivid"/>
    <w:basedOn w:val="a0"/>
    <w:rsid w:val="00A6235B"/>
  </w:style>
  <w:style w:type="paragraph" w:styleId="a6">
    <w:name w:val="Balloon Text"/>
    <w:basedOn w:val="a"/>
    <w:link w:val="a7"/>
    <w:uiPriority w:val="99"/>
    <w:semiHidden/>
    <w:unhideWhenUsed/>
    <w:rsid w:val="00A6235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235B"/>
    <w:rPr>
      <w:rFonts w:ascii="Tahoma" w:eastAsiaTheme="minorEastAsia" w:hAnsi="Tahoma" w:cs="Tahoma"/>
      <w:sz w:val="16"/>
      <w:szCs w:val="16"/>
    </w:rPr>
  </w:style>
  <w:style w:type="character" w:customStyle="1" w:styleId="fontstyle01">
    <w:name w:val="fontstyle01"/>
    <w:basedOn w:val="a0"/>
    <w:rsid w:val="00A6235B"/>
    <w:rPr>
      <w:rFonts w:ascii="TimesNewRomanPSMT" w:hAnsi="TimesNewRomanPSMT" w:hint="default"/>
      <w:b w:val="0"/>
      <w:bCs w:val="0"/>
      <w:i w:val="0"/>
      <w:iCs w:val="0"/>
      <w:color w:val="242021"/>
      <w:sz w:val="20"/>
      <w:szCs w:val="20"/>
    </w:rPr>
  </w:style>
  <w:style w:type="character" w:customStyle="1" w:styleId="fontstyle21">
    <w:name w:val="fontstyle21"/>
    <w:basedOn w:val="a0"/>
    <w:rsid w:val="00A6235B"/>
    <w:rPr>
      <w:rFonts w:ascii="TimesNewRomanPS-ItalicMT" w:hAnsi="TimesNewRomanPS-ItalicMT" w:hint="default"/>
      <w:b w:val="0"/>
      <w:bCs w:val="0"/>
      <w:i/>
      <w:iCs/>
      <w:color w:val="242021"/>
      <w:sz w:val="20"/>
      <w:szCs w:val="20"/>
    </w:rPr>
  </w:style>
  <w:style w:type="table" w:styleId="a8">
    <w:name w:val="Table Grid"/>
    <w:basedOn w:val="a1"/>
    <w:uiPriority w:val="59"/>
    <w:rsid w:val="00A6235B"/>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A6235B"/>
    <w:pPr>
      <w:spacing w:after="0" w:line="240" w:lineRule="auto"/>
    </w:pPr>
    <w:rPr>
      <w:sz w:val="20"/>
      <w:szCs w:val="20"/>
    </w:rPr>
  </w:style>
  <w:style w:type="character" w:customStyle="1" w:styleId="aa">
    <w:name w:val="Текст сноски Знак"/>
    <w:basedOn w:val="a0"/>
    <w:link w:val="a9"/>
    <w:uiPriority w:val="99"/>
    <w:semiHidden/>
    <w:rsid w:val="00A6235B"/>
    <w:rPr>
      <w:rFonts w:eastAsiaTheme="minorEastAsia"/>
      <w:sz w:val="20"/>
      <w:szCs w:val="20"/>
    </w:rPr>
  </w:style>
  <w:style w:type="character" w:customStyle="1" w:styleId="title-text">
    <w:name w:val="title-text"/>
    <w:basedOn w:val="a0"/>
    <w:rsid w:val="00A6235B"/>
  </w:style>
  <w:style w:type="character" w:customStyle="1" w:styleId="text">
    <w:name w:val="text"/>
    <w:basedOn w:val="a0"/>
    <w:rsid w:val="00A6235B"/>
  </w:style>
  <w:style w:type="character" w:customStyle="1" w:styleId="ab">
    <w:name w:val="Текст концевой сноски Знак"/>
    <w:basedOn w:val="a0"/>
    <w:link w:val="ac"/>
    <w:uiPriority w:val="99"/>
    <w:semiHidden/>
    <w:rsid w:val="00A6235B"/>
    <w:rPr>
      <w:rFonts w:eastAsiaTheme="minorEastAsia"/>
      <w:sz w:val="20"/>
      <w:szCs w:val="20"/>
    </w:rPr>
  </w:style>
  <w:style w:type="paragraph" w:styleId="ac">
    <w:name w:val="endnote text"/>
    <w:basedOn w:val="a"/>
    <w:link w:val="ab"/>
    <w:uiPriority w:val="99"/>
    <w:semiHidden/>
    <w:unhideWhenUsed/>
    <w:rsid w:val="00A6235B"/>
    <w:pPr>
      <w:spacing w:after="0" w:line="240" w:lineRule="auto"/>
    </w:pPr>
    <w:rPr>
      <w:sz w:val="20"/>
      <w:szCs w:val="20"/>
    </w:rPr>
  </w:style>
  <w:style w:type="character" w:customStyle="1" w:styleId="HTML">
    <w:name w:val="Стандартный HTML Знак"/>
    <w:basedOn w:val="a0"/>
    <w:link w:val="HTML0"/>
    <w:uiPriority w:val="99"/>
    <w:semiHidden/>
    <w:rsid w:val="00A6235B"/>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A62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author-ref">
    <w:name w:val="author-ref"/>
    <w:basedOn w:val="a0"/>
    <w:rsid w:val="00A6235B"/>
  </w:style>
  <w:style w:type="paragraph" w:styleId="ad">
    <w:name w:val="header"/>
    <w:basedOn w:val="a"/>
    <w:link w:val="ae"/>
    <w:uiPriority w:val="99"/>
    <w:unhideWhenUsed/>
    <w:rsid w:val="00A6235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A6235B"/>
    <w:rPr>
      <w:rFonts w:eastAsiaTheme="minorEastAsia"/>
    </w:rPr>
  </w:style>
  <w:style w:type="paragraph" w:styleId="af">
    <w:name w:val="footer"/>
    <w:basedOn w:val="a"/>
    <w:link w:val="af0"/>
    <w:uiPriority w:val="99"/>
    <w:unhideWhenUsed/>
    <w:rsid w:val="00A6235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A6235B"/>
    <w:rPr>
      <w:rFonts w:eastAsiaTheme="minorEastAsia"/>
    </w:rPr>
  </w:style>
  <w:style w:type="paragraph" w:customStyle="1" w:styleId="11">
    <w:name w:val="Обычный1"/>
    <w:rsid w:val="00A6235B"/>
    <w:pPr>
      <w:spacing w:after="0"/>
    </w:pPr>
    <w:rPr>
      <w:rFonts w:ascii="Arial" w:eastAsia="Arial" w:hAnsi="Arial" w:cs="Arial"/>
      <w:lang w:eastAsia="ru-RU"/>
    </w:rPr>
  </w:style>
  <w:style w:type="character" w:styleId="af1">
    <w:name w:val="annotation reference"/>
    <w:basedOn w:val="a0"/>
    <w:semiHidden/>
    <w:unhideWhenUsed/>
    <w:rsid w:val="00A6235B"/>
    <w:rPr>
      <w:sz w:val="16"/>
      <w:szCs w:val="16"/>
    </w:rPr>
  </w:style>
  <w:style w:type="paragraph" w:styleId="af2">
    <w:name w:val="annotation text"/>
    <w:basedOn w:val="a"/>
    <w:link w:val="af3"/>
    <w:semiHidden/>
    <w:unhideWhenUsed/>
    <w:rsid w:val="00A6235B"/>
    <w:pPr>
      <w:spacing w:line="240" w:lineRule="auto"/>
    </w:pPr>
    <w:rPr>
      <w:sz w:val="20"/>
      <w:szCs w:val="20"/>
    </w:rPr>
  </w:style>
  <w:style w:type="character" w:customStyle="1" w:styleId="af3">
    <w:name w:val="Текст примечания Знак"/>
    <w:basedOn w:val="a0"/>
    <w:link w:val="af2"/>
    <w:semiHidden/>
    <w:rsid w:val="00A6235B"/>
    <w:rPr>
      <w:rFonts w:eastAsiaTheme="minorEastAsia"/>
      <w:sz w:val="20"/>
      <w:szCs w:val="20"/>
    </w:rPr>
  </w:style>
  <w:style w:type="character" w:customStyle="1" w:styleId="af4">
    <w:name w:val="Тема примечания Знак"/>
    <w:basedOn w:val="af3"/>
    <w:link w:val="af5"/>
    <w:uiPriority w:val="99"/>
    <w:semiHidden/>
    <w:rsid w:val="00A6235B"/>
    <w:rPr>
      <w:rFonts w:eastAsiaTheme="minorEastAsia"/>
      <w:b/>
      <w:bCs/>
      <w:sz w:val="20"/>
      <w:szCs w:val="20"/>
    </w:rPr>
  </w:style>
  <w:style w:type="paragraph" w:styleId="af5">
    <w:name w:val="annotation subject"/>
    <w:basedOn w:val="af2"/>
    <w:next w:val="af2"/>
    <w:link w:val="af4"/>
    <w:uiPriority w:val="99"/>
    <w:semiHidden/>
    <w:unhideWhenUsed/>
    <w:rsid w:val="00A6235B"/>
    <w:rPr>
      <w:b/>
      <w:bCs/>
    </w:rPr>
  </w:style>
  <w:style w:type="paragraph" w:styleId="af6">
    <w:name w:val="Title"/>
    <w:basedOn w:val="a"/>
    <w:next w:val="a"/>
    <w:link w:val="af7"/>
    <w:uiPriority w:val="10"/>
    <w:qFormat/>
    <w:rsid w:val="00A6235B"/>
    <w:pPr>
      <w:spacing w:after="0" w:line="240" w:lineRule="auto"/>
      <w:contextualSpacing/>
    </w:pPr>
    <w:rPr>
      <w:rFonts w:asciiTheme="majorHAnsi" w:eastAsiaTheme="majorEastAsia" w:hAnsiTheme="majorHAnsi" w:cstheme="majorBidi"/>
      <w:spacing w:val="-10"/>
      <w:sz w:val="56"/>
      <w:szCs w:val="56"/>
    </w:rPr>
  </w:style>
  <w:style w:type="character" w:customStyle="1" w:styleId="af7">
    <w:name w:val="Заголовок Знак"/>
    <w:basedOn w:val="a0"/>
    <w:link w:val="af6"/>
    <w:uiPriority w:val="10"/>
    <w:rsid w:val="00A6235B"/>
    <w:rPr>
      <w:rFonts w:asciiTheme="majorHAnsi" w:eastAsiaTheme="majorEastAsia" w:hAnsiTheme="majorHAnsi" w:cstheme="majorBidi"/>
      <w:spacing w:val="-10"/>
      <w:sz w:val="56"/>
      <w:szCs w:val="56"/>
    </w:rPr>
  </w:style>
  <w:style w:type="paragraph" w:styleId="af8">
    <w:name w:val="Subtitle"/>
    <w:basedOn w:val="a"/>
    <w:next w:val="a"/>
    <w:link w:val="af9"/>
    <w:uiPriority w:val="11"/>
    <w:qFormat/>
    <w:rsid w:val="00A6235B"/>
    <w:pPr>
      <w:numPr>
        <w:ilvl w:val="1"/>
      </w:numPr>
    </w:pPr>
    <w:rPr>
      <w:color w:val="5A5A5A" w:themeColor="text1" w:themeTint="A5"/>
      <w:spacing w:val="15"/>
    </w:rPr>
  </w:style>
  <w:style w:type="character" w:customStyle="1" w:styleId="af9">
    <w:name w:val="Подзаголовок Знак"/>
    <w:basedOn w:val="a0"/>
    <w:link w:val="af8"/>
    <w:uiPriority w:val="11"/>
    <w:rsid w:val="00A6235B"/>
    <w:rPr>
      <w:rFonts w:eastAsiaTheme="minorEastAsia"/>
      <w:color w:val="5A5A5A" w:themeColor="text1" w:themeTint="A5"/>
      <w:spacing w:val="15"/>
    </w:rPr>
  </w:style>
  <w:style w:type="character" w:styleId="afa">
    <w:name w:val="Strong"/>
    <w:basedOn w:val="a0"/>
    <w:uiPriority w:val="22"/>
    <w:qFormat/>
    <w:rsid w:val="00A6235B"/>
    <w:rPr>
      <w:b/>
      <w:bCs/>
      <w:color w:val="auto"/>
    </w:rPr>
  </w:style>
  <w:style w:type="paragraph" w:styleId="afb">
    <w:name w:val="No Spacing"/>
    <w:uiPriority w:val="1"/>
    <w:qFormat/>
    <w:rsid w:val="00A6235B"/>
    <w:pPr>
      <w:spacing w:after="0" w:line="240" w:lineRule="auto"/>
    </w:pPr>
    <w:rPr>
      <w:rFonts w:eastAsiaTheme="minorEastAsia"/>
    </w:rPr>
  </w:style>
  <w:style w:type="paragraph" w:styleId="21">
    <w:name w:val="Quote"/>
    <w:basedOn w:val="a"/>
    <w:next w:val="a"/>
    <w:link w:val="22"/>
    <w:uiPriority w:val="29"/>
    <w:qFormat/>
    <w:rsid w:val="00A6235B"/>
    <w:pPr>
      <w:spacing w:before="200"/>
      <w:ind w:left="864" w:right="864"/>
    </w:pPr>
    <w:rPr>
      <w:i/>
      <w:iCs/>
      <w:color w:val="404040" w:themeColor="text1" w:themeTint="BF"/>
    </w:rPr>
  </w:style>
  <w:style w:type="character" w:customStyle="1" w:styleId="22">
    <w:name w:val="Цитата 2 Знак"/>
    <w:basedOn w:val="a0"/>
    <w:link w:val="21"/>
    <w:uiPriority w:val="29"/>
    <w:rsid w:val="00A6235B"/>
    <w:rPr>
      <w:rFonts w:eastAsiaTheme="minorEastAsia"/>
      <w:i/>
      <w:iCs/>
      <w:color w:val="404040" w:themeColor="text1" w:themeTint="BF"/>
    </w:rPr>
  </w:style>
  <w:style w:type="paragraph" w:styleId="afc">
    <w:name w:val="Intense Quote"/>
    <w:basedOn w:val="a"/>
    <w:next w:val="a"/>
    <w:link w:val="afd"/>
    <w:uiPriority w:val="30"/>
    <w:qFormat/>
    <w:rsid w:val="00A6235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d">
    <w:name w:val="Выделенная цитата Знак"/>
    <w:basedOn w:val="a0"/>
    <w:link w:val="afc"/>
    <w:uiPriority w:val="30"/>
    <w:rsid w:val="00A6235B"/>
    <w:rPr>
      <w:rFonts w:eastAsiaTheme="minorEastAsia"/>
      <w:i/>
      <w:iCs/>
      <w:color w:val="5B9BD5" w:themeColor="accent1"/>
    </w:rPr>
  </w:style>
  <w:style w:type="character" w:styleId="afe">
    <w:name w:val="Subtle Emphasis"/>
    <w:basedOn w:val="a0"/>
    <w:uiPriority w:val="19"/>
    <w:qFormat/>
    <w:rsid w:val="00A6235B"/>
    <w:rPr>
      <w:i/>
      <w:iCs/>
      <w:color w:val="404040" w:themeColor="text1" w:themeTint="BF"/>
    </w:rPr>
  </w:style>
  <w:style w:type="character" w:styleId="aff">
    <w:name w:val="Intense Emphasis"/>
    <w:basedOn w:val="a0"/>
    <w:uiPriority w:val="21"/>
    <w:qFormat/>
    <w:rsid w:val="00A6235B"/>
    <w:rPr>
      <w:i/>
      <w:iCs/>
      <w:color w:val="5B9BD5" w:themeColor="accent1"/>
    </w:rPr>
  </w:style>
  <w:style w:type="character" w:styleId="aff0">
    <w:name w:val="Subtle Reference"/>
    <w:basedOn w:val="a0"/>
    <w:uiPriority w:val="31"/>
    <w:qFormat/>
    <w:rsid w:val="00A6235B"/>
    <w:rPr>
      <w:smallCaps/>
      <w:color w:val="404040" w:themeColor="text1" w:themeTint="BF"/>
    </w:rPr>
  </w:style>
  <w:style w:type="character" w:styleId="aff1">
    <w:name w:val="Intense Reference"/>
    <w:basedOn w:val="a0"/>
    <w:uiPriority w:val="32"/>
    <w:qFormat/>
    <w:rsid w:val="00A6235B"/>
    <w:rPr>
      <w:b/>
      <w:bCs/>
      <w:smallCaps/>
      <w:color w:val="5B9BD5" w:themeColor="accent1"/>
      <w:spacing w:val="5"/>
    </w:rPr>
  </w:style>
  <w:style w:type="character" w:styleId="aff2">
    <w:name w:val="Book Title"/>
    <w:basedOn w:val="a0"/>
    <w:uiPriority w:val="33"/>
    <w:qFormat/>
    <w:rsid w:val="00A6235B"/>
    <w:rPr>
      <w:b/>
      <w:bCs/>
      <w:i/>
      <w:iCs/>
      <w:spacing w:val="5"/>
    </w:rPr>
  </w:style>
  <w:style w:type="paragraph" w:styleId="aff3">
    <w:name w:val="TOC Heading"/>
    <w:basedOn w:val="1"/>
    <w:next w:val="a"/>
    <w:uiPriority w:val="39"/>
    <w:semiHidden/>
    <w:unhideWhenUsed/>
    <w:qFormat/>
    <w:rsid w:val="00A6235B"/>
    <w:pPr>
      <w:outlineLvl w:val="9"/>
    </w:pPr>
  </w:style>
  <w:style w:type="character" w:customStyle="1" w:styleId="keyword">
    <w:name w:val="keyword"/>
    <w:basedOn w:val="a0"/>
    <w:rsid w:val="00A6235B"/>
  </w:style>
  <w:style w:type="character" w:customStyle="1" w:styleId="comment">
    <w:name w:val="comment"/>
    <w:basedOn w:val="a0"/>
    <w:rsid w:val="00A6235B"/>
  </w:style>
  <w:style w:type="character" w:customStyle="1" w:styleId="datatypes">
    <w:name w:val="datatypes"/>
    <w:basedOn w:val="a0"/>
    <w:rsid w:val="00A6235B"/>
  </w:style>
  <w:style w:type="character" w:styleId="aff4">
    <w:name w:val="Placeholder Text"/>
    <w:basedOn w:val="a0"/>
    <w:uiPriority w:val="99"/>
    <w:semiHidden/>
    <w:rsid w:val="008512F9"/>
    <w:rPr>
      <w:color w:val="808080"/>
    </w:rPr>
  </w:style>
  <w:style w:type="character" w:styleId="aff5">
    <w:name w:val="FollowedHyperlink"/>
    <w:basedOn w:val="a0"/>
    <w:uiPriority w:val="99"/>
    <w:semiHidden/>
    <w:unhideWhenUsed/>
    <w:rsid w:val="00E16551"/>
    <w:rPr>
      <w:color w:val="954F72" w:themeColor="followedHyperlink"/>
      <w:u w:val="single"/>
    </w:rPr>
  </w:style>
  <w:style w:type="character" w:customStyle="1" w:styleId="number">
    <w:name w:val="number"/>
    <w:basedOn w:val="a0"/>
    <w:rsid w:val="00CA2C74"/>
  </w:style>
  <w:style w:type="paragraph" w:styleId="aff6">
    <w:name w:val="Normal (Web)"/>
    <w:basedOn w:val="a"/>
    <w:uiPriority w:val="99"/>
    <w:unhideWhenUsed/>
    <w:rsid w:val="00E66290"/>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2">
    <w:name w:val="Сетка таблицы1"/>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Body Text"/>
    <w:basedOn w:val="a"/>
    <w:link w:val="aff8"/>
    <w:rsid w:val="00AD4BD2"/>
    <w:pPr>
      <w:spacing w:after="0" w:line="360" w:lineRule="auto"/>
      <w:jc w:val="center"/>
    </w:pPr>
    <w:rPr>
      <w:rFonts w:ascii="Arial" w:eastAsia="Times New Roman" w:hAnsi="Arial" w:cs="Times New Roman"/>
      <w:szCs w:val="20"/>
      <w:lang w:eastAsia="ru-RU"/>
    </w:rPr>
  </w:style>
  <w:style w:type="character" w:customStyle="1" w:styleId="aff8">
    <w:name w:val="Основной текст Знак"/>
    <w:basedOn w:val="a0"/>
    <w:link w:val="aff7"/>
    <w:rsid w:val="00AD4BD2"/>
    <w:rPr>
      <w:rFonts w:ascii="Arial" w:eastAsia="Times New Roman" w:hAnsi="Arial" w:cs="Times New Roman"/>
      <w:szCs w:val="20"/>
      <w:lang w:eastAsia="ru-RU"/>
    </w:rPr>
  </w:style>
  <w:style w:type="paragraph" w:styleId="aff9">
    <w:name w:val="Revision"/>
    <w:hidden/>
    <w:uiPriority w:val="99"/>
    <w:semiHidden/>
    <w:rsid w:val="00AD4BD2"/>
    <w:pPr>
      <w:spacing w:after="0" w:line="240" w:lineRule="auto"/>
    </w:pPr>
    <w:rPr>
      <w:rFonts w:eastAsiaTheme="minorEastAsia"/>
    </w:rPr>
  </w:style>
  <w:style w:type="table" w:customStyle="1" w:styleId="31">
    <w:name w:val="Сетка таблицы3"/>
    <w:basedOn w:val="a1"/>
    <w:next w:val="a8"/>
    <w:uiPriority w:val="59"/>
    <w:rsid w:val="00FC0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7265">
      <w:bodyDiv w:val="1"/>
      <w:marLeft w:val="0"/>
      <w:marRight w:val="0"/>
      <w:marTop w:val="0"/>
      <w:marBottom w:val="0"/>
      <w:divBdr>
        <w:top w:val="none" w:sz="0" w:space="0" w:color="auto"/>
        <w:left w:val="none" w:sz="0" w:space="0" w:color="auto"/>
        <w:bottom w:val="none" w:sz="0" w:space="0" w:color="auto"/>
        <w:right w:val="none" w:sz="0" w:space="0" w:color="auto"/>
      </w:divBdr>
    </w:div>
    <w:div w:id="106199238">
      <w:bodyDiv w:val="1"/>
      <w:marLeft w:val="0"/>
      <w:marRight w:val="0"/>
      <w:marTop w:val="0"/>
      <w:marBottom w:val="0"/>
      <w:divBdr>
        <w:top w:val="none" w:sz="0" w:space="0" w:color="auto"/>
        <w:left w:val="none" w:sz="0" w:space="0" w:color="auto"/>
        <w:bottom w:val="none" w:sz="0" w:space="0" w:color="auto"/>
        <w:right w:val="none" w:sz="0" w:space="0" w:color="auto"/>
      </w:divBdr>
    </w:div>
    <w:div w:id="127821249">
      <w:bodyDiv w:val="1"/>
      <w:marLeft w:val="0"/>
      <w:marRight w:val="0"/>
      <w:marTop w:val="0"/>
      <w:marBottom w:val="0"/>
      <w:divBdr>
        <w:top w:val="none" w:sz="0" w:space="0" w:color="auto"/>
        <w:left w:val="none" w:sz="0" w:space="0" w:color="auto"/>
        <w:bottom w:val="none" w:sz="0" w:space="0" w:color="auto"/>
        <w:right w:val="none" w:sz="0" w:space="0" w:color="auto"/>
      </w:divBdr>
    </w:div>
    <w:div w:id="365372422">
      <w:bodyDiv w:val="1"/>
      <w:marLeft w:val="0"/>
      <w:marRight w:val="0"/>
      <w:marTop w:val="0"/>
      <w:marBottom w:val="0"/>
      <w:divBdr>
        <w:top w:val="none" w:sz="0" w:space="0" w:color="auto"/>
        <w:left w:val="none" w:sz="0" w:space="0" w:color="auto"/>
        <w:bottom w:val="none" w:sz="0" w:space="0" w:color="auto"/>
        <w:right w:val="none" w:sz="0" w:space="0" w:color="auto"/>
      </w:divBdr>
    </w:div>
    <w:div w:id="465703431">
      <w:bodyDiv w:val="1"/>
      <w:marLeft w:val="0"/>
      <w:marRight w:val="0"/>
      <w:marTop w:val="0"/>
      <w:marBottom w:val="0"/>
      <w:divBdr>
        <w:top w:val="none" w:sz="0" w:space="0" w:color="auto"/>
        <w:left w:val="none" w:sz="0" w:space="0" w:color="auto"/>
        <w:bottom w:val="none" w:sz="0" w:space="0" w:color="auto"/>
        <w:right w:val="none" w:sz="0" w:space="0" w:color="auto"/>
      </w:divBdr>
    </w:div>
    <w:div w:id="578518301">
      <w:bodyDiv w:val="1"/>
      <w:marLeft w:val="0"/>
      <w:marRight w:val="0"/>
      <w:marTop w:val="0"/>
      <w:marBottom w:val="0"/>
      <w:divBdr>
        <w:top w:val="none" w:sz="0" w:space="0" w:color="auto"/>
        <w:left w:val="none" w:sz="0" w:space="0" w:color="auto"/>
        <w:bottom w:val="none" w:sz="0" w:space="0" w:color="auto"/>
        <w:right w:val="none" w:sz="0" w:space="0" w:color="auto"/>
      </w:divBdr>
    </w:div>
    <w:div w:id="634019101">
      <w:bodyDiv w:val="1"/>
      <w:marLeft w:val="0"/>
      <w:marRight w:val="0"/>
      <w:marTop w:val="0"/>
      <w:marBottom w:val="0"/>
      <w:divBdr>
        <w:top w:val="none" w:sz="0" w:space="0" w:color="auto"/>
        <w:left w:val="none" w:sz="0" w:space="0" w:color="auto"/>
        <w:bottom w:val="none" w:sz="0" w:space="0" w:color="auto"/>
        <w:right w:val="none" w:sz="0" w:space="0" w:color="auto"/>
      </w:divBdr>
      <w:divsChild>
        <w:div w:id="1465542114">
          <w:marLeft w:val="0"/>
          <w:marRight w:val="0"/>
          <w:marTop w:val="0"/>
          <w:marBottom w:val="0"/>
          <w:divBdr>
            <w:top w:val="none" w:sz="0" w:space="0" w:color="auto"/>
            <w:left w:val="none" w:sz="0" w:space="0" w:color="auto"/>
            <w:bottom w:val="none" w:sz="0" w:space="0" w:color="auto"/>
            <w:right w:val="none" w:sz="0" w:space="0" w:color="auto"/>
          </w:divBdr>
          <w:divsChild>
            <w:div w:id="14488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2900">
      <w:bodyDiv w:val="1"/>
      <w:marLeft w:val="0"/>
      <w:marRight w:val="0"/>
      <w:marTop w:val="0"/>
      <w:marBottom w:val="0"/>
      <w:divBdr>
        <w:top w:val="none" w:sz="0" w:space="0" w:color="auto"/>
        <w:left w:val="none" w:sz="0" w:space="0" w:color="auto"/>
        <w:bottom w:val="none" w:sz="0" w:space="0" w:color="auto"/>
        <w:right w:val="none" w:sz="0" w:space="0" w:color="auto"/>
      </w:divBdr>
    </w:div>
    <w:div w:id="726686227">
      <w:bodyDiv w:val="1"/>
      <w:marLeft w:val="0"/>
      <w:marRight w:val="0"/>
      <w:marTop w:val="0"/>
      <w:marBottom w:val="0"/>
      <w:divBdr>
        <w:top w:val="none" w:sz="0" w:space="0" w:color="auto"/>
        <w:left w:val="none" w:sz="0" w:space="0" w:color="auto"/>
        <w:bottom w:val="none" w:sz="0" w:space="0" w:color="auto"/>
        <w:right w:val="none" w:sz="0" w:space="0" w:color="auto"/>
      </w:divBdr>
    </w:div>
    <w:div w:id="766654580">
      <w:bodyDiv w:val="1"/>
      <w:marLeft w:val="0"/>
      <w:marRight w:val="0"/>
      <w:marTop w:val="0"/>
      <w:marBottom w:val="0"/>
      <w:divBdr>
        <w:top w:val="none" w:sz="0" w:space="0" w:color="auto"/>
        <w:left w:val="none" w:sz="0" w:space="0" w:color="auto"/>
        <w:bottom w:val="none" w:sz="0" w:space="0" w:color="auto"/>
        <w:right w:val="none" w:sz="0" w:space="0" w:color="auto"/>
      </w:divBdr>
    </w:div>
    <w:div w:id="794061815">
      <w:bodyDiv w:val="1"/>
      <w:marLeft w:val="0"/>
      <w:marRight w:val="0"/>
      <w:marTop w:val="0"/>
      <w:marBottom w:val="0"/>
      <w:divBdr>
        <w:top w:val="none" w:sz="0" w:space="0" w:color="auto"/>
        <w:left w:val="none" w:sz="0" w:space="0" w:color="auto"/>
        <w:bottom w:val="none" w:sz="0" w:space="0" w:color="auto"/>
        <w:right w:val="none" w:sz="0" w:space="0" w:color="auto"/>
      </w:divBdr>
    </w:div>
    <w:div w:id="809325748">
      <w:bodyDiv w:val="1"/>
      <w:marLeft w:val="0"/>
      <w:marRight w:val="0"/>
      <w:marTop w:val="0"/>
      <w:marBottom w:val="0"/>
      <w:divBdr>
        <w:top w:val="none" w:sz="0" w:space="0" w:color="auto"/>
        <w:left w:val="none" w:sz="0" w:space="0" w:color="auto"/>
        <w:bottom w:val="none" w:sz="0" w:space="0" w:color="auto"/>
        <w:right w:val="none" w:sz="0" w:space="0" w:color="auto"/>
      </w:divBdr>
    </w:div>
    <w:div w:id="822818992">
      <w:bodyDiv w:val="1"/>
      <w:marLeft w:val="0"/>
      <w:marRight w:val="0"/>
      <w:marTop w:val="0"/>
      <w:marBottom w:val="0"/>
      <w:divBdr>
        <w:top w:val="none" w:sz="0" w:space="0" w:color="auto"/>
        <w:left w:val="none" w:sz="0" w:space="0" w:color="auto"/>
        <w:bottom w:val="none" w:sz="0" w:space="0" w:color="auto"/>
        <w:right w:val="none" w:sz="0" w:space="0" w:color="auto"/>
      </w:divBdr>
    </w:div>
    <w:div w:id="921990194">
      <w:bodyDiv w:val="1"/>
      <w:marLeft w:val="0"/>
      <w:marRight w:val="0"/>
      <w:marTop w:val="0"/>
      <w:marBottom w:val="0"/>
      <w:divBdr>
        <w:top w:val="none" w:sz="0" w:space="0" w:color="auto"/>
        <w:left w:val="none" w:sz="0" w:space="0" w:color="auto"/>
        <w:bottom w:val="none" w:sz="0" w:space="0" w:color="auto"/>
        <w:right w:val="none" w:sz="0" w:space="0" w:color="auto"/>
      </w:divBdr>
    </w:div>
    <w:div w:id="958343173">
      <w:bodyDiv w:val="1"/>
      <w:marLeft w:val="0"/>
      <w:marRight w:val="0"/>
      <w:marTop w:val="0"/>
      <w:marBottom w:val="0"/>
      <w:divBdr>
        <w:top w:val="none" w:sz="0" w:space="0" w:color="auto"/>
        <w:left w:val="none" w:sz="0" w:space="0" w:color="auto"/>
        <w:bottom w:val="none" w:sz="0" w:space="0" w:color="auto"/>
        <w:right w:val="none" w:sz="0" w:space="0" w:color="auto"/>
      </w:divBdr>
    </w:div>
    <w:div w:id="1012075161">
      <w:bodyDiv w:val="1"/>
      <w:marLeft w:val="0"/>
      <w:marRight w:val="0"/>
      <w:marTop w:val="0"/>
      <w:marBottom w:val="0"/>
      <w:divBdr>
        <w:top w:val="none" w:sz="0" w:space="0" w:color="auto"/>
        <w:left w:val="none" w:sz="0" w:space="0" w:color="auto"/>
        <w:bottom w:val="none" w:sz="0" w:space="0" w:color="auto"/>
        <w:right w:val="none" w:sz="0" w:space="0" w:color="auto"/>
      </w:divBdr>
    </w:div>
    <w:div w:id="1066145758">
      <w:bodyDiv w:val="1"/>
      <w:marLeft w:val="0"/>
      <w:marRight w:val="0"/>
      <w:marTop w:val="0"/>
      <w:marBottom w:val="0"/>
      <w:divBdr>
        <w:top w:val="none" w:sz="0" w:space="0" w:color="auto"/>
        <w:left w:val="none" w:sz="0" w:space="0" w:color="auto"/>
        <w:bottom w:val="none" w:sz="0" w:space="0" w:color="auto"/>
        <w:right w:val="none" w:sz="0" w:space="0" w:color="auto"/>
      </w:divBdr>
    </w:div>
    <w:div w:id="1106735054">
      <w:bodyDiv w:val="1"/>
      <w:marLeft w:val="0"/>
      <w:marRight w:val="0"/>
      <w:marTop w:val="0"/>
      <w:marBottom w:val="0"/>
      <w:divBdr>
        <w:top w:val="none" w:sz="0" w:space="0" w:color="auto"/>
        <w:left w:val="none" w:sz="0" w:space="0" w:color="auto"/>
        <w:bottom w:val="none" w:sz="0" w:space="0" w:color="auto"/>
        <w:right w:val="none" w:sz="0" w:space="0" w:color="auto"/>
      </w:divBdr>
    </w:div>
    <w:div w:id="1197084788">
      <w:bodyDiv w:val="1"/>
      <w:marLeft w:val="0"/>
      <w:marRight w:val="0"/>
      <w:marTop w:val="0"/>
      <w:marBottom w:val="0"/>
      <w:divBdr>
        <w:top w:val="none" w:sz="0" w:space="0" w:color="auto"/>
        <w:left w:val="none" w:sz="0" w:space="0" w:color="auto"/>
        <w:bottom w:val="none" w:sz="0" w:space="0" w:color="auto"/>
        <w:right w:val="none" w:sz="0" w:space="0" w:color="auto"/>
      </w:divBdr>
    </w:div>
    <w:div w:id="1357998613">
      <w:bodyDiv w:val="1"/>
      <w:marLeft w:val="0"/>
      <w:marRight w:val="0"/>
      <w:marTop w:val="0"/>
      <w:marBottom w:val="0"/>
      <w:divBdr>
        <w:top w:val="none" w:sz="0" w:space="0" w:color="auto"/>
        <w:left w:val="none" w:sz="0" w:space="0" w:color="auto"/>
        <w:bottom w:val="none" w:sz="0" w:space="0" w:color="auto"/>
        <w:right w:val="none" w:sz="0" w:space="0" w:color="auto"/>
      </w:divBdr>
    </w:div>
    <w:div w:id="1394429666">
      <w:bodyDiv w:val="1"/>
      <w:marLeft w:val="0"/>
      <w:marRight w:val="0"/>
      <w:marTop w:val="0"/>
      <w:marBottom w:val="0"/>
      <w:divBdr>
        <w:top w:val="none" w:sz="0" w:space="0" w:color="auto"/>
        <w:left w:val="none" w:sz="0" w:space="0" w:color="auto"/>
        <w:bottom w:val="none" w:sz="0" w:space="0" w:color="auto"/>
        <w:right w:val="none" w:sz="0" w:space="0" w:color="auto"/>
      </w:divBdr>
    </w:div>
    <w:div w:id="1470123027">
      <w:bodyDiv w:val="1"/>
      <w:marLeft w:val="0"/>
      <w:marRight w:val="0"/>
      <w:marTop w:val="0"/>
      <w:marBottom w:val="0"/>
      <w:divBdr>
        <w:top w:val="none" w:sz="0" w:space="0" w:color="auto"/>
        <w:left w:val="none" w:sz="0" w:space="0" w:color="auto"/>
        <w:bottom w:val="none" w:sz="0" w:space="0" w:color="auto"/>
        <w:right w:val="none" w:sz="0" w:space="0" w:color="auto"/>
      </w:divBdr>
    </w:div>
    <w:div w:id="1526091914">
      <w:bodyDiv w:val="1"/>
      <w:marLeft w:val="0"/>
      <w:marRight w:val="0"/>
      <w:marTop w:val="0"/>
      <w:marBottom w:val="0"/>
      <w:divBdr>
        <w:top w:val="none" w:sz="0" w:space="0" w:color="auto"/>
        <w:left w:val="none" w:sz="0" w:space="0" w:color="auto"/>
        <w:bottom w:val="none" w:sz="0" w:space="0" w:color="auto"/>
        <w:right w:val="none" w:sz="0" w:space="0" w:color="auto"/>
      </w:divBdr>
    </w:div>
    <w:div w:id="1572275305">
      <w:bodyDiv w:val="1"/>
      <w:marLeft w:val="0"/>
      <w:marRight w:val="0"/>
      <w:marTop w:val="0"/>
      <w:marBottom w:val="0"/>
      <w:divBdr>
        <w:top w:val="none" w:sz="0" w:space="0" w:color="auto"/>
        <w:left w:val="none" w:sz="0" w:space="0" w:color="auto"/>
        <w:bottom w:val="none" w:sz="0" w:space="0" w:color="auto"/>
        <w:right w:val="none" w:sz="0" w:space="0" w:color="auto"/>
      </w:divBdr>
    </w:div>
    <w:div w:id="1767191146">
      <w:bodyDiv w:val="1"/>
      <w:marLeft w:val="0"/>
      <w:marRight w:val="0"/>
      <w:marTop w:val="0"/>
      <w:marBottom w:val="0"/>
      <w:divBdr>
        <w:top w:val="none" w:sz="0" w:space="0" w:color="auto"/>
        <w:left w:val="none" w:sz="0" w:space="0" w:color="auto"/>
        <w:bottom w:val="none" w:sz="0" w:space="0" w:color="auto"/>
        <w:right w:val="none" w:sz="0" w:space="0" w:color="auto"/>
      </w:divBdr>
      <w:divsChild>
        <w:div w:id="1919319615">
          <w:marLeft w:val="0"/>
          <w:marRight w:val="0"/>
          <w:marTop w:val="0"/>
          <w:marBottom w:val="0"/>
          <w:divBdr>
            <w:top w:val="none" w:sz="0" w:space="0" w:color="auto"/>
            <w:left w:val="none" w:sz="0" w:space="0" w:color="auto"/>
            <w:bottom w:val="none" w:sz="0" w:space="0" w:color="auto"/>
            <w:right w:val="none" w:sz="0" w:space="0" w:color="auto"/>
          </w:divBdr>
          <w:divsChild>
            <w:div w:id="3851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00028">
      <w:bodyDiv w:val="1"/>
      <w:marLeft w:val="0"/>
      <w:marRight w:val="0"/>
      <w:marTop w:val="0"/>
      <w:marBottom w:val="0"/>
      <w:divBdr>
        <w:top w:val="none" w:sz="0" w:space="0" w:color="auto"/>
        <w:left w:val="none" w:sz="0" w:space="0" w:color="auto"/>
        <w:bottom w:val="none" w:sz="0" w:space="0" w:color="auto"/>
        <w:right w:val="none" w:sz="0" w:space="0" w:color="auto"/>
      </w:divBdr>
    </w:div>
    <w:div w:id="1883205990">
      <w:bodyDiv w:val="1"/>
      <w:marLeft w:val="0"/>
      <w:marRight w:val="0"/>
      <w:marTop w:val="0"/>
      <w:marBottom w:val="0"/>
      <w:divBdr>
        <w:top w:val="none" w:sz="0" w:space="0" w:color="auto"/>
        <w:left w:val="none" w:sz="0" w:space="0" w:color="auto"/>
        <w:bottom w:val="none" w:sz="0" w:space="0" w:color="auto"/>
        <w:right w:val="none" w:sz="0" w:space="0" w:color="auto"/>
      </w:divBdr>
    </w:div>
    <w:div w:id="1884560895">
      <w:bodyDiv w:val="1"/>
      <w:marLeft w:val="0"/>
      <w:marRight w:val="0"/>
      <w:marTop w:val="0"/>
      <w:marBottom w:val="0"/>
      <w:divBdr>
        <w:top w:val="none" w:sz="0" w:space="0" w:color="auto"/>
        <w:left w:val="none" w:sz="0" w:space="0" w:color="auto"/>
        <w:bottom w:val="none" w:sz="0" w:space="0" w:color="auto"/>
        <w:right w:val="none" w:sz="0" w:space="0" w:color="auto"/>
      </w:divBdr>
    </w:div>
    <w:div w:id="1955288853">
      <w:bodyDiv w:val="1"/>
      <w:marLeft w:val="0"/>
      <w:marRight w:val="0"/>
      <w:marTop w:val="0"/>
      <w:marBottom w:val="0"/>
      <w:divBdr>
        <w:top w:val="none" w:sz="0" w:space="0" w:color="auto"/>
        <w:left w:val="none" w:sz="0" w:space="0" w:color="auto"/>
        <w:bottom w:val="none" w:sz="0" w:space="0" w:color="auto"/>
        <w:right w:val="none" w:sz="0" w:space="0" w:color="auto"/>
      </w:divBdr>
    </w:div>
    <w:div w:id="1976988412">
      <w:bodyDiv w:val="1"/>
      <w:marLeft w:val="0"/>
      <w:marRight w:val="0"/>
      <w:marTop w:val="0"/>
      <w:marBottom w:val="0"/>
      <w:divBdr>
        <w:top w:val="none" w:sz="0" w:space="0" w:color="auto"/>
        <w:left w:val="none" w:sz="0" w:space="0" w:color="auto"/>
        <w:bottom w:val="none" w:sz="0" w:space="0" w:color="auto"/>
        <w:right w:val="none" w:sz="0" w:space="0" w:color="auto"/>
      </w:divBdr>
    </w:div>
    <w:div w:id="2082560689">
      <w:bodyDiv w:val="1"/>
      <w:marLeft w:val="0"/>
      <w:marRight w:val="0"/>
      <w:marTop w:val="0"/>
      <w:marBottom w:val="0"/>
      <w:divBdr>
        <w:top w:val="none" w:sz="0" w:space="0" w:color="auto"/>
        <w:left w:val="none" w:sz="0" w:space="0" w:color="auto"/>
        <w:bottom w:val="none" w:sz="0" w:space="0" w:color="auto"/>
        <w:right w:val="none" w:sz="0" w:space="0" w:color="auto"/>
      </w:divBdr>
    </w:div>
    <w:div w:id="208352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docs.blender.org/manual/en/latest/render/shader_nodes/shader/transparent.html" TargetMode="External"/><Relationship Id="rId39" Type="http://schemas.openxmlformats.org/officeDocument/2006/relationships/image" Target="media/image18.png"/><Relationship Id="rId21" Type="http://schemas.openxmlformats.org/officeDocument/2006/relationships/hyperlink" Target="https://docs.blender.org/manual/en/latest/render/shader_nodes/shader/emission.html" TargetMode="External"/><Relationship Id="rId34" Type="http://schemas.openxmlformats.org/officeDocument/2006/relationships/image" Target="media/image15.jp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cs.blender.org/manual/en/latest/render/shader_nodes/shader/diffuse.html"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docs.blender.org/manual/en/latest/render/shader_nodes/shader/principled.html" TargetMode="External"/><Relationship Id="rId32" Type="http://schemas.openxmlformats.org/officeDocument/2006/relationships/image" Target="media/image13.jpg"/><Relationship Id="rId37" Type="http://schemas.openxmlformats.org/officeDocument/2006/relationships/hyperlink" Target="http://aco.ifmo.ru/%20el_books/basics_optics/"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cs.blender.org/manual/en/latest/render/shader_nodes/shader/glossy.html" TargetMode="External"/><Relationship Id="rId28" Type="http://schemas.openxmlformats.org/officeDocument/2006/relationships/image" Target="media/image9.png"/><Relationship Id="rId36" Type="http://schemas.openxmlformats.org/officeDocument/2006/relationships/image" Target="media/image17.jp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2.jp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hyperlink" Target="https://docs.blender.org/manual/en/latest/render/shader_nodes/shader/glass.html" TargetMode="External"/><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https://docs.blender.org/manual/en/latest/render/shader_nodes/shader/refraction.html" TargetMode="External"/><Relationship Id="rId33" Type="http://schemas.openxmlformats.org/officeDocument/2006/relationships/image" Target="media/image14.jpeg"/><Relationship Id="rId38" Type="http://schemas.openxmlformats.org/officeDocument/2006/relationships/hyperlink" Target="https://render.ru/ru/m.trofimov/post/1116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8643A-2F68-44B1-8B17-F573596E5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10670</TotalTime>
  <Pages>46</Pages>
  <Words>10910</Words>
  <Characters>62190</Characters>
  <Application>Microsoft Office Word</Application>
  <DocSecurity>0</DocSecurity>
  <Lines>518</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 Гогинян</dc:creator>
  <cp:keywords/>
  <dc:description/>
  <cp:lastModifiedBy>Борис Гогинян</cp:lastModifiedBy>
  <cp:revision>50</cp:revision>
  <cp:lastPrinted>2020-05-22T17:35:00Z</cp:lastPrinted>
  <dcterms:created xsi:type="dcterms:W3CDTF">2020-05-16T22:31:00Z</dcterms:created>
  <dcterms:modified xsi:type="dcterms:W3CDTF">2020-05-29T22:01:00Z</dcterms:modified>
</cp:coreProperties>
</file>